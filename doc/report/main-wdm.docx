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2D33" w:rsidRDefault="00012D33">
      <w:pPr>
        <w:pStyle w:val="BodyText"/>
      </w:pPr>
    </w:p>
    <w:p w:rsidR="00012D33" w:rsidRDefault="00012D33">
      <w:pPr>
        <w:pStyle w:val="BodyText"/>
      </w:pPr>
    </w:p>
    <w:p w:rsidR="00012D33" w:rsidRDefault="00012D33">
      <w:pPr>
        <w:pStyle w:val="BodyText"/>
        <w:spacing w:before="6"/>
        <w:rPr>
          <w:sz w:val="17"/>
        </w:rPr>
      </w:pPr>
    </w:p>
    <w:p w:rsidR="00012D33" w:rsidRDefault="0009622D">
      <w:pPr>
        <w:spacing w:before="41" w:line="295" w:lineRule="auto"/>
        <w:ind w:left="160" w:right="157" w:hanging="2"/>
        <w:jc w:val="center"/>
        <w:rPr>
          <w:sz w:val="34"/>
        </w:rPr>
      </w:pPr>
      <w:r>
        <w:rPr>
          <w:sz w:val="34"/>
        </w:rPr>
        <w:t xml:space="preserve">Floating Offshore Wind </w:t>
      </w:r>
      <w:r>
        <w:rPr>
          <w:spacing w:val="-4"/>
          <w:sz w:val="34"/>
        </w:rPr>
        <w:t xml:space="preserve">Turbine </w:t>
      </w:r>
      <w:r>
        <w:rPr>
          <w:sz w:val="34"/>
        </w:rPr>
        <w:t xml:space="preserve">Substructure Design and Sensitivity to </w:t>
      </w:r>
      <w:r>
        <w:rPr>
          <w:spacing w:val="-9"/>
          <w:sz w:val="34"/>
        </w:rPr>
        <w:t xml:space="preserve">Tower Top </w:t>
      </w:r>
      <w:r>
        <w:rPr>
          <w:spacing w:val="-7"/>
          <w:sz w:val="34"/>
        </w:rPr>
        <w:t xml:space="preserve">Weight </w:t>
      </w:r>
      <w:r>
        <w:rPr>
          <w:sz w:val="34"/>
        </w:rPr>
        <w:t>with a Hydrostatic-based Systems Design</w:t>
      </w:r>
      <w:r>
        <w:rPr>
          <w:spacing w:val="-29"/>
          <w:sz w:val="34"/>
        </w:rPr>
        <w:t xml:space="preserve"> </w:t>
      </w:r>
      <w:r>
        <w:rPr>
          <w:spacing w:val="-5"/>
          <w:sz w:val="34"/>
        </w:rPr>
        <w:t>Tool</w:t>
      </w:r>
    </w:p>
    <w:p w:rsidR="00012D33" w:rsidRDefault="0009622D">
      <w:pPr>
        <w:spacing w:before="221" w:line="400" w:lineRule="auto"/>
        <w:ind w:left="2072" w:right="2071"/>
        <w:jc w:val="center"/>
        <w:rPr>
          <w:sz w:val="24"/>
        </w:rPr>
      </w:pPr>
      <w:r>
        <w:rPr>
          <w:w w:val="105"/>
          <w:sz w:val="24"/>
        </w:rPr>
        <w:t>Garrett E. Barter, Amy Robertson, and Walter Musial September 30, 2018</w:t>
      </w:r>
    </w:p>
    <w:p w:rsidR="00012D33" w:rsidRDefault="00012D33">
      <w:pPr>
        <w:pStyle w:val="BodyText"/>
        <w:spacing w:before="11"/>
        <w:rPr>
          <w:sz w:val="34"/>
        </w:rPr>
      </w:pPr>
    </w:p>
    <w:p w:rsidR="00012D33" w:rsidRDefault="0009622D">
      <w:pPr>
        <w:pStyle w:val="Heading1"/>
        <w:ind w:firstLine="0"/>
      </w:pPr>
      <w:r>
        <w:rPr>
          <w:w w:val="120"/>
        </w:rPr>
        <w:t>Abstract</w:t>
      </w:r>
    </w:p>
    <w:p w:rsidR="00012D33" w:rsidRDefault="0009622D">
      <w:pPr>
        <w:pStyle w:val="BodyText"/>
        <w:spacing w:before="212" w:line="273" w:lineRule="auto"/>
        <w:ind w:left="120" w:right="117"/>
        <w:jc w:val="both"/>
      </w:pPr>
      <w:r>
        <w:rPr>
          <w:w w:val="105"/>
        </w:rPr>
        <w:t xml:space="preserve">This work introduces </w:t>
      </w:r>
      <w:proofErr w:type="spellStart"/>
      <w:r>
        <w:rPr>
          <w:rFonts w:ascii="Arial"/>
          <w:i/>
          <w:w w:val="105"/>
        </w:rPr>
        <w:t>FloatingSE</w:t>
      </w:r>
      <w:proofErr w:type="spellEnd"/>
      <w:r>
        <w:rPr>
          <w:w w:val="105"/>
        </w:rPr>
        <w:t xml:space="preserve">, the floating offshore wind turbine substructure cost, sizing, and analysis module in the Wind-Plant Integrated System Design &amp; Engineering Model (WISDEM) framework.   The     tool generalizes its geometry parameterization </w:t>
      </w:r>
      <w:del w:id="0" w:author="Musial, Walter" w:date="2018-09-27T16:17:00Z">
        <w:r w:rsidDel="000A71D0">
          <w:rPr>
            <w:w w:val="105"/>
          </w:rPr>
          <w:delText xml:space="preserve">so as to use </w:delText>
        </w:r>
      </w:del>
      <w:ins w:id="1" w:author="Musial, Walter" w:date="2018-09-27T16:17:00Z">
        <w:r w:rsidR="000A71D0">
          <w:rPr>
            <w:w w:val="105"/>
          </w:rPr>
          <w:t xml:space="preserve">enabling </w:t>
        </w:r>
      </w:ins>
      <w:r>
        <w:rPr>
          <w:w w:val="105"/>
        </w:rPr>
        <w:t xml:space="preserve">the same set of variables to describe spars, semisubmersibles, tension leg platforms (TLPs), and hybrids of those archetypes.  Design evaluation is </w:t>
      </w:r>
      <w:proofErr w:type="gramStart"/>
      <w:r>
        <w:rPr>
          <w:w w:val="105"/>
        </w:rPr>
        <w:t xml:space="preserve">done  </w:t>
      </w:r>
      <w:r>
        <w:rPr>
          <w:spacing w:val="-3"/>
          <w:w w:val="105"/>
        </w:rPr>
        <w:t>by</w:t>
      </w:r>
      <w:proofErr w:type="gramEnd"/>
      <w:r>
        <w:rPr>
          <w:spacing w:val="-3"/>
          <w:w w:val="105"/>
        </w:rPr>
        <w:t xml:space="preserve"> </w:t>
      </w:r>
      <w:r>
        <w:rPr>
          <w:w w:val="105"/>
        </w:rPr>
        <w:t xml:space="preserve">the application of existing codes and standards, hydrostatic principals, and simple beam finite element  static structural analysis. With other multidisciplinary WISDEM modules, the </w:t>
      </w:r>
      <w:proofErr w:type="gramStart"/>
      <w:r>
        <w:rPr>
          <w:w w:val="105"/>
        </w:rPr>
        <w:t>inclusion  of</w:t>
      </w:r>
      <w:proofErr w:type="gramEnd"/>
      <w:r>
        <w:rPr>
          <w:w w:val="105"/>
        </w:rPr>
        <w:t xml:space="preserve">  </w:t>
      </w:r>
      <w:proofErr w:type="spellStart"/>
      <w:r>
        <w:rPr>
          <w:rFonts w:ascii="Arial"/>
          <w:i/>
          <w:w w:val="105"/>
        </w:rPr>
        <w:t>FloatingSE</w:t>
      </w:r>
      <w:proofErr w:type="spellEnd"/>
      <w:r>
        <w:rPr>
          <w:rFonts w:ascii="Arial"/>
          <w:i/>
          <w:w w:val="105"/>
        </w:rPr>
        <w:t xml:space="preserve"> </w:t>
      </w:r>
      <w:r>
        <w:rPr>
          <w:w w:val="105"/>
        </w:rPr>
        <w:t xml:space="preserve">enables the </w:t>
      </w:r>
      <w:commentRangeStart w:id="2"/>
      <w:r>
        <w:rPr>
          <w:w w:val="105"/>
        </w:rPr>
        <w:t xml:space="preserve">vertical simulation </w:t>
      </w:r>
      <w:commentRangeEnd w:id="2"/>
      <w:r w:rsidR="000A71D0">
        <w:rPr>
          <w:rStyle w:val="CommentReference"/>
        </w:rPr>
        <w:commentReference w:id="2"/>
      </w:r>
      <w:r>
        <w:rPr>
          <w:w w:val="105"/>
        </w:rPr>
        <w:t xml:space="preserve">of a floating offshore wind turbine, even a whole plant if desired. </w:t>
      </w:r>
      <w:r>
        <w:rPr>
          <w:spacing w:val="-9"/>
          <w:w w:val="105"/>
        </w:rPr>
        <w:t xml:space="preserve">To </w:t>
      </w:r>
      <w:r>
        <w:rPr>
          <w:w w:val="105"/>
        </w:rPr>
        <w:t xml:space="preserve">showcase </w:t>
      </w:r>
      <w:proofErr w:type="gramStart"/>
      <w:r>
        <w:rPr>
          <w:w w:val="105"/>
        </w:rPr>
        <w:t xml:space="preserve">this  </w:t>
      </w:r>
      <w:r>
        <w:rPr>
          <w:spacing w:val="-3"/>
          <w:w w:val="105"/>
        </w:rPr>
        <w:t>capability</w:t>
      </w:r>
      <w:proofErr w:type="gramEnd"/>
      <w:r>
        <w:rPr>
          <w:spacing w:val="-3"/>
          <w:w w:val="105"/>
        </w:rPr>
        <w:t xml:space="preserve">,  </w:t>
      </w:r>
      <w:r>
        <w:rPr>
          <w:w w:val="105"/>
        </w:rPr>
        <w:t xml:space="preserve">a  two-step  </w:t>
      </w:r>
      <w:commentRangeStart w:id="3"/>
      <w:r>
        <w:rPr>
          <w:w w:val="105"/>
        </w:rPr>
        <w:t xml:space="preserve">optimized-based  </w:t>
      </w:r>
      <w:commentRangeEnd w:id="3"/>
      <w:r w:rsidR="000A71D0">
        <w:rPr>
          <w:rStyle w:val="CommentReference"/>
        </w:rPr>
        <w:commentReference w:id="3"/>
      </w:r>
      <w:r>
        <w:rPr>
          <w:w w:val="105"/>
        </w:rPr>
        <w:t xml:space="preserve">analysis  was  carried  out.  </w:t>
      </w:r>
      <w:proofErr w:type="gramStart"/>
      <w:r>
        <w:rPr>
          <w:w w:val="105"/>
        </w:rPr>
        <w:t>First,  three</w:t>
      </w:r>
      <w:proofErr w:type="gramEnd"/>
      <w:r>
        <w:rPr>
          <w:w w:val="105"/>
        </w:rPr>
        <w:t xml:space="preserve">  different  substructures, a spar, semisubmersible, and </w:t>
      </w:r>
      <w:r>
        <w:rPr>
          <w:spacing w:val="-5"/>
          <w:w w:val="105"/>
        </w:rPr>
        <w:t xml:space="preserve">TLP, </w:t>
      </w:r>
      <w:r>
        <w:rPr>
          <w:w w:val="105"/>
        </w:rPr>
        <w:t xml:space="preserve">were designed </w:t>
      </w:r>
      <w:del w:id="4" w:author="Musial, Walter" w:date="2018-09-27T16:23:00Z">
        <w:r w:rsidDel="000A71D0">
          <w:rPr>
            <w:w w:val="105"/>
          </w:rPr>
          <w:delText>beneath</w:delText>
        </w:r>
      </w:del>
      <w:ins w:id="5" w:author="Musial, Walter" w:date="2018-09-27T16:23:00Z">
        <w:r w:rsidR="000A71D0">
          <w:rPr>
            <w:w w:val="105"/>
          </w:rPr>
          <w:t>to support</w:t>
        </w:r>
      </w:ins>
      <w:r>
        <w:rPr>
          <w:w w:val="105"/>
        </w:rPr>
        <w:t xml:space="preserve"> a 10 MW reference turbine. Second, a design sensitivity study was conducted where mass in the nacelle was parametrically removed, to simulate the  </w:t>
      </w:r>
      <w:del w:id="6" w:author="Musial, Walter" w:date="2018-09-27T16:24:00Z">
        <w:r w:rsidDel="00756C76">
          <w:rPr>
            <w:w w:val="105"/>
          </w:rPr>
          <w:delText>addition</w:delText>
        </w:r>
      </w:del>
      <w:ins w:id="7" w:author="Musial, Walter" w:date="2018-09-27T16:24:00Z">
        <w:r w:rsidR="00756C76">
          <w:rPr>
            <w:w w:val="105"/>
          </w:rPr>
          <w:t>weight reduction that may be achieved from</w:t>
        </w:r>
      </w:ins>
      <w:del w:id="8" w:author="Musial, Walter" w:date="2018-09-27T16:24:00Z">
        <w:r w:rsidDel="00756C76">
          <w:rPr>
            <w:w w:val="105"/>
          </w:rPr>
          <w:delText xml:space="preserve"> of</w:delText>
        </w:r>
      </w:del>
      <w:r>
        <w:rPr>
          <w:w w:val="105"/>
        </w:rPr>
        <w:t xml:space="preserve"> </w:t>
      </w:r>
      <w:del w:id="9" w:author="Musial, Walter" w:date="2018-09-27T16:25:00Z">
        <w:r w:rsidDel="00756C76">
          <w:rPr>
            <w:w w:val="105"/>
          </w:rPr>
          <w:delText>a</w:delText>
        </w:r>
      </w:del>
      <w:ins w:id="10" w:author="Musial, Walter" w:date="2018-09-27T16:25:00Z">
        <w:r w:rsidR="00756C76">
          <w:rPr>
            <w:w w:val="105"/>
          </w:rPr>
          <w:t>some</w:t>
        </w:r>
      </w:ins>
      <w:r>
        <w:rPr>
          <w:w w:val="105"/>
        </w:rPr>
        <w:t xml:space="preserve"> </w:t>
      </w:r>
      <w:r>
        <w:rPr>
          <w:spacing w:val="-3"/>
          <w:w w:val="105"/>
        </w:rPr>
        <w:t xml:space="preserve">novel </w:t>
      </w:r>
      <w:r>
        <w:rPr>
          <w:w w:val="105"/>
        </w:rPr>
        <w:t xml:space="preserve">drivetrain or generator </w:t>
      </w:r>
      <w:r>
        <w:rPr>
          <w:spacing w:val="-3"/>
          <w:w w:val="105"/>
        </w:rPr>
        <w:t>technolog</w:t>
      </w:r>
      <w:ins w:id="11" w:author="Musial, Walter" w:date="2018-09-27T16:25:00Z">
        <w:r w:rsidR="00756C76">
          <w:rPr>
            <w:spacing w:val="-3"/>
            <w:w w:val="105"/>
          </w:rPr>
          <w:t>ies</w:t>
        </w:r>
      </w:ins>
      <w:del w:id="12" w:author="Musial, Walter" w:date="2018-09-27T16:25:00Z">
        <w:r w:rsidDel="00756C76">
          <w:rPr>
            <w:spacing w:val="-3"/>
            <w:w w:val="105"/>
          </w:rPr>
          <w:delText>y</w:delText>
        </w:r>
      </w:del>
      <w:r>
        <w:rPr>
          <w:spacing w:val="-3"/>
          <w:w w:val="105"/>
        </w:rPr>
        <w:t xml:space="preserve">, </w:t>
      </w:r>
      <w:r>
        <w:rPr>
          <w:w w:val="105"/>
        </w:rPr>
        <w:t xml:space="preserve">and the design re-optimized. The derived sensitivities were used to </w:t>
      </w:r>
      <w:proofErr w:type="gramStart"/>
      <w:r>
        <w:rPr>
          <w:w w:val="105"/>
        </w:rPr>
        <w:t>ascertain  the</w:t>
      </w:r>
      <w:proofErr w:type="gramEnd"/>
      <w:r>
        <w:rPr>
          <w:w w:val="105"/>
        </w:rPr>
        <w:t xml:space="preserve"> break-even cost rate of the new technology that reduces the drivetrain mass,          but at a cost premium ($1,000 for the spar, $450 for the semisubmersible, and $100 for the TLP). Another noteworthy observation is that </w:t>
      </w:r>
      <w:commentRangeStart w:id="13"/>
      <w:r>
        <w:rPr>
          <w:w w:val="105"/>
        </w:rPr>
        <w:t xml:space="preserve">mass is </w:t>
      </w:r>
      <w:r>
        <w:rPr>
          <w:spacing w:val="2"/>
          <w:w w:val="105"/>
        </w:rPr>
        <w:t xml:space="preserve">poor </w:t>
      </w:r>
      <w:r>
        <w:rPr>
          <w:w w:val="105"/>
        </w:rPr>
        <w:t>surrogate for cost in optimization studies</w:t>
      </w:r>
      <w:commentRangeEnd w:id="13"/>
      <w:r w:rsidR="00756C76">
        <w:rPr>
          <w:rStyle w:val="CommentReference"/>
        </w:rPr>
        <w:commentReference w:id="13"/>
      </w:r>
      <w:r>
        <w:rPr>
          <w:w w:val="105"/>
        </w:rPr>
        <w:t>, a convention frequently used in conceptual design studies. Due to the many simplifying assumptions and low-fidelity analysis, the optimized design and sensitivity values come with many caveats and are subject to change with following future</w:t>
      </w:r>
      <w:r>
        <w:rPr>
          <w:spacing w:val="44"/>
          <w:w w:val="105"/>
        </w:rPr>
        <w:t xml:space="preserve"> </w:t>
      </w:r>
      <w:r>
        <w:rPr>
          <w:w w:val="105"/>
        </w:rPr>
        <w:t>development.</w:t>
      </w:r>
    </w:p>
    <w:p w:rsidR="00012D33" w:rsidRDefault="00012D33">
      <w:pPr>
        <w:pStyle w:val="BodyText"/>
      </w:pPr>
    </w:p>
    <w:p w:rsidR="00012D33" w:rsidRDefault="0009622D">
      <w:pPr>
        <w:pStyle w:val="Heading1"/>
        <w:numPr>
          <w:ilvl w:val="0"/>
          <w:numId w:val="13"/>
        </w:numPr>
        <w:tabs>
          <w:tab w:val="left" w:pos="605"/>
        </w:tabs>
        <w:spacing w:before="129"/>
        <w:ind w:hanging="484"/>
        <w:jc w:val="both"/>
      </w:pPr>
      <w:bookmarkStart w:id="14" w:name="Introduction"/>
      <w:bookmarkStart w:id="15" w:name="_bookmark0"/>
      <w:bookmarkEnd w:id="14"/>
      <w:bookmarkEnd w:id="15"/>
      <w:r>
        <w:rPr>
          <w:w w:val="115"/>
        </w:rPr>
        <w:t>Introduction</w:t>
      </w:r>
    </w:p>
    <w:p w:rsidR="00012D33" w:rsidRDefault="00F23B9E">
      <w:pPr>
        <w:pStyle w:val="BodyText"/>
        <w:spacing w:before="199" w:line="273" w:lineRule="auto"/>
        <w:ind w:right="117"/>
        <w:jc w:val="right"/>
      </w:pPr>
      <w:r>
        <w:rPr>
          <w:noProof/>
        </w:rPr>
        <mc:AlternateContent>
          <mc:Choice Requires="wps">
            <w:drawing>
              <wp:anchor distT="0" distB="0" distL="0" distR="0" simplePos="0" relativeHeight="251579392" behindDoc="0" locked="0" layoutInCell="1" allowOverlap="1" wp14:anchorId="51E18A34" wp14:editId="211B74C1">
                <wp:simplePos x="0" y="0"/>
                <wp:positionH relativeFrom="page">
                  <wp:posOffset>914400</wp:posOffset>
                </wp:positionH>
                <wp:positionV relativeFrom="paragraph">
                  <wp:posOffset>1692910</wp:posOffset>
                </wp:positionV>
                <wp:extent cx="2377440" cy="0"/>
                <wp:effectExtent l="9525" t="10795" r="13335" b="8255"/>
                <wp:wrapTopAndBottom/>
                <wp:docPr id="1433" name="Line 1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74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D4C1E7" id="Line 1422" o:spid="_x0000_s1026" style="position:absolute;z-index:251579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33.3pt" to="259.2pt,1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" strokeweight=".14042mm">
                <w10:wrap type="topAndBottom" anchorx="page"/>
              </v:line>
            </w:pict>
          </mc:Fallback>
        </mc:AlternateContent>
      </w:r>
      <w:r w:rsidR="0009622D">
        <w:rPr>
          <w:w w:val="105"/>
        </w:rPr>
        <w:t>The US offshore wind gross resource potential is over 2000 GW</w:t>
      </w:r>
      <w:hyperlink w:anchor="_bookmark1" w:history="1">
        <w:r w:rsidR="0009622D">
          <w:rPr>
            <w:w w:val="105"/>
            <w:position w:val="7"/>
            <w:sz w:val="14"/>
          </w:rPr>
          <w:t>1</w:t>
        </w:r>
      </w:hyperlink>
      <w:r w:rsidR="0009622D">
        <w:rPr>
          <w:w w:val="105"/>
        </w:rPr>
        <w:t xml:space="preserve">, much of which is located near highly </w:t>
      </w:r>
      <w:proofErr w:type="spellStart"/>
      <w:r w:rsidR="0009622D">
        <w:rPr>
          <w:w w:val="105"/>
        </w:rPr>
        <w:t>popu</w:t>
      </w:r>
      <w:proofErr w:type="spellEnd"/>
      <w:r w:rsidR="0009622D">
        <w:rPr>
          <w:w w:val="105"/>
        </w:rPr>
        <w:t xml:space="preserve">- </w:t>
      </w:r>
      <w:proofErr w:type="spellStart"/>
      <w:r w:rsidR="0009622D">
        <w:rPr>
          <w:w w:val="105"/>
        </w:rPr>
        <w:t>lated</w:t>
      </w:r>
      <w:proofErr w:type="spellEnd"/>
      <w:r w:rsidR="0009622D">
        <w:rPr>
          <w:w w:val="105"/>
        </w:rPr>
        <w:t xml:space="preserve"> coastal load centers</w:t>
      </w:r>
      <w:hyperlink w:anchor="_bookmark2" w:history="1">
        <w:r w:rsidR="0009622D">
          <w:rPr>
            <w:w w:val="105"/>
            <w:position w:val="7"/>
            <w:sz w:val="14"/>
          </w:rPr>
          <w:t>2</w:t>
        </w:r>
      </w:hyperlink>
      <w:r w:rsidR="0009622D">
        <w:rPr>
          <w:w w:val="105"/>
          <w:position w:val="7"/>
          <w:sz w:val="14"/>
        </w:rPr>
        <w:t xml:space="preserve"> </w:t>
      </w:r>
      <w:hyperlink w:anchor="_bookmark61" w:history="1">
        <w:r w:rsidR="0009622D">
          <w:rPr>
            <w:w w:val="105"/>
          </w:rPr>
          <w:t>[27].</w:t>
        </w:r>
      </w:hyperlink>
      <w:r w:rsidR="0009622D">
        <w:rPr>
          <w:w w:val="105"/>
        </w:rPr>
        <w:t xml:space="preserve"> This vast potential is distributed over a resource area of which approximately</w:t>
      </w:r>
      <w:r w:rsidR="0009622D">
        <w:rPr>
          <w:w w:val="107"/>
        </w:rPr>
        <w:t xml:space="preserve"> </w:t>
      </w:r>
      <w:r w:rsidR="0009622D">
        <w:rPr>
          <w:w w:val="105"/>
        </w:rPr>
        <w:t xml:space="preserve">58% is in water that is 60 m deep, or greater, and that proportion rises to 95% on the Pacific coastline </w:t>
      </w:r>
      <w:hyperlink w:anchor="_bookmark62" w:history="1">
        <w:r w:rsidR="0009622D">
          <w:rPr>
            <w:w w:val="105"/>
          </w:rPr>
          <w:t>[28].</w:t>
        </w:r>
      </w:hyperlink>
      <w:r w:rsidR="0009622D">
        <w:rPr>
          <w:w w:val="95"/>
        </w:rPr>
        <w:t xml:space="preserve"> </w:t>
      </w:r>
      <w:r w:rsidR="0009622D">
        <w:rPr>
          <w:w w:val="105"/>
        </w:rPr>
        <w:t>The fundamental wind turbine technology shift for deployment in deep water is the transition to buoyant</w:t>
      </w:r>
      <w:r w:rsidR="0009622D">
        <w:rPr>
          <w:w w:val="139"/>
        </w:rPr>
        <w:t xml:space="preserve"> </w:t>
      </w:r>
      <w:r w:rsidR="0009622D">
        <w:rPr>
          <w:w w:val="105"/>
        </w:rPr>
        <w:t xml:space="preserve">support structures from conventional fixed-bottom support structures, which become too costly and more technically challenging in deep water (likely greater than 50 m) </w:t>
      </w:r>
      <w:hyperlink w:anchor="_bookmark58" w:history="1">
        <w:r w:rsidR="0009622D">
          <w:rPr>
            <w:w w:val="105"/>
          </w:rPr>
          <w:t>[24].</w:t>
        </w:r>
      </w:hyperlink>
      <w:r w:rsidR="0009622D">
        <w:rPr>
          <w:w w:val="105"/>
        </w:rPr>
        <w:t xml:space="preserve"> Although floating wind turbines present</w:t>
      </w:r>
      <w:r w:rsidR="0009622D">
        <w:rPr>
          <w:w w:val="139"/>
        </w:rPr>
        <w:t xml:space="preserve"> </w:t>
      </w:r>
      <w:r w:rsidR="0009622D">
        <w:rPr>
          <w:w w:val="105"/>
        </w:rPr>
        <w:t>many new technical challenges, they also have many potential benefits compared to shallow-water systems.</w:t>
      </w:r>
      <w:r w:rsidR="0009622D">
        <w:rPr>
          <w:w w:val="106"/>
        </w:rPr>
        <w:t xml:space="preserve"> </w:t>
      </w:r>
      <w:r w:rsidR="0009622D">
        <w:rPr>
          <w:w w:val="105"/>
        </w:rPr>
        <w:t>Wind speeds can be higher in deep-water regions because they are further from shore, although there are</w:t>
      </w:r>
      <w:r w:rsidR="0009622D">
        <w:rPr>
          <w:w w:val="108"/>
        </w:rPr>
        <w:t xml:space="preserve"> </w:t>
      </w:r>
      <w:r w:rsidR="0009622D">
        <w:rPr>
          <w:w w:val="105"/>
        </w:rPr>
        <w:t>exceptions to this trend.  Siting floating projects may be easier near large load centers such as the North</w:t>
      </w:r>
    </w:p>
    <w:p w:rsidR="00012D33" w:rsidRDefault="0009622D">
      <w:pPr>
        <w:spacing w:line="247" w:lineRule="auto"/>
        <w:ind w:left="120" w:firstLine="221"/>
        <w:rPr>
          <w:sz w:val="16"/>
        </w:rPr>
      </w:pPr>
      <w:r>
        <w:rPr>
          <w:rFonts w:ascii="Arial"/>
          <w:w w:val="115"/>
          <w:position w:val="6"/>
          <w:sz w:val="12"/>
        </w:rPr>
        <w:t>1</w:t>
      </w:r>
      <w:bookmarkStart w:id="16" w:name="_bookmark1"/>
      <w:bookmarkEnd w:id="16"/>
      <w:r>
        <w:rPr>
          <w:w w:val="115"/>
          <w:sz w:val="16"/>
        </w:rPr>
        <w:t xml:space="preserve">The technical offshore wind resource potential that is greater than 7 m/s annual average wind speed was calculated to be </w:t>
      </w:r>
      <w:bookmarkStart w:id="17" w:name="_bookmark2"/>
      <w:bookmarkEnd w:id="17"/>
      <w:r>
        <w:rPr>
          <w:w w:val="115"/>
          <w:sz w:val="16"/>
        </w:rPr>
        <w:t>2058 GW, considering all ocean and lake areas less than 1000 m depth.</w:t>
      </w:r>
    </w:p>
    <w:p w:rsidR="00012D33" w:rsidRDefault="0009622D">
      <w:pPr>
        <w:spacing w:line="185" w:lineRule="exact"/>
        <w:ind w:left="341"/>
        <w:rPr>
          <w:sz w:val="16"/>
        </w:rPr>
      </w:pPr>
      <w:r>
        <w:rPr>
          <w:rFonts w:ascii="Arial"/>
          <w:w w:val="115"/>
          <w:position w:val="6"/>
          <w:sz w:val="12"/>
        </w:rPr>
        <w:t>2</w:t>
      </w:r>
      <w:r>
        <w:rPr>
          <w:w w:val="115"/>
          <w:sz w:val="16"/>
        </w:rPr>
        <w:t>Excludes areas in the Great Lakes deeper than 60 m because technology for floating structures to survive ice conditions has</w:t>
      </w:r>
    </w:p>
    <w:p w:rsidR="00012D33" w:rsidRDefault="0009622D">
      <w:pPr>
        <w:spacing w:before="5"/>
        <w:ind w:left="120"/>
        <w:jc w:val="both"/>
        <w:rPr>
          <w:sz w:val="16"/>
        </w:rPr>
      </w:pPr>
      <w:r>
        <w:rPr>
          <w:w w:val="120"/>
          <w:sz w:val="16"/>
        </w:rPr>
        <w:t>not been matured yet.</w:t>
      </w:r>
    </w:p>
    <w:p w:rsidR="00012D33" w:rsidRDefault="00012D33">
      <w:pPr>
        <w:jc w:val="both"/>
        <w:rPr>
          <w:sz w:val="16"/>
        </w:rPr>
        <w:sectPr w:rsidR="00012D33">
          <w:headerReference w:type="default" r:id="rId9"/>
          <w:footerReference w:type="default" r:id="rId10"/>
          <w:type w:val="continuous"/>
          <w:pgSz w:w="12240" w:h="15840"/>
          <w:pgMar w:top="1500" w:right="1320" w:bottom="980" w:left="1320" w:header="720" w:footer="792" w:gutter="0"/>
          <w:pgNumType w:start="1"/>
          <w:cols w:space="720"/>
        </w:sectPr>
      </w:pPr>
    </w:p>
    <w:p w:rsidR="00012D33" w:rsidRDefault="0009622D">
      <w:pPr>
        <w:pStyle w:val="BodyText"/>
        <w:spacing w:before="52" w:line="268" w:lineRule="auto"/>
        <w:ind w:left="120" w:right="117"/>
        <w:jc w:val="both"/>
      </w:pPr>
      <w:r>
        <w:rPr>
          <w:w w:val="110"/>
        </w:rPr>
        <w:t>Atlantic,</w:t>
      </w:r>
      <w:r>
        <w:rPr>
          <w:spacing w:val="-16"/>
          <w:w w:val="110"/>
        </w:rPr>
        <w:t xml:space="preserve"> </w:t>
      </w:r>
      <w:r>
        <w:rPr>
          <w:w w:val="110"/>
        </w:rPr>
        <w:t>because</w:t>
      </w:r>
      <w:r>
        <w:rPr>
          <w:spacing w:val="-17"/>
          <w:w w:val="110"/>
        </w:rPr>
        <w:t xml:space="preserve"> </w:t>
      </w:r>
      <w:r>
        <w:rPr>
          <w:w w:val="110"/>
        </w:rPr>
        <w:t>plants</w:t>
      </w:r>
      <w:r>
        <w:rPr>
          <w:spacing w:val="-17"/>
          <w:w w:val="110"/>
        </w:rPr>
        <w:t xml:space="preserve"> </w:t>
      </w:r>
      <w:r>
        <w:rPr>
          <w:w w:val="110"/>
        </w:rPr>
        <w:t>farther</w:t>
      </w:r>
      <w:r>
        <w:rPr>
          <w:spacing w:val="-17"/>
          <w:w w:val="110"/>
        </w:rPr>
        <w:t xml:space="preserve"> </w:t>
      </w:r>
      <w:r>
        <w:rPr>
          <w:w w:val="110"/>
        </w:rPr>
        <w:t>from</w:t>
      </w:r>
      <w:r>
        <w:rPr>
          <w:spacing w:val="-17"/>
          <w:w w:val="110"/>
        </w:rPr>
        <w:t xml:space="preserve"> </w:t>
      </w:r>
      <w:r>
        <w:rPr>
          <w:w w:val="110"/>
        </w:rPr>
        <w:t>shore</w:t>
      </w:r>
      <w:r>
        <w:rPr>
          <w:spacing w:val="-17"/>
          <w:w w:val="110"/>
        </w:rPr>
        <w:t xml:space="preserve"> </w:t>
      </w:r>
      <w:r>
        <w:rPr>
          <w:w w:val="110"/>
        </w:rPr>
        <w:t>may</w:t>
      </w:r>
      <w:r>
        <w:rPr>
          <w:spacing w:val="-17"/>
          <w:w w:val="110"/>
        </w:rPr>
        <w:t xml:space="preserve"> </w:t>
      </w:r>
      <w:r>
        <w:rPr>
          <w:spacing w:val="-3"/>
          <w:w w:val="110"/>
        </w:rPr>
        <w:t>have</w:t>
      </w:r>
      <w:r>
        <w:rPr>
          <w:spacing w:val="-17"/>
          <w:w w:val="110"/>
        </w:rPr>
        <w:t xml:space="preserve"> </w:t>
      </w:r>
      <w:r>
        <w:rPr>
          <w:w w:val="110"/>
        </w:rPr>
        <w:t>fewer</w:t>
      </w:r>
      <w:r>
        <w:rPr>
          <w:spacing w:val="-17"/>
          <w:w w:val="110"/>
        </w:rPr>
        <w:t xml:space="preserve"> </w:t>
      </w:r>
      <w:r>
        <w:rPr>
          <w:w w:val="110"/>
        </w:rPr>
        <w:t>environmental</w:t>
      </w:r>
      <w:r>
        <w:rPr>
          <w:spacing w:val="-17"/>
          <w:w w:val="110"/>
        </w:rPr>
        <w:t xml:space="preserve"> </w:t>
      </w:r>
      <w:r>
        <w:rPr>
          <w:w w:val="110"/>
        </w:rPr>
        <w:t>and</w:t>
      </w:r>
      <w:r>
        <w:rPr>
          <w:spacing w:val="-17"/>
          <w:w w:val="110"/>
        </w:rPr>
        <w:t xml:space="preserve"> </w:t>
      </w:r>
      <w:r>
        <w:rPr>
          <w:w w:val="110"/>
        </w:rPr>
        <w:t>human</w:t>
      </w:r>
      <w:r>
        <w:rPr>
          <w:spacing w:val="-17"/>
          <w:w w:val="110"/>
        </w:rPr>
        <w:t xml:space="preserve"> </w:t>
      </w:r>
      <w:r>
        <w:rPr>
          <w:w w:val="110"/>
        </w:rPr>
        <w:t>use</w:t>
      </w:r>
      <w:r>
        <w:rPr>
          <w:spacing w:val="-17"/>
          <w:w w:val="110"/>
        </w:rPr>
        <w:t xml:space="preserve"> </w:t>
      </w:r>
      <w:r>
        <w:rPr>
          <w:w w:val="110"/>
        </w:rPr>
        <w:t>impacts,</w:t>
      </w:r>
      <w:r>
        <w:rPr>
          <w:spacing w:val="-16"/>
          <w:w w:val="110"/>
        </w:rPr>
        <w:t xml:space="preserve"> </w:t>
      </w:r>
      <w:r>
        <w:rPr>
          <w:w w:val="110"/>
        </w:rPr>
        <w:t>including viewshed issues</w:t>
      </w:r>
      <w:hyperlink w:anchor="_bookmark4" w:history="1">
        <w:r>
          <w:rPr>
            <w:w w:val="110"/>
            <w:position w:val="7"/>
            <w:sz w:val="14"/>
          </w:rPr>
          <w:t>3</w:t>
        </w:r>
      </w:hyperlink>
      <w:r>
        <w:rPr>
          <w:w w:val="110"/>
        </w:rPr>
        <w:t xml:space="preserve">. Despite the distance from shore, floating systems may also </w:t>
      </w:r>
      <w:r>
        <w:rPr>
          <w:spacing w:val="2"/>
          <w:w w:val="110"/>
        </w:rPr>
        <w:t xml:space="preserve">be </w:t>
      </w:r>
      <w:r>
        <w:rPr>
          <w:w w:val="110"/>
        </w:rPr>
        <w:t>easier to install since</w:t>
      </w:r>
      <w:r>
        <w:rPr>
          <w:spacing w:val="-25"/>
          <w:w w:val="110"/>
        </w:rPr>
        <w:t xml:space="preserve"> </w:t>
      </w:r>
      <w:r>
        <w:rPr>
          <w:w w:val="110"/>
        </w:rPr>
        <w:t xml:space="preserve">they </w:t>
      </w:r>
      <w:r>
        <w:rPr>
          <w:spacing w:val="-3"/>
          <w:w w:val="110"/>
        </w:rPr>
        <w:t>have</w:t>
      </w:r>
      <w:r>
        <w:rPr>
          <w:spacing w:val="-14"/>
          <w:w w:val="110"/>
        </w:rPr>
        <w:t xml:space="preserve"> </w:t>
      </w:r>
      <w:r>
        <w:rPr>
          <w:w w:val="110"/>
        </w:rPr>
        <w:t>the</w:t>
      </w:r>
      <w:r>
        <w:rPr>
          <w:spacing w:val="-14"/>
          <w:w w:val="110"/>
        </w:rPr>
        <w:t xml:space="preserve"> </w:t>
      </w:r>
      <w:r>
        <w:rPr>
          <w:w w:val="110"/>
        </w:rPr>
        <w:t>potential</w:t>
      </w:r>
      <w:r>
        <w:rPr>
          <w:spacing w:val="-14"/>
          <w:w w:val="110"/>
        </w:rPr>
        <w:t xml:space="preserve"> </w:t>
      </w:r>
      <w:r>
        <w:rPr>
          <w:w w:val="110"/>
        </w:rPr>
        <w:t>to</w:t>
      </w:r>
      <w:r>
        <w:rPr>
          <w:spacing w:val="-14"/>
          <w:w w:val="110"/>
        </w:rPr>
        <w:t xml:space="preserve"> </w:t>
      </w:r>
      <w:r>
        <w:rPr>
          <w:spacing w:val="2"/>
          <w:w w:val="110"/>
        </w:rPr>
        <w:t>be</w:t>
      </w:r>
      <w:r>
        <w:rPr>
          <w:spacing w:val="-14"/>
          <w:w w:val="110"/>
        </w:rPr>
        <w:t xml:space="preserve"> </w:t>
      </w:r>
      <w:r>
        <w:rPr>
          <w:w w:val="110"/>
        </w:rPr>
        <w:t>fully</w:t>
      </w:r>
      <w:r>
        <w:rPr>
          <w:spacing w:val="-14"/>
          <w:w w:val="110"/>
        </w:rPr>
        <w:t xml:space="preserve"> </w:t>
      </w:r>
      <w:r>
        <w:rPr>
          <w:w w:val="110"/>
        </w:rPr>
        <w:t>assembled</w:t>
      </w:r>
      <w:r>
        <w:rPr>
          <w:spacing w:val="-14"/>
          <w:w w:val="110"/>
        </w:rPr>
        <w:t xml:space="preserve"> </w:t>
      </w:r>
      <w:r>
        <w:rPr>
          <w:w w:val="110"/>
        </w:rPr>
        <w:t>at</w:t>
      </w:r>
      <w:r>
        <w:rPr>
          <w:spacing w:val="-14"/>
          <w:w w:val="110"/>
        </w:rPr>
        <w:t xml:space="preserve"> </w:t>
      </w:r>
      <w:r>
        <w:rPr>
          <w:w w:val="110"/>
        </w:rPr>
        <w:t>regional</w:t>
      </w:r>
      <w:r>
        <w:rPr>
          <w:spacing w:val="-14"/>
          <w:w w:val="110"/>
        </w:rPr>
        <w:t xml:space="preserve"> </w:t>
      </w:r>
      <w:r>
        <w:rPr>
          <w:w w:val="110"/>
        </w:rPr>
        <w:t>construction</w:t>
      </w:r>
      <w:r>
        <w:rPr>
          <w:spacing w:val="-14"/>
          <w:w w:val="110"/>
        </w:rPr>
        <w:t xml:space="preserve"> </w:t>
      </w:r>
      <w:r>
        <w:rPr>
          <w:w w:val="110"/>
        </w:rPr>
        <w:t>ports,</w:t>
      </w:r>
      <w:r>
        <w:rPr>
          <w:spacing w:val="-12"/>
          <w:w w:val="110"/>
        </w:rPr>
        <w:t xml:space="preserve"> </w:t>
      </w:r>
      <w:r>
        <w:rPr>
          <w:w w:val="110"/>
        </w:rPr>
        <w:t>commissioned</w:t>
      </w:r>
      <w:r>
        <w:rPr>
          <w:spacing w:val="-14"/>
          <w:w w:val="110"/>
        </w:rPr>
        <w:t xml:space="preserve"> </w:t>
      </w:r>
      <w:r>
        <w:rPr>
          <w:w w:val="110"/>
        </w:rPr>
        <w:t>at</w:t>
      </w:r>
      <w:r>
        <w:rPr>
          <w:spacing w:val="-14"/>
          <w:w w:val="110"/>
        </w:rPr>
        <w:t xml:space="preserve"> </w:t>
      </w:r>
      <w:r>
        <w:rPr>
          <w:w w:val="110"/>
        </w:rPr>
        <w:t>quayside,</w:t>
      </w:r>
      <w:r>
        <w:rPr>
          <w:spacing w:val="-13"/>
          <w:w w:val="110"/>
        </w:rPr>
        <w:t xml:space="preserve"> </w:t>
      </w:r>
      <w:r>
        <w:rPr>
          <w:w w:val="110"/>
        </w:rPr>
        <w:t>and</w:t>
      </w:r>
      <w:r>
        <w:rPr>
          <w:spacing w:val="-14"/>
          <w:w w:val="110"/>
        </w:rPr>
        <w:t xml:space="preserve"> </w:t>
      </w:r>
      <w:r>
        <w:rPr>
          <w:spacing w:val="-3"/>
          <w:w w:val="110"/>
        </w:rPr>
        <w:t xml:space="preserve">towed </w:t>
      </w:r>
      <w:r>
        <w:rPr>
          <w:w w:val="110"/>
        </w:rPr>
        <w:t>out.</w:t>
      </w:r>
    </w:p>
    <w:p w:rsidR="00012D33" w:rsidRDefault="0009622D">
      <w:pPr>
        <w:pStyle w:val="BodyText"/>
        <w:spacing w:before="6" w:line="273" w:lineRule="auto"/>
        <w:ind w:left="120" w:right="117" w:firstLine="298"/>
        <w:jc w:val="both"/>
      </w:pPr>
      <w:r>
        <w:rPr>
          <w:w w:val="110"/>
        </w:rPr>
        <w:t>Preliminary</w:t>
      </w:r>
      <w:r>
        <w:rPr>
          <w:spacing w:val="-4"/>
          <w:w w:val="110"/>
        </w:rPr>
        <w:t xml:space="preserve"> </w:t>
      </w:r>
      <w:r>
        <w:rPr>
          <w:w w:val="110"/>
        </w:rPr>
        <w:t>analysis</w:t>
      </w:r>
      <w:r>
        <w:rPr>
          <w:spacing w:val="-3"/>
          <w:w w:val="110"/>
        </w:rPr>
        <w:t xml:space="preserve"> </w:t>
      </w:r>
      <w:r>
        <w:rPr>
          <w:w w:val="110"/>
        </w:rPr>
        <w:t>suggests</w:t>
      </w:r>
      <w:r>
        <w:rPr>
          <w:spacing w:val="-4"/>
          <w:w w:val="110"/>
        </w:rPr>
        <w:t xml:space="preserve"> </w:t>
      </w:r>
      <w:r>
        <w:rPr>
          <w:w w:val="110"/>
        </w:rPr>
        <w:t>that,</w:t>
      </w:r>
      <w:r>
        <w:rPr>
          <w:spacing w:val="-4"/>
          <w:w w:val="110"/>
        </w:rPr>
        <w:t xml:space="preserve"> </w:t>
      </w:r>
      <w:r>
        <w:rPr>
          <w:w w:val="110"/>
        </w:rPr>
        <w:t>in</w:t>
      </w:r>
      <w:r>
        <w:rPr>
          <w:spacing w:val="-4"/>
          <w:w w:val="110"/>
        </w:rPr>
        <w:t xml:space="preserve"> </w:t>
      </w:r>
      <w:r>
        <w:rPr>
          <w:w w:val="110"/>
        </w:rPr>
        <w:t>time,</w:t>
      </w:r>
      <w:r>
        <w:rPr>
          <w:spacing w:val="-4"/>
          <w:w w:val="110"/>
        </w:rPr>
        <w:t xml:space="preserve"> </w:t>
      </w:r>
      <w:r>
        <w:rPr>
          <w:w w:val="110"/>
        </w:rPr>
        <w:t>floating</w:t>
      </w:r>
      <w:r>
        <w:rPr>
          <w:spacing w:val="-4"/>
          <w:w w:val="110"/>
        </w:rPr>
        <w:t xml:space="preserve"> </w:t>
      </w:r>
      <w:r>
        <w:rPr>
          <w:w w:val="110"/>
        </w:rPr>
        <w:t>technology</w:t>
      </w:r>
      <w:r>
        <w:rPr>
          <w:spacing w:val="-4"/>
          <w:w w:val="110"/>
        </w:rPr>
        <w:t xml:space="preserve"> </w:t>
      </w:r>
      <w:r>
        <w:rPr>
          <w:w w:val="110"/>
        </w:rPr>
        <w:t>has</w:t>
      </w:r>
      <w:r>
        <w:rPr>
          <w:spacing w:val="-4"/>
          <w:w w:val="110"/>
        </w:rPr>
        <w:t xml:space="preserve"> </w:t>
      </w:r>
      <w:r>
        <w:rPr>
          <w:w w:val="110"/>
        </w:rPr>
        <w:t>the</w:t>
      </w:r>
      <w:r>
        <w:rPr>
          <w:spacing w:val="-4"/>
          <w:w w:val="110"/>
        </w:rPr>
        <w:t xml:space="preserve"> </w:t>
      </w:r>
      <w:r>
        <w:rPr>
          <w:w w:val="110"/>
        </w:rPr>
        <w:t>potential</w:t>
      </w:r>
      <w:r>
        <w:rPr>
          <w:spacing w:val="-4"/>
          <w:w w:val="110"/>
        </w:rPr>
        <w:t xml:space="preserve"> </w:t>
      </w:r>
      <w:r>
        <w:rPr>
          <w:w w:val="110"/>
        </w:rPr>
        <w:t>to</w:t>
      </w:r>
      <w:r>
        <w:rPr>
          <w:spacing w:val="-4"/>
          <w:w w:val="110"/>
        </w:rPr>
        <w:t xml:space="preserve"> </w:t>
      </w:r>
      <w:r>
        <w:rPr>
          <w:w w:val="110"/>
        </w:rPr>
        <w:t>achieve</w:t>
      </w:r>
      <w:r>
        <w:rPr>
          <w:spacing w:val="-4"/>
          <w:w w:val="110"/>
        </w:rPr>
        <w:t xml:space="preserve"> </w:t>
      </w:r>
      <w:r>
        <w:rPr>
          <w:w w:val="110"/>
        </w:rPr>
        <w:t>a</w:t>
      </w:r>
      <w:r>
        <w:rPr>
          <w:spacing w:val="-4"/>
          <w:w w:val="110"/>
        </w:rPr>
        <w:t xml:space="preserve"> </w:t>
      </w:r>
      <w:r>
        <w:rPr>
          <w:spacing w:val="-3"/>
          <w:w w:val="110"/>
        </w:rPr>
        <w:t>lower</w:t>
      </w:r>
      <w:r>
        <w:rPr>
          <w:spacing w:val="-4"/>
          <w:w w:val="110"/>
        </w:rPr>
        <w:t xml:space="preserve"> </w:t>
      </w:r>
      <w:r>
        <w:rPr>
          <w:w w:val="110"/>
        </w:rPr>
        <w:t xml:space="preserve">cost of energy than their fixed-bottom counterparts </w:t>
      </w:r>
      <w:hyperlink w:anchor="_bookmark38" w:history="1">
        <w:r>
          <w:rPr>
            <w:w w:val="110"/>
          </w:rPr>
          <w:t>[4].</w:t>
        </w:r>
      </w:hyperlink>
      <w:r>
        <w:rPr>
          <w:w w:val="110"/>
        </w:rPr>
        <w:t xml:space="preserve"> In fact, the </w:t>
      </w:r>
      <w:del w:id="24" w:author="Musial, Walter" w:date="2018-09-27T16:33:00Z">
        <w:r w:rsidDel="00756C76">
          <w:rPr>
            <w:w w:val="110"/>
          </w:rPr>
          <w:delText>Statoil</w:delText>
        </w:r>
      </w:del>
      <w:ins w:id="25" w:author="Musial, Walter" w:date="2018-09-27T16:33:00Z">
        <w:r w:rsidR="00756C76">
          <w:rPr>
            <w:w w:val="110"/>
          </w:rPr>
          <w:t>Equinor (formally Statoil)</w:t>
        </w:r>
      </w:ins>
      <w:r>
        <w:rPr>
          <w:w w:val="110"/>
        </w:rPr>
        <w:t xml:space="preserve"> </w:t>
      </w:r>
      <w:commentRangeStart w:id="26"/>
      <w:r>
        <w:rPr>
          <w:w w:val="110"/>
        </w:rPr>
        <w:t>Hywind floating plant recorded a higher</w:t>
      </w:r>
      <w:r>
        <w:rPr>
          <w:spacing w:val="-9"/>
          <w:w w:val="110"/>
        </w:rPr>
        <w:t xml:space="preserve"> </w:t>
      </w:r>
      <w:r>
        <w:rPr>
          <w:w w:val="110"/>
        </w:rPr>
        <w:t>capacity</w:t>
      </w:r>
      <w:r>
        <w:rPr>
          <w:spacing w:val="-9"/>
          <w:w w:val="110"/>
        </w:rPr>
        <w:t xml:space="preserve"> </w:t>
      </w:r>
      <w:r>
        <w:rPr>
          <w:w w:val="110"/>
        </w:rPr>
        <w:t>factor</w:t>
      </w:r>
      <w:r>
        <w:rPr>
          <w:spacing w:val="-10"/>
          <w:w w:val="110"/>
        </w:rPr>
        <w:t xml:space="preserve"> </w:t>
      </w:r>
      <w:r>
        <w:rPr>
          <w:w w:val="110"/>
        </w:rPr>
        <w:t>in</w:t>
      </w:r>
      <w:r>
        <w:rPr>
          <w:spacing w:val="-9"/>
          <w:w w:val="110"/>
        </w:rPr>
        <w:t xml:space="preserve"> </w:t>
      </w:r>
      <w:r>
        <w:rPr>
          <w:w w:val="110"/>
        </w:rPr>
        <w:t>its</w:t>
      </w:r>
      <w:r>
        <w:rPr>
          <w:spacing w:val="-9"/>
          <w:w w:val="110"/>
        </w:rPr>
        <w:t xml:space="preserve"> </w:t>
      </w:r>
      <w:r>
        <w:rPr>
          <w:w w:val="110"/>
        </w:rPr>
        <w:t>first</w:t>
      </w:r>
      <w:r>
        <w:rPr>
          <w:spacing w:val="-9"/>
          <w:w w:val="110"/>
        </w:rPr>
        <w:t xml:space="preserve"> </w:t>
      </w:r>
      <w:r>
        <w:rPr>
          <w:w w:val="110"/>
        </w:rPr>
        <w:t>few</w:t>
      </w:r>
      <w:r>
        <w:rPr>
          <w:spacing w:val="-10"/>
          <w:w w:val="110"/>
        </w:rPr>
        <w:t xml:space="preserve"> </w:t>
      </w:r>
      <w:r>
        <w:rPr>
          <w:w w:val="110"/>
        </w:rPr>
        <w:t>months</w:t>
      </w:r>
      <w:r>
        <w:rPr>
          <w:spacing w:val="-9"/>
          <w:w w:val="110"/>
        </w:rPr>
        <w:t xml:space="preserve"> </w:t>
      </w:r>
      <w:r>
        <w:rPr>
          <w:w w:val="110"/>
        </w:rPr>
        <w:t>of</w:t>
      </w:r>
      <w:r>
        <w:rPr>
          <w:spacing w:val="-9"/>
          <w:w w:val="110"/>
        </w:rPr>
        <w:t xml:space="preserve"> </w:t>
      </w:r>
      <w:r>
        <w:rPr>
          <w:w w:val="110"/>
        </w:rPr>
        <w:t>operation</w:t>
      </w:r>
      <w:r>
        <w:rPr>
          <w:spacing w:val="-9"/>
          <w:w w:val="110"/>
        </w:rPr>
        <w:t xml:space="preserve"> </w:t>
      </w:r>
      <w:r>
        <w:rPr>
          <w:w w:val="110"/>
        </w:rPr>
        <w:t>than</w:t>
      </w:r>
      <w:r>
        <w:rPr>
          <w:spacing w:val="-9"/>
          <w:w w:val="110"/>
        </w:rPr>
        <w:t xml:space="preserve"> </w:t>
      </w:r>
      <w:r>
        <w:rPr>
          <w:w w:val="110"/>
        </w:rPr>
        <w:t>its</w:t>
      </w:r>
      <w:r>
        <w:rPr>
          <w:spacing w:val="-9"/>
          <w:w w:val="110"/>
        </w:rPr>
        <w:t xml:space="preserve"> </w:t>
      </w:r>
      <w:r>
        <w:rPr>
          <w:w w:val="110"/>
        </w:rPr>
        <w:t>fixed-bottom</w:t>
      </w:r>
      <w:r>
        <w:rPr>
          <w:spacing w:val="-9"/>
          <w:w w:val="110"/>
        </w:rPr>
        <w:t xml:space="preserve"> </w:t>
      </w:r>
      <w:r>
        <w:rPr>
          <w:w w:val="110"/>
        </w:rPr>
        <w:t>brethren</w:t>
      </w:r>
      <w:r>
        <w:rPr>
          <w:spacing w:val="-9"/>
          <w:w w:val="110"/>
        </w:rPr>
        <w:t xml:space="preserve"> </w:t>
      </w:r>
      <w:hyperlink w:anchor="_bookmark71" w:history="1">
        <w:r>
          <w:rPr>
            <w:w w:val="110"/>
          </w:rPr>
          <w:t>[37].</w:t>
        </w:r>
      </w:hyperlink>
      <w:commentRangeEnd w:id="26"/>
      <w:r w:rsidR="00131E50">
        <w:rPr>
          <w:rStyle w:val="CommentReference"/>
        </w:rPr>
        <w:commentReference w:id="26"/>
      </w:r>
      <w:r>
        <w:rPr>
          <w:spacing w:val="11"/>
          <w:w w:val="110"/>
        </w:rPr>
        <w:t xml:space="preserve"> </w:t>
      </w:r>
      <w:r>
        <w:rPr>
          <w:spacing w:val="-3"/>
          <w:w w:val="110"/>
        </w:rPr>
        <w:t>However,</w:t>
      </w:r>
      <w:r>
        <w:rPr>
          <w:spacing w:val="-8"/>
          <w:w w:val="110"/>
        </w:rPr>
        <w:t xml:space="preserve"> </w:t>
      </w:r>
      <w:r>
        <w:rPr>
          <w:w w:val="110"/>
        </w:rPr>
        <w:t>as</w:t>
      </w:r>
      <w:r>
        <w:rPr>
          <w:spacing w:val="-9"/>
          <w:w w:val="110"/>
        </w:rPr>
        <w:t xml:space="preserve"> </w:t>
      </w:r>
      <w:r>
        <w:rPr>
          <w:w w:val="110"/>
        </w:rPr>
        <w:t>a nascent</w:t>
      </w:r>
      <w:r>
        <w:rPr>
          <w:spacing w:val="-21"/>
          <w:w w:val="110"/>
        </w:rPr>
        <w:t xml:space="preserve"> </w:t>
      </w:r>
      <w:r>
        <w:rPr>
          <w:spacing w:val="-3"/>
          <w:w w:val="110"/>
        </w:rPr>
        <w:t>technology,</w:t>
      </w:r>
      <w:r>
        <w:rPr>
          <w:spacing w:val="-19"/>
          <w:w w:val="110"/>
        </w:rPr>
        <w:t xml:space="preserve"> </w:t>
      </w:r>
      <w:r>
        <w:rPr>
          <w:w w:val="110"/>
        </w:rPr>
        <w:t>the</w:t>
      </w:r>
      <w:r>
        <w:rPr>
          <w:spacing w:val="-21"/>
          <w:w w:val="110"/>
        </w:rPr>
        <w:t xml:space="preserve"> </w:t>
      </w:r>
      <w:r>
        <w:rPr>
          <w:w w:val="110"/>
        </w:rPr>
        <w:t>cost</w:t>
      </w:r>
      <w:r>
        <w:rPr>
          <w:spacing w:val="-21"/>
          <w:w w:val="110"/>
        </w:rPr>
        <w:t xml:space="preserve"> </w:t>
      </w:r>
      <w:r>
        <w:rPr>
          <w:w w:val="110"/>
        </w:rPr>
        <w:t>of</w:t>
      </w:r>
      <w:r>
        <w:rPr>
          <w:spacing w:val="-21"/>
          <w:w w:val="110"/>
        </w:rPr>
        <w:t xml:space="preserve"> </w:t>
      </w:r>
      <w:r>
        <w:rPr>
          <w:w w:val="110"/>
        </w:rPr>
        <w:t>floating</w:t>
      </w:r>
      <w:r>
        <w:rPr>
          <w:spacing w:val="-21"/>
          <w:w w:val="110"/>
        </w:rPr>
        <w:t xml:space="preserve"> </w:t>
      </w:r>
      <w:r>
        <w:rPr>
          <w:w w:val="110"/>
        </w:rPr>
        <w:t>offshore</w:t>
      </w:r>
      <w:r>
        <w:rPr>
          <w:spacing w:val="-20"/>
          <w:w w:val="110"/>
        </w:rPr>
        <w:t xml:space="preserve"> </w:t>
      </w:r>
      <w:r>
        <w:rPr>
          <w:w w:val="110"/>
        </w:rPr>
        <w:t>wind</w:t>
      </w:r>
      <w:r>
        <w:rPr>
          <w:spacing w:val="-21"/>
          <w:w w:val="110"/>
        </w:rPr>
        <w:t xml:space="preserve"> </w:t>
      </w:r>
      <w:r>
        <w:rPr>
          <w:w w:val="110"/>
        </w:rPr>
        <w:t>energy</w:t>
      </w:r>
      <w:r>
        <w:rPr>
          <w:spacing w:val="-21"/>
          <w:w w:val="110"/>
        </w:rPr>
        <w:t xml:space="preserve"> </w:t>
      </w:r>
      <w:r>
        <w:rPr>
          <w:w w:val="110"/>
        </w:rPr>
        <w:t>is</w:t>
      </w:r>
      <w:r>
        <w:rPr>
          <w:spacing w:val="-21"/>
          <w:w w:val="110"/>
        </w:rPr>
        <w:t xml:space="preserve"> </w:t>
      </w:r>
      <w:r>
        <w:rPr>
          <w:w w:val="110"/>
        </w:rPr>
        <w:t>still</w:t>
      </w:r>
      <w:r>
        <w:rPr>
          <w:spacing w:val="-20"/>
          <w:w w:val="110"/>
        </w:rPr>
        <w:t xml:space="preserve"> </w:t>
      </w:r>
      <w:r>
        <w:rPr>
          <w:w w:val="110"/>
        </w:rPr>
        <w:t>high</w:t>
      </w:r>
      <w:r>
        <w:rPr>
          <w:spacing w:val="-21"/>
          <w:w w:val="110"/>
        </w:rPr>
        <w:t xml:space="preserve"> </w:t>
      </w:r>
      <w:r>
        <w:rPr>
          <w:spacing w:val="-3"/>
          <w:w w:val="110"/>
        </w:rPr>
        <w:t>today.</w:t>
      </w:r>
      <w:r>
        <w:rPr>
          <w:spacing w:val="-1"/>
          <w:w w:val="110"/>
        </w:rPr>
        <w:t xml:space="preserve"> </w:t>
      </w:r>
      <w:r>
        <w:rPr>
          <w:w w:val="110"/>
        </w:rPr>
        <w:t>Detailed</w:t>
      </w:r>
      <w:r>
        <w:rPr>
          <w:spacing w:val="-21"/>
          <w:w w:val="110"/>
        </w:rPr>
        <w:t xml:space="preserve"> </w:t>
      </w:r>
      <w:r>
        <w:rPr>
          <w:w w:val="110"/>
        </w:rPr>
        <w:t>modeling</w:t>
      </w:r>
      <w:r>
        <w:rPr>
          <w:spacing w:val="-21"/>
          <w:w w:val="110"/>
        </w:rPr>
        <w:t xml:space="preserve"> </w:t>
      </w:r>
      <w:r>
        <w:rPr>
          <w:w w:val="110"/>
        </w:rPr>
        <w:t>shows</w:t>
      </w:r>
      <w:r>
        <w:rPr>
          <w:spacing w:val="-21"/>
          <w:w w:val="110"/>
        </w:rPr>
        <w:t xml:space="preserve"> </w:t>
      </w:r>
      <w:r>
        <w:rPr>
          <w:w w:val="110"/>
        </w:rPr>
        <w:t xml:space="preserve">that the needed long-term cost reductions are not likely to come from a single breakthrough invention. Instead, significant cost reductions will come from a disciplined combination of complementary innovations, or a </w:t>
      </w:r>
      <w:r>
        <w:rPr>
          <w:w w:val="105"/>
        </w:rPr>
        <w:t>technology cost reduction</w:t>
      </w:r>
      <w:r>
        <w:rPr>
          <w:spacing w:val="-21"/>
          <w:w w:val="105"/>
        </w:rPr>
        <w:t xml:space="preserve"> </w:t>
      </w:r>
      <w:r>
        <w:rPr>
          <w:rFonts w:ascii="Arial"/>
          <w:i/>
          <w:w w:val="105"/>
        </w:rPr>
        <w:t>pathway</w:t>
      </w:r>
      <w:r>
        <w:rPr>
          <w:w w:val="105"/>
        </w:rPr>
        <w:t>.</w:t>
      </w:r>
    </w:p>
    <w:p w:rsidR="00012D33" w:rsidRDefault="0009622D">
      <w:pPr>
        <w:pStyle w:val="BodyText"/>
        <w:spacing w:before="1" w:line="273" w:lineRule="auto"/>
        <w:ind w:left="119" w:right="117" w:firstLine="298"/>
        <w:jc w:val="both"/>
      </w:pPr>
      <w:r>
        <w:rPr>
          <w:spacing w:val="-9"/>
          <w:w w:val="110"/>
        </w:rPr>
        <w:t xml:space="preserve">To </w:t>
      </w:r>
      <w:r>
        <w:rPr>
          <w:w w:val="110"/>
        </w:rPr>
        <w:t xml:space="preserve">produce transformational cost reductions, multiple advancements are needed </w:t>
      </w:r>
      <w:r>
        <w:rPr>
          <w:spacing w:val="-3"/>
          <w:w w:val="110"/>
        </w:rPr>
        <w:t xml:space="preserve">over </w:t>
      </w:r>
      <w:r>
        <w:rPr>
          <w:w w:val="110"/>
        </w:rPr>
        <w:t xml:space="preserve">the entire system: the turbine, tower, floating platform, moorings, anchors, construction, and logistics. </w:t>
      </w:r>
      <w:r>
        <w:rPr>
          <w:spacing w:val="-3"/>
          <w:w w:val="110"/>
        </w:rPr>
        <w:t xml:space="preserve">However, </w:t>
      </w:r>
      <w:r>
        <w:rPr>
          <w:w w:val="110"/>
        </w:rPr>
        <w:t>the com</w:t>
      </w:r>
      <w:del w:id="27" w:author="Musial, Walter" w:date="2018-09-27T16:42:00Z">
        <w:r w:rsidDel="00131E50">
          <w:rPr>
            <w:w w:val="110"/>
          </w:rPr>
          <w:delText xml:space="preserve">- </w:delText>
        </w:r>
      </w:del>
      <w:r>
        <w:rPr>
          <w:w w:val="110"/>
        </w:rPr>
        <w:t>plexities of the physics, manufacturing, installation, and operation of floating wind turbines require a fully integrated</w:t>
      </w:r>
      <w:r>
        <w:rPr>
          <w:spacing w:val="-18"/>
          <w:w w:val="110"/>
        </w:rPr>
        <w:t xml:space="preserve"> </w:t>
      </w:r>
      <w:r>
        <w:rPr>
          <w:w w:val="110"/>
        </w:rPr>
        <w:t>systems</w:t>
      </w:r>
      <w:r>
        <w:rPr>
          <w:spacing w:val="-17"/>
          <w:w w:val="110"/>
        </w:rPr>
        <w:t xml:space="preserve"> </w:t>
      </w:r>
      <w:r>
        <w:rPr>
          <w:w w:val="110"/>
        </w:rPr>
        <w:t>engineering</w:t>
      </w:r>
      <w:r>
        <w:rPr>
          <w:spacing w:val="-17"/>
          <w:w w:val="110"/>
        </w:rPr>
        <w:t xml:space="preserve"> </w:t>
      </w:r>
      <w:r>
        <w:rPr>
          <w:w w:val="110"/>
        </w:rPr>
        <w:t>and</w:t>
      </w:r>
      <w:r>
        <w:rPr>
          <w:spacing w:val="-17"/>
          <w:w w:val="110"/>
        </w:rPr>
        <w:t xml:space="preserve"> </w:t>
      </w:r>
      <w:r>
        <w:rPr>
          <w:w w:val="110"/>
        </w:rPr>
        <w:t>techno-economic</w:t>
      </w:r>
      <w:r>
        <w:rPr>
          <w:spacing w:val="-18"/>
          <w:w w:val="110"/>
        </w:rPr>
        <w:t xml:space="preserve"> </w:t>
      </w:r>
      <w:r>
        <w:rPr>
          <w:w w:val="110"/>
        </w:rPr>
        <w:t>design</w:t>
      </w:r>
      <w:r>
        <w:rPr>
          <w:spacing w:val="-18"/>
          <w:w w:val="110"/>
        </w:rPr>
        <w:t xml:space="preserve"> </w:t>
      </w:r>
      <w:r>
        <w:rPr>
          <w:w w:val="110"/>
        </w:rPr>
        <w:t>approach</w:t>
      </w:r>
      <w:r>
        <w:rPr>
          <w:spacing w:val="-17"/>
          <w:w w:val="110"/>
        </w:rPr>
        <w:t xml:space="preserve"> </w:t>
      </w:r>
      <w:r>
        <w:rPr>
          <w:w w:val="110"/>
        </w:rPr>
        <w:t>to</w:t>
      </w:r>
      <w:r>
        <w:rPr>
          <w:spacing w:val="-18"/>
          <w:w w:val="110"/>
        </w:rPr>
        <w:t xml:space="preserve"> </w:t>
      </w:r>
      <w:r>
        <w:rPr>
          <w:w w:val="110"/>
        </w:rPr>
        <w:t>achieve</w:t>
      </w:r>
      <w:r>
        <w:rPr>
          <w:spacing w:val="-17"/>
          <w:w w:val="110"/>
        </w:rPr>
        <w:t xml:space="preserve"> </w:t>
      </w:r>
      <w:r>
        <w:rPr>
          <w:w w:val="110"/>
        </w:rPr>
        <w:t>these</w:t>
      </w:r>
      <w:r>
        <w:rPr>
          <w:spacing w:val="-18"/>
          <w:w w:val="110"/>
        </w:rPr>
        <w:t xml:space="preserve"> </w:t>
      </w:r>
      <w:r>
        <w:rPr>
          <w:w w:val="110"/>
        </w:rPr>
        <w:t>transformational</w:t>
      </w:r>
      <w:r>
        <w:rPr>
          <w:spacing w:val="-18"/>
          <w:w w:val="110"/>
        </w:rPr>
        <w:t xml:space="preserve"> </w:t>
      </w:r>
      <w:r>
        <w:rPr>
          <w:w w:val="110"/>
        </w:rPr>
        <w:t>cost reductions. The paper outlines an initial, low-fidelity step towards realizing this vision and an example analysis</w:t>
      </w:r>
      <w:ins w:id="28" w:author="Musial, Walter" w:date="2018-09-27T16:38:00Z">
        <w:r w:rsidR="00131E50">
          <w:rPr>
            <w:w w:val="110"/>
          </w:rPr>
          <w:t xml:space="preserve"> using this design approach</w:t>
        </w:r>
      </w:ins>
      <w:r>
        <w:rPr>
          <w:w w:val="110"/>
        </w:rPr>
        <w:t>.</w:t>
      </w:r>
      <w:ins w:id="29" w:author="Musial, Walter" w:date="2018-09-27T16:38:00Z">
        <w:r w:rsidR="00131E50">
          <w:rPr>
            <w:w w:val="110"/>
          </w:rPr>
          <w:t xml:space="preserve">  Note that these results are </w:t>
        </w:r>
        <w:proofErr w:type="gramStart"/>
        <w:r w:rsidR="00131E50">
          <w:rPr>
            <w:w w:val="110"/>
          </w:rPr>
          <w:t>preliminar</w:t>
        </w:r>
      </w:ins>
      <w:ins w:id="30" w:author="Musial, Walter" w:date="2018-09-27T16:39:00Z">
        <w:r w:rsidR="00131E50">
          <w:rPr>
            <w:w w:val="110"/>
          </w:rPr>
          <w:t>y</w:t>
        </w:r>
        <w:proofErr w:type="gramEnd"/>
        <w:r w:rsidR="00131E50">
          <w:rPr>
            <w:w w:val="110"/>
          </w:rPr>
          <w:t xml:space="preserve"> and more work is needed to realize the full benefit of this </w:t>
        </w:r>
      </w:ins>
      <w:ins w:id="31" w:author="Musial, Walter" w:date="2018-09-27T16:40:00Z">
        <w:r w:rsidR="00131E50">
          <w:rPr>
            <w:w w:val="110"/>
          </w:rPr>
          <w:t xml:space="preserve">integrated </w:t>
        </w:r>
      </w:ins>
      <w:ins w:id="32" w:author="Musial, Walter" w:date="2018-09-27T16:39:00Z">
        <w:r w:rsidR="00131E50">
          <w:rPr>
            <w:w w:val="110"/>
          </w:rPr>
          <w:t xml:space="preserve">systems </w:t>
        </w:r>
      </w:ins>
      <w:ins w:id="33" w:author="Musial, Walter" w:date="2018-09-27T16:40:00Z">
        <w:r w:rsidR="00131E50">
          <w:rPr>
            <w:w w:val="110"/>
          </w:rPr>
          <w:t>engineering approach.  As such, the purpose of this paper is to illustrate the methodology and the too</w:t>
        </w:r>
      </w:ins>
      <w:ins w:id="34" w:author="Musial, Walter" w:date="2018-09-27T16:41:00Z">
        <w:r w:rsidR="00131E50">
          <w:rPr>
            <w:w w:val="110"/>
          </w:rPr>
          <w:t>ls needed to carry out these optimization strategies.</w:t>
        </w:r>
      </w:ins>
    </w:p>
    <w:p w:rsidR="00012D33" w:rsidRDefault="00012D33">
      <w:pPr>
        <w:pStyle w:val="BodyText"/>
        <w:spacing w:before="10"/>
        <w:rPr>
          <w:sz w:val="24"/>
        </w:rPr>
      </w:pPr>
    </w:p>
    <w:p w:rsidR="00012D33" w:rsidRDefault="0009622D">
      <w:pPr>
        <w:pStyle w:val="Heading2"/>
        <w:numPr>
          <w:ilvl w:val="1"/>
          <w:numId w:val="13"/>
        </w:numPr>
        <w:tabs>
          <w:tab w:val="left" w:pos="733"/>
        </w:tabs>
        <w:ind w:hanging="612"/>
        <w:jc w:val="both"/>
      </w:pPr>
      <w:bookmarkStart w:id="35" w:name="Multidisciplinary_Analysis_and_Optimizat"/>
      <w:bookmarkEnd w:id="35"/>
      <w:r>
        <w:rPr>
          <w:w w:val="115"/>
        </w:rPr>
        <w:t>Multidisciplinary Analysis and Optimization</w:t>
      </w:r>
      <w:r>
        <w:rPr>
          <w:spacing w:val="8"/>
          <w:w w:val="115"/>
        </w:rPr>
        <w:t xml:space="preserve"> </w:t>
      </w:r>
      <w:r>
        <w:rPr>
          <w:spacing w:val="-3"/>
          <w:w w:val="115"/>
        </w:rPr>
        <w:t>(MDAO)</w:t>
      </w:r>
    </w:p>
    <w:p w:rsidR="00012D33" w:rsidRDefault="0009622D">
      <w:pPr>
        <w:pStyle w:val="BodyText"/>
        <w:spacing w:before="151" w:line="273" w:lineRule="auto"/>
        <w:ind w:left="119" w:right="117"/>
        <w:jc w:val="both"/>
      </w:pPr>
      <w:r>
        <w:rPr>
          <w:w w:val="105"/>
        </w:rPr>
        <w:t xml:space="preserve">A </w:t>
      </w:r>
      <w:proofErr w:type="gramStart"/>
      <w:r>
        <w:rPr>
          <w:w w:val="105"/>
        </w:rPr>
        <w:t>systems</w:t>
      </w:r>
      <w:proofErr w:type="gramEnd"/>
      <w:r>
        <w:rPr>
          <w:w w:val="105"/>
        </w:rPr>
        <w:t xml:space="preserve"> engineering framework advocates for an </w:t>
      </w:r>
      <w:r>
        <w:rPr>
          <w:rFonts w:ascii="Arial"/>
          <w:i/>
          <w:spacing w:val="-4"/>
          <w:w w:val="105"/>
        </w:rPr>
        <w:t xml:space="preserve">integrated </w:t>
      </w:r>
      <w:r>
        <w:rPr>
          <w:w w:val="105"/>
        </w:rPr>
        <w:t xml:space="preserve">approach to design, where all disciplines, costs, performance measures, and constraints are considered concurrently. Essentially, an analysis framework for wind plants must capture the entire power path, from the aerodynamics to the generator and grid; the entire load path, from the nacelle through the </w:t>
      </w:r>
      <w:del w:id="36" w:author="Musial, Walter" w:date="2018-09-27T16:44:00Z">
        <w:r w:rsidDel="00CA2AAE">
          <w:rPr>
            <w:spacing w:val="-3"/>
            <w:w w:val="105"/>
          </w:rPr>
          <w:delText>tower</w:delText>
        </w:r>
      </w:del>
      <w:ins w:id="37" w:author="Musial, Walter" w:date="2018-09-27T16:44:00Z">
        <w:r w:rsidR="00CA2AAE">
          <w:rPr>
            <w:spacing w:val="-3"/>
            <w:w w:val="105"/>
          </w:rPr>
          <w:t>support structure and mooring system</w:t>
        </w:r>
      </w:ins>
      <w:del w:id="38" w:author="Musial, Walter" w:date="2018-09-27T16:44:00Z">
        <w:r w:rsidDel="00CA2AAE">
          <w:rPr>
            <w:spacing w:val="-3"/>
            <w:w w:val="105"/>
          </w:rPr>
          <w:delText xml:space="preserve"> </w:delText>
        </w:r>
        <w:r w:rsidDel="00CA2AAE">
          <w:rPr>
            <w:w w:val="105"/>
          </w:rPr>
          <w:delText>and foundation</w:delText>
        </w:r>
      </w:del>
      <w:r>
        <w:rPr>
          <w:w w:val="105"/>
        </w:rPr>
        <w:t xml:space="preserve">; and the entire balance sheet, from concept through decommissioning. Executing this proposed approach in a closed-loop optimization framework is critical to achieve superior cost and performance gains.  A graphical depiction of this idea is shown in Figure  </w:t>
      </w:r>
      <w:hyperlink w:anchor="_bookmark3" w:history="1">
        <w:r>
          <w:rPr>
            <w:w w:val="105"/>
          </w:rPr>
          <w:t>1.</w:t>
        </w:r>
      </w:hyperlink>
    </w:p>
    <w:p w:rsidR="00012D33" w:rsidRDefault="00F23B9E">
      <w:pPr>
        <w:pStyle w:val="BodyText"/>
        <w:spacing w:before="10"/>
        <w:rPr>
          <w:sz w:val="10"/>
        </w:rPr>
      </w:pPr>
      <w:r>
        <w:rPr>
          <w:noProof/>
        </w:rPr>
        <mc:AlternateContent>
          <mc:Choice Requires="wpg">
            <w:drawing>
              <wp:anchor distT="0" distB="0" distL="0" distR="0" simplePos="0" relativeHeight="251580416" behindDoc="0" locked="0" layoutInCell="1" allowOverlap="1" wp14:anchorId="547FBB31" wp14:editId="0A68BEC7">
                <wp:simplePos x="0" y="0"/>
                <wp:positionH relativeFrom="page">
                  <wp:posOffset>2743200</wp:posOffset>
                </wp:positionH>
                <wp:positionV relativeFrom="paragraph">
                  <wp:posOffset>104140</wp:posOffset>
                </wp:positionV>
                <wp:extent cx="2286000" cy="2265680"/>
                <wp:effectExtent l="0" t="0" r="0" b="0"/>
                <wp:wrapTopAndBottom/>
                <wp:docPr id="1394" name="Group 1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2265680"/>
                          <a:chOff x="4320" y="164"/>
                          <a:chExt cx="3600" cy="3568"/>
                        </a:xfrm>
                      </wpg:grpSpPr>
                      <pic:pic xmlns:pic="http://schemas.openxmlformats.org/drawingml/2006/picture">
                        <pic:nvPicPr>
                          <pic:cNvPr id="1395" name="Picture 14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946" y="782"/>
                            <a:ext cx="2340" cy="2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96" name="Picture 14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564" y="2391"/>
                            <a:ext cx="829" cy="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97" name="Picture 14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522" y="2643"/>
                            <a:ext cx="829" cy="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98" name="Picture 14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799" y="481"/>
                            <a:ext cx="829" cy="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99" name="Picture 14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977" y="2082"/>
                            <a:ext cx="829" cy="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0" name="Picture 14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490" y="164"/>
                            <a:ext cx="829" cy="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1" name="Picture 14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262" y="229"/>
                            <a:ext cx="829" cy="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2" name="Picture 14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823" y="692"/>
                            <a:ext cx="829"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3" name="Picture 14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091" y="1359"/>
                            <a:ext cx="829" cy="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4" name="Picture 14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831" y="2903"/>
                            <a:ext cx="829" cy="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5" name="Picture 14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133" y="2822"/>
                            <a:ext cx="829" cy="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6" name="Picture 14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320" y="1814"/>
                            <a:ext cx="829" cy="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7" name="Picture 140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344" y="1058"/>
                            <a:ext cx="829" cy="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08" name="AutoShape 1408"/>
                        <wps:cNvSpPr>
                          <a:spLocks/>
                        </wps:cNvSpPr>
                        <wps:spPr bwMode="auto">
                          <a:xfrm>
                            <a:off x="5368" y="1058"/>
                            <a:ext cx="423" cy="505"/>
                          </a:xfrm>
                          <a:custGeom>
                            <a:avLst/>
                            <a:gdLst>
                              <a:gd name="T0" fmla="+- 0 5732 5368"/>
                              <a:gd name="T1" fmla="*/ T0 w 423"/>
                              <a:gd name="T2" fmla="+- 0 1506 1058"/>
                              <a:gd name="T3" fmla="*/ 1506 h 505"/>
                              <a:gd name="T4" fmla="+- 0 5707 5368"/>
                              <a:gd name="T5" fmla="*/ T4 w 423"/>
                              <a:gd name="T6" fmla="+- 0 1527 1058"/>
                              <a:gd name="T7" fmla="*/ 1527 h 505"/>
                              <a:gd name="T8" fmla="+- 0 5791 5368"/>
                              <a:gd name="T9" fmla="*/ T8 w 423"/>
                              <a:gd name="T10" fmla="+- 0 1563 1058"/>
                              <a:gd name="T11" fmla="*/ 1563 h 505"/>
                              <a:gd name="T12" fmla="+- 0 5778 5368"/>
                              <a:gd name="T13" fmla="*/ T12 w 423"/>
                              <a:gd name="T14" fmla="+- 0 1512 1058"/>
                              <a:gd name="T15" fmla="*/ 1512 h 505"/>
                              <a:gd name="T16" fmla="+- 0 5737 5368"/>
                              <a:gd name="T17" fmla="*/ T16 w 423"/>
                              <a:gd name="T18" fmla="+- 0 1512 1058"/>
                              <a:gd name="T19" fmla="*/ 1512 h 505"/>
                              <a:gd name="T20" fmla="+- 0 5732 5368"/>
                              <a:gd name="T21" fmla="*/ T20 w 423"/>
                              <a:gd name="T22" fmla="+- 0 1506 1058"/>
                              <a:gd name="T23" fmla="*/ 1506 h 505"/>
                              <a:gd name="T24" fmla="+- 0 5745 5368"/>
                              <a:gd name="T25" fmla="*/ T24 w 423"/>
                              <a:gd name="T26" fmla="+- 0 1496 1058"/>
                              <a:gd name="T27" fmla="*/ 1496 h 505"/>
                              <a:gd name="T28" fmla="+- 0 5732 5368"/>
                              <a:gd name="T29" fmla="*/ T28 w 423"/>
                              <a:gd name="T30" fmla="+- 0 1506 1058"/>
                              <a:gd name="T31" fmla="*/ 1506 h 505"/>
                              <a:gd name="T32" fmla="+- 0 5737 5368"/>
                              <a:gd name="T33" fmla="*/ T32 w 423"/>
                              <a:gd name="T34" fmla="+- 0 1512 1058"/>
                              <a:gd name="T35" fmla="*/ 1512 h 505"/>
                              <a:gd name="T36" fmla="+- 0 5750 5368"/>
                              <a:gd name="T37" fmla="*/ T36 w 423"/>
                              <a:gd name="T38" fmla="+- 0 1502 1058"/>
                              <a:gd name="T39" fmla="*/ 1502 h 505"/>
                              <a:gd name="T40" fmla="+- 0 5745 5368"/>
                              <a:gd name="T41" fmla="*/ T40 w 423"/>
                              <a:gd name="T42" fmla="+- 0 1496 1058"/>
                              <a:gd name="T43" fmla="*/ 1496 h 505"/>
                              <a:gd name="T44" fmla="+- 0 5770 5368"/>
                              <a:gd name="T45" fmla="*/ T44 w 423"/>
                              <a:gd name="T46" fmla="+- 0 1475 1058"/>
                              <a:gd name="T47" fmla="*/ 1475 h 505"/>
                              <a:gd name="T48" fmla="+- 0 5745 5368"/>
                              <a:gd name="T49" fmla="*/ T48 w 423"/>
                              <a:gd name="T50" fmla="+- 0 1496 1058"/>
                              <a:gd name="T51" fmla="*/ 1496 h 505"/>
                              <a:gd name="T52" fmla="+- 0 5750 5368"/>
                              <a:gd name="T53" fmla="*/ T52 w 423"/>
                              <a:gd name="T54" fmla="+- 0 1502 1058"/>
                              <a:gd name="T55" fmla="*/ 1502 h 505"/>
                              <a:gd name="T56" fmla="+- 0 5737 5368"/>
                              <a:gd name="T57" fmla="*/ T56 w 423"/>
                              <a:gd name="T58" fmla="+- 0 1512 1058"/>
                              <a:gd name="T59" fmla="*/ 1512 h 505"/>
                              <a:gd name="T60" fmla="+- 0 5778 5368"/>
                              <a:gd name="T61" fmla="*/ T60 w 423"/>
                              <a:gd name="T62" fmla="+- 0 1512 1058"/>
                              <a:gd name="T63" fmla="*/ 1512 h 505"/>
                              <a:gd name="T64" fmla="+- 0 5770 5368"/>
                              <a:gd name="T65" fmla="*/ T64 w 423"/>
                              <a:gd name="T66" fmla="+- 0 1475 1058"/>
                              <a:gd name="T67" fmla="*/ 1475 h 505"/>
                              <a:gd name="T68" fmla="+- 0 5427 5368"/>
                              <a:gd name="T69" fmla="*/ T68 w 423"/>
                              <a:gd name="T70" fmla="+- 0 1115 1058"/>
                              <a:gd name="T71" fmla="*/ 1115 h 505"/>
                              <a:gd name="T72" fmla="+- 0 5414 5368"/>
                              <a:gd name="T73" fmla="*/ T72 w 423"/>
                              <a:gd name="T74" fmla="+- 0 1126 1058"/>
                              <a:gd name="T75" fmla="*/ 1126 h 505"/>
                              <a:gd name="T76" fmla="+- 0 5732 5368"/>
                              <a:gd name="T77" fmla="*/ T76 w 423"/>
                              <a:gd name="T78" fmla="+- 0 1506 1058"/>
                              <a:gd name="T79" fmla="*/ 1506 h 505"/>
                              <a:gd name="T80" fmla="+- 0 5745 5368"/>
                              <a:gd name="T81" fmla="*/ T80 w 423"/>
                              <a:gd name="T82" fmla="+- 0 1496 1058"/>
                              <a:gd name="T83" fmla="*/ 1496 h 505"/>
                              <a:gd name="T84" fmla="+- 0 5427 5368"/>
                              <a:gd name="T85" fmla="*/ T84 w 423"/>
                              <a:gd name="T86" fmla="+- 0 1115 1058"/>
                              <a:gd name="T87" fmla="*/ 1115 h 505"/>
                              <a:gd name="T88" fmla="+- 0 5368 5368"/>
                              <a:gd name="T89" fmla="*/ T88 w 423"/>
                              <a:gd name="T90" fmla="+- 0 1058 1058"/>
                              <a:gd name="T91" fmla="*/ 1058 h 505"/>
                              <a:gd name="T92" fmla="+- 0 5389 5368"/>
                              <a:gd name="T93" fmla="*/ T92 w 423"/>
                              <a:gd name="T94" fmla="+- 0 1147 1058"/>
                              <a:gd name="T95" fmla="*/ 1147 h 505"/>
                              <a:gd name="T96" fmla="+- 0 5414 5368"/>
                              <a:gd name="T97" fmla="*/ T96 w 423"/>
                              <a:gd name="T98" fmla="+- 0 1126 1058"/>
                              <a:gd name="T99" fmla="*/ 1126 h 505"/>
                              <a:gd name="T100" fmla="+- 0 5409 5368"/>
                              <a:gd name="T101" fmla="*/ T100 w 423"/>
                              <a:gd name="T102" fmla="+- 0 1119 1058"/>
                              <a:gd name="T103" fmla="*/ 1119 h 505"/>
                              <a:gd name="T104" fmla="+- 0 5421 5368"/>
                              <a:gd name="T105" fmla="*/ T104 w 423"/>
                              <a:gd name="T106" fmla="+- 0 1109 1058"/>
                              <a:gd name="T107" fmla="*/ 1109 h 505"/>
                              <a:gd name="T108" fmla="+- 0 5434 5368"/>
                              <a:gd name="T109" fmla="*/ T108 w 423"/>
                              <a:gd name="T110" fmla="+- 0 1109 1058"/>
                              <a:gd name="T111" fmla="*/ 1109 h 505"/>
                              <a:gd name="T112" fmla="+- 0 5452 5368"/>
                              <a:gd name="T113" fmla="*/ T112 w 423"/>
                              <a:gd name="T114" fmla="+- 0 1094 1058"/>
                              <a:gd name="T115" fmla="*/ 1094 h 505"/>
                              <a:gd name="T116" fmla="+- 0 5368 5368"/>
                              <a:gd name="T117" fmla="*/ T116 w 423"/>
                              <a:gd name="T118" fmla="+- 0 1058 1058"/>
                              <a:gd name="T119" fmla="*/ 1058 h 505"/>
                              <a:gd name="T120" fmla="+- 0 5421 5368"/>
                              <a:gd name="T121" fmla="*/ T120 w 423"/>
                              <a:gd name="T122" fmla="+- 0 1109 1058"/>
                              <a:gd name="T123" fmla="*/ 1109 h 505"/>
                              <a:gd name="T124" fmla="+- 0 5409 5368"/>
                              <a:gd name="T125" fmla="*/ T124 w 423"/>
                              <a:gd name="T126" fmla="+- 0 1119 1058"/>
                              <a:gd name="T127" fmla="*/ 1119 h 505"/>
                              <a:gd name="T128" fmla="+- 0 5414 5368"/>
                              <a:gd name="T129" fmla="*/ T128 w 423"/>
                              <a:gd name="T130" fmla="+- 0 1126 1058"/>
                              <a:gd name="T131" fmla="*/ 1126 h 505"/>
                              <a:gd name="T132" fmla="+- 0 5427 5368"/>
                              <a:gd name="T133" fmla="*/ T132 w 423"/>
                              <a:gd name="T134" fmla="+- 0 1115 1058"/>
                              <a:gd name="T135" fmla="*/ 1115 h 505"/>
                              <a:gd name="T136" fmla="+- 0 5421 5368"/>
                              <a:gd name="T137" fmla="*/ T136 w 423"/>
                              <a:gd name="T138" fmla="+- 0 1109 1058"/>
                              <a:gd name="T139" fmla="*/ 1109 h 505"/>
                              <a:gd name="T140" fmla="+- 0 5434 5368"/>
                              <a:gd name="T141" fmla="*/ T140 w 423"/>
                              <a:gd name="T142" fmla="+- 0 1109 1058"/>
                              <a:gd name="T143" fmla="*/ 1109 h 505"/>
                              <a:gd name="T144" fmla="+- 0 5421 5368"/>
                              <a:gd name="T145" fmla="*/ T144 w 423"/>
                              <a:gd name="T146" fmla="+- 0 1109 1058"/>
                              <a:gd name="T147" fmla="*/ 1109 h 505"/>
                              <a:gd name="T148" fmla="+- 0 5427 5368"/>
                              <a:gd name="T149" fmla="*/ T148 w 423"/>
                              <a:gd name="T150" fmla="+- 0 1115 1058"/>
                              <a:gd name="T151" fmla="*/ 1115 h 505"/>
                              <a:gd name="T152" fmla="+- 0 5434 5368"/>
                              <a:gd name="T153" fmla="*/ T152 w 423"/>
                              <a:gd name="T154" fmla="+- 0 1109 1058"/>
                              <a:gd name="T155" fmla="*/ 1109 h 5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423" h="505">
                                <a:moveTo>
                                  <a:pt x="364" y="448"/>
                                </a:moveTo>
                                <a:lnTo>
                                  <a:pt x="339" y="469"/>
                                </a:lnTo>
                                <a:lnTo>
                                  <a:pt x="423" y="505"/>
                                </a:lnTo>
                                <a:lnTo>
                                  <a:pt x="410" y="454"/>
                                </a:lnTo>
                                <a:lnTo>
                                  <a:pt x="369" y="454"/>
                                </a:lnTo>
                                <a:lnTo>
                                  <a:pt x="364" y="448"/>
                                </a:lnTo>
                                <a:close/>
                                <a:moveTo>
                                  <a:pt x="377" y="438"/>
                                </a:moveTo>
                                <a:lnTo>
                                  <a:pt x="364" y="448"/>
                                </a:lnTo>
                                <a:lnTo>
                                  <a:pt x="369" y="454"/>
                                </a:lnTo>
                                <a:lnTo>
                                  <a:pt x="382" y="444"/>
                                </a:lnTo>
                                <a:lnTo>
                                  <a:pt x="377" y="438"/>
                                </a:lnTo>
                                <a:close/>
                                <a:moveTo>
                                  <a:pt x="402" y="417"/>
                                </a:moveTo>
                                <a:lnTo>
                                  <a:pt x="377" y="438"/>
                                </a:lnTo>
                                <a:lnTo>
                                  <a:pt x="382" y="444"/>
                                </a:lnTo>
                                <a:lnTo>
                                  <a:pt x="369" y="454"/>
                                </a:lnTo>
                                <a:lnTo>
                                  <a:pt x="410" y="454"/>
                                </a:lnTo>
                                <a:lnTo>
                                  <a:pt x="402" y="417"/>
                                </a:lnTo>
                                <a:close/>
                                <a:moveTo>
                                  <a:pt x="59" y="57"/>
                                </a:moveTo>
                                <a:lnTo>
                                  <a:pt x="46" y="68"/>
                                </a:lnTo>
                                <a:lnTo>
                                  <a:pt x="364" y="448"/>
                                </a:lnTo>
                                <a:lnTo>
                                  <a:pt x="377" y="438"/>
                                </a:lnTo>
                                <a:lnTo>
                                  <a:pt x="59" y="57"/>
                                </a:lnTo>
                                <a:close/>
                                <a:moveTo>
                                  <a:pt x="0" y="0"/>
                                </a:moveTo>
                                <a:lnTo>
                                  <a:pt x="21" y="89"/>
                                </a:lnTo>
                                <a:lnTo>
                                  <a:pt x="46" y="68"/>
                                </a:lnTo>
                                <a:lnTo>
                                  <a:pt x="41" y="61"/>
                                </a:lnTo>
                                <a:lnTo>
                                  <a:pt x="53" y="51"/>
                                </a:lnTo>
                                <a:lnTo>
                                  <a:pt x="66" y="51"/>
                                </a:lnTo>
                                <a:lnTo>
                                  <a:pt x="84" y="36"/>
                                </a:lnTo>
                                <a:lnTo>
                                  <a:pt x="0" y="0"/>
                                </a:lnTo>
                                <a:close/>
                                <a:moveTo>
                                  <a:pt x="53" y="51"/>
                                </a:moveTo>
                                <a:lnTo>
                                  <a:pt x="41" y="61"/>
                                </a:lnTo>
                                <a:lnTo>
                                  <a:pt x="46" y="68"/>
                                </a:lnTo>
                                <a:lnTo>
                                  <a:pt x="59" y="57"/>
                                </a:lnTo>
                                <a:lnTo>
                                  <a:pt x="53" y="51"/>
                                </a:lnTo>
                                <a:close/>
                                <a:moveTo>
                                  <a:pt x="66" y="51"/>
                                </a:moveTo>
                                <a:lnTo>
                                  <a:pt x="53" y="51"/>
                                </a:lnTo>
                                <a:lnTo>
                                  <a:pt x="59" y="57"/>
                                </a:lnTo>
                                <a:lnTo>
                                  <a:pt x="66" y="5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9" name="AutoShape 1407"/>
                        <wps:cNvSpPr>
                          <a:spLocks/>
                        </wps:cNvSpPr>
                        <wps:spPr bwMode="auto">
                          <a:xfrm>
                            <a:off x="5893" y="806"/>
                            <a:ext cx="162" cy="710"/>
                          </a:xfrm>
                          <a:custGeom>
                            <a:avLst/>
                            <a:gdLst>
                              <a:gd name="T0" fmla="+- 0 6006 5893"/>
                              <a:gd name="T1" fmla="*/ T0 w 162"/>
                              <a:gd name="T2" fmla="+- 0 1437 806"/>
                              <a:gd name="T3" fmla="*/ 1437 h 710"/>
                              <a:gd name="T4" fmla="+- 0 5973 5893"/>
                              <a:gd name="T5" fmla="*/ T4 w 162"/>
                              <a:gd name="T6" fmla="+- 0 1441 806"/>
                              <a:gd name="T7" fmla="*/ 1441 h 710"/>
                              <a:gd name="T8" fmla="+- 0 6026 5893"/>
                              <a:gd name="T9" fmla="*/ T8 w 162"/>
                              <a:gd name="T10" fmla="+- 0 1516 806"/>
                              <a:gd name="T11" fmla="*/ 1516 h 710"/>
                              <a:gd name="T12" fmla="+- 0 6049 5893"/>
                              <a:gd name="T13" fmla="*/ T12 w 162"/>
                              <a:gd name="T14" fmla="+- 0 1445 806"/>
                              <a:gd name="T15" fmla="*/ 1445 h 710"/>
                              <a:gd name="T16" fmla="+- 0 6007 5893"/>
                              <a:gd name="T17" fmla="*/ T16 w 162"/>
                              <a:gd name="T18" fmla="+- 0 1445 806"/>
                              <a:gd name="T19" fmla="*/ 1445 h 710"/>
                              <a:gd name="T20" fmla="+- 0 6006 5893"/>
                              <a:gd name="T21" fmla="*/ T20 w 162"/>
                              <a:gd name="T22" fmla="+- 0 1437 806"/>
                              <a:gd name="T23" fmla="*/ 1437 h 710"/>
                              <a:gd name="T24" fmla="+- 0 6022 5893"/>
                              <a:gd name="T25" fmla="*/ T24 w 162"/>
                              <a:gd name="T26" fmla="+- 0 1434 806"/>
                              <a:gd name="T27" fmla="*/ 1434 h 710"/>
                              <a:gd name="T28" fmla="+- 0 6006 5893"/>
                              <a:gd name="T29" fmla="*/ T28 w 162"/>
                              <a:gd name="T30" fmla="+- 0 1437 806"/>
                              <a:gd name="T31" fmla="*/ 1437 h 710"/>
                              <a:gd name="T32" fmla="+- 0 6007 5893"/>
                              <a:gd name="T33" fmla="*/ T32 w 162"/>
                              <a:gd name="T34" fmla="+- 0 1445 806"/>
                              <a:gd name="T35" fmla="*/ 1445 h 710"/>
                              <a:gd name="T36" fmla="+- 0 6023 5893"/>
                              <a:gd name="T37" fmla="*/ T36 w 162"/>
                              <a:gd name="T38" fmla="+- 0 1442 806"/>
                              <a:gd name="T39" fmla="*/ 1442 h 710"/>
                              <a:gd name="T40" fmla="+- 0 6022 5893"/>
                              <a:gd name="T41" fmla="*/ T40 w 162"/>
                              <a:gd name="T42" fmla="+- 0 1434 806"/>
                              <a:gd name="T43" fmla="*/ 1434 h 710"/>
                              <a:gd name="T44" fmla="+- 0 6054 5893"/>
                              <a:gd name="T45" fmla="*/ T44 w 162"/>
                              <a:gd name="T46" fmla="+- 0 1430 806"/>
                              <a:gd name="T47" fmla="*/ 1430 h 710"/>
                              <a:gd name="T48" fmla="+- 0 6022 5893"/>
                              <a:gd name="T49" fmla="*/ T48 w 162"/>
                              <a:gd name="T50" fmla="+- 0 1434 806"/>
                              <a:gd name="T51" fmla="*/ 1434 h 710"/>
                              <a:gd name="T52" fmla="+- 0 6023 5893"/>
                              <a:gd name="T53" fmla="*/ T52 w 162"/>
                              <a:gd name="T54" fmla="+- 0 1442 806"/>
                              <a:gd name="T55" fmla="*/ 1442 h 710"/>
                              <a:gd name="T56" fmla="+- 0 6007 5893"/>
                              <a:gd name="T57" fmla="*/ T56 w 162"/>
                              <a:gd name="T58" fmla="+- 0 1445 806"/>
                              <a:gd name="T59" fmla="*/ 1445 h 710"/>
                              <a:gd name="T60" fmla="+- 0 6049 5893"/>
                              <a:gd name="T61" fmla="*/ T60 w 162"/>
                              <a:gd name="T62" fmla="+- 0 1445 806"/>
                              <a:gd name="T63" fmla="*/ 1445 h 710"/>
                              <a:gd name="T64" fmla="+- 0 6054 5893"/>
                              <a:gd name="T65" fmla="*/ T64 w 162"/>
                              <a:gd name="T66" fmla="+- 0 1430 806"/>
                              <a:gd name="T67" fmla="*/ 1430 h 710"/>
                              <a:gd name="T68" fmla="+- 0 5941 5893"/>
                              <a:gd name="T69" fmla="*/ T68 w 162"/>
                              <a:gd name="T70" fmla="+- 0 885 806"/>
                              <a:gd name="T71" fmla="*/ 885 h 710"/>
                              <a:gd name="T72" fmla="+- 0 5925 5893"/>
                              <a:gd name="T73" fmla="*/ T72 w 162"/>
                              <a:gd name="T74" fmla="+- 0 888 806"/>
                              <a:gd name="T75" fmla="*/ 888 h 710"/>
                              <a:gd name="T76" fmla="+- 0 6006 5893"/>
                              <a:gd name="T77" fmla="*/ T76 w 162"/>
                              <a:gd name="T78" fmla="+- 0 1437 806"/>
                              <a:gd name="T79" fmla="*/ 1437 h 710"/>
                              <a:gd name="T80" fmla="+- 0 6022 5893"/>
                              <a:gd name="T81" fmla="*/ T80 w 162"/>
                              <a:gd name="T82" fmla="+- 0 1434 806"/>
                              <a:gd name="T83" fmla="*/ 1434 h 710"/>
                              <a:gd name="T84" fmla="+- 0 5941 5893"/>
                              <a:gd name="T85" fmla="*/ T84 w 162"/>
                              <a:gd name="T86" fmla="+- 0 885 806"/>
                              <a:gd name="T87" fmla="*/ 885 h 710"/>
                              <a:gd name="T88" fmla="+- 0 5921 5893"/>
                              <a:gd name="T89" fmla="*/ T88 w 162"/>
                              <a:gd name="T90" fmla="+- 0 806 806"/>
                              <a:gd name="T91" fmla="*/ 806 h 710"/>
                              <a:gd name="T92" fmla="+- 0 5893 5893"/>
                              <a:gd name="T93" fmla="*/ T92 w 162"/>
                              <a:gd name="T94" fmla="+- 0 893 806"/>
                              <a:gd name="T95" fmla="*/ 893 h 710"/>
                              <a:gd name="T96" fmla="+- 0 5925 5893"/>
                              <a:gd name="T97" fmla="*/ T96 w 162"/>
                              <a:gd name="T98" fmla="+- 0 888 806"/>
                              <a:gd name="T99" fmla="*/ 888 h 710"/>
                              <a:gd name="T100" fmla="+- 0 5923 5893"/>
                              <a:gd name="T101" fmla="*/ T100 w 162"/>
                              <a:gd name="T102" fmla="+- 0 880 806"/>
                              <a:gd name="T103" fmla="*/ 880 h 710"/>
                              <a:gd name="T104" fmla="+- 0 5940 5893"/>
                              <a:gd name="T105" fmla="*/ T104 w 162"/>
                              <a:gd name="T106" fmla="+- 0 877 806"/>
                              <a:gd name="T107" fmla="*/ 877 h 710"/>
                              <a:gd name="T108" fmla="+- 0 5971 5893"/>
                              <a:gd name="T109" fmla="*/ T108 w 162"/>
                              <a:gd name="T110" fmla="+- 0 877 806"/>
                              <a:gd name="T111" fmla="*/ 877 h 710"/>
                              <a:gd name="T112" fmla="+- 0 5921 5893"/>
                              <a:gd name="T113" fmla="*/ T112 w 162"/>
                              <a:gd name="T114" fmla="+- 0 806 806"/>
                              <a:gd name="T115" fmla="*/ 806 h 710"/>
                              <a:gd name="T116" fmla="+- 0 5940 5893"/>
                              <a:gd name="T117" fmla="*/ T116 w 162"/>
                              <a:gd name="T118" fmla="+- 0 877 806"/>
                              <a:gd name="T119" fmla="*/ 877 h 710"/>
                              <a:gd name="T120" fmla="+- 0 5923 5893"/>
                              <a:gd name="T121" fmla="*/ T120 w 162"/>
                              <a:gd name="T122" fmla="+- 0 880 806"/>
                              <a:gd name="T123" fmla="*/ 880 h 710"/>
                              <a:gd name="T124" fmla="+- 0 5925 5893"/>
                              <a:gd name="T125" fmla="*/ T124 w 162"/>
                              <a:gd name="T126" fmla="+- 0 888 806"/>
                              <a:gd name="T127" fmla="*/ 888 h 710"/>
                              <a:gd name="T128" fmla="+- 0 5941 5893"/>
                              <a:gd name="T129" fmla="*/ T128 w 162"/>
                              <a:gd name="T130" fmla="+- 0 885 806"/>
                              <a:gd name="T131" fmla="*/ 885 h 710"/>
                              <a:gd name="T132" fmla="+- 0 5940 5893"/>
                              <a:gd name="T133" fmla="*/ T132 w 162"/>
                              <a:gd name="T134" fmla="+- 0 877 806"/>
                              <a:gd name="T135" fmla="*/ 877 h 710"/>
                              <a:gd name="T136" fmla="+- 0 5971 5893"/>
                              <a:gd name="T137" fmla="*/ T136 w 162"/>
                              <a:gd name="T138" fmla="+- 0 877 806"/>
                              <a:gd name="T139" fmla="*/ 877 h 710"/>
                              <a:gd name="T140" fmla="+- 0 5940 5893"/>
                              <a:gd name="T141" fmla="*/ T140 w 162"/>
                              <a:gd name="T142" fmla="+- 0 877 806"/>
                              <a:gd name="T143" fmla="*/ 877 h 710"/>
                              <a:gd name="T144" fmla="+- 0 5941 5893"/>
                              <a:gd name="T145" fmla="*/ T144 w 162"/>
                              <a:gd name="T146" fmla="+- 0 885 806"/>
                              <a:gd name="T147" fmla="*/ 885 h 710"/>
                              <a:gd name="T148" fmla="+- 0 5973 5893"/>
                              <a:gd name="T149" fmla="*/ T148 w 162"/>
                              <a:gd name="T150" fmla="+- 0 881 806"/>
                              <a:gd name="T151" fmla="*/ 881 h 710"/>
                              <a:gd name="T152" fmla="+- 0 5971 5893"/>
                              <a:gd name="T153" fmla="*/ T152 w 162"/>
                              <a:gd name="T154" fmla="+- 0 877 806"/>
                              <a:gd name="T155" fmla="*/ 877 h 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62" h="710">
                                <a:moveTo>
                                  <a:pt x="113" y="631"/>
                                </a:moveTo>
                                <a:lnTo>
                                  <a:pt x="80" y="635"/>
                                </a:lnTo>
                                <a:lnTo>
                                  <a:pt x="133" y="710"/>
                                </a:lnTo>
                                <a:lnTo>
                                  <a:pt x="156" y="639"/>
                                </a:lnTo>
                                <a:lnTo>
                                  <a:pt x="114" y="639"/>
                                </a:lnTo>
                                <a:lnTo>
                                  <a:pt x="113" y="631"/>
                                </a:lnTo>
                                <a:close/>
                                <a:moveTo>
                                  <a:pt x="129" y="628"/>
                                </a:moveTo>
                                <a:lnTo>
                                  <a:pt x="113" y="631"/>
                                </a:lnTo>
                                <a:lnTo>
                                  <a:pt x="114" y="639"/>
                                </a:lnTo>
                                <a:lnTo>
                                  <a:pt x="130" y="636"/>
                                </a:lnTo>
                                <a:lnTo>
                                  <a:pt x="129" y="628"/>
                                </a:lnTo>
                                <a:close/>
                                <a:moveTo>
                                  <a:pt x="161" y="624"/>
                                </a:moveTo>
                                <a:lnTo>
                                  <a:pt x="129" y="628"/>
                                </a:lnTo>
                                <a:lnTo>
                                  <a:pt x="130" y="636"/>
                                </a:lnTo>
                                <a:lnTo>
                                  <a:pt x="114" y="639"/>
                                </a:lnTo>
                                <a:lnTo>
                                  <a:pt x="156" y="639"/>
                                </a:lnTo>
                                <a:lnTo>
                                  <a:pt x="161" y="624"/>
                                </a:lnTo>
                                <a:close/>
                                <a:moveTo>
                                  <a:pt x="48" y="79"/>
                                </a:moveTo>
                                <a:lnTo>
                                  <a:pt x="32" y="82"/>
                                </a:lnTo>
                                <a:lnTo>
                                  <a:pt x="113" y="631"/>
                                </a:lnTo>
                                <a:lnTo>
                                  <a:pt x="129" y="628"/>
                                </a:lnTo>
                                <a:lnTo>
                                  <a:pt x="48" y="79"/>
                                </a:lnTo>
                                <a:close/>
                                <a:moveTo>
                                  <a:pt x="28" y="0"/>
                                </a:moveTo>
                                <a:lnTo>
                                  <a:pt x="0" y="87"/>
                                </a:lnTo>
                                <a:lnTo>
                                  <a:pt x="32" y="82"/>
                                </a:lnTo>
                                <a:lnTo>
                                  <a:pt x="30" y="74"/>
                                </a:lnTo>
                                <a:lnTo>
                                  <a:pt x="47" y="71"/>
                                </a:lnTo>
                                <a:lnTo>
                                  <a:pt x="78" y="71"/>
                                </a:lnTo>
                                <a:lnTo>
                                  <a:pt x="28" y="0"/>
                                </a:lnTo>
                                <a:close/>
                                <a:moveTo>
                                  <a:pt x="47" y="71"/>
                                </a:moveTo>
                                <a:lnTo>
                                  <a:pt x="30" y="74"/>
                                </a:lnTo>
                                <a:lnTo>
                                  <a:pt x="32" y="82"/>
                                </a:lnTo>
                                <a:lnTo>
                                  <a:pt x="48" y="79"/>
                                </a:lnTo>
                                <a:lnTo>
                                  <a:pt x="47" y="71"/>
                                </a:lnTo>
                                <a:close/>
                                <a:moveTo>
                                  <a:pt x="78" y="71"/>
                                </a:moveTo>
                                <a:lnTo>
                                  <a:pt x="47" y="71"/>
                                </a:lnTo>
                                <a:lnTo>
                                  <a:pt x="48" y="79"/>
                                </a:lnTo>
                                <a:lnTo>
                                  <a:pt x="80" y="75"/>
                                </a:lnTo>
                                <a:lnTo>
                                  <a:pt x="78" y="7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0" name="AutoShape 1406"/>
                        <wps:cNvSpPr>
                          <a:spLocks/>
                        </wps:cNvSpPr>
                        <wps:spPr bwMode="auto">
                          <a:xfrm>
                            <a:off x="6264" y="871"/>
                            <a:ext cx="295" cy="678"/>
                          </a:xfrm>
                          <a:custGeom>
                            <a:avLst/>
                            <a:gdLst>
                              <a:gd name="T0" fmla="+- 0 6264 6264"/>
                              <a:gd name="T1" fmla="*/ T0 w 295"/>
                              <a:gd name="T2" fmla="+- 0 1458 871"/>
                              <a:gd name="T3" fmla="*/ 1458 h 678"/>
                              <a:gd name="T4" fmla="+- 0 6270 6264"/>
                              <a:gd name="T5" fmla="*/ T4 w 295"/>
                              <a:gd name="T6" fmla="+- 0 1549 871"/>
                              <a:gd name="T7" fmla="*/ 1549 h 678"/>
                              <a:gd name="T8" fmla="+- 0 6339 6264"/>
                              <a:gd name="T9" fmla="*/ T8 w 295"/>
                              <a:gd name="T10" fmla="+- 0 1489 871"/>
                              <a:gd name="T11" fmla="*/ 1489 h 678"/>
                              <a:gd name="T12" fmla="+- 0 6327 6264"/>
                              <a:gd name="T13" fmla="*/ T12 w 295"/>
                              <a:gd name="T14" fmla="+- 0 1484 871"/>
                              <a:gd name="T15" fmla="*/ 1484 h 678"/>
                              <a:gd name="T16" fmla="+- 0 6306 6264"/>
                              <a:gd name="T17" fmla="*/ T16 w 295"/>
                              <a:gd name="T18" fmla="+- 0 1484 871"/>
                              <a:gd name="T19" fmla="*/ 1484 h 678"/>
                              <a:gd name="T20" fmla="+- 0 6291 6264"/>
                              <a:gd name="T21" fmla="*/ T20 w 295"/>
                              <a:gd name="T22" fmla="+- 0 1478 871"/>
                              <a:gd name="T23" fmla="*/ 1478 h 678"/>
                              <a:gd name="T24" fmla="+- 0 6294 6264"/>
                              <a:gd name="T25" fmla="*/ T24 w 295"/>
                              <a:gd name="T26" fmla="+- 0 1470 871"/>
                              <a:gd name="T27" fmla="*/ 1470 h 678"/>
                              <a:gd name="T28" fmla="+- 0 6264 6264"/>
                              <a:gd name="T29" fmla="*/ T28 w 295"/>
                              <a:gd name="T30" fmla="+- 0 1458 871"/>
                              <a:gd name="T31" fmla="*/ 1458 h 678"/>
                              <a:gd name="T32" fmla="+- 0 6294 6264"/>
                              <a:gd name="T33" fmla="*/ T32 w 295"/>
                              <a:gd name="T34" fmla="+- 0 1470 871"/>
                              <a:gd name="T35" fmla="*/ 1470 h 678"/>
                              <a:gd name="T36" fmla="+- 0 6291 6264"/>
                              <a:gd name="T37" fmla="*/ T36 w 295"/>
                              <a:gd name="T38" fmla="+- 0 1478 871"/>
                              <a:gd name="T39" fmla="*/ 1478 h 678"/>
                              <a:gd name="T40" fmla="+- 0 6306 6264"/>
                              <a:gd name="T41" fmla="*/ T40 w 295"/>
                              <a:gd name="T42" fmla="+- 0 1484 871"/>
                              <a:gd name="T43" fmla="*/ 1484 h 678"/>
                              <a:gd name="T44" fmla="+- 0 6309 6264"/>
                              <a:gd name="T45" fmla="*/ T44 w 295"/>
                              <a:gd name="T46" fmla="+- 0 1477 871"/>
                              <a:gd name="T47" fmla="*/ 1477 h 678"/>
                              <a:gd name="T48" fmla="+- 0 6294 6264"/>
                              <a:gd name="T49" fmla="*/ T48 w 295"/>
                              <a:gd name="T50" fmla="+- 0 1470 871"/>
                              <a:gd name="T51" fmla="*/ 1470 h 678"/>
                              <a:gd name="T52" fmla="+- 0 6309 6264"/>
                              <a:gd name="T53" fmla="*/ T52 w 295"/>
                              <a:gd name="T54" fmla="+- 0 1477 871"/>
                              <a:gd name="T55" fmla="*/ 1477 h 678"/>
                              <a:gd name="T56" fmla="+- 0 6306 6264"/>
                              <a:gd name="T57" fmla="*/ T56 w 295"/>
                              <a:gd name="T58" fmla="+- 0 1484 871"/>
                              <a:gd name="T59" fmla="*/ 1484 h 678"/>
                              <a:gd name="T60" fmla="+- 0 6327 6264"/>
                              <a:gd name="T61" fmla="*/ T60 w 295"/>
                              <a:gd name="T62" fmla="+- 0 1484 871"/>
                              <a:gd name="T63" fmla="*/ 1484 h 678"/>
                              <a:gd name="T64" fmla="+- 0 6309 6264"/>
                              <a:gd name="T65" fmla="*/ T64 w 295"/>
                              <a:gd name="T66" fmla="+- 0 1477 871"/>
                              <a:gd name="T67" fmla="*/ 1477 h 678"/>
                              <a:gd name="T68" fmla="+- 0 6513 6264"/>
                              <a:gd name="T69" fmla="*/ T68 w 295"/>
                              <a:gd name="T70" fmla="+- 0 943 871"/>
                              <a:gd name="T71" fmla="*/ 943 h 678"/>
                              <a:gd name="T72" fmla="+- 0 6294 6264"/>
                              <a:gd name="T73" fmla="*/ T72 w 295"/>
                              <a:gd name="T74" fmla="+- 0 1470 871"/>
                              <a:gd name="T75" fmla="*/ 1470 h 678"/>
                              <a:gd name="T76" fmla="+- 0 6309 6264"/>
                              <a:gd name="T77" fmla="*/ T76 w 295"/>
                              <a:gd name="T78" fmla="+- 0 1477 871"/>
                              <a:gd name="T79" fmla="*/ 1477 h 678"/>
                              <a:gd name="T80" fmla="+- 0 6528 6264"/>
                              <a:gd name="T81" fmla="*/ T80 w 295"/>
                              <a:gd name="T82" fmla="+- 0 949 871"/>
                              <a:gd name="T83" fmla="*/ 949 h 678"/>
                              <a:gd name="T84" fmla="+- 0 6513 6264"/>
                              <a:gd name="T85" fmla="*/ T84 w 295"/>
                              <a:gd name="T86" fmla="+- 0 943 871"/>
                              <a:gd name="T87" fmla="*/ 943 h 678"/>
                              <a:gd name="T88" fmla="+- 0 6556 6264"/>
                              <a:gd name="T89" fmla="*/ T88 w 295"/>
                              <a:gd name="T90" fmla="+- 0 936 871"/>
                              <a:gd name="T91" fmla="*/ 936 h 678"/>
                              <a:gd name="T92" fmla="+- 0 6516 6264"/>
                              <a:gd name="T93" fmla="*/ T92 w 295"/>
                              <a:gd name="T94" fmla="+- 0 936 871"/>
                              <a:gd name="T95" fmla="*/ 936 h 678"/>
                              <a:gd name="T96" fmla="+- 0 6531 6264"/>
                              <a:gd name="T97" fmla="*/ T96 w 295"/>
                              <a:gd name="T98" fmla="+- 0 942 871"/>
                              <a:gd name="T99" fmla="*/ 942 h 678"/>
                              <a:gd name="T100" fmla="+- 0 6528 6264"/>
                              <a:gd name="T101" fmla="*/ T100 w 295"/>
                              <a:gd name="T102" fmla="+- 0 949 871"/>
                              <a:gd name="T103" fmla="*/ 949 h 678"/>
                              <a:gd name="T104" fmla="+- 0 6558 6264"/>
                              <a:gd name="T105" fmla="*/ T104 w 295"/>
                              <a:gd name="T106" fmla="+- 0 962 871"/>
                              <a:gd name="T107" fmla="*/ 962 h 678"/>
                              <a:gd name="T108" fmla="+- 0 6556 6264"/>
                              <a:gd name="T109" fmla="*/ T108 w 295"/>
                              <a:gd name="T110" fmla="+- 0 936 871"/>
                              <a:gd name="T111" fmla="*/ 936 h 678"/>
                              <a:gd name="T112" fmla="+- 0 6516 6264"/>
                              <a:gd name="T113" fmla="*/ T112 w 295"/>
                              <a:gd name="T114" fmla="+- 0 936 871"/>
                              <a:gd name="T115" fmla="*/ 936 h 678"/>
                              <a:gd name="T116" fmla="+- 0 6513 6264"/>
                              <a:gd name="T117" fmla="*/ T116 w 295"/>
                              <a:gd name="T118" fmla="+- 0 943 871"/>
                              <a:gd name="T119" fmla="*/ 943 h 678"/>
                              <a:gd name="T120" fmla="+- 0 6528 6264"/>
                              <a:gd name="T121" fmla="*/ T120 w 295"/>
                              <a:gd name="T122" fmla="+- 0 949 871"/>
                              <a:gd name="T123" fmla="*/ 949 h 678"/>
                              <a:gd name="T124" fmla="+- 0 6531 6264"/>
                              <a:gd name="T125" fmla="*/ T124 w 295"/>
                              <a:gd name="T126" fmla="+- 0 942 871"/>
                              <a:gd name="T127" fmla="*/ 942 h 678"/>
                              <a:gd name="T128" fmla="+- 0 6516 6264"/>
                              <a:gd name="T129" fmla="*/ T128 w 295"/>
                              <a:gd name="T130" fmla="+- 0 936 871"/>
                              <a:gd name="T131" fmla="*/ 936 h 678"/>
                              <a:gd name="T132" fmla="+- 0 6552 6264"/>
                              <a:gd name="T133" fmla="*/ T132 w 295"/>
                              <a:gd name="T134" fmla="+- 0 871 871"/>
                              <a:gd name="T135" fmla="*/ 871 h 678"/>
                              <a:gd name="T136" fmla="+- 0 6483 6264"/>
                              <a:gd name="T137" fmla="*/ T136 w 295"/>
                              <a:gd name="T138" fmla="+- 0 931 871"/>
                              <a:gd name="T139" fmla="*/ 931 h 678"/>
                              <a:gd name="T140" fmla="+- 0 6513 6264"/>
                              <a:gd name="T141" fmla="*/ T140 w 295"/>
                              <a:gd name="T142" fmla="+- 0 943 871"/>
                              <a:gd name="T143" fmla="*/ 943 h 678"/>
                              <a:gd name="T144" fmla="+- 0 6516 6264"/>
                              <a:gd name="T145" fmla="*/ T144 w 295"/>
                              <a:gd name="T146" fmla="+- 0 936 871"/>
                              <a:gd name="T147" fmla="*/ 936 h 678"/>
                              <a:gd name="T148" fmla="+- 0 6556 6264"/>
                              <a:gd name="T149" fmla="*/ T148 w 295"/>
                              <a:gd name="T150" fmla="+- 0 936 871"/>
                              <a:gd name="T151" fmla="*/ 936 h 678"/>
                              <a:gd name="T152" fmla="+- 0 6552 6264"/>
                              <a:gd name="T153" fmla="*/ T152 w 295"/>
                              <a:gd name="T154" fmla="+- 0 871 871"/>
                              <a:gd name="T155" fmla="*/ 871 h 6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95" h="678">
                                <a:moveTo>
                                  <a:pt x="0" y="587"/>
                                </a:moveTo>
                                <a:lnTo>
                                  <a:pt x="6" y="678"/>
                                </a:lnTo>
                                <a:lnTo>
                                  <a:pt x="75" y="618"/>
                                </a:lnTo>
                                <a:lnTo>
                                  <a:pt x="63" y="613"/>
                                </a:lnTo>
                                <a:lnTo>
                                  <a:pt x="42" y="613"/>
                                </a:lnTo>
                                <a:lnTo>
                                  <a:pt x="27" y="607"/>
                                </a:lnTo>
                                <a:lnTo>
                                  <a:pt x="30" y="599"/>
                                </a:lnTo>
                                <a:lnTo>
                                  <a:pt x="0" y="587"/>
                                </a:lnTo>
                                <a:close/>
                                <a:moveTo>
                                  <a:pt x="30" y="599"/>
                                </a:moveTo>
                                <a:lnTo>
                                  <a:pt x="27" y="607"/>
                                </a:lnTo>
                                <a:lnTo>
                                  <a:pt x="42" y="613"/>
                                </a:lnTo>
                                <a:lnTo>
                                  <a:pt x="45" y="606"/>
                                </a:lnTo>
                                <a:lnTo>
                                  <a:pt x="30" y="599"/>
                                </a:lnTo>
                                <a:close/>
                                <a:moveTo>
                                  <a:pt x="45" y="606"/>
                                </a:moveTo>
                                <a:lnTo>
                                  <a:pt x="42" y="613"/>
                                </a:lnTo>
                                <a:lnTo>
                                  <a:pt x="63" y="613"/>
                                </a:lnTo>
                                <a:lnTo>
                                  <a:pt x="45" y="606"/>
                                </a:lnTo>
                                <a:close/>
                                <a:moveTo>
                                  <a:pt x="249" y="72"/>
                                </a:moveTo>
                                <a:lnTo>
                                  <a:pt x="30" y="599"/>
                                </a:lnTo>
                                <a:lnTo>
                                  <a:pt x="45" y="606"/>
                                </a:lnTo>
                                <a:lnTo>
                                  <a:pt x="264" y="78"/>
                                </a:lnTo>
                                <a:lnTo>
                                  <a:pt x="249" y="72"/>
                                </a:lnTo>
                                <a:close/>
                                <a:moveTo>
                                  <a:pt x="292" y="65"/>
                                </a:moveTo>
                                <a:lnTo>
                                  <a:pt x="252" y="65"/>
                                </a:lnTo>
                                <a:lnTo>
                                  <a:pt x="267" y="71"/>
                                </a:lnTo>
                                <a:lnTo>
                                  <a:pt x="264" y="78"/>
                                </a:lnTo>
                                <a:lnTo>
                                  <a:pt x="294" y="91"/>
                                </a:lnTo>
                                <a:lnTo>
                                  <a:pt x="292" y="65"/>
                                </a:lnTo>
                                <a:close/>
                                <a:moveTo>
                                  <a:pt x="252" y="65"/>
                                </a:moveTo>
                                <a:lnTo>
                                  <a:pt x="249" y="72"/>
                                </a:lnTo>
                                <a:lnTo>
                                  <a:pt x="264" y="78"/>
                                </a:lnTo>
                                <a:lnTo>
                                  <a:pt x="267" y="71"/>
                                </a:lnTo>
                                <a:lnTo>
                                  <a:pt x="252" y="65"/>
                                </a:lnTo>
                                <a:close/>
                                <a:moveTo>
                                  <a:pt x="288" y="0"/>
                                </a:moveTo>
                                <a:lnTo>
                                  <a:pt x="219" y="60"/>
                                </a:lnTo>
                                <a:lnTo>
                                  <a:pt x="249" y="72"/>
                                </a:lnTo>
                                <a:lnTo>
                                  <a:pt x="252" y="65"/>
                                </a:lnTo>
                                <a:lnTo>
                                  <a:pt x="292" y="65"/>
                                </a:lnTo>
                                <a:lnTo>
                                  <a:pt x="2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1" name="AutoShape 1405"/>
                        <wps:cNvSpPr>
                          <a:spLocks/>
                        </wps:cNvSpPr>
                        <wps:spPr bwMode="auto">
                          <a:xfrm>
                            <a:off x="6587" y="1229"/>
                            <a:ext cx="428" cy="420"/>
                          </a:xfrm>
                          <a:custGeom>
                            <a:avLst/>
                            <a:gdLst>
                              <a:gd name="T0" fmla="+- 0 6617 6587"/>
                              <a:gd name="T1" fmla="*/ T0 w 428"/>
                              <a:gd name="T2" fmla="+- 0 1563 1229"/>
                              <a:gd name="T3" fmla="*/ 1563 h 420"/>
                              <a:gd name="T4" fmla="+- 0 6587 6587"/>
                              <a:gd name="T5" fmla="*/ T4 w 428"/>
                              <a:gd name="T6" fmla="+- 0 1649 1229"/>
                              <a:gd name="T7" fmla="*/ 1649 h 420"/>
                              <a:gd name="T8" fmla="+- 0 6674 6587"/>
                              <a:gd name="T9" fmla="*/ T8 w 428"/>
                              <a:gd name="T10" fmla="+- 0 1621 1229"/>
                              <a:gd name="T11" fmla="*/ 1621 h 420"/>
                              <a:gd name="T12" fmla="+- 0 6656 6587"/>
                              <a:gd name="T13" fmla="*/ T12 w 428"/>
                              <a:gd name="T14" fmla="+- 0 1603 1229"/>
                              <a:gd name="T15" fmla="*/ 1603 h 420"/>
                              <a:gd name="T16" fmla="+- 0 6645 6587"/>
                              <a:gd name="T17" fmla="*/ T16 w 428"/>
                              <a:gd name="T18" fmla="+- 0 1603 1229"/>
                              <a:gd name="T19" fmla="*/ 1603 h 420"/>
                              <a:gd name="T20" fmla="+- 0 6634 6587"/>
                              <a:gd name="T21" fmla="*/ T20 w 428"/>
                              <a:gd name="T22" fmla="+- 0 1592 1229"/>
                              <a:gd name="T23" fmla="*/ 1592 h 420"/>
                              <a:gd name="T24" fmla="+- 0 6640 6587"/>
                              <a:gd name="T25" fmla="*/ T24 w 428"/>
                              <a:gd name="T26" fmla="+- 0 1586 1229"/>
                              <a:gd name="T27" fmla="*/ 1586 h 420"/>
                              <a:gd name="T28" fmla="+- 0 6617 6587"/>
                              <a:gd name="T29" fmla="*/ T28 w 428"/>
                              <a:gd name="T30" fmla="+- 0 1563 1229"/>
                              <a:gd name="T31" fmla="*/ 1563 h 420"/>
                              <a:gd name="T32" fmla="+- 0 6640 6587"/>
                              <a:gd name="T33" fmla="*/ T32 w 428"/>
                              <a:gd name="T34" fmla="+- 0 1586 1229"/>
                              <a:gd name="T35" fmla="*/ 1586 h 420"/>
                              <a:gd name="T36" fmla="+- 0 6634 6587"/>
                              <a:gd name="T37" fmla="*/ T36 w 428"/>
                              <a:gd name="T38" fmla="+- 0 1592 1229"/>
                              <a:gd name="T39" fmla="*/ 1592 h 420"/>
                              <a:gd name="T40" fmla="+- 0 6645 6587"/>
                              <a:gd name="T41" fmla="*/ T40 w 428"/>
                              <a:gd name="T42" fmla="+- 0 1603 1229"/>
                              <a:gd name="T43" fmla="*/ 1603 h 420"/>
                              <a:gd name="T44" fmla="+- 0 6651 6587"/>
                              <a:gd name="T45" fmla="*/ T44 w 428"/>
                              <a:gd name="T46" fmla="+- 0 1598 1229"/>
                              <a:gd name="T47" fmla="*/ 1598 h 420"/>
                              <a:gd name="T48" fmla="+- 0 6640 6587"/>
                              <a:gd name="T49" fmla="*/ T48 w 428"/>
                              <a:gd name="T50" fmla="+- 0 1586 1229"/>
                              <a:gd name="T51" fmla="*/ 1586 h 420"/>
                              <a:gd name="T52" fmla="+- 0 6651 6587"/>
                              <a:gd name="T53" fmla="*/ T52 w 428"/>
                              <a:gd name="T54" fmla="+- 0 1598 1229"/>
                              <a:gd name="T55" fmla="*/ 1598 h 420"/>
                              <a:gd name="T56" fmla="+- 0 6645 6587"/>
                              <a:gd name="T57" fmla="*/ T56 w 428"/>
                              <a:gd name="T58" fmla="+- 0 1603 1229"/>
                              <a:gd name="T59" fmla="*/ 1603 h 420"/>
                              <a:gd name="T60" fmla="+- 0 6656 6587"/>
                              <a:gd name="T61" fmla="*/ T60 w 428"/>
                              <a:gd name="T62" fmla="+- 0 1603 1229"/>
                              <a:gd name="T63" fmla="*/ 1603 h 420"/>
                              <a:gd name="T64" fmla="+- 0 6651 6587"/>
                              <a:gd name="T65" fmla="*/ T64 w 428"/>
                              <a:gd name="T66" fmla="+- 0 1598 1229"/>
                              <a:gd name="T67" fmla="*/ 1598 h 420"/>
                              <a:gd name="T68" fmla="+- 0 6951 6587"/>
                              <a:gd name="T69" fmla="*/ T68 w 428"/>
                              <a:gd name="T70" fmla="+- 0 1280 1229"/>
                              <a:gd name="T71" fmla="*/ 1280 h 420"/>
                              <a:gd name="T72" fmla="+- 0 6640 6587"/>
                              <a:gd name="T73" fmla="*/ T72 w 428"/>
                              <a:gd name="T74" fmla="+- 0 1586 1229"/>
                              <a:gd name="T75" fmla="*/ 1586 h 420"/>
                              <a:gd name="T76" fmla="+- 0 6651 6587"/>
                              <a:gd name="T77" fmla="*/ T76 w 428"/>
                              <a:gd name="T78" fmla="+- 0 1598 1229"/>
                              <a:gd name="T79" fmla="*/ 1598 h 420"/>
                              <a:gd name="T80" fmla="+- 0 6963 6587"/>
                              <a:gd name="T81" fmla="*/ T80 w 428"/>
                              <a:gd name="T82" fmla="+- 0 1292 1229"/>
                              <a:gd name="T83" fmla="*/ 1292 h 420"/>
                              <a:gd name="T84" fmla="+- 0 6951 6587"/>
                              <a:gd name="T85" fmla="*/ T84 w 428"/>
                              <a:gd name="T86" fmla="+- 0 1280 1229"/>
                              <a:gd name="T87" fmla="*/ 1280 h 420"/>
                              <a:gd name="T88" fmla="+- 0 6999 6587"/>
                              <a:gd name="T89" fmla="*/ T88 w 428"/>
                              <a:gd name="T90" fmla="+- 0 1274 1229"/>
                              <a:gd name="T91" fmla="*/ 1274 h 420"/>
                              <a:gd name="T92" fmla="+- 0 6957 6587"/>
                              <a:gd name="T93" fmla="*/ T92 w 428"/>
                              <a:gd name="T94" fmla="+- 0 1274 1229"/>
                              <a:gd name="T95" fmla="*/ 1274 h 420"/>
                              <a:gd name="T96" fmla="+- 0 6968 6587"/>
                              <a:gd name="T97" fmla="*/ T96 w 428"/>
                              <a:gd name="T98" fmla="+- 0 1286 1229"/>
                              <a:gd name="T99" fmla="*/ 1286 h 420"/>
                              <a:gd name="T100" fmla="+- 0 6963 6587"/>
                              <a:gd name="T101" fmla="*/ T100 w 428"/>
                              <a:gd name="T102" fmla="+- 0 1292 1229"/>
                              <a:gd name="T103" fmla="*/ 1292 h 420"/>
                              <a:gd name="T104" fmla="+- 0 6985 6587"/>
                              <a:gd name="T105" fmla="*/ T104 w 428"/>
                              <a:gd name="T106" fmla="+- 0 1315 1229"/>
                              <a:gd name="T107" fmla="*/ 1315 h 420"/>
                              <a:gd name="T108" fmla="+- 0 6999 6587"/>
                              <a:gd name="T109" fmla="*/ T108 w 428"/>
                              <a:gd name="T110" fmla="+- 0 1274 1229"/>
                              <a:gd name="T111" fmla="*/ 1274 h 420"/>
                              <a:gd name="T112" fmla="+- 0 6957 6587"/>
                              <a:gd name="T113" fmla="*/ T112 w 428"/>
                              <a:gd name="T114" fmla="+- 0 1274 1229"/>
                              <a:gd name="T115" fmla="*/ 1274 h 420"/>
                              <a:gd name="T116" fmla="+- 0 6951 6587"/>
                              <a:gd name="T117" fmla="*/ T116 w 428"/>
                              <a:gd name="T118" fmla="+- 0 1280 1229"/>
                              <a:gd name="T119" fmla="*/ 1280 h 420"/>
                              <a:gd name="T120" fmla="+- 0 6963 6587"/>
                              <a:gd name="T121" fmla="*/ T120 w 428"/>
                              <a:gd name="T122" fmla="+- 0 1292 1229"/>
                              <a:gd name="T123" fmla="*/ 1292 h 420"/>
                              <a:gd name="T124" fmla="+- 0 6968 6587"/>
                              <a:gd name="T125" fmla="*/ T124 w 428"/>
                              <a:gd name="T126" fmla="+- 0 1286 1229"/>
                              <a:gd name="T127" fmla="*/ 1286 h 420"/>
                              <a:gd name="T128" fmla="+- 0 6957 6587"/>
                              <a:gd name="T129" fmla="*/ T128 w 428"/>
                              <a:gd name="T130" fmla="+- 0 1274 1229"/>
                              <a:gd name="T131" fmla="*/ 1274 h 420"/>
                              <a:gd name="T132" fmla="+- 0 7015 6587"/>
                              <a:gd name="T133" fmla="*/ T132 w 428"/>
                              <a:gd name="T134" fmla="+- 0 1229 1229"/>
                              <a:gd name="T135" fmla="*/ 1229 h 420"/>
                              <a:gd name="T136" fmla="+- 0 6928 6587"/>
                              <a:gd name="T137" fmla="*/ T136 w 428"/>
                              <a:gd name="T138" fmla="+- 0 1257 1229"/>
                              <a:gd name="T139" fmla="*/ 1257 h 420"/>
                              <a:gd name="T140" fmla="+- 0 6951 6587"/>
                              <a:gd name="T141" fmla="*/ T140 w 428"/>
                              <a:gd name="T142" fmla="+- 0 1280 1229"/>
                              <a:gd name="T143" fmla="*/ 1280 h 420"/>
                              <a:gd name="T144" fmla="+- 0 6957 6587"/>
                              <a:gd name="T145" fmla="*/ T144 w 428"/>
                              <a:gd name="T146" fmla="+- 0 1274 1229"/>
                              <a:gd name="T147" fmla="*/ 1274 h 420"/>
                              <a:gd name="T148" fmla="+- 0 6999 6587"/>
                              <a:gd name="T149" fmla="*/ T148 w 428"/>
                              <a:gd name="T150" fmla="+- 0 1274 1229"/>
                              <a:gd name="T151" fmla="*/ 1274 h 420"/>
                              <a:gd name="T152" fmla="+- 0 7015 6587"/>
                              <a:gd name="T153" fmla="*/ T152 w 428"/>
                              <a:gd name="T154" fmla="+- 0 1229 1229"/>
                              <a:gd name="T155" fmla="*/ 1229 h 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428" h="420">
                                <a:moveTo>
                                  <a:pt x="30" y="334"/>
                                </a:moveTo>
                                <a:lnTo>
                                  <a:pt x="0" y="420"/>
                                </a:lnTo>
                                <a:lnTo>
                                  <a:pt x="87" y="392"/>
                                </a:lnTo>
                                <a:lnTo>
                                  <a:pt x="69" y="374"/>
                                </a:lnTo>
                                <a:lnTo>
                                  <a:pt x="58" y="374"/>
                                </a:lnTo>
                                <a:lnTo>
                                  <a:pt x="47" y="363"/>
                                </a:lnTo>
                                <a:lnTo>
                                  <a:pt x="53" y="357"/>
                                </a:lnTo>
                                <a:lnTo>
                                  <a:pt x="30" y="334"/>
                                </a:lnTo>
                                <a:close/>
                                <a:moveTo>
                                  <a:pt x="53" y="357"/>
                                </a:moveTo>
                                <a:lnTo>
                                  <a:pt x="47" y="363"/>
                                </a:lnTo>
                                <a:lnTo>
                                  <a:pt x="58" y="374"/>
                                </a:lnTo>
                                <a:lnTo>
                                  <a:pt x="64" y="369"/>
                                </a:lnTo>
                                <a:lnTo>
                                  <a:pt x="53" y="357"/>
                                </a:lnTo>
                                <a:close/>
                                <a:moveTo>
                                  <a:pt x="64" y="369"/>
                                </a:moveTo>
                                <a:lnTo>
                                  <a:pt x="58" y="374"/>
                                </a:lnTo>
                                <a:lnTo>
                                  <a:pt x="69" y="374"/>
                                </a:lnTo>
                                <a:lnTo>
                                  <a:pt x="64" y="369"/>
                                </a:lnTo>
                                <a:close/>
                                <a:moveTo>
                                  <a:pt x="364" y="51"/>
                                </a:moveTo>
                                <a:lnTo>
                                  <a:pt x="53" y="357"/>
                                </a:lnTo>
                                <a:lnTo>
                                  <a:pt x="64" y="369"/>
                                </a:lnTo>
                                <a:lnTo>
                                  <a:pt x="376" y="63"/>
                                </a:lnTo>
                                <a:lnTo>
                                  <a:pt x="364" y="51"/>
                                </a:lnTo>
                                <a:close/>
                                <a:moveTo>
                                  <a:pt x="412" y="45"/>
                                </a:moveTo>
                                <a:lnTo>
                                  <a:pt x="370" y="45"/>
                                </a:lnTo>
                                <a:lnTo>
                                  <a:pt x="381" y="57"/>
                                </a:lnTo>
                                <a:lnTo>
                                  <a:pt x="376" y="63"/>
                                </a:lnTo>
                                <a:lnTo>
                                  <a:pt x="398" y="86"/>
                                </a:lnTo>
                                <a:lnTo>
                                  <a:pt x="412" y="45"/>
                                </a:lnTo>
                                <a:close/>
                                <a:moveTo>
                                  <a:pt x="370" y="45"/>
                                </a:moveTo>
                                <a:lnTo>
                                  <a:pt x="364" y="51"/>
                                </a:lnTo>
                                <a:lnTo>
                                  <a:pt x="376" y="63"/>
                                </a:lnTo>
                                <a:lnTo>
                                  <a:pt x="381" y="57"/>
                                </a:lnTo>
                                <a:lnTo>
                                  <a:pt x="370" y="45"/>
                                </a:lnTo>
                                <a:close/>
                                <a:moveTo>
                                  <a:pt x="428" y="0"/>
                                </a:moveTo>
                                <a:lnTo>
                                  <a:pt x="341" y="28"/>
                                </a:lnTo>
                                <a:lnTo>
                                  <a:pt x="364" y="51"/>
                                </a:lnTo>
                                <a:lnTo>
                                  <a:pt x="370" y="45"/>
                                </a:lnTo>
                                <a:lnTo>
                                  <a:pt x="412" y="45"/>
                                </a:lnTo>
                                <a:lnTo>
                                  <a:pt x="4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2" name="AutoShape 1404"/>
                        <wps:cNvSpPr>
                          <a:spLocks/>
                        </wps:cNvSpPr>
                        <wps:spPr bwMode="auto">
                          <a:xfrm>
                            <a:off x="6709" y="1739"/>
                            <a:ext cx="536" cy="144"/>
                          </a:xfrm>
                          <a:custGeom>
                            <a:avLst/>
                            <a:gdLst>
                              <a:gd name="T0" fmla="+- 0 6782 6709"/>
                              <a:gd name="T1" fmla="*/ T0 w 536"/>
                              <a:gd name="T2" fmla="+- 0 1802 1739"/>
                              <a:gd name="T3" fmla="*/ 1802 h 144"/>
                              <a:gd name="T4" fmla="+- 0 6709 6709"/>
                              <a:gd name="T5" fmla="*/ T4 w 536"/>
                              <a:gd name="T6" fmla="+- 0 1856 1739"/>
                              <a:gd name="T7" fmla="*/ 1856 h 144"/>
                              <a:gd name="T8" fmla="+- 0 6796 6709"/>
                              <a:gd name="T9" fmla="*/ T8 w 536"/>
                              <a:gd name="T10" fmla="+- 0 1882 1739"/>
                              <a:gd name="T11" fmla="*/ 1882 h 144"/>
                              <a:gd name="T12" fmla="+- 0 6791 6709"/>
                              <a:gd name="T13" fmla="*/ T12 w 536"/>
                              <a:gd name="T14" fmla="+- 0 1852 1739"/>
                              <a:gd name="T15" fmla="*/ 1852 h 144"/>
                              <a:gd name="T16" fmla="+- 0 6783 6709"/>
                              <a:gd name="T17" fmla="*/ T16 w 536"/>
                              <a:gd name="T18" fmla="+- 0 1852 1739"/>
                              <a:gd name="T19" fmla="*/ 1852 h 144"/>
                              <a:gd name="T20" fmla="+- 0 6780 6709"/>
                              <a:gd name="T21" fmla="*/ T20 w 536"/>
                              <a:gd name="T22" fmla="+- 0 1836 1739"/>
                              <a:gd name="T23" fmla="*/ 1836 h 144"/>
                              <a:gd name="T24" fmla="+- 0 6788 6709"/>
                              <a:gd name="T25" fmla="*/ T24 w 536"/>
                              <a:gd name="T26" fmla="+- 0 1834 1739"/>
                              <a:gd name="T27" fmla="*/ 1834 h 144"/>
                              <a:gd name="T28" fmla="+- 0 6782 6709"/>
                              <a:gd name="T29" fmla="*/ T28 w 536"/>
                              <a:gd name="T30" fmla="+- 0 1802 1739"/>
                              <a:gd name="T31" fmla="*/ 1802 h 144"/>
                              <a:gd name="T32" fmla="+- 0 6788 6709"/>
                              <a:gd name="T33" fmla="*/ T32 w 536"/>
                              <a:gd name="T34" fmla="+- 0 1834 1739"/>
                              <a:gd name="T35" fmla="*/ 1834 h 144"/>
                              <a:gd name="T36" fmla="+- 0 6780 6709"/>
                              <a:gd name="T37" fmla="*/ T36 w 536"/>
                              <a:gd name="T38" fmla="+- 0 1836 1739"/>
                              <a:gd name="T39" fmla="*/ 1836 h 144"/>
                              <a:gd name="T40" fmla="+- 0 6783 6709"/>
                              <a:gd name="T41" fmla="*/ T40 w 536"/>
                              <a:gd name="T42" fmla="+- 0 1852 1739"/>
                              <a:gd name="T43" fmla="*/ 1852 h 144"/>
                              <a:gd name="T44" fmla="+- 0 6791 6709"/>
                              <a:gd name="T45" fmla="*/ T44 w 536"/>
                              <a:gd name="T46" fmla="+- 0 1850 1739"/>
                              <a:gd name="T47" fmla="*/ 1850 h 144"/>
                              <a:gd name="T48" fmla="+- 0 6788 6709"/>
                              <a:gd name="T49" fmla="*/ T48 w 536"/>
                              <a:gd name="T50" fmla="+- 0 1834 1739"/>
                              <a:gd name="T51" fmla="*/ 1834 h 144"/>
                              <a:gd name="T52" fmla="+- 0 6791 6709"/>
                              <a:gd name="T53" fmla="*/ T52 w 536"/>
                              <a:gd name="T54" fmla="+- 0 1850 1739"/>
                              <a:gd name="T55" fmla="*/ 1850 h 144"/>
                              <a:gd name="T56" fmla="+- 0 6783 6709"/>
                              <a:gd name="T57" fmla="*/ T56 w 536"/>
                              <a:gd name="T58" fmla="+- 0 1852 1739"/>
                              <a:gd name="T59" fmla="*/ 1852 h 144"/>
                              <a:gd name="T60" fmla="+- 0 6791 6709"/>
                              <a:gd name="T61" fmla="*/ T60 w 536"/>
                              <a:gd name="T62" fmla="+- 0 1852 1739"/>
                              <a:gd name="T63" fmla="*/ 1852 h 144"/>
                              <a:gd name="T64" fmla="+- 0 6791 6709"/>
                              <a:gd name="T65" fmla="*/ T64 w 536"/>
                              <a:gd name="T66" fmla="+- 0 1850 1739"/>
                              <a:gd name="T67" fmla="*/ 1850 h 144"/>
                              <a:gd name="T68" fmla="+- 0 7164 6709"/>
                              <a:gd name="T69" fmla="*/ T68 w 536"/>
                              <a:gd name="T70" fmla="+- 0 1771 1739"/>
                              <a:gd name="T71" fmla="*/ 1771 h 144"/>
                              <a:gd name="T72" fmla="+- 0 6788 6709"/>
                              <a:gd name="T73" fmla="*/ T72 w 536"/>
                              <a:gd name="T74" fmla="+- 0 1834 1739"/>
                              <a:gd name="T75" fmla="*/ 1834 h 144"/>
                              <a:gd name="T76" fmla="+- 0 6791 6709"/>
                              <a:gd name="T77" fmla="*/ T76 w 536"/>
                              <a:gd name="T78" fmla="+- 0 1850 1739"/>
                              <a:gd name="T79" fmla="*/ 1850 h 144"/>
                              <a:gd name="T80" fmla="+- 0 7166 6709"/>
                              <a:gd name="T81" fmla="*/ T80 w 536"/>
                              <a:gd name="T82" fmla="+- 0 1787 1739"/>
                              <a:gd name="T83" fmla="*/ 1787 h 144"/>
                              <a:gd name="T84" fmla="+- 0 7164 6709"/>
                              <a:gd name="T85" fmla="*/ T84 w 536"/>
                              <a:gd name="T86" fmla="+- 0 1771 1739"/>
                              <a:gd name="T87" fmla="*/ 1771 h 144"/>
                              <a:gd name="T88" fmla="+- 0 7239 6709"/>
                              <a:gd name="T89" fmla="*/ T88 w 536"/>
                              <a:gd name="T90" fmla="+- 0 1769 1739"/>
                              <a:gd name="T91" fmla="*/ 1769 h 144"/>
                              <a:gd name="T92" fmla="+- 0 7172 6709"/>
                              <a:gd name="T93" fmla="*/ T92 w 536"/>
                              <a:gd name="T94" fmla="+- 0 1769 1739"/>
                              <a:gd name="T95" fmla="*/ 1769 h 144"/>
                              <a:gd name="T96" fmla="+- 0 7174 6709"/>
                              <a:gd name="T97" fmla="*/ T96 w 536"/>
                              <a:gd name="T98" fmla="+- 0 1785 1739"/>
                              <a:gd name="T99" fmla="*/ 1785 h 144"/>
                              <a:gd name="T100" fmla="+- 0 7166 6709"/>
                              <a:gd name="T101" fmla="*/ T100 w 536"/>
                              <a:gd name="T102" fmla="+- 0 1787 1739"/>
                              <a:gd name="T103" fmla="*/ 1787 h 144"/>
                              <a:gd name="T104" fmla="+- 0 7172 6709"/>
                              <a:gd name="T105" fmla="*/ T104 w 536"/>
                              <a:gd name="T106" fmla="+- 0 1819 1739"/>
                              <a:gd name="T107" fmla="*/ 1819 h 144"/>
                              <a:gd name="T108" fmla="+- 0 7239 6709"/>
                              <a:gd name="T109" fmla="*/ T108 w 536"/>
                              <a:gd name="T110" fmla="+- 0 1769 1739"/>
                              <a:gd name="T111" fmla="*/ 1769 h 144"/>
                              <a:gd name="T112" fmla="+- 0 7172 6709"/>
                              <a:gd name="T113" fmla="*/ T112 w 536"/>
                              <a:gd name="T114" fmla="+- 0 1769 1739"/>
                              <a:gd name="T115" fmla="*/ 1769 h 144"/>
                              <a:gd name="T116" fmla="+- 0 7164 6709"/>
                              <a:gd name="T117" fmla="*/ T116 w 536"/>
                              <a:gd name="T118" fmla="+- 0 1771 1739"/>
                              <a:gd name="T119" fmla="*/ 1771 h 144"/>
                              <a:gd name="T120" fmla="+- 0 7166 6709"/>
                              <a:gd name="T121" fmla="*/ T120 w 536"/>
                              <a:gd name="T122" fmla="+- 0 1787 1739"/>
                              <a:gd name="T123" fmla="*/ 1787 h 144"/>
                              <a:gd name="T124" fmla="+- 0 7174 6709"/>
                              <a:gd name="T125" fmla="*/ T124 w 536"/>
                              <a:gd name="T126" fmla="+- 0 1785 1739"/>
                              <a:gd name="T127" fmla="*/ 1785 h 144"/>
                              <a:gd name="T128" fmla="+- 0 7172 6709"/>
                              <a:gd name="T129" fmla="*/ T128 w 536"/>
                              <a:gd name="T130" fmla="+- 0 1769 1739"/>
                              <a:gd name="T131" fmla="*/ 1769 h 144"/>
                              <a:gd name="T132" fmla="+- 0 7158 6709"/>
                              <a:gd name="T133" fmla="*/ T132 w 536"/>
                              <a:gd name="T134" fmla="+- 0 1739 1739"/>
                              <a:gd name="T135" fmla="*/ 1739 h 144"/>
                              <a:gd name="T136" fmla="+- 0 7164 6709"/>
                              <a:gd name="T137" fmla="*/ T136 w 536"/>
                              <a:gd name="T138" fmla="+- 0 1771 1739"/>
                              <a:gd name="T139" fmla="*/ 1771 h 144"/>
                              <a:gd name="T140" fmla="+- 0 7172 6709"/>
                              <a:gd name="T141" fmla="*/ T140 w 536"/>
                              <a:gd name="T142" fmla="+- 0 1769 1739"/>
                              <a:gd name="T143" fmla="*/ 1769 h 144"/>
                              <a:gd name="T144" fmla="+- 0 7239 6709"/>
                              <a:gd name="T145" fmla="*/ T144 w 536"/>
                              <a:gd name="T146" fmla="+- 0 1769 1739"/>
                              <a:gd name="T147" fmla="*/ 1769 h 144"/>
                              <a:gd name="T148" fmla="+- 0 7245 6709"/>
                              <a:gd name="T149" fmla="*/ T148 w 536"/>
                              <a:gd name="T150" fmla="+- 0 1765 1739"/>
                              <a:gd name="T151" fmla="*/ 1765 h 144"/>
                              <a:gd name="T152" fmla="+- 0 7158 6709"/>
                              <a:gd name="T153" fmla="*/ T152 w 536"/>
                              <a:gd name="T154" fmla="+- 0 1739 1739"/>
                              <a:gd name="T155" fmla="*/ 1739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536" h="144">
                                <a:moveTo>
                                  <a:pt x="73" y="63"/>
                                </a:moveTo>
                                <a:lnTo>
                                  <a:pt x="0" y="117"/>
                                </a:lnTo>
                                <a:lnTo>
                                  <a:pt x="87" y="143"/>
                                </a:lnTo>
                                <a:lnTo>
                                  <a:pt x="82" y="113"/>
                                </a:lnTo>
                                <a:lnTo>
                                  <a:pt x="74" y="113"/>
                                </a:lnTo>
                                <a:lnTo>
                                  <a:pt x="71" y="97"/>
                                </a:lnTo>
                                <a:lnTo>
                                  <a:pt x="79" y="95"/>
                                </a:lnTo>
                                <a:lnTo>
                                  <a:pt x="73" y="63"/>
                                </a:lnTo>
                                <a:close/>
                                <a:moveTo>
                                  <a:pt x="79" y="95"/>
                                </a:moveTo>
                                <a:lnTo>
                                  <a:pt x="71" y="97"/>
                                </a:lnTo>
                                <a:lnTo>
                                  <a:pt x="74" y="113"/>
                                </a:lnTo>
                                <a:lnTo>
                                  <a:pt x="82" y="111"/>
                                </a:lnTo>
                                <a:lnTo>
                                  <a:pt x="79" y="95"/>
                                </a:lnTo>
                                <a:close/>
                                <a:moveTo>
                                  <a:pt x="82" y="111"/>
                                </a:moveTo>
                                <a:lnTo>
                                  <a:pt x="74" y="113"/>
                                </a:lnTo>
                                <a:lnTo>
                                  <a:pt x="82" y="113"/>
                                </a:lnTo>
                                <a:lnTo>
                                  <a:pt x="82" y="111"/>
                                </a:lnTo>
                                <a:close/>
                                <a:moveTo>
                                  <a:pt x="455" y="32"/>
                                </a:moveTo>
                                <a:lnTo>
                                  <a:pt x="79" y="95"/>
                                </a:lnTo>
                                <a:lnTo>
                                  <a:pt x="82" y="111"/>
                                </a:lnTo>
                                <a:lnTo>
                                  <a:pt x="457" y="48"/>
                                </a:lnTo>
                                <a:lnTo>
                                  <a:pt x="455" y="32"/>
                                </a:lnTo>
                                <a:close/>
                                <a:moveTo>
                                  <a:pt x="530" y="30"/>
                                </a:moveTo>
                                <a:lnTo>
                                  <a:pt x="463" y="30"/>
                                </a:lnTo>
                                <a:lnTo>
                                  <a:pt x="465" y="46"/>
                                </a:lnTo>
                                <a:lnTo>
                                  <a:pt x="457" y="48"/>
                                </a:lnTo>
                                <a:lnTo>
                                  <a:pt x="463" y="80"/>
                                </a:lnTo>
                                <a:lnTo>
                                  <a:pt x="530" y="30"/>
                                </a:lnTo>
                                <a:close/>
                                <a:moveTo>
                                  <a:pt x="463" y="30"/>
                                </a:moveTo>
                                <a:lnTo>
                                  <a:pt x="455" y="32"/>
                                </a:lnTo>
                                <a:lnTo>
                                  <a:pt x="457" y="48"/>
                                </a:lnTo>
                                <a:lnTo>
                                  <a:pt x="465" y="46"/>
                                </a:lnTo>
                                <a:lnTo>
                                  <a:pt x="463" y="30"/>
                                </a:lnTo>
                                <a:close/>
                                <a:moveTo>
                                  <a:pt x="449" y="0"/>
                                </a:moveTo>
                                <a:lnTo>
                                  <a:pt x="455" y="32"/>
                                </a:lnTo>
                                <a:lnTo>
                                  <a:pt x="463" y="30"/>
                                </a:lnTo>
                                <a:lnTo>
                                  <a:pt x="530" y="30"/>
                                </a:lnTo>
                                <a:lnTo>
                                  <a:pt x="536" y="26"/>
                                </a:lnTo>
                                <a:lnTo>
                                  <a:pt x="44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13" name="Picture 140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011" y="1550"/>
                            <a:ext cx="395"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4" name="AutoShape 1402"/>
                        <wps:cNvSpPr>
                          <a:spLocks/>
                        </wps:cNvSpPr>
                        <wps:spPr bwMode="auto">
                          <a:xfrm>
                            <a:off x="4962" y="1991"/>
                            <a:ext cx="526" cy="180"/>
                          </a:xfrm>
                          <a:custGeom>
                            <a:avLst/>
                            <a:gdLst>
                              <a:gd name="T0" fmla="+- 0 5030 4962"/>
                              <a:gd name="T1" fmla="*/ T0 w 526"/>
                              <a:gd name="T2" fmla="+- 0 2092 1991"/>
                              <a:gd name="T3" fmla="*/ 2092 h 180"/>
                              <a:gd name="T4" fmla="+- 0 4962 4962"/>
                              <a:gd name="T5" fmla="*/ T4 w 526"/>
                              <a:gd name="T6" fmla="+- 0 2153 1991"/>
                              <a:gd name="T7" fmla="*/ 2153 h 180"/>
                              <a:gd name="T8" fmla="+- 0 5051 4962"/>
                              <a:gd name="T9" fmla="*/ T8 w 526"/>
                              <a:gd name="T10" fmla="+- 0 2170 1991"/>
                              <a:gd name="T11" fmla="*/ 2170 h 180"/>
                              <a:gd name="T12" fmla="+- 0 5043 4962"/>
                              <a:gd name="T13" fmla="*/ T12 w 526"/>
                              <a:gd name="T14" fmla="+- 0 2141 1991"/>
                              <a:gd name="T15" fmla="*/ 2141 h 180"/>
                              <a:gd name="T16" fmla="+- 0 5035 4962"/>
                              <a:gd name="T17" fmla="*/ T16 w 526"/>
                              <a:gd name="T18" fmla="+- 0 2141 1991"/>
                              <a:gd name="T19" fmla="*/ 2141 h 180"/>
                              <a:gd name="T20" fmla="+- 0 5030 4962"/>
                              <a:gd name="T21" fmla="*/ T20 w 526"/>
                              <a:gd name="T22" fmla="+- 0 2126 1991"/>
                              <a:gd name="T23" fmla="*/ 2126 h 180"/>
                              <a:gd name="T24" fmla="+- 0 5038 4962"/>
                              <a:gd name="T25" fmla="*/ T24 w 526"/>
                              <a:gd name="T26" fmla="+- 0 2123 1991"/>
                              <a:gd name="T27" fmla="*/ 2123 h 180"/>
                              <a:gd name="T28" fmla="+- 0 5030 4962"/>
                              <a:gd name="T29" fmla="*/ T28 w 526"/>
                              <a:gd name="T30" fmla="+- 0 2092 1991"/>
                              <a:gd name="T31" fmla="*/ 2092 h 180"/>
                              <a:gd name="T32" fmla="+- 0 5038 4962"/>
                              <a:gd name="T33" fmla="*/ T32 w 526"/>
                              <a:gd name="T34" fmla="+- 0 2123 1991"/>
                              <a:gd name="T35" fmla="*/ 2123 h 180"/>
                              <a:gd name="T36" fmla="+- 0 5030 4962"/>
                              <a:gd name="T37" fmla="*/ T36 w 526"/>
                              <a:gd name="T38" fmla="+- 0 2126 1991"/>
                              <a:gd name="T39" fmla="*/ 2126 h 180"/>
                              <a:gd name="T40" fmla="+- 0 5035 4962"/>
                              <a:gd name="T41" fmla="*/ T40 w 526"/>
                              <a:gd name="T42" fmla="+- 0 2141 1991"/>
                              <a:gd name="T43" fmla="*/ 2141 h 180"/>
                              <a:gd name="T44" fmla="+- 0 5042 4962"/>
                              <a:gd name="T45" fmla="*/ T44 w 526"/>
                              <a:gd name="T46" fmla="+- 0 2139 1991"/>
                              <a:gd name="T47" fmla="*/ 2139 h 180"/>
                              <a:gd name="T48" fmla="+- 0 5038 4962"/>
                              <a:gd name="T49" fmla="*/ T48 w 526"/>
                              <a:gd name="T50" fmla="+- 0 2123 1991"/>
                              <a:gd name="T51" fmla="*/ 2123 h 180"/>
                              <a:gd name="T52" fmla="+- 0 5042 4962"/>
                              <a:gd name="T53" fmla="*/ T52 w 526"/>
                              <a:gd name="T54" fmla="+- 0 2139 1991"/>
                              <a:gd name="T55" fmla="*/ 2139 h 180"/>
                              <a:gd name="T56" fmla="+- 0 5035 4962"/>
                              <a:gd name="T57" fmla="*/ T56 w 526"/>
                              <a:gd name="T58" fmla="+- 0 2141 1991"/>
                              <a:gd name="T59" fmla="*/ 2141 h 180"/>
                              <a:gd name="T60" fmla="+- 0 5043 4962"/>
                              <a:gd name="T61" fmla="*/ T60 w 526"/>
                              <a:gd name="T62" fmla="+- 0 2141 1991"/>
                              <a:gd name="T63" fmla="*/ 2141 h 180"/>
                              <a:gd name="T64" fmla="+- 0 5042 4962"/>
                              <a:gd name="T65" fmla="*/ T64 w 526"/>
                              <a:gd name="T66" fmla="+- 0 2139 1991"/>
                              <a:gd name="T67" fmla="*/ 2139 h 180"/>
                              <a:gd name="T68" fmla="+- 0 5407 4962"/>
                              <a:gd name="T69" fmla="*/ T68 w 526"/>
                              <a:gd name="T70" fmla="+- 0 2023 1991"/>
                              <a:gd name="T71" fmla="*/ 2023 h 180"/>
                              <a:gd name="T72" fmla="+- 0 5038 4962"/>
                              <a:gd name="T73" fmla="*/ T72 w 526"/>
                              <a:gd name="T74" fmla="+- 0 2123 1991"/>
                              <a:gd name="T75" fmla="*/ 2123 h 180"/>
                              <a:gd name="T76" fmla="+- 0 5042 4962"/>
                              <a:gd name="T77" fmla="*/ T76 w 526"/>
                              <a:gd name="T78" fmla="+- 0 2139 1991"/>
                              <a:gd name="T79" fmla="*/ 2139 h 180"/>
                              <a:gd name="T80" fmla="+- 0 5411 4962"/>
                              <a:gd name="T81" fmla="*/ T80 w 526"/>
                              <a:gd name="T82" fmla="+- 0 2038 1991"/>
                              <a:gd name="T83" fmla="*/ 2038 h 180"/>
                              <a:gd name="T84" fmla="+- 0 5407 4962"/>
                              <a:gd name="T85" fmla="*/ T84 w 526"/>
                              <a:gd name="T86" fmla="+- 0 2023 1991"/>
                              <a:gd name="T87" fmla="*/ 2023 h 180"/>
                              <a:gd name="T88" fmla="+- 0 5475 4962"/>
                              <a:gd name="T89" fmla="*/ T88 w 526"/>
                              <a:gd name="T90" fmla="+- 0 2020 1991"/>
                              <a:gd name="T91" fmla="*/ 2020 h 180"/>
                              <a:gd name="T92" fmla="+- 0 5415 4962"/>
                              <a:gd name="T93" fmla="*/ T92 w 526"/>
                              <a:gd name="T94" fmla="+- 0 2020 1991"/>
                              <a:gd name="T95" fmla="*/ 2020 h 180"/>
                              <a:gd name="T96" fmla="+- 0 5419 4962"/>
                              <a:gd name="T97" fmla="*/ T96 w 526"/>
                              <a:gd name="T98" fmla="+- 0 2036 1991"/>
                              <a:gd name="T99" fmla="*/ 2036 h 180"/>
                              <a:gd name="T100" fmla="+- 0 5411 4962"/>
                              <a:gd name="T101" fmla="*/ T100 w 526"/>
                              <a:gd name="T102" fmla="+- 0 2038 1991"/>
                              <a:gd name="T103" fmla="*/ 2038 h 180"/>
                              <a:gd name="T104" fmla="+- 0 5420 4962"/>
                              <a:gd name="T105" fmla="*/ T104 w 526"/>
                              <a:gd name="T106" fmla="+- 0 2070 1991"/>
                              <a:gd name="T107" fmla="*/ 2070 h 180"/>
                              <a:gd name="T108" fmla="+- 0 5475 4962"/>
                              <a:gd name="T109" fmla="*/ T108 w 526"/>
                              <a:gd name="T110" fmla="+- 0 2020 1991"/>
                              <a:gd name="T111" fmla="*/ 2020 h 180"/>
                              <a:gd name="T112" fmla="+- 0 5415 4962"/>
                              <a:gd name="T113" fmla="*/ T112 w 526"/>
                              <a:gd name="T114" fmla="+- 0 2020 1991"/>
                              <a:gd name="T115" fmla="*/ 2020 h 180"/>
                              <a:gd name="T116" fmla="+- 0 5407 4962"/>
                              <a:gd name="T117" fmla="*/ T116 w 526"/>
                              <a:gd name="T118" fmla="+- 0 2023 1991"/>
                              <a:gd name="T119" fmla="*/ 2023 h 180"/>
                              <a:gd name="T120" fmla="+- 0 5411 4962"/>
                              <a:gd name="T121" fmla="*/ T120 w 526"/>
                              <a:gd name="T122" fmla="+- 0 2038 1991"/>
                              <a:gd name="T123" fmla="*/ 2038 h 180"/>
                              <a:gd name="T124" fmla="+- 0 5419 4962"/>
                              <a:gd name="T125" fmla="*/ T124 w 526"/>
                              <a:gd name="T126" fmla="+- 0 2036 1991"/>
                              <a:gd name="T127" fmla="*/ 2036 h 180"/>
                              <a:gd name="T128" fmla="+- 0 5415 4962"/>
                              <a:gd name="T129" fmla="*/ T128 w 526"/>
                              <a:gd name="T130" fmla="+- 0 2020 1991"/>
                              <a:gd name="T131" fmla="*/ 2020 h 180"/>
                              <a:gd name="T132" fmla="+- 0 5398 4962"/>
                              <a:gd name="T133" fmla="*/ T132 w 526"/>
                              <a:gd name="T134" fmla="+- 0 1991 1991"/>
                              <a:gd name="T135" fmla="*/ 1991 h 180"/>
                              <a:gd name="T136" fmla="+- 0 5407 4962"/>
                              <a:gd name="T137" fmla="*/ T136 w 526"/>
                              <a:gd name="T138" fmla="+- 0 2023 1991"/>
                              <a:gd name="T139" fmla="*/ 2023 h 180"/>
                              <a:gd name="T140" fmla="+- 0 5415 4962"/>
                              <a:gd name="T141" fmla="*/ T140 w 526"/>
                              <a:gd name="T142" fmla="+- 0 2020 1991"/>
                              <a:gd name="T143" fmla="*/ 2020 h 180"/>
                              <a:gd name="T144" fmla="+- 0 5475 4962"/>
                              <a:gd name="T145" fmla="*/ T144 w 526"/>
                              <a:gd name="T146" fmla="+- 0 2020 1991"/>
                              <a:gd name="T147" fmla="*/ 2020 h 180"/>
                              <a:gd name="T148" fmla="+- 0 5487 4962"/>
                              <a:gd name="T149" fmla="*/ T148 w 526"/>
                              <a:gd name="T150" fmla="+- 0 2009 1991"/>
                              <a:gd name="T151" fmla="*/ 2009 h 180"/>
                              <a:gd name="T152" fmla="+- 0 5398 4962"/>
                              <a:gd name="T153" fmla="*/ T152 w 526"/>
                              <a:gd name="T154" fmla="+- 0 1991 1991"/>
                              <a:gd name="T155" fmla="*/ 1991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526" h="180">
                                <a:moveTo>
                                  <a:pt x="68" y="101"/>
                                </a:moveTo>
                                <a:lnTo>
                                  <a:pt x="0" y="162"/>
                                </a:lnTo>
                                <a:lnTo>
                                  <a:pt x="89" y="179"/>
                                </a:lnTo>
                                <a:lnTo>
                                  <a:pt x="81" y="150"/>
                                </a:lnTo>
                                <a:lnTo>
                                  <a:pt x="73" y="150"/>
                                </a:lnTo>
                                <a:lnTo>
                                  <a:pt x="68" y="135"/>
                                </a:lnTo>
                                <a:lnTo>
                                  <a:pt x="76" y="132"/>
                                </a:lnTo>
                                <a:lnTo>
                                  <a:pt x="68" y="101"/>
                                </a:lnTo>
                                <a:close/>
                                <a:moveTo>
                                  <a:pt x="76" y="132"/>
                                </a:moveTo>
                                <a:lnTo>
                                  <a:pt x="68" y="135"/>
                                </a:lnTo>
                                <a:lnTo>
                                  <a:pt x="73" y="150"/>
                                </a:lnTo>
                                <a:lnTo>
                                  <a:pt x="80" y="148"/>
                                </a:lnTo>
                                <a:lnTo>
                                  <a:pt x="76" y="132"/>
                                </a:lnTo>
                                <a:close/>
                                <a:moveTo>
                                  <a:pt x="80" y="148"/>
                                </a:moveTo>
                                <a:lnTo>
                                  <a:pt x="73" y="150"/>
                                </a:lnTo>
                                <a:lnTo>
                                  <a:pt x="81" y="150"/>
                                </a:lnTo>
                                <a:lnTo>
                                  <a:pt x="80" y="148"/>
                                </a:lnTo>
                                <a:close/>
                                <a:moveTo>
                                  <a:pt x="445" y="32"/>
                                </a:moveTo>
                                <a:lnTo>
                                  <a:pt x="76" y="132"/>
                                </a:lnTo>
                                <a:lnTo>
                                  <a:pt x="80" y="148"/>
                                </a:lnTo>
                                <a:lnTo>
                                  <a:pt x="449" y="47"/>
                                </a:lnTo>
                                <a:lnTo>
                                  <a:pt x="445" y="32"/>
                                </a:lnTo>
                                <a:close/>
                                <a:moveTo>
                                  <a:pt x="513" y="29"/>
                                </a:moveTo>
                                <a:lnTo>
                                  <a:pt x="453" y="29"/>
                                </a:lnTo>
                                <a:lnTo>
                                  <a:pt x="457" y="45"/>
                                </a:lnTo>
                                <a:lnTo>
                                  <a:pt x="449" y="47"/>
                                </a:lnTo>
                                <a:lnTo>
                                  <a:pt x="458" y="79"/>
                                </a:lnTo>
                                <a:lnTo>
                                  <a:pt x="513" y="29"/>
                                </a:lnTo>
                                <a:close/>
                                <a:moveTo>
                                  <a:pt x="453" y="29"/>
                                </a:moveTo>
                                <a:lnTo>
                                  <a:pt x="445" y="32"/>
                                </a:lnTo>
                                <a:lnTo>
                                  <a:pt x="449" y="47"/>
                                </a:lnTo>
                                <a:lnTo>
                                  <a:pt x="457" y="45"/>
                                </a:lnTo>
                                <a:lnTo>
                                  <a:pt x="453" y="29"/>
                                </a:lnTo>
                                <a:close/>
                                <a:moveTo>
                                  <a:pt x="436" y="0"/>
                                </a:moveTo>
                                <a:lnTo>
                                  <a:pt x="445" y="32"/>
                                </a:lnTo>
                                <a:lnTo>
                                  <a:pt x="453" y="29"/>
                                </a:lnTo>
                                <a:lnTo>
                                  <a:pt x="513" y="29"/>
                                </a:lnTo>
                                <a:lnTo>
                                  <a:pt x="525" y="18"/>
                                </a:lnTo>
                                <a:lnTo>
                                  <a:pt x="43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5" name="AutoShape 1401"/>
                        <wps:cNvSpPr>
                          <a:spLocks/>
                        </wps:cNvSpPr>
                        <wps:spPr bwMode="auto">
                          <a:xfrm>
                            <a:off x="5190" y="2269"/>
                            <a:ext cx="455" cy="394"/>
                          </a:xfrm>
                          <a:custGeom>
                            <a:avLst/>
                            <a:gdLst>
                              <a:gd name="T0" fmla="+- 0 5224 5190"/>
                              <a:gd name="T1" fmla="*/ T0 w 455"/>
                              <a:gd name="T2" fmla="+- 0 2579 2269"/>
                              <a:gd name="T3" fmla="*/ 2579 h 394"/>
                              <a:gd name="T4" fmla="+- 0 5190 5190"/>
                              <a:gd name="T5" fmla="*/ T4 w 455"/>
                              <a:gd name="T6" fmla="+- 0 2663 2269"/>
                              <a:gd name="T7" fmla="*/ 2663 h 394"/>
                              <a:gd name="T8" fmla="+- 0 5278 5190"/>
                              <a:gd name="T9" fmla="*/ T8 w 455"/>
                              <a:gd name="T10" fmla="+- 0 2640 2269"/>
                              <a:gd name="T11" fmla="*/ 2640 h 394"/>
                              <a:gd name="T12" fmla="+- 0 5261 5190"/>
                              <a:gd name="T13" fmla="*/ T12 w 455"/>
                              <a:gd name="T14" fmla="+- 0 2621 2269"/>
                              <a:gd name="T15" fmla="*/ 2621 h 394"/>
                              <a:gd name="T16" fmla="+- 0 5250 5190"/>
                              <a:gd name="T17" fmla="*/ T16 w 455"/>
                              <a:gd name="T18" fmla="+- 0 2621 2269"/>
                              <a:gd name="T19" fmla="*/ 2621 h 394"/>
                              <a:gd name="T20" fmla="+- 0 5239 5190"/>
                              <a:gd name="T21" fmla="*/ T20 w 455"/>
                              <a:gd name="T22" fmla="+- 0 2609 2269"/>
                              <a:gd name="T23" fmla="*/ 2609 h 394"/>
                              <a:gd name="T24" fmla="+- 0 5246 5190"/>
                              <a:gd name="T25" fmla="*/ T24 w 455"/>
                              <a:gd name="T26" fmla="+- 0 2604 2269"/>
                              <a:gd name="T27" fmla="*/ 2604 h 394"/>
                              <a:gd name="T28" fmla="+- 0 5224 5190"/>
                              <a:gd name="T29" fmla="*/ T28 w 455"/>
                              <a:gd name="T30" fmla="+- 0 2579 2269"/>
                              <a:gd name="T31" fmla="*/ 2579 h 394"/>
                              <a:gd name="T32" fmla="+- 0 5246 5190"/>
                              <a:gd name="T33" fmla="*/ T32 w 455"/>
                              <a:gd name="T34" fmla="+- 0 2604 2269"/>
                              <a:gd name="T35" fmla="*/ 2604 h 394"/>
                              <a:gd name="T36" fmla="+- 0 5239 5190"/>
                              <a:gd name="T37" fmla="*/ T36 w 455"/>
                              <a:gd name="T38" fmla="+- 0 2609 2269"/>
                              <a:gd name="T39" fmla="*/ 2609 h 394"/>
                              <a:gd name="T40" fmla="+- 0 5250 5190"/>
                              <a:gd name="T41" fmla="*/ T40 w 455"/>
                              <a:gd name="T42" fmla="+- 0 2621 2269"/>
                              <a:gd name="T43" fmla="*/ 2621 h 394"/>
                              <a:gd name="T44" fmla="+- 0 5256 5190"/>
                              <a:gd name="T45" fmla="*/ T44 w 455"/>
                              <a:gd name="T46" fmla="+- 0 2616 2269"/>
                              <a:gd name="T47" fmla="*/ 2616 h 394"/>
                              <a:gd name="T48" fmla="+- 0 5246 5190"/>
                              <a:gd name="T49" fmla="*/ T48 w 455"/>
                              <a:gd name="T50" fmla="+- 0 2604 2269"/>
                              <a:gd name="T51" fmla="*/ 2604 h 394"/>
                              <a:gd name="T52" fmla="+- 0 5256 5190"/>
                              <a:gd name="T53" fmla="*/ T52 w 455"/>
                              <a:gd name="T54" fmla="+- 0 2616 2269"/>
                              <a:gd name="T55" fmla="*/ 2616 h 394"/>
                              <a:gd name="T56" fmla="+- 0 5250 5190"/>
                              <a:gd name="T57" fmla="*/ T56 w 455"/>
                              <a:gd name="T58" fmla="+- 0 2621 2269"/>
                              <a:gd name="T59" fmla="*/ 2621 h 394"/>
                              <a:gd name="T60" fmla="+- 0 5261 5190"/>
                              <a:gd name="T61" fmla="*/ T60 w 455"/>
                              <a:gd name="T62" fmla="+- 0 2621 2269"/>
                              <a:gd name="T63" fmla="*/ 2621 h 394"/>
                              <a:gd name="T64" fmla="+- 0 5256 5190"/>
                              <a:gd name="T65" fmla="*/ T64 w 455"/>
                              <a:gd name="T66" fmla="+- 0 2616 2269"/>
                              <a:gd name="T67" fmla="*/ 2616 h 394"/>
                              <a:gd name="T68" fmla="+- 0 5577 5190"/>
                              <a:gd name="T69" fmla="*/ T68 w 455"/>
                              <a:gd name="T70" fmla="+- 0 2316 2269"/>
                              <a:gd name="T71" fmla="*/ 2316 h 394"/>
                              <a:gd name="T72" fmla="+- 0 5246 5190"/>
                              <a:gd name="T73" fmla="*/ T72 w 455"/>
                              <a:gd name="T74" fmla="+- 0 2604 2269"/>
                              <a:gd name="T75" fmla="*/ 2604 h 394"/>
                              <a:gd name="T76" fmla="+- 0 5256 5190"/>
                              <a:gd name="T77" fmla="*/ T76 w 455"/>
                              <a:gd name="T78" fmla="+- 0 2616 2269"/>
                              <a:gd name="T79" fmla="*/ 2616 h 394"/>
                              <a:gd name="T80" fmla="+- 0 5588 5190"/>
                              <a:gd name="T81" fmla="*/ T80 w 455"/>
                              <a:gd name="T82" fmla="+- 0 2328 2269"/>
                              <a:gd name="T83" fmla="*/ 2328 h 394"/>
                              <a:gd name="T84" fmla="+- 0 5577 5190"/>
                              <a:gd name="T85" fmla="*/ T84 w 455"/>
                              <a:gd name="T86" fmla="+- 0 2316 2269"/>
                              <a:gd name="T87" fmla="*/ 2316 h 394"/>
                              <a:gd name="T88" fmla="+- 0 5626 5190"/>
                              <a:gd name="T89" fmla="*/ T88 w 455"/>
                              <a:gd name="T90" fmla="+- 0 2311 2269"/>
                              <a:gd name="T91" fmla="*/ 2311 h 394"/>
                              <a:gd name="T92" fmla="+- 0 5583 5190"/>
                              <a:gd name="T93" fmla="*/ T92 w 455"/>
                              <a:gd name="T94" fmla="+- 0 2311 2269"/>
                              <a:gd name="T95" fmla="*/ 2311 h 394"/>
                              <a:gd name="T96" fmla="+- 0 5594 5190"/>
                              <a:gd name="T97" fmla="*/ T96 w 455"/>
                              <a:gd name="T98" fmla="+- 0 2323 2269"/>
                              <a:gd name="T99" fmla="*/ 2323 h 394"/>
                              <a:gd name="T100" fmla="+- 0 5588 5190"/>
                              <a:gd name="T101" fmla="*/ T100 w 455"/>
                              <a:gd name="T102" fmla="+- 0 2328 2269"/>
                              <a:gd name="T103" fmla="*/ 2328 h 394"/>
                              <a:gd name="T104" fmla="+- 0 5609 5190"/>
                              <a:gd name="T105" fmla="*/ T104 w 455"/>
                              <a:gd name="T106" fmla="+- 0 2353 2269"/>
                              <a:gd name="T107" fmla="*/ 2353 h 394"/>
                              <a:gd name="T108" fmla="+- 0 5626 5190"/>
                              <a:gd name="T109" fmla="*/ T108 w 455"/>
                              <a:gd name="T110" fmla="+- 0 2311 2269"/>
                              <a:gd name="T111" fmla="*/ 2311 h 394"/>
                              <a:gd name="T112" fmla="+- 0 5583 5190"/>
                              <a:gd name="T113" fmla="*/ T112 w 455"/>
                              <a:gd name="T114" fmla="+- 0 2311 2269"/>
                              <a:gd name="T115" fmla="*/ 2311 h 394"/>
                              <a:gd name="T116" fmla="+- 0 5577 5190"/>
                              <a:gd name="T117" fmla="*/ T116 w 455"/>
                              <a:gd name="T118" fmla="+- 0 2316 2269"/>
                              <a:gd name="T119" fmla="*/ 2316 h 394"/>
                              <a:gd name="T120" fmla="+- 0 5588 5190"/>
                              <a:gd name="T121" fmla="*/ T120 w 455"/>
                              <a:gd name="T122" fmla="+- 0 2328 2269"/>
                              <a:gd name="T123" fmla="*/ 2328 h 394"/>
                              <a:gd name="T124" fmla="+- 0 5594 5190"/>
                              <a:gd name="T125" fmla="*/ T124 w 455"/>
                              <a:gd name="T126" fmla="+- 0 2323 2269"/>
                              <a:gd name="T127" fmla="*/ 2323 h 394"/>
                              <a:gd name="T128" fmla="+- 0 5583 5190"/>
                              <a:gd name="T129" fmla="*/ T128 w 455"/>
                              <a:gd name="T130" fmla="+- 0 2311 2269"/>
                              <a:gd name="T131" fmla="*/ 2311 h 394"/>
                              <a:gd name="T132" fmla="+- 0 5644 5190"/>
                              <a:gd name="T133" fmla="*/ T132 w 455"/>
                              <a:gd name="T134" fmla="+- 0 2269 2269"/>
                              <a:gd name="T135" fmla="*/ 2269 h 394"/>
                              <a:gd name="T136" fmla="+- 0 5556 5190"/>
                              <a:gd name="T137" fmla="*/ T136 w 455"/>
                              <a:gd name="T138" fmla="+- 0 2292 2269"/>
                              <a:gd name="T139" fmla="*/ 2292 h 394"/>
                              <a:gd name="T140" fmla="+- 0 5577 5190"/>
                              <a:gd name="T141" fmla="*/ T140 w 455"/>
                              <a:gd name="T142" fmla="+- 0 2316 2269"/>
                              <a:gd name="T143" fmla="*/ 2316 h 394"/>
                              <a:gd name="T144" fmla="+- 0 5583 5190"/>
                              <a:gd name="T145" fmla="*/ T144 w 455"/>
                              <a:gd name="T146" fmla="+- 0 2311 2269"/>
                              <a:gd name="T147" fmla="*/ 2311 h 394"/>
                              <a:gd name="T148" fmla="+- 0 5626 5190"/>
                              <a:gd name="T149" fmla="*/ T148 w 455"/>
                              <a:gd name="T150" fmla="+- 0 2311 2269"/>
                              <a:gd name="T151" fmla="*/ 2311 h 394"/>
                              <a:gd name="T152" fmla="+- 0 5644 5190"/>
                              <a:gd name="T153" fmla="*/ T152 w 455"/>
                              <a:gd name="T154" fmla="+- 0 2269 2269"/>
                              <a:gd name="T155" fmla="*/ 2269 h 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455" h="394">
                                <a:moveTo>
                                  <a:pt x="34" y="310"/>
                                </a:moveTo>
                                <a:lnTo>
                                  <a:pt x="0" y="394"/>
                                </a:lnTo>
                                <a:lnTo>
                                  <a:pt x="88" y="371"/>
                                </a:lnTo>
                                <a:lnTo>
                                  <a:pt x="71" y="352"/>
                                </a:lnTo>
                                <a:lnTo>
                                  <a:pt x="60" y="352"/>
                                </a:lnTo>
                                <a:lnTo>
                                  <a:pt x="49" y="340"/>
                                </a:lnTo>
                                <a:lnTo>
                                  <a:pt x="56" y="335"/>
                                </a:lnTo>
                                <a:lnTo>
                                  <a:pt x="34" y="310"/>
                                </a:lnTo>
                                <a:close/>
                                <a:moveTo>
                                  <a:pt x="56" y="335"/>
                                </a:moveTo>
                                <a:lnTo>
                                  <a:pt x="49" y="340"/>
                                </a:lnTo>
                                <a:lnTo>
                                  <a:pt x="60" y="352"/>
                                </a:lnTo>
                                <a:lnTo>
                                  <a:pt x="66" y="347"/>
                                </a:lnTo>
                                <a:lnTo>
                                  <a:pt x="56" y="335"/>
                                </a:lnTo>
                                <a:close/>
                                <a:moveTo>
                                  <a:pt x="66" y="347"/>
                                </a:moveTo>
                                <a:lnTo>
                                  <a:pt x="60" y="352"/>
                                </a:lnTo>
                                <a:lnTo>
                                  <a:pt x="71" y="352"/>
                                </a:lnTo>
                                <a:lnTo>
                                  <a:pt x="66" y="347"/>
                                </a:lnTo>
                                <a:close/>
                                <a:moveTo>
                                  <a:pt x="387" y="47"/>
                                </a:moveTo>
                                <a:lnTo>
                                  <a:pt x="56" y="335"/>
                                </a:lnTo>
                                <a:lnTo>
                                  <a:pt x="66" y="347"/>
                                </a:lnTo>
                                <a:lnTo>
                                  <a:pt x="398" y="59"/>
                                </a:lnTo>
                                <a:lnTo>
                                  <a:pt x="387" y="47"/>
                                </a:lnTo>
                                <a:close/>
                                <a:moveTo>
                                  <a:pt x="436" y="42"/>
                                </a:moveTo>
                                <a:lnTo>
                                  <a:pt x="393" y="42"/>
                                </a:lnTo>
                                <a:lnTo>
                                  <a:pt x="404" y="54"/>
                                </a:lnTo>
                                <a:lnTo>
                                  <a:pt x="398" y="59"/>
                                </a:lnTo>
                                <a:lnTo>
                                  <a:pt x="419" y="84"/>
                                </a:lnTo>
                                <a:lnTo>
                                  <a:pt x="436" y="42"/>
                                </a:lnTo>
                                <a:close/>
                                <a:moveTo>
                                  <a:pt x="393" y="42"/>
                                </a:moveTo>
                                <a:lnTo>
                                  <a:pt x="387" y="47"/>
                                </a:lnTo>
                                <a:lnTo>
                                  <a:pt x="398" y="59"/>
                                </a:lnTo>
                                <a:lnTo>
                                  <a:pt x="404" y="54"/>
                                </a:lnTo>
                                <a:lnTo>
                                  <a:pt x="393" y="42"/>
                                </a:lnTo>
                                <a:close/>
                                <a:moveTo>
                                  <a:pt x="454" y="0"/>
                                </a:moveTo>
                                <a:lnTo>
                                  <a:pt x="366" y="23"/>
                                </a:lnTo>
                                <a:lnTo>
                                  <a:pt x="387" y="47"/>
                                </a:lnTo>
                                <a:lnTo>
                                  <a:pt x="393" y="42"/>
                                </a:lnTo>
                                <a:lnTo>
                                  <a:pt x="436" y="42"/>
                                </a:lnTo>
                                <a:lnTo>
                                  <a:pt x="45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6" name="AutoShape 1400"/>
                        <wps:cNvSpPr>
                          <a:spLocks/>
                        </wps:cNvSpPr>
                        <wps:spPr bwMode="auto">
                          <a:xfrm>
                            <a:off x="5637" y="2334"/>
                            <a:ext cx="293" cy="693"/>
                          </a:xfrm>
                          <a:custGeom>
                            <a:avLst/>
                            <a:gdLst>
                              <a:gd name="T0" fmla="+- 0 5637 5637"/>
                              <a:gd name="T1" fmla="*/ T0 w 293"/>
                              <a:gd name="T2" fmla="+- 0 2936 2334"/>
                              <a:gd name="T3" fmla="*/ 2936 h 693"/>
                              <a:gd name="T4" fmla="+- 0 5645 5637"/>
                              <a:gd name="T5" fmla="*/ T4 w 293"/>
                              <a:gd name="T6" fmla="+- 0 3026 2334"/>
                              <a:gd name="T7" fmla="*/ 3026 h 693"/>
                              <a:gd name="T8" fmla="+- 0 5712 5637"/>
                              <a:gd name="T9" fmla="*/ T8 w 293"/>
                              <a:gd name="T10" fmla="+- 0 2966 2334"/>
                              <a:gd name="T11" fmla="*/ 2966 h 693"/>
                              <a:gd name="T12" fmla="+- 0 5701 5637"/>
                              <a:gd name="T13" fmla="*/ T12 w 293"/>
                              <a:gd name="T14" fmla="+- 0 2961 2334"/>
                              <a:gd name="T15" fmla="*/ 2961 h 693"/>
                              <a:gd name="T16" fmla="+- 0 5679 5637"/>
                              <a:gd name="T17" fmla="*/ T16 w 293"/>
                              <a:gd name="T18" fmla="+- 0 2961 2334"/>
                              <a:gd name="T19" fmla="*/ 2961 h 693"/>
                              <a:gd name="T20" fmla="+- 0 5664 5637"/>
                              <a:gd name="T21" fmla="*/ T20 w 293"/>
                              <a:gd name="T22" fmla="+- 0 2955 2334"/>
                              <a:gd name="T23" fmla="*/ 2955 h 693"/>
                              <a:gd name="T24" fmla="+- 0 5667 5637"/>
                              <a:gd name="T25" fmla="*/ T24 w 293"/>
                              <a:gd name="T26" fmla="+- 0 2948 2334"/>
                              <a:gd name="T27" fmla="*/ 2948 h 693"/>
                              <a:gd name="T28" fmla="+- 0 5637 5637"/>
                              <a:gd name="T29" fmla="*/ T28 w 293"/>
                              <a:gd name="T30" fmla="+- 0 2936 2334"/>
                              <a:gd name="T31" fmla="*/ 2936 h 693"/>
                              <a:gd name="T32" fmla="+- 0 5667 5637"/>
                              <a:gd name="T33" fmla="*/ T32 w 293"/>
                              <a:gd name="T34" fmla="+- 0 2948 2334"/>
                              <a:gd name="T35" fmla="*/ 2948 h 693"/>
                              <a:gd name="T36" fmla="+- 0 5664 5637"/>
                              <a:gd name="T37" fmla="*/ T36 w 293"/>
                              <a:gd name="T38" fmla="+- 0 2955 2334"/>
                              <a:gd name="T39" fmla="*/ 2955 h 693"/>
                              <a:gd name="T40" fmla="+- 0 5679 5637"/>
                              <a:gd name="T41" fmla="*/ T40 w 293"/>
                              <a:gd name="T42" fmla="+- 0 2961 2334"/>
                              <a:gd name="T43" fmla="*/ 2961 h 693"/>
                              <a:gd name="T44" fmla="+- 0 5682 5637"/>
                              <a:gd name="T45" fmla="*/ T44 w 293"/>
                              <a:gd name="T46" fmla="+- 0 2954 2334"/>
                              <a:gd name="T47" fmla="*/ 2954 h 693"/>
                              <a:gd name="T48" fmla="+- 0 5667 5637"/>
                              <a:gd name="T49" fmla="*/ T48 w 293"/>
                              <a:gd name="T50" fmla="+- 0 2948 2334"/>
                              <a:gd name="T51" fmla="*/ 2948 h 693"/>
                              <a:gd name="T52" fmla="+- 0 5682 5637"/>
                              <a:gd name="T53" fmla="*/ T52 w 293"/>
                              <a:gd name="T54" fmla="+- 0 2954 2334"/>
                              <a:gd name="T55" fmla="*/ 2954 h 693"/>
                              <a:gd name="T56" fmla="+- 0 5679 5637"/>
                              <a:gd name="T57" fmla="*/ T56 w 293"/>
                              <a:gd name="T58" fmla="+- 0 2961 2334"/>
                              <a:gd name="T59" fmla="*/ 2961 h 693"/>
                              <a:gd name="T60" fmla="+- 0 5701 5637"/>
                              <a:gd name="T61" fmla="*/ T60 w 293"/>
                              <a:gd name="T62" fmla="+- 0 2961 2334"/>
                              <a:gd name="T63" fmla="*/ 2961 h 693"/>
                              <a:gd name="T64" fmla="+- 0 5682 5637"/>
                              <a:gd name="T65" fmla="*/ T64 w 293"/>
                              <a:gd name="T66" fmla="+- 0 2954 2334"/>
                              <a:gd name="T67" fmla="*/ 2954 h 693"/>
                              <a:gd name="T68" fmla="+- 0 5884 5637"/>
                              <a:gd name="T69" fmla="*/ T68 w 293"/>
                              <a:gd name="T70" fmla="+- 0 2406 2334"/>
                              <a:gd name="T71" fmla="*/ 2406 h 693"/>
                              <a:gd name="T72" fmla="+- 0 5667 5637"/>
                              <a:gd name="T73" fmla="*/ T72 w 293"/>
                              <a:gd name="T74" fmla="+- 0 2948 2334"/>
                              <a:gd name="T75" fmla="*/ 2948 h 693"/>
                              <a:gd name="T76" fmla="+- 0 5682 5637"/>
                              <a:gd name="T77" fmla="*/ T76 w 293"/>
                              <a:gd name="T78" fmla="+- 0 2954 2334"/>
                              <a:gd name="T79" fmla="*/ 2954 h 693"/>
                              <a:gd name="T80" fmla="+- 0 5899 5637"/>
                              <a:gd name="T81" fmla="*/ T80 w 293"/>
                              <a:gd name="T82" fmla="+- 0 2412 2334"/>
                              <a:gd name="T83" fmla="*/ 2412 h 693"/>
                              <a:gd name="T84" fmla="+- 0 5884 5637"/>
                              <a:gd name="T85" fmla="*/ T84 w 293"/>
                              <a:gd name="T86" fmla="+- 0 2406 2334"/>
                              <a:gd name="T87" fmla="*/ 2406 h 693"/>
                              <a:gd name="T88" fmla="+- 0 5927 5637"/>
                              <a:gd name="T89" fmla="*/ T88 w 293"/>
                              <a:gd name="T90" fmla="+- 0 2399 2334"/>
                              <a:gd name="T91" fmla="*/ 2399 h 693"/>
                              <a:gd name="T92" fmla="+- 0 5887 5637"/>
                              <a:gd name="T93" fmla="*/ T92 w 293"/>
                              <a:gd name="T94" fmla="+- 0 2399 2334"/>
                              <a:gd name="T95" fmla="*/ 2399 h 693"/>
                              <a:gd name="T96" fmla="+- 0 5902 5637"/>
                              <a:gd name="T97" fmla="*/ T96 w 293"/>
                              <a:gd name="T98" fmla="+- 0 2405 2334"/>
                              <a:gd name="T99" fmla="*/ 2405 h 693"/>
                              <a:gd name="T100" fmla="+- 0 5899 5637"/>
                              <a:gd name="T101" fmla="*/ T100 w 293"/>
                              <a:gd name="T102" fmla="+- 0 2412 2334"/>
                              <a:gd name="T103" fmla="*/ 2412 h 693"/>
                              <a:gd name="T104" fmla="+- 0 5929 5637"/>
                              <a:gd name="T105" fmla="*/ T104 w 293"/>
                              <a:gd name="T106" fmla="+- 0 2425 2334"/>
                              <a:gd name="T107" fmla="*/ 2425 h 693"/>
                              <a:gd name="T108" fmla="+- 0 5927 5637"/>
                              <a:gd name="T109" fmla="*/ T108 w 293"/>
                              <a:gd name="T110" fmla="+- 0 2399 2334"/>
                              <a:gd name="T111" fmla="*/ 2399 h 693"/>
                              <a:gd name="T112" fmla="+- 0 5887 5637"/>
                              <a:gd name="T113" fmla="*/ T112 w 293"/>
                              <a:gd name="T114" fmla="+- 0 2399 2334"/>
                              <a:gd name="T115" fmla="*/ 2399 h 693"/>
                              <a:gd name="T116" fmla="+- 0 5884 5637"/>
                              <a:gd name="T117" fmla="*/ T116 w 293"/>
                              <a:gd name="T118" fmla="+- 0 2406 2334"/>
                              <a:gd name="T119" fmla="*/ 2406 h 693"/>
                              <a:gd name="T120" fmla="+- 0 5899 5637"/>
                              <a:gd name="T121" fmla="*/ T120 w 293"/>
                              <a:gd name="T122" fmla="+- 0 2412 2334"/>
                              <a:gd name="T123" fmla="*/ 2412 h 693"/>
                              <a:gd name="T124" fmla="+- 0 5902 5637"/>
                              <a:gd name="T125" fmla="*/ T124 w 293"/>
                              <a:gd name="T126" fmla="+- 0 2405 2334"/>
                              <a:gd name="T127" fmla="*/ 2405 h 693"/>
                              <a:gd name="T128" fmla="+- 0 5887 5637"/>
                              <a:gd name="T129" fmla="*/ T128 w 293"/>
                              <a:gd name="T130" fmla="+- 0 2399 2334"/>
                              <a:gd name="T131" fmla="*/ 2399 h 693"/>
                              <a:gd name="T132" fmla="+- 0 5922 5637"/>
                              <a:gd name="T133" fmla="*/ T132 w 293"/>
                              <a:gd name="T134" fmla="+- 0 2334 2334"/>
                              <a:gd name="T135" fmla="*/ 2334 h 693"/>
                              <a:gd name="T136" fmla="+- 0 5854 5637"/>
                              <a:gd name="T137" fmla="*/ T136 w 293"/>
                              <a:gd name="T138" fmla="+- 0 2394 2334"/>
                              <a:gd name="T139" fmla="*/ 2394 h 693"/>
                              <a:gd name="T140" fmla="+- 0 5884 5637"/>
                              <a:gd name="T141" fmla="*/ T140 w 293"/>
                              <a:gd name="T142" fmla="+- 0 2406 2334"/>
                              <a:gd name="T143" fmla="*/ 2406 h 693"/>
                              <a:gd name="T144" fmla="+- 0 5887 5637"/>
                              <a:gd name="T145" fmla="*/ T144 w 293"/>
                              <a:gd name="T146" fmla="+- 0 2399 2334"/>
                              <a:gd name="T147" fmla="*/ 2399 h 693"/>
                              <a:gd name="T148" fmla="+- 0 5927 5637"/>
                              <a:gd name="T149" fmla="*/ T148 w 293"/>
                              <a:gd name="T150" fmla="+- 0 2399 2334"/>
                              <a:gd name="T151" fmla="*/ 2399 h 693"/>
                              <a:gd name="T152" fmla="+- 0 5922 5637"/>
                              <a:gd name="T153" fmla="*/ T152 w 293"/>
                              <a:gd name="T154" fmla="+- 0 2334 2334"/>
                              <a:gd name="T155" fmla="*/ 2334 h 6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93" h="693">
                                <a:moveTo>
                                  <a:pt x="0" y="602"/>
                                </a:moveTo>
                                <a:lnTo>
                                  <a:pt x="8" y="692"/>
                                </a:lnTo>
                                <a:lnTo>
                                  <a:pt x="75" y="632"/>
                                </a:lnTo>
                                <a:lnTo>
                                  <a:pt x="64" y="627"/>
                                </a:lnTo>
                                <a:lnTo>
                                  <a:pt x="42" y="627"/>
                                </a:lnTo>
                                <a:lnTo>
                                  <a:pt x="27" y="621"/>
                                </a:lnTo>
                                <a:lnTo>
                                  <a:pt x="30" y="614"/>
                                </a:lnTo>
                                <a:lnTo>
                                  <a:pt x="0" y="602"/>
                                </a:lnTo>
                                <a:close/>
                                <a:moveTo>
                                  <a:pt x="30" y="614"/>
                                </a:moveTo>
                                <a:lnTo>
                                  <a:pt x="27" y="621"/>
                                </a:lnTo>
                                <a:lnTo>
                                  <a:pt x="42" y="627"/>
                                </a:lnTo>
                                <a:lnTo>
                                  <a:pt x="45" y="620"/>
                                </a:lnTo>
                                <a:lnTo>
                                  <a:pt x="30" y="614"/>
                                </a:lnTo>
                                <a:close/>
                                <a:moveTo>
                                  <a:pt x="45" y="620"/>
                                </a:moveTo>
                                <a:lnTo>
                                  <a:pt x="42" y="627"/>
                                </a:lnTo>
                                <a:lnTo>
                                  <a:pt x="64" y="627"/>
                                </a:lnTo>
                                <a:lnTo>
                                  <a:pt x="45" y="620"/>
                                </a:lnTo>
                                <a:close/>
                                <a:moveTo>
                                  <a:pt x="247" y="72"/>
                                </a:moveTo>
                                <a:lnTo>
                                  <a:pt x="30" y="614"/>
                                </a:lnTo>
                                <a:lnTo>
                                  <a:pt x="45" y="620"/>
                                </a:lnTo>
                                <a:lnTo>
                                  <a:pt x="262" y="78"/>
                                </a:lnTo>
                                <a:lnTo>
                                  <a:pt x="247" y="72"/>
                                </a:lnTo>
                                <a:close/>
                                <a:moveTo>
                                  <a:pt x="290" y="65"/>
                                </a:moveTo>
                                <a:lnTo>
                                  <a:pt x="250" y="65"/>
                                </a:lnTo>
                                <a:lnTo>
                                  <a:pt x="265" y="71"/>
                                </a:lnTo>
                                <a:lnTo>
                                  <a:pt x="262" y="78"/>
                                </a:lnTo>
                                <a:lnTo>
                                  <a:pt x="292" y="91"/>
                                </a:lnTo>
                                <a:lnTo>
                                  <a:pt x="290" y="65"/>
                                </a:lnTo>
                                <a:close/>
                                <a:moveTo>
                                  <a:pt x="250" y="65"/>
                                </a:moveTo>
                                <a:lnTo>
                                  <a:pt x="247" y="72"/>
                                </a:lnTo>
                                <a:lnTo>
                                  <a:pt x="262" y="78"/>
                                </a:lnTo>
                                <a:lnTo>
                                  <a:pt x="265" y="71"/>
                                </a:lnTo>
                                <a:lnTo>
                                  <a:pt x="250" y="65"/>
                                </a:lnTo>
                                <a:close/>
                                <a:moveTo>
                                  <a:pt x="285" y="0"/>
                                </a:moveTo>
                                <a:lnTo>
                                  <a:pt x="217" y="60"/>
                                </a:lnTo>
                                <a:lnTo>
                                  <a:pt x="247" y="72"/>
                                </a:lnTo>
                                <a:lnTo>
                                  <a:pt x="250" y="65"/>
                                </a:lnTo>
                                <a:lnTo>
                                  <a:pt x="290" y="65"/>
                                </a:lnTo>
                                <a:lnTo>
                                  <a:pt x="2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7" name="AutoShape 1399"/>
                        <wps:cNvSpPr>
                          <a:spLocks/>
                        </wps:cNvSpPr>
                        <wps:spPr bwMode="auto">
                          <a:xfrm>
                            <a:off x="6092" y="2350"/>
                            <a:ext cx="146" cy="779"/>
                          </a:xfrm>
                          <a:custGeom>
                            <a:avLst/>
                            <a:gdLst>
                              <a:gd name="T0" fmla="+- 0 6189 6092"/>
                              <a:gd name="T1" fmla="*/ T0 w 146"/>
                              <a:gd name="T2" fmla="+- 0 3049 2350"/>
                              <a:gd name="T3" fmla="*/ 3049 h 779"/>
                              <a:gd name="T4" fmla="+- 0 6157 6092"/>
                              <a:gd name="T5" fmla="*/ T4 w 146"/>
                              <a:gd name="T6" fmla="+- 0 3052 2350"/>
                              <a:gd name="T7" fmla="*/ 3052 h 779"/>
                              <a:gd name="T8" fmla="+- 0 6206 6092"/>
                              <a:gd name="T9" fmla="*/ T8 w 146"/>
                              <a:gd name="T10" fmla="+- 0 3129 2350"/>
                              <a:gd name="T11" fmla="*/ 3129 h 779"/>
                              <a:gd name="T12" fmla="+- 0 6233 6092"/>
                              <a:gd name="T13" fmla="*/ T12 w 146"/>
                              <a:gd name="T14" fmla="+- 0 3057 2350"/>
                              <a:gd name="T15" fmla="*/ 3057 h 779"/>
                              <a:gd name="T16" fmla="+- 0 6190 6092"/>
                              <a:gd name="T17" fmla="*/ T16 w 146"/>
                              <a:gd name="T18" fmla="+- 0 3057 2350"/>
                              <a:gd name="T19" fmla="*/ 3057 h 779"/>
                              <a:gd name="T20" fmla="+- 0 6189 6092"/>
                              <a:gd name="T21" fmla="*/ T20 w 146"/>
                              <a:gd name="T22" fmla="+- 0 3049 2350"/>
                              <a:gd name="T23" fmla="*/ 3049 h 779"/>
                              <a:gd name="T24" fmla="+- 0 6205 6092"/>
                              <a:gd name="T25" fmla="*/ T24 w 146"/>
                              <a:gd name="T26" fmla="+- 0 3047 2350"/>
                              <a:gd name="T27" fmla="*/ 3047 h 779"/>
                              <a:gd name="T28" fmla="+- 0 6189 6092"/>
                              <a:gd name="T29" fmla="*/ T28 w 146"/>
                              <a:gd name="T30" fmla="+- 0 3049 2350"/>
                              <a:gd name="T31" fmla="*/ 3049 h 779"/>
                              <a:gd name="T32" fmla="+- 0 6190 6092"/>
                              <a:gd name="T33" fmla="*/ T32 w 146"/>
                              <a:gd name="T34" fmla="+- 0 3057 2350"/>
                              <a:gd name="T35" fmla="*/ 3057 h 779"/>
                              <a:gd name="T36" fmla="+- 0 6206 6092"/>
                              <a:gd name="T37" fmla="*/ T36 w 146"/>
                              <a:gd name="T38" fmla="+- 0 3055 2350"/>
                              <a:gd name="T39" fmla="*/ 3055 h 779"/>
                              <a:gd name="T40" fmla="+- 0 6205 6092"/>
                              <a:gd name="T41" fmla="*/ T40 w 146"/>
                              <a:gd name="T42" fmla="+- 0 3047 2350"/>
                              <a:gd name="T43" fmla="*/ 3047 h 779"/>
                              <a:gd name="T44" fmla="+- 0 6238 6092"/>
                              <a:gd name="T45" fmla="*/ T44 w 146"/>
                              <a:gd name="T46" fmla="+- 0 3044 2350"/>
                              <a:gd name="T47" fmla="*/ 3044 h 779"/>
                              <a:gd name="T48" fmla="+- 0 6205 6092"/>
                              <a:gd name="T49" fmla="*/ T48 w 146"/>
                              <a:gd name="T50" fmla="+- 0 3047 2350"/>
                              <a:gd name="T51" fmla="*/ 3047 h 779"/>
                              <a:gd name="T52" fmla="+- 0 6206 6092"/>
                              <a:gd name="T53" fmla="*/ T52 w 146"/>
                              <a:gd name="T54" fmla="+- 0 3055 2350"/>
                              <a:gd name="T55" fmla="*/ 3055 h 779"/>
                              <a:gd name="T56" fmla="+- 0 6190 6092"/>
                              <a:gd name="T57" fmla="*/ T56 w 146"/>
                              <a:gd name="T58" fmla="+- 0 3057 2350"/>
                              <a:gd name="T59" fmla="*/ 3057 h 779"/>
                              <a:gd name="T60" fmla="+- 0 6233 6092"/>
                              <a:gd name="T61" fmla="*/ T60 w 146"/>
                              <a:gd name="T62" fmla="+- 0 3057 2350"/>
                              <a:gd name="T63" fmla="*/ 3057 h 779"/>
                              <a:gd name="T64" fmla="+- 0 6238 6092"/>
                              <a:gd name="T65" fmla="*/ T64 w 146"/>
                              <a:gd name="T66" fmla="+- 0 3044 2350"/>
                              <a:gd name="T67" fmla="*/ 3044 h 779"/>
                              <a:gd name="T68" fmla="+- 0 6141 6092"/>
                              <a:gd name="T69" fmla="*/ T68 w 146"/>
                              <a:gd name="T70" fmla="+- 0 2430 2350"/>
                              <a:gd name="T71" fmla="*/ 2430 h 779"/>
                              <a:gd name="T72" fmla="+- 0 6124 6092"/>
                              <a:gd name="T73" fmla="*/ T72 w 146"/>
                              <a:gd name="T74" fmla="+- 0 2432 2350"/>
                              <a:gd name="T75" fmla="*/ 2432 h 779"/>
                              <a:gd name="T76" fmla="+- 0 6189 6092"/>
                              <a:gd name="T77" fmla="*/ T76 w 146"/>
                              <a:gd name="T78" fmla="+- 0 3049 2350"/>
                              <a:gd name="T79" fmla="*/ 3049 h 779"/>
                              <a:gd name="T80" fmla="+- 0 6205 6092"/>
                              <a:gd name="T81" fmla="*/ T80 w 146"/>
                              <a:gd name="T82" fmla="+- 0 3047 2350"/>
                              <a:gd name="T83" fmla="*/ 3047 h 779"/>
                              <a:gd name="T84" fmla="+- 0 6141 6092"/>
                              <a:gd name="T85" fmla="*/ T84 w 146"/>
                              <a:gd name="T86" fmla="+- 0 2430 2350"/>
                              <a:gd name="T87" fmla="*/ 2430 h 779"/>
                              <a:gd name="T88" fmla="+- 0 6124 6092"/>
                              <a:gd name="T89" fmla="*/ T88 w 146"/>
                              <a:gd name="T90" fmla="+- 0 2350 2350"/>
                              <a:gd name="T91" fmla="*/ 2350 h 779"/>
                              <a:gd name="T92" fmla="+- 0 6092 6092"/>
                              <a:gd name="T93" fmla="*/ T92 w 146"/>
                              <a:gd name="T94" fmla="+- 0 2435 2350"/>
                              <a:gd name="T95" fmla="*/ 2435 h 779"/>
                              <a:gd name="T96" fmla="+- 0 6124 6092"/>
                              <a:gd name="T97" fmla="*/ T96 w 146"/>
                              <a:gd name="T98" fmla="+- 0 2432 2350"/>
                              <a:gd name="T99" fmla="*/ 2432 h 779"/>
                              <a:gd name="T100" fmla="+- 0 6124 6092"/>
                              <a:gd name="T101" fmla="*/ T100 w 146"/>
                              <a:gd name="T102" fmla="+- 0 2424 2350"/>
                              <a:gd name="T103" fmla="*/ 2424 h 779"/>
                              <a:gd name="T104" fmla="+- 0 6140 6092"/>
                              <a:gd name="T105" fmla="*/ T104 w 146"/>
                              <a:gd name="T106" fmla="+- 0 2422 2350"/>
                              <a:gd name="T107" fmla="*/ 2422 h 779"/>
                              <a:gd name="T108" fmla="+- 0 6170 6092"/>
                              <a:gd name="T109" fmla="*/ T108 w 146"/>
                              <a:gd name="T110" fmla="+- 0 2422 2350"/>
                              <a:gd name="T111" fmla="*/ 2422 h 779"/>
                              <a:gd name="T112" fmla="+- 0 6124 6092"/>
                              <a:gd name="T113" fmla="*/ T112 w 146"/>
                              <a:gd name="T114" fmla="+- 0 2350 2350"/>
                              <a:gd name="T115" fmla="*/ 2350 h 779"/>
                              <a:gd name="T116" fmla="+- 0 6140 6092"/>
                              <a:gd name="T117" fmla="*/ T116 w 146"/>
                              <a:gd name="T118" fmla="+- 0 2422 2350"/>
                              <a:gd name="T119" fmla="*/ 2422 h 779"/>
                              <a:gd name="T120" fmla="+- 0 6124 6092"/>
                              <a:gd name="T121" fmla="*/ T120 w 146"/>
                              <a:gd name="T122" fmla="+- 0 2424 2350"/>
                              <a:gd name="T123" fmla="*/ 2424 h 779"/>
                              <a:gd name="T124" fmla="+- 0 6124 6092"/>
                              <a:gd name="T125" fmla="*/ T124 w 146"/>
                              <a:gd name="T126" fmla="+- 0 2432 2350"/>
                              <a:gd name="T127" fmla="*/ 2432 h 779"/>
                              <a:gd name="T128" fmla="+- 0 6141 6092"/>
                              <a:gd name="T129" fmla="*/ T128 w 146"/>
                              <a:gd name="T130" fmla="+- 0 2430 2350"/>
                              <a:gd name="T131" fmla="*/ 2430 h 779"/>
                              <a:gd name="T132" fmla="+- 0 6140 6092"/>
                              <a:gd name="T133" fmla="*/ T132 w 146"/>
                              <a:gd name="T134" fmla="+- 0 2422 2350"/>
                              <a:gd name="T135" fmla="*/ 2422 h 779"/>
                              <a:gd name="T136" fmla="+- 0 6170 6092"/>
                              <a:gd name="T137" fmla="*/ T136 w 146"/>
                              <a:gd name="T138" fmla="+- 0 2422 2350"/>
                              <a:gd name="T139" fmla="*/ 2422 h 779"/>
                              <a:gd name="T140" fmla="+- 0 6140 6092"/>
                              <a:gd name="T141" fmla="*/ T140 w 146"/>
                              <a:gd name="T142" fmla="+- 0 2422 2350"/>
                              <a:gd name="T143" fmla="*/ 2422 h 779"/>
                              <a:gd name="T144" fmla="+- 0 6141 6092"/>
                              <a:gd name="T145" fmla="*/ T144 w 146"/>
                              <a:gd name="T146" fmla="+- 0 2430 2350"/>
                              <a:gd name="T147" fmla="*/ 2430 h 779"/>
                              <a:gd name="T148" fmla="+- 0 6173 6092"/>
                              <a:gd name="T149" fmla="*/ T148 w 146"/>
                              <a:gd name="T150" fmla="+- 0 2427 2350"/>
                              <a:gd name="T151" fmla="*/ 2427 h 779"/>
                              <a:gd name="T152" fmla="+- 0 6170 6092"/>
                              <a:gd name="T153" fmla="*/ T152 w 146"/>
                              <a:gd name="T154" fmla="+- 0 2422 2350"/>
                              <a:gd name="T155" fmla="*/ 2422 h 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46" h="779">
                                <a:moveTo>
                                  <a:pt x="97" y="699"/>
                                </a:moveTo>
                                <a:lnTo>
                                  <a:pt x="65" y="702"/>
                                </a:lnTo>
                                <a:lnTo>
                                  <a:pt x="114" y="779"/>
                                </a:lnTo>
                                <a:lnTo>
                                  <a:pt x="141" y="707"/>
                                </a:lnTo>
                                <a:lnTo>
                                  <a:pt x="98" y="707"/>
                                </a:lnTo>
                                <a:lnTo>
                                  <a:pt x="97" y="699"/>
                                </a:lnTo>
                                <a:close/>
                                <a:moveTo>
                                  <a:pt x="113" y="697"/>
                                </a:moveTo>
                                <a:lnTo>
                                  <a:pt x="97" y="699"/>
                                </a:lnTo>
                                <a:lnTo>
                                  <a:pt x="98" y="707"/>
                                </a:lnTo>
                                <a:lnTo>
                                  <a:pt x="114" y="705"/>
                                </a:lnTo>
                                <a:lnTo>
                                  <a:pt x="113" y="697"/>
                                </a:lnTo>
                                <a:close/>
                                <a:moveTo>
                                  <a:pt x="146" y="694"/>
                                </a:moveTo>
                                <a:lnTo>
                                  <a:pt x="113" y="697"/>
                                </a:lnTo>
                                <a:lnTo>
                                  <a:pt x="114" y="705"/>
                                </a:lnTo>
                                <a:lnTo>
                                  <a:pt x="98" y="707"/>
                                </a:lnTo>
                                <a:lnTo>
                                  <a:pt x="141" y="707"/>
                                </a:lnTo>
                                <a:lnTo>
                                  <a:pt x="146" y="694"/>
                                </a:lnTo>
                                <a:close/>
                                <a:moveTo>
                                  <a:pt x="49" y="80"/>
                                </a:moveTo>
                                <a:lnTo>
                                  <a:pt x="32" y="82"/>
                                </a:lnTo>
                                <a:lnTo>
                                  <a:pt x="97" y="699"/>
                                </a:lnTo>
                                <a:lnTo>
                                  <a:pt x="113" y="697"/>
                                </a:lnTo>
                                <a:lnTo>
                                  <a:pt x="49" y="80"/>
                                </a:lnTo>
                                <a:close/>
                                <a:moveTo>
                                  <a:pt x="32" y="0"/>
                                </a:moveTo>
                                <a:lnTo>
                                  <a:pt x="0" y="85"/>
                                </a:lnTo>
                                <a:lnTo>
                                  <a:pt x="32" y="82"/>
                                </a:lnTo>
                                <a:lnTo>
                                  <a:pt x="32" y="74"/>
                                </a:lnTo>
                                <a:lnTo>
                                  <a:pt x="48" y="72"/>
                                </a:lnTo>
                                <a:lnTo>
                                  <a:pt x="78" y="72"/>
                                </a:lnTo>
                                <a:lnTo>
                                  <a:pt x="32" y="0"/>
                                </a:lnTo>
                                <a:close/>
                                <a:moveTo>
                                  <a:pt x="48" y="72"/>
                                </a:moveTo>
                                <a:lnTo>
                                  <a:pt x="32" y="74"/>
                                </a:lnTo>
                                <a:lnTo>
                                  <a:pt x="32" y="82"/>
                                </a:lnTo>
                                <a:lnTo>
                                  <a:pt x="49" y="80"/>
                                </a:lnTo>
                                <a:lnTo>
                                  <a:pt x="48" y="72"/>
                                </a:lnTo>
                                <a:close/>
                                <a:moveTo>
                                  <a:pt x="78" y="72"/>
                                </a:moveTo>
                                <a:lnTo>
                                  <a:pt x="48" y="72"/>
                                </a:lnTo>
                                <a:lnTo>
                                  <a:pt x="49" y="80"/>
                                </a:lnTo>
                                <a:lnTo>
                                  <a:pt x="81" y="77"/>
                                </a:lnTo>
                                <a:lnTo>
                                  <a:pt x="78" y="7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8" name="AutoShape 1398"/>
                        <wps:cNvSpPr>
                          <a:spLocks/>
                        </wps:cNvSpPr>
                        <wps:spPr bwMode="auto">
                          <a:xfrm>
                            <a:off x="6433" y="2326"/>
                            <a:ext cx="371" cy="566"/>
                          </a:xfrm>
                          <a:custGeom>
                            <a:avLst/>
                            <a:gdLst>
                              <a:gd name="T0" fmla="+- 0 6752 6433"/>
                              <a:gd name="T1" fmla="*/ T0 w 371"/>
                              <a:gd name="T2" fmla="+- 0 2828 2326"/>
                              <a:gd name="T3" fmla="*/ 2828 h 566"/>
                              <a:gd name="T4" fmla="+- 0 6724 6433"/>
                              <a:gd name="T5" fmla="*/ T4 w 371"/>
                              <a:gd name="T6" fmla="+- 0 2846 2326"/>
                              <a:gd name="T7" fmla="*/ 2846 h 566"/>
                              <a:gd name="T8" fmla="+- 0 6803 6433"/>
                              <a:gd name="T9" fmla="*/ T8 w 371"/>
                              <a:gd name="T10" fmla="+- 0 2891 2326"/>
                              <a:gd name="T11" fmla="*/ 2891 h 566"/>
                              <a:gd name="T12" fmla="+- 0 6796 6433"/>
                              <a:gd name="T13" fmla="*/ T12 w 371"/>
                              <a:gd name="T14" fmla="+- 0 2835 2326"/>
                              <a:gd name="T15" fmla="*/ 2835 h 566"/>
                              <a:gd name="T16" fmla="+- 0 6756 6433"/>
                              <a:gd name="T17" fmla="*/ T16 w 371"/>
                              <a:gd name="T18" fmla="+- 0 2835 2326"/>
                              <a:gd name="T19" fmla="*/ 2835 h 566"/>
                              <a:gd name="T20" fmla="+- 0 6752 6433"/>
                              <a:gd name="T21" fmla="*/ T20 w 371"/>
                              <a:gd name="T22" fmla="+- 0 2828 2326"/>
                              <a:gd name="T23" fmla="*/ 2828 h 566"/>
                              <a:gd name="T24" fmla="+- 0 6765 6433"/>
                              <a:gd name="T25" fmla="*/ T24 w 371"/>
                              <a:gd name="T26" fmla="+- 0 2819 2326"/>
                              <a:gd name="T27" fmla="*/ 2819 h 566"/>
                              <a:gd name="T28" fmla="+- 0 6752 6433"/>
                              <a:gd name="T29" fmla="*/ T28 w 371"/>
                              <a:gd name="T30" fmla="+- 0 2828 2326"/>
                              <a:gd name="T31" fmla="*/ 2828 h 566"/>
                              <a:gd name="T32" fmla="+- 0 6756 6433"/>
                              <a:gd name="T33" fmla="*/ T32 w 371"/>
                              <a:gd name="T34" fmla="+- 0 2835 2326"/>
                              <a:gd name="T35" fmla="*/ 2835 h 566"/>
                              <a:gd name="T36" fmla="+- 0 6770 6433"/>
                              <a:gd name="T37" fmla="*/ T36 w 371"/>
                              <a:gd name="T38" fmla="+- 0 2826 2326"/>
                              <a:gd name="T39" fmla="*/ 2826 h 566"/>
                              <a:gd name="T40" fmla="+- 0 6765 6433"/>
                              <a:gd name="T41" fmla="*/ T40 w 371"/>
                              <a:gd name="T42" fmla="+- 0 2819 2326"/>
                              <a:gd name="T43" fmla="*/ 2819 h 566"/>
                              <a:gd name="T44" fmla="+- 0 6792 6433"/>
                              <a:gd name="T45" fmla="*/ T44 w 371"/>
                              <a:gd name="T46" fmla="+- 0 2801 2326"/>
                              <a:gd name="T47" fmla="*/ 2801 h 566"/>
                              <a:gd name="T48" fmla="+- 0 6765 6433"/>
                              <a:gd name="T49" fmla="*/ T48 w 371"/>
                              <a:gd name="T50" fmla="+- 0 2819 2326"/>
                              <a:gd name="T51" fmla="*/ 2819 h 566"/>
                              <a:gd name="T52" fmla="+- 0 6770 6433"/>
                              <a:gd name="T53" fmla="*/ T52 w 371"/>
                              <a:gd name="T54" fmla="+- 0 2826 2326"/>
                              <a:gd name="T55" fmla="*/ 2826 h 566"/>
                              <a:gd name="T56" fmla="+- 0 6756 6433"/>
                              <a:gd name="T57" fmla="*/ T56 w 371"/>
                              <a:gd name="T58" fmla="+- 0 2835 2326"/>
                              <a:gd name="T59" fmla="*/ 2835 h 566"/>
                              <a:gd name="T60" fmla="+- 0 6796 6433"/>
                              <a:gd name="T61" fmla="*/ T60 w 371"/>
                              <a:gd name="T62" fmla="+- 0 2835 2326"/>
                              <a:gd name="T63" fmla="*/ 2835 h 566"/>
                              <a:gd name="T64" fmla="+- 0 6792 6433"/>
                              <a:gd name="T65" fmla="*/ T64 w 371"/>
                              <a:gd name="T66" fmla="+- 0 2801 2326"/>
                              <a:gd name="T67" fmla="*/ 2801 h 566"/>
                              <a:gd name="T68" fmla="+- 0 6484 6433"/>
                              <a:gd name="T69" fmla="*/ T68 w 371"/>
                              <a:gd name="T70" fmla="+- 0 2389 2326"/>
                              <a:gd name="T71" fmla="*/ 2389 h 566"/>
                              <a:gd name="T72" fmla="+- 0 6471 6433"/>
                              <a:gd name="T73" fmla="*/ T72 w 371"/>
                              <a:gd name="T74" fmla="+- 0 2398 2326"/>
                              <a:gd name="T75" fmla="*/ 2398 h 566"/>
                              <a:gd name="T76" fmla="+- 0 6752 6433"/>
                              <a:gd name="T77" fmla="*/ T76 w 371"/>
                              <a:gd name="T78" fmla="+- 0 2828 2326"/>
                              <a:gd name="T79" fmla="*/ 2828 h 566"/>
                              <a:gd name="T80" fmla="+- 0 6765 6433"/>
                              <a:gd name="T81" fmla="*/ T80 w 371"/>
                              <a:gd name="T82" fmla="+- 0 2819 2326"/>
                              <a:gd name="T83" fmla="*/ 2819 h 566"/>
                              <a:gd name="T84" fmla="+- 0 6484 6433"/>
                              <a:gd name="T85" fmla="*/ T84 w 371"/>
                              <a:gd name="T86" fmla="+- 0 2389 2326"/>
                              <a:gd name="T87" fmla="*/ 2389 h 566"/>
                              <a:gd name="T88" fmla="+- 0 6433 6433"/>
                              <a:gd name="T89" fmla="*/ T88 w 371"/>
                              <a:gd name="T90" fmla="+- 0 2326 2326"/>
                              <a:gd name="T91" fmla="*/ 2326 h 566"/>
                              <a:gd name="T92" fmla="+- 0 6443 6433"/>
                              <a:gd name="T93" fmla="*/ T92 w 371"/>
                              <a:gd name="T94" fmla="+- 0 2416 2326"/>
                              <a:gd name="T95" fmla="*/ 2416 h 566"/>
                              <a:gd name="T96" fmla="+- 0 6471 6433"/>
                              <a:gd name="T97" fmla="*/ T96 w 371"/>
                              <a:gd name="T98" fmla="+- 0 2398 2326"/>
                              <a:gd name="T99" fmla="*/ 2398 h 566"/>
                              <a:gd name="T100" fmla="+- 0 6466 6433"/>
                              <a:gd name="T101" fmla="*/ T100 w 371"/>
                              <a:gd name="T102" fmla="+- 0 2391 2326"/>
                              <a:gd name="T103" fmla="*/ 2391 h 566"/>
                              <a:gd name="T104" fmla="+- 0 6480 6433"/>
                              <a:gd name="T105" fmla="*/ T104 w 371"/>
                              <a:gd name="T106" fmla="+- 0 2383 2326"/>
                              <a:gd name="T107" fmla="*/ 2383 h 566"/>
                              <a:gd name="T108" fmla="+- 0 6494 6433"/>
                              <a:gd name="T109" fmla="*/ T108 w 371"/>
                              <a:gd name="T110" fmla="+- 0 2383 2326"/>
                              <a:gd name="T111" fmla="*/ 2383 h 566"/>
                              <a:gd name="T112" fmla="+- 0 6511 6433"/>
                              <a:gd name="T113" fmla="*/ T112 w 371"/>
                              <a:gd name="T114" fmla="+- 0 2372 2326"/>
                              <a:gd name="T115" fmla="*/ 2372 h 566"/>
                              <a:gd name="T116" fmla="+- 0 6433 6433"/>
                              <a:gd name="T117" fmla="*/ T116 w 371"/>
                              <a:gd name="T118" fmla="+- 0 2326 2326"/>
                              <a:gd name="T119" fmla="*/ 2326 h 566"/>
                              <a:gd name="T120" fmla="+- 0 6480 6433"/>
                              <a:gd name="T121" fmla="*/ T120 w 371"/>
                              <a:gd name="T122" fmla="+- 0 2383 2326"/>
                              <a:gd name="T123" fmla="*/ 2383 h 566"/>
                              <a:gd name="T124" fmla="+- 0 6466 6433"/>
                              <a:gd name="T125" fmla="*/ T124 w 371"/>
                              <a:gd name="T126" fmla="+- 0 2391 2326"/>
                              <a:gd name="T127" fmla="*/ 2391 h 566"/>
                              <a:gd name="T128" fmla="+- 0 6471 6433"/>
                              <a:gd name="T129" fmla="*/ T128 w 371"/>
                              <a:gd name="T130" fmla="+- 0 2398 2326"/>
                              <a:gd name="T131" fmla="*/ 2398 h 566"/>
                              <a:gd name="T132" fmla="+- 0 6484 6433"/>
                              <a:gd name="T133" fmla="*/ T132 w 371"/>
                              <a:gd name="T134" fmla="+- 0 2389 2326"/>
                              <a:gd name="T135" fmla="*/ 2389 h 566"/>
                              <a:gd name="T136" fmla="+- 0 6480 6433"/>
                              <a:gd name="T137" fmla="*/ T136 w 371"/>
                              <a:gd name="T138" fmla="+- 0 2383 2326"/>
                              <a:gd name="T139" fmla="*/ 2383 h 566"/>
                              <a:gd name="T140" fmla="+- 0 6494 6433"/>
                              <a:gd name="T141" fmla="*/ T140 w 371"/>
                              <a:gd name="T142" fmla="+- 0 2383 2326"/>
                              <a:gd name="T143" fmla="*/ 2383 h 566"/>
                              <a:gd name="T144" fmla="+- 0 6480 6433"/>
                              <a:gd name="T145" fmla="*/ T144 w 371"/>
                              <a:gd name="T146" fmla="+- 0 2383 2326"/>
                              <a:gd name="T147" fmla="*/ 2383 h 566"/>
                              <a:gd name="T148" fmla="+- 0 6484 6433"/>
                              <a:gd name="T149" fmla="*/ T148 w 371"/>
                              <a:gd name="T150" fmla="+- 0 2389 2326"/>
                              <a:gd name="T151" fmla="*/ 2389 h 566"/>
                              <a:gd name="T152" fmla="+- 0 6494 6433"/>
                              <a:gd name="T153" fmla="*/ T152 w 371"/>
                              <a:gd name="T154" fmla="+- 0 2383 2326"/>
                              <a:gd name="T155" fmla="*/ 2383 h 5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371" h="566">
                                <a:moveTo>
                                  <a:pt x="319" y="502"/>
                                </a:moveTo>
                                <a:lnTo>
                                  <a:pt x="291" y="520"/>
                                </a:lnTo>
                                <a:lnTo>
                                  <a:pt x="370" y="565"/>
                                </a:lnTo>
                                <a:lnTo>
                                  <a:pt x="363" y="509"/>
                                </a:lnTo>
                                <a:lnTo>
                                  <a:pt x="323" y="509"/>
                                </a:lnTo>
                                <a:lnTo>
                                  <a:pt x="319" y="502"/>
                                </a:lnTo>
                                <a:close/>
                                <a:moveTo>
                                  <a:pt x="332" y="493"/>
                                </a:moveTo>
                                <a:lnTo>
                                  <a:pt x="319" y="502"/>
                                </a:lnTo>
                                <a:lnTo>
                                  <a:pt x="323" y="509"/>
                                </a:lnTo>
                                <a:lnTo>
                                  <a:pt x="337" y="500"/>
                                </a:lnTo>
                                <a:lnTo>
                                  <a:pt x="332" y="493"/>
                                </a:lnTo>
                                <a:close/>
                                <a:moveTo>
                                  <a:pt x="359" y="475"/>
                                </a:moveTo>
                                <a:lnTo>
                                  <a:pt x="332" y="493"/>
                                </a:lnTo>
                                <a:lnTo>
                                  <a:pt x="337" y="500"/>
                                </a:lnTo>
                                <a:lnTo>
                                  <a:pt x="323" y="509"/>
                                </a:lnTo>
                                <a:lnTo>
                                  <a:pt x="363" y="509"/>
                                </a:lnTo>
                                <a:lnTo>
                                  <a:pt x="359" y="475"/>
                                </a:lnTo>
                                <a:close/>
                                <a:moveTo>
                                  <a:pt x="51" y="63"/>
                                </a:moveTo>
                                <a:lnTo>
                                  <a:pt x="38" y="72"/>
                                </a:lnTo>
                                <a:lnTo>
                                  <a:pt x="319" y="502"/>
                                </a:lnTo>
                                <a:lnTo>
                                  <a:pt x="332" y="493"/>
                                </a:lnTo>
                                <a:lnTo>
                                  <a:pt x="51" y="63"/>
                                </a:lnTo>
                                <a:close/>
                                <a:moveTo>
                                  <a:pt x="0" y="0"/>
                                </a:moveTo>
                                <a:lnTo>
                                  <a:pt x="10" y="90"/>
                                </a:lnTo>
                                <a:lnTo>
                                  <a:pt x="38" y="72"/>
                                </a:lnTo>
                                <a:lnTo>
                                  <a:pt x="33" y="65"/>
                                </a:lnTo>
                                <a:lnTo>
                                  <a:pt x="47" y="57"/>
                                </a:lnTo>
                                <a:lnTo>
                                  <a:pt x="61" y="57"/>
                                </a:lnTo>
                                <a:lnTo>
                                  <a:pt x="78" y="46"/>
                                </a:lnTo>
                                <a:lnTo>
                                  <a:pt x="0" y="0"/>
                                </a:lnTo>
                                <a:close/>
                                <a:moveTo>
                                  <a:pt x="47" y="57"/>
                                </a:moveTo>
                                <a:lnTo>
                                  <a:pt x="33" y="65"/>
                                </a:lnTo>
                                <a:lnTo>
                                  <a:pt x="38" y="72"/>
                                </a:lnTo>
                                <a:lnTo>
                                  <a:pt x="51" y="63"/>
                                </a:lnTo>
                                <a:lnTo>
                                  <a:pt x="47" y="57"/>
                                </a:lnTo>
                                <a:close/>
                                <a:moveTo>
                                  <a:pt x="61" y="57"/>
                                </a:moveTo>
                                <a:lnTo>
                                  <a:pt x="47" y="57"/>
                                </a:lnTo>
                                <a:lnTo>
                                  <a:pt x="51" y="63"/>
                                </a:lnTo>
                                <a:lnTo>
                                  <a:pt x="61" y="5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9" name="AutoShape 1397"/>
                        <wps:cNvSpPr>
                          <a:spLocks/>
                        </wps:cNvSpPr>
                        <wps:spPr bwMode="auto">
                          <a:xfrm>
                            <a:off x="6571" y="2082"/>
                            <a:ext cx="609" cy="325"/>
                          </a:xfrm>
                          <a:custGeom>
                            <a:avLst/>
                            <a:gdLst>
                              <a:gd name="T0" fmla="+- 0 7104 6571"/>
                              <a:gd name="T1" fmla="*/ T0 w 609"/>
                              <a:gd name="T2" fmla="+- 0 2376 2082"/>
                              <a:gd name="T3" fmla="*/ 2376 h 325"/>
                              <a:gd name="T4" fmla="+- 0 7089 6571"/>
                              <a:gd name="T5" fmla="*/ T4 w 609"/>
                              <a:gd name="T6" fmla="+- 0 2404 2082"/>
                              <a:gd name="T7" fmla="*/ 2404 h 325"/>
                              <a:gd name="T8" fmla="+- 0 7180 6571"/>
                              <a:gd name="T9" fmla="*/ T8 w 609"/>
                              <a:gd name="T10" fmla="+- 0 2407 2082"/>
                              <a:gd name="T11" fmla="*/ 2407 h 325"/>
                              <a:gd name="T12" fmla="+- 0 7161 6571"/>
                              <a:gd name="T13" fmla="*/ T12 w 609"/>
                              <a:gd name="T14" fmla="+- 0 2380 2082"/>
                              <a:gd name="T15" fmla="*/ 2380 h 325"/>
                              <a:gd name="T16" fmla="+- 0 7112 6571"/>
                              <a:gd name="T17" fmla="*/ T16 w 609"/>
                              <a:gd name="T18" fmla="+- 0 2380 2082"/>
                              <a:gd name="T19" fmla="*/ 2380 h 325"/>
                              <a:gd name="T20" fmla="+- 0 7104 6571"/>
                              <a:gd name="T21" fmla="*/ T20 w 609"/>
                              <a:gd name="T22" fmla="+- 0 2376 2082"/>
                              <a:gd name="T23" fmla="*/ 2376 h 325"/>
                              <a:gd name="T24" fmla="+- 0 7112 6571"/>
                              <a:gd name="T25" fmla="*/ T24 w 609"/>
                              <a:gd name="T26" fmla="+- 0 2361 2082"/>
                              <a:gd name="T27" fmla="*/ 2361 h 325"/>
                              <a:gd name="T28" fmla="+- 0 7104 6571"/>
                              <a:gd name="T29" fmla="*/ T28 w 609"/>
                              <a:gd name="T30" fmla="+- 0 2376 2082"/>
                              <a:gd name="T31" fmla="*/ 2376 h 325"/>
                              <a:gd name="T32" fmla="+- 0 7112 6571"/>
                              <a:gd name="T33" fmla="*/ T32 w 609"/>
                              <a:gd name="T34" fmla="+- 0 2380 2082"/>
                              <a:gd name="T35" fmla="*/ 2380 h 325"/>
                              <a:gd name="T36" fmla="+- 0 7119 6571"/>
                              <a:gd name="T37" fmla="*/ T36 w 609"/>
                              <a:gd name="T38" fmla="+- 0 2365 2082"/>
                              <a:gd name="T39" fmla="*/ 2365 h 325"/>
                              <a:gd name="T40" fmla="+- 0 7112 6571"/>
                              <a:gd name="T41" fmla="*/ T40 w 609"/>
                              <a:gd name="T42" fmla="+- 0 2361 2082"/>
                              <a:gd name="T43" fmla="*/ 2361 h 325"/>
                              <a:gd name="T44" fmla="+- 0 7127 6571"/>
                              <a:gd name="T45" fmla="*/ T44 w 609"/>
                              <a:gd name="T46" fmla="+- 0 2333 2082"/>
                              <a:gd name="T47" fmla="*/ 2333 h 325"/>
                              <a:gd name="T48" fmla="+- 0 7112 6571"/>
                              <a:gd name="T49" fmla="*/ T48 w 609"/>
                              <a:gd name="T50" fmla="+- 0 2361 2082"/>
                              <a:gd name="T51" fmla="*/ 2361 h 325"/>
                              <a:gd name="T52" fmla="+- 0 7119 6571"/>
                              <a:gd name="T53" fmla="*/ T52 w 609"/>
                              <a:gd name="T54" fmla="+- 0 2365 2082"/>
                              <a:gd name="T55" fmla="*/ 2365 h 325"/>
                              <a:gd name="T56" fmla="+- 0 7112 6571"/>
                              <a:gd name="T57" fmla="*/ T56 w 609"/>
                              <a:gd name="T58" fmla="+- 0 2380 2082"/>
                              <a:gd name="T59" fmla="*/ 2380 h 325"/>
                              <a:gd name="T60" fmla="+- 0 7161 6571"/>
                              <a:gd name="T61" fmla="*/ T60 w 609"/>
                              <a:gd name="T62" fmla="+- 0 2380 2082"/>
                              <a:gd name="T63" fmla="*/ 2380 h 325"/>
                              <a:gd name="T64" fmla="+- 0 7127 6571"/>
                              <a:gd name="T65" fmla="*/ T64 w 609"/>
                              <a:gd name="T66" fmla="+- 0 2333 2082"/>
                              <a:gd name="T67" fmla="*/ 2333 h 325"/>
                              <a:gd name="T68" fmla="+- 0 6646 6571"/>
                              <a:gd name="T69" fmla="*/ T68 w 609"/>
                              <a:gd name="T70" fmla="+- 0 2113 2082"/>
                              <a:gd name="T71" fmla="*/ 2113 h 325"/>
                              <a:gd name="T72" fmla="+- 0 6639 6571"/>
                              <a:gd name="T73" fmla="*/ T72 w 609"/>
                              <a:gd name="T74" fmla="+- 0 2127 2082"/>
                              <a:gd name="T75" fmla="*/ 2127 h 325"/>
                              <a:gd name="T76" fmla="+- 0 7104 6571"/>
                              <a:gd name="T77" fmla="*/ T76 w 609"/>
                              <a:gd name="T78" fmla="+- 0 2376 2082"/>
                              <a:gd name="T79" fmla="*/ 2376 h 325"/>
                              <a:gd name="T80" fmla="+- 0 7112 6571"/>
                              <a:gd name="T81" fmla="*/ T80 w 609"/>
                              <a:gd name="T82" fmla="+- 0 2361 2082"/>
                              <a:gd name="T83" fmla="*/ 2361 h 325"/>
                              <a:gd name="T84" fmla="+- 0 6646 6571"/>
                              <a:gd name="T85" fmla="*/ T84 w 609"/>
                              <a:gd name="T86" fmla="+- 0 2113 2082"/>
                              <a:gd name="T87" fmla="*/ 2113 h 325"/>
                              <a:gd name="T88" fmla="+- 0 6571 6571"/>
                              <a:gd name="T89" fmla="*/ T88 w 609"/>
                              <a:gd name="T90" fmla="+- 0 2082 2082"/>
                              <a:gd name="T91" fmla="*/ 2082 h 325"/>
                              <a:gd name="T92" fmla="+- 0 6624 6571"/>
                              <a:gd name="T93" fmla="*/ T92 w 609"/>
                              <a:gd name="T94" fmla="+- 0 2156 2082"/>
                              <a:gd name="T95" fmla="*/ 2156 h 325"/>
                              <a:gd name="T96" fmla="+- 0 6639 6571"/>
                              <a:gd name="T97" fmla="*/ T96 w 609"/>
                              <a:gd name="T98" fmla="+- 0 2127 2082"/>
                              <a:gd name="T99" fmla="*/ 2127 h 325"/>
                              <a:gd name="T100" fmla="+- 0 6632 6571"/>
                              <a:gd name="T101" fmla="*/ T100 w 609"/>
                              <a:gd name="T102" fmla="+- 0 2124 2082"/>
                              <a:gd name="T103" fmla="*/ 2124 h 325"/>
                              <a:gd name="T104" fmla="+- 0 6639 6571"/>
                              <a:gd name="T105" fmla="*/ T104 w 609"/>
                              <a:gd name="T106" fmla="+- 0 2109 2082"/>
                              <a:gd name="T107" fmla="*/ 2109 h 325"/>
                              <a:gd name="T108" fmla="+- 0 6649 6571"/>
                              <a:gd name="T109" fmla="*/ T108 w 609"/>
                              <a:gd name="T110" fmla="+- 0 2109 2082"/>
                              <a:gd name="T111" fmla="*/ 2109 h 325"/>
                              <a:gd name="T112" fmla="+- 0 6662 6571"/>
                              <a:gd name="T113" fmla="*/ T112 w 609"/>
                              <a:gd name="T114" fmla="+- 0 2084 2082"/>
                              <a:gd name="T115" fmla="*/ 2084 h 325"/>
                              <a:gd name="T116" fmla="+- 0 6571 6571"/>
                              <a:gd name="T117" fmla="*/ T116 w 609"/>
                              <a:gd name="T118" fmla="+- 0 2082 2082"/>
                              <a:gd name="T119" fmla="*/ 2082 h 325"/>
                              <a:gd name="T120" fmla="+- 0 6639 6571"/>
                              <a:gd name="T121" fmla="*/ T120 w 609"/>
                              <a:gd name="T122" fmla="+- 0 2109 2082"/>
                              <a:gd name="T123" fmla="*/ 2109 h 325"/>
                              <a:gd name="T124" fmla="+- 0 6632 6571"/>
                              <a:gd name="T125" fmla="*/ T124 w 609"/>
                              <a:gd name="T126" fmla="+- 0 2124 2082"/>
                              <a:gd name="T127" fmla="*/ 2124 h 325"/>
                              <a:gd name="T128" fmla="+- 0 6639 6571"/>
                              <a:gd name="T129" fmla="*/ T128 w 609"/>
                              <a:gd name="T130" fmla="+- 0 2127 2082"/>
                              <a:gd name="T131" fmla="*/ 2127 h 325"/>
                              <a:gd name="T132" fmla="+- 0 6646 6571"/>
                              <a:gd name="T133" fmla="*/ T132 w 609"/>
                              <a:gd name="T134" fmla="+- 0 2113 2082"/>
                              <a:gd name="T135" fmla="*/ 2113 h 325"/>
                              <a:gd name="T136" fmla="+- 0 6639 6571"/>
                              <a:gd name="T137" fmla="*/ T136 w 609"/>
                              <a:gd name="T138" fmla="+- 0 2109 2082"/>
                              <a:gd name="T139" fmla="*/ 2109 h 325"/>
                              <a:gd name="T140" fmla="+- 0 6649 6571"/>
                              <a:gd name="T141" fmla="*/ T140 w 609"/>
                              <a:gd name="T142" fmla="+- 0 2109 2082"/>
                              <a:gd name="T143" fmla="*/ 2109 h 325"/>
                              <a:gd name="T144" fmla="+- 0 6639 6571"/>
                              <a:gd name="T145" fmla="*/ T144 w 609"/>
                              <a:gd name="T146" fmla="+- 0 2109 2082"/>
                              <a:gd name="T147" fmla="*/ 2109 h 325"/>
                              <a:gd name="T148" fmla="+- 0 6646 6571"/>
                              <a:gd name="T149" fmla="*/ T148 w 609"/>
                              <a:gd name="T150" fmla="+- 0 2113 2082"/>
                              <a:gd name="T151" fmla="*/ 2113 h 325"/>
                              <a:gd name="T152" fmla="+- 0 6649 6571"/>
                              <a:gd name="T153" fmla="*/ T152 w 609"/>
                              <a:gd name="T154" fmla="+- 0 2109 2082"/>
                              <a:gd name="T155" fmla="*/ 2109 h 3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609" h="325">
                                <a:moveTo>
                                  <a:pt x="533" y="294"/>
                                </a:moveTo>
                                <a:lnTo>
                                  <a:pt x="518" y="322"/>
                                </a:lnTo>
                                <a:lnTo>
                                  <a:pt x="609" y="325"/>
                                </a:lnTo>
                                <a:lnTo>
                                  <a:pt x="590" y="298"/>
                                </a:lnTo>
                                <a:lnTo>
                                  <a:pt x="541" y="298"/>
                                </a:lnTo>
                                <a:lnTo>
                                  <a:pt x="533" y="294"/>
                                </a:lnTo>
                                <a:close/>
                                <a:moveTo>
                                  <a:pt x="541" y="279"/>
                                </a:moveTo>
                                <a:lnTo>
                                  <a:pt x="533" y="294"/>
                                </a:lnTo>
                                <a:lnTo>
                                  <a:pt x="541" y="298"/>
                                </a:lnTo>
                                <a:lnTo>
                                  <a:pt x="548" y="283"/>
                                </a:lnTo>
                                <a:lnTo>
                                  <a:pt x="541" y="279"/>
                                </a:lnTo>
                                <a:close/>
                                <a:moveTo>
                                  <a:pt x="556" y="251"/>
                                </a:moveTo>
                                <a:lnTo>
                                  <a:pt x="541" y="279"/>
                                </a:lnTo>
                                <a:lnTo>
                                  <a:pt x="548" y="283"/>
                                </a:lnTo>
                                <a:lnTo>
                                  <a:pt x="541" y="298"/>
                                </a:lnTo>
                                <a:lnTo>
                                  <a:pt x="590" y="298"/>
                                </a:lnTo>
                                <a:lnTo>
                                  <a:pt x="556" y="251"/>
                                </a:lnTo>
                                <a:close/>
                                <a:moveTo>
                                  <a:pt x="75" y="31"/>
                                </a:moveTo>
                                <a:lnTo>
                                  <a:pt x="68" y="45"/>
                                </a:lnTo>
                                <a:lnTo>
                                  <a:pt x="533" y="294"/>
                                </a:lnTo>
                                <a:lnTo>
                                  <a:pt x="541" y="279"/>
                                </a:lnTo>
                                <a:lnTo>
                                  <a:pt x="75" y="31"/>
                                </a:lnTo>
                                <a:close/>
                                <a:moveTo>
                                  <a:pt x="0" y="0"/>
                                </a:moveTo>
                                <a:lnTo>
                                  <a:pt x="53" y="74"/>
                                </a:lnTo>
                                <a:lnTo>
                                  <a:pt x="68" y="45"/>
                                </a:lnTo>
                                <a:lnTo>
                                  <a:pt x="61" y="42"/>
                                </a:lnTo>
                                <a:lnTo>
                                  <a:pt x="68" y="27"/>
                                </a:lnTo>
                                <a:lnTo>
                                  <a:pt x="78" y="27"/>
                                </a:lnTo>
                                <a:lnTo>
                                  <a:pt x="91" y="2"/>
                                </a:lnTo>
                                <a:lnTo>
                                  <a:pt x="0" y="0"/>
                                </a:lnTo>
                                <a:close/>
                                <a:moveTo>
                                  <a:pt x="68" y="27"/>
                                </a:moveTo>
                                <a:lnTo>
                                  <a:pt x="61" y="42"/>
                                </a:lnTo>
                                <a:lnTo>
                                  <a:pt x="68" y="45"/>
                                </a:lnTo>
                                <a:lnTo>
                                  <a:pt x="75" y="31"/>
                                </a:lnTo>
                                <a:lnTo>
                                  <a:pt x="68" y="27"/>
                                </a:lnTo>
                                <a:close/>
                                <a:moveTo>
                                  <a:pt x="78" y="27"/>
                                </a:moveTo>
                                <a:lnTo>
                                  <a:pt x="68" y="27"/>
                                </a:lnTo>
                                <a:lnTo>
                                  <a:pt x="75" y="31"/>
                                </a:lnTo>
                                <a:lnTo>
                                  <a:pt x="78"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0" name="Text Box 1396"/>
                        <wps:cNvSpPr txBox="1">
                          <a:spLocks noChangeArrowheads="1"/>
                        </wps:cNvSpPr>
                        <wps:spPr bwMode="auto">
                          <a:xfrm>
                            <a:off x="5629" y="516"/>
                            <a:ext cx="494"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2"/>
                                <w:rPr>
                                  <w:rFonts w:ascii="Arial"/>
                                  <w:b/>
                                  <w:sz w:val="10"/>
                                </w:rPr>
                              </w:pPr>
                              <w:bookmarkStart w:id="39" w:name="_bookmark3"/>
                              <w:bookmarkEnd w:id="39"/>
                              <w:r>
                                <w:rPr>
                                  <w:rFonts w:ascii="Arial"/>
                                  <w:b/>
                                  <w:w w:val="105"/>
                                  <w:sz w:val="10"/>
                                </w:rPr>
                                <w:t>Resource</w:t>
                              </w:r>
                            </w:p>
                          </w:txbxContent>
                        </wps:txbx>
                        <wps:bodyPr rot="0" vert="horz" wrap="square" lIns="0" tIns="0" rIns="0" bIns="0" anchor="t" anchorCtr="0" upright="1">
                          <a:noAutofit/>
                        </wps:bodyPr>
                      </wps:wsp>
                      <wps:wsp>
                        <wps:cNvPr id="1421" name="Text Box 1395"/>
                        <wps:cNvSpPr txBox="1">
                          <a:spLocks noChangeArrowheads="1"/>
                        </wps:cNvSpPr>
                        <wps:spPr bwMode="auto">
                          <a:xfrm>
                            <a:off x="6557" y="572"/>
                            <a:ext cx="297"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2"/>
                                <w:rPr>
                                  <w:rFonts w:ascii="Arial"/>
                                  <w:b/>
                                  <w:sz w:val="10"/>
                                </w:rPr>
                              </w:pPr>
                              <w:r>
                                <w:rPr>
                                  <w:rFonts w:ascii="Arial"/>
                                  <w:b/>
                                  <w:w w:val="105"/>
                                  <w:sz w:val="10"/>
                                </w:rPr>
                                <w:t>Rotor</w:t>
                              </w:r>
                            </w:p>
                          </w:txbxContent>
                        </wps:txbx>
                        <wps:bodyPr rot="0" vert="horz" wrap="square" lIns="0" tIns="0" rIns="0" bIns="0" anchor="t" anchorCtr="0" upright="1">
                          <a:noAutofit/>
                        </wps:bodyPr>
                      </wps:wsp>
                      <wps:wsp>
                        <wps:cNvPr id="1422" name="Text Box 1394"/>
                        <wps:cNvSpPr txBox="1">
                          <a:spLocks noChangeArrowheads="1"/>
                        </wps:cNvSpPr>
                        <wps:spPr bwMode="auto">
                          <a:xfrm>
                            <a:off x="5037" y="759"/>
                            <a:ext cx="36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2" w:line="271" w:lineRule="auto"/>
                                <w:ind w:right="-8" w:firstLine="32"/>
                                <w:rPr>
                                  <w:rFonts w:ascii="Arial"/>
                                  <w:b/>
                                  <w:sz w:val="10"/>
                                </w:rPr>
                              </w:pPr>
                              <w:r>
                                <w:rPr>
                                  <w:rFonts w:ascii="Arial"/>
                                  <w:b/>
                                  <w:w w:val="105"/>
                                  <w:sz w:val="10"/>
                                </w:rPr>
                                <w:t>Array Effects</w:t>
                              </w:r>
                            </w:p>
                          </w:txbxContent>
                        </wps:txbx>
                        <wps:bodyPr rot="0" vert="horz" wrap="square" lIns="0" tIns="0" rIns="0" bIns="0" anchor="t" anchorCtr="0" upright="1">
                          <a:noAutofit/>
                        </wps:bodyPr>
                      </wps:wsp>
                      <wps:wsp>
                        <wps:cNvPr id="1423" name="Text Box 1393"/>
                        <wps:cNvSpPr txBox="1">
                          <a:spLocks noChangeArrowheads="1"/>
                        </wps:cNvSpPr>
                        <wps:spPr bwMode="auto">
                          <a:xfrm>
                            <a:off x="7063" y="1052"/>
                            <a:ext cx="445"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2"/>
                                <w:rPr>
                                  <w:rFonts w:ascii="Arial"/>
                                  <w:b/>
                                  <w:sz w:val="10"/>
                                </w:rPr>
                              </w:pPr>
                              <w:r>
                                <w:rPr>
                                  <w:rFonts w:ascii="Arial"/>
                                  <w:b/>
                                  <w:w w:val="105"/>
                                  <w:sz w:val="10"/>
                                </w:rPr>
                                <w:t>Gearbox</w:t>
                              </w:r>
                            </w:p>
                          </w:txbxContent>
                        </wps:txbx>
                        <wps:bodyPr rot="0" vert="horz" wrap="square" lIns="0" tIns="0" rIns="0" bIns="0" anchor="t" anchorCtr="0" upright="1">
                          <a:noAutofit/>
                        </wps:bodyPr>
                      </wps:wsp>
                      <wps:wsp>
                        <wps:cNvPr id="1424" name="Text Box 1392"/>
                        <wps:cNvSpPr txBox="1">
                          <a:spLocks noChangeArrowheads="1"/>
                        </wps:cNvSpPr>
                        <wps:spPr bwMode="auto">
                          <a:xfrm>
                            <a:off x="4446" y="1344"/>
                            <a:ext cx="56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2" w:line="271" w:lineRule="auto"/>
                                <w:ind w:right="2" w:firstLine="162"/>
                                <w:rPr>
                                  <w:rFonts w:ascii="Arial"/>
                                  <w:b/>
                                  <w:sz w:val="10"/>
                                </w:rPr>
                              </w:pPr>
                              <w:r>
                                <w:rPr>
                                  <w:rFonts w:ascii="Arial"/>
                                  <w:b/>
                                  <w:w w:val="105"/>
                                  <w:sz w:val="10"/>
                                </w:rPr>
                                <w:t>Grid Integration</w:t>
                              </w:r>
                            </w:p>
                          </w:txbxContent>
                        </wps:txbx>
                        <wps:bodyPr rot="0" vert="horz" wrap="square" lIns="0" tIns="0" rIns="0" bIns="0" anchor="t" anchorCtr="0" upright="1">
                          <a:noAutofit/>
                        </wps:bodyPr>
                      </wps:wsp>
                      <wps:wsp>
                        <wps:cNvPr id="1425" name="Text Box 1391"/>
                        <wps:cNvSpPr txBox="1">
                          <a:spLocks noChangeArrowheads="1"/>
                        </wps:cNvSpPr>
                        <wps:spPr bwMode="auto">
                          <a:xfrm>
                            <a:off x="5445" y="1684"/>
                            <a:ext cx="1383" cy="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254" w:lineRule="auto"/>
                                <w:ind w:left="162" w:hanging="163"/>
                                <w:rPr>
                                  <w:rFonts w:ascii="Arial"/>
                                  <w:b/>
                                  <w:sz w:val="17"/>
                                </w:rPr>
                              </w:pPr>
                              <w:r>
                                <w:rPr>
                                  <w:rFonts w:ascii="Arial"/>
                                  <w:b/>
                                  <w:sz w:val="17"/>
                                </w:rPr>
                                <w:t>Multidisciplinary analysis and optimization</w:t>
                              </w:r>
                            </w:p>
                          </w:txbxContent>
                        </wps:txbx>
                        <wps:bodyPr rot="0" vert="horz" wrap="square" lIns="0" tIns="0" rIns="0" bIns="0" anchor="t" anchorCtr="0" upright="1">
                          <a:noAutofit/>
                        </wps:bodyPr>
                      </wps:wsp>
                      <wps:wsp>
                        <wps:cNvPr id="1426" name="Text Box 1390"/>
                        <wps:cNvSpPr txBox="1">
                          <a:spLocks noChangeArrowheads="1"/>
                        </wps:cNvSpPr>
                        <wps:spPr bwMode="auto">
                          <a:xfrm>
                            <a:off x="7292" y="1718"/>
                            <a:ext cx="51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2"/>
                                <w:rPr>
                                  <w:rFonts w:ascii="Arial"/>
                                  <w:b/>
                                  <w:sz w:val="10"/>
                                </w:rPr>
                              </w:pPr>
                              <w:r>
                                <w:rPr>
                                  <w:rFonts w:ascii="Arial"/>
                                  <w:b/>
                                  <w:w w:val="105"/>
                                  <w:sz w:val="10"/>
                                </w:rPr>
                                <w:t>Generator</w:t>
                              </w:r>
                            </w:p>
                          </w:txbxContent>
                        </wps:txbx>
                        <wps:bodyPr rot="0" vert="horz" wrap="square" lIns="0" tIns="0" rIns="0" bIns="0" anchor="t" anchorCtr="0" upright="1">
                          <a:noAutofit/>
                        </wps:bodyPr>
                      </wps:wsp>
                      <wps:wsp>
                        <wps:cNvPr id="1427" name="Text Box 1389"/>
                        <wps:cNvSpPr txBox="1">
                          <a:spLocks noChangeArrowheads="1"/>
                        </wps:cNvSpPr>
                        <wps:spPr bwMode="auto">
                          <a:xfrm>
                            <a:off x="4409" y="2181"/>
                            <a:ext cx="575"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2"/>
                                <w:rPr>
                                  <w:rFonts w:ascii="Arial"/>
                                  <w:b/>
                                  <w:sz w:val="10"/>
                                </w:rPr>
                              </w:pPr>
                              <w:r>
                                <w:rPr>
                                  <w:rFonts w:ascii="Arial"/>
                                  <w:b/>
                                  <w:w w:val="105"/>
                                  <w:sz w:val="10"/>
                                </w:rPr>
                                <w:t>Operations</w:t>
                              </w:r>
                            </w:p>
                          </w:txbxContent>
                        </wps:txbx>
                        <wps:bodyPr rot="0" vert="horz" wrap="square" lIns="0" tIns="0" rIns="0" bIns="0" anchor="t" anchorCtr="0" upright="1">
                          <a:noAutofit/>
                        </wps:bodyPr>
                      </wps:wsp>
                      <wps:wsp>
                        <wps:cNvPr id="1428" name="Text Box 1388"/>
                        <wps:cNvSpPr txBox="1">
                          <a:spLocks noChangeArrowheads="1"/>
                        </wps:cNvSpPr>
                        <wps:spPr bwMode="auto">
                          <a:xfrm>
                            <a:off x="7143" y="2441"/>
                            <a:ext cx="453"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2"/>
                                <w:rPr>
                                  <w:rFonts w:ascii="Arial"/>
                                  <w:b/>
                                  <w:sz w:val="10"/>
                                </w:rPr>
                              </w:pPr>
                              <w:r>
                                <w:rPr>
                                  <w:rFonts w:ascii="Arial"/>
                                  <w:b/>
                                  <w:w w:val="105"/>
                                  <w:sz w:val="10"/>
                                </w:rPr>
                                <w:t>Controls</w:t>
                              </w:r>
                            </w:p>
                          </w:txbxContent>
                        </wps:txbx>
                        <wps:bodyPr rot="0" vert="horz" wrap="square" lIns="0" tIns="0" rIns="0" bIns="0" anchor="t" anchorCtr="0" upright="1">
                          <a:noAutofit/>
                        </wps:bodyPr>
                      </wps:wsp>
                      <wps:wsp>
                        <wps:cNvPr id="1429" name="Text Box 1387"/>
                        <wps:cNvSpPr txBox="1">
                          <a:spLocks noChangeArrowheads="1"/>
                        </wps:cNvSpPr>
                        <wps:spPr bwMode="auto">
                          <a:xfrm>
                            <a:off x="4715" y="2677"/>
                            <a:ext cx="507"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2" w:line="271" w:lineRule="auto"/>
                                <w:ind w:right="2" w:firstLine="40"/>
                                <w:rPr>
                                  <w:rFonts w:ascii="Arial"/>
                                  <w:b/>
                                  <w:sz w:val="10"/>
                                </w:rPr>
                              </w:pPr>
                              <w:r>
                                <w:rPr>
                                  <w:rFonts w:ascii="Arial"/>
                                  <w:b/>
                                  <w:w w:val="105"/>
                                  <w:sz w:val="10"/>
                                </w:rPr>
                                <w:t>Balance of Station</w:t>
                              </w:r>
                            </w:p>
                          </w:txbxContent>
                        </wps:txbx>
                        <wps:bodyPr rot="0" vert="horz" wrap="square" lIns="0" tIns="0" rIns="0" bIns="0" anchor="t" anchorCtr="0" upright="1">
                          <a:noAutofit/>
                        </wps:bodyPr>
                      </wps:wsp>
                      <wps:wsp>
                        <wps:cNvPr id="1430" name="Text Box 1386"/>
                        <wps:cNvSpPr txBox="1">
                          <a:spLocks noChangeArrowheads="1"/>
                        </wps:cNvSpPr>
                        <wps:spPr bwMode="auto">
                          <a:xfrm>
                            <a:off x="6757" y="3002"/>
                            <a:ext cx="322"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2"/>
                                <w:rPr>
                                  <w:rFonts w:ascii="Arial"/>
                                  <w:b/>
                                  <w:sz w:val="10"/>
                                </w:rPr>
                              </w:pPr>
                              <w:r>
                                <w:rPr>
                                  <w:rFonts w:ascii="Arial"/>
                                  <w:b/>
                                  <w:w w:val="105"/>
                                  <w:sz w:val="10"/>
                                </w:rPr>
                                <w:t>Tower</w:t>
                              </w:r>
                            </w:p>
                          </w:txbxContent>
                        </wps:txbx>
                        <wps:bodyPr rot="0" vert="horz" wrap="square" lIns="0" tIns="0" rIns="0" bIns="0" anchor="t" anchorCtr="0" upright="1">
                          <a:noAutofit/>
                        </wps:bodyPr>
                      </wps:wsp>
                      <wps:wsp>
                        <wps:cNvPr id="1431" name="Text Box 1385"/>
                        <wps:cNvSpPr txBox="1">
                          <a:spLocks noChangeArrowheads="1"/>
                        </wps:cNvSpPr>
                        <wps:spPr bwMode="auto">
                          <a:xfrm>
                            <a:off x="5213" y="3189"/>
                            <a:ext cx="597"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2"/>
                                <w:rPr>
                                  <w:rFonts w:ascii="Arial"/>
                                  <w:b/>
                                  <w:sz w:val="10"/>
                                </w:rPr>
                              </w:pPr>
                              <w:r>
                                <w:rPr>
                                  <w:rFonts w:ascii="Arial"/>
                                  <w:b/>
                                  <w:w w:val="105"/>
                                  <w:sz w:val="10"/>
                                </w:rPr>
                                <w:t>Foundation</w:t>
                              </w:r>
                            </w:p>
                          </w:txbxContent>
                        </wps:txbx>
                        <wps:bodyPr rot="0" vert="horz" wrap="square" lIns="0" tIns="0" rIns="0" bIns="0" anchor="t" anchorCtr="0" upright="1">
                          <a:noAutofit/>
                        </wps:bodyPr>
                      </wps:wsp>
                      <wps:wsp>
                        <wps:cNvPr id="1432" name="Text Box 1384"/>
                        <wps:cNvSpPr txBox="1">
                          <a:spLocks noChangeArrowheads="1"/>
                        </wps:cNvSpPr>
                        <wps:spPr bwMode="auto">
                          <a:xfrm>
                            <a:off x="5898" y="3262"/>
                            <a:ext cx="672"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2"/>
                                <w:rPr>
                                  <w:rFonts w:ascii="Arial"/>
                                  <w:b/>
                                  <w:sz w:val="10"/>
                                </w:rPr>
                              </w:pPr>
                              <w:r>
                                <w:rPr>
                                  <w:rFonts w:ascii="Arial"/>
                                  <w:b/>
                                  <w:w w:val="105"/>
                                  <w:sz w:val="10"/>
                                </w:rPr>
                                <w:t>Substructure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7FBB31" id="Group 1383" o:spid="_x0000_s1026" style="position:absolute;margin-left:3in;margin-top:8.2pt;width:180pt;height:178.4pt;z-index:251580416;mso-wrap-distance-left:0;mso-wrap-distance-right:0;mso-position-horizontal-relative:page" coordorigin="4320,164" coordsize="3600,3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21" o:spid="_x0000_s1027" type="#_x0000_t75" style="position:absolute;left:4946;top:782;width:2340;height:2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">
                  <v:imagedata r:id="rId18" o:title=""/>
                </v:shape>
                <v:shape id="Picture 1420" o:spid="_x0000_s1028" type="#_x0000_t75" style="position:absolute;left:4564;top:2391;width:829;height: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">
                  <v:imagedata r:id="rId19" o:title=""/>
                </v:shape>
                <v:shape id="Picture 1419" o:spid="_x0000_s1029" type="#_x0000_t75" style="position:absolute;left:6522;top:2643;width:829;height: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">
                  <v:imagedata r:id="rId20" o:title=""/>
                </v:shape>
                <v:shape id="Picture 1418" o:spid="_x0000_s1030" type="#_x0000_t75" style="position:absolute;left:4799;top:481;width:829;height: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">
                  <v:imagedata r:id="rId21" o:title=""/>
                </v:shape>
                <v:shape id="Picture 1417" o:spid="_x0000_s1031" type="#_x0000_t75" style="position:absolute;left:6977;top:2082;width:829;height: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">
                  <v:imagedata r:id="rId22" o:title=""/>
                </v:shape>
                <v:shape id="Picture 1416" o:spid="_x0000_s1032" type="#_x0000_t75" style="position:absolute;left:5490;top:164;width:829;height: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">
                  <v:imagedata r:id="rId21" o:title=""/>
                </v:shape>
                <v:shape id="Picture 1415" o:spid="_x0000_s1033" type="#_x0000_t75" style="position:absolute;left:6262;top:229;width:829;height: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">
                  <v:imagedata r:id="rId21" o:title=""/>
                </v:shape>
                <v:shape id="Picture 1414" o:spid="_x0000_s1034" type="#_x0000_t75" style="position:absolute;left:6823;top:692;width:829;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">
                  <v:imagedata r:id="rId23" o:title=""/>
                </v:shape>
                <v:shape id="Picture 1413" o:spid="_x0000_s1035" type="#_x0000_t75" style="position:absolute;left:7091;top:1359;width:829;height: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">
                  <v:imagedata r:id="rId21" o:title=""/>
                </v:shape>
                <v:shape id="Picture 1412" o:spid="_x0000_s1036" type="#_x0000_t75" style="position:absolute;left:5831;top:2903;width:829;height: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">
                  <v:imagedata r:id="rId20" o:title=""/>
                </v:shape>
                <v:shape id="Picture 1411" o:spid="_x0000_s1037" type="#_x0000_t75" style="position:absolute;left:5133;top:2822;width:829;height: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">
                  <v:imagedata r:id="rId20" o:title=""/>
                </v:shape>
                <v:shape id="Picture 1410" o:spid="_x0000_s1038" type="#_x0000_t75" style="position:absolute;left:4320;top:1814;width:829;height: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">
                  <v:imagedata r:id="rId19" o:title=""/>
                </v:shape>
                <v:shape id="Picture 1409" o:spid="_x0000_s1039" type="#_x0000_t75" style="position:absolute;left:4344;top:1058;width:829;height: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">
                  <v:imagedata r:id="rId19" o:title=""/>
                </v:shape>
                <v:shape id="AutoShape 1408" o:spid="_x0000_s1040" style="position:absolute;left:5368;top:1058;width:423;height:505;visibility:visible;mso-wrap-style:square;v-text-anchor:top" coordsize="42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" path="m364,448r-25,21l423,505,410,454r-41,l364,448xm377,438r-13,10l369,454r13,-10l377,438xm402,417r-25,21l382,444r-13,10l410,454r-8,-37xm59,57l46,68,364,448r13,-10l59,57xm,l21,89,46,68,41,61,53,51r13,l84,36,,xm53,51l41,61r5,7l59,57,53,51xm66,51r-13,l59,57r7,-6xe" stroked="f">
                  <v:path arrowok="t" o:connecttype="custom" o:connectlocs="364,1506;339,1527;423,1563;410,1512;369,1512;364,1506;377,1496;364,1506;369,1512;382,1502;377,1496;402,1475;377,1496;382,1502;369,1512;410,1512;402,1475;59,1115;46,1126;364,1506;377,1496;59,1115;0,1058;21,1147;46,1126;41,1119;53,1109;66,1109;84,1094;0,1058;53,1109;41,1119;46,1126;59,1115;53,1109;66,1109;53,1109;59,1115;66,1109" o:connectangles="0,0,0,0,0,0,0,0,0,0,0,0,0,0,0,0,0,0,0,0,0,0,0,0,0,0,0,0,0,0,0,0,0,0,0,0,0,0,0"/>
                </v:shape>
                <v:shape id="AutoShape 1407" o:spid="_x0000_s1041" style="position:absolute;left:5893;top:806;width:162;height:710;visibility:visible;mso-wrap-style:square;v-text-anchor:top" coordsize="16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" path="m113,631r-33,4l133,710r23,-71l114,639r-1,-8xm129,628r-16,3l114,639r16,-3l129,628xm161,624r-32,4l130,636r-16,3l156,639r5,-15xm48,79l32,82r81,549l129,628,48,79xm28,l,87,32,82,30,74,47,71r31,l28,xm47,71l30,74r2,8l48,79,47,71xm78,71r-31,l48,79,80,75,78,71xe" stroked="f">
                  <v:path arrowok="t" o:connecttype="custom" o:connectlocs="113,1437;80,1441;133,1516;156,1445;114,1445;113,1437;129,1434;113,1437;114,1445;130,1442;129,1434;161,1430;129,1434;130,1442;114,1445;156,1445;161,1430;48,885;32,888;113,1437;129,1434;48,885;28,806;0,893;32,888;30,880;47,877;78,877;28,806;47,877;30,880;32,888;48,885;47,877;78,877;47,877;48,885;80,881;78,877" o:connectangles="0,0,0,0,0,0,0,0,0,0,0,0,0,0,0,0,0,0,0,0,0,0,0,0,0,0,0,0,0,0,0,0,0,0,0,0,0,0,0"/>
                </v:shape>
                <v:shape id="AutoShape 1406" o:spid="_x0000_s1042" style="position:absolute;left:6264;top:871;width:295;height:678;visibility:visible;mso-wrap-style:square;v-text-anchor:top" coordsize="295,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" path="m,587r6,91l75,618,63,613r-21,l27,607r3,-8l,587xm30,599r-3,8l42,613r3,-7l30,599xm45,606r-3,7l63,613,45,606xm249,72l30,599r15,7l264,78,249,72xm292,65r-40,l267,71r-3,7l294,91,292,65xm252,65r-3,7l264,78r3,-7l252,65xm288,l219,60r30,12l252,65r40,l288,xe" stroked="f">
                  <v:path arrowok="t" o:connecttype="custom" o:connectlocs="0,1458;6,1549;75,1489;63,1484;42,1484;27,1478;30,1470;0,1458;30,1470;27,1478;42,1484;45,1477;30,1470;45,1477;42,1484;63,1484;45,1477;249,943;30,1470;45,1477;264,949;249,943;292,936;252,936;267,942;264,949;294,962;292,936;252,936;249,943;264,949;267,942;252,936;288,871;219,931;249,943;252,936;292,936;288,871" o:connectangles="0,0,0,0,0,0,0,0,0,0,0,0,0,0,0,0,0,0,0,0,0,0,0,0,0,0,0,0,0,0,0,0,0,0,0,0,0,0,0"/>
                </v:shape>
                <v:shape id="AutoShape 1405" o:spid="_x0000_s1043" style="position:absolute;left:6587;top:1229;width:428;height:420;visibility:visible;mso-wrap-style:square;v-text-anchor:top" coordsize="42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" path="m30,334l,420,87,392,69,374r-11,l47,363r6,-6l30,334xm53,357r-6,6l58,374r6,-5l53,357xm64,369r-6,5l69,374r-5,-5xm364,51l53,357r11,12l376,63,364,51xm412,45r-42,l381,57r-5,6l398,86,412,45xm370,45r-6,6l376,63r5,-6l370,45xm428,l341,28r23,23l370,45r42,l428,xe" stroked="f">
                  <v:path arrowok="t" o:connecttype="custom" o:connectlocs="30,1563;0,1649;87,1621;69,1603;58,1603;47,1592;53,1586;30,1563;53,1586;47,1592;58,1603;64,1598;53,1586;64,1598;58,1603;69,1603;64,1598;364,1280;53,1586;64,1598;376,1292;364,1280;412,1274;370,1274;381,1286;376,1292;398,1315;412,1274;370,1274;364,1280;376,1292;381,1286;370,1274;428,1229;341,1257;364,1280;370,1274;412,1274;428,1229" o:connectangles="0,0,0,0,0,0,0,0,0,0,0,0,0,0,0,0,0,0,0,0,0,0,0,0,0,0,0,0,0,0,0,0,0,0,0,0,0,0,0"/>
                </v:shape>
                <v:shape id="AutoShape 1404" o:spid="_x0000_s1044" style="position:absolute;left:6709;top:1739;width:536;height:144;visibility:visible;mso-wrap-style:square;v-text-anchor:top" coordsize="53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" path="m73,63l,117r87,26l82,113r-8,l71,97r8,-2l73,63xm79,95r-8,2l74,113r8,-2l79,95xm82,111r-8,2l82,113r,-2xm455,32l79,95r3,16l457,48,455,32xm530,30r-67,l465,46r-8,2l463,80,530,30xm463,30r-8,2l457,48r8,-2l463,30xm449,r6,32l463,30r67,l536,26,449,xe" stroked="f">
                  <v:path arrowok="t" o:connecttype="custom" o:connectlocs="73,1802;0,1856;87,1882;82,1852;74,1852;71,1836;79,1834;73,1802;79,1834;71,1836;74,1852;82,1850;79,1834;82,1850;74,1852;82,1852;82,1850;455,1771;79,1834;82,1850;457,1787;455,1771;530,1769;463,1769;465,1785;457,1787;463,1819;530,1769;463,1769;455,1771;457,1787;465,1785;463,1769;449,1739;455,1771;463,1769;530,1769;536,1765;449,1739" o:connectangles="0,0,0,0,0,0,0,0,0,0,0,0,0,0,0,0,0,0,0,0,0,0,0,0,0,0,0,0,0,0,0,0,0,0,0,0,0,0,0"/>
                </v:shape>
                <v:shape id="Picture 1403" o:spid="_x0000_s1045" type="#_x0000_t75" style="position:absolute;left:5011;top:1550;width:395;height: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">
                  <v:imagedata r:id="rId24" o:title=""/>
                </v:shape>
                <v:shape id="AutoShape 1402" o:spid="_x0000_s1046" style="position:absolute;left:4962;top:1991;width:526;height:180;visibility:visible;mso-wrap-style:square;v-text-anchor:top" coordsize="52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" path="m68,101l,162r89,17l81,150r-8,l68,135r8,-3l68,101xm76,132r-8,3l73,150r7,-2l76,132xm80,148r-7,2l81,150r-1,-2xm445,32l76,132r4,16l449,47,445,32xm513,29r-60,l457,45r-8,2l458,79,513,29xm453,29r-8,3l449,47r8,-2l453,29xm436,r9,32l453,29r60,l525,18,436,xe" stroked="f">
                  <v:path arrowok="t" o:connecttype="custom" o:connectlocs="68,2092;0,2153;89,2170;81,2141;73,2141;68,2126;76,2123;68,2092;76,2123;68,2126;73,2141;80,2139;76,2123;80,2139;73,2141;81,2141;80,2139;445,2023;76,2123;80,2139;449,2038;445,2023;513,2020;453,2020;457,2036;449,2038;458,2070;513,2020;453,2020;445,2023;449,2038;457,2036;453,2020;436,1991;445,2023;453,2020;513,2020;525,2009;436,1991" o:connectangles="0,0,0,0,0,0,0,0,0,0,0,0,0,0,0,0,0,0,0,0,0,0,0,0,0,0,0,0,0,0,0,0,0,0,0,0,0,0,0"/>
                </v:shape>
                <v:shape id="AutoShape 1401" o:spid="_x0000_s1047" style="position:absolute;left:5190;top:2269;width:455;height:394;visibility:visible;mso-wrap-style:square;v-text-anchor:top" coordsize="455,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" path="m34,310l,394,88,371,71,352r-11,l49,340r7,-5l34,310xm56,335r-7,5l60,352r6,-5l56,335xm66,347r-6,5l71,352r-5,-5xm387,47l56,335r10,12l398,59,387,47xm436,42r-43,l404,54r-6,5l419,84,436,42xm393,42r-6,5l398,59r6,-5l393,42xm454,l366,23r21,24l393,42r43,l454,xe" stroked="f">
                  <v:path arrowok="t" o:connecttype="custom" o:connectlocs="34,2579;0,2663;88,2640;71,2621;60,2621;49,2609;56,2604;34,2579;56,2604;49,2609;60,2621;66,2616;56,2604;66,2616;60,2621;71,2621;66,2616;387,2316;56,2604;66,2616;398,2328;387,2316;436,2311;393,2311;404,2323;398,2328;419,2353;436,2311;393,2311;387,2316;398,2328;404,2323;393,2311;454,2269;366,2292;387,2316;393,2311;436,2311;454,2269" o:connectangles="0,0,0,0,0,0,0,0,0,0,0,0,0,0,0,0,0,0,0,0,0,0,0,0,0,0,0,0,0,0,0,0,0,0,0,0,0,0,0"/>
                </v:shape>
                <v:shape id="AutoShape 1400" o:spid="_x0000_s1048" style="position:absolute;left:5637;top:2334;width:293;height:693;visibility:visible;mso-wrap-style:square;v-text-anchor:top" coordsize="293,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" path="m,602r8,90l75,632,64,627r-22,l27,621r3,-7l,602xm30,614r-3,7l42,627r3,-7l30,614xm45,620r-3,7l64,627,45,620xm247,72l30,614r15,6l262,78,247,72xm290,65r-40,l265,71r-3,7l292,91,290,65xm250,65r-3,7l262,78r3,-7l250,65xm285,l217,60r30,12l250,65r40,l285,xe" stroked="f">
                  <v:path arrowok="t" o:connecttype="custom" o:connectlocs="0,2936;8,3026;75,2966;64,2961;42,2961;27,2955;30,2948;0,2936;30,2948;27,2955;42,2961;45,2954;30,2948;45,2954;42,2961;64,2961;45,2954;247,2406;30,2948;45,2954;262,2412;247,2406;290,2399;250,2399;265,2405;262,2412;292,2425;290,2399;250,2399;247,2406;262,2412;265,2405;250,2399;285,2334;217,2394;247,2406;250,2399;290,2399;285,2334" o:connectangles="0,0,0,0,0,0,0,0,0,0,0,0,0,0,0,0,0,0,0,0,0,0,0,0,0,0,0,0,0,0,0,0,0,0,0,0,0,0,0"/>
                </v:shape>
                <v:shape id="AutoShape 1399" o:spid="_x0000_s1049" style="position:absolute;left:6092;top:2350;width:146;height:779;visibility:visible;mso-wrap-style:square;v-text-anchor:top" coordsize="14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" path="m97,699r-32,3l114,779r27,-72l98,707r-1,-8xm113,697r-16,2l98,707r16,-2l113,697xm146,694r-33,3l114,705r-16,2l141,707r5,-13xm49,80l32,82,97,699r16,-2l49,80xm32,l,85,32,82r,-8l48,72r30,l32,xm48,72l32,74r,8l49,80,48,72xm78,72r-30,l49,80,81,77,78,72xe" stroked="f">
                  <v:path arrowok="t" o:connecttype="custom" o:connectlocs="97,3049;65,3052;114,3129;141,3057;98,3057;97,3049;113,3047;97,3049;98,3057;114,3055;113,3047;146,3044;113,3047;114,3055;98,3057;141,3057;146,3044;49,2430;32,2432;97,3049;113,3047;49,2430;32,2350;0,2435;32,2432;32,2424;48,2422;78,2422;32,2350;48,2422;32,2424;32,2432;49,2430;48,2422;78,2422;48,2422;49,2430;81,2427;78,2422" o:connectangles="0,0,0,0,0,0,0,0,0,0,0,0,0,0,0,0,0,0,0,0,0,0,0,0,0,0,0,0,0,0,0,0,0,0,0,0,0,0,0"/>
                </v:shape>
                <v:shape id="AutoShape 1398" o:spid="_x0000_s1050" style="position:absolute;left:6433;top:2326;width:371;height:566;visibility:visible;mso-wrap-style:square;v-text-anchor:top" coordsize="371,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" path="m319,502r-28,18l370,565r-7,-56l323,509r-4,-7xm332,493r-13,9l323,509r14,-9l332,493xm359,475r-27,18l337,500r-14,9l363,509r-4,-34xm51,63l38,72,319,502r13,-9l51,63xm,l10,90,38,72,33,65,47,57r14,l78,46,,xm47,57l33,65r5,7l51,63,47,57xm61,57r-14,l51,63,61,57xe" stroked="f">
                  <v:path arrowok="t" o:connecttype="custom" o:connectlocs="319,2828;291,2846;370,2891;363,2835;323,2835;319,2828;332,2819;319,2828;323,2835;337,2826;332,2819;359,2801;332,2819;337,2826;323,2835;363,2835;359,2801;51,2389;38,2398;319,2828;332,2819;51,2389;0,2326;10,2416;38,2398;33,2391;47,2383;61,2383;78,2372;0,2326;47,2383;33,2391;38,2398;51,2389;47,2383;61,2383;47,2383;51,2389;61,2383" o:connectangles="0,0,0,0,0,0,0,0,0,0,0,0,0,0,0,0,0,0,0,0,0,0,0,0,0,0,0,0,0,0,0,0,0,0,0,0,0,0,0"/>
                </v:shape>
                <v:shape id="AutoShape 1397" o:spid="_x0000_s1051" style="position:absolute;left:6571;top:2082;width:609;height:325;visibility:visible;mso-wrap-style:square;v-text-anchor:top" coordsize="60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" path="m533,294r-15,28l609,325,590,298r-49,l533,294xm541,279r-8,15l541,298r7,-15l541,279xm556,251r-15,28l548,283r-7,15l590,298,556,251xm75,31l68,45,533,294r8,-15l75,31xm,l53,74,68,45,61,42,68,27r10,l91,2,,xm68,27l61,42r7,3l75,31,68,27xm78,27r-10,l75,31r3,-4xe" stroked="f">
                  <v:path arrowok="t" o:connecttype="custom" o:connectlocs="533,2376;518,2404;609,2407;590,2380;541,2380;533,2376;541,2361;533,2376;541,2380;548,2365;541,2361;556,2333;541,2361;548,2365;541,2380;590,2380;556,2333;75,2113;68,2127;533,2376;541,2361;75,2113;0,2082;53,2156;68,2127;61,2124;68,2109;78,2109;91,2084;0,2082;68,2109;61,2124;68,2127;75,2113;68,2109;78,2109;68,2109;75,2113;78,2109" o:connectangles="0,0,0,0,0,0,0,0,0,0,0,0,0,0,0,0,0,0,0,0,0,0,0,0,0,0,0,0,0,0,0,0,0,0,0,0,0,0,0"/>
                </v:shape>
                <v:shapetype id="_x0000_t202" coordsize="21600,21600" o:spt="202" path="m,l,21600r21600,l21600,xe">
                  <v:stroke joinstyle="miter"/>
                  <v:path gradientshapeok="t" o:connecttype="rect"/>
                </v:shapetype>
                <v:shape id="Text Box 1396" o:spid="_x0000_s1052" type="#_x0000_t202" style="position:absolute;left:5629;top:516;width:494;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" filled="f" stroked="f">
                  <v:textbox inset="0,0,0,0">
                    <w:txbxContent>
                      <w:p w:rsidR="0009622D" w:rsidRDefault="0009622D">
                        <w:pPr>
                          <w:spacing w:before="2"/>
                          <w:rPr>
                            <w:rFonts w:ascii="Arial"/>
                            <w:b/>
                            <w:sz w:val="10"/>
                          </w:rPr>
                        </w:pPr>
                        <w:bookmarkStart w:id="40" w:name="_bookmark3"/>
                        <w:bookmarkEnd w:id="40"/>
                        <w:r>
                          <w:rPr>
                            <w:rFonts w:ascii="Arial"/>
                            <w:b/>
                            <w:w w:val="105"/>
                            <w:sz w:val="10"/>
                          </w:rPr>
                          <w:t>Resource</w:t>
                        </w:r>
                      </w:p>
                    </w:txbxContent>
                  </v:textbox>
                </v:shape>
                <v:shape id="Text Box 1395" o:spid="_x0000_s1053" type="#_x0000_t202" style="position:absolute;left:6557;top:572;width:297;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" filled="f" stroked="f">
                  <v:textbox inset="0,0,0,0">
                    <w:txbxContent>
                      <w:p w:rsidR="0009622D" w:rsidRDefault="0009622D">
                        <w:pPr>
                          <w:spacing w:before="2"/>
                          <w:rPr>
                            <w:rFonts w:ascii="Arial"/>
                            <w:b/>
                            <w:sz w:val="10"/>
                          </w:rPr>
                        </w:pPr>
                        <w:r>
                          <w:rPr>
                            <w:rFonts w:ascii="Arial"/>
                            <w:b/>
                            <w:w w:val="105"/>
                            <w:sz w:val="10"/>
                          </w:rPr>
                          <w:t>Rotor</w:t>
                        </w:r>
                      </w:p>
                    </w:txbxContent>
                  </v:textbox>
                </v:shape>
                <v:shape id="Text Box 1394" o:spid="_x0000_s1054" type="#_x0000_t202" style="position:absolute;left:5037;top:759;width:36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" filled="f" stroked="f">
                  <v:textbox inset="0,0,0,0">
                    <w:txbxContent>
                      <w:p w:rsidR="0009622D" w:rsidRDefault="0009622D">
                        <w:pPr>
                          <w:spacing w:before="2" w:line="271" w:lineRule="auto"/>
                          <w:ind w:right="-8" w:firstLine="32"/>
                          <w:rPr>
                            <w:rFonts w:ascii="Arial"/>
                            <w:b/>
                            <w:sz w:val="10"/>
                          </w:rPr>
                        </w:pPr>
                        <w:r>
                          <w:rPr>
                            <w:rFonts w:ascii="Arial"/>
                            <w:b/>
                            <w:w w:val="105"/>
                            <w:sz w:val="10"/>
                          </w:rPr>
                          <w:t>Array Effects</w:t>
                        </w:r>
                      </w:p>
                    </w:txbxContent>
                  </v:textbox>
                </v:shape>
                <v:shape id="Text Box 1393" o:spid="_x0000_s1055" type="#_x0000_t202" style="position:absolute;left:7063;top:1052;width:445;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" filled="f" stroked="f">
                  <v:textbox inset="0,0,0,0">
                    <w:txbxContent>
                      <w:p w:rsidR="0009622D" w:rsidRDefault="0009622D">
                        <w:pPr>
                          <w:spacing w:before="2"/>
                          <w:rPr>
                            <w:rFonts w:ascii="Arial"/>
                            <w:b/>
                            <w:sz w:val="10"/>
                          </w:rPr>
                        </w:pPr>
                        <w:r>
                          <w:rPr>
                            <w:rFonts w:ascii="Arial"/>
                            <w:b/>
                            <w:w w:val="105"/>
                            <w:sz w:val="10"/>
                          </w:rPr>
                          <w:t>Gearbox</w:t>
                        </w:r>
                      </w:p>
                    </w:txbxContent>
                  </v:textbox>
                </v:shape>
                <v:shape id="Text Box 1392" o:spid="_x0000_s1056" type="#_x0000_t202" style="position:absolute;left:4446;top:1344;width:56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" filled="f" stroked="f">
                  <v:textbox inset="0,0,0,0">
                    <w:txbxContent>
                      <w:p w:rsidR="0009622D" w:rsidRDefault="0009622D">
                        <w:pPr>
                          <w:spacing w:before="2" w:line="271" w:lineRule="auto"/>
                          <w:ind w:right="2" w:firstLine="162"/>
                          <w:rPr>
                            <w:rFonts w:ascii="Arial"/>
                            <w:b/>
                            <w:sz w:val="10"/>
                          </w:rPr>
                        </w:pPr>
                        <w:r>
                          <w:rPr>
                            <w:rFonts w:ascii="Arial"/>
                            <w:b/>
                            <w:w w:val="105"/>
                            <w:sz w:val="10"/>
                          </w:rPr>
                          <w:t>Grid Integration</w:t>
                        </w:r>
                      </w:p>
                    </w:txbxContent>
                  </v:textbox>
                </v:shape>
                <v:shape id="Text Box 1391" o:spid="_x0000_s1057" type="#_x0000_t202" style="position:absolute;left:5445;top:1684;width:1383;height: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" filled="f" stroked="f">
                  <v:textbox inset="0,0,0,0">
                    <w:txbxContent>
                      <w:p w:rsidR="0009622D" w:rsidRDefault="0009622D">
                        <w:pPr>
                          <w:spacing w:line="254" w:lineRule="auto"/>
                          <w:ind w:left="162" w:hanging="163"/>
                          <w:rPr>
                            <w:rFonts w:ascii="Arial"/>
                            <w:b/>
                            <w:sz w:val="17"/>
                          </w:rPr>
                        </w:pPr>
                        <w:r>
                          <w:rPr>
                            <w:rFonts w:ascii="Arial"/>
                            <w:b/>
                            <w:sz w:val="17"/>
                          </w:rPr>
                          <w:t>Multidisciplinary analysis and optimization</w:t>
                        </w:r>
                      </w:p>
                    </w:txbxContent>
                  </v:textbox>
                </v:shape>
                <v:shape id="Text Box 1390" o:spid="_x0000_s1058" type="#_x0000_t202" style="position:absolute;left:7292;top:1718;width:516;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" filled="f" stroked="f">
                  <v:textbox inset="0,0,0,0">
                    <w:txbxContent>
                      <w:p w:rsidR="0009622D" w:rsidRDefault="0009622D">
                        <w:pPr>
                          <w:spacing w:before="2"/>
                          <w:rPr>
                            <w:rFonts w:ascii="Arial"/>
                            <w:b/>
                            <w:sz w:val="10"/>
                          </w:rPr>
                        </w:pPr>
                        <w:r>
                          <w:rPr>
                            <w:rFonts w:ascii="Arial"/>
                            <w:b/>
                            <w:w w:val="105"/>
                            <w:sz w:val="10"/>
                          </w:rPr>
                          <w:t>Generator</w:t>
                        </w:r>
                      </w:p>
                    </w:txbxContent>
                  </v:textbox>
                </v:shape>
                <v:shape id="Text Box 1389" o:spid="_x0000_s1059" type="#_x0000_t202" style="position:absolute;left:4409;top:2181;width:575;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" filled="f" stroked="f">
                  <v:textbox inset="0,0,0,0">
                    <w:txbxContent>
                      <w:p w:rsidR="0009622D" w:rsidRDefault="0009622D">
                        <w:pPr>
                          <w:spacing w:before="2"/>
                          <w:rPr>
                            <w:rFonts w:ascii="Arial"/>
                            <w:b/>
                            <w:sz w:val="10"/>
                          </w:rPr>
                        </w:pPr>
                        <w:r>
                          <w:rPr>
                            <w:rFonts w:ascii="Arial"/>
                            <w:b/>
                            <w:w w:val="105"/>
                            <w:sz w:val="10"/>
                          </w:rPr>
                          <w:t>Operations</w:t>
                        </w:r>
                      </w:p>
                    </w:txbxContent>
                  </v:textbox>
                </v:shape>
                <v:shape id="Text Box 1388" o:spid="_x0000_s1060" type="#_x0000_t202" style="position:absolute;left:7143;top:2441;width:453;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" filled="f" stroked="f">
                  <v:textbox inset="0,0,0,0">
                    <w:txbxContent>
                      <w:p w:rsidR="0009622D" w:rsidRDefault="0009622D">
                        <w:pPr>
                          <w:spacing w:before="2"/>
                          <w:rPr>
                            <w:rFonts w:ascii="Arial"/>
                            <w:b/>
                            <w:sz w:val="10"/>
                          </w:rPr>
                        </w:pPr>
                        <w:r>
                          <w:rPr>
                            <w:rFonts w:ascii="Arial"/>
                            <w:b/>
                            <w:w w:val="105"/>
                            <w:sz w:val="10"/>
                          </w:rPr>
                          <w:t>Controls</w:t>
                        </w:r>
                      </w:p>
                    </w:txbxContent>
                  </v:textbox>
                </v:shape>
                <v:shape id="Text Box 1387" o:spid="_x0000_s1061" type="#_x0000_t202" style="position:absolute;left:4715;top:2677;width:507;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" filled="f" stroked="f">
                  <v:textbox inset="0,0,0,0">
                    <w:txbxContent>
                      <w:p w:rsidR="0009622D" w:rsidRDefault="0009622D">
                        <w:pPr>
                          <w:spacing w:before="2" w:line="271" w:lineRule="auto"/>
                          <w:ind w:right="2" w:firstLine="40"/>
                          <w:rPr>
                            <w:rFonts w:ascii="Arial"/>
                            <w:b/>
                            <w:sz w:val="10"/>
                          </w:rPr>
                        </w:pPr>
                        <w:r>
                          <w:rPr>
                            <w:rFonts w:ascii="Arial"/>
                            <w:b/>
                            <w:w w:val="105"/>
                            <w:sz w:val="10"/>
                          </w:rPr>
                          <w:t>Balance of Station</w:t>
                        </w:r>
                      </w:p>
                    </w:txbxContent>
                  </v:textbox>
                </v:shape>
                <v:shape id="Text Box 1386" o:spid="_x0000_s1062" type="#_x0000_t202" style="position:absolute;left:6757;top:3002;width:322;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" filled="f" stroked="f">
                  <v:textbox inset="0,0,0,0">
                    <w:txbxContent>
                      <w:p w:rsidR="0009622D" w:rsidRDefault="0009622D">
                        <w:pPr>
                          <w:spacing w:before="2"/>
                          <w:rPr>
                            <w:rFonts w:ascii="Arial"/>
                            <w:b/>
                            <w:sz w:val="10"/>
                          </w:rPr>
                        </w:pPr>
                        <w:r>
                          <w:rPr>
                            <w:rFonts w:ascii="Arial"/>
                            <w:b/>
                            <w:w w:val="105"/>
                            <w:sz w:val="10"/>
                          </w:rPr>
                          <w:t>Tower</w:t>
                        </w:r>
                      </w:p>
                    </w:txbxContent>
                  </v:textbox>
                </v:shape>
                <v:shape id="Text Box 1385" o:spid="_x0000_s1063" type="#_x0000_t202" style="position:absolute;left:5213;top:3189;width:597;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" filled="f" stroked="f">
                  <v:textbox inset="0,0,0,0">
                    <w:txbxContent>
                      <w:p w:rsidR="0009622D" w:rsidRDefault="0009622D">
                        <w:pPr>
                          <w:spacing w:before="2"/>
                          <w:rPr>
                            <w:rFonts w:ascii="Arial"/>
                            <w:b/>
                            <w:sz w:val="10"/>
                          </w:rPr>
                        </w:pPr>
                        <w:r>
                          <w:rPr>
                            <w:rFonts w:ascii="Arial"/>
                            <w:b/>
                            <w:w w:val="105"/>
                            <w:sz w:val="10"/>
                          </w:rPr>
                          <w:t>Foundation</w:t>
                        </w:r>
                      </w:p>
                    </w:txbxContent>
                  </v:textbox>
                </v:shape>
                <v:shape id="Text Box 1384" o:spid="_x0000_s1064" type="#_x0000_t202" style="position:absolute;left:5898;top:3262;width:672;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" filled="f" stroked="f">
                  <v:textbox inset="0,0,0,0">
                    <w:txbxContent>
                      <w:p w:rsidR="0009622D" w:rsidRDefault="0009622D">
                        <w:pPr>
                          <w:spacing w:before="2"/>
                          <w:rPr>
                            <w:rFonts w:ascii="Arial"/>
                            <w:b/>
                            <w:sz w:val="10"/>
                          </w:rPr>
                        </w:pPr>
                        <w:r>
                          <w:rPr>
                            <w:rFonts w:ascii="Arial"/>
                            <w:b/>
                            <w:w w:val="105"/>
                            <w:sz w:val="10"/>
                          </w:rPr>
                          <w:t>Substructure</w:t>
                        </w:r>
                      </w:p>
                    </w:txbxContent>
                  </v:textbox>
                </v:shape>
                <w10:wrap type="topAndBottom" anchorx="page"/>
              </v:group>
            </w:pict>
          </mc:Fallback>
        </mc:AlternateContent>
      </w:r>
    </w:p>
    <w:p w:rsidR="00012D33" w:rsidRDefault="00012D33">
      <w:pPr>
        <w:pStyle w:val="BodyText"/>
        <w:spacing w:before="8"/>
        <w:rPr>
          <w:sz w:val="7"/>
        </w:rPr>
      </w:pPr>
    </w:p>
    <w:p w:rsidR="00012D33" w:rsidRDefault="0009622D">
      <w:pPr>
        <w:spacing w:before="67"/>
        <w:ind w:left="959"/>
        <w:rPr>
          <w:sz w:val="18"/>
        </w:rPr>
      </w:pPr>
      <w:proofErr w:type="gramStart"/>
      <w:r>
        <w:rPr>
          <w:b/>
          <w:w w:val="110"/>
          <w:sz w:val="18"/>
        </w:rPr>
        <w:t>Figure  1</w:t>
      </w:r>
      <w:proofErr w:type="gramEnd"/>
      <w:r>
        <w:rPr>
          <w:b/>
          <w:w w:val="110"/>
          <w:sz w:val="18"/>
        </w:rPr>
        <w:t xml:space="preserve">:  </w:t>
      </w:r>
      <w:r>
        <w:rPr>
          <w:w w:val="110"/>
          <w:sz w:val="18"/>
        </w:rPr>
        <w:t>“Integrated” multidisciplinary design analysis and optimization (MDAO)   approach.</w:t>
      </w:r>
    </w:p>
    <w:p w:rsidR="00012D33" w:rsidRDefault="00012D33">
      <w:pPr>
        <w:pStyle w:val="BodyText"/>
        <w:rPr>
          <w:sz w:val="18"/>
        </w:rPr>
      </w:pPr>
    </w:p>
    <w:p w:rsidR="00012D33" w:rsidRDefault="00012D33">
      <w:pPr>
        <w:pStyle w:val="BodyText"/>
        <w:rPr>
          <w:sz w:val="18"/>
        </w:rPr>
      </w:pPr>
    </w:p>
    <w:p w:rsidR="00012D33" w:rsidRDefault="00F23B9E">
      <w:pPr>
        <w:pStyle w:val="BodyText"/>
        <w:spacing w:before="127" w:line="273" w:lineRule="auto"/>
        <w:ind w:left="120" w:right="117" w:firstLine="298"/>
        <w:jc w:val="both"/>
      </w:pPr>
      <w:r>
        <w:rPr>
          <w:noProof/>
        </w:rPr>
        <mc:AlternateContent>
          <mc:Choice Requires="wps">
            <w:drawing>
              <wp:anchor distT="0" distB="0" distL="0" distR="0" simplePos="0" relativeHeight="251581440" behindDoc="0" locked="0" layoutInCell="1" allowOverlap="1" wp14:anchorId="433D1986" wp14:editId="04DFF7D5">
                <wp:simplePos x="0" y="0"/>
                <wp:positionH relativeFrom="page">
                  <wp:posOffset>914400</wp:posOffset>
                </wp:positionH>
                <wp:positionV relativeFrom="paragraph">
                  <wp:posOffset>643255</wp:posOffset>
                </wp:positionV>
                <wp:extent cx="2377440" cy="0"/>
                <wp:effectExtent l="9525" t="6985" r="13335" b="12065"/>
                <wp:wrapTopAndBottom/>
                <wp:docPr id="1393" name="Line 1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744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CDFB2C" id="Line 1382" o:spid="_x0000_s1026" style="position:absolute;z-index:251581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50.65pt" to="259.2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" strokeweight=".14042mm">
                <w10:wrap type="topAndBottom" anchorx="page"/>
              </v:line>
            </w:pict>
          </mc:Fallback>
        </mc:AlternateContent>
      </w:r>
      <w:r w:rsidR="0009622D">
        <w:rPr>
          <w:w w:val="105"/>
        </w:rPr>
        <w:t xml:space="preserve">Multidisciplinary analysis and optimization (MDAO) would </w:t>
      </w:r>
      <w:r w:rsidR="0009622D">
        <w:rPr>
          <w:spacing w:val="2"/>
          <w:w w:val="105"/>
        </w:rPr>
        <w:t xml:space="preserve">be </w:t>
      </w:r>
      <w:r w:rsidR="0009622D">
        <w:rPr>
          <w:w w:val="105"/>
        </w:rPr>
        <w:t xml:space="preserve">beneficial for all wind turbine </w:t>
      </w:r>
      <w:proofErr w:type="gramStart"/>
      <w:r w:rsidR="0009622D">
        <w:rPr>
          <w:w w:val="105"/>
        </w:rPr>
        <w:t xml:space="preserve">systems,   </w:t>
      </w:r>
      <w:proofErr w:type="gramEnd"/>
      <w:r w:rsidR="0009622D">
        <w:rPr>
          <w:w w:val="105"/>
        </w:rPr>
        <w:t xml:space="preserve"> but perhaps even more so for floating offshore systems due to </w:t>
      </w:r>
      <w:commentRangeStart w:id="41"/>
      <w:r w:rsidR="0009622D">
        <w:rPr>
          <w:w w:val="105"/>
        </w:rPr>
        <w:t xml:space="preserve">their </w:t>
      </w:r>
      <w:r w:rsidR="0009622D">
        <w:rPr>
          <w:spacing w:val="-3"/>
          <w:w w:val="105"/>
        </w:rPr>
        <w:t xml:space="preserve">lower </w:t>
      </w:r>
      <w:r w:rsidR="0009622D">
        <w:rPr>
          <w:w w:val="105"/>
        </w:rPr>
        <w:t xml:space="preserve">level of </w:t>
      </w:r>
      <w:r w:rsidR="0009622D">
        <w:rPr>
          <w:spacing w:val="-3"/>
          <w:w w:val="105"/>
        </w:rPr>
        <w:t xml:space="preserve">maturity, </w:t>
      </w:r>
      <w:r w:rsidR="0009622D">
        <w:rPr>
          <w:w w:val="105"/>
        </w:rPr>
        <w:t>compliant nature (motion</w:t>
      </w:r>
      <w:r w:rsidR="0009622D">
        <w:rPr>
          <w:spacing w:val="26"/>
          <w:w w:val="105"/>
        </w:rPr>
        <w:t xml:space="preserve"> </w:t>
      </w:r>
      <w:r w:rsidR="0009622D">
        <w:rPr>
          <w:w w:val="105"/>
        </w:rPr>
        <w:t>in</w:t>
      </w:r>
      <w:r w:rsidR="0009622D">
        <w:rPr>
          <w:spacing w:val="27"/>
          <w:w w:val="105"/>
        </w:rPr>
        <w:t xml:space="preserve"> </w:t>
      </w:r>
      <w:r w:rsidR="0009622D">
        <w:rPr>
          <w:w w:val="105"/>
        </w:rPr>
        <w:t>all</w:t>
      </w:r>
      <w:r w:rsidR="0009622D">
        <w:rPr>
          <w:spacing w:val="27"/>
          <w:w w:val="105"/>
        </w:rPr>
        <w:t xml:space="preserve"> </w:t>
      </w:r>
      <w:r w:rsidR="0009622D">
        <w:rPr>
          <w:w w:val="105"/>
        </w:rPr>
        <w:t>six</w:t>
      </w:r>
      <w:r w:rsidR="0009622D">
        <w:rPr>
          <w:spacing w:val="26"/>
          <w:w w:val="105"/>
        </w:rPr>
        <w:t xml:space="preserve"> </w:t>
      </w:r>
      <w:r w:rsidR="0009622D">
        <w:rPr>
          <w:w w:val="105"/>
        </w:rPr>
        <w:t>degrees</w:t>
      </w:r>
      <w:r w:rsidR="0009622D">
        <w:rPr>
          <w:spacing w:val="26"/>
          <w:w w:val="105"/>
        </w:rPr>
        <w:t xml:space="preserve"> </w:t>
      </w:r>
      <w:r w:rsidR="0009622D">
        <w:rPr>
          <w:w w:val="105"/>
        </w:rPr>
        <w:t>of</w:t>
      </w:r>
      <w:r w:rsidR="0009622D">
        <w:rPr>
          <w:spacing w:val="26"/>
          <w:w w:val="105"/>
        </w:rPr>
        <w:t xml:space="preserve"> </w:t>
      </w:r>
      <w:r w:rsidR="0009622D">
        <w:rPr>
          <w:w w:val="105"/>
        </w:rPr>
        <w:t>freedom),</w:t>
      </w:r>
      <w:r w:rsidR="0009622D">
        <w:rPr>
          <w:spacing w:val="28"/>
          <w:w w:val="105"/>
        </w:rPr>
        <w:t xml:space="preserve"> </w:t>
      </w:r>
      <w:r w:rsidR="0009622D">
        <w:rPr>
          <w:w w:val="105"/>
        </w:rPr>
        <w:t>and</w:t>
      </w:r>
      <w:r w:rsidR="0009622D">
        <w:rPr>
          <w:spacing w:val="26"/>
          <w:w w:val="105"/>
        </w:rPr>
        <w:t xml:space="preserve"> </w:t>
      </w:r>
      <w:r w:rsidR="0009622D">
        <w:rPr>
          <w:w w:val="105"/>
        </w:rPr>
        <w:t>tight</w:t>
      </w:r>
      <w:r w:rsidR="0009622D">
        <w:rPr>
          <w:spacing w:val="26"/>
          <w:w w:val="105"/>
        </w:rPr>
        <w:t xml:space="preserve"> </w:t>
      </w:r>
      <w:r w:rsidR="0009622D">
        <w:rPr>
          <w:w w:val="105"/>
        </w:rPr>
        <w:t>inter-dependencies</w:t>
      </w:r>
      <w:r w:rsidR="0009622D">
        <w:rPr>
          <w:spacing w:val="27"/>
          <w:w w:val="105"/>
        </w:rPr>
        <w:t xml:space="preserve"> </w:t>
      </w:r>
      <w:r w:rsidR="0009622D">
        <w:rPr>
          <w:w w:val="105"/>
        </w:rPr>
        <w:t>among</w:t>
      </w:r>
      <w:r w:rsidR="0009622D">
        <w:rPr>
          <w:spacing w:val="27"/>
          <w:w w:val="105"/>
        </w:rPr>
        <w:t xml:space="preserve"> </w:t>
      </w:r>
      <w:r w:rsidR="0009622D">
        <w:rPr>
          <w:w w:val="105"/>
        </w:rPr>
        <w:t>their</w:t>
      </w:r>
      <w:r w:rsidR="0009622D">
        <w:rPr>
          <w:spacing w:val="26"/>
          <w:w w:val="105"/>
        </w:rPr>
        <w:t xml:space="preserve"> </w:t>
      </w:r>
      <w:r w:rsidR="0009622D">
        <w:rPr>
          <w:w w:val="105"/>
        </w:rPr>
        <w:t xml:space="preserve">subsystems. </w:t>
      </w:r>
      <w:r w:rsidR="0009622D">
        <w:rPr>
          <w:spacing w:val="13"/>
          <w:w w:val="105"/>
        </w:rPr>
        <w:t xml:space="preserve"> </w:t>
      </w:r>
      <w:commentRangeEnd w:id="41"/>
      <w:r w:rsidR="00CA2AAE">
        <w:rPr>
          <w:rStyle w:val="CommentReference"/>
        </w:rPr>
        <w:commentReference w:id="41"/>
      </w:r>
      <w:r w:rsidR="0009622D">
        <w:rPr>
          <w:w w:val="105"/>
        </w:rPr>
        <w:t>The</w:t>
      </w:r>
      <w:r w:rsidR="0009622D">
        <w:rPr>
          <w:spacing w:val="27"/>
          <w:w w:val="105"/>
        </w:rPr>
        <w:t xml:space="preserve"> </w:t>
      </w:r>
      <w:r w:rsidR="0009622D">
        <w:rPr>
          <w:w w:val="105"/>
        </w:rPr>
        <w:t>stiffness</w:t>
      </w:r>
    </w:p>
    <w:p w:rsidR="00012D33" w:rsidRDefault="0009622D">
      <w:pPr>
        <w:ind w:left="341"/>
        <w:rPr>
          <w:sz w:val="16"/>
        </w:rPr>
      </w:pPr>
      <w:r>
        <w:rPr>
          <w:rFonts w:ascii="Arial"/>
          <w:w w:val="115"/>
          <w:position w:val="6"/>
          <w:sz w:val="12"/>
        </w:rPr>
        <w:t>3</w:t>
      </w:r>
      <w:bookmarkStart w:id="42" w:name="_bookmark4"/>
      <w:bookmarkEnd w:id="42"/>
      <w:r>
        <w:rPr>
          <w:w w:val="115"/>
          <w:sz w:val="16"/>
        </w:rPr>
        <w:t>Musial et al 2016 found that human use conflict diminished from 49% inside 3 nm to below 8% outside 50 nm</w:t>
      </w:r>
    </w:p>
    <w:p w:rsidR="00012D33" w:rsidRDefault="00012D33">
      <w:pPr>
        <w:rPr>
          <w:sz w:val="16"/>
        </w:rPr>
        <w:sectPr w:rsidR="00012D33">
          <w:pgSz w:w="12240" w:h="15840"/>
          <w:pgMar w:top="1400" w:right="1320" w:bottom="980" w:left="1320" w:header="0" w:footer="792" w:gutter="0"/>
          <w:cols w:space="720"/>
        </w:sectPr>
      </w:pPr>
    </w:p>
    <w:p w:rsidR="00012D33" w:rsidRDefault="0009622D">
      <w:pPr>
        <w:pStyle w:val="BodyText"/>
        <w:spacing w:before="52" w:line="273" w:lineRule="auto"/>
        <w:ind w:left="100" w:right="117"/>
        <w:jc w:val="both"/>
      </w:pPr>
      <w:r>
        <w:rPr>
          <w:w w:val="110"/>
        </w:rPr>
        <w:t xml:space="preserve">and damping of the structural members in the load path can impact the power production of the turbine. The characteristics that minimize balance of station costs must </w:t>
      </w:r>
      <w:r>
        <w:rPr>
          <w:spacing w:val="2"/>
          <w:w w:val="110"/>
        </w:rPr>
        <w:t xml:space="preserve">be </w:t>
      </w:r>
      <w:r>
        <w:rPr>
          <w:w w:val="110"/>
        </w:rPr>
        <w:t>integrated at the outset into the designs of the power generation and load paths. The control systems at the turbine and plant level must balance the</w:t>
      </w:r>
      <w:r>
        <w:rPr>
          <w:spacing w:val="-11"/>
          <w:w w:val="110"/>
        </w:rPr>
        <w:t xml:space="preserve"> </w:t>
      </w:r>
      <w:r>
        <w:rPr>
          <w:w w:val="110"/>
        </w:rPr>
        <w:t>demands</w:t>
      </w:r>
      <w:r>
        <w:rPr>
          <w:spacing w:val="-11"/>
          <w:w w:val="110"/>
        </w:rPr>
        <w:t xml:space="preserve"> </w:t>
      </w:r>
      <w:r>
        <w:rPr>
          <w:w w:val="110"/>
        </w:rPr>
        <w:t>of</w:t>
      </w:r>
      <w:r>
        <w:rPr>
          <w:spacing w:val="-11"/>
          <w:w w:val="110"/>
        </w:rPr>
        <w:t xml:space="preserve"> </w:t>
      </w:r>
      <w:r>
        <w:rPr>
          <w:w w:val="110"/>
        </w:rPr>
        <w:t>immediate</w:t>
      </w:r>
      <w:r>
        <w:rPr>
          <w:spacing w:val="-12"/>
          <w:w w:val="110"/>
        </w:rPr>
        <w:t xml:space="preserve"> </w:t>
      </w:r>
      <w:r>
        <w:rPr>
          <w:w w:val="110"/>
        </w:rPr>
        <w:t>power</w:t>
      </w:r>
      <w:r>
        <w:rPr>
          <w:spacing w:val="-11"/>
          <w:w w:val="110"/>
        </w:rPr>
        <w:t xml:space="preserve"> </w:t>
      </w:r>
      <w:r>
        <w:rPr>
          <w:w w:val="110"/>
        </w:rPr>
        <w:t>generation</w:t>
      </w:r>
      <w:r>
        <w:rPr>
          <w:spacing w:val="-10"/>
          <w:w w:val="110"/>
        </w:rPr>
        <w:t xml:space="preserve"> </w:t>
      </w:r>
      <w:r>
        <w:rPr>
          <w:w w:val="110"/>
        </w:rPr>
        <w:t>versus</w:t>
      </w:r>
      <w:r>
        <w:rPr>
          <w:spacing w:val="-11"/>
          <w:w w:val="110"/>
        </w:rPr>
        <w:t xml:space="preserve"> </w:t>
      </w:r>
      <w:r>
        <w:rPr>
          <w:w w:val="110"/>
        </w:rPr>
        <w:t>long-term</w:t>
      </w:r>
      <w:r>
        <w:rPr>
          <w:spacing w:val="-12"/>
          <w:w w:val="110"/>
        </w:rPr>
        <w:t xml:space="preserve"> </w:t>
      </w:r>
      <w:r>
        <w:rPr>
          <w:w w:val="110"/>
        </w:rPr>
        <w:t>fatigue</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components.</w:t>
      </w:r>
    </w:p>
    <w:p w:rsidR="00012D33" w:rsidRDefault="0009622D">
      <w:pPr>
        <w:pStyle w:val="BodyText"/>
        <w:spacing w:before="1" w:line="273" w:lineRule="auto"/>
        <w:ind w:left="100" w:right="117" w:firstLine="298"/>
        <w:jc w:val="both"/>
      </w:pPr>
      <w:r>
        <w:rPr>
          <w:spacing w:val="-3"/>
          <w:w w:val="105"/>
        </w:rPr>
        <w:t xml:space="preserve">MDAO </w:t>
      </w:r>
      <w:r>
        <w:rPr>
          <w:w w:val="105"/>
        </w:rPr>
        <w:t xml:space="preserve">has its roots in the aerospace industry with publications reaching back into the 1960s and 1970s  </w:t>
      </w:r>
      <w:hyperlink w:anchor="_bookmark51" w:history="1">
        <w:r>
          <w:rPr>
            <w:w w:val="105"/>
          </w:rPr>
          <w:t>[17,</w:t>
        </w:r>
      </w:hyperlink>
      <w:r>
        <w:rPr>
          <w:w w:val="105"/>
        </w:rPr>
        <w:t xml:space="preserve"> </w:t>
      </w:r>
      <w:hyperlink w:anchor="_bookmark70" w:history="1">
        <w:r>
          <w:rPr>
            <w:w w:val="105"/>
          </w:rPr>
          <w:t>36].</w:t>
        </w:r>
      </w:hyperlink>
      <w:r>
        <w:rPr>
          <w:w w:val="105"/>
        </w:rPr>
        <w:t xml:space="preserve"> It grew within aerospace and expanded to many more industries with its own dedicated conferences and professional organizations. See Martins and </w:t>
      </w:r>
      <w:proofErr w:type="spellStart"/>
      <w:r>
        <w:rPr>
          <w:w w:val="105"/>
        </w:rPr>
        <w:t>Lambe</w:t>
      </w:r>
      <w:proofErr w:type="spellEnd"/>
      <w:r>
        <w:rPr>
          <w:w w:val="105"/>
        </w:rPr>
        <w:t xml:space="preserve"> </w:t>
      </w:r>
      <w:hyperlink w:anchor="_bookmark59" w:history="1">
        <w:r>
          <w:rPr>
            <w:w w:val="105"/>
          </w:rPr>
          <w:t>[25]</w:t>
        </w:r>
      </w:hyperlink>
      <w:r>
        <w:rPr>
          <w:w w:val="105"/>
        </w:rPr>
        <w:t xml:space="preserve"> for a more comprehensive review. With its close ties to the aerospace industry, the wind industry was also a natural application for </w:t>
      </w:r>
      <w:r>
        <w:rPr>
          <w:spacing w:val="-3"/>
          <w:w w:val="105"/>
        </w:rPr>
        <w:t xml:space="preserve">MDAO </w:t>
      </w:r>
      <w:r>
        <w:rPr>
          <w:w w:val="105"/>
        </w:rPr>
        <w:t xml:space="preserve">practitioners. </w:t>
      </w:r>
      <w:proofErr w:type="spellStart"/>
      <w:r>
        <w:rPr>
          <w:w w:val="107"/>
        </w:rPr>
        <w:t>K</w:t>
      </w:r>
      <w:r>
        <w:rPr>
          <w:spacing w:val="-105"/>
          <w:w w:val="110"/>
        </w:rPr>
        <w:t>u</w:t>
      </w:r>
      <w:r>
        <w:rPr>
          <w:spacing w:val="5"/>
          <w:w w:val="149"/>
        </w:rPr>
        <w:t>¨</w:t>
      </w:r>
      <w:r>
        <w:rPr>
          <w:w w:val="110"/>
        </w:rPr>
        <w:t>hn</w:t>
      </w:r>
      <w:proofErr w:type="spellEnd"/>
      <w:r>
        <w:rPr>
          <w:spacing w:val="9"/>
        </w:rPr>
        <w:t xml:space="preserve"> </w:t>
      </w:r>
      <w:r>
        <w:rPr>
          <w:w w:val="114"/>
        </w:rPr>
        <w:t>et</w:t>
      </w:r>
      <w:r>
        <w:rPr>
          <w:spacing w:val="9"/>
        </w:rPr>
        <w:t xml:space="preserve"> </w:t>
      </w:r>
      <w:r>
        <w:rPr>
          <w:w w:val="108"/>
        </w:rPr>
        <w:t>al.</w:t>
      </w:r>
      <w:r>
        <w:rPr>
          <w:spacing w:val="9"/>
        </w:rPr>
        <w:t xml:space="preserve"> </w:t>
      </w:r>
      <w:hyperlink w:anchor="_bookmark54" w:history="1">
        <w:r>
          <w:rPr>
            <w:w w:val="92"/>
          </w:rPr>
          <w:t>[20]</w:t>
        </w:r>
        <w:r>
          <w:rPr>
            <w:spacing w:val="8"/>
          </w:rPr>
          <w:t xml:space="preserve"> </w:t>
        </w:r>
      </w:hyperlink>
      <w:r>
        <w:rPr>
          <w:spacing w:val="5"/>
          <w:w w:val="110"/>
        </w:rPr>
        <w:t>p</w:t>
      </w:r>
      <w:r>
        <w:rPr>
          <w:w w:val="105"/>
        </w:rPr>
        <w:t>erformed</w:t>
      </w:r>
      <w:r>
        <w:rPr>
          <w:spacing w:val="9"/>
        </w:rPr>
        <w:t xml:space="preserve"> </w:t>
      </w:r>
      <w:r>
        <w:rPr>
          <w:w w:val="103"/>
        </w:rPr>
        <w:t>one</w:t>
      </w:r>
      <w:r>
        <w:rPr>
          <w:spacing w:val="9"/>
        </w:rPr>
        <w:t xml:space="preserve"> </w:t>
      </w:r>
      <w:r>
        <w:rPr>
          <w:w w:val="96"/>
        </w:rPr>
        <w:t>of</w:t>
      </w:r>
      <w:r>
        <w:rPr>
          <w:spacing w:val="9"/>
        </w:rPr>
        <w:t xml:space="preserve"> </w:t>
      </w:r>
      <w:r>
        <w:rPr>
          <w:w w:val="113"/>
        </w:rPr>
        <w:t>the</w:t>
      </w:r>
      <w:r>
        <w:rPr>
          <w:spacing w:val="9"/>
        </w:rPr>
        <w:t xml:space="preserve"> </w:t>
      </w:r>
      <w:r>
        <w:rPr>
          <w:w w:val="106"/>
        </w:rPr>
        <w:t>first</w:t>
      </w:r>
      <w:r>
        <w:rPr>
          <w:spacing w:val="9"/>
        </w:rPr>
        <w:t xml:space="preserve"> </w:t>
      </w:r>
      <w:r>
        <w:t>cos</w:t>
      </w:r>
      <w:r>
        <w:rPr>
          <w:w w:val="114"/>
        </w:rPr>
        <w:t>t-</w:t>
      </w:r>
      <w:r>
        <w:rPr>
          <w:spacing w:val="-1"/>
          <w:w w:val="114"/>
        </w:rPr>
        <w:t>b</w:t>
      </w:r>
      <w:r>
        <w:rPr>
          <w:w w:val="112"/>
        </w:rPr>
        <w:t>a</w:t>
      </w:r>
      <w:r>
        <w:rPr>
          <w:w w:val="104"/>
        </w:rPr>
        <w:t>sed</w:t>
      </w:r>
      <w:r>
        <w:rPr>
          <w:spacing w:val="9"/>
        </w:rPr>
        <w:t xml:space="preserve"> </w:t>
      </w:r>
      <w:r>
        <w:rPr>
          <w:w w:val="107"/>
        </w:rPr>
        <w:t>optimizations</w:t>
      </w:r>
      <w:r>
        <w:rPr>
          <w:spacing w:val="10"/>
        </w:rPr>
        <w:t xml:space="preserve"> </w:t>
      </w:r>
      <w:r>
        <w:rPr>
          <w:w w:val="96"/>
        </w:rPr>
        <w:t>of</w:t>
      </w:r>
      <w:r>
        <w:rPr>
          <w:spacing w:val="9"/>
        </w:rPr>
        <w:t xml:space="preserve"> </w:t>
      </w:r>
      <w:r>
        <w:rPr>
          <w:w w:val="111"/>
        </w:rPr>
        <w:t>an</w:t>
      </w:r>
      <w:r>
        <w:rPr>
          <w:spacing w:val="9"/>
        </w:rPr>
        <w:t xml:space="preserve"> </w:t>
      </w:r>
      <w:r>
        <w:t>offshore</w:t>
      </w:r>
      <w:r>
        <w:rPr>
          <w:spacing w:val="9"/>
        </w:rPr>
        <w:t xml:space="preserve"> </w:t>
      </w:r>
      <w:r>
        <w:rPr>
          <w:w w:val="105"/>
        </w:rPr>
        <w:t>wind</w:t>
      </w:r>
      <w:r>
        <w:rPr>
          <w:spacing w:val="9"/>
        </w:rPr>
        <w:t xml:space="preserve"> </w:t>
      </w:r>
      <w:r>
        <w:rPr>
          <w:w w:val="109"/>
        </w:rPr>
        <w:t>pla</w:t>
      </w:r>
      <w:r>
        <w:rPr>
          <w:spacing w:val="-6"/>
          <w:w w:val="109"/>
        </w:rPr>
        <w:t>n</w:t>
      </w:r>
      <w:r>
        <w:rPr>
          <w:w w:val="139"/>
        </w:rPr>
        <w:t>t</w:t>
      </w:r>
      <w:r>
        <w:rPr>
          <w:spacing w:val="9"/>
        </w:rPr>
        <w:t xml:space="preserve"> </w:t>
      </w:r>
      <w:r>
        <w:rPr>
          <w:w w:val="106"/>
        </w:rPr>
        <w:t>in</w:t>
      </w:r>
      <w:r>
        <w:rPr>
          <w:spacing w:val="9"/>
        </w:rPr>
        <w:t xml:space="preserve"> </w:t>
      </w:r>
      <w:r>
        <w:t xml:space="preserve">1999. </w:t>
      </w:r>
      <w:r>
        <w:rPr>
          <w:spacing w:val="-14"/>
        </w:rPr>
        <w:t xml:space="preserve"> </w:t>
      </w:r>
      <w:r>
        <w:rPr>
          <w:w w:val="110"/>
        </w:rPr>
        <w:t xml:space="preserve">Later, </w:t>
      </w:r>
      <w:r>
        <w:rPr>
          <w:w w:val="105"/>
        </w:rPr>
        <w:t xml:space="preserve">Dykes and Meadows </w:t>
      </w:r>
      <w:hyperlink w:anchor="_bookmark44" w:history="1">
        <w:r>
          <w:rPr>
            <w:w w:val="105"/>
          </w:rPr>
          <w:t>[10]</w:t>
        </w:r>
      </w:hyperlink>
      <w:r>
        <w:rPr>
          <w:w w:val="105"/>
        </w:rPr>
        <w:t xml:space="preserve"> provided a detailed review and position paper on systems engineering and </w:t>
      </w:r>
      <w:r>
        <w:rPr>
          <w:spacing w:val="-3"/>
          <w:w w:val="105"/>
        </w:rPr>
        <w:t xml:space="preserve">MDAO </w:t>
      </w:r>
      <w:r>
        <w:rPr>
          <w:w w:val="105"/>
        </w:rPr>
        <w:t xml:space="preserve">for wind </w:t>
      </w:r>
      <w:r>
        <w:rPr>
          <w:spacing w:val="-3"/>
          <w:w w:val="105"/>
        </w:rPr>
        <w:t xml:space="preserve">energy, </w:t>
      </w:r>
      <w:r>
        <w:rPr>
          <w:w w:val="105"/>
        </w:rPr>
        <w:t xml:space="preserve">which triggered the development of the Wind-Plant Integrated System Design &amp; Engineering Model (WISDEM) tool. </w:t>
      </w:r>
      <w:r>
        <w:rPr>
          <w:spacing w:val="-6"/>
          <w:w w:val="105"/>
        </w:rPr>
        <w:t xml:space="preserve">For </w:t>
      </w:r>
      <w:r>
        <w:rPr>
          <w:w w:val="105"/>
        </w:rPr>
        <w:t xml:space="preserve">instance, Ning and Dykes </w:t>
      </w:r>
      <w:hyperlink w:anchor="_bookmark65" w:history="1">
        <w:r>
          <w:rPr>
            <w:w w:val="105"/>
          </w:rPr>
          <w:t>[31]</w:t>
        </w:r>
      </w:hyperlink>
      <w:r>
        <w:rPr>
          <w:w w:val="105"/>
        </w:rPr>
        <w:t xml:space="preserve"> analytically obtained a cost of energy decrease of 5%</w:t>
      </w:r>
      <w:r>
        <w:rPr>
          <w:spacing w:val="17"/>
          <w:w w:val="105"/>
        </w:rPr>
        <w:t xml:space="preserve"> </w:t>
      </w:r>
      <w:r>
        <w:rPr>
          <w:w w:val="105"/>
        </w:rPr>
        <w:t>for</w:t>
      </w:r>
      <w:r>
        <w:rPr>
          <w:spacing w:val="17"/>
          <w:w w:val="105"/>
        </w:rPr>
        <w:t xml:space="preserve"> </w:t>
      </w:r>
      <w:r>
        <w:rPr>
          <w:w w:val="105"/>
        </w:rPr>
        <w:t>land-based</w:t>
      </w:r>
      <w:r>
        <w:rPr>
          <w:spacing w:val="15"/>
          <w:w w:val="105"/>
        </w:rPr>
        <w:t xml:space="preserve"> </w:t>
      </w:r>
      <w:r>
        <w:rPr>
          <w:w w:val="105"/>
        </w:rPr>
        <w:t>sites</w:t>
      </w:r>
      <w:r>
        <w:rPr>
          <w:spacing w:val="17"/>
          <w:w w:val="105"/>
        </w:rPr>
        <w:t xml:space="preserve"> </w:t>
      </w:r>
      <w:r>
        <w:rPr>
          <w:w w:val="105"/>
        </w:rPr>
        <w:t>and</w:t>
      </w:r>
      <w:r>
        <w:rPr>
          <w:spacing w:val="17"/>
          <w:w w:val="105"/>
        </w:rPr>
        <w:t xml:space="preserve"> </w:t>
      </w:r>
      <w:r>
        <w:rPr>
          <w:w w:val="105"/>
        </w:rPr>
        <w:t>2%</w:t>
      </w:r>
      <w:r>
        <w:rPr>
          <w:spacing w:val="17"/>
          <w:w w:val="105"/>
        </w:rPr>
        <w:t xml:space="preserve"> </w:t>
      </w:r>
      <w:r>
        <w:rPr>
          <w:w w:val="105"/>
        </w:rPr>
        <w:t>for</w:t>
      </w:r>
      <w:r>
        <w:rPr>
          <w:spacing w:val="17"/>
          <w:w w:val="105"/>
        </w:rPr>
        <w:t xml:space="preserve"> </w:t>
      </w:r>
      <w:r>
        <w:rPr>
          <w:w w:val="105"/>
        </w:rPr>
        <w:t>offshore</w:t>
      </w:r>
      <w:r>
        <w:rPr>
          <w:spacing w:val="17"/>
          <w:w w:val="105"/>
        </w:rPr>
        <w:t xml:space="preserve"> </w:t>
      </w:r>
      <w:r>
        <w:rPr>
          <w:w w:val="105"/>
        </w:rPr>
        <w:t>sites</w:t>
      </w:r>
      <w:r>
        <w:rPr>
          <w:spacing w:val="17"/>
          <w:w w:val="105"/>
        </w:rPr>
        <w:t xml:space="preserve"> </w:t>
      </w:r>
      <w:r>
        <w:rPr>
          <w:spacing w:val="-3"/>
          <w:w w:val="105"/>
        </w:rPr>
        <w:t>by</w:t>
      </w:r>
      <w:r>
        <w:rPr>
          <w:spacing w:val="17"/>
          <w:w w:val="105"/>
        </w:rPr>
        <w:t xml:space="preserve"> </w:t>
      </w:r>
      <w:r>
        <w:rPr>
          <w:w w:val="105"/>
        </w:rPr>
        <w:t>loosening</w:t>
      </w:r>
      <w:r>
        <w:rPr>
          <w:spacing w:val="17"/>
          <w:w w:val="105"/>
        </w:rPr>
        <w:t xml:space="preserve"> </w:t>
      </w:r>
      <w:r>
        <w:rPr>
          <w:w w:val="105"/>
        </w:rPr>
        <w:t>constraints</w:t>
      </w:r>
      <w:r>
        <w:rPr>
          <w:spacing w:val="17"/>
          <w:w w:val="105"/>
        </w:rPr>
        <w:t xml:space="preserve"> </w:t>
      </w:r>
      <w:r>
        <w:rPr>
          <w:w w:val="105"/>
        </w:rPr>
        <w:t>on</w:t>
      </w:r>
      <w:r>
        <w:rPr>
          <w:spacing w:val="17"/>
          <w:w w:val="105"/>
        </w:rPr>
        <w:t xml:space="preserve"> </w:t>
      </w:r>
      <w:r>
        <w:rPr>
          <w:w w:val="105"/>
        </w:rPr>
        <w:t>rotor</w:t>
      </w:r>
      <w:r>
        <w:rPr>
          <w:spacing w:val="17"/>
          <w:w w:val="105"/>
        </w:rPr>
        <w:t xml:space="preserve"> </w:t>
      </w:r>
      <w:r>
        <w:rPr>
          <w:w w:val="105"/>
        </w:rPr>
        <w:t>tip</w:t>
      </w:r>
      <w:r>
        <w:rPr>
          <w:spacing w:val="17"/>
          <w:w w:val="105"/>
        </w:rPr>
        <w:t xml:space="preserve"> </w:t>
      </w:r>
      <w:r>
        <w:rPr>
          <w:w w:val="105"/>
        </w:rPr>
        <w:t>speed.</w:t>
      </w:r>
      <w:r>
        <w:rPr>
          <w:spacing w:val="41"/>
          <w:w w:val="105"/>
        </w:rPr>
        <w:t xml:space="preserve"> </w:t>
      </w:r>
      <w:r>
        <w:rPr>
          <w:w w:val="105"/>
        </w:rPr>
        <w:t>Fleming</w:t>
      </w:r>
      <w:r>
        <w:rPr>
          <w:spacing w:val="17"/>
          <w:w w:val="105"/>
        </w:rPr>
        <w:t xml:space="preserve"> </w:t>
      </w:r>
      <w:r>
        <w:rPr>
          <w:w w:val="105"/>
        </w:rPr>
        <w:t>et</w:t>
      </w:r>
      <w:r>
        <w:rPr>
          <w:spacing w:val="17"/>
          <w:w w:val="105"/>
        </w:rPr>
        <w:t xml:space="preserve"> </w:t>
      </w:r>
      <w:r>
        <w:rPr>
          <w:w w:val="105"/>
        </w:rPr>
        <w:t>al.</w:t>
      </w:r>
    </w:p>
    <w:p w:rsidR="00012D33" w:rsidRDefault="0009622D">
      <w:pPr>
        <w:pStyle w:val="BodyText"/>
        <w:spacing w:before="1" w:line="273" w:lineRule="auto"/>
        <w:ind w:left="100" w:right="117"/>
        <w:jc w:val="both"/>
      </w:pPr>
      <w:hyperlink w:anchor="_bookmark46" w:history="1">
        <w:r>
          <w:rPr>
            <w:w w:val="105"/>
          </w:rPr>
          <w:t>[12]</w:t>
        </w:r>
      </w:hyperlink>
      <w:r>
        <w:rPr>
          <w:w w:val="105"/>
        </w:rPr>
        <w:t xml:space="preserve"> showed the ability to increase the power density of a wind farm </w:t>
      </w:r>
      <w:r>
        <w:rPr>
          <w:spacing w:val="-3"/>
          <w:w w:val="105"/>
        </w:rPr>
        <w:t xml:space="preserve">by </w:t>
      </w:r>
      <w:r>
        <w:rPr>
          <w:w w:val="105"/>
        </w:rPr>
        <w:t xml:space="preserve">approximately 30%. Concurrently, Maki et al. </w:t>
      </w:r>
      <w:hyperlink w:anchor="_bookmark57" w:history="1">
        <w:r>
          <w:rPr>
            <w:w w:val="105"/>
          </w:rPr>
          <w:t>[23]</w:t>
        </w:r>
      </w:hyperlink>
      <w:r>
        <w:rPr>
          <w:w w:val="105"/>
        </w:rPr>
        <w:t xml:space="preserve"> published one of the first system-level optimizations of a wind turbine and found potential for a nearly 30% decrease in the cost of </w:t>
      </w:r>
      <w:r>
        <w:rPr>
          <w:spacing w:val="-3"/>
          <w:w w:val="105"/>
        </w:rPr>
        <w:t xml:space="preserve">energy. </w:t>
      </w:r>
      <w:proofErr w:type="spellStart"/>
      <w:r>
        <w:rPr>
          <w:w w:val="105"/>
        </w:rPr>
        <w:t>Ashuri</w:t>
      </w:r>
      <w:proofErr w:type="spellEnd"/>
      <w:r>
        <w:rPr>
          <w:w w:val="105"/>
        </w:rPr>
        <w:t xml:space="preserve"> et al. </w:t>
      </w:r>
      <w:hyperlink w:anchor="_bookmark36" w:history="1">
        <w:r>
          <w:rPr>
            <w:w w:val="105"/>
          </w:rPr>
          <w:t>[2]</w:t>
        </w:r>
      </w:hyperlink>
      <w:r>
        <w:rPr>
          <w:w w:val="105"/>
        </w:rPr>
        <w:t xml:space="preserve"> used </w:t>
      </w:r>
      <w:r>
        <w:rPr>
          <w:spacing w:val="-3"/>
          <w:w w:val="105"/>
        </w:rPr>
        <w:t xml:space="preserve">MDAO </w:t>
      </w:r>
      <w:r>
        <w:rPr>
          <w:w w:val="105"/>
        </w:rPr>
        <w:t xml:space="preserve">principles in a system </w:t>
      </w:r>
      <w:proofErr w:type="gramStart"/>
      <w:r>
        <w:rPr>
          <w:w w:val="105"/>
        </w:rPr>
        <w:t>optimization  of</w:t>
      </w:r>
      <w:proofErr w:type="gramEnd"/>
      <w:r>
        <w:rPr>
          <w:w w:val="105"/>
        </w:rPr>
        <w:t xml:space="preserve"> an offshore turbine and showed a 2.3% improvement in levelized cost of energy (LCOE) </w:t>
      </w:r>
      <w:r>
        <w:rPr>
          <w:spacing w:val="-3"/>
          <w:w w:val="105"/>
        </w:rPr>
        <w:t xml:space="preserve">over </w:t>
      </w:r>
      <w:r>
        <w:rPr>
          <w:w w:val="105"/>
        </w:rPr>
        <w:t xml:space="preserve">an NREL 5-MW reference turbine.   This work was focused on the aero-structural interactions of the </w:t>
      </w:r>
      <w:proofErr w:type="gramStart"/>
      <w:r>
        <w:rPr>
          <w:w w:val="105"/>
        </w:rPr>
        <w:t>blades,  rotor</w:t>
      </w:r>
      <w:proofErr w:type="gramEnd"/>
      <w:r>
        <w:rPr>
          <w:w w:val="105"/>
        </w:rPr>
        <w:t>,     and</w:t>
      </w:r>
      <w:r>
        <w:rPr>
          <w:spacing w:val="26"/>
          <w:w w:val="105"/>
        </w:rPr>
        <w:t xml:space="preserve"> </w:t>
      </w:r>
      <w:r>
        <w:rPr>
          <w:spacing w:val="-3"/>
          <w:w w:val="105"/>
        </w:rPr>
        <w:t>tower</w:t>
      </w:r>
      <w:r>
        <w:rPr>
          <w:spacing w:val="26"/>
          <w:w w:val="105"/>
        </w:rPr>
        <w:t xml:space="preserve"> </w:t>
      </w:r>
      <w:r>
        <w:rPr>
          <w:w w:val="105"/>
        </w:rPr>
        <w:t>and</w:t>
      </w:r>
      <w:r>
        <w:rPr>
          <w:spacing w:val="26"/>
          <w:w w:val="105"/>
        </w:rPr>
        <w:t xml:space="preserve"> </w:t>
      </w:r>
      <w:r>
        <w:rPr>
          <w:w w:val="105"/>
        </w:rPr>
        <w:t>had</w:t>
      </w:r>
      <w:r>
        <w:rPr>
          <w:spacing w:val="26"/>
          <w:w w:val="105"/>
        </w:rPr>
        <w:t xml:space="preserve"> </w:t>
      </w:r>
      <w:r>
        <w:rPr>
          <w:w w:val="105"/>
        </w:rPr>
        <w:t>only</w:t>
      </w:r>
      <w:r>
        <w:rPr>
          <w:spacing w:val="26"/>
          <w:w w:val="105"/>
        </w:rPr>
        <w:t xml:space="preserve"> </w:t>
      </w:r>
      <w:r>
        <w:rPr>
          <w:w w:val="105"/>
        </w:rPr>
        <w:t>loose</w:t>
      </w:r>
      <w:r>
        <w:rPr>
          <w:spacing w:val="26"/>
          <w:w w:val="105"/>
        </w:rPr>
        <w:t xml:space="preserve"> </w:t>
      </w:r>
      <w:r>
        <w:rPr>
          <w:w w:val="105"/>
        </w:rPr>
        <w:t>coupling</w:t>
      </w:r>
      <w:r>
        <w:rPr>
          <w:spacing w:val="26"/>
          <w:w w:val="105"/>
        </w:rPr>
        <w:t xml:space="preserve"> </w:t>
      </w:r>
      <w:r>
        <w:rPr>
          <w:w w:val="105"/>
        </w:rPr>
        <w:t>to</w:t>
      </w:r>
      <w:r>
        <w:rPr>
          <w:spacing w:val="26"/>
          <w:w w:val="105"/>
        </w:rPr>
        <w:t xml:space="preserve"> </w:t>
      </w:r>
      <w:r>
        <w:rPr>
          <w:w w:val="105"/>
        </w:rPr>
        <w:t>wind</w:t>
      </w:r>
      <w:r>
        <w:rPr>
          <w:spacing w:val="26"/>
          <w:w w:val="105"/>
        </w:rPr>
        <w:t xml:space="preserve"> </w:t>
      </w:r>
      <w:r>
        <w:rPr>
          <w:w w:val="105"/>
        </w:rPr>
        <w:t>plant</w:t>
      </w:r>
      <w:r>
        <w:rPr>
          <w:spacing w:val="26"/>
          <w:w w:val="105"/>
        </w:rPr>
        <w:t xml:space="preserve"> </w:t>
      </w:r>
      <w:r>
        <w:rPr>
          <w:w w:val="105"/>
        </w:rPr>
        <w:t>and</w:t>
      </w:r>
      <w:r>
        <w:rPr>
          <w:spacing w:val="26"/>
          <w:w w:val="105"/>
        </w:rPr>
        <w:t xml:space="preserve"> </w:t>
      </w:r>
      <w:r>
        <w:rPr>
          <w:w w:val="105"/>
        </w:rPr>
        <w:t>balance-of-system</w:t>
      </w:r>
      <w:r>
        <w:rPr>
          <w:spacing w:val="25"/>
          <w:w w:val="105"/>
        </w:rPr>
        <w:t xml:space="preserve"> </w:t>
      </w:r>
      <w:r>
        <w:rPr>
          <w:w w:val="105"/>
        </w:rPr>
        <w:t>(BOS)</w:t>
      </w:r>
      <w:r>
        <w:rPr>
          <w:spacing w:val="26"/>
          <w:w w:val="105"/>
        </w:rPr>
        <w:t xml:space="preserve"> </w:t>
      </w:r>
      <w:r>
        <w:rPr>
          <w:w w:val="105"/>
        </w:rPr>
        <w:t xml:space="preserve">models. </w:t>
      </w:r>
      <w:r>
        <w:rPr>
          <w:spacing w:val="4"/>
          <w:w w:val="105"/>
        </w:rPr>
        <w:t xml:space="preserve"> </w:t>
      </w:r>
      <w:proofErr w:type="spellStart"/>
      <w:r>
        <w:rPr>
          <w:w w:val="105"/>
        </w:rPr>
        <w:t>Bottasso</w:t>
      </w:r>
      <w:proofErr w:type="spellEnd"/>
      <w:r>
        <w:rPr>
          <w:spacing w:val="26"/>
          <w:w w:val="105"/>
        </w:rPr>
        <w:t xml:space="preserve"> </w:t>
      </w:r>
      <w:r>
        <w:rPr>
          <w:w w:val="105"/>
        </w:rPr>
        <w:t>et</w:t>
      </w:r>
      <w:r>
        <w:rPr>
          <w:spacing w:val="26"/>
          <w:w w:val="105"/>
        </w:rPr>
        <w:t xml:space="preserve"> </w:t>
      </w:r>
      <w:r>
        <w:rPr>
          <w:w w:val="105"/>
        </w:rPr>
        <w:t>al.</w:t>
      </w:r>
    </w:p>
    <w:p w:rsidR="00012D33" w:rsidRDefault="0009622D">
      <w:pPr>
        <w:pStyle w:val="BodyText"/>
        <w:spacing w:before="1" w:line="273" w:lineRule="auto"/>
        <w:ind w:left="100" w:right="117"/>
        <w:jc w:val="both"/>
      </w:pPr>
      <w:hyperlink w:anchor="_bookmark40" w:history="1">
        <w:r>
          <w:rPr>
            <w:w w:val="105"/>
          </w:rPr>
          <w:t>[6]</w:t>
        </w:r>
      </w:hyperlink>
      <w:r>
        <w:rPr>
          <w:w w:val="105"/>
        </w:rPr>
        <w:t xml:space="preserve"> started developing a </w:t>
      </w:r>
      <w:proofErr w:type="gramStart"/>
      <w:r>
        <w:rPr>
          <w:w w:val="105"/>
        </w:rPr>
        <w:t>research-focused systems</w:t>
      </w:r>
      <w:proofErr w:type="gramEnd"/>
      <w:r>
        <w:rPr>
          <w:w w:val="105"/>
        </w:rPr>
        <w:t xml:space="preserve"> engineering framework, with emphasis on the rotor. This work used multiple inner optimizations instead of one global optimization and culminated in an excellent summary paper </w:t>
      </w:r>
      <w:r>
        <w:rPr>
          <w:spacing w:val="-3"/>
          <w:w w:val="105"/>
        </w:rPr>
        <w:t xml:space="preserve">by </w:t>
      </w:r>
      <w:proofErr w:type="spellStart"/>
      <w:r>
        <w:rPr>
          <w:w w:val="105"/>
        </w:rPr>
        <w:t>Bortolotti</w:t>
      </w:r>
      <w:proofErr w:type="spellEnd"/>
      <w:r>
        <w:rPr>
          <w:w w:val="105"/>
        </w:rPr>
        <w:t xml:space="preserve"> et al. </w:t>
      </w:r>
      <w:hyperlink w:anchor="_bookmark39" w:history="1">
        <w:r>
          <w:rPr>
            <w:w w:val="105"/>
          </w:rPr>
          <w:t>[5].</w:t>
        </w:r>
      </w:hyperlink>
      <w:r>
        <w:rPr>
          <w:w w:val="105"/>
        </w:rPr>
        <w:t xml:space="preserve">  By most accounts, future interest in </w:t>
      </w:r>
      <w:r>
        <w:rPr>
          <w:spacing w:val="-3"/>
          <w:w w:val="105"/>
        </w:rPr>
        <w:t xml:space="preserve">MDAO </w:t>
      </w:r>
      <w:r>
        <w:rPr>
          <w:w w:val="105"/>
        </w:rPr>
        <w:t xml:space="preserve">will </w:t>
      </w:r>
      <w:commentRangeStart w:id="43"/>
      <w:r>
        <w:rPr>
          <w:w w:val="105"/>
        </w:rPr>
        <w:t>persist,</w:t>
      </w:r>
      <w:commentRangeEnd w:id="43"/>
      <w:r w:rsidR="00CA2AAE">
        <w:rPr>
          <w:rStyle w:val="CommentReference"/>
        </w:rPr>
        <w:commentReference w:id="43"/>
      </w:r>
      <w:r>
        <w:rPr>
          <w:w w:val="105"/>
        </w:rPr>
        <w:t xml:space="preserve"> both </w:t>
      </w:r>
      <w:proofErr w:type="gramStart"/>
      <w:r>
        <w:rPr>
          <w:w w:val="105"/>
        </w:rPr>
        <w:t>within  the</w:t>
      </w:r>
      <w:proofErr w:type="gramEnd"/>
      <w:r>
        <w:rPr>
          <w:w w:val="105"/>
        </w:rPr>
        <w:t xml:space="preserve"> academic and industrial wind energy </w:t>
      </w:r>
      <w:r>
        <w:rPr>
          <w:spacing w:val="-3"/>
          <w:w w:val="105"/>
        </w:rPr>
        <w:t xml:space="preserve">community.  </w:t>
      </w:r>
      <w:r>
        <w:rPr>
          <w:w w:val="105"/>
        </w:rPr>
        <w:t xml:space="preserve">In </w:t>
      </w:r>
      <w:proofErr w:type="gramStart"/>
      <w:r>
        <w:rPr>
          <w:w w:val="105"/>
        </w:rPr>
        <w:t>fact,  the</w:t>
      </w:r>
      <w:proofErr w:type="gramEnd"/>
      <w:r>
        <w:rPr>
          <w:w w:val="105"/>
        </w:rPr>
        <w:t xml:space="preserve"> number of contributors and papers has   grown</w:t>
      </w:r>
      <w:r>
        <w:rPr>
          <w:spacing w:val="23"/>
          <w:w w:val="105"/>
        </w:rPr>
        <w:t xml:space="preserve"> </w:t>
      </w:r>
      <w:r>
        <w:rPr>
          <w:w w:val="105"/>
        </w:rPr>
        <w:t>so</w:t>
      </w:r>
      <w:r>
        <w:rPr>
          <w:spacing w:val="23"/>
          <w:w w:val="105"/>
        </w:rPr>
        <w:t xml:space="preserve"> </w:t>
      </w:r>
      <w:r>
        <w:rPr>
          <w:w w:val="105"/>
        </w:rPr>
        <w:t>large</w:t>
      </w:r>
      <w:r>
        <w:rPr>
          <w:spacing w:val="23"/>
          <w:w w:val="105"/>
        </w:rPr>
        <w:t xml:space="preserve"> </w:t>
      </w:r>
      <w:r>
        <w:rPr>
          <w:w w:val="105"/>
        </w:rPr>
        <w:t>that</w:t>
      </w:r>
      <w:r>
        <w:rPr>
          <w:spacing w:val="23"/>
          <w:w w:val="105"/>
        </w:rPr>
        <w:t xml:space="preserve"> </w:t>
      </w:r>
      <w:r>
        <w:rPr>
          <w:w w:val="105"/>
        </w:rPr>
        <w:t>it</w:t>
      </w:r>
      <w:r>
        <w:rPr>
          <w:spacing w:val="23"/>
          <w:w w:val="105"/>
        </w:rPr>
        <w:t xml:space="preserve"> </w:t>
      </w:r>
      <w:r>
        <w:rPr>
          <w:w w:val="105"/>
        </w:rPr>
        <w:t>was</w:t>
      </w:r>
      <w:r>
        <w:rPr>
          <w:spacing w:val="23"/>
          <w:w w:val="105"/>
        </w:rPr>
        <w:t xml:space="preserve"> </w:t>
      </w:r>
      <w:r>
        <w:rPr>
          <w:w w:val="105"/>
        </w:rPr>
        <w:t>not</w:t>
      </w:r>
      <w:r>
        <w:rPr>
          <w:spacing w:val="23"/>
          <w:w w:val="105"/>
        </w:rPr>
        <w:t xml:space="preserve"> </w:t>
      </w:r>
      <w:r>
        <w:rPr>
          <w:w w:val="105"/>
        </w:rPr>
        <w:t>possible</w:t>
      </w:r>
      <w:r>
        <w:rPr>
          <w:spacing w:val="23"/>
          <w:w w:val="105"/>
        </w:rPr>
        <w:t xml:space="preserve"> </w:t>
      </w:r>
      <w:r>
        <w:rPr>
          <w:w w:val="105"/>
        </w:rPr>
        <w:t>to</w:t>
      </w:r>
      <w:r>
        <w:rPr>
          <w:spacing w:val="23"/>
          <w:w w:val="105"/>
        </w:rPr>
        <w:t xml:space="preserve"> </w:t>
      </w:r>
      <w:r>
        <w:rPr>
          <w:w w:val="105"/>
        </w:rPr>
        <w:t>properly</w:t>
      </w:r>
      <w:r>
        <w:rPr>
          <w:spacing w:val="23"/>
          <w:w w:val="105"/>
        </w:rPr>
        <w:t xml:space="preserve"> </w:t>
      </w:r>
      <w:r>
        <w:rPr>
          <w:w w:val="105"/>
        </w:rPr>
        <w:t>cite</w:t>
      </w:r>
      <w:r>
        <w:rPr>
          <w:spacing w:val="23"/>
          <w:w w:val="105"/>
        </w:rPr>
        <w:t xml:space="preserve"> </w:t>
      </w:r>
      <w:r>
        <w:rPr>
          <w:w w:val="105"/>
        </w:rPr>
        <w:t>all</w:t>
      </w:r>
      <w:r>
        <w:rPr>
          <w:spacing w:val="23"/>
          <w:w w:val="105"/>
        </w:rPr>
        <w:t xml:space="preserve"> </w:t>
      </w:r>
      <w:r>
        <w:rPr>
          <w:w w:val="105"/>
        </w:rPr>
        <w:t>the</w:t>
      </w:r>
      <w:r>
        <w:rPr>
          <w:spacing w:val="23"/>
          <w:w w:val="105"/>
        </w:rPr>
        <w:t xml:space="preserve"> </w:t>
      </w:r>
      <w:r>
        <w:rPr>
          <w:w w:val="105"/>
        </w:rPr>
        <w:t>interesting</w:t>
      </w:r>
      <w:r>
        <w:rPr>
          <w:spacing w:val="23"/>
          <w:w w:val="105"/>
        </w:rPr>
        <w:t xml:space="preserve"> </w:t>
      </w:r>
      <w:r>
        <w:rPr>
          <w:w w:val="105"/>
        </w:rPr>
        <w:t>works</w:t>
      </w:r>
      <w:r>
        <w:rPr>
          <w:spacing w:val="23"/>
          <w:w w:val="105"/>
        </w:rPr>
        <w:t xml:space="preserve"> </w:t>
      </w:r>
      <w:r>
        <w:rPr>
          <w:w w:val="105"/>
        </w:rPr>
        <w:t>in</w:t>
      </w:r>
      <w:r>
        <w:rPr>
          <w:spacing w:val="23"/>
          <w:w w:val="105"/>
        </w:rPr>
        <w:t xml:space="preserve"> </w:t>
      </w:r>
      <w:r>
        <w:rPr>
          <w:w w:val="105"/>
        </w:rPr>
        <w:t>this</w:t>
      </w:r>
      <w:r>
        <w:rPr>
          <w:spacing w:val="23"/>
          <w:w w:val="105"/>
        </w:rPr>
        <w:t xml:space="preserve"> </w:t>
      </w:r>
      <w:r>
        <w:rPr>
          <w:w w:val="105"/>
        </w:rPr>
        <w:t>report.</w:t>
      </w:r>
    </w:p>
    <w:p w:rsidR="00012D33" w:rsidRDefault="0009622D">
      <w:pPr>
        <w:pStyle w:val="BodyText"/>
        <w:spacing w:before="1" w:line="273" w:lineRule="auto"/>
        <w:ind w:left="100" w:right="117" w:firstLine="298"/>
        <w:jc w:val="both"/>
      </w:pPr>
      <w:r>
        <w:rPr>
          <w:w w:val="105"/>
        </w:rPr>
        <w:t xml:space="preserve">The International Energy Agency (IEA) has also recognized the need for systems engineering tools. A research task has recently been initiated under the IEA, Wind </w:t>
      </w:r>
      <w:r>
        <w:rPr>
          <w:spacing w:val="-5"/>
          <w:w w:val="105"/>
        </w:rPr>
        <w:t xml:space="preserve">Task </w:t>
      </w:r>
      <w:r>
        <w:rPr>
          <w:w w:val="105"/>
        </w:rPr>
        <w:t xml:space="preserve">37 – Wind Energy Systems Engineering: Integrated Research, Design, and Development. This task aims to coordinate international research activities, towards the analysis of wind power plants as holistic systems </w:t>
      </w:r>
      <w:r>
        <w:rPr>
          <w:spacing w:val="-3"/>
          <w:w w:val="105"/>
        </w:rPr>
        <w:t xml:space="preserve">by </w:t>
      </w:r>
      <w:r>
        <w:rPr>
          <w:w w:val="105"/>
        </w:rPr>
        <w:t xml:space="preserve">improving the practice and application of systems engineering to wind energy research and development. A couple notable publications from this effort include Perez-Moreno et al. </w:t>
      </w:r>
      <w:hyperlink w:anchor="_bookmark68" w:history="1">
        <w:r>
          <w:rPr>
            <w:w w:val="105"/>
          </w:rPr>
          <w:t>[34],</w:t>
        </w:r>
      </w:hyperlink>
      <w:r>
        <w:rPr>
          <w:w w:val="105"/>
        </w:rPr>
        <w:t xml:space="preserve"> describing a research roadmap for </w:t>
      </w:r>
      <w:r>
        <w:rPr>
          <w:spacing w:val="-3"/>
          <w:w w:val="105"/>
        </w:rPr>
        <w:t xml:space="preserve">MDAO </w:t>
      </w:r>
      <w:r>
        <w:rPr>
          <w:w w:val="105"/>
        </w:rPr>
        <w:t xml:space="preserve">in wind </w:t>
      </w:r>
      <w:r>
        <w:rPr>
          <w:spacing w:val="-3"/>
          <w:w w:val="105"/>
        </w:rPr>
        <w:t xml:space="preserve">energy, </w:t>
      </w:r>
      <w:r>
        <w:rPr>
          <w:w w:val="105"/>
        </w:rPr>
        <w:t xml:space="preserve">and Perez-Moreno et al. </w:t>
      </w:r>
      <w:hyperlink w:anchor="_bookmark67" w:history="1">
        <w:r>
          <w:rPr>
            <w:w w:val="105"/>
          </w:rPr>
          <w:t>[33],</w:t>
        </w:r>
      </w:hyperlink>
      <w:r>
        <w:rPr>
          <w:w w:val="105"/>
        </w:rPr>
        <w:t xml:space="preserve"> which proposed a reference offshore wind plant, designed with   </w:t>
      </w:r>
      <w:r>
        <w:rPr>
          <w:spacing w:val="-3"/>
          <w:w w:val="105"/>
        </w:rPr>
        <w:t>MDAO.</w:t>
      </w:r>
    </w:p>
    <w:p w:rsidR="00012D33" w:rsidRDefault="0009622D">
      <w:pPr>
        <w:pStyle w:val="BodyText"/>
        <w:spacing w:before="1" w:line="273" w:lineRule="auto"/>
        <w:ind w:left="100" w:right="117" w:firstLine="298"/>
        <w:jc w:val="both"/>
      </w:pPr>
      <w:r>
        <w:rPr>
          <w:w w:val="110"/>
        </w:rPr>
        <w:t>Short</w:t>
      </w:r>
      <w:r>
        <w:rPr>
          <w:spacing w:val="-14"/>
          <w:w w:val="110"/>
        </w:rPr>
        <w:t xml:space="preserve"> </w:t>
      </w:r>
      <w:r>
        <w:rPr>
          <w:w w:val="110"/>
        </w:rPr>
        <w:t>of</w:t>
      </w:r>
      <w:r>
        <w:rPr>
          <w:spacing w:val="-15"/>
          <w:w w:val="110"/>
        </w:rPr>
        <w:t xml:space="preserve"> </w:t>
      </w:r>
      <w:r>
        <w:rPr>
          <w:w w:val="110"/>
        </w:rPr>
        <w:t>considering</w:t>
      </w:r>
      <w:r>
        <w:rPr>
          <w:spacing w:val="-14"/>
          <w:w w:val="110"/>
        </w:rPr>
        <w:t xml:space="preserve"> </w:t>
      </w:r>
      <w:r>
        <w:rPr>
          <w:w w:val="110"/>
        </w:rPr>
        <w:t>the</w:t>
      </w:r>
      <w:r>
        <w:rPr>
          <w:spacing w:val="-14"/>
          <w:w w:val="110"/>
        </w:rPr>
        <w:t xml:space="preserve"> </w:t>
      </w:r>
      <w:r>
        <w:rPr>
          <w:w w:val="110"/>
        </w:rPr>
        <w:t>entire</w:t>
      </w:r>
      <w:r>
        <w:rPr>
          <w:spacing w:val="-14"/>
          <w:w w:val="110"/>
        </w:rPr>
        <w:t xml:space="preserve"> </w:t>
      </w:r>
      <w:r>
        <w:rPr>
          <w:w w:val="110"/>
        </w:rPr>
        <w:t>offshore</w:t>
      </w:r>
      <w:r>
        <w:rPr>
          <w:spacing w:val="-14"/>
          <w:w w:val="110"/>
        </w:rPr>
        <w:t xml:space="preserve"> </w:t>
      </w:r>
      <w:r>
        <w:rPr>
          <w:w w:val="110"/>
        </w:rPr>
        <w:t>turbine,</w:t>
      </w:r>
      <w:r>
        <w:rPr>
          <w:spacing w:val="-13"/>
          <w:w w:val="110"/>
        </w:rPr>
        <w:t xml:space="preserve"> </w:t>
      </w:r>
      <w:proofErr w:type="gramStart"/>
      <w:r>
        <w:rPr>
          <w:w w:val="110"/>
        </w:rPr>
        <w:t>a</w:t>
      </w:r>
      <w:r>
        <w:rPr>
          <w:spacing w:val="-15"/>
          <w:w w:val="110"/>
        </w:rPr>
        <w:t xml:space="preserve"> </w:t>
      </w:r>
      <w:r>
        <w:rPr>
          <w:w w:val="110"/>
        </w:rPr>
        <w:t>number</w:t>
      </w:r>
      <w:r>
        <w:rPr>
          <w:spacing w:val="-15"/>
          <w:w w:val="110"/>
        </w:rPr>
        <w:t xml:space="preserve"> </w:t>
      </w:r>
      <w:r>
        <w:rPr>
          <w:w w:val="110"/>
        </w:rPr>
        <w:t>of</w:t>
      </w:r>
      <w:proofErr w:type="gramEnd"/>
      <w:r>
        <w:rPr>
          <w:spacing w:val="-14"/>
          <w:w w:val="110"/>
        </w:rPr>
        <w:t xml:space="preserve"> </w:t>
      </w:r>
      <w:r>
        <w:rPr>
          <w:w w:val="110"/>
        </w:rPr>
        <w:t>authors</w:t>
      </w:r>
      <w:r>
        <w:rPr>
          <w:spacing w:val="-14"/>
          <w:w w:val="110"/>
        </w:rPr>
        <w:t xml:space="preserve"> </w:t>
      </w:r>
      <w:r>
        <w:rPr>
          <w:spacing w:val="-3"/>
          <w:w w:val="110"/>
        </w:rPr>
        <w:t>have</w:t>
      </w:r>
      <w:r>
        <w:rPr>
          <w:spacing w:val="-14"/>
          <w:w w:val="110"/>
        </w:rPr>
        <w:t xml:space="preserve"> </w:t>
      </w:r>
      <w:r>
        <w:rPr>
          <w:w w:val="110"/>
        </w:rPr>
        <w:t>focused</w:t>
      </w:r>
      <w:r>
        <w:rPr>
          <w:spacing w:val="-15"/>
          <w:w w:val="110"/>
        </w:rPr>
        <w:t xml:space="preserve"> </w:t>
      </w:r>
      <w:r>
        <w:rPr>
          <w:w w:val="110"/>
        </w:rPr>
        <w:t>on</w:t>
      </w:r>
      <w:r>
        <w:rPr>
          <w:spacing w:val="-14"/>
          <w:w w:val="110"/>
        </w:rPr>
        <w:t xml:space="preserve"> </w:t>
      </w:r>
      <w:r>
        <w:rPr>
          <w:w w:val="110"/>
        </w:rPr>
        <w:t>optimization</w:t>
      </w:r>
      <w:r>
        <w:rPr>
          <w:spacing w:val="-13"/>
          <w:w w:val="110"/>
        </w:rPr>
        <w:t xml:space="preserve"> </w:t>
      </w:r>
      <w:r>
        <w:rPr>
          <w:w w:val="110"/>
        </w:rPr>
        <w:t>of</w:t>
      </w:r>
      <w:r>
        <w:rPr>
          <w:spacing w:val="-15"/>
          <w:w w:val="110"/>
        </w:rPr>
        <w:t xml:space="preserve"> </w:t>
      </w:r>
      <w:r>
        <w:rPr>
          <w:w w:val="110"/>
        </w:rPr>
        <w:t>one or</w:t>
      </w:r>
      <w:r>
        <w:rPr>
          <w:spacing w:val="-20"/>
          <w:w w:val="110"/>
        </w:rPr>
        <w:t xml:space="preserve"> </w:t>
      </w:r>
      <w:r>
        <w:rPr>
          <w:w w:val="110"/>
        </w:rPr>
        <w:t>more</w:t>
      </w:r>
      <w:r>
        <w:rPr>
          <w:spacing w:val="-20"/>
          <w:w w:val="110"/>
        </w:rPr>
        <w:t xml:space="preserve"> </w:t>
      </w:r>
      <w:r>
        <w:rPr>
          <w:w w:val="110"/>
        </w:rPr>
        <w:t>components</w:t>
      </w:r>
      <w:r>
        <w:rPr>
          <w:spacing w:val="-20"/>
          <w:w w:val="110"/>
        </w:rPr>
        <w:t xml:space="preserve"> </w:t>
      </w:r>
      <w:r>
        <w:rPr>
          <w:w w:val="110"/>
        </w:rPr>
        <w:t>using</w:t>
      </w:r>
      <w:r>
        <w:rPr>
          <w:spacing w:val="-20"/>
          <w:w w:val="110"/>
        </w:rPr>
        <w:t xml:space="preserve"> </w:t>
      </w:r>
      <w:r>
        <w:rPr>
          <w:spacing w:val="-3"/>
          <w:w w:val="110"/>
        </w:rPr>
        <w:t>MDAO</w:t>
      </w:r>
      <w:r>
        <w:rPr>
          <w:spacing w:val="-20"/>
          <w:w w:val="110"/>
        </w:rPr>
        <w:t xml:space="preserve"> </w:t>
      </w:r>
      <w:r>
        <w:rPr>
          <w:w w:val="110"/>
        </w:rPr>
        <w:t>techniques.</w:t>
      </w:r>
      <w:r>
        <w:rPr>
          <w:spacing w:val="1"/>
          <w:w w:val="110"/>
        </w:rPr>
        <w:t xml:space="preserve"> </w:t>
      </w:r>
      <w:r>
        <w:rPr>
          <w:w w:val="110"/>
        </w:rPr>
        <w:t>Much</w:t>
      </w:r>
      <w:r>
        <w:rPr>
          <w:spacing w:val="-20"/>
          <w:w w:val="110"/>
        </w:rPr>
        <w:t xml:space="preserve"> </w:t>
      </w:r>
      <w:r>
        <w:rPr>
          <w:w w:val="110"/>
        </w:rPr>
        <w:t>of</w:t>
      </w:r>
      <w:r>
        <w:rPr>
          <w:spacing w:val="-20"/>
          <w:w w:val="110"/>
        </w:rPr>
        <w:t xml:space="preserve"> </w:t>
      </w:r>
      <w:r>
        <w:rPr>
          <w:w w:val="110"/>
        </w:rPr>
        <w:t>this</w:t>
      </w:r>
      <w:r>
        <w:rPr>
          <w:spacing w:val="-20"/>
          <w:w w:val="110"/>
        </w:rPr>
        <w:t xml:space="preserve"> </w:t>
      </w:r>
      <w:r>
        <w:rPr>
          <w:w w:val="110"/>
        </w:rPr>
        <w:t>work</w:t>
      </w:r>
      <w:r>
        <w:rPr>
          <w:spacing w:val="-20"/>
          <w:w w:val="110"/>
        </w:rPr>
        <w:t xml:space="preserve"> </w:t>
      </w:r>
      <w:r>
        <w:rPr>
          <w:w w:val="110"/>
        </w:rPr>
        <w:t>has</w:t>
      </w:r>
      <w:r>
        <w:rPr>
          <w:spacing w:val="-20"/>
          <w:w w:val="110"/>
        </w:rPr>
        <w:t xml:space="preserve"> </w:t>
      </w:r>
      <w:r>
        <w:rPr>
          <w:w w:val="110"/>
        </w:rPr>
        <w:t>centered</w:t>
      </w:r>
      <w:r>
        <w:rPr>
          <w:spacing w:val="-20"/>
          <w:w w:val="110"/>
        </w:rPr>
        <w:t xml:space="preserve"> </w:t>
      </w:r>
      <w:r>
        <w:rPr>
          <w:w w:val="110"/>
        </w:rPr>
        <w:t>on</w:t>
      </w:r>
      <w:r>
        <w:rPr>
          <w:spacing w:val="-20"/>
          <w:w w:val="110"/>
        </w:rPr>
        <w:t xml:space="preserve"> </w:t>
      </w:r>
      <w:r>
        <w:rPr>
          <w:w w:val="110"/>
        </w:rPr>
        <w:t>the</w:t>
      </w:r>
      <w:r>
        <w:rPr>
          <w:spacing w:val="-20"/>
          <w:w w:val="110"/>
        </w:rPr>
        <w:t xml:space="preserve"> </w:t>
      </w:r>
      <w:r>
        <w:rPr>
          <w:w w:val="110"/>
        </w:rPr>
        <w:t>substructure,</w:t>
      </w:r>
      <w:r>
        <w:rPr>
          <w:spacing w:val="-17"/>
          <w:w w:val="110"/>
        </w:rPr>
        <w:t xml:space="preserve"> </w:t>
      </w:r>
      <w:r>
        <w:rPr>
          <w:w w:val="110"/>
        </w:rPr>
        <w:t>including both</w:t>
      </w:r>
      <w:r>
        <w:rPr>
          <w:spacing w:val="-8"/>
          <w:w w:val="110"/>
        </w:rPr>
        <w:t xml:space="preserve"> </w:t>
      </w:r>
      <w:r>
        <w:rPr>
          <w:w w:val="110"/>
        </w:rPr>
        <w:t>fixed-bottom</w:t>
      </w:r>
      <w:r>
        <w:rPr>
          <w:spacing w:val="-8"/>
          <w:w w:val="110"/>
        </w:rPr>
        <w:t xml:space="preserve"> </w:t>
      </w:r>
      <w:r>
        <w:rPr>
          <w:w w:val="110"/>
        </w:rPr>
        <w:t>jackets/monopiles</w:t>
      </w:r>
      <w:r>
        <w:rPr>
          <w:spacing w:val="-8"/>
          <w:w w:val="110"/>
        </w:rPr>
        <w:t xml:space="preserve"> </w:t>
      </w:r>
      <w:r>
        <w:rPr>
          <w:w w:val="110"/>
        </w:rPr>
        <w:t>and</w:t>
      </w:r>
      <w:r>
        <w:rPr>
          <w:spacing w:val="-8"/>
          <w:w w:val="110"/>
        </w:rPr>
        <w:t xml:space="preserve"> </w:t>
      </w:r>
      <w:r>
        <w:rPr>
          <w:w w:val="110"/>
        </w:rPr>
        <w:t>floating</w:t>
      </w:r>
      <w:r>
        <w:rPr>
          <w:spacing w:val="-8"/>
          <w:w w:val="110"/>
        </w:rPr>
        <w:t xml:space="preserve"> </w:t>
      </w:r>
      <w:r>
        <w:rPr>
          <w:w w:val="110"/>
        </w:rPr>
        <w:t>substructures</w:t>
      </w:r>
      <w:r>
        <w:rPr>
          <w:spacing w:val="-8"/>
          <w:w w:val="110"/>
        </w:rPr>
        <w:t xml:space="preserve"> </w:t>
      </w:r>
      <w:r>
        <w:rPr>
          <w:w w:val="110"/>
        </w:rPr>
        <w:t>(see</w:t>
      </w:r>
      <w:r>
        <w:rPr>
          <w:spacing w:val="-8"/>
          <w:w w:val="110"/>
        </w:rPr>
        <w:t xml:space="preserve"> </w:t>
      </w:r>
      <w:hyperlink w:anchor="_bookmark63" w:history="1">
        <w:r>
          <w:rPr>
            <w:w w:val="110"/>
          </w:rPr>
          <w:t>[29]).</w:t>
        </w:r>
      </w:hyperlink>
      <w:r>
        <w:rPr>
          <w:spacing w:val="8"/>
          <w:w w:val="110"/>
        </w:rPr>
        <w:t xml:space="preserve"> </w:t>
      </w:r>
      <w:r>
        <w:rPr>
          <w:w w:val="110"/>
        </w:rPr>
        <w:t>One</w:t>
      </w:r>
      <w:r>
        <w:rPr>
          <w:spacing w:val="-8"/>
          <w:w w:val="110"/>
        </w:rPr>
        <w:t xml:space="preserve"> </w:t>
      </w:r>
      <w:r>
        <w:rPr>
          <w:w w:val="110"/>
        </w:rPr>
        <w:t>prominent</w:t>
      </w:r>
      <w:r>
        <w:rPr>
          <w:spacing w:val="-8"/>
          <w:w w:val="110"/>
        </w:rPr>
        <w:t xml:space="preserve"> </w:t>
      </w:r>
      <w:r>
        <w:rPr>
          <w:w w:val="110"/>
        </w:rPr>
        <w:t>example</w:t>
      </w:r>
      <w:r>
        <w:rPr>
          <w:spacing w:val="-8"/>
          <w:w w:val="110"/>
        </w:rPr>
        <w:t xml:space="preserve"> </w:t>
      </w:r>
      <w:r>
        <w:rPr>
          <w:w w:val="110"/>
        </w:rPr>
        <w:t>was</w:t>
      </w:r>
      <w:r>
        <w:rPr>
          <w:spacing w:val="-8"/>
          <w:w w:val="110"/>
        </w:rPr>
        <w:t xml:space="preserve"> </w:t>
      </w:r>
      <w:r>
        <w:rPr>
          <w:w w:val="110"/>
        </w:rPr>
        <w:t xml:space="preserve">the LIFES50+ consortium, which attempted to develop </w:t>
      </w:r>
      <w:r>
        <w:rPr>
          <w:spacing w:val="-3"/>
          <w:w w:val="110"/>
        </w:rPr>
        <w:t xml:space="preserve">innovative </w:t>
      </w:r>
      <w:r>
        <w:rPr>
          <w:w w:val="110"/>
        </w:rPr>
        <w:t xml:space="preserve">substructure designs to </w:t>
      </w:r>
      <w:r>
        <w:rPr>
          <w:spacing w:val="-3"/>
          <w:w w:val="110"/>
        </w:rPr>
        <w:t xml:space="preserve">lower </w:t>
      </w:r>
      <w:r>
        <w:rPr>
          <w:w w:val="110"/>
        </w:rPr>
        <w:t xml:space="preserve">the LCOE of floating offshore wind plants using many </w:t>
      </w:r>
      <w:r>
        <w:rPr>
          <w:spacing w:val="-4"/>
          <w:w w:val="110"/>
        </w:rPr>
        <w:t xml:space="preserve">MDAO </w:t>
      </w:r>
      <w:r>
        <w:rPr>
          <w:w w:val="110"/>
        </w:rPr>
        <w:t xml:space="preserve">principles </w:t>
      </w:r>
      <w:hyperlink w:anchor="_bookmark55" w:history="1">
        <w:r>
          <w:rPr>
            <w:w w:val="110"/>
          </w:rPr>
          <w:t>[21].</w:t>
        </w:r>
      </w:hyperlink>
      <w:r>
        <w:rPr>
          <w:w w:val="110"/>
        </w:rPr>
        <w:t xml:space="preserve"> LIFES50+ has examined four candidate floating concepts and is pursuing a rigorous model and experimental performance validation of </w:t>
      </w:r>
      <w:r>
        <w:rPr>
          <w:spacing w:val="-4"/>
          <w:w w:val="110"/>
        </w:rPr>
        <w:t xml:space="preserve">two </w:t>
      </w:r>
      <w:r>
        <w:rPr>
          <w:w w:val="110"/>
        </w:rPr>
        <w:t xml:space="preserve">down- selected designs. In addition, Damiani et al. </w:t>
      </w:r>
      <w:hyperlink w:anchor="_bookmark42" w:history="1">
        <w:r>
          <w:rPr>
            <w:w w:val="110"/>
          </w:rPr>
          <w:t>[8]</w:t>
        </w:r>
      </w:hyperlink>
      <w:r>
        <w:rPr>
          <w:w w:val="110"/>
        </w:rPr>
        <w:t xml:space="preserve"> showed the application of a systems engineering tool to optimize the cost of building a fixed-bottom jacket structure at various locations in the United States. The optimization itself was only focused on the mass of the structure, but the LCOE of the optimized designs </w:t>
      </w:r>
      <w:r>
        <w:rPr>
          <w:spacing w:val="-6"/>
          <w:w w:val="99"/>
        </w:rPr>
        <w:t>w</w:t>
      </w:r>
      <w:r>
        <w:rPr>
          <w:w w:val="104"/>
        </w:rPr>
        <w:t>ere</w:t>
      </w:r>
      <w:r>
        <w:rPr>
          <w:spacing w:val="6"/>
        </w:rPr>
        <w:t xml:space="preserve"> </w:t>
      </w:r>
      <w:r>
        <w:rPr>
          <w:w w:val="99"/>
        </w:rPr>
        <w:t>c</w:t>
      </w:r>
      <w:r>
        <w:rPr>
          <w:w w:val="107"/>
        </w:rPr>
        <w:t>ompared,</w:t>
      </w:r>
      <w:r>
        <w:rPr>
          <w:spacing w:val="9"/>
        </w:rPr>
        <w:t xml:space="preserve"> </w:t>
      </w:r>
      <w:r>
        <w:rPr>
          <w:w w:val="105"/>
        </w:rPr>
        <w:t>including</w:t>
      </w:r>
      <w:r>
        <w:rPr>
          <w:spacing w:val="6"/>
        </w:rPr>
        <w:t xml:space="preserve"> </w:t>
      </w:r>
      <w:r>
        <w:rPr>
          <w:w w:val="120"/>
        </w:rPr>
        <w:t>t</w:t>
      </w:r>
      <w:r>
        <w:rPr>
          <w:spacing w:val="-1"/>
          <w:w w:val="120"/>
        </w:rPr>
        <w:t>h</w:t>
      </w:r>
      <w:r>
        <w:rPr>
          <w:w w:val="99"/>
        </w:rPr>
        <w:t>e</w:t>
      </w:r>
      <w:r>
        <w:rPr>
          <w:spacing w:val="6"/>
        </w:rPr>
        <w:t xml:space="preserve"> </w:t>
      </w:r>
      <w:r>
        <w:rPr>
          <w:w w:val="105"/>
        </w:rPr>
        <w:t>costs</w:t>
      </w:r>
      <w:r>
        <w:rPr>
          <w:spacing w:val="6"/>
        </w:rPr>
        <w:t xml:space="preserve"> </w:t>
      </w:r>
      <w:r>
        <w:rPr>
          <w:w w:val="96"/>
        </w:rPr>
        <w:t>of</w:t>
      </w:r>
      <w:r>
        <w:rPr>
          <w:spacing w:val="6"/>
        </w:rPr>
        <w:t xml:space="preserve"> </w:t>
      </w:r>
      <w:r>
        <w:rPr>
          <w:w w:val="109"/>
        </w:rPr>
        <w:t>ma</w:t>
      </w:r>
      <w:r>
        <w:rPr>
          <w:spacing w:val="-6"/>
          <w:w w:val="109"/>
        </w:rPr>
        <w:t>n</w:t>
      </w:r>
      <w:r>
        <w:rPr>
          <w:w w:val="108"/>
        </w:rPr>
        <w:t>ufacturing</w:t>
      </w:r>
      <w:r>
        <w:rPr>
          <w:spacing w:val="6"/>
        </w:rPr>
        <w:t xml:space="preserve"> </w:t>
      </w:r>
      <w:r>
        <w:rPr>
          <w:w w:val="111"/>
        </w:rPr>
        <w:t>and</w:t>
      </w:r>
      <w:r>
        <w:rPr>
          <w:spacing w:val="6"/>
        </w:rPr>
        <w:t xml:space="preserve"> </w:t>
      </w:r>
      <w:r>
        <w:rPr>
          <w:w w:val="109"/>
        </w:rPr>
        <w:t>installation.</w:t>
      </w:r>
      <w:r>
        <w:t xml:space="preserve"> </w:t>
      </w:r>
      <w:r>
        <w:rPr>
          <w:spacing w:val="-16"/>
        </w:rPr>
        <w:t xml:space="preserve"> </w:t>
      </w:r>
      <w:r>
        <w:rPr>
          <w:w w:val="104"/>
        </w:rPr>
        <w:t>Similarl</w:t>
      </w:r>
      <w:r>
        <w:rPr>
          <w:spacing w:val="-17"/>
          <w:w w:val="104"/>
        </w:rPr>
        <w:t>y</w:t>
      </w:r>
      <w:r>
        <w:rPr>
          <w:w w:val="110"/>
        </w:rPr>
        <w:t>,</w:t>
      </w:r>
      <w:r>
        <w:rPr>
          <w:spacing w:val="8"/>
        </w:rPr>
        <w:t xml:space="preserve"> </w:t>
      </w:r>
      <w:proofErr w:type="spellStart"/>
      <w:r>
        <w:rPr>
          <w:w w:val="103"/>
        </w:rPr>
        <w:t>H</w:t>
      </w:r>
      <w:r>
        <w:rPr>
          <w:spacing w:val="-100"/>
          <w:w w:val="149"/>
        </w:rPr>
        <w:t>¨</w:t>
      </w:r>
      <w:r>
        <w:rPr>
          <w:w w:val="103"/>
        </w:rPr>
        <w:t>aafele</w:t>
      </w:r>
      <w:proofErr w:type="spellEnd"/>
      <w:r>
        <w:rPr>
          <w:spacing w:val="7"/>
        </w:rPr>
        <w:t xml:space="preserve"> </w:t>
      </w:r>
      <w:r>
        <w:rPr>
          <w:w w:val="114"/>
        </w:rPr>
        <w:t>et</w:t>
      </w:r>
      <w:r>
        <w:rPr>
          <w:spacing w:val="6"/>
        </w:rPr>
        <w:t xml:space="preserve"> </w:t>
      </w:r>
      <w:r>
        <w:rPr>
          <w:w w:val="108"/>
        </w:rPr>
        <w:t>al.</w:t>
      </w:r>
      <w:r>
        <w:rPr>
          <w:spacing w:val="7"/>
        </w:rPr>
        <w:t xml:space="preserve"> </w:t>
      </w:r>
      <w:r>
        <w:rPr>
          <w:spacing w:val="-1"/>
          <w:w w:val="82"/>
        </w:rPr>
        <w:t>[</w:t>
      </w:r>
      <w:hyperlink w:anchor="_bookmark50" w:history="1">
        <w:r>
          <w:rPr>
            <w:w w:val="95"/>
          </w:rPr>
          <w:t>16]</w:t>
        </w:r>
        <w:r>
          <w:rPr>
            <w:spacing w:val="6"/>
          </w:rPr>
          <w:t xml:space="preserve"> </w:t>
        </w:r>
      </w:hyperlink>
      <w:r>
        <w:rPr>
          <w:w w:val="105"/>
        </w:rPr>
        <w:t xml:space="preserve">examined </w:t>
      </w:r>
      <w:r>
        <w:rPr>
          <w:w w:val="110"/>
        </w:rPr>
        <w:t>the</w:t>
      </w:r>
      <w:r>
        <w:rPr>
          <w:spacing w:val="-9"/>
          <w:w w:val="110"/>
        </w:rPr>
        <w:t xml:space="preserve"> </w:t>
      </w:r>
      <w:r>
        <w:rPr>
          <w:w w:val="110"/>
        </w:rPr>
        <w:t>optimization</w:t>
      </w:r>
      <w:r>
        <w:rPr>
          <w:spacing w:val="-7"/>
          <w:w w:val="110"/>
        </w:rPr>
        <w:t xml:space="preserve"> </w:t>
      </w:r>
      <w:r>
        <w:rPr>
          <w:w w:val="110"/>
        </w:rPr>
        <w:t>of</w:t>
      </w:r>
      <w:r>
        <w:rPr>
          <w:spacing w:val="-9"/>
          <w:w w:val="110"/>
        </w:rPr>
        <w:t xml:space="preserve"> </w:t>
      </w:r>
      <w:r>
        <w:rPr>
          <w:w w:val="110"/>
        </w:rPr>
        <w:t>a</w:t>
      </w:r>
      <w:r>
        <w:rPr>
          <w:spacing w:val="-9"/>
          <w:w w:val="110"/>
        </w:rPr>
        <w:t xml:space="preserve"> </w:t>
      </w:r>
      <w:r>
        <w:rPr>
          <w:w w:val="110"/>
        </w:rPr>
        <w:t>jacket</w:t>
      </w:r>
      <w:r>
        <w:rPr>
          <w:spacing w:val="-9"/>
          <w:w w:val="110"/>
        </w:rPr>
        <w:t xml:space="preserve"> </w:t>
      </w:r>
      <w:r>
        <w:rPr>
          <w:w w:val="110"/>
        </w:rPr>
        <w:t>substructure</w:t>
      </w:r>
      <w:r>
        <w:rPr>
          <w:spacing w:val="-8"/>
          <w:w w:val="110"/>
        </w:rPr>
        <w:t xml:space="preserve"> </w:t>
      </w:r>
      <w:r>
        <w:rPr>
          <w:w w:val="110"/>
        </w:rPr>
        <w:t>using</w:t>
      </w:r>
      <w:r>
        <w:rPr>
          <w:spacing w:val="-8"/>
          <w:w w:val="110"/>
        </w:rPr>
        <w:t xml:space="preserve"> </w:t>
      </w:r>
      <w:r>
        <w:rPr>
          <w:w w:val="110"/>
        </w:rPr>
        <w:t>a</w:t>
      </w:r>
      <w:r>
        <w:rPr>
          <w:spacing w:val="-9"/>
          <w:w w:val="110"/>
        </w:rPr>
        <w:t xml:space="preserve"> </w:t>
      </w:r>
      <w:r>
        <w:rPr>
          <w:w w:val="110"/>
        </w:rPr>
        <w:t>cost</w:t>
      </w:r>
      <w:r>
        <w:rPr>
          <w:spacing w:val="-8"/>
          <w:w w:val="110"/>
        </w:rPr>
        <w:t xml:space="preserve"> </w:t>
      </w:r>
      <w:r>
        <w:rPr>
          <w:w w:val="110"/>
        </w:rPr>
        <w:t>function</w:t>
      </w:r>
      <w:r>
        <w:rPr>
          <w:spacing w:val="-9"/>
          <w:w w:val="110"/>
        </w:rPr>
        <w:t xml:space="preserve"> </w:t>
      </w:r>
      <w:r>
        <w:rPr>
          <w:w w:val="110"/>
        </w:rPr>
        <w:t>that</w:t>
      </w:r>
      <w:r>
        <w:rPr>
          <w:spacing w:val="-9"/>
          <w:w w:val="110"/>
        </w:rPr>
        <w:t xml:space="preserve"> </w:t>
      </w:r>
      <w:r>
        <w:rPr>
          <w:w w:val="110"/>
        </w:rPr>
        <w:t>includes</w:t>
      </w:r>
      <w:r>
        <w:rPr>
          <w:spacing w:val="-9"/>
          <w:w w:val="110"/>
        </w:rPr>
        <w:t xml:space="preserve"> </w:t>
      </w:r>
      <w:r>
        <w:rPr>
          <w:w w:val="110"/>
        </w:rPr>
        <w:t>the</w:t>
      </w:r>
      <w:r>
        <w:rPr>
          <w:spacing w:val="-8"/>
          <w:w w:val="110"/>
        </w:rPr>
        <w:t xml:space="preserve"> </w:t>
      </w:r>
      <w:r>
        <w:rPr>
          <w:w w:val="110"/>
        </w:rPr>
        <w:t>raw</w:t>
      </w:r>
      <w:r>
        <w:rPr>
          <w:spacing w:val="-9"/>
          <w:w w:val="110"/>
        </w:rPr>
        <w:t xml:space="preserve"> </w:t>
      </w:r>
      <w:r>
        <w:rPr>
          <w:w w:val="110"/>
        </w:rPr>
        <w:t>material</w:t>
      </w:r>
      <w:r>
        <w:rPr>
          <w:spacing w:val="-8"/>
          <w:w w:val="110"/>
        </w:rPr>
        <w:t xml:space="preserve"> </w:t>
      </w:r>
      <w:r>
        <w:rPr>
          <w:w w:val="110"/>
        </w:rPr>
        <w:t>costs</w:t>
      </w:r>
      <w:r>
        <w:rPr>
          <w:spacing w:val="-9"/>
          <w:w w:val="110"/>
        </w:rPr>
        <w:t xml:space="preserve"> </w:t>
      </w:r>
      <w:r>
        <w:rPr>
          <w:w w:val="110"/>
        </w:rPr>
        <w:t>as</w:t>
      </w:r>
      <w:r>
        <w:rPr>
          <w:spacing w:val="-8"/>
          <w:w w:val="110"/>
        </w:rPr>
        <w:t xml:space="preserve"> </w:t>
      </w:r>
      <w:r>
        <w:rPr>
          <w:w w:val="110"/>
        </w:rPr>
        <w:t>well</w:t>
      </w:r>
      <w:r>
        <w:rPr>
          <w:spacing w:val="-8"/>
          <w:w w:val="110"/>
        </w:rPr>
        <w:t xml:space="preserve"> </w:t>
      </w:r>
      <w:r>
        <w:rPr>
          <w:w w:val="110"/>
        </w:rPr>
        <w:t>as contributions</w:t>
      </w:r>
      <w:r>
        <w:rPr>
          <w:spacing w:val="-13"/>
          <w:w w:val="110"/>
        </w:rPr>
        <w:t xml:space="preserve"> </w:t>
      </w:r>
      <w:r>
        <w:rPr>
          <w:w w:val="110"/>
        </w:rPr>
        <w:t>of</w:t>
      </w:r>
      <w:r>
        <w:rPr>
          <w:spacing w:val="-13"/>
          <w:w w:val="110"/>
        </w:rPr>
        <w:t xml:space="preserve"> </w:t>
      </w:r>
      <w:r>
        <w:rPr>
          <w:w w:val="110"/>
        </w:rPr>
        <w:t>manufacturing,</w:t>
      </w:r>
      <w:r>
        <w:rPr>
          <w:spacing w:val="-11"/>
          <w:w w:val="110"/>
        </w:rPr>
        <w:t xml:space="preserve"> </w:t>
      </w:r>
      <w:r>
        <w:rPr>
          <w:w w:val="110"/>
        </w:rPr>
        <w:t>transport,</w:t>
      </w:r>
      <w:r>
        <w:rPr>
          <w:spacing w:val="-11"/>
          <w:w w:val="110"/>
        </w:rPr>
        <w:t xml:space="preserve"> </w:t>
      </w:r>
      <w:r>
        <w:rPr>
          <w:w w:val="110"/>
        </w:rPr>
        <w:t>and</w:t>
      </w:r>
      <w:r>
        <w:rPr>
          <w:spacing w:val="-13"/>
          <w:w w:val="110"/>
        </w:rPr>
        <w:t xml:space="preserve"> </w:t>
      </w:r>
      <w:r>
        <w:rPr>
          <w:w w:val="110"/>
        </w:rPr>
        <w:t>installation,</w:t>
      </w:r>
      <w:r>
        <w:rPr>
          <w:spacing w:val="-10"/>
          <w:w w:val="110"/>
        </w:rPr>
        <w:t xml:space="preserve"> </w:t>
      </w:r>
      <w:r>
        <w:rPr>
          <w:w w:val="110"/>
        </w:rPr>
        <w:t>and</w:t>
      </w:r>
      <w:r>
        <w:rPr>
          <w:spacing w:val="-13"/>
          <w:w w:val="110"/>
        </w:rPr>
        <w:t xml:space="preserve"> </w:t>
      </w:r>
      <w:r>
        <w:rPr>
          <w:w w:val="110"/>
        </w:rPr>
        <w:t>they</w:t>
      </w:r>
      <w:r>
        <w:rPr>
          <w:spacing w:val="-13"/>
          <w:w w:val="110"/>
        </w:rPr>
        <w:t xml:space="preserve"> </w:t>
      </w:r>
      <w:r>
        <w:rPr>
          <w:w w:val="110"/>
        </w:rPr>
        <w:t>found</w:t>
      </w:r>
      <w:r>
        <w:rPr>
          <w:spacing w:val="-13"/>
          <w:w w:val="110"/>
        </w:rPr>
        <w:t xml:space="preserve"> </w:t>
      </w:r>
      <w:r>
        <w:rPr>
          <w:w w:val="110"/>
        </w:rPr>
        <w:t>the</w:t>
      </w:r>
      <w:r>
        <w:rPr>
          <w:spacing w:val="-13"/>
          <w:w w:val="110"/>
        </w:rPr>
        <w:t xml:space="preserve"> </w:t>
      </w:r>
      <w:r>
        <w:rPr>
          <w:w w:val="110"/>
        </w:rPr>
        <w:t>ability</w:t>
      </w:r>
      <w:r>
        <w:rPr>
          <w:spacing w:val="-13"/>
          <w:w w:val="110"/>
        </w:rPr>
        <w:t xml:space="preserve"> </w:t>
      </w:r>
      <w:r>
        <w:rPr>
          <w:w w:val="110"/>
        </w:rPr>
        <w:t>to</w:t>
      </w:r>
      <w:r>
        <w:rPr>
          <w:spacing w:val="-13"/>
          <w:w w:val="110"/>
        </w:rPr>
        <w:t xml:space="preserve"> </w:t>
      </w:r>
      <w:r>
        <w:rPr>
          <w:w w:val="110"/>
        </w:rPr>
        <w:t>reduce</w:t>
      </w:r>
      <w:r>
        <w:rPr>
          <w:spacing w:val="-13"/>
          <w:w w:val="110"/>
        </w:rPr>
        <w:t xml:space="preserve"> </w:t>
      </w:r>
      <w:r>
        <w:rPr>
          <w:w w:val="110"/>
        </w:rPr>
        <w:t>costs</w:t>
      </w:r>
      <w:r>
        <w:rPr>
          <w:spacing w:val="-13"/>
          <w:w w:val="110"/>
        </w:rPr>
        <w:t xml:space="preserve"> </w:t>
      </w:r>
      <w:r>
        <w:rPr>
          <w:spacing w:val="-3"/>
          <w:w w:val="110"/>
        </w:rPr>
        <w:t>by</w:t>
      </w:r>
      <w:r>
        <w:rPr>
          <w:spacing w:val="-13"/>
          <w:w w:val="110"/>
        </w:rPr>
        <w:t xml:space="preserve"> </w:t>
      </w:r>
      <w:r>
        <w:rPr>
          <w:spacing w:val="-3"/>
          <w:w w:val="110"/>
        </w:rPr>
        <w:t xml:space="preserve">over </w:t>
      </w:r>
      <w:r>
        <w:rPr>
          <w:w w:val="110"/>
        </w:rPr>
        <w:t xml:space="preserve">20%. </w:t>
      </w:r>
      <w:r>
        <w:rPr>
          <w:spacing w:val="-3"/>
          <w:w w:val="110"/>
        </w:rPr>
        <w:t xml:space="preserve">Finally, </w:t>
      </w:r>
      <w:r>
        <w:rPr>
          <w:w w:val="110"/>
        </w:rPr>
        <w:t>Lozano-</w:t>
      </w:r>
      <w:proofErr w:type="spellStart"/>
      <w:r>
        <w:rPr>
          <w:w w:val="110"/>
        </w:rPr>
        <w:t>Minguez</w:t>
      </w:r>
      <w:proofErr w:type="spellEnd"/>
      <w:r>
        <w:rPr>
          <w:w w:val="110"/>
        </w:rPr>
        <w:t xml:space="preserve"> et al. </w:t>
      </w:r>
      <w:hyperlink w:anchor="_bookmark56" w:history="1">
        <w:r>
          <w:rPr>
            <w:w w:val="110"/>
          </w:rPr>
          <w:t>[22]</w:t>
        </w:r>
      </w:hyperlink>
      <w:r>
        <w:rPr>
          <w:w w:val="110"/>
        </w:rPr>
        <w:t xml:space="preserve"> used the TOPSIS </w:t>
      </w:r>
      <w:r>
        <w:rPr>
          <w:spacing w:val="-3"/>
          <w:w w:val="110"/>
        </w:rPr>
        <w:t xml:space="preserve">(Technique </w:t>
      </w:r>
      <w:r>
        <w:rPr>
          <w:w w:val="110"/>
        </w:rPr>
        <w:t xml:space="preserve">for Order Preference </w:t>
      </w:r>
      <w:r>
        <w:rPr>
          <w:spacing w:val="-3"/>
          <w:w w:val="110"/>
        </w:rPr>
        <w:t xml:space="preserve">by </w:t>
      </w:r>
      <w:r>
        <w:rPr>
          <w:w w:val="110"/>
        </w:rPr>
        <w:t xml:space="preserve">Similarity to Ideal Solution) tool to incorporate both environmental and lifetime cost considerations to determine the most appropriate support structure for an offshore wind site. Karimi et al. </w:t>
      </w:r>
      <w:hyperlink w:anchor="_bookmark53" w:history="1">
        <w:r>
          <w:rPr>
            <w:w w:val="110"/>
          </w:rPr>
          <w:t>[19]</w:t>
        </w:r>
      </w:hyperlink>
      <w:r>
        <w:rPr>
          <w:w w:val="110"/>
        </w:rPr>
        <w:t xml:space="preserve"> used a genetic algorithm to mix and match geometry components to create optimal hybrid substructures. This is the work that most closely</w:t>
      </w:r>
      <w:r>
        <w:rPr>
          <w:spacing w:val="-15"/>
          <w:w w:val="110"/>
        </w:rPr>
        <w:t xml:space="preserve"> </w:t>
      </w:r>
      <w:r>
        <w:rPr>
          <w:w w:val="110"/>
        </w:rPr>
        <w:t>resembles</w:t>
      </w:r>
      <w:r>
        <w:rPr>
          <w:spacing w:val="-15"/>
          <w:w w:val="110"/>
        </w:rPr>
        <w:t xml:space="preserve"> </w:t>
      </w:r>
      <w:r>
        <w:rPr>
          <w:w w:val="110"/>
        </w:rPr>
        <w:t>the</w:t>
      </w:r>
      <w:r>
        <w:rPr>
          <w:spacing w:val="-15"/>
          <w:w w:val="110"/>
        </w:rPr>
        <w:t xml:space="preserve"> </w:t>
      </w:r>
      <w:commentRangeStart w:id="44"/>
      <w:r>
        <w:rPr>
          <w:w w:val="110"/>
        </w:rPr>
        <w:t>analysis</w:t>
      </w:r>
      <w:r>
        <w:rPr>
          <w:spacing w:val="-14"/>
          <w:w w:val="110"/>
        </w:rPr>
        <w:t xml:space="preserve"> </w:t>
      </w:r>
      <w:r>
        <w:rPr>
          <w:w w:val="110"/>
        </w:rPr>
        <w:t>presented</w:t>
      </w:r>
      <w:r>
        <w:rPr>
          <w:spacing w:val="-15"/>
          <w:w w:val="110"/>
        </w:rPr>
        <w:t xml:space="preserve"> </w:t>
      </w:r>
      <w:r>
        <w:rPr>
          <w:w w:val="110"/>
        </w:rPr>
        <w:t>in</w:t>
      </w:r>
      <w:r>
        <w:rPr>
          <w:spacing w:val="-15"/>
          <w:w w:val="110"/>
        </w:rPr>
        <w:t xml:space="preserve"> </w:t>
      </w:r>
      <w:r>
        <w:rPr>
          <w:w w:val="110"/>
        </w:rPr>
        <w:t>this</w:t>
      </w:r>
      <w:r>
        <w:rPr>
          <w:spacing w:val="-15"/>
          <w:w w:val="110"/>
        </w:rPr>
        <w:t xml:space="preserve"> </w:t>
      </w:r>
      <w:r>
        <w:rPr>
          <w:w w:val="110"/>
        </w:rPr>
        <w:t>paper</w:t>
      </w:r>
      <w:commentRangeEnd w:id="44"/>
      <w:r w:rsidR="00CA2AAE">
        <w:rPr>
          <w:rStyle w:val="CommentReference"/>
        </w:rPr>
        <w:commentReference w:id="44"/>
      </w:r>
      <w:r>
        <w:rPr>
          <w:w w:val="110"/>
        </w:rPr>
        <w:t>,</w:t>
      </w:r>
      <w:r>
        <w:rPr>
          <w:spacing w:val="-15"/>
          <w:w w:val="110"/>
        </w:rPr>
        <w:t xml:space="preserve"> </w:t>
      </w:r>
      <w:r>
        <w:rPr>
          <w:w w:val="110"/>
        </w:rPr>
        <w:t>with</w:t>
      </w:r>
      <w:r>
        <w:rPr>
          <w:spacing w:val="-15"/>
          <w:w w:val="110"/>
        </w:rPr>
        <w:t xml:space="preserve"> </w:t>
      </w:r>
      <w:r>
        <w:rPr>
          <w:w w:val="110"/>
        </w:rPr>
        <w:t>some</w:t>
      </w:r>
      <w:r>
        <w:rPr>
          <w:spacing w:val="-15"/>
          <w:w w:val="110"/>
        </w:rPr>
        <w:t xml:space="preserve"> </w:t>
      </w:r>
      <w:r>
        <w:rPr>
          <w:w w:val="110"/>
        </w:rPr>
        <w:t>differences,</w:t>
      </w:r>
      <w:r>
        <w:rPr>
          <w:spacing w:val="-15"/>
          <w:w w:val="110"/>
        </w:rPr>
        <w:t xml:space="preserve"> </w:t>
      </w:r>
      <w:r>
        <w:rPr>
          <w:w w:val="110"/>
        </w:rPr>
        <w:t>of</w:t>
      </w:r>
      <w:r>
        <w:rPr>
          <w:spacing w:val="-15"/>
          <w:w w:val="110"/>
        </w:rPr>
        <w:t xml:space="preserve"> </w:t>
      </w:r>
      <w:commentRangeStart w:id="45"/>
      <w:r>
        <w:rPr>
          <w:w w:val="110"/>
        </w:rPr>
        <w:t>course</w:t>
      </w:r>
      <w:commentRangeEnd w:id="45"/>
      <w:r w:rsidR="00A61156">
        <w:rPr>
          <w:rStyle w:val="CommentReference"/>
        </w:rPr>
        <w:commentReference w:id="45"/>
      </w:r>
      <w:r>
        <w:rPr>
          <w:w w:val="110"/>
        </w:rPr>
        <w:t>.</w:t>
      </w:r>
    </w:p>
    <w:p w:rsidR="00012D33" w:rsidRDefault="00012D33">
      <w:pPr>
        <w:spacing w:line="273" w:lineRule="auto"/>
        <w:jc w:val="both"/>
        <w:sectPr w:rsidR="00012D33">
          <w:pgSz w:w="12240" w:h="15840"/>
          <w:pgMar w:top="1400" w:right="1320" w:bottom="980" w:left="1340" w:header="0" w:footer="792" w:gutter="0"/>
          <w:cols w:space="720"/>
        </w:sectPr>
      </w:pPr>
    </w:p>
    <w:p w:rsidR="00012D33" w:rsidRDefault="0009622D">
      <w:pPr>
        <w:pStyle w:val="Heading2"/>
        <w:numPr>
          <w:ilvl w:val="1"/>
          <w:numId w:val="13"/>
        </w:numPr>
        <w:tabs>
          <w:tab w:val="left" w:pos="713"/>
        </w:tabs>
        <w:spacing w:before="35"/>
        <w:ind w:left="712" w:hanging="612"/>
        <w:jc w:val="both"/>
      </w:pPr>
      <w:bookmarkStart w:id="46" w:name="Role_of_Experience_in_MDAO_for_Floating_"/>
      <w:bookmarkEnd w:id="46"/>
      <w:r>
        <w:rPr>
          <w:w w:val="110"/>
        </w:rPr>
        <w:t xml:space="preserve">Role of Experience in </w:t>
      </w:r>
      <w:proofErr w:type="gramStart"/>
      <w:r>
        <w:rPr>
          <w:spacing w:val="-4"/>
          <w:w w:val="110"/>
        </w:rPr>
        <w:t xml:space="preserve">MDAO  </w:t>
      </w:r>
      <w:r>
        <w:rPr>
          <w:w w:val="110"/>
        </w:rPr>
        <w:t>for</w:t>
      </w:r>
      <w:proofErr w:type="gramEnd"/>
      <w:r>
        <w:rPr>
          <w:w w:val="110"/>
        </w:rPr>
        <w:t xml:space="preserve"> Floating Offshore Wind    </w:t>
      </w:r>
      <w:r>
        <w:rPr>
          <w:spacing w:val="8"/>
          <w:w w:val="110"/>
        </w:rPr>
        <w:t xml:space="preserve"> </w:t>
      </w:r>
      <w:r>
        <w:rPr>
          <w:w w:val="110"/>
        </w:rPr>
        <w:t>Energy</w:t>
      </w:r>
    </w:p>
    <w:p w:rsidR="00012D33" w:rsidRDefault="0009622D">
      <w:pPr>
        <w:pStyle w:val="BodyText"/>
        <w:spacing w:before="153" w:line="273" w:lineRule="auto"/>
        <w:ind w:left="100" w:right="117"/>
        <w:jc w:val="both"/>
      </w:pPr>
      <w:r>
        <w:rPr>
          <w:w w:val="105"/>
        </w:rPr>
        <w:t xml:space="preserve">One common misconception with </w:t>
      </w:r>
      <w:r>
        <w:rPr>
          <w:spacing w:val="-3"/>
          <w:w w:val="105"/>
        </w:rPr>
        <w:t xml:space="preserve">MDAO </w:t>
      </w:r>
      <w:r>
        <w:rPr>
          <w:w w:val="105"/>
        </w:rPr>
        <w:t xml:space="preserve">is that the design framework and optimization algorithms </w:t>
      </w:r>
      <w:proofErr w:type="gramStart"/>
      <w:r>
        <w:rPr>
          <w:w w:val="105"/>
        </w:rPr>
        <w:t>replace  the</w:t>
      </w:r>
      <w:proofErr w:type="gramEnd"/>
      <w:r>
        <w:rPr>
          <w:w w:val="105"/>
        </w:rPr>
        <w:t xml:space="preserve"> engineer and dilute the </w:t>
      </w:r>
      <w:r>
        <w:rPr>
          <w:spacing w:val="-3"/>
          <w:w w:val="105"/>
        </w:rPr>
        <w:t xml:space="preserve">value </w:t>
      </w:r>
      <w:r>
        <w:rPr>
          <w:w w:val="105"/>
        </w:rPr>
        <w:t xml:space="preserve">of experience. </w:t>
      </w:r>
      <w:r>
        <w:rPr>
          <w:spacing w:val="-6"/>
          <w:w w:val="105"/>
        </w:rPr>
        <w:t xml:space="preserve">For </w:t>
      </w:r>
      <w:r>
        <w:rPr>
          <w:w w:val="105"/>
        </w:rPr>
        <w:t xml:space="preserve">the application of floating offshore wind energy systems, this statement is far from the truth. The hierarchy of  design criteria  that  sequentially narrow  the  design  space is shown in Figure </w:t>
      </w:r>
      <w:hyperlink w:anchor="_bookmark5" w:history="1">
        <w:r>
          <w:rPr>
            <w:w w:val="105"/>
          </w:rPr>
          <w:t>2.</w:t>
        </w:r>
      </w:hyperlink>
      <w:r>
        <w:rPr>
          <w:w w:val="105"/>
        </w:rPr>
        <w:t xml:space="preserve"> First, to </w:t>
      </w:r>
      <w:r>
        <w:rPr>
          <w:spacing w:val="-3"/>
          <w:w w:val="105"/>
        </w:rPr>
        <w:t xml:space="preserve">move </w:t>
      </w:r>
      <w:r>
        <w:rPr>
          <w:w w:val="105"/>
        </w:rPr>
        <w:t xml:space="preserve">to designs that will physically survive and produce net </w:t>
      </w:r>
      <w:r>
        <w:rPr>
          <w:spacing w:val="-3"/>
          <w:w w:val="105"/>
        </w:rPr>
        <w:t xml:space="preserve">energy, </w:t>
      </w:r>
      <w:r>
        <w:rPr>
          <w:w w:val="105"/>
        </w:rPr>
        <w:t xml:space="preserve">international consensus-based standards through the International Electrotechnical Commission (IEC) and American Petroleum Institute (API) must </w:t>
      </w:r>
      <w:r>
        <w:rPr>
          <w:spacing w:val="2"/>
          <w:w w:val="105"/>
        </w:rPr>
        <w:t xml:space="preserve">be </w:t>
      </w:r>
      <w:r>
        <w:rPr>
          <w:w w:val="105"/>
        </w:rPr>
        <w:t xml:space="preserve">met. These standards are encapsulated in design </w:t>
      </w:r>
      <w:proofErr w:type="gramStart"/>
      <w:r>
        <w:rPr>
          <w:w w:val="105"/>
        </w:rPr>
        <w:t>frameworks,  such</w:t>
      </w:r>
      <w:proofErr w:type="gramEnd"/>
      <w:r>
        <w:rPr>
          <w:w w:val="105"/>
        </w:rPr>
        <w:t xml:space="preserve"> as the one proposed here, through constraints. Most of the floating wind prototype designs would prob- ably meet a basic set of certification requirements, even though internationally recognized standards are still   in development. </w:t>
      </w:r>
      <w:r>
        <w:rPr>
          <w:spacing w:val="-3"/>
          <w:w w:val="105"/>
        </w:rPr>
        <w:t xml:space="preserve">However, </w:t>
      </w:r>
      <w:r>
        <w:rPr>
          <w:w w:val="105"/>
        </w:rPr>
        <w:t xml:space="preserve">even a fully mature certification process would serve mainly to reduce deployment </w:t>
      </w:r>
      <w:ins w:id="47" w:author="Musial, Walter" w:date="2018-09-27T16:55:00Z">
        <w:r w:rsidR="00A61156">
          <w:rPr>
            <w:w w:val="105"/>
          </w:rPr>
          <w:t xml:space="preserve">and operational </w:t>
        </w:r>
      </w:ins>
      <w:r>
        <w:rPr>
          <w:w w:val="105"/>
        </w:rPr>
        <w:t xml:space="preserve">risk, not drive innovation or push the technology towards lower-cost designs. This is the motivation for the second step in Figure </w:t>
      </w:r>
      <w:hyperlink w:anchor="_bookmark5" w:history="1">
        <w:r>
          <w:rPr>
            <w:w w:val="105"/>
          </w:rPr>
          <w:t>2,</w:t>
        </w:r>
      </w:hyperlink>
      <w:r>
        <w:rPr>
          <w:w w:val="105"/>
        </w:rPr>
        <w:t xml:space="preserve"> which arrives at a smaller </w:t>
      </w:r>
      <w:ins w:id="48" w:author="Musial, Walter" w:date="2018-09-27T16:57:00Z">
        <w:r w:rsidR="00A61156">
          <w:rPr>
            <w:w w:val="105"/>
          </w:rPr>
          <w:t xml:space="preserve">(blue) </w:t>
        </w:r>
      </w:ins>
      <w:r>
        <w:rPr>
          <w:w w:val="105"/>
        </w:rPr>
        <w:t xml:space="preserve">region of the tradespace that encompasses the designs     with the potential to </w:t>
      </w:r>
      <w:r>
        <w:rPr>
          <w:spacing w:val="2"/>
          <w:w w:val="105"/>
        </w:rPr>
        <w:t xml:space="preserve">be </w:t>
      </w:r>
      <w:r>
        <w:rPr>
          <w:w w:val="105"/>
        </w:rPr>
        <w:t xml:space="preserve">cost-competitive. Concepts in this space satisfy a rubric of criteria focused on low- </w:t>
      </w:r>
      <w:proofErr w:type="spellStart"/>
      <w:r>
        <w:rPr>
          <w:w w:val="105"/>
        </w:rPr>
        <w:t>ering</w:t>
      </w:r>
      <w:proofErr w:type="spellEnd"/>
      <w:r>
        <w:rPr>
          <w:w w:val="105"/>
        </w:rPr>
        <w:t xml:space="preserve"> cost learned via experience.  Meaning, the real-world lessons gained from floating turbine </w:t>
      </w:r>
      <w:proofErr w:type="gramStart"/>
      <w:r>
        <w:rPr>
          <w:w w:val="105"/>
        </w:rPr>
        <w:t>prototypes  and</w:t>
      </w:r>
      <w:proofErr w:type="gramEnd"/>
      <w:r>
        <w:rPr>
          <w:w w:val="105"/>
        </w:rPr>
        <w:t xml:space="preserve"> tank tests are also imbued into the design framework. Experience manifests itself in the underlying architecture of the design framework, its parameterization of the geometry, the constraints, design variables, and other options available to the user. Without this experience, the optimized designs that come out of the framework would likely </w:t>
      </w:r>
      <w:del w:id="49" w:author="Musial, Walter" w:date="2018-09-27T16:57:00Z">
        <w:r w:rsidDel="00A61156">
          <w:rPr>
            <w:w w:val="105"/>
          </w:rPr>
          <w:delText xml:space="preserve">fall </w:delText>
        </w:r>
      </w:del>
      <w:ins w:id="50" w:author="Musial, Walter" w:date="2018-09-27T16:57:00Z">
        <w:r w:rsidR="00A61156">
          <w:rPr>
            <w:w w:val="105"/>
          </w:rPr>
          <w:t xml:space="preserve">fail </w:t>
        </w:r>
      </w:ins>
      <w:r>
        <w:rPr>
          <w:w w:val="105"/>
        </w:rPr>
        <w:t xml:space="preserve">to gain credibility among the offshore wind </w:t>
      </w:r>
      <w:r>
        <w:rPr>
          <w:spacing w:val="-3"/>
          <w:w w:val="105"/>
        </w:rPr>
        <w:t xml:space="preserve">community. </w:t>
      </w:r>
      <w:r>
        <w:rPr>
          <w:w w:val="105"/>
        </w:rPr>
        <w:t xml:space="preserve">Once the tradespace is sufficiently narrowed </w:t>
      </w:r>
      <w:r>
        <w:rPr>
          <w:spacing w:val="-3"/>
          <w:w w:val="105"/>
        </w:rPr>
        <w:t xml:space="preserve">by </w:t>
      </w:r>
      <w:r>
        <w:rPr>
          <w:w w:val="105"/>
        </w:rPr>
        <w:t>standards and experience, then the optimization is used to maximize performance</w:t>
      </w:r>
      <w:ins w:id="51" w:author="Musial, Walter" w:date="2018-09-27T16:58:00Z">
        <w:r w:rsidR="00A61156">
          <w:rPr>
            <w:w w:val="105"/>
          </w:rPr>
          <w:t>.</w:t>
        </w:r>
      </w:ins>
      <w:r>
        <w:rPr>
          <w:w w:val="105"/>
        </w:rPr>
        <w:t xml:space="preserve">  This allows the engineers and optimization tools to focus their resources on the region of the tradespace that </w:t>
      </w:r>
      <w:proofErr w:type="gramStart"/>
      <w:r>
        <w:rPr>
          <w:w w:val="105"/>
        </w:rPr>
        <w:t>has  the</w:t>
      </w:r>
      <w:proofErr w:type="gramEnd"/>
      <w:r>
        <w:rPr>
          <w:w w:val="105"/>
        </w:rPr>
        <w:t xml:space="preserve">  greatest  cost-reduction</w:t>
      </w:r>
      <w:r>
        <w:rPr>
          <w:spacing w:val="28"/>
          <w:w w:val="105"/>
        </w:rPr>
        <w:t xml:space="preserve"> </w:t>
      </w:r>
      <w:r>
        <w:rPr>
          <w:w w:val="105"/>
        </w:rPr>
        <w:t>potential.</w:t>
      </w:r>
    </w:p>
    <w:p w:rsidR="00012D33" w:rsidRDefault="00F23B9E">
      <w:pPr>
        <w:pStyle w:val="BodyText"/>
        <w:spacing w:before="3"/>
        <w:rPr>
          <w:sz w:val="14"/>
        </w:rPr>
      </w:pPr>
      <w:r>
        <w:rPr>
          <w:noProof/>
        </w:rPr>
        <mc:AlternateContent>
          <mc:Choice Requires="wpg">
            <w:drawing>
              <wp:anchor distT="0" distB="0" distL="0" distR="0" simplePos="0" relativeHeight="251582464" behindDoc="0" locked="0" layoutInCell="1" allowOverlap="1" wp14:anchorId="1A08F18A" wp14:editId="48EAD9D1">
                <wp:simplePos x="0" y="0"/>
                <wp:positionH relativeFrom="page">
                  <wp:posOffset>2514600</wp:posOffset>
                </wp:positionH>
                <wp:positionV relativeFrom="paragraph">
                  <wp:posOffset>129540</wp:posOffset>
                </wp:positionV>
                <wp:extent cx="2639695" cy="2386965"/>
                <wp:effectExtent l="0" t="3175" r="0" b="635"/>
                <wp:wrapTopAndBottom/>
                <wp:docPr id="1377" name="Group 1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39695" cy="2386965"/>
                          <a:chOff x="3960" y="204"/>
                          <a:chExt cx="4157" cy="3759"/>
                        </a:xfrm>
                      </wpg:grpSpPr>
                      <wps:wsp>
                        <wps:cNvPr id="1378" name="Freeform 1381"/>
                        <wps:cNvSpPr>
                          <a:spLocks/>
                        </wps:cNvSpPr>
                        <wps:spPr bwMode="auto">
                          <a:xfrm>
                            <a:off x="3960" y="204"/>
                            <a:ext cx="3746" cy="3759"/>
                          </a:xfrm>
                          <a:custGeom>
                            <a:avLst/>
                            <a:gdLst>
                              <a:gd name="T0" fmla="+- 0 5683 3960"/>
                              <a:gd name="T1" fmla="*/ T0 w 3746"/>
                              <a:gd name="T2" fmla="+- 0 210 204"/>
                              <a:gd name="T3" fmla="*/ 210 h 3759"/>
                              <a:gd name="T4" fmla="+- 0 5464 3960"/>
                              <a:gd name="T5" fmla="*/ T4 w 3746"/>
                              <a:gd name="T6" fmla="+- 0 240 204"/>
                              <a:gd name="T7" fmla="*/ 240 h 3759"/>
                              <a:gd name="T8" fmla="+- 0 5255 3960"/>
                              <a:gd name="T9" fmla="*/ T8 w 3746"/>
                              <a:gd name="T10" fmla="+- 0 295 204"/>
                              <a:gd name="T11" fmla="*/ 295 h 3759"/>
                              <a:gd name="T12" fmla="+- 0 5055 3960"/>
                              <a:gd name="T13" fmla="*/ T12 w 3746"/>
                              <a:gd name="T14" fmla="+- 0 373 204"/>
                              <a:gd name="T15" fmla="*/ 373 h 3759"/>
                              <a:gd name="T16" fmla="+- 0 4867 3960"/>
                              <a:gd name="T17" fmla="*/ T16 w 3746"/>
                              <a:gd name="T18" fmla="+- 0 472 204"/>
                              <a:gd name="T19" fmla="*/ 472 h 3759"/>
                              <a:gd name="T20" fmla="+- 0 4693 3960"/>
                              <a:gd name="T21" fmla="*/ T20 w 3746"/>
                              <a:gd name="T22" fmla="+- 0 592 204"/>
                              <a:gd name="T23" fmla="*/ 592 h 3759"/>
                              <a:gd name="T24" fmla="+- 0 4534 3960"/>
                              <a:gd name="T25" fmla="*/ T24 w 3746"/>
                              <a:gd name="T26" fmla="+- 0 729 204"/>
                              <a:gd name="T27" fmla="*/ 729 h 3759"/>
                              <a:gd name="T28" fmla="+- 0 4390 3960"/>
                              <a:gd name="T29" fmla="*/ T28 w 3746"/>
                              <a:gd name="T30" fmla="+- 0 884 204"/>
                              <a:gd name="T31" fmla="*/ 884 h 3759"/>
                              <a:gd name="T32" fmla="+- 0 4265 3960"/>
                              <a:gd name="T33" fmla="*/ T32 w 3746"/>
                              <a:gd name="T34" fmla="+- 0 1054 204"/>
                              <a:gd name="T35" fmla="*/ 1054 h 3759"/>
                              <a:gd name="T36" fmla="+- 0 4159 3960"/>
                              <a:gd name="T37" fmla="*/ T36 w 3746"/>
                              <a:gd name="T38" fmla="+- 0 1238 204"/>
                              <a:gd name="T39" fmla="*/ 1238 h 3759"/>
                              <a:gd name="T40" fmla="+- 0 4074 3960"/>
                              <a:gd name="T41" fmla="*/ T40 w 3746"/>
                              <a:gd name="T42" fmla="+- 0 1435 204"/>
                              <a:gd name="T43" fmla="*/ 1435 h 3759"/>
                              <a:gd name="T44" fmla="+- 0 4012 3960"/>
                              <a:gd name="T45" fmla="*/ T44 w 3746"/>
                              <a:gd name="T46" fmla="+- 0 1642 204"/>
                              <a:gd name="T47" fmla="*/ 1642 h 3759"/>
                              <a:gd name="T48" fmla="+- 0 3973 3960"/>
                              <a:gd name="T49" fmla="*/ T48 w 3746"/>
                              <a:gd name="T50" fmla="+- 0 1858 204"/>
                              <a:gd name="T51" fmla="*/ 1858 h 3759"/>
                              <a:gd name="T52" fmla="+- 0 3960 3960"/>
                              <a:gd name="T53" fmla="*/ T52 w 3746"/>
                              <a:gd name="T54" fmla="+- 0 2083 204"/>
                              <a:gd name="T55" fmla="*/ 2083 h 3759"/>
                              <a:gd name="T56" fmla="+- 0 3973 3960"/>
                              <a:gd name="T57" fmla="*/ T56 w 3746"/>
                              <a:gd name="T58" fmla="+- 0 2307 204"/>
                              <a:gd name="T59" fmla="*/ 2307 h 3759"/>
                              <a:gd name="T60" fmla="+- 0 4012 3960"/>
                              <a:gd name="T61" fmla="*/ T60 w 3746"/>
                              <a:gd name="T62" fmla="+- 0 2524 204"/>
                              <a:gd name="T63" fmla="*/ 2524 h 3759"/>
                              <a:gd name="T64" fmla="+- 0 4074 3960"/>
                              <a:gd name="T65" fmla="*/ T64 w 3746"/>
                              <a:gd name="T66" fmla="+- 0 2731 204"/>
                              <a:gd name="T67" fmla="*/ 2731 h 3759"/>
                              <a:gd name="T68" fmla="+- 0 4159 3960"/>
                              <a:gd name="T69" fmla="*/ T68 w 3746"/>
                              <a:gd name="T70" fmla="+- 0 2927 204"/>
                              <a:gd name="T71" fmla="*/ 2927 h 3759"/>
                              <a:gd name="T72" fmla="+- 0 4265 3960"/>
                              <a:gd name="T73" fmla="*/ T72 w 3746"/>
                              <a:gd name="T74" fmla="+- 0 3111 204"/>
                              <a:gd name="T75" fmla="*/ 3111 h 3759"/>
                              <a:gd name="T76" fmla="+- 0 4390 3960"/>
                              <a:gd name="T77" fmla="*/ T76 w 3746"/>
                              <a:gd name="T78" fmla="+- 0 3282 204"/>
                              <a:gd name="T79" fmla="*/ 3282 h 3759"/>
                              <a:gd name="T80" fmla="+- 0 4534 3960"/>
                              <a:gd name="T81" fmla="*/ T80 w 3746"/>
                              <a:gd name="T82" fmla="+- 0 3436 204"/>
                              <a:gd name="T83" fmla="*/ 3436 h 3759"/>
                              <a:gd name="T84" fmla="+- 0 4693 3960"/>
                              <a:gd name="T85" fmla="*/ T84 w 3746"/>
                              <a:gd name="T86" fmla="+- 0 3574 204"/>
                              <a:gd name="T87" fmla="*/ 3574 h 3759"/>
                              <a:gd name="T88" fmla="+- 0 4867 3960"/>
                              <a:gd name="T89" fmla="*/ T88 w 3746"/>
                              <a:gd name="T90" fmla="+- 0 3693 204"/>
                              <a:gd name="T91" fmla="*/ 3693 h 3759"/>
                              <a:gd name="T92" fmla="+- 0 5055 3960"/>
                              <a:gd name="T93" fmla="*/ T92 w 3746"/>
                              <a:gd name="T94" fmla="+- 0 3793 204"/>
                              <a:gd name="T95" fmla="*/ 3793 h 3759"/>
                              <a:gd name="T96" fmla="+- 0 5255 3960"/>
                              <a:gd name="T97" fmla="*/ T96 w 3746"/>
                              <a:gd name="T98" fmla="+- 0 3871 204"/>
                              <a:gd name="T99" fmla="*/ 3871 h 3759"/>
                              <a:gd name="T100" fmla="+- 0 5464 3960"/>
                              <a:gd name="T101" fmla="*/ T100 w 3746"/>
                              <a:gd name="T102" fmla="+- 0 3926 204"/>
                              <a:gd name="T103" fmla="*/ 3926 h 3759"/>
                              <a:gd name="T104" fmla="+- 0 5683 3960"/>
                              <a:gd name="T105" fmla="*/ T104 w 3746"/>
                              <a:gd name="T106" fmla="+- 0 3956 204"/>
                              <a:gd name="T107" fmla="*/ 3956 h 3759"/>
                              <a:gd name="T108" fmla="+- 0 5908 3960"/>
                              <a:gd name="T109" fmla="*/ T108 w 3746"/>
                              <a:gd name="T110" fmla="+- 0 3960 204"/>
                              <a:gd name="T111" fmla="*/ 3960 h 3759"/>
                              <a:gd name="T112" fmla="+- 0 6129 3960"/>
                              <a:gd name="T113" fmla="*/ T112 w 3746"/>
                              <a:gd name="T114" fmla="+- 0 3939 204"/>
                              <a:gd name="T115" fmla="*/ 3939 h 3759"/>
                              <a:gd name="T116" fmla="+- 0 6342 3960"/>
                              <a:gd name="T117" fmla="*/ T116 w 3746"/>
                              <a:gd name="T118" fmla="+- 0 3892 204"/>
                              <a:gd name="T119" fmla="*/ 3892 h 3759"/>
                              <a:gd name="T120" fmla="+- 0 6545 3960"/>
                              <a:gd name="T121" fmla="*/ T120 w 3746"/>
                              <a:gd name="T122" fmla="+- 0 3821 204"/>
                              <a:gd name="T123" fmla="*/ 3821 h 3759"/>
                              <a:gd name="T124" fmla="+- 0 6737 3960"/>
                              <a:gd name="T125" fmla="*/ T124 w 3746"/>
                              <a:gd name="T126" fmla="+- 0 3729 204"/>
                              <a:gd name="T127" fmla="*/ 3729 h 3759"/>
                              <a:gd name="T128" fmla="+- 0 6916 3960"/>
                              <a:gd name="T129" fmla="*/ T128 w 3746"/>
                              <a:gd name="T130" fmla="+- 0 3616 204"/>
                              <a:gd name="T131" fmla="*/ 3616 h 3759"/>
                              <a:gd name="T132" fmla="+- 0 7081 3960"/>
                              <a:gd name="T133" fmla="*/ T132 w 3746"/>
                              <a:gd name="T134" fmla="+- 0 3484 204"/>
                              <a:gd name="T135" fmla="*/ 3484 h 3759"/>
                              <a:gd name="T136" fmla="+- 0 7230 3960"/>
                              <a:gd name="T137" fmla="*/ T136 w 3746"/>
                              <a:gd name="T138" fmla="+- 0 3335 204"/>
                              <a:gd name="T139" fmla="*/ 3335 h 3759"/>
                              <a:gd name="T140" fmla="+- 0 7361 3960"/>
                              <a:gd name="T141" fmla="*/ T140 w 3746"/>
                              <a:gd name="T142" fmla="+- 0 3170 204"/>
                              <a:gd name="T143" fmla="*/ 3170 h 3759"/>
                              <a:gd name="T144" fmla="+- 0 7473 3960"/>
                              <a:gd name="T145" fmla="*/ T144 w 3746"/>
                              <a:gd name="T146" fmla="+- 0 2990 204"/>
                              <a:gd name="T147" fmla="*/ 2990 h 3759"/>
                              <a:gd name="T148" fmla="+- 0 7565 3960"/>
                              <a:gd name="T149" fmla="*/ T148 w 3746"/>
                              <a:gd name="T150" fmla="+- 0 2798 204"/>
                              <a:gd name="T151" fmla="*/ 2798 h 3759"/>
                              <a:gd name="T152" fmla="+- 0 7636 3960"/>
                              <a:gd name="T153" fmla="*/ T152 w 3746"/>
                              <a:gd name="T154" fmla="+- 0 2594 204"/>
                              <a:gd name="T155" fmla="*/ 2594 h 3759"/>
                              <a:gd name="T156" fmla="+- 0 7682 3960"/>
                              <a:gd name="T157" fmla="*/ T156 w 3746"/>
                              <a:gd name="T158" fmla="+- 0 2380 204"/>
                              <a:gd name="T159" fmla="*/ 2380 h 3759"/>
                              <a:gd name="T160" fmla="+- 0 7704 3960"/>
                              <a:gd name="T161" fmla="*/ T160 w 3746"/>
                              <a:gd name="T162" fmla="+- 0 2158 204"/>
                              <a:gd name="T163" fmla="*/ 2158 h 3759"/>
                              <a:gd name="T164" fmla="+- 0 7700 3960"/>
                              <a:gd name="T165" fmla="*/ T164 w 3746"/>
                              <a:gd name="T166" fmla="+- 0 1932 204"/>
                              <a:gd name="T167" fmla="*/ 1932 h 3759"/>
                              <a:gd name="T168" fmla="+- 0 7670 3960"/>
                              <a:gd name="T169" fmla="*/ T168 w 3746"/>
                              <a:gd name="T170" fmla="+- 0 1713 204"/>
                              <a:gd name="T171" fmla="*/ 1713 h 3759"/>
                              <a:gd name="T172" fmla="+- 0 7615 3960"/>
                              <a:gd name="T173" fmla="*/ T172 w 3746"/>
                              <a:gd name="T174" fmla="+- 0 1503 204"/>
                              <a:gd name="T175" fmla="*/ 1503 h 3759"/>
                              <a:gd name="T176" fmla="+- 0 7537 3960"/>
                              <a:gd name="T177" fmla="*/ T176 w 3746"/>
                              <a:gd name="T178" fmla="+- 0 1302 204"/>
                              <a:gd name="T179" fmla="*/ 1302 h 3759"/>
                              <a:gd name="T180" fmla="+- 0 7438 3960"/>
                              <a:gd name="T181" fmla="*/ T180 w 3746"/>
                              <a:gd name="T182" fmla="+- 0 1114 204"/>
                              <a:gd name="T183" fmla="*/ 1114 h 3759"/>
                              <a:gd name="T184" fmla="+- 0 7319 3960"/>
                              <a:gd name="T185" fmla="*/ T184 w 3746"/>
                              <a:gd name="T186" fmla="+- 0 939 204"/>
                              <a:gd name="T187" fmla="*/ 939 h 3759"/>
                              <a:gd name="T188" fmla="+- 0 7182 3960"/>
                              <a:gd name="T189" fmla="*/ T188 w 3746"/>
                              <a:gd name="T190" fmla="+- 0 779 204"/>
                              <a:gd name="T191" fmla="*/ 779 h 3759"/>
                              <a:gd name="T192" fmla="+- 0 7028 3960"/>
                              <a:gd name="T193" fmla="*/ T192 w 3746"/>
                              <a:gd name="T194" fmla="+- 0 636 204"/>
                              <a:gd name="T195" fmla="*/ 636 h 3759"/>
                              <a:gd name="T196" fmla="+- 0 6858 3960"/>
                              <a:gd name="T197" fmla="*/ T196 w 3746"/>
                              <a:gd name="T198" fmla="+- 0 510 204"/>
                              <a:gd name="T199" fmla="*/ 510 h 3759"/>
                              <a:gd name="T200" fmla="+- 0 6675 3960"/>
                              <a:gd name="T201" fmla="*/ T200 w 3746"/>
                              <a:gd name="T202" fmla="+- 0 404 204"/>
                              <a:gd name="T203" fmla="*/ 404 h 3759"/>
                              <a:gd name="T204" fmla="+- 0 6479 3960"/>
                              <a:gd name="T205" fmla="*/ T204 w 3746"/>
                              <a:gd name="T206" fmla="+- 0 318 204"/>
                              <a:gd name="T207" fmla="*/ 318 h 3759"/>
                              <a:gd name="T208" fmla="+- 0 6272 3960"/>
                              <a:gd name="T209" fmla="*/ T208 w 3746"/>
                              <a:gd name="T210" fmla="+- 0 256 204"/>
                              <a:gd name="T211" fmla="*/ 256 h 3759"/>
                              <a:gd name="T212" fmla="+- 0 6057 3960"/>
                              <a:gd name="T213" fmla="*/ T212 w 3746"/>
                              <a:gd name="T214" fmla="+- 0 217 204"/>
                              <a:gd name="T215" fmla="*/ 217 h 3759"/>
                              <a:gd name="T216" fmla="+- 0 5833 3960"/>
                              <a:gd name="T217" fmla="*/ T216 w 3746"/>
                              <a:gd name="T218" fmla="+- 0 204 204"/>
                              <a:gd name="T219" fmla="*/ 204 h 37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3746" h="3759">
                                <a:moveTo>
                                  <a:pt x="1873" y="0"/>
                                </a:moveTo>
                                <a:lnTo>
                                  <a:pt x="1798" y="1"/>
                                </a:lnTo>
                                <a:lnTo>
                                  <a:pt x="1723" y="6"/>
                                </a:lnTo>
                                <a:lnTo>
                                  <a:pt x="1649" y="13"/>
                                </a:lnTo>
                                <a:lnTo>
                                  <a:pt x="1576" y="23"/>
                                </a:lnTo>
                                <a:lnTo>
                                  <a:pt x="1504" y="36"/>
                                </a:lnTo>
                                <a:lnTo>
                                  <a:pt x="1433" y="52"/>
                                </a:lnTo>
                                <a:lnTo>
                                  <a:pt x="1363" y="70"/>
                                </a:lnTo>
                                <a:lnTo>
                                  <a:pt x="1295" y="91"/>
                                </a:lnTo>
                                <a:lnTo>
                                  <a:pt x="1227" y="114"/>
                                </a:lnTo>
                                <a:lnTo>
                                  <a:pt x="1160" y="140"/>
                                </a:lnTo>
                                <a:lnTo>
                                  <a:pt x="1095" y="169"/>
                                </a:lnTo>
                                <a:lnTo>
                                  <a:pt x="1031" y="200"/>
                                </a:lnTo>
                                <a:lnTo>
                                  <a:pt x="969" y="233"/>
                                </a:lnTo>
                                <a:lnTo>
                                  <a:pt x="907" y="268"/>
                                </a:lnTo>
                                <a:lnTo>
                                  <a:pt x="848" y="306"/>
                                </a:lnTo>
                                <a:lnTo>
                                  <a:pt x="790" y="346"/>
                                </a:lnTo>
                                <a:lnTo>
                                  <a:pt x="733" y="388"/>
                                </a:lnTo>
                                <a:lnTo>
                                  <a:pt x="678" y="432"/>
                                </a:lnTo>
                                <a:lnTo>
                                  <a:pt x="625" y="478"/>
                                </a:lnTo>
                                <a:lnTo>
                                  <a:pt x="574" y="525"/>
                                </a:lnTo>
                                <a:lnTo>
                                  <a:pt x="524" y="575"/>
                                </a:lnTo>
                                <a:lnTo>
                                  <a:pt x="476" y="627"/>
                                </a:lnTo>
                                <a:lnTo>
                                  <a:pt x="430" y="680"/>
                                </a:lnTo>
                                <a:lnTo>
                                  <a:pt x="387" y="735"/>
                                </a:lnTo>
                                <a:lnTo>
                                  <a:pt x="345" y="792"/>
                                </a:lnTo>
                                <a:lnTo>
                                  <a:pt x="305" y="850"/>
                                </a:lnTo>
                                <a:lnTo>
                                  <a:pt x="268" y="910"/>
                                </a:lnTo>
                                <a:lnTo>
                                  <a:pt x="232" y="971"/>
                                </a:lnTo>
                                <a:lnTo>
                                  <a:pt x="199" y="1034"/>
                                </a:lnTo>
                                <a:lnTo>
                                  <a:pt x="169" y="1098"/>
                                </a:lnTo>
                                <a:lnTo>
                                  <a:pt x="140" y="1164"/>
                                </a:lnTo>
                                <a:lnTo>
                                  <a:pt x="114" y="1231"/>
                                </a:lnTo>
                                <a:lnTo>
                                  <a:pt x="91" y="1299"/>
                                </a:lnTo>
                                <a:lnTo>
                                  <a:pt x="70" y="1368"/>
                                </a:lnTo>
                                <a:lnTo>
                                  <a:pt x="52" y="1438"/>
                                </a:lnTo>
                                <a:lnTo>
                                  <a:pt x="36" y="1509"/>
                                </a:lnTo>
                                <a:lnTo>
                                  <a:pt x="23" y="1581"/>
                                </a:lnTo>
                                <a:lnTo>
                                  <a:pt x="13" y="1654"/>
                                </a:lnTo>
                                <a:lnTo>
                                  <a:pt x="6" y="1728"/>
                                </a:lnTo>
                                <a:lnTo>
                                  <a:pt x="1" y="1803"/>
                                </a:lnTo>
                                <a:lnTo>
                                  <a:pt x="0" y="1879"/>
                                </a:lnTo>
                                <a:lnTo>
                                  <a:pt x="1" y="1954"/>
                                </a:lnTo>
                                <a:lnTo>
                                  <a:pt x="6" y="2029"/>
                                </a:lnTo>
                                <a:lnTo>
                                  <a:pt x="13" y="2103"/>
                                </a:lnTo>
                                <a:lnTo>
                                  <a:pt x="23" y="2176"/>
                                </a:lnTo>
                                <a:lnTo>
                                  <a:pt x="36" y="2249"/>
                                </a:lnTo>
                                <a:lnTo>
                                  <a:pt x="52" y="2320"/>
                                </a:lnTo>
                                <a:lnTo>
                                  <a:pt x="70" y="2390"/>
                                </a:lnTo>
                                <a:lnTo>
                                  <a:pt x="91" y="2459"/>
                                </a:lnTo>
                                <a:lnTo>
                                  <a:pt x="114" y="2527"/>
                                </a:lnTo>
                                <a:lnTo>
                                  <a:pt x="140" y="2594"/>
                                </a:lnTo>
                                <a:lnTo>
                                  <a:pt x="169" y="2659"/>
                                </a:lnTo>
                                <a:lnTo>
                                  <a:pt x="199" y="2723"/>
                                </a:lnTo>
                                <a:lnTo>
                                  <a:pt x="232" y="2786"/>
                                </a:lnTo>
                                <a:lnTo>
                                  <a:pt x="268" y="2848"/>
                                </a:lnTo>
                                <a:lnTo>
                                  <a:pt x="305" y="2907"/>
                                </a:lnTo>
                                <a:lnTo>
                                  <a:pt x="345" y="2966"/>
                                </a:lnTo>
                                <a:lnTo>
                                  <a:pt x="387" y="3022"/>
                                </a:lnTo>
                                <a:lnTo>
                                  <a:pt x="430" y="3078"/>
                                </a:lnTo>
                                <a:lnTo>
                                  <a:pt x="476" y="3131"/>
                                </a:lnTo>
                                <a:lnTo>
                                  <a:pt x="524" y="3182"/>
                                </a:lnTo>
                                <a:lnTo>
                                  <a:pt x="574" y="3232"/>
                                </a:lnTo>
                                <a:lnTo>
                                  <a:pt x="625" y="3280"/>
                                </a:lnTo>
                                <a:lnTo>
                                  <a:pt x="678" y="3326"/>
                                </a:lnTo>
                                <a:lnTo>
                                  <a:pt x="733" y="3370"/>
                                </a:lnTo>
                                <a:lnTo>
                                  <a:pt x="790" y="3412"/>
                                </a:lnTo>
                                <a:lnTo>
                                  <a:pt x="848" y="3452"/>
                                </a:lnTo>
                                <a:lnTo>
                                  <a:pt x="907" y="3489"/>
                                </a:lnTo>
                                <a:lnTo>
                                  <a:pt x="969" y="3525"/>
                                </a:lnTo>
                                <a:lnTo>
                                  <a:pt x="1031" y="3558"/>
                                </a:lnTo>
                                <a:lnTo>
                                  <a:pt x="1095" y="3589"/>
                                </a:lnTo>
                                <a:lnTo>
                                  <a:pt x="1160" y="3617"/>
                                </a:lnTo>
                                <a:lnTo>
                                  <a:pt x="1227" y="3643"/>
                                </a:lnTo>
                                <a:lnTo>
                                  <a:pt x="1295" y="3667"/>
                                </a:lnTo>
                                <a:lnTo>
                                  <a:pt x="1363" y="3688"/>
                                </a:lnTo>
                                <a:lnTo>
                                  <a:pt x="1433" y="3706"/>
                                </a:lnTo>
                                <a:lnTo>
                                  <a:pt x="1504" y="3722"/>
                                </a:lnTo>
                                <a:lnTo>
                                  <a:pt x="1576" y="3735"/>
                                </a:lnTo>
                                <a:lnTo>
                                  <a:pt x="1649" y="3745"/>
                                </a:lnTo>
                                <a:lnTo>
                                  <a:pt x="1723" y="3752"/>
                                </a:lnTo>
                                <a:lnTo>
                                  <a:pt x="1798" y="3756"/>
                                </a:lnTo>
                                <a:lnTo>
                                  <a:pt x="1873" y="3758"/>
                                </a:lnTo>
                                <a:lnTo>
                                  <a:pt x="1948" y="3756"/>
                                </a:lnTo>
                                <a:lnTo>
                                  <a:pt x="2023" y="3752"/>
                                </a:lnTo>
                                <a:lnTo>
                                  <a:pt x="2097" y="3745"/>
                                </a:lnTo>
                                <a:lnTo>
                                  <a:pt x="2169" y="3735"/>
                                </a:lnTo>
                                <a:lnTo>
                                  <a:pt x="2241" y="3722"/>
                                </a:lnTo>
                                <a:lnTo>
                                  <a:pt x="2312" y="3706"/>
                                </a:lnTo>
                                <a:lnTo>
                                  <a:pt x="2382" y="3688"/>
                                </a:lnTo>
                                <a:lnTo>
                                  <a:pt x="2451" y="3667"/>
                                </a:lnTo>
                                <a:lnTo>
                                  <a:pt x="2519" y="3643"/>
                                </a:lnTo>
                                <a:lnTo>
                                  <a:pt x="2585" y="3617"/>
                                </a:lnTo>
                                <a:lnTo>
                                  <a:pt x="2651" y="3589"/>
                                </a:lnTo>
                                <a:lnTo>
                                  <a:pt x="2715" y="3558"/>
                                </a:lnTo>
                                <a:lnTo>
                                  <a:pt x="2777" y="3525"/>
                                </a:lnTo>
                                <a:lnTo>
                                  <a:pt x="2838" y="3489"/>
                                </a:lnTo>
                                <a:lnTo>
                                  <a:pt x="2898" y="3452"/>
                                </a:lnTo>
                                <a:lnTo>
                                  <a:pt x="2956" y="3412"/>
                                </a:lnTo>
                                <a:lnTo>
                                  <a:pt x="3013" y="3370"/>
                                </a:lnTo>
                                <a:lnTo>
                                  <a:pt x="3068" y="3326"/>
                                </a:lnTo>
                                <a:lnTo>
                                  <a:pt x="3121" y="3280"/>
                                </a:lnTo>
                                <a:lnTo>
                                  <a:pt x="3172" y="3232"/>
                                </a:lnTo>
                                <a:lnTo>
                                  <a:pt x="3222" y="3182"/>
                                </a:lnTo>
                                <a:lnTo>
                                  <a:pt x="3270" y="3131"/>
                                </a:lnTo>
                                <a:lnTo>
                                  <a:pt x="3315" y="3078"/>
                                </a:lnTo>
                                <a:lnTo>
                                  <a:pt x="3359" y="3022"/>
                                </a:lnTo>
                                <a:lnTo>
                                  <a:pt x="3401" y="2966"/>
                                </a:lnTo>
                                <a:lnTo>
                                  <a:pt x="3441" y="2907"/>
                                </a:lnTo>
                                <a:lnTo>
                                  <a:pt x="3478" y="2848"/>
                                </a:lnTo>
                                <a:lnTo>
                                  <a:pt x="3513" y="2786"/>
                                </a:lnTo>
                                <a:lnTo>
                                  <a:pt x="3546" y="2723"/>
                                </a:lnTo>
                                <a:lnTo>
                                  <a:pt x="3577" y="2659"/>
                                </a:lnTo>
                                <a:lnTo>
                                  <a:pt x="3605" y="2594"/>
                                </a:lnTo>
                                <a:lnTo>
                                  <a:pt x="3631" y="2527"/>
                                </a:lnTo>
                                <a:lnTo>
                                  <a:pt x="3655" y="2459"/>
                                </a:lnTo>
                                <a:lnTo>
                                  <a:pt x="3676" y="2390"/>
                                </a:lnTo>
                                <a:lnTo>
                                  <a:pt x="3694" y="2320"/>
                                </a:lnTo>
                                <a:lnTo>
                                  <a:pt x="3710" y="2249"/>
                                </a:lnTo>
                                <a:lnTo>
                                  <a:pt x="3722" y="2176"/>
                                </a:lnTo>
                                <a:lnTo>
                                  <a:pt x="3733" y="2103"/>
                                </a:lnTo>
                                <a:lnTo>
                                  <a:pt x="3740" y="2029"/>
                                </a:lnTo>
                                <a:lnTo>
                                  <a:pt x="3744" y="1954"/>
                                </a:lnTo>
                                <a:lnTo>
                                  <a:pt x="3746" y="1879"/>
                                </a:lnTo>
                                <a:lnTo>
                                  <a:pt x="3744" y="1803"/>
                                </a:lnTo>
                                <a:lnTo>
                                  <a:pt x="3740" y="1728"/>
                                </a:lnTo>
                                <a:lnTo>
                                  <a:pt x="3733" y="1654"/>
                                </a:lnTo>
                                <a:lnTo>
                                  <a:pt x="3722" y="1581"/>
                                </a:lnTo>
                                <a:lnTo>
                                  <a:pt x="3710" y="1509"/>
                                </a:lnTo>
                                <a:lnTo>
                                  <a:pt x="3694" y="1438"/>
                                </a:lnTo>
                                <a:lnTo>
                                  <a:pt x="3676" y="1368"/>
                                </a:lnTo>
                                <a:lnTo>
                                  <a:pt x="3655" y="1299"/>
                                </a:lnTo>
                                <a:lnTo>
                                  <a:pt x="3631" y="1231"/>
                                </a:lnTo>
                                <a:lnTo>
                                  <a:pt x="3605" y="1164"/>
                                </a:lnTo>
                                <a:lnTo>
                                  <a:pt x="3577" y="1098"/>
                                </a:lnTo>
                                <a:lnTo>
                                  <a:pt x="3546" y="1034"/>
                                </a:lnTo>
                                <a:lnTo>
                                  <a:pt x="3513" y="971"/>
                                </a:lnTo>
                                <a:lnTo>
                                  <a:pt x="3478" y="910"/>
                                </a:lnTo>
                                <a:lnTo>
                                  <a:pt x="3441" y="850"/>
                                </a:lnTo>
                                <a:lnTo>
                                  <a:pt x="3401" y="792"/>
                                </a:lnTo>
                                <a:lnTo>
                                  <a:pt x="3359" y="735"/>
                                </a:lnTo>
                                <a:lnTo>
                                  <a:pt x="3315" y="680"/>
                                </a:lnTo>
                                <a:lnTo>
                                  <a:pt x="3270" y="627"/>
                                </a:lnTo>
                                <a:lnTo>
                                  <a:pt x="3222" y="575"/>
                                </a:lnTo>
                                <a:lnTo>
                                  <a:pt x="3172" y="525"/>
                                </a:lnTo>
                                <a:lnTo>
                                  <a:pt x="3121" y="478"/>
                                </a:lnTo>
                                <a:lnTo>
                                  <a:pt x="3068" y="432"/>
                                </a:lnTo>
                                <a:lnTo>
                                  <a:pt x="3013" y="388"/>
                                </a:lnTo>
                                <a:lnTo>
                                  <a:pt x="2956" y="346"/>
                                </a:lnTo>
                                <a:lnTo>
                                  <a:pt x="2898" y="306"/>
                                </a:lnTo>
                                <a:lnTo>
                                  <a:pt x="2838" y="268"/>
                                </a:lnTo>
                                <a:lnTo>
                                  <a:pt x="2777" y="233"/>
                                </a:lnTo>
                                <a:lnTo>
                                  <a:pt x="2715" y="200"/>
                                </a:lnTo>
                                <a:lnTo>
                                  <a:pt x="2651" y="169"/>
                                </a:lnTo>
                                <a:lnTo>
                                  <a:pt x="2585" y="140"/>
                                </a:lnTo>
                                <a:lnTo>
                                  <a:pt x="2519" y="114"/>
                                </a:lnTo>
                                <a:lnTo>
                                  <a:pt x="2451" y="91"/>
                                </a:lnTo>
                                <a:lnTo>
                                  <a:pt x="2382" y="70"/>
                                </a:lnTo>
                                <a:lnTo>
                                  <a:pt x="2312" y="52"/>
                                </a:lnTo>
                                <a:lnTo>
                                  <a:pt x="2241" y="36"/>
                                </a:lnTo>
                                <a:lnTo>
                                  <a:pt x="2169" y="23"/>
                                </a:lnTo>
                                <a:lnTo>
                                  <a:pt x="2097" y="13"/>
                                </a:lnTo>
                                <a:lnTo>
                                  <a:pt x="2023" y="6"/>
                                </a:lnTo>
                                <a:lnTo>
                                  <a:pt x="1948" y="1"/>
                                </a:lnTo>
                                <a:lnTo>
                                  <a:pt x="1873" y="0"/>
                                </a:lnTo>
                                <a:close/>
                              </a:path>
                            </a:pathLst>
                          </a:custGeom>
                          <a:solidFill>
                            <a:srgbClr val="FFCF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9" name="Freeform 1380"/>
                        <wps:cNvSpPr>
                          <a:spLocks/>
                        </wps:cNvSpPr>
                        <wps:spPr bwMode="auto">
                          <a:xfrm>
                            <a:off x="4297" y="890"/>
                            <a:ext cx="3072" cy="3072"/>
                          </a:xfrm>
                          <a:custGeom>
                            <a:avLst/>
                            <a:gdLst>
                              <a:gd name="T0" fmla="+- 0 5681 4297"/>
                              <a:gd name="T1" fmla="*/ T0 w 3072"/>
                              <a:gd name="T2" fmla="+- 0 898 890"/>
                              <a:gd name="T3" fmla="*/ 898 h 3072"/>
                              <a:gd name="T4" fmla="+- 0 5460 4297"/>
                              <a:gd name="T5" fmla="*/ T4 w 3072"/>
                              <a:gd name="T6" fmla="+- 0 936 890"/>
                              <a:gd name="T7" fmla="*/ 936 h 3072"/>
                              <a:gd name="T8" fmla="+- 0 5252 4297"/>
                              <a:gd name="T9" fmla="*/ T8 w 3072"/>
                              <a:gd name="T10" fmla="+- 0 1004 890"/>
                              <a:gd name="T11" fmla="*/ 1004 h 3072"/>
                              <a:gd name="T12" fmla="+- 0 5058 4297"/>
                              <a:gd name="T13" fmla="*/ T12 w 3072"/>
                              <a:gd name="T14" fmla="+- 0 1100 890"/>
                              <a:gd name="T15" fmla="*/ 1100 h 3072"/>
                              <a:gd name="T16" fmla="+- 0 4880 4297"/>
                              <a:gd name="T17" fmla="*/ T16 w 3072"/>
                              <a:gd name="T18" fmla="+- 0 1221 890"/>
                              <a:gd name="T19" fmla="*/ 1221 h 3072"/>
                              <a:gd name="T20" fmla="+- 0 4722 4297"/>
                              <a:gd name="T21" fmla="*/ T20 w 3072"/>
                              <a:gd name="T22" fmla="+- 0 1366 890"/>
                              <a:gd name="T23" fmla="*/ 1366 h 3072"/>
                              <a:gd name="T24" fmla="+- 0 4585 4297"/>
                              <a:gd name="T25" fmla="*/ T24 w 3072"/>
                              <a:gd name="T26" fmla="+- 0 1531 890"/>
                              <a:gd name="T27" fmla="*/ 1531 h 3072"/>
                              <a:gd name="T28" fmla="+- 0 4472 4297"/>
                              <a:gd name="T29" fmla="*/ T28 w 3072"/>
                              <a:gd name="T30" fmla="+- 0 1714 890"/>
                              <a:gd name="T31" fmla="*/ 1714 h 3072"/>
                              <a:gd name="T32" fmla="+- 0 4385 4297"/>
                              <a:gd name="T33" fmla="*/ T32 w 3072"/>
                              <a:gd name="T34" fmla="+- 0 1913 890"/>
                              <a:gd name="T35" fmla="*/ 1913 h 3072"/>
                              <a:gd name="T36" fmla="+- 0 4326 4297"/>
                              <a:gd name="T37" fmla="*/ T36 w 3072"/>
                              <a:gd name="T38" fmla="+- 0 2126 890"/>
                              <a:gd name="T39" fmla="*/ 2126 h 3072"/>
                              <a:gd name="T40" fmla="+- 0 4299 4297"/>
                              <a:gd name="T41" fmla="*/ T40 w 3072"/>
                              <a:gd name="T42" fmla="+- 0 2350 890"/>
                              <a:gd name="T43" fmla="*/ 2350 h 3072"/>
                              <a:gd name="T44" fmla="+- 0 4305 4297"/>
                              <a:gd name="T45" fmla="*/ T44 w 3072"/>
                              <a:gd name="T46" fmla="+- 0 2579 890"/>
                              <a:gd name="T47" fmla="*/ 2579 h 3072"/>
                              <a:gd name="T48" fmla="+- 0 4343 4297"/>
                              <a:gd name="T49" fmla="*/ T48 w 3072"/>
                              <a:gd name="T50" fmla="+- 0 2799 890"/>
                              <a:gd name="T51" fmla="*/ 2799 h 3072"/>
                              <a:gd name="T52" fmla="+- 0 4411 4297"/>
                              <a:gd name="T53" fmla="*/ T52 w 3072"/>
                              <a:gd name="T54" fmla="+- 0 3007 890"/>
                              <a:gd name="T55" fmla="*/ 3007 h 3072"/>
                              <a:gd name="T56" fmla="+- 0 4507 4297"/>
                              <a:gd name="T57" fmla="*/ T56 w 3072"/>
                              <a:gd name="T58" fmla="+- 0 3201 890"/>
                              <a:gd name="T59" fmla="*/ 3201 h 3072"/>
                              <a:gd name="T60" fmla="+- 0 4628 4297"/>
                              <a:gd name="T61" fmla="*/ T60 w 3072"/>
                              <a:gd name="T62" fmla="+- 0 3379 890"/>
                              <a:gd name="T63" fmla="*/ 3379 h 3072"/>
                              <a:gd name="T64" fmla="+- 0 4772 4297"/>
                              <a:gd name="T65" fmla="*/ T64 w 3072"/>
                              <a:gd name="T66" fmla="+- 0 3537 890"/>
                              <a:gd name="T67" fmla="*/ 3537 h 3072"/>
                              <a:gd name="T68" fmla="+- 0 4937 4297"/>
                              <a:gd name="T69" fmla="*/ T68 w 3072"/>
                              <a:gd name="T70" fmla="+- 0 3674 890"/>
                              <a:gd name="T71" fmla="*/ 3674 h 3072"/>
                              <a:gd name="T72" fmla="+- 0 5121 4297"/>
                              <a:gd name="T73" fmla="*/ T72 w 3072"/>
                              <a:gd name="T74" fmla="+- 0 3787 890"/>
                              <a:gd name="T75" fmla="*/ 3787 h 3072"/>
                              <a:gd name="T76" fmla="+- 0 5320 4297"/>
                              <a:gd name="T77" fmla="*/ T76 w 3072"/>
                              <a:gd name="T78" fmla="+- 0 3874 890"/>
                              <a:gd name="T79" fmla="*/ 3874 h 3072"/>
                              <a:gd name="T80" fmla="+- 0 5532 4297"/>
                              <a:gd name="T81" fmla="*/ T80 w 3072"/>
                              <a:gd name="T82" fmla="+- 0 3933 890"/>
                              <a:gd name="T83" fmla="*/ 3933 h 3072"/>
                              <a:gd name="T84" fmla="+- 0 5756 4297"/>
                              <a:gd name="T85" fmla="*/ T84 w 3072"/>
                              <a:gd name="T86" fmla="+- 0 3960 890"/>
                              <a:gd name="T87" fmla="*/ 3960 h 3072"/>
                              <a:gd name="T88" fmla="+- 0 5985 4297"/>
                              <a:gd name="T89" fmla="*/ T88 w 3072"/>
                              <a:gd name="T90" fmla="+- 0 3955 890"/>
                              <a:gd name="T91" fmla="*/ 3955 h 3072"/>
                              <a:gd name="T92" fmla="+- 0 6206 4297"/>
                              <a:gd name="T93" fmla="*/ T92 w 3072"/>
                              <a:gd name="T94" fmla="+- 0 3916 890"/>
                              <a:gd name="T95" fmla="*/ 3916 h 3072"/>
                              <a:gd name="T96" fmla="+- 0 6414 4297"/>
                              <a:gd name="T97" fmla="*/ T96 w 3072"/>
                              <a:gd name="T98" fmla="+- 0 3848 890"/>
                              <a:gd name="T99" fmla="*/ 3848 h 3072"/>
                              <a:gd name="T100" fmla="+- 0 6608 4297"/>
                              <a:gd name="T101" fmla="*/ T100 w 3072"/>
                              <a:gd name="T102" fmla="+- 0 3752 890"/>
                              <a:gd name="T103" fmla="*/ 3752 h 3072"/>
                              <a:gd name="T104" fmla="+- 0 6785 4297"/>
                              <a:gd name="T105" fmla="*/ T104 w 3072"/>
                              <a:gd name="T106" fmla="+- 0 3631 890"/>
                              <a:gd name="T107" fmla="*/ 3631 h 3072"/>
                              <a:gd name="T108" fmla="+- 0 6944 4297"/>
                              <a:gd name="T109" fmla="*/ T108 w 3072"/>
                              <a:gd name="T110" fmla="+- 0 3487 890"/>
                              <a:gd name="T111" fmla="*/ 3487 h 3072"/>
                              <a:gd name="T112" fmla="+- 0 7081 4297"/>
                              <a:gd name="T113" fmla="*/ T112 w 3072"/>
                              <a:gd name="T114" fmla="+- 0 3322 890"/>
                              <a:gd name="T115" fmla="*/ 3322 h 3072"/>
                              <a:gd name="T116" fmla="+- 0 7194 4297"/>
                              <a:gd name="T117" fmla="*/ T116 w 3072"/>
                              <a:gd name="T118" fmla="+- 0 3138 890"/>
                              <a:gd name="T119" fmla="*/ 3138 h 3072"/>
                              <a:gd name="T120" fmla="+- 0 7281 4297"/>
                              <a:gd name="T121" fmla="*/ T120 w 3072"/>
                              <a:gd name="T122" fmla="+- 0 2939 890"/>
                              <a:gd name="T123" fmla="*/ 2939 h 3072"/>
                              <a:gd name="T124" fmla="+- 0 7339 4297"/>
                              <a:gd name="T125" fmla="*/ T124 w 3072"/>
                              <a:gd name="T126" fmla="+- 0 2727 890"/>
                              <a:gd name="T127" fmla="*/ 2727 h 3072"/>
                              <a:gd name="T128" fmla="+- 0 7367 4297"/>
                              <a:gd name="T129" fmla="*/ T128 w 3072"/>
                              <a:gd name="T130" fmla="+- 0 2503 890"/>
                              <a:gd name="T131" fmla="*/ 2503 h 3072"/>
                              <a:gd name="T132" fmla="+- 0 7361 4297"/>
                              <a:gd name="T133" fmla="*/ T132 w 3072"/>
                              <a:gd name="T134" fmla="+- 0 2274 890"/>
                              <a:gd name="T135" fmla="*/ 2274 h 3072"/>
                              <a:gd name="T136" fmla="+- 0 7323 4297"/>
                              <a:gd name="T137" fmla="*/ T136 w 3072"/>
                              <a:gd name="T138" fmla="+- 0 2054 890"/>
                              <a:gd name="T139" fmla="*/ 2054 h 3072"/>
                              <a:gd name="T140" fmla="+- 0 7255 4297"/>
                              <a:gd name="T141" fmla="*/ T140 w 3072"/>
                              <a:gd name="T142" fmla="+- 0 1845 890"/>
                              <a:gd name="T143" fmla="*/ 1845 h 3072"/>
                              <a:gd name="T144" fmla="+- 0 7159 4297"/>
                              <a:gd name="T145" fmla="*/ T144 w 3072"/>
                              <a:gd name="T146" fmla="+- 0 1651 890"/>
                              <a:gd name="T147" fmla="*/ 1651 h 3072"/>
                              <a:gd name="T148" fmla="+- 0 7038 4297"/>
                              <a:gd name="T149" fmla="*/ T148 w 3072"/>
                              <a:gd name="T150" fmla="+- 0 1474 890"/>
                              <a:gd name="T151" fmla="*/ 1474 h 3072"/>
                              <a:gd name="T152" fmla="+- 0 6893 4297"/>
                              <a:gd name="T153" fmla="*/ T152 w 3072"/>
                              <a:gd name="T154" fmla="+- 0 1315 890"/>
                              <a:gd name="T155" fmla="*/ 1315 h 3072"/>
                              <a:gd name="T156" fmla="+- 0 6728 4297"/>
                              <a:gd name="T157" fmla="*/ T156 w 3072"/>
                              <a:gd name="T158" fmla="+- 0 1178 890"/>
                              <a:gd name="T159" fmla="*/ 1178 h 3072"/>
                              <a:gd name="T160" fmla="+- 0 6545 4297"/>
                              <a:gd name="T161" fmla="*/ T160 w 3072"/>
                              <a:gd name="T162" fmla="+- 0 1065 890"/>
                              <a:gd name="T163" fmla="*/ 1065 h 3072"/>
                              <a:gd name="T164" fmla="+- 0 6346 4297"/>
                              <a:gd name="T165" fmla="*/ T164 w 3072"/>
                              <a:gd name="T166" fmla="+- 0 978 890"/>
                              <a:gd name="T167" fmla="*/ 978 h 3072"/>
                              <a:gd name="T168" fmla="+- 0 6133 4297"/>
                              <a:gd name="T169" fmla="*/ T168 w 3072"/>
                              <a:gd name="T170" fmla="+- 0 920 890"/>
                              <a:gd name="T171" fmla="*/ 920 h 3072"/>
                              <a:gd name="T172" fmla="+- 0 5910 4297"/>
                              <a:gd name="T173" fmla="*/ T172 w 3072"/>
                              <a:gd name="T174" fmla="+- 0 892 890"/>
                              <a:gd name="T175" fmla="*/ 892 h 30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072" h="3072">
                                <a:moveTo>
                                  <a:pt x="1536" y="0"/>
                                </a:moveTo>
                                <a:lnTo>
                                  <a:pt x="1459" y="2"/>
                                </a:lnTo>
                                <a:lnTo>
                                  <a:pt x="1384" y="8"/>
                                </a:lnTo>
                                <a:lnTo>
                                  <a:pt x="1309" y="17"/>
                                </a:lnTo>
                                <a:lnTo>
                                  <a:pt x="1235" y="30"/>
                                </a:lnTo>
                                <a:lnTo>
                                  <a:pt x="1163" y="46"/>
                                </a:lnTo>
                                <a:lnTo>
                                  <a:pt x="1092" y="65"/>
                                </a:lnTo>
                                <a:lnTo>
                                  <a:pt x="1023" y="88"/>
                                </a:lnTo>
                                <a:lnTo>
                                  <a:pt x="955" y="114"/>
                                </a:lnTo>
                                <a:lnTo>
                                  <a:pt x="888" y="143"/>
                                </a:lnTo>
                                <a:lnTo>
                                  <a:pt x="824" y="175"/>
                                </a:lnTo>
                                <a:lnTo>
                                  <a:pt x="761" y="210"/>
                                </a:lnTo>
                                <a:lnTo>
                                  <a:pt x="700" y="248"/>
                                </a:lnTo>
                                <a:lnTo>
                                  <a:pt x="640" y="288"/>
                                </a:lnTo>
                                <a:lnTo>
                                  <a:pt x="583" y="331"/>
                                </a:lnTo>
                                <a:lnTo>
                                  <a:pt x="528" y="377"/>
                                </a:lnTo>
                                <a:lnTo>
                                  <a:pt x="475" y="425"/>
                                </a:lnTo>
                                <a:lnTo>
                                  <a:pt x="425" y="476"/>
                                </a:lnTo>
                                <a:lnTo>
                                  <a:pt x="377" y="529"/>
                                </a:lnTo>
                                <a:lnTo>
                                  <a:pt x="331" y="584"/>
                                </a:lnTo>
                                <a:lnTo>
                                  <a:pt x="288" y="641"/>
                                </a:lnTo>
                                <a:lnTo>
                                  <a:pt x="248" y="700"/>
                                </a:lnTo>
                                <a:lnTo>
                                  <a:pt x="210" y="761"/>
                                </a:lnTo>
                                <a:lnTo>
                                  <a:pt x="175" y="824"/>
                                </a:lnTo>
                                <a:lnTo>
                                  <a:pt x="143" y="889"/>
                                </a:lnTo>
                                <a:lnTo>
                                  <a:pt x="114" y="955"/>
                                </a:lnTo>
                                <a:lnTo>
                                  <a:pt x="88" y="1023"/>
                                </a:lnTo>
                                <a:lnTo>
                                  <a:pt x="65" y="1093"/>
                                </a:lnTo>
                                <a:lnTo>
                                  <a:pt x="46" y="1164"/>
                                </a:lnTo>
                                <a:lnTo>
                                  <a:pt x="29" y="1236"/>
                                </a:lnTo>
                                <a:lnTo>
                                  <a:pt x="17" y="1309"/>
                                </a:lnTo>
                                <a:lnTo>
                                  <a:pt x="8" y="1384"/>
                                </a:lnTo>
                                <a:lnTo>
                                  <a:pt x="2" y="1460"/>
                                </a:lnTo>
                                <a:lnTo>
                                  <a:pt x="0" y="1536"/>
                                </a:lnTo>
                                <a:lnTo>
                                  <a:pt x="2" y="1613"/>
                                </a:lnTo>
                                <a:lnTo>
                                  <a:pt x="8" y="1689"/>
                                </a:lnTo>
                                <a:lnTo>
                                  <a:pt x="17" y="1763"/>
                                </a:lnTo>
                                <a:lnTo>
                                  <a:pt x="29" y="1837"/>
                                </a:lnTo>
                                <a:lnTo>
                                  <a:pt x="46" y="1909"/>
                                </a:lnTo>
                                <a:lnTo>
                                  <a:pt x="65" y="1980"/>
                                </a:lnTo>
                                <a:lnTo>
                                  <a:pt x="88" y="2049"/>
                                </a:lnTo>
                                <a:lnTo>
                                  <a:pt x="114" y="2117"/>
                                </a:lnTo>
                                <a:lnTo>
                                  <a:pt x="143" y="2184"/>
                                </a:lnTo>
                                <a:lnTo>
                                  <a:pt x="175" y="2248"/>
                                </a:lnTo>
                                <a:lnTo>
                                  <a:pt x="210" y="2311"/>
                                </a:lnTo>
                                <a:lnTo>
                                  <a:pt x="248" y="2372"/>
                                </a:lnTo>
                                <a:lnTo>
                                  <a:pt x="288" y="2432"/>
                                </a:lnTo>
                                <a:lnTo>
                                  <a:pt x="331" y="2489"/>
                                </a:lnTo>
                                <a:lnTo>
                                  <a:pt x="377" y="2544"/>
                                </a:lnTo>
                                <a:lnTo>
                                  <a:pt x="425" y="2597"/>
                                </a:lnTo>
                                <a:lnTo>
                                  <a:pt x="475" y="2647"/>
                                </a:lnTo>
                                <a:lnTo>
                                  <a:pt x="528" y="2695"/>
                                </a:lnTo>
                                <a:lnTo>
                                  <a:pt x="583" y="2741"/>
                                </a:lnTo>
                                <a:lnTo>
                                  <a:pt x="640" y="2784"/>
                                </a:lnTo>
                                <a:lnTo>
                                  <a:pt x="700" y="2825"/>
                                </a:lnTo>
                                <a:lnTo>
                                  <a:pt x="761" y="2862"/>
                                </a:lnTo>
                                <a:lnTo>
                                  <a:pt x="824" y="2897"/>
                                </a:lnTo>
                                <a:lnTo>
                                  <a:pt x="888" y="2929"/>
                                </a:lnTo>
                                <a:lnTo>
                                  <a:pt x="955" y="2958"/>
                                </a:lnTo>
                                <a:lnTo>
                                  <a:pt x="1023" y="2984"/>
                                </a:lnTo>
                                <a:lnTo>
                                  <a:pt x="1092" y="3007"/>
                                </a:lnTo>
                                <a:lnTo>
                                  <a:pt x="1163" y="3026"/>
                                </a:lnTo>
                                <a:lnTo>
                                  <a:pt x="1235" y="3043"/>
                                </a:lnTo>
                                <a:lnTo>
                                  <a:pt x="1309" y="3055"/>
                                </a:lnTo>
                                <a:lnTo>
                                  <a:pt x="1384" y="3065"/>
                                </a:lnTo>
                                <a:lnTo>
                                  <a:pt x="1459" y="3070"/>
                                </a:lnTo>
                                <a:lnTo>
                                  <a:pt x="1536" y="3072"/>
                                </a:lnTo>
                                <a:lnTo>
                                  <a:pt x="1613" y="3070"/>
                                </a:lnTo>
                                <a:lnTo>
                                  <a:pt x="1688" y="3065"/>
                                </a:lnTo>
                                <a:lnTo>
                                  <a:pt x="1763" y="3055"/>
                                </a:lnTo>
                                <a:lnTo>
                                  <a:pt x="1836" y="3043"/>
                                </a:lnTo>
                                <a:lnTo>
                                  <a:pt x="1909" y="3026"/>
                                </a:lnTo>
                                <a:lnTo>
                                  <a:pt x="1979" y="3007"/>
                                </a:lnTo>
                                <a:lnTo>
                                  <a:pt x="2049" y="2984"/>
                                </a:lnTo>
                                <a:lnTo>
                                  <a:pt x="2117" y="2958"/>
                                </a:lnTo>
                                <a:lnTo>
                                  <a:pt x="2183" y="2929"/>
                                </a:lnTo>
                                <a:lnTo>
                                  <a:pt x="2248" y="2897"/>
                                </a:lnTo>
                                <a:lnTo>
                                  <a:pt x="2311" y="2862"/>
                                </a:lnTo>
                                <a:lnTo>
                                  <a:pt x="2372" y="2825"/>
                                </a:lnTo>
                                <a:lnTo>
                                  <a:pt x="2431" y="2784"/>
                                </a:lnTo>
                                <a:lnTo>
                                  <a:pt x="2488" y="2741"/>
                                </a:lnTo>
                                <a:lnTo>
                                  <a:pt x="2543" y="2695"/>
                                </a:lnTo>
                                <a:lnTo>
                                  <a:pt x="2596" y="2647"/>
                                </a:lnTo>
                                <a:lnTo>
                                  <a:pt x="2647" y="2597"/>
                                </a:lnTo>
                                <a:lnTo>
                                  <a:pt x="2695" y="2544"/>
                                </a:lnTo>
                                <a:lnTo>
                                  <a:pt x="2741" y="2489"/>
                                </a:lnTo>
                                <a:lnTo>
                                  <a:pt x="2784" y="2432"/>
                                </a:lnTo>
                                <a:lnTo>
                                  <a:pt x="2824" y="2372"/>
                                </a:lnTo>
                                <a:lnTo>
                                  <a:pt x="2862" y="2311"/>
                                </a:lnTo>
                                <a:lnTo>
                                  <a:pt x="2897" y="2248"/>
                                </a:lnTo>
                                <a:lnTo>
                                  <a:pt x="2929" y="2184"/>
                                </a:lnTo>
                                <a:lnTo>
                                  <a:pt x="2958" y="2117"/>
                                </a:lnTo>
                                <a:lnTo>
                                  <a:pt x="2984" y="2049"/>
                                </a:lnTo>
                                <a:lnTo>
                                  <a:pt x="3007" y="1980"/>
                                </a:lnTo>
                                <a:lnTo>
                                  <a:pt x="3026" y="1909"/>
                                </a:lnTo>
                                <a:lnTo>
                                  <a:pt x="3042" y="1837"/>
                                </a:lnTo>
                                <a:lnTo>
                                  <a:pt x="3055" y="1763"/>
                                </a:lnTo>
                                <a:lnTo>
                                  <a:pt x="3064" y="1689"/>
                                </a:lnTo>
                                <a:lnTo>
                                  <a:pt x="3070" y="1613"/>
                                </a:lnTo>
                                <a:lnTo>
                                  <a:pt x="3072" y="1536"/>
                                </a:lnTo>
                                <a:lnTo>
                                  <a:pt x="3070" y="1460"/>
                                </a:lnTo>
                                <a:lnTo>
                                  <a:pt x="3064" y="1384"/>
                                </a:lnTo>
                                <a:lnTo>
                                  <a:pt x="3055" y="1309"/>
                                </a:lnTo>
                                <a:lnTo>
                                  <a:pt x="3042" y="1236"/>
                                </a:lnTo>
                                <a:lnTo>
                                  <a:pt x="3026" y="1164"/>
                                </a:lnTo>
                                <a:lnTo>
                                  <a:pt x="3007" y="1093"/>
                                </a:lnTo>
                                <a:lnTo>
                                  <a:pt x="2984" y="1023"/>
                                </a:lnTo>
                                <a:lnTo>
                                  <a:pt x="2958" y="955"/>
                                </a:lnTo>
                                <a:lnTo>
                                  <a:pt x="2929" y="889"/>
                                </a:lnTo>
                                <a:lnTo>
                                  <a:pt x="2897" y="824"/>
                                </a:lnTo>
                                <a:lnTo>
                                  <a:pt x="2862" y="761"/>
                                </a:lnTo>
                                <a:lnTo>
                                  <a:pt x="2824" y="700"/>
                                </a:lnTo>
                                <a:lnTo>
                                  <a:pt x="2784" y="641"/>
                                </a:lnTo>
                                <a:lnTo>
                                  <a:pt x="2741" y="584"/>
                                </a:lnTo>
                                <a:lnTo>
                                  <a:pt x="2695" y="529"/>
                                </a:lnTo>
                                <a:lnTo>
                                  <a:pt x="2647" y="476"/>
                                </a:lnTo>
                                <a:lnTo>
                                  <a:pt x="2596" y="425"/>
                                </a:lnTo>
                                <a:lnTo>
                                  <a:pt x="2543" y="377"/>
                                </a:lnTo>
                                <a:lnTo>
                                  <a:pt x="2488" y="331"/>
                                </a:lnTo>
                                <a:lnTo>
                                  <a:pt x="2431" y="288"/>
                                </a:lnTo>
                                <a:lnTo>
                                  <a:pt x="2372" y="248"/>
                                </a:lnTo>
                                <a:lnTo>
                                  <a:pt x="2311" y="210"/>
                                </a:lnTo>
                                <a:lnTo>
                                  <a:pt x="2248" y="175"/>
                                </a:lnTo>
                                <a:lnTo>
                                  <a:pt x="2183" y="143"/>
                                </a:lnTo>
                                <a:lnTo>
                                  <a:pt x="2117" y="114"/>
                                </a:lnTo>
                                <a:lnTo>
                                  <a:pt x="2049" y="88"/>
                                </a:lnTo>
                                <a:lnTo>
                                  <a:pt x="1979" y="65"/>
                                </a:lnTo>
                                <a:lnTo>
                                  <a:pt x="1909" y="46"/>
                                </a:lnTo>
                                <a:lnTo>
                                  <a:pt x="1836" y="30"/>
                                </a:lnTo>
                                <a:lnTo>
                                  <a:pt x="1763" y="17"/>
                                </a:lnTo>
                                <a:lnTo>
                                  <a:pt x="1688" y="8"/>
                                </a:lnTo>
                                <a:lnTo>
                                  <a:pt x="1613" y="2"/>
                                </a:lnTo>
                                <a:lnTo>
                                  <a:pt x="1536" y="0"/>
                                </a:lnTo>
                                <a:close/>
                              </a:path>
                            </a:pathLst>
                          </a:custGeom>
                          <a:solidFill>
                            <a:srgbClr val="91C34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0" name="Freeform 1379"/>
                        <wps:cNvSpPr>
                          <a:spLocks/>
                        </wps:cNvSpPr>
                        <wps:spPr bwMode="auto">
                          <a:xfrm>
                            <a:off x="4697" y="1690"/>
                            <a:ext cx="2273" cy="2273"/>
                          </a:xfrm>
                          <a:custGeom>
                            <a:avLst/>
                            <a:gdLst>
                              <a:gd name="T0" fmla="+- 0 5758 4697"/>
                              <a:gd name="T1" fmla="*/ T0 w 2273"/>
                              <a:gd name="T2" fmla="+- 0 1692 1690"/>
                              <a:gd name="T3" fmla="*/ 1692 h 2273"/>
                              <a:gd name="T4" fmla="+- 0 5613 4697"/>
                              <a:gd name="T5" fmla="*/ T4 w 2273"/>
                              <a:gd name="T6" fmla="+- 0 1711 1690"/>
                              <a:gd name="T7" fmla="*/ 1711 h 2273"/>
                              <a:gd name="T8" fmla="+- 0 5474 4697"/>
                              <a:gd name="T9" fmla="*/ T8 w 2273"/>
                              <a:gd name="T10" fmla="+- 0 1747 1690"/>
                              <a:gd name="T11" fmla="*/ 1747 h 2273"/>
                              <a:gd name="T12" fmla="+- 0 5342 4697"/>
                              <a:gd name="T13" fmla="*/ T12 w 2273"/>
                              <a:gd name="T14" fmla="+- 0 1801 1690"/>
                              <a:gd name="T15" fmla="*/ 1801 h 2273"/>
                              <a:gd name="T16" fmla="+- 0 5220 4697"/>
                              <a:gd name="T17" fmla="*/ T16 w 2273"/>
                              <a:gd name="T18" fmla="+- 0 1869 1690"/>
                              <a:gd name="T19" fmla="*/ 1869 h 2273"/>
                              <a:gd name="T20" fmla="+- 0 5107 4697"/>
                              <a:gd name="T21" fmla="*/ T20 w 2273"/>
                              <a:gd name="T22" fmla="+- 0 1952 1690"/>
                              <a:gd name="T23" fmla="*/ 1952 h 2273"/>
                              <a:gd name="T24" fmla="+- 0 5005 4697"/>
                              <a:gd name="T25" fmla="*/ T24 w 2273"/>
                              <a:gd name="T26" fmla="+- 0 2047 1690"/>
                              <a:gd name="T27" fmla="*/ 2047 h 2273"/>
                              <a:gd name="T28" fmla="+- 0 4916 4697"/>
                              <a:gd name="T29" fmla="*/ T28 w 2273"/>
                              <a:gd name="T30" fmla="+- 0 2155 1690"/>
                              <a:gd name="T31" fmla="*/ 2155 h 2273"/>
                              <a:gd name="T32" fmla="+- 0 4840 4697"/>
                              <a:gd name="T33" fmla="*/ T32 w 2273"/>
                              <a:gd name="T34" fmla="+- 0 2273 1690"/>
                              <a:gd name="T35" fmla="*/ 2273 h 2273"/>
                              <a:gd name="T36" fmla="+- 0 4779 4697"/>
                              <a:gd name="T37" fmla="*/ T36 w 2273"/>
                              <a:gd name="T38" fmla="+- 0 2400 1690"/>
                              <a:gd name="T39" fmla="*/ 2400 h 2273"/>
                              <a:gd name="T40" fmla="+- 0 4734 4697"/>
                              <a:gd name="T41" fmla="*/ T40 w 2273"/>
                              <a:gd name="T42" fmla="+- 0 2535 1690"/>
                              <a:gd name="T43" fmla="*/ 2535 h 2273"/>
                              <a:gd name="T44" fmla="+- 0 4706 4697"/>
                              <a:gd name="T45" fmla="*/ T44 w 2273"/>
                              <a:gd name="T46" fmla="+- 0 2678 1690"/>
                              <a:gd name="T47" fmla="*/ 2678 h 2273"/>
                              <a:gd name="T48" fmla="+- 0 4697 4697"/>
                              <a:gd name="T49" fmla="*/ T48 w 2273"/>
                              <a:gd name="T50" fmla="+- 0 2826 1690"/>
                              <a:gd name="T51" fmla="*/ 2826 h 2273"/>
                              <a:gd name="T52" fmla="+- 0 4706 4697"/>
                              <a:gd name="T53" fmla="*/ T52 w 2273"/>
                              <a:gd name="T54" fmla="+- 0 2974 1690"/>
                              <a:gd name="T55" fmla="*/ 2974 h 2273"/>
                              <a:gd name="T56" fmla="+- 0 4734 4697"/>
                              <a:gd name="T57" fmla="*/ T56 w 2273"/>
                              <a:gd name="T58" fmla="+- 0 3116 1690"/>
                              <a:gd name="T59" fmla="*/ 3116 h 2273"/>
                              <a:gd name="T60" fmla="+- 0 4779 4697"/>
                              <a:gd name="T61" fmla="*/ T60 w 2273"/>
                              <a:gd name="T62" fmla="+- 0 3252 1690"/>
                              <a:gd name="T63" fmla="*/ 3252 h 2273"/>
                              <a:gd name="T64" fmla="+- 0 4840 4697"/>
                              <a:gd name="T65" fmla="*/ T64 w 2273"/>
                              <a:gd name="T66" fmla="+- 0 3379 1690"/>
                              <a:gd name="T67" fmla="*/ 3379 h 2273"/>
                              <a:gd name="T68" fmla="+- 0 4916 4697"/>
                              <a:gd name="T69" fmla="*/ T68 w 2273"/>
                              <a:gd name="T70" fmla="+- 0 3497 1690"/>
                              <a:gd name="T71" fmla="*/ 3497 h 2273"/>
                              <a:gd name="T72" fmla="+- 0 5005 4697"/>
                              <a:gd name="T73" fmla="*/ T72 w 2273"/>
                              <a:gd name="T74" fmla="+- 0 3604 1690"/>
                              <a:gd name="T75" fmla="*/ 3604 h 2273"/>
                              <a:gd name="T76" fmla="+- 0 5107 4697"/>
                              <a:gd name="T77" fmla="*/ T76 w 2273"/>
                              <a:gd name="T78" fmla="+- 0 3700 1690"/>
                              <a:gd name="T79" fmla="*/ 3700 h 2273"/>
                              <a:gd name="T80" fmla="+- 0 5220 4697"/>
                              <a:gd name="T81" fmla="*/ T80 w 2273"/>
                              <a:gd name="T82" fmla="+- 0 3782 1690"/>
                              <a:gd name="T83" fmla="*/ 3782 h 2273"/>
                              <a:gd name="T84" fmla="+- 0 5342 4697"/>
                              <a:gd name="T85" fmla="*/ T84 w 2273"/>
                              <a:gd name="T86" fmla="+- 0 3851 1690"/>
                              <a:gd name="T87" fmla="*/ 3851 h 2273"/>
                              <a:gd name="T88" fmla="+- 0 5474 4697"/>
                              <a:gd name="T89" fmla="*/ T88 w 2273"/>
                              <a:gd name="T90" fmla="+- 0 3904 1690"/>
                              <a:gd name="T91" fmla="*/ 3904 h 2273"/>
                              <a:gd name="T92" fmla="+- 0 5613 4697"/>
                              <a:gd name="T93" fmla="*/ T92 w 2273"/>
                              <a:gd name="T94" fmla="+- 0 3941 1690"/>
                              <a:gd name="T95" fmla="*/ 3941 h 2273"/>
                              <a:gd name="T96" fmla="+- 0 5758 4697"/>
                              <a:gd name="T97" fmla="*/ T96 w 2273"/>
                              <a:gd name="T98" fmla="+- 0 3960 1690"/>
                              <a:gd name="T99" fmla="*/ 3960 h 2273"/>
                              <a:gd name="T100" fmla="+- 0 5908 4697"/>
                              <a:gd name="T101" fmla="*/ T100 w 2273"/>
                              <a:gd name="T102" fmla="+- 0 3960 1690"/>
                              <a:gd name="T103" fmla="*/ 3960 h 2273"/>
                              <a:gd name="T104" fmla="+- 0 6053 4697"/>
                              <a:gd name="T105" fmla="*/ T104 w 2273"/>
                              <a:gd name="T106" fmla="+- 0 3941 1690"/>
                              <a:gd name="T107" fmla="*/ 3941 h 2273"/>
                              <a:gd name="T108" fmla="+- 0 6192 4697"/>
                              <a:gd name="T109" fmla="*/ T108 w 2273"/>
                              <a:gd name="T110" fmla="+- 0 3904 1690"/>
                              <a:gd name="T111" fmla="*/ 3904 h 2273"/>
                              <a:gd name="T112" fmla="+- 0 6324 4697"/>
                              <a:gd name="T113" fmla="*/ T112 w 2273"/>
                              <a:gd name="T114" fmla="+- 0 3851 1690"/>
                              <a:gd name="T115" fmla="*/ 3851 h 2273"/>
                              <a:gd name="T116" fmla="+- 0 6446 4697"/>
                              <a:gd name="T117" fmla="*/ T116 w 2273"/>
                              <a:gd name="T118" fmla="+- 0 3782 1690"/>
                              <a:gd name="T119" fmla="*/ 3782 h 2273"/>
                              <a:gd name="T120" fmla="+- 0 6559 4697"/>
                              <a:gd name="T121" fmla="*/ T120 w 2273"/>
                              <a:gd name="T122" fmla="+- 0 3700 1690"/>
                              <a:gd name="T123" fmla="*/ 3700 h 2273"/>
                              <a:gd name="T124" fmla="+- 0 6661 4697"/>
                              <a:gd name="T125" fmla="*/ T124 w 2273"/>
                              <a:gd name="T126" fmla="+- 0 3604 1690"/>
                              <a:gd name="T127" fmla="*/ 3604 h 2273"/>
                              <a:gd name="T128" fmla="+- 0 6750 4697"/>
                              <a:gd name="T129" fmla="*/ T128 w 2273"/>
                              <a:gd name="T130" fmla="+- 0 3497 1690"/>
                              <a:gd name="T131" fmla="*/ 3497 h 2273"/>
                              <a:gd name="T132" fmla="+- 0 6826 4697"/>
                              <a:gd name="T133" fmla="*/ T132 w 2273"/>
                              <a:gd name="T134" fmla="+- 0 3379 1690"/>
                              <a:gd name="T135" fmla="*/ 3379 h 2273"/>
                              <a:gd name="T136" fmla="+- 0 6887 4697"/>
                              <a:gd name="T137" fmla="*/ T136 w 2273"/>
                              <a:gd name="T138" fmla="+- 0 3252 1690"/>
                              <a:gd name="T139" fmla="*/ 3252 h 2273"/>
                              <a:gd name="T140" fmla="+- 0 6932 4697"/>
                              <a:gd name="T141" fmla="*/ T140 w 2273"/>
                              <a:gd name="T142" fmla="+- 0 3116 1690"/>
                              <a:gd name="T143" fmla="*/ 3116 h 2273"/>
                              <a:gd name="T144" fmla="+- 0 6960 4697"/>
                              <a:gd name="T145" fmla="*/ T144 w 2273"/>
                              <a:gd name="T146" fmla="+- 0 2974 1690"/>
                              <a:gd name="T147" fmla="*/ 2974 h 2273"/>
                              <a:gd name="T148" fmla="+- 0 6969 4697"/>
                              <a:gd name="T149" fmla="*/ T148 w 2273"/>
                              <a:gd name="T150" fmla="+- 0 2826 1690"/>
                              <a:gd name="T151" fmla="*/ 2826 h 2273"/>
                              <a:gd name="T152" fmla="+- 0 6960 4697"/>
                              <a:gd name="T153" fmla="*/ T152 w 2273"/>
                              <a:gd name="T154" fmla="+- 0 2678 1690"/>
                              <a:gd name="T155" fmla="*/ 2678 h 2273"/>
                              <a:gd name="T156" fmla="+- 0 6932 4697"/>
                              <a:gd name="T157" fmla="*/ T156 w 2273"/>
                              <a:gd name="T158" fmla="+- 0 2535 1690"/>
                              <a:gd name="T159" fmla="*/ 2535 h 2273"/>
                              <a:gd name="T160" fmla="+- 0 6887 4697"/>
                              <a:gd name="T161" fmla="*/ T160 w 2273"/>
                              <a:gd name="T162" fmla="+- 0 2400 1690"/>
                              <a:gd name="T163" fmla="*/ 2400 h 2273"/>
                              <a:gd name="T164" fmla="+- 0 6826 4697"/>
                              <a:gd name="T165" fmla="*/ T164 w 2273"/>
                              <a:gd name="T166" fmla="+- 0 2273 1690"/>
                              <a:gd name="T167" fmla="*/ 2273 h 2273"/>
                              <a:gd name="T168" fmla="+- 0 6750 4697"/>
                              <a:gd name="T169" fmla="*/ T168 w 2273"/>
                              <a:gd name="T170" fmla="+- 0 2155 1690"/>
                              <a:gd name="T171" fmla="*/ 2155 h 2273"/>
                              <a:gd name="T172" fmla="+- 0 6661 4697"/>
                              <a:gd name="T173" fmla="*/ T172 w 2273"/>
                              <a:gd name="T174" fmla="+- 0 2047 1690"/>
                              <a:gd name="T175" fmla="*/ 2047 h 2273"/>
                              <a:gd name="T176" fmla="+- 0 6559 4697"/>
                              <a:gd name="T177" fmla="*/ T176 w 2273"/>
                              <a:gd name="T178" fmla="+- 0 1952 1690"/>
                              <a:gd name="T179" fmla="*/ 1952 h 2273"/>
                              <a:gd name="T180" fmla="+- 0 6446 4697"/>
                              <a:gd name="T181" fmla="*/ T180 w 2273"/>
                              <a:gd name="T182" fmla="+- 0 1869 1690"/>
                              <a:gd name="T183" fmla="*/ 1869 h 2273"/>
                              <a:gd name="T184" fmla="+- 0 6324 4697"/>
                              <a:gd name="T185" fmla="*/ T184 w 2273"/>
                              <a:gd name="T186" fmla="+- 0 1801 1690"/>
                              <a:gd name="T187" fmla="*/ 1801 h 2273"/>
                              <a:gd name="T188" fmla="+- 0 6192 4697"/>
                              <a:gd name="T189" fmla="*/ T188 w 2273"/>
                              <a:gd name="T190" fmla="+- 0 1747 1690"/>
                              <a:gd name="T191" fmla="*/ 1747 h 2273"/>
                              <a:gd name="T192" fmla="+- 0 6053 4697"/>
                              <a:gd name="T193" fmla="*/ T192 w 2273"/>
                              <a:gd name="T194" fmla="+- 0 1711 1690"/>
                              <a:gd name="T195" fmla="*/ 1711 h 2273"/>
                              <a:gd name="T196" fmla="+- 0 5908 4697"/>
                              <a:gd name="T197" fmla="*/ T196 w 2273"/>
                              <a:gd name="T198" fmla="+- 0 1692 1690"/>
                              <a:gd name="T199" fmla="*/ 1692 h 2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273" h="2273">
                                <a:moveTo>
                                  <a:pt x="1136" y="0"/>
                                </a:moveTo>
                                <a:lnTo>
                                  <a:pt x="1061" y="2"/>
                                </a:lnTo>
                                <a:lnTo>
                                  <a:pt x="988" y="9"/>
                                </a:lnTo>
                                <a:lnTo>
                                  <a:pt x="916" y="21"/>
                                </a:lnTo>
                                <a:lnTo>
                                  <a:pt x="845" y="37"/>
                                </a:lnTo>
                                <a:lnTo>
                                  <a:pt x="777" y="57"/>
                                </a:lnTo>
                                <a:lnTo>
                                  <a:pt x="710" y="82"/>
                                </a:lnTo>
                                <a:lnTo>
                                  <a:pt x="645" y="111"/>
                                </a:lnTo>
                                <a:lnTo>
                                  <a:pt x="583" y="143"/>
                                </a:lnTo>
                                <a:lnTo>
                                  <a:pt x="523" y="179"/>
                                </a:lnTo>
                                <a:lnTo>
                                  <a:pt x="465" y="219"/>
                                </a:lnTo>
                                <a:lnTo>
                                  <a:pt x="410" y="262"/>
                                </a:lnTo>
                                <a:lnTo>
                                  <a:pt x="358" y="308"/>
                                </a:lnTo>
                                <a:lnTo>
                                  <a:pt x="308" y="357"/>
                                </a:lnTo>
                                <a:lnTo>
                                  <a:pt x="262" y="410"/>
                                </a:lnTo>
                                <a:lnTo>
                                  <a:pt x="219" y="465"/>
                                </a:lnTo>
                                <a:lnTo>
                                  <a:pt x="179" y="522"/>
                                </a:lnTo>
                                <a:lnTo>
                                  <a:pt x="143" y="583"/>
                                </a:lnTo>
                                <a:lnTo>
                                  <a:pt x="111" y="645"/>
                                </a:lnTo>
                                <a:lnTo>
                                  <a:pt x="82" y="710"/>
                                </a:lnTo>
                                <a:lnTo>
                                  <a:pt x="58" y="777"/>
                                </a:lnTo>
                                <a:lnTo>
                                  <a:pt x="37" y="845"/>
                                </a:lnTo>
                                <a:lnTo>
                                  <a:pt x="21" y="916"/>
                                </a:lnTo>
                                <a:lnTo>
                                  <a:pt x="9" y="988"/>
                                </a:lnTo>
                                <a:lnTo>
                                  <a:pt x="2" y="1061"/>
                                </a:lnTo>
                                <a:lnTo>
                                  <a:pt x="0" y="1136"/>
                                </a:lnTo>
                                <a:lnTo>
                                  <a:pt x="2" y="1210"/>
                                </a:lnTo>
                                <a:lnTo>
                                  <a:pt x="9" y="1284"/>
                                </a:lnTo>
                                <a:lnTo>
                                  <a:pt x="21" y="1356"/>
                                </a:lnTo>
                                <a:lnTo>
                                  <a:pt x="37" y="1426"/>
                                </a:lnTo>
                                <a:lnTo>
                                  <a:pt x="58" y="1495"/>
                                </a:lnTo>
                                <a:lnTo>
                                  <a:pt x="82" y="1562"/>
                                </a:lnTo>
                                <a:lnTo>
                                  <a:pt x="111" y="1626"/>
                                </a:lnTo>
                                <a:lnTo>
                                  <a:pt x="143" y="1689"/>
                                </a:lnTo>
                                <a:lnTo>
                                  <a:pt x="179" y="1749"/>
                                </a:lnTo>
                                <a:lnTo>
                                  <a:pt x="219" y="1807"/>
                                </a:lnTo>
                                <a:lnTo>
                                  <a:pt x="262" y="1862"/>
                                </a:lnTo>
                                <a:lnTo>
                                  <a:pt x="308" y="1914"/>
                                </a:lnTo>
                                <a:lnTo>
                                  <a:pt x="358" y="1963"/>
                                </a:lnTo>
                                <a:lnTo>
                                  <a:pt x="410" y="2010"/>
                                </a:lnTo>
                                <a:lnTo>
                                  <a:pt x="465" y="2053"/>
                                </a:lnTo>
                                <a:lnTo>
                                  <a:pt x="523" y="2092"/>
                                </a:lnTo>
                                <a:lnTo>
                                  <a:pt x="583" y="2128"/>
                                </a:lnTo>
                                <a:lnTo>
                                  <a:pt x="645" y="2161"/>
                                </a:lnTo>
                                <a:lnTo>
                                  <a:pt x="710" y="2189"/>
                                </a:lnTo>
                                <a:lnTo>
                                  <a:pt x="777" y="2214"/>
                                </a:lnTo>
                                <a:lnTo>
                                  <a:pt x="845" y="2235"/>
                                </a:lnTo>
                                <a:lnTo>
                                  <a:pt x="916" y="2251"/>
                                </a:lnTo>
                                <a:lnTo>
                                  <a:pt x="988" y="2262"/>
                                </a:lnTo>
                                <a:lnTo>
                                  <a:pt x="1061" y="2270"/>
                                </a:lnTo>
                                <a:lnTo>
                                  <a:pt x="1136" y="2272"/>
                                </a:lnTo>
                                <a:lnTo>
                                  <a:pt x="1211" y="2270"/>
                                </a:lnTo>
                                <a:lnTo>
                                  <a:pt x="1284" y="2262"/>
                                </a:lnTo>
                                <a:lnTo>
                                  <a:pt x="1356" y="2251"/>
                                </a:lnTo>
                                <a:lnTo>
                                  <a:pt x="1426" y="2235"/>
                                </a:lnTo>
                                <a:lnTo>
                                  <a:pt x="1495" y="2214"/>
                                </a:lnTo>
                                <a:lnTo>
                                  <a:pt x="1562" y="2189"/>
                                </a:lnTo>
                                <a:lnTo>
                                  <a:pt x="1627" y="2161"/>
                                </a:lnTo>
                                <a:lnTo>
                                  <a:pt x="1689" y="2128"/>
                                </a:lnTo>
                                <a:lnTo>
                                  <a:pt x="1749" y="2092"/>
                                </a:lnTo>
                                <a:lnTo>
                                  <a:pt x="1807" y="2053"/>
                                </a:lnTo>
                                <a:lnTo>
                                  <a:pt x="1862" y="2010"/>
                                </a:lnTo>
                                <a:lnTo>
                                  <a:pt x="1914" y="1963"/>
                                </a:lnTo>
                                <a:lnTo>
                                  <a:pt x="1964" y="1914"/>
                                </a:lnTo>
                                <a:lnTo>
                                  <a:pt x="2010" y="1862"/>
                                </a:lnTo>
                                <a:lnTo>
                                  <a:pt x="2053" y="1807"/>
                                </a:lnTo>
                                <a:lnTo>
                                  <a:pt x="2093" y="1749"/>
                                </a:lnTo>
                                <a:lnTo>
                                  <a:pt x="2129" y="1689"/>
                                </a:lnTo>
                                <a:lnTo>
                                  <a:pt x="2161" y="1626"/>
                                </a:lnTo>
                                <a:lnTo>
                                  <a:pt x="2190" y="1562"/>
                                </a:lnTo>
                                <a:lnTo>
                                  <a:pt x="2214" y="1495"/>
                                </a:lnTo>
                                <a:lnTo>
                                  <a:pt x="2235" y="1426"/>
                                </a:lnTo>
                                <a:lnTo>
                                  <a:pt x="2251" y="1356"/>
                                </a:lnTo>
                                <a:lnTo>
                                  <a:pt x="2263" y="1284"/>
                                </a:lnTo>
                                <a:lnTo>
                                  <a:pt x="2270" y="1210"/>
                                </a:lnTo>
                                <a:lnTo>
                                  <a:pt x="2272" y="1136"/>
                                </a:lnTo>
                                <a:lnTo>
                                  <a:pt x="2270" y="1061"/>
                                </a:lnTo>
                                <a:lnTo>
                                  <a:pt x="2263" y="988"/>
                                </a:lnTo>
                                <a:lnTo>
                                  <a:pt x="2251" y="916"/>
                                </a:lnTo>
                                <a:lnTo>
                                  <a:pt x="2235" y="845"/>
                                </a:lnTo>
                                <a:lnTo>
                                  <a:pt x="2214" y="777"/>
                                </a:lnTo>
                                <a:lnTo>
                                  <a:pt x="2190" y="710"/>
                                </a:lnTo>
                                <a:lnTo>
                                  <a:pt x="2161" y="645"/>
                                </a:lnTo>
                                <a:lnTo>
                                  <a:pt x="2129" y="583"/>
                                </a:lnTo>
                                <a:lnTo>
                                  <a:pt x="2093" y="522"/>
                                </a:lnTo>
                                <a:lnTo>
                                  <a:pt x="2053" y="465"/>
                                </a:lnTo>
                                <a:lnTo>
                                  <a:pt x="2010" y="410"/>
                                </a:lnTo>
                                <a:lnTo>
                                  <a:pt x="1964" y="357"/>
                                </a:lnTo>
                                <a:lnTo>
                                  <a:pt x="1914" y="308"/>
                                </a:lnTo>
                                <a:lnTo>
                                  <a:pt x="1862" y="262"/>
                                </a:lnTo>
                                <a:lnTo>
                                  <a:pt x="1807" y="219"/>
                                </a:lnTo>
                                <a:lnTo>
                                  <a:pt x="1749" y="179"/>
                                </a:lnTo>
                                <a:lnTo>
                                  <a:pt x="1689" y="143"/>
                                </a:lnTo>
                                <a:lnTo>
                                  <a:pt x="1627" y="111"/>
                                </a:lnTo>
                                <a:lnTo>
                                  <a:pt x="1562" y="82"/>
                                </a:lnTo>
                                <a:lnTo>
                                  <a:pt x="1495" y="57"/>
                                </a:lnTo>
                                <a:lnTo>
                                  <a:pt x="1426" y="37"/>
                                </a:lnTo>
                                <a:lnTo>
                                  <a:pt x="1356" y="21"/>
                                </a:lnTo>
                                <a:lnTo>
                                  <a:pt x="1284" y="9"/>
                                </a:lnTo>
                                <a:lnTo>
                                  <a:pt x="1211" y="2"/>
                                </a:lnTo>
                                <a:lnTo>
                                  <a:pt x="1136" y="0"/>
                                </a:lnTo>
                                <a:close/>
                              </a:path>
                            </a:pathLst>
                          </a:custGeom>
                          <a:solidFill>
                            <a:srgbClr val="01A6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1" name="Freeform 1378"/>
                        <wps:cNvSpPr>
                          <a:spLocks/>
                        </wps:cNvSpPr>
                        <wps:spPr bwMode="auto">
                          <a:xfrm>
                            <a:off x="5084" y="2464"/>
                            <a:ext cx="1499" cy="1499"/>
                          </a:xfrm>
                          <a:custGeom>
                            <a:avLst/>
                            <a:gdLst>
                              <a:gd name="T0" fmla="+- 0 5756 5084"/>
                              <a:gd name="T1" fmla="*/ T0 w 1499"/>
                              <a:gd name="T2" fmla="+- 0 2468 2464"/>
                              <a:gd name="T3" fmla="*/ 2468 h 1499"/>
                              <a:gd name="T4" fmla="+- 0 5610 5084"/>
                              <a:gd name="T5" fmla="*/ T4 w 1499"/>
                              <a:gd name="T6" fmla="+- 0 2497 2464"/>
                              <a:gd name="T7" fmla="*/ 2497 h 1499"/>
                              <a:gd name="T8" fmla="+- 0 5476 5084"/>
                              <a:gd name="T9" fmla="*/ T8 w 1499"/>
                              <a:gd name="T10" fmla="+- 0 2554 2464"/>
                              <a:gd name="T11" fmla="*/ 2554 h 1499"/>
                              <a:gd name="T12" fmla="+- 0 5356 5084"/>
                              <a:gd name="T13" fmla="*/ T12 w 1499"/>
                              <a:gd name="T14" fmla="+- 0 2635 2464"/>
                              <a:gd name="T15" fmla="*/ 2635 h 1499"/>
                              <a:gd name="T16" fmla="+- 0 5255 5084"/>
                              <a:gd name="T17" fmla="*/ T16 w 1499"/>
                              <a:gd name="T18" fmla="+- 0 2736 2464"/>
                              <a:gd name="T19" fmla="*/ 2736 h 1499"/>
                              <a:gd name="T20" fmla="+- 0 5174 5084"/>
                              <a:gd name="T21" fmla="*/ T20 w 1499"/>
                              <a:gd name="T22" fmla="+- 0 2856 2464"/>
                              <a:gd name="T23" fmla="*/ 2856 h 1499"/>
                              <a:gd name="T24" fmla="+- 0 5117 5084"/>
                              <a:gd name="T25" fmla="*/ T24 w 1499"/>
                              <a:gd name="T26" fmla="+- 0 2990 2464"/>
                              <a:gd name="T27" fmla="*/ 2990 h 1499"/>
                              <a:gd name="T28" fmla="+- 0 5088 5084"/>
                              <a:gd name="T29" fmla="*/ T28 w 1499"/>
                              <a:gd name="T30" fmla="+- 0 3136 2464"/>
                              <a:gd name="T31" fmla="*/ 3136 h 1499"/>
                              <a:gd name="T32" fmla="+- 0 5088 5084"/>
                              <a:gd name="T33" fmla="*/ T32 w 1499"/>
                              <a:gd name="T34" fmla="+- 0 3289 2464"/>
                              <a:gd name="T35" fmla="*/ 3289 h 1499"/>
                              <a:gd name="T36" fmla="+- 0 5117 5084"/>
                              <a:gd name="T37" fmla="*/ T36 w 1499"/>
                              <a:gd name="T38" fmla="+- 0 3436 2464"/>
                              <a:gd name="T39" fmla="*/ 3436 h 1499"/>
                              <a:gd name="T40" fmla="+- 0 5174 5084"/>
                              <a:gd name="T41" fmla="*/ T40 w 1499"/>
                              <a:gd name="T42" fmla="+- 0 3570 2464"/>
                              <a:gd name="T43" fmla="*/ 3570 h 1499"/>
                              <a:gd name="T44" fmla="+- 0 5255 5084"/>
                              <a:gd name="T45" fmla="*/ T44 w 1499"/>
                              <a:gd name="T46" fmla="+- 0 3689 2464"/>
                              <a:gd name="T47" fmla="*/ 3689 h 1499"/>
                              <a:gd name="T48" fmla="+- 0 5356 5084"/>
                              <a:gd name="T49" fmla="*/ T48 w 1499"/>
                              <a:gd name="T50" fmla="+- 0 3791 2464"/>
                              <a:gd name="T51" fmla="*/ 3791 h 1499"/>
                              <a:gd name="T52" fmla="+- 0 5476 5084"/>
                              <a:gd name="T53" fmla="*/ T52 w 1499"/>
                              <a:gd name="T54" fmla="+- 0 3872 2464"/>
                              <a:gd name="T55" fmla="*/ 3872 h 1499"/>
                              <a:gd name="T56" fmla="+- 0 5610 5084"/>
                              <a:gd name="T57" fmla="*/ T56 w 1499"/>
                              <a:gd name="T58" fmla="+- 0 3928 2464"/>
                              <a:gd name="T59" fmla="*/ 3928 h 1499"/>
                              <a:gd name="T60" fmla="+- 0 5756 5084"/>
                              <a:gd name="T61" fmla="*/ T60 w 1499"/>
                              <a:gd name="T62" fmla="+- 0 3958 2464"/>
                              <a:gd name="T63" fmla="*/ 3958 h 1499"/>
                              <a:gd name="T64" fmla="+- 0 5909 5084"/>
                              <a:gd name="T65" fmla="*/ T64 w 1499"/>
                              <a:gd name="T66" fmla="+- 0 3958 2464"/>
                              <a:gd name="T67" fmla="*/ 3958 h 1499"/>
                              <a:gd name="T68" fmla="+- 0 6056 5084"/>
                              <a:gd name="T69" fmla="*/ T68 w 1499"/>
                              <a:gd name="T70" fmla="+- 0 3928 2464"/>
                              <a:gd name="T71" fmla="*/ 3928 h 1499"/>
                              <a:gd name="T72" fmla="+- 0 6190 5084"/>
                              <a:gd name="T73" fmla="*/ T72 w 1499"/>
                              <a:gd name="T74" fmla="+- 0 3872 2464"/>
                              <a:gd name="T75" fmla="*/ 3872 h 1499"/>
                              <a:gd name="T76" fmla="+- 0 6309 5084"/>
                              <a:gd name="T77" fmla="*/ T76 w 1499"/>
                              <a:gd name="T78" fmla="+- 0 3791 2464"/>
                              <a:gd name="T79" fmla="*/ 3791 h 1499"/>
                              <a:gd name="T80" fmla="+- 0 6411 5084"/>
                              <a:gd name="T81" fmla="*/ T80 w 1499"/>
                              <a:gd name="T82" fmla="+- 0 3689 2464"/>
                              <a:gd name="T83" fmla="*/ 3689 h 1499"/>
                              <a:gd name="T84" fmla="+- 0 6492 5084"/>
                              <a:gd name="T85" fmla="*/ T84 w 1499"/>
                              <a:gd name="T86" fmla="+- 0 3570 2464"/>
                              <a:gd name="T87" fmla="*/ 3570 h 1499"/>
                              <a:gd name="T88" fmla="+- 0 6548 5084"/>
                              <a:gd name="T89" fmla="*/ T88 w 1499"/>
                              <a:gd name="T90" fmla="+- 0 3436 2464"/>
                              <a:gd name="T91" fmla="*/ 3436 h 1499"/>
                              <a:gd name="T92" fmla="+- 0 6578 5084"/>
                              <a:gd name="T93" fmla="*/ T92 w 1499"/>
                              <a:gd name="T94" fmla="+- 0 3289 2464"/>
                              <a:gd name="T95" fmla="*/ 3289 h 1499"/>
                              <a:gd name="T96" fmla="+- 0 6578 5084"/>
                              <a:gd name="T97" fmla="*/ T96 w 1499"/>
                              <a:gd name="T98" fmla="+- 0 3136 2464"/>
                              <a:gd name="T99" fmla="*/ 3136 h 1499"/>
                              <a:gd name="T100" fmla="+- 0 6548 5084"/>
                              <a:gd name="T101" fmla="*/ T100 w 1499"/>
                              <a:gd name="T102" fmla="+- 0 2990 2464"/>
                              <a:gd name="T103" fmla="*/ 2990 h 1499"/>
                              <a:gd name="T104" fmla="+- 0 6492 5084"/>
                              <a:gd name="T105" fmla="*/ T104 w 1499"/>
                              <a:gd name="T106" fmla="+- 0 2856 2464"/>
                              <a:gd name="T107" fmla="*/ 2856 h 1499"/>
                              <a:gd name="T108" fmla="+- 0 6411 5084"/>
                              <a:gd name="T109" fmla="*/ T108 w 1499"/>
                              <a:gd name="T110" fmla="+- 0 2736 2464"/>
                              <a:gd name="T111" fmla="*/ 2736 h 1499"/>
                              <a:gd name="T112" fmla="+- 0 6309 5084"/>
                              <a:gd name="T113" fmla="*/ T112 w 1499"/>
                              <a:gd name="T114" fmla="+- 0 2635 2464"/>
                              <a:gd name="T115" fmla="*/ 2635 h 1499"/>
                              <a:gd name="T116" fmla="+- 0 6190 5084"/>
                              <a:gd name="T117" fmla="*/ T116 w 1499"/>
                              <a:gd name="T118" fmla="+- 0 2554 2464"/>
                              <a:gd name="T119" fmla="*/ 2554 h 1499"/>
                              <a:gd name="T120" fmla="+- 0 6056 5084"/>
                              <a:gd name="T121" fmla="*/ T120 w 1499"/>
                              <a:gd name="T122" fmla="+- 0 2497 2464"/>
                              <a:gd name="T123" fmla="*/ 2497 h 1499"/>
                              <a:gd name="T124" fmla="+- 0 5909 5084"/>
                              <a:gd name="T125" fmla="*/ T124 w 1499"/>
                              <a:gd name="T126" fmla="+- 0 2468 2464"/>
                              <a:gd name="T127" fmla="*/ 2468 h 1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499" h="1499">
                                <a:moveTo>
                                  <a:pt x="749" y="0"/>
                                </a:moveTo>
                                <a:lnTo>
                                  <a:pt x="672" y="4"/>
                                </a:lnTo>
                                <a:lnTo>
                                  <a:pt x="598" y="15"/>
                                </a:lnTo>
                                <a:lnTo>
                                  <a:pt x="526" y="33"/>
                                </a:lnTo>
                                <a:lnTo>
                                  <a:pt x="457" y="59"/>
                                </a:lnTo>
                                <a:lnTo>
                                  <a:pt x="392" y="90"/>
                                </a:lnTo>
                                <a:lnTo>
                                  <a:pt x="330" y="128"/>
                                </a:lnTo>
                                <a:lnTo>
                                  <a:pt x="272" y="171"/>
                                </a:lnTo>
                                <a:lnTo>
                                  <a:pt x="219" y="219"/>
                                </a:lnTo>
                                <a:lnTo>
                                  <a:pt x="171" y="272"/>
                                </a:lnTo>
                                <a:lnTo>
                                  <a:pt x="128" y="330"/>
                                </a:lnTo>
                                <a:lnTo>
                                  <a:pt x="90" y="392"/>
                                </a:lnTo>
                                <a:lnTo>
                                  <a:pt x="59" y="457"/>
                                </a:lnTo>
                                <a:lnTo>
                                  <a:pt x="33" y="526"/>
                                </a:lnTo>
                                <a:lnTo>
                                  <a:pt x="15" y="598"/>
                                </a:lnTo>
                                <a:lnTo>
                                  <a:pt x="4" y="672"/>
                                </a:lnTo>
                                <a:lnTo>
                                  <a:pt x="0" y="749"/>
                                </a:lnTo>
                                <a:lnTo>
                                  <a:pt x="4" y="825"/>
                                </a:lnTo>
                                <a:lnTo>
                                  <a:pt x="15" y="900"/>
                                </a:lnTo>
                                <a:lnTo>
                                  <a:pt x="33" y="972"/>
                                </a:lnTo>
                                <a:lnTo>
                                  <a:pt x="59" y="1040"/>
                                </a:lnTo>
                                <a:lnTo>
                                  <a:pt x="90" y="1106"/>
                                </a:lnTo>
                                <a:lnTo>
                                  <a:pt x="128" y="1168"/>
                                </a:lnTo>
                                <a:lnTo>
                                  <a:pt x="171" y="1225"/>
                                </a:lnTo>
                                <a:lnTo>
                                  <a:pt x="219" y="1279"/>
                                </a:lnTo>
                                <a:lnTo>
                                  <a:pt x="272" y="1327"/>
                                </a:lnTo>
                                <a:lnTo>
                                  <a:pt x="330" y="1370"/>
                                </a:lnTo>
                                <a:lnTo>
                                  <a:pt x="392" y="1408"/>
                                </a:lnTo>
                                <a:lnTo>
                                  <a:pt x="457" y="1439"/>
                                </a:lnTo>
                                <a:lnTo>
                                  <a:pt x="526" y="1464"/>
                                </a:lnTo>
                                <a:lnTo>
                                  <a:pt x="598" y="1483"/>
                                </a:lnTo>
                                <a:lnTo>
                                  <a:pt x="672" y="1494"/>
                                </a:lnTo>
                                <a:lnTo>
                                  <a:pt x="749" y="1498"/>
                                </a:lnTo>
                                <a:lnTo>
                                  <a:pt x="825" y="1494"/>
                                </a:lnTo>
                                <a:lnTo>
                                  <a:pt x="900" y="1483"/>
                                </a:lnTo>
                                <a:lnTo>
                                  <a:pt x="972" y="1464"/>
                                </a:lnTo>
                                <a:lnTo>
                                  <a:pt x="1041" y="1439"/>
                                </a:lnTo>
                                <a:lnTo>
                                  <a:pt x="1106" y="1408"/>
                                </a:lnTo>
                                <a:lnTo>
                                  <a:pt x="1168" y="1370"/>
                                </a:lnTo>
                                <a:lnTo>
                                  <a:pt x="1225" y="1327"/>
                                </a:lnTo>
                                <a:lnTo>
                                  <a:pt x="1279" y="1279"/>
                                </a:lnTo>
                                <a:lnTo>
                                  <a:pt x="1327" y="1225"/>
                                </a:lnTo>
                                <a:lnTo>
                                  <a:pt x="1370" y="1168"/>
                                </a:lnTo>
                                <a:lnTo>
                                  <a:pt x="1408" y="1106"/>
                                </a:lnTo>
                                <a:lnTo>
                                  <a:pt x="1439" y="1040"/>
                                </a:lnTo>
                                <a:lnTo>
                                  <a:pt x="1464" y="972"/>
                                </a:lnTo>
                                <a:lnTo>
                                  <a:pt x="1483" y="900"/>
                                </a:lnTo>
                                <a:lnTo>
                                  <a:pt x="1494" y="825"/>
                                </a:lnTo>
                                <a:lnTo>
                                  <a:pt x="1498" y="749"/>
                                </a:lnTo>
                                <a:lnTo>
                                  <a:pt x="1494" y="672"/>
                                </a:lnTo>
                                <a:lnTo>
                                  <a:pt x="1483" y="598"/>
                                </a:lnTo>
                                <a:lnTo>
                                  <a:pt x="1464" y="526"/>
                                </a:lnTo>
                                <a:lnTo>
                                  <a:pt x="1439" y="457"/>
                                </a:lnTo>
                                <a:lnTo>
                                  <a:pt x="1408" y="392"/>
                                </a:lnTo>
                                <a:lnTo>
                                  <a:pt x="1370" y="330"/>
                                </a:lnTo>
                                <a:lnTo>
                                  <a:pt x="1327" y="272"/>
                                </a:lnTo>
                                <a:lnTo>
                                  <a:pt x="1279" y="219"/>
                                </a:lnTo>
                                <a:lnTo>
                                  <a:pt x="1225" y="171"/>
                                </a:lnTo>
                                <a:lnTo>
                                  <a:pt x="1168" y="128"/>
                                </a:lnTo>
                                <a:lnTo>
                                  <a:pt x="1106" y="90"/>
                                </a:lnTo>
                                <a:lnTo>
                                  <a:pt x="1041" y="59"/>
                                </a:lnTo>
                                <a:lnTo>
                                  <a:pt x="972" y="33"/>
                                </a:lnTo>
                                <a:lnTo>
                                  <a:pt x="900" y="15"/>
                                </a:lnTo>
                                <a:lnTo>
                                  <a:pt x="825" y="4"/>
                                </a:lnTo>
                                <a:lnTo>
                                  <a:pt x="749" y="0"/>
                                </a:lnTo>
                                <a:close/>
                              </a:path>
                            </a:pathLst>
                          </a:custGeom>
                          <a:solidFill>
                            <a:srgbClr val="007C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2" name="AutoShape 1377"/>
                        <wps:cNvSpPr>
                          <a:spLocks/>
                        </wps:cNvSpPr>
                        <wps:spPr bwMode="auto">
                          <a:xfrm>
                            <a:off x="5596" y="878"/>
                            <a:ext cx="475" cy="338"/>
                          </a:xfrm>
                          <a:custGeom>
                            <a:avLst/>
                            <a:gdLst>
                              <a:gd name="T0" fmla="+- 0 6070 5596"/>
                              <a:gd name="T1" fmla="*/ T0 w 475"/>
                              <a:gd name="T2" fmla="+- 0 1000 878"/>
                              <a:gd name="T3" fmla="*/ 1000 h 338"/>
                              <a:gd name="T4" fmla="+- 0 5596 5596"/>
                              <a:gd name="T5" fmla="*/ T4 w 475"/>
                              <a:gd name="T6" fmla="+- 0 1000 878"/>
                              <a:gd name="T7" fmla="*/ 1000 h 338"/>
                              <a:gd name="T8" fmla="+- 0 5833 5596"/>
                              <a:gd name="T9" fmla="*/ T8 w 475"/>
                              <a:gd name="T10" fmla="+- 0 1215 878"/>
                              <a:gd name="T11" fmla="*/ 1215 h 338"/>
                              <a:gd name="T12" fmla="+- 0 6070 5596"/>
                              <a:gd name="T13" fmla="*/ T12 w 475"/>
                              <a:gd name="T14" fmla="+- 0 1000 878"/>
                              <a:gd name="T15" fmla="*/ 1000 h 338"/>
                              <a:gd name="T16" fmla="+- 0 5965 5596"/>
                              <a:gd name="T17" fmla="*/ T16 w 475"/>
                              <a:gd name="T18" fmla="+- 0 878 878"/>
                              <a:gd name="T19" fmla="*/ 878 h 338"/>
                              <a:gd name="T20" fmla="+- 0 5701 5596"/>
                              <a:gd name="T21" fmla="*/ T20 w 475"/>
                              <a:gd name="T22" fmla="+- 0 878 878"/>
                              <a:gd name="T23" fmla="*/ 878 h 338"/>
                              <a:gd name="T24" fmla="+- 0 5701 5596"/>
                              <a:gd name="T25" fmla="*/ T24 w 475"/>
                              <a:gd name="T26" fmla="+- 0 1000 878"/>
                              <a:gd name="T27" fmla="*/ 1000 h 338"/>
                              <a:gd name="T28" fmla="+- 0 5965 5596"/>
                              <a:gd name="T29" fmla="*/ T28 w 475"/>
                              <a:gd name="T30" fmla="+- 0 1000 878"/>
                              <a:gd name="T31" fmla="*/ 1000 h 338"/>
                              <a:gd name="T32" fmla="+- 0 5965 5596"/>
                              <a:gd name="T33" fmla="*/ T32 w 475"/>
                              <a:gd name="T34" fmla="+- 0 878 878"/>
                              <a:gd name="T35" fmla="*/ 878 h 3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5" h="338">
                                <a:moveTo>
                                  <a:pt x="474" y="122"/>
                                </a:moveTo>
                                <a:lnTo>
                                  <a:pt x="0" y="122"/>
                                </a:lnTo>
                                <a:lnTo>
                                  <a:pt x="237" y="337"/>
                                </a:lnTo>
                                <a:lnTo>
                                  <a:pt x="474" y="122"/>
                                </a:lnTo>
                                <a:close/>
                                <a:moveTo>
                                  <a:pt x="369" y="0"/>
                                </a:moveTo>
                                <a:lnTo>
                                  <a:pt x="105" y="0"/>
                                </a:lnTo>
                                <a:lnTo>
                                  <a:pt x="105" y="122"/>
                                </a:lnTo>
                                <a:lnTo>
                                  <a:pt x="369" y="122"/>
                                </a:lnTo>
                                <a:lnTo>
                                  <a:pt x="369" y="0"/>
                                </a:lnTo>
                                <a:close/>
                              </a:path>
                            </a:pathLst>
                          </a:custGeom>
                          <a:solidFill>
                            <a:srgbClr val="FFCF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3" name="AutoShape 1376"/>
                        <wps:cNvSpPr>
                          <a:spLocks/>
                        </wps:cNvSpPr>
                        <wps:spPr bwMode="auto">
                          <a:xfrm>
                            <a:off x="5596" y="1677"/>
                            <a:ext cx="475" cy="338"/>
                          </a:xfrm>
                          <a:custGeom>
                            <a:avLst/>
                            <a:gdLst>
                              <a:gd name="T0" fmla="+- 0 6070 5596"/>
                              <a:gd name="T1" fmla="*/ T0 w 475"/>
                              <a:gd name="T2" fmla="+- 0 1799 1677"/>
                              <a:gd name="T3" fmla="*/ 1799 h 338"/>
                              <a:gd name="T4" fmla="+- 0 5596 5596"/>
                              <a:gd name="T5" fmla="*/ T4 w 475"/>
                              <a:gd name="T6" fmla="+- 0 1799 1677"/>
                              <a:gd name="T7" fmla="*/ 1799 h 338"/>
                              <a:gd name="T8" fmla="+- 0 5833 5596"/>
                              <a:gd name="T9" fmla="*/ T8 w 475"/>
                              <a:gd name="T10" fmla="+- 0 2014 1677"/>
                              <a:gd name="T11" fmla="*/ 2014 h 338"/>
                              <a:gd name="T12" fmla="+- 0 6070 5596"/>
                              <a:gd name="T13" fmla="*/ T12 w 475"/>
                              <a:gd name="T14" fmla="+- 0 1799 1677"/>
                              <a:gd name="T15" fmla="*/ 1799 h 338"/>
                              <a:gd name="T16" fmla="+- 0 5965 5596"/>
                              <a:gd name="T17" fmla="*/ T16 w 475"/>
                              <a:gd name="T18" fmla="+- 0 1677 1677"/>
                              <a:gd name="T19" fmla="*/ 1677 h 338"/>
                              <a:gd name="T20" fmla="+- 0 5701 5596"/>
                              <a:gd name="T21" fmla="*/ T20 w 475"/>
                              <a:gd name="T22" fmla="+- 0 1677 1677"/>
                              <a:gd name="T23" fmla="*/ 1677 h 338"/>
                              <a:gd name="T24" fmla="+- 0 5701 5596"/>
                              <a:gd name="T25" fmla="*/ T24 w 475"/>
                              <a:gd name="T26" fmla="+- 0 1799 1677"/>
                              <a:gd name="T27" fmla="*/ 1799 h 338"/>
                              <a:gd name="T28" fmla="+- 0 5965 5596"/>
                              <a:gd name="T29" fmla="*/ T28 w 475"/>
                              <a:gd name="T30" fmla="+- 0 1799 1677"/>
                              <a:gd name="T31" fmla="*/ 1799 h 338"/>
                              <a:gd name="T32" fmla="+- 0 5965 5596"/>
                              <a:gd name="T33" fmla="*/ T32 w 475"/>
                              <a:gd name="T34" fmla="+- 0 1677 1677"/>
                              <a:gd name="T35" fmla="*/ 1677 h 3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5" h="338">
                                <a:moveTo>
                                  <a:pt x="474" y="122"/>
                                </a:moveTo>
                                <a:lnTo>
                                  <a:pt x="0" y="122"/>
                                </a:lnTo>
                                <a:lnTo>
                                  <a:pt x="237" y="337"/>
                                </a:lnTo>
                                <a:lnTo>
                                  <a:pt x="474" y="122"/>
                                </a:lnTo>
                                <a:close/>
                                <a:moveTo>
                                  <a:pt x="369" y="0"/>
                                </a:moveTo>
                                <a:lnTo>
                                  <a:pt x="105" y="0"/>
                                </a:lnTo>
                                <a:lnTo>
                                  <a:pt x="105" y="122"/>
                                </a:lnTo>
                                <a:lnTo>
                                  <a:pt x="369" y="122"/>
                                </a:lnTo>
                                <a:lnTo>
                                  <a:pt x="369" y="0"/>
                                </a:lnTo>
                                <a:close/>
                              </a:path>
                            </a:pathLst>
                          </a:custGeom>
                          <a:solidFill>
                            <a:srgbClr val="8AC2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4" name="AutoShape 1375"/>
                        <wps:cNvSpPr>
                          <a:spLocks/>
                        </wps:cNvSpPr>
                        <wps:spPr bwMode="auto">
                          <a:xfrm>
                            <a:off x="5596" y="2451"/>
                            <a:ext cx="475" cy="325"/>
                          </a:xfrm>
                          <a:custGeom>
                            <a:avLst/>
                            <a:gdLst>
                              <a:gd name="T0" fmla="+- 0 6070 5596"/>
                              <a:gd name="T1" fmla="*/ T0 w 475"/>
                              <a:gd name="T2" fmla="+- 0 2569 2451"/>
                              <a:gd name="T3" fmla="*/ 2569 h 325"/>
                              <a:gd name="T4" fmla="+- 0 5596 5596"/>
                              <a:gd name="T5" fmla="*/ T4 w 475"/>
                              <a:gd name="T6" fmla="+- 0 2569 2451"/>
                              <a:gd name="T7" fmla="*/ 2569 h 325"/>
                              <a:gd name="T8" fmla="+- 0 5833 5596"/>
                              <a:gd name="T9" fmla="*/ T8 w 475"/>
                              <a:gd name="T10" fmla="+- 0 2776 2451"/>
                              <a:gd name="T11" fmla="*/ 2776 h 325"/>
                              <a:gd name="T12" fmla="+- 0 6070 5596"/>
                              <a:gd name="T13" fmla="*/ T12 w 475"/>
                              <a:gd name="T14" fmla="+- 0 2569 2451"/>
                              <a:gd name="T15" fmla="*/ 2569 h 325"/>
                              <a:gd name="T16" fmla="+- 0 5965 5596"/>
                              <a:gd name="T17" fmla="*/ T16 w 475"/>
                              <a:gd name="T18" fmla="+- 0 2451 2451"/>
                              <a:gd name="T19" fmla="*/ 2451 h 325"/>
                              <a:gd name="T20" fmla="+- 0 5701 5596"/>
                              <a:gd name="T21" fmla="*/ T20 w 475"/>
                              <a:gd name="T22" fmla="+- 0 2451 2451"/>
                              <a:gd name="T23" fmla="*/ 2451 h 325"/>
                              <a:gd name="T24" fmla="+- 0 5701 5596"/>
                              <a:gd name="T25" fmla="*/ T24 w 475"/>
                              <a:gd name="T26" fmla="+- 0 2569 2451"/>
                              <a:gd name="T27" fmla="*/ 2569 h 325"/>
                              <a:gd name="T28" fmla="+- 0 5965 5596"/>
                              <a:gd name="T29" fmla="*/ T28 w 475"/>
                              <a:gd name="T30" fmla="+- 0 2569 2451"/>
                              <a:gd name="T31" fmla="*/ 2569 h 325"/>
                              <a:gd name="T32" fmla="+- 0 5965 5596"/>
                              <a:gd name="T33" fmla="*/ T32 w 475"/>
                              <a:gd name="T34" fmla="+- 0 2451 2451"/>
                              <a:gd name="T35" fmla="*/ 2451 h 3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5" h="325">
                                <a:moveTo>
                                  <a:pt x="474" y="118"/>
                                </a:moveTo>
                                <a:lnTo>
                                  <a:pt x="0" y="118"/>
                                </a:lnTo>
                                <a:lnTo>
                                  <a:pt x="237" y="325"/>
                                </a:lnTo>
                                <a:lnTo>
                                  <a:pt x="474" y="118"/>
                                </a:lnTo>
                                <a:close/>
                                <a:moveTo>
                                  <a:pt x="369" y="0"/>
                                </a:moveTo>
                                <a:lnTo>
                                  <a:pt x="105" y="0"/>
                                </a:lnTo>
                                <a:lnTo>
                                  <a:pt x="105" y="118"/>
                                </a:lnTo>
                                <a:lnTo>
                                  <a:pt x="369" y="118"/>
                                </a:lnTo>
                                <a:lnTo>
                                  <a:pt x="369" y="0"/>
                                </a:lnTo>
                                <a:close/>
                              </a:path>
                            </a:pathLst>
                          </a:custGeom>
                          <a:solidFill>
                            <a:srgbClr val="01A6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5" name="Line 1374"/>
                        <wps:cNvCnPr>
                          <a:cxnSpLocks noChangeShapeType="1"/>
                        </wps:cNvCnPr>
                        <wps:spPr bwMode="auto">
                          <a:xfrm>
                            <a:off x="6076" y="1055"/>
                            <a:ext cx="564" cy="0"/>
                          </a:xfrm>
                          <a:prstGeom prst="line">
                            <a:avLst/>
                          </a:prstGeom>
                          <a:noFill/>
                          <a:ln w="7929">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386" name="Line 1373"/>
                        <wps:cNvCnPr>
                          <a:cxnSpLocks noChangeShapeType="1"/>
                        </wps:cNvCnPr>
                        <wps:spPr bwMode="auto">
                          <a:xfrm>
                            <a:off x="6076" y="1858"/>
                            <a:ext cx="564" cy="44"/>
                          </a:xfrm>
                          <a:prstGeom prst="line">
                            <a:avLst/>
                          </a:prstGeom>
                          <a:noFill/>
                          <a:ln w="7929">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387" name="Line 1372"/>
                        <wps:cNvCnPr>
                          <a:cxnSpLocks noChangeShapeType="1"/>
                        </wps:cNvCnPr>
                        <wps:spPr bwMode="auto">
                          <a:xfrm>
                            <a:off x="6076" y="2618"/>
                            <a:ext cx="564" cy="0"/>
                          </a:xfrm>
                          <a:prstGeom prst="line">
                            <a:avLst/>
                          </a:prstGeom>
                          <a:noFill/>
                          <a:ln w="7929">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388" name="Text Box 1371"/>
                        <wps:cNvSpPr txBox="1">
                          <a:spLocks noChangeArrowheads="1"/>
                        </wps:cNvSpPr>
                        <wps:spPr bwMode="auto">
                          <a:xfrm>
                            <a:off x="4944" y="505"/>
                            <a:ext cx="3173" cy="1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67" w:lineRule="exact"/>
                                <w:ind w:left="145" w:right="1554"/>
                                <w:jc w:val="center"/>
                                <w:rPr>
                                  <w:rFonts w:ascii="Arial"/>
                                  <w:b/>
                                  <w:sz w:val="15"/>
                                </w:rPr>
                              </w:pPr>
                              <w:bookmarkStart w:id="52" w:name="_bookmark5"/>
                              <w:bookmarkEnd w:id="52"/>
                              <w:r>
                                <w:rPr>
                                  <w:rFonts w:ascii="Arial"/>
                                  <w:b/>
                                  <w:sz w:val="15"/>
                                </w:rPr>
                                <w:t>Design Trade Space</w:t>
                              </w:r>
                            </w:p>
                            <w:p w:rsidR="0009622D" w:rsidRDefault="0009622D">
                              <w:pPr>
                                <w:spacing w:before="4"/>
                                <w:rPr>
                                  <w:sz w:val="21"/>
                                </w:rPr>
                              </w:pPr>
                            </w:p>
                            <w:p w:rsidR="0009622D" w:rsidRDefault="0009622D">
                              <w:pPr>
                                <w:ind w:left="1690"/>
                                <w:rPr>
                                  <w:rFonts w:ascii="Arial-BoldItalicMT"/>
                                  <w:b/>
                                  <w:i/>
                                  <w:sz w:val="13"/>
                                </w:rPr>
                              </w:pPr>
                              <w:r>
                                <w:rPr>
                                  <w:rFonts w:ascii="Arial-BoldItalicMT"/>
                                  <w:b/>
                                  <w:i/>
                                  <w:color w:val="800000"/>
                                  <w:w w:val="105"/>
                                  <w:sz w:val="13"/>
                                </w:rPr>
                                <w:t>Consensus Standards</w:t>
                              </w:r>
                            </w:p>
                            <w:p w:rsidR="0009622D" w:rsidRDefault="0009622D">
                              <w:pPr>
                                <w:spacing w:before="5"/>
                                <w:rPr>
                                  <w:sz w:val="12"/>
                                </w:rPr>
                              </w:pPr>
                            </w:p>
                            <w:p w:rsidR="0009622D" w:rsidRDefault="0009622D">
                              <w:pPr>
                                <w:spacing w:line="242" w:lineRule="auto"/>
                                <w:ind w:right="1389" w:firstLine="8"/>
                                <w:jc w:val="center"/>
                                <w:rPr>
                                  <w:rFonts w:ascii="Arial"/>
                                  <w:b/>
                                  <w:sz w:val="15"/>
                                </w:rPr>
                              </w:pPr>
                              <w:r>
                                <w:rPr>
                                  <w:rFonts w:ascii="Arial"/>
                                  <w:b/>
                                  <w:sz w:val="15"/>
                                </w:rPr>
                                <w:t>Safe Operation Predictable Performance</w:t>
                              </w:r>
                            </w:p>
                            <w:p w:rsidR="0009622D" w:rsidRDefault="0009622D">
                              <w:pPr>
                                <w:spacing w:before="93" w:line="261" w:lineRule="auto"/>
                                <w:ind w:left="1690" w:right="112"/>
                                <w:rPr>
                                  <w:rFonts w:ascii="Arial-BoldItalicMT"/>
                                  <w:b/>
                                  <w:i/>
                                  <w:sz w:val="13"/>
                                </w:rPr>
                              </w:pPr>
                              <w:r>
                                <w:rPr>
                                  <w:rFonts w:ascii="Arial-BoldItalicMT"/>
                                  <w:b/>
                                  <w:i/>
                                  <w:color w:val="800000"/>
                                  <w:w w:val="105"/>
                                  <w:sz w:val="13"/>
                                </w:rPr>
                                <w:t>Intelligent Design Criteria / Constraints</w:t>
                              </w:r>
                            </w:p>
                          </w:txbxContent>
                        </wps:txbx>
                        <wps:bodyPr rot="0" vert="horz" wrap="square" lIns="0" tIns="0" rIns="0" bIns="0" anchor="t" anchorCtr="0" upright="1">
                          <a:noAutofit/>
                        </wps:bodyPr>
                      </wps:wsp>
                      <wps:wsp>
                        <wps:cNvPr id="1389" name="Text Box 1370"/>
                        <wps:cNvSpPr txBox="1">
                          <a:spLocks noChangeArrowheads="1"/>
                        </wps:cNvSpPr>
                        <wps:spPr bwMode="auto">
                          <a:xfrm>
                            <a:off x="5220" y="2028"/>
                            <a:ext cx="1252"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242" w:lineRule="auto"/>
                                <w:ind w:left="299" w:right="-9" w:hanging="300"/>
                                <w:rPr>
                                  <w:rFonts w:ascii="Arial"/>
                                  <w:b/>
                                  <w:sz w:val="15"/>
                                </w:rPr>
                              </w:pPr>
                              <w:r>
                                <w:rPr>
                                  <w:rFonts w:ascii="Arial"/>
                                  <w:b/>
                                  <w:sz w:val="15"/>
                                </w:rPr>
                                <w:t>Cost-Competitive Potential</w:t>
                              </w:r>
                            </w:p>
                          </w:txbxContent>
                        </wps:txbx>
                        <wps:bodyPr rot="0" vert="horz" wrap="square" lIns="0" tIns="0" rIns="0" bIns="0" anchor="t" anchorCtr="0" upright="1">
                          <a:noAutofit/>
                        </wps:bodyPr>
                      </wps:wsp>
                      <wps:wsp>
                        <wps:cNvPr id="1390" name="Text Box 1369"/>
                        <wps:cNvSpPr txBox="1">
                          <a:spLocks noChangeArrowheads="1"/>
                        </wps:cNvSpPr>
                        <wps:spPr bwMode="auto">
                          <a:xfrm>
                            <a:off x="6635" y="1977"/>
                            <a:ext cx="841"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2"/>
                                <w:rPr>
                                  <w:rFonts w:ascii="Arial-BoldItalicMT"/>
                                  <w:b/>
                                  <w:i/>
                                  <w:sz w:val="13"/>
                                </w:rPr>
                              </w:pPr>
                              <w:r>
                                <w:rPr>
                                  <w:rFonts w:ascii="Arial-BoldItalicMT"/>
                                  <w:b/>
                                  <w:i/>
                                  <w:color w:val="800000"/>
                                  <w:w w:val="105"/>
                                  <w:sz w:val="13"/>
                                </w:rPr>
                                <w:t>(Experience)</w:t>
                              </w:r>
                            </w:p>
                          </w:txbxContent>
                        </wps:txbx>
                        <wps:bodyPr rot="0" vert="horz" wrap="square" lIns="0" tIns="0" rIns="0" bIns="0" anchor="t" anchorCtr="0" upright="1">
                          <a:noAutofit/>
                        </wps:bodyPr>
                      </wps:wsp>
                      <wps:wsp>
                        <wps:cNvPr id="1391" name="Text Box 1368"/>
                        <wps:cNvSpPr txBox="1">
                          <a:spLocks noChangeArrowheads="1"/>
                        </wps:cNvSpPr>
                        <wps:spPr bwMode="auto">
                          <a:xfrm>
                            <a:off x="6635" y="2489"/>
                            <a:ext cx="1478"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2"/>
                                <w:rPr>
                                  <w:rFonts w:ascii="Arial-BoldItalicMT"/>
                                  <w:b/>
                                  <w:i/>
                                  <w:sz w:val="13"/>
                                </w:rPr>
                              </w:pPr>
                              <w:r>
                                <w:rPr>
                                  <w:rFonts w:ascii="Arial-BoldItalicMT"/>
                                  <w:b/>
                                  <w:i/>
                                  <w:color w:val="800000"/>
                                  <w:w w:val="105"/>
                                  <w:sz w:val="13"/>
                                </w:rPr>
                                <w:t>Systems Optimization</w:t>
                              </w:r>
                            </w:p>
                          </w:txbxContent>
                        </wps:txbx>
                        <wps:bodyPr rot="0" vert="horz" wrap="square" lIns="0" tIns="0" rIns="0" bIns="0" anchor="t" anchorCtr="0" upright="1">
                          <a:noAutofit/>
                        </wps:bodyPr>
                      </wps:wsp>
                      <wps:wsp>
                        <wps:cNvPr id="1392" name="Text Box 1367"/>
                        <wps:cNvSpPr txBox="1">
                          <a:spLocks noChangeArrowheads="1"/>
                        </wps:cNvSpPr>
                        <wps:spPr bwMode="auto">
                          <a:xfrm>
                            <a:off x="5347" y="2890"/>
                            <a:ext cx="994"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249" w:lineRule="auto"/>
                                <w:ind w:right="18" w:hanging="1"/>
                                <w:jc w:val="center"/>
                                <w:rPr>
                                  <w:rFonts w:ascii="Arial"/>
                                  <w:b/>
                                  <w:sz w:val="15"/>
                                </w:rPr>
                              </w:pPr>
                              <w:r>
                                <w:rPr>
                                  <w:rFonts w:ascii="Arial"/>
                                  <w:b/>
                                  <w:color w:val="FFFFFF"/>
                                  <w:sz w:val="15"/>
                                </w:rPr>
                                <w:t xml:space="preserve">Mature Cost- Competitive </w:t>
                              </w:r>
                              <w:r>
                                <w:rPr>
                                  <w:rFonts w:ascii="Arial"/>
                                  <w:b/>
                                  <w:color w:val="FFFFFF"/>
                                  <w:spacing w:val="-3"/>
                                  <w:sz w:val="15"/>
                                </w:rPr>
                                <w:t xml:space="preserve">Floating </w:t>
                              </w:r>
                              <w:r>
                                <w:rPr>
                                  <w:rFonts w:ascii="Arial"/>
                                  <w:b/>
                                  <w:color w:val="FFFFFF"/>
                                  <w:spacing w:val="-5"/>
                                  <w:sz w:val="15"/>
                                </w:rPr>
                                <w:t xml:space="preserve">Wind </w:t>
                              </w:r>
                              <w:r>
                                <w:rPr>
                                  <w:rFonts w:ascii="Arial"/>
                                  <w:b/>
                                  <w:color w:val="FFFFFF"/>
                                  <w:spacing w:val="2"/>
                                  <w:sz w:val="15"/>
                                </w:rPr>
                                <w:t>Systems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08F18A" id="Group 1366" o:spid="_x0000_s1065" style="position:absolute;margin-left:198pt;margin-top:10.2pt;width:207.85pt;height:187.95pt;z-index:251582464;mso-wrap-distance-left:0;mso-wrap-distance-right:0;mso-position-horizontal-relative:page" coordorigin="3960,204" coordsize="4157,3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">
                <v:shape id="Freeform 1381" o:spid="_x0000_s1066" style="position:absolute;left:3960;top:204;width:3746;height:3759;visibility:visible;mso-wrap-style:square;v-text-anchor:top" coordsize="3746,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" path="m1873,r-75,1l1723,6r-74,7l1576,23r-72,13l1433,52r-70,18l1295,91r-68,23l1160,140r-65,29l1031,200r-62,33l907,268r-59,38l790,346r-57,42l678,432r-53,46l574,525r-50,50l476,627r-46,53l387,735r-42,57l305,850r-37,60l232,971r-33,63l169,1098r-29,66l114,1231r-23,68l70,1368r-18,70l36,1509r-13,72l13,1654r-7,74l1,1803,,1879r1,75l6,2029r7,74l23,2176r13,73l52,2320r18,70l91,2459r23,68l140,2594r29,65l199,2723r33,63l268,2848r37,59l345,2966r42,56l430,3078r46,53l524,3182r50,50l625,3280r53,46l733,3370r57,42l848,3452r59,37l969,3525r62,33l1095,3589r65,28l1227,3643r68,24l1363,3688r70,18l1504,3722r72,13l1649,3745r74,7l1798,3756r75,2l1948,3756r75,-4l2097,3745r72,-10l2241,3722r71,-16l2382,3688r69,-21l2519,3643r66,-26l2651,3589r64,-31l2777,3525r61,-36l2898,3452r58,-40l3013,3370r55,-44l3121,3280r51,-48l3222,3182r48,-51l3315,3078r44,-56l3401,2966r40,-59l3478,2848r35,-62l3546,2723r31,-64l3605,2594r26,-67l3655,2459r21,-69l3694,2320r16,-71l3722,2176r11,-73l3740,2029r4,-75l3746,1879r-2,-76l3740,1728r-7,-74l3722,1581r-12,-72l3694,1438r-18,-70l3655,1299r-24,-68l3605,1164r-28,-66l3546,1034r-33,-63l3478,910r-37,-60l3401,792r-42,-57l3315,680r-45,-53l3222,575r-50,-50l3121,478r-53,-46l3013,388r-57,-42l2898,306r-60,-38l2777,233r-62,-33l2651,169r-66,-29l2519,114,2451,91,2382,70,2312,52,2241,36,2169,23,2097,13,2023,6,1948,1,1873,xe" fillcolor="#ffcf6b" stroked="f">
                  <v:path arrowok="t" o:connecttype="custom" o:connectlocs="1723,210;1504,240;1295,295;1095,373;907,472;733,592;574,729;430,884;305,1054;199,1238;114,1435;52,1642;13,1858;0,2083;13,2307;52,2524;114,2731;199,2927;305,3111;430,3282;574,3436;733,3574;907,3693;1095,3793;1295,3871;1504,3926;1723,3956;1948,3960;2169,3939;2382,3892;2585,3821;2777,3729;2956,3616;3121,3484;3270,3335;3401,3170;3513,2990;3605,2798;3676,2594;3722,2380;3744,2158;3740,1932;3710,1713;3655,1503;3577,1302;3478,1114;3359,939;3222,779;3068,636;2898,510;2715,404;2519,318;2312,256;2097,217;1873,204" o:connectangles="0,0,0,0,0,0,0,0,0,0,0,0,0,0,0,0,0,0,0,0,0,0,0,0,0,0,0,0,0,0,0,0,0,0,0,0,0,0,0,0,0,0,0,0,0,0,0,0,0,0,0,0,0,0,0"/>
                </v:shape>
                <v:shape id="Freeform 1380" o:spid="_x0000_s1067" style="position:absolute;left:4297;top:890;width:3072;height:3072;visibility:visible;mso-wrap-style:square;v-text-anchor:top" coordsize="3072,3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" path="m1536,r-77,2l1384,8r-75,9l1235,30r-72,16l1092,65r-69,23l955,114r-67,29l824,175r-63,35l700,248r-60,40l583,331r-55,46l475,425r-50,51l377,529r-46,55l288,641r-40,59l210,761r-35,63l143,889r-29,66l88,1023r-23,70l46,1164r-17,72l17,1309r-9,75l2,1460,,1536r2,77l8,1689r9,74l29,1837r17,72l65,1980r23,69l114,2117r29,67l175,2248r35,63l248,2372r40,60l331,2489r46,55l425,2597r50,50l528,2695r55,46l640,2784r60,41l761,2862r63,35l888,2929r67,29l1023,2984r69,23l1163,3026r72,17l1309,3055r75,10l1459,3070r77,2l1613,3070r75,-5l1763,3055r73,-12l1909,3026r70,-19l2049,2984r68,-26l2183,2929r65,-32l2311,2862r61,-37l2431,2784r57,-43l2543,2695r53,-48l2647,2597r48,-53l2741,2489r43,-57l2824,2372r38,-61l2897,2248r32,-64l2958,2117r26,-68l3007,1980r19,-71l3042,1837r13,-74l3064,1689r6,-76l3072,1536r-2,-76l3064,1384r-9,-75l3042,1236r-16,-72l3007,1093r-23,-70l2958,955r-29,-66l2897,824r-35,-63l2824,700r-40,-59l2741,584r-46,-55l2647,476r-51,-51l2543,377r-55,-46l2431,288r-59,-40l2311,210r-63,-35l2183,143r-66,-29l2049,88,1979,65,1909,46,1836,30,1763,17,1688,8,1613,2,1536,xe" fillcolor="#91c347" stroked="f">
                  <v:path arrowok="t" o:connecttype="custom" o:connectlocs="1384,898;1163,936;955,1004;761,1100;583,1221;425,1366;288,1531;175,1714;88,1913;29,2126;2,2350;8,2579;46,2799;114,3007;210,3201;331,3379;475,3537;640,3674;824,3787;1023,3874;1235,3933;1459,3960;1688,3955;1909,3916;2117,3848;2311,3752;2488,3631;2647,3487;2784,3322;2897,3138;2984,2939;3042,2727;3070,2503;3064,2274;3026,2054;2958,1845;2862,1651;2741,1474;2596,1315;2431,1178;2248,1065;2049,978;1836,920;1613,892" o:connectangles="0,0,0,0,0,0,0,0,0,0,0,0,0,0,0,0,0,0,0,0,0,0,0,0,0,0,0,0,0,0,0,0,0,0,0,0,0,0,0,0,0,0,0,0"/>
                </v:shape>
                <v:shape id="Freeform 1379" o:spid="_x0000_s1068" style="position:absolute;left:4697;top:1690;width:2273;height:2273;visibility:visible;mso-wrap-style:square;v-text-anchor:top" coordsize="2273,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" path="m1136,r-75,2l988,9,916,21,845,37,777,57,710,82r-65,29l583,143r-60,36l465,219r-55,43l358,308r-50,49l262,410r-43,55l179,522r-36,61l111,645,82,710,58,777,37,845,21,916,9,988r-7,73l,1136r2,74l9,1284r12,72l37,1426r21,69l82,1562r29,64l143,1689r36,60l219,1807r43,55l308,1914r50,49l410,2010r55,43l523,2092r60,36l645,2161r65,28l777,2214r68,21l916,2251r72,11l1061,2270r75,2l1211,2270r73,-8l1356,2251r70,-16l1495,2214r67,-25l1627,2161r62,-33l1749,2092r58,-39l1862,2010r52,-47l1964,1914r46,-52l2053,1807r40,-58l2129,1689r32,-63l2190,1562r24,-67l2235,1426r16,-70l2263,1284r7,-74l2272,1136r-2,-75l2263,988r-12,-72l2235,845r-21,-68l2190,710r-29,-65l2129,583r-36,-61l2053,465r-43,-55l1964,357r-50,-49l1862,262r-55,-43l1749,179r-60,-36l1627,111,1562,82,1495,57,1426,37,1356,21,1284,9,1211,2,1136,xe" fillcolor="#01a6e0" stroked="f">
                  <v:path arrowok="t" o:connecttype="custom" o:connectlocs="1061,1692;916,1711;777,1747;645,1801;523,1869;410,1952;308,2047;219,2155;143,2273;82,2400;37,2535;9,2678;0,2826;9,2974;37,3116;82,3252;143,3379;219,3497;308,3604;410,3700;523,3782;645,3851;777,3904;916,3941;1061,3960;1211,3960;1356,3941;1495,3904;1627,3851;1749,3782;1862,3700;1964,3604;2053,3497;2129,3379;2190,3252;2235,3116;2263,2974;2272,2826;2263,2678;2235,2535;2190,2400;2129,2273;2053,2155;1964,2047;1862,1952;1749,1869;1627,1801;1495,1747;1356,1711;1211,1692" o:connectangles="0,0,0,0,0,0,0,0,0,0,0,0,0,0,0,0,0,0,0,0,0,0,0,0,0,0,0,0,0,0,0,0,0,0,0,0,0,0,0,0,0,0,0,0,0,0,0,0,0,0"/>
                </v:shape>
                <v:shape id="Freeform 1378" o:spid="_x0000_s1069" style="position:absolute;left:5084;top:2464;width:1499;height:1499;visibility:visible;mso-wrap-style:square;v-text-anchor:top" coordsize="1499,1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" path="m749,l672,4,598,15,526,33,457,59,392,90r-62,38l272,171r-53,48l171,272r-43,58l90,392,59,457,33,526,15,598,4,672,,749r4,76l15,900r18,72l59,1040r31,66l128,1168r43,57l219,1279r53,48l330,1370r62,38l457,1439r69,25l598,1483r74,11l749,1498r76,-4l900,1483r72,-19l1041,1439r65,-31l1168,1370r57,-43l1279,1279r48,-54l1370,1168r38,-62l1439,1040r25,-68l1483,900r11,-75l1498,749r-4,-77l1483,598r-19,-72l1439,457r-31,-65l1370,330r-43,-58l1279,219r-54,-48l1168,128,1106,90,1041,59,972,33,900,15,825,4,749,xe" fillcolor="#007cbe" stroked="f">
                  <v:path arrowok="t" o:connecttype="custom" o:connectlocs="672,2468;526,2497;392,2554;272,2635;171,2736;90,2856;33,2990;4,3136;4,3289;33,3436;90,3570;171,3689;272,3791;392,3872;526,3928;672,3958;825,3958;972,3928;1106,3872;1225,3791;1327,3689;1408,3570;1464,3436;1494,3289;1494,3136;1464,2990;1408,2856;1327,2736;1225,2635;1106,2554;972,2497;825,2468" o:connectangles="0,0,0,0,0,0,0,0,0,0,0,0,0,0,0,0,0,0,0,0,0,0,0,0,0,0,0,0,0,0,0,0"/>
                </v:shape>
                <v:shape id="AutoShape 1377" o:spid="_x0000_s1070" style="position:absolute;left:5596;top:878;width:475;height:338;visibility:visible;mso-wrap-style:square;v-text-anchor:top" coordsize="475,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" path="m474,122l,122,237,337,474,122xm369,l105,r,122l369,122,369,xe" fillcolor="#ffcf6b" stroked="f">
                  <v:path arrowok="t" o:connecttype="custom" o:connectlocs="474,1000;0,1000;237,1215;474,1000;369,878;105,878;105,1000;369,1000;369,878" o:connectangles="0,0,0,0,0,0,0,0,0"/>
                </v:shape>
                <v:shape id="AutoShape 1376" o:spid="_x0000_s1071" style="position:absolute;left:5596;top:1677;width:475;height:338;visibility:visible;mso-wrap-style:square;v-text-anchor:top" coordsize="475,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" path="m474,122l,122,237,337,474,122xm369,l105,r,122l369,122,369,xe" fillcolor="#8ac23f" stroked="f">
                  <v:path arrowok="t" o:connecttype="custom" o:connectlocs="474,1799;0,1799;237,2014;474,1799;369,1677;105,1677;105,1799;369,1799;369,1677" o:connectangles="0,0,0,0,0,0,0,0,0"/>
                </v:shape>
                <v:shape id="AutoShape 1375" o:spid="_x0000_s1072" style="position:absolute;left:5596;top:2451;width:475;height:325;visibility:visible;mso-wrap-style:square;v-text-anchor:top" coordsize="475,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" path="m474,118l,118,237,325,474,118xm369,l105,r,118l369,118,369,xe" fillcolor="#01a6e0" stroked="f">
                  <v:path arrowok="t" o:connecttype="custom" o:connectlocs="474,2569;0,2569;237,2776;474,2569;369,2451;105,2451;105,2569;369,2569;369,2451" o:connectangles="0,0,0,0,0,0,0,0,0"/>
                </v:shape>
                <v:line id="Line 1374" o:spid="_x0000_s1073" style="position:absolute;visibility:visible;mso-wrap-style:square" from="6076,1055" to="6640,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" strokecolor="maroon" strokeweight=".22025mm"/>
                <v:line id="Line 1373" o:spid="_x0000_s1074" style="position:absolute;visibility:visible;mso-wrap-style:square" from="6076,1858" to="6640,1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" strokecolor="maroon" strokeweight=".22025mm"/>
                <v:line id="Line 1372" o:spid="_x0000_s1075" style="position:absolute;visibility:visible;mso-wrap-style:square" from="6076,2618" to="6640,2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" strokecolor="maroon" strokeweight=".22025mm"/>
                <v:shape id="Text Box 1371" o:spid="_x0000_s1076" type="#_x0000_t202" style="position:absolute;left:4944;top:505;width:3173;height:1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" filled="f" stroked="f">
                  <v:textbox inset="0,0,0,0">
                    <w:txbxContent>
                      <w:p w:rsidR="0009622D" w:rsidRDefault="0009622D">
                        <w:pPr>
                          <w:spacing w:line="167" w:lineRule="exact"/>
                          <w:ind w:left="145" w:right="1554"/>
                          <w:jc w:val="center"/>
                          <w:rPr>
                            <w:rFonts w:ascii="Arial"/>
                            <w:b/>
                            <w:sz w:val="15"/>
                          </w:rPr>
                        </w:pPr>
                        <w:bookmarkStart w:id="53" w:name="_bookmark5"/>
                        <w:bookmarkEnd w:id="53"/>
                        <w:r>
                          <w:rPr>
                            <w:rFonts w:ascii="Arial"/>
                            <w:b/>
                            <w:sz w:val="15"/>
                          </w:rPr>
                          <w:t>Design Trade Space</w:t>
                        </w:r>
                      </w:p>
                      <w:p w:rsidR="0009622D" w:rsidRDefault="0009622D">
                        <w:pPr>
                          <w:spacing w:before="4"/>
                          <w:rPr>
                            <w:sz w:val="21"/>
                          </w:rPr>
                        </w:pPr>
                      </w:p>
                      <w:p w:rsidR="0009622D" w:rsidRDefault="0009622D">
                        <w:pPr>
                          <w:ind w:left="1690"/>
                          <w:rPr>
                            <w:rFonts w:ascii="Arial-BoldItalicMT"/>
                            <w:b/>
                            <w:i/>
                            <w:sz w:val="13"/>
                          </w:rPr>
                        </w:pPr>
                        <w:r>
                          <w:rPr>
                            <w:rFonts w:ascii="Arial-BoldItalicMT"/>
                            <w:b/>
                            <w:i/>
                            <w:color w:val="800000"/>
                            <w:w w:val="105"/>
                            <w:sz w:val="13"/>
                          </w:rPr>
                          <w:t>Consensus Standards</w:t>
                        </w:r>
                      </w:p>
                      <w:p w:rsidR="0009622D" w:rsidRDefault="0009622D">
                        <w:pPr>
                          <w:spacing w:before="5"/>
                          <w:rPr>
                            <w:sz w:val="12"/>
                          </w:rPr>
                        </w:pPr>
                      </w:p>
                      <w:p w:rsidR="0009622D" w:rsidRDefault="0009622D">
                        <w:pPr>
                          <w:spacing w:line="242" w:lineRule="auto"/>
                          <w:ind w:right="1389" w:firstLine="8"/>
                          <w:jc w:val="center"/>
                          <w:rPr>
                            <w:rFonts w:ascii="Arial"/>
                            <w:b/>
                            <w:sz w:val="15"/>
                          </w:rPr>
                        </w:pPr>
                        <w:r>
                          <w:rPr>
                            <w:rFonts w:ascii="Arial"/>
                            <w:b/>
                            <w:sz w:val="15"/>
                          </w:rPr>
                          <w:t>Safe Operation Predictable Performance</w:t>
                        </w:r>
                      </w:p>
                      <w:p w:rsidR="0009622D" w:rsidRDefault="0009622D">
                        <w:pPr>
                          <w:spacing w:before="93" w:line="261" w:lineRule="auto"/>
                          <w:ind w:left="1690" w:right="112"/>
                          <w:rPr>
                            <w:rFonts w:ascii="Arial-BoldItalicMT"/>
                            <w:b/>
                            <w:i/>
                            <w:sz w:val="13"/>
                          </w:rPr>
                        </w:pPr>
                        <w:r>
                          <w:rPr>
                            <w:rFonts w:ascii="Arial-BoldItalicMT"/>
                            <w:b/>
                            <w:i/>
                            <w:color w:val="800000"/>
                            <w:w w:val="105"/>
                            <w:sz w:val="13"/>
                          </w:rPr>
                          <w:t>Intelligent Design Criteria / Constraints</w:t>
                        </w:r>
                      </w:p>
                    </w:txbxContent>
                  </v:textbox>
                </v:shape>
                <v:shape id="Text Box 1370" o:spid="_x0000_s1077" type="#_x0000_t202" style="position:absolute;left:5220;top:2028;width:1252;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" filled="f" stroked="f">
                  <v:textbox inset="0,0,0,0">
                    <w:txbxContent>
                      <w:p w:rsidR="0009622D" w:rsidRDefault="0009622D">
                        <w:pPr>
                          <w:spacing w:line="242" w:lineRule="auto"/>
                          <w:ind w:left="299" w:right="-9" w:hanging="300"/>
                          <w:rPr>
                            <w:rFonts w:ascii="Arial"/>
                            <w:b/>
                            <w:sz w:val="15"/>
                          </w:rPr>
                        </w:pPr>
                        <w:r>
                          <w:rPr>
                            <w:rFonts w:ascii="Arial"/>
                            <w:b/>
                            <w:sz w:val="15"/>
                          </w:rPr>
                          <w:t>Cost-Competitive Potential</w:t>
                        </w:r>
                      </w:p>
                    </w:txbxContent>
                  </v:textbox>
                </v:shape>
                <v:shape id="Text Box 1369" o:spid="_x0000_s1078" type="#_x0000_t202" style="position:absolute;left:6635;top:1977;width:841;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" filled="f" stroked="f">
                  <v:textbox inset="0,0,0,0">
                    <w:txbxContent>
                      <w:p w:rsidR="0009622D" w:rsidRDefault="0009622D">
                        <w:pPr>
                          <w:spacing w:before="2"/>
                          <w:rPr>
                            <w:rFonts w:ascii="Arial-BoldItalicMT"/>
                            <w:b/>
                            <w:i/>
                            <w:sz w:val="13"/>
                          </w:rPr>
                        </w:pPr>
                        <w:r>
                          <w:rPr>
                            <w:rFonts w:ascii="Arial-BoldItalicMT"/>
                            <w:b/>
                            <w:i/>
                            <w:color w:val="800000"/>
                            <w:w w:val="105"/>
                            <w:sz w:val="13"/>
                          </w:rPr>
                          <w:t>(Experience)</w:t>
                        </w:r>
                      </w:p>
                    </w:txbxContent>
                  </v:textbox>
                </v:shape>
                <v:shape id="Text Box 1368" o:spid="_x0000_s1079" type="#_x0000_t202" style="position:absolute;left:6635;top:2489;width:1478;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" filled="f" stroked="f">
                  <v:textbox inset="0,0,0,0">
                    <w:txbxContent>
                      <w:p w:rsidR="0009622D" w:rsidRDefault="0009622D">
                        <w:pPr>
                          <w:spacing w:before="2"/>
                          <w:rPr>
                            <w:rFonts w:ascii="Arial-BoldItalicMT"/>
                            <w:b/>
                            <w:i/>
                            <w:sz w:val="13"/>
                          </w:rPr>
                        </w:pPr>
                        <w:r>
                          <w:rPr>
                            <w:rFonts w:ascii="Arial-BoldItalicMT"/>
                            <w:b/>
                            <w:i/>
                            <w:color w:val="800000"/>
                            <w:w w:val="105"/>
                            <w:sz w:val="13"/>
                          </w:rPr>
                          <w:t>Systems Optimization</w:t>
                        </w:r>
                      </w:p>
                    </w:txbxContent>
                  </v:textbox>
                </v:shape>
                <v:shape id="Text Box 1367" o:spid="_x0000_s1080" type="#_x0000_t202" style="position:absolute;left:5347;top:2890;width:994;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" filled="f" stroked="f">
                  <v:textbox inset="0,0,0,0">
                    <w:txbxContent>
                      <w:p w:rsidR="0009622D" w:rsidRDefault="0009622D">
                        <w:pPr>
                          <w:spacing w:line="249" w:lineRule="auto"/>
                          <w:ind w:right="18" w:hanging="1"/>
                          <w:jc w:val="center"/>
                          <w:rPr>
                            <w:rFonts w:ascii="Arial"/>
                            <w:b/>
                            <w:sz w:val="15"/>
                          </w:rPr>
                        </w:pPr>
                        <w:r>
                          <w:rPr>
                            <w:rFonts w:ascii="Arial"/>
                            <w:b/>
                            <w:color w:val="FFFFFF"/>
                            <w:sz w:val="15"/>
                          </w:rPr>
                          <w:t xml:space="preserve">Mature Cost- Competitive </w:t>
                        </w:r>
                        <w:r>
                          <w:rPr>
                            <w:rFonts w:ascii="Arial"/>
                            <w:b/>
                            <w:color w:val="FFFFFF"/>
                            <w:spacing w:val="-3"/>
                            <w:sz w:val="15"/>
                          </w:rPr>
                          <w:t xml:space="preserve">Floating </w:t>
                        </w:r>
                        <w:r>
                          <w:rPr>
                            <w:rFonts w:ascii="Arial"/>
                            <w:b/>
                            <w:color w:val="FFFFFF"/>
                            <w:spacing w:val="-5"/>
                            <w:sz w:val="15"/>
                          </w:rPr>
                          <w:t xml:space="preserve">Wind </w:t>
                        </w:r>
                        <w:r>
                          <w:rPr>
                            <w:rFonts w:ascii="Arial"/>
                            <w:b/>
                            <w:color w:val="FFFFFF"/>
                            <w:spacing w:val="2"/>
                            <w:sz w:val="15"/>
                          </w:rPr>
                          <w:t>Systems</w:t>
                        </w:r>
                      </w:p>
                    </w:txbxContent>
                  </v:textbox>
                </v:shape>
                <w10:wrap type="topAndBottom" anchorx="page"/>
              </v:group>
            </w:pict>
          </mc:Fallback>
        </mc:AlternateContent>
      </w:r>
    </w:p>
    <w:p w:rsidR="00012D33" w:rsidRDefault="00012D33">
      <w:pPr>
        <w:pStyle w:val="BodyText"/>
        <w:spacing w:before="8"/>
        <w:rPr>
          <w:sz w:val="7"/>
        </w:rPr>
      </w:pPr>
    </w:p>
    <w:p w:rsidR="00012D33" w:rsidRDefault="0009622D">
      <w:pPr>
        <w:spacing w:before="67"/>
        <w:ind w:left="1539"/>
        <w:rPr>
          <w:sz w:val="18"/>
        </w:rPr>
      </w:pPr>
      <w:proofErr w:type="gramStart"/>
      <w:r>
        <w:rPr>
          <w:b/>
          <w:w w:val="110"/>
          <w:sz w:val="18"/>
        </w:rPr>
        <w:t>Figure  2</w:t>
      </w:r>
      <w:proofErr w:type="gramEnd"/>
      <w:r>
        <w:rPr>
          <w:b/>
          <w:w w:val="110"/>
          <w:sz w:val="18"/>
        </w:rPr>
        <w:t xml:space="preserve">:  </w:t>
      </w:r>
      <w:r>
        <w:rPr>
          <w:w w:val="110"/>
          <w:sz w:val="18"/>
        </w:rPr>
        <w:t>Narrowing the tradespace to accelerate floating system   optimization.</w:t>
      </w:r>
    </w:p>
    <w:p w:rsidR="00012D33" w:rsidRDefault="00012D33">
      <w:pPr>
        <w:pStyle w:val="BodyText"/>
        <w:rPr>
          <w:sz w:val="18"/>
        </w:rPr>
      </w:pPr>
    </w:p>
    <w:p w:rsidR="00012D33" w:rsidRDefault="00012D33">
      <w:pPr>
        <w:pStyle w:val="BodyText"/>
        <w:rPr>
          <w:sz w:val="18"/>
        </w:rPr>
      </w:pPr>
    </w:p>
    <w:p w:rsidR="00012D33" w:rsidRDefault="00012D33">
      <w:pPr>
        <w:pStyle w:val="BodyText"/>
        <w:rPr>
          <w:sz w:val="18"/>
        </w:rPr>
      </w:pPr>
    </w:p>
    <w:p w:rsidR="00012D33" w:rsidRDefault="00012D33">
      <w:pPr>
        <w:pStyle w:val="BodyText"/>
        <w:spacing w:before="6"/>
        <w:rPr>
          <w:sz w:val="14"/>
        </w:rPr>
      </w:pPr>
    </w:p>
    <w:p w:rsidR="00012D33" w:rsidRDefault="0009622D">
      <w:pPr>
        <w:pStyle w:val="Heading2"/>
        <w:numPr>
          <w:ilvl w:val="1"/>
          <w:numId w:val="13"/>
        </w:numPr>
        <w:tabs>
          <w:tab w:val="left" w:pos="713"/>
        </w:tabs>
        <w:ind w:left="712" w:hanging="612"/>
        <w:jc w:val="both"/>
      </w:pPr>
      <w:bookmarkStart w:id="54" w:name="Modeling_Framework"/>
      <w:bookmarkEnd w:id="54"/>
      <w:r>
        <w:rPr>
          <w:w w:val="110"/>
        </w:rPr>
        <w:t>Modeling</w:t>
      </w:r>
      <w:r>
        <w:rPr>
          <w:spacing w:val="61"/>
          <w:w w:val="110"/>
        </w:rPr>
        <w:t xml:space="preserve"> </w:t>
      </w:r>
      <w:r>
        <w:rPr>
          <w:spacing w:val="-4"/>
          <w:w w:val="110"/>
        </w:rPr>
        <w:t>Framework</w:t>
      </w:r>
    </w:p>
    <w:p w:rsidR="00012D33" w:rsidRDefault="0009622D">
      <w:pPr>
        <w:pStyle w:val="BodyText"/>
        <w:spacing w:before="153" w:line="273" w:lineRule="auto"/>
        <w:ind w:left="100" w:right="117"/>
        <w:jc w:val="both"/>
      </w:pPr>
      <w:r>
        <w:rPr>
          <w:w w:val="110"/>
        </w:rPr>
        <w:t>WISDEM</w:t>
      </w:r>
      <w:r>
        <w:rPr>
          <w:spacing w:val="-15"/>
          <w:w w:val="110"/>
        </w:rPr>
        <w:t xml:space="preserve"> </w:t>
      </w:r>
      <w:r>
        <w:rPr>
          <w:w w:val="110"/>
        </w:rPr>
        <w:t>is</w:t>
      </w:r>
      <w:r>
        <w:rPr>
          <w:spacing w:val="-14"/>
          <w:w w:val="110"/>
        </w:rPr>
        <w:t xml:space="preserve"> </w:t>
      </w:r>
      <w:r>
        <w:rPr>
          <w:w w:val="110"/>
        </w:rPr>
        <w:t>selected</w:t>
      </w:r>
      <w:r>
        <w:rPr>
          <w:spacing w:val="-14"/>
          <w:w w:val="110"/>
        </w:rPr>
        <w:t xml:space="preserve"> </w:t>
      </w:r>
      <w:r>
        <w:rPr>
          <w:w w:val="110"/>
        </w:rPr>
        <w:t>as</w:t>
      </w:r>
      <w:r>
        <w:rPr>
          <w:spacing w:val="-14"/>
          <w:w w:val="110"/>
        </w:rPr>
        <w:t xml:space="preserve"> </w:t>
      </w:r>
      <w:r>
        <w:rPr>
          <w:w w:val="110"/>
        </w:rPr>
        <w:t>the</w:t>
      </w:r>
      <w:r>
        <w:rPr>
          <w:spacing w:val="-14"/>
          <w:w w:val="110"/>
        </w:rPr>
        <w:t xml:space="preserve"> </w:t>
      </w:r>
      <w:r>
        <w:rPr>
          <w:w w:val="110"/>
        </w:rPr>
        <w:t>platform</w:t>
      </w:r>
      <w:r>
        <w:rPr>
          <w:spacing w:val="-14"/>
          <w:w w:val="110"/>
        </w:rPr>
        <w:t xml:space="preserve"> </w:t>
      </w:r>
      <w:r>
        <w:rPr>
          <w:w w:val="110"/>
        </w:rPr>
        <w:t>for</w:t>
      </w:r>
      <w:r>
        <w:rPr>
          <w:spacing w:val="-14"/>
          <w:w w:val="110"/>
        </w:rPr>
        <w:t xml:space="preserve"> </w:t>
      </w:r>
      <w:r>
        <w:rPr>
          <w:w w:val="110"/>
        </w:rPr>
        <w:t>development</w:t>
      </w:r>
      <w:r>
        <w:rPr>
          <w:spacing w:val="-14"/>
          <w:w w:val="110"/>
        </w:rPr>
        <w:t xml:space="preserve"> </w:t>
      </w:r>
      <w:r>
        <w:rPr>
          <w:w w:val="110"/>
        </w:rPr>
        <w:t>of</w:t>
      </w:r>
      <w:r>
        <w:rPr>
          <w:spacing w:val="-14"/>
          <w:w w:val="110"/>
        </w:rPr>
        <w:t xml:space="preserve"> </w:t>
      </w:r>
      <w:r>
        <w:rPr>
          <w:w w:val="110"/>
        </w:rPr>
        <w:t>the</w:t>
      </w:r>
      <w:r>
        <w:rPr>
          <w:spacing w:val="-14"/>
          <w:w w:val="110"/>
        </w:rPr>
        <w:t xml:space="preserve"> </w:t>
      </w:r>
      <w:r>
        <w:rPr>
          <w:w w:val="110"/>
        </w:rPr>
        <w:t>design</w:t>
      </w:r>
      <w:r>
        <w:rPr>
          <w:spacing w:val="-14"/>
          <w:w w:val="110"/>
        </w:rPr>
        <w:t xml:space="preserve"> </w:t>
      </w:r>
      <w:r>
        <w:rPr>
          <w:w w:val="110"/>
        </w:rPr>
        <w:t>framework</w:t>
      </w:r>
      <w:r>
        <w:rPr>
          <w:spacing w:val="-14"/>
          <w:w w:val="110"/>
        </w:rPr>
        <w:t xml:space="preserve"> </w:t>
      </w:r>
      <w:r>
        <w:rPr>
          <w:w w:val="110"/>
        </w:rPr>
        <w:t>envisioned</w:t>
      </w:r>
      <w:r>
        <w:rPr>
          <w:spacing w:val="-14"/>
          <w:w w:val="110"/>
        </w:rPr>
        <w:t xml:space="preserve"> </w:t>
      </w:r>
      <w:r>
        <w:rPr>
          <w:w w:val="110"/>
        </w:rPr>
        <w:t>in</w:t>
      </w:r>
      <w:r>
        <w:rPr>
          <w:spacing w:val="-14"/>
          <w:w w:val="110"/>
        </w:rPr>
        <w:t xml:space="preserve"> </w:t>
      </w:r>
      <w:r>
        <w:rPr>
          <w:w w:val="110"/>
        </w:rPr>
        <w:t>this</w:t>
      </w:r>
      <w:r>
        <w:rPr>
          <w:spacing w:val="-14"/>
          <w:w w:val="110"/>
        </w:rPr>
        <w:t xml:space="preserve"> </w:t>
      </w:r>
      <w:r>
        <w:rPr>
          <w:w w:val="110"/>
        </w:rPr>
        <w:t>paper.</w:t>
      </w:r>
      <w:r>
        <w:rPr>
          <w:spacing w:val="4"/>
          <w:w w:val="110"/>
        </w:rPr>
        <w:t xml:space="preserve"> </w:t>
      </w:r>
      <w:r>
        <w:rPr>
          <w:w w:val="110"/>
        </w:rPr>
        <w:t xml:space="preserve">The Wind-Plant Integrated System Design and Engineering Model (WISDEM), developed </w:t>
      </w:r>
      <w:r>
        <w:rPr>
          <w:spacing w:val="-3"/>
          <w:w w:val="110"/>
        </w:rPr>
        <w:t xml:space="preserve">by </w:t>
      </w:r>
      <w:r>
        <w:rPr>
          <w:w w:val="110"/>
        </w:rPr>
        <w:t>NREL, is a set of integrated modules that creates a virtual, vertically integrated wind plant. The models use engineering principles</w:t>
      </w:r>
      <w:r>
        <w:rPr>
          <w:spacing w:val="-24"/>
          <w:w w:val="110"/>
        </w:rPr>
        <w:t xml:space="preserve"> </w:t>
      </w:r>
      <w:r>
        <w:rPr>
          <w:w w:val="110"/>
        </w:rPr>
        <w:t>for</w:t>
      </w:r>
      <w:r>
        <w:rPr>
          <w:spacing w:val="-24"/>
          <w:w w:val="110"/>
        </w:rPr>
        <w:t xml:space="preserve"> </w:t>
      </w:r>
      <w:r>
        <w:rPr>
          <w:w w:val="110"/>
        </w:rPr>
        <w:t>conceptual</w:t>
      </w:r>
      <w:r>
        <w:rPr>
          <w:spacing w:val="-24"/>
          <w:w w:val="110"/>
        </w:rPr>
        <w:t xml:space="preserve"> </w:t>
      </w:r>
      <w:r>
        <w:rPr>
          <w:w w:val="110"/>
        </w:rPr>
        <w:t>design</w:t>
      </w:r>
      <w:r>
        <w:rPr>
          <w:spacing w:val="-24"/>
          <w:w w:val="110"/>
        </w:rPr>
        <w:t xml:space="preserve"> </w:t>
      </w:r>
      <w:r>
        <w:rPr>
          <w:w w:val="110"/>
        </w:rPr>
        <w:t>and</w:t>
      </w:r>
      <w:r>
        <w:rPr>
          <w:spacing w:val="-24"/>
          <w:w w:val="110"/>
        </w:rPr>
        <w:t xml:space="preserve"> </w:t>
      </w:r>
      <w:r>
        <w:rPr>
          <w:w w:val="110"/>
        </w:rPr>
        <w:t>preliminary</w:t>
      </w:r>
      <w:r>
        <w:rPr>
          <w:spacing w:val="-24"/>
          <w:w w:val="110"/>
        </w:rPr>
        <w:t xml:space="preserve"> </w:t>
      </w:r>
      <w:r>
        <w:rPr>
          <w:w w:val="110"/>
        </w:rPr>
        <w:t>analysis,</w:t>
      </w:r>
      <w:r>
        <w:rPr>
          <w:spacing w:val="-21"/>
          <w:w w:val="110"/>
        </w:rPr>
        <w:t xml:space="preserve"> </w:t>
      </w:r>
      <w:r>
        <w:rPr>
          <w:w w:val="110"/>
        </w:rPr>
        <w:t>and</w:t>
      </w:r>
      <w:r>
        <w:rPr>
          <w:spacing w:val="-24"/>
          <w:w w:val="110"/>
        </w:rPr>
        <w:t xml:space="preserve"> </w:t>
      </w:r>
      <w:r>
        <w:rPr>
          <w:w w:val="110"/>
        </w:rPr>
        <w:t>link</w:t>
      </w:r>
      <w:r>
        <w:rPr>
          <w:spacing w:val="-24"/>
          <w:w w:val="110"/>
        </w:rPr>
        <w:t xml:space="preserve"> </w:t>
      </w:r>
      <w:r>
        <w:rPr>
          <w:w w:val="110"/>
        </w:rPr>
        <w:t>to</w:t>
      </w:r>
      <w:r>
        <w:rPr>
          <w:spacing w:val="-24"/>
          <w:w w:val="110"/>
        </w:rPr>
        <w:t xml:space="preserve"> </w:t>
      </w:r>
      <w:r>
        <w:rPr>
          <w:w w:val="110"/>
        </w:rPr>
        <w:t>financial</w:t>
      </w:r>
      <w:r>
        <w:rPr>
          <w:spacing w:val="-24"/>
          <w:w w:val="110"/>
        </w:rPr>
        <w:t xml:space="preserve"> </w:t>
      </w:r>
      <w:r>
        <w:rPr>
          <w:w w:val="110"/>
        </w:rPr>
        <w:t>modules</w:t>
      </w:r>
      <w:r>
        <w:rPr>
          <w:spacing w:val="-24"/>
          <w:w w:val="110"/>
        </w:rPr>
        <w:t xml:space="preserve"> </w:t>
      </w:r>
      <w:r>
        <w:rPr>
          <w:w w:val="110"/>
        </w:rPr>
        <w:t>for</w:t>
      </w:r>
      <w:r>
        <w:rPr>
          <w:spacing w:val="-24"/>
          <w:w w:val="110"/>
        </w:rPr>
        <w:t xml:space="preserve"> </w:t>
      </w:r>
      <w:r>
        <w:rPr>
          <w:w w:val="110"/>
        </w:rPr>
        <w:t>LCOE</w:t>
      </w:r>
      <w:r>
        <w:rPr>
          <w:spacing w:val="-24"/>
          <w:w w:val="110"/>
        </w:rPr>
        <w:t xml:space="preserve"> </w:t>
      </w:r>
      <w:r>
        <w:rPr>
          <w:w w:val="110"/>
        </w:rPr>
        <w:t xml:space="preserve">estimation. The modules can </w:t>
      </w:r>
      <w:r>
        <w:rPr>
          <w:spacing w:val="2"/>
          <w:w w:val="110"/>
        </w:rPr>
        <w:t xml:space="preserve">be </w:t>
      </w:r>
      <w:r>
        <w:rPr>
          <w:w w:val="110"/>
        </w:rPr>
        <w:t>thought of as templates</w:t>
      </w:r>
      <w:del w:id="55" w:author="Musial, Walter" w:date="2018-09-27T17:00:00Z">
        <w:r w:rsidDel="00A61156">
          <w:rPr>
            <w:w w:val="110"/>
          </w:rPr>
          <w:delText xml:space="preserve">, in that they </w:delText>
        </w:r>
      </w:del>
      <w:ins w:id="56" w:author="Musial, Walter" w:date="2018-09-27T17:01:00Z">
        <w:r w:rsidR="00A61156">
          <w:rPr>
            <w:w w:val="110"/>
          </w:rPr>
          <w:t xml:space="preserve"> that </w:t>
        </w:r>
      </w:ins>
      <w:r>
        <w:rPr>
          <w:w w:val="110"/>
        </w:rPr>
        <w:t xml:space="preserve">can </w:t>
      </w:r>
      <w:r>
        <w:rPr>
          <w:spacing w:val="2"/>
          <w:w w:val="110"/>
        </w:rPr>
        <w:t xml:space="preserve">be </w:t>
      </w:r>
      <w:r>
        <w:rPr>
          <w:w w:val="110"/>
        </w:rPr>
        <w:t xml:space="preserve">easily </w:t>
      </w:r>
      <w:r>
        <w:rPr>
          <w:spacing w:val="-3"/>
          <w:w w:val="110"/>
        </w:rPr>
        <w:t xml:space="preserve">tweaked </w:t>
      </w:r>
      <w:del w:id="57" w:author="Musial, Walter" w:date="2018-09-27T17:01:00Z">
        <w:r w:rsidDel="00A61156">
          <w:rPr>
            <w:w w:val="110"/>
          </w:rPr>
          <w:delText>for</w:delText>
        </w:r>
      </w:del>
      <w:ins w:id="58" w:author="Musial, Walter" w:date="2018-09-27T17:01:00Z">
        <w:r w:rsidR="00A61156">
          <w:rPr>
            <w:w w:val="110"/>
          </w:rPr>
          <w:t>to answer</w:t>
        </w:r>
      </w:ins>
      <w:r>
        <w:rPr>
          <w:w w:val="110"/>
        </w:rPr>
        <w:t xml:space="preserve"> </w:t>
      </w:r>
      <w:ins w:id="59" w:author="Musial, Walter" w:date="2018-09-27T17:01:00Z">
        <w:r w:rsidR="00A61156">
          <w:rPr>
            <w:w w:val="110"/>
          </w:rPr>
          <w:t xml:space="preserve">a wide variety of </w:t>
        </w:r>
      </w:ins>
      <w:del w:id="60" w:author="Musial, Walter" w:date="2018-09-27T17:01:00Z">
        <w:r w:rsidDel="00A61156">
          <w:rPr>
            <w:w w:val="110"/>
          </w:rPr>
          <w:delText xml:space="preserve">any </w:delText>
        </w:r>
      </w:del>
      <w:r>
        <w:rPr>
          <w:w w:val="110"/>
        </w:rPr>
        <w:t>analysis question</w:t>
      </w:r>
      <w:ins w:id="61" w:author="Musial, Walter" w:date="2018-09-27T17:01:00Z">
        <w:r w:rsidR="00A61156">
          <w:rPr>
            <w:w w:val="110"/>
          </w:rPr>
          <w:t>s</w:t>
        </w:r>
      </w:ins>
      <w:r>
        <w:rPr>
          <w:w w:val="110"/>
        </w:rPr>
        <w:t xml:space="preserve"> </w:t>
      </w:r>
      <w:r>
        <w:rPr>
          <w:spacing w:val="-3"/>
          <w:w w:val="110"/>
        </w:rPr>
        <w:t xml:space="preserve">by </w:t>
      </w:r>
      <w:r>
        <w:rPr>
          <w:w w:val="110"/>
        </w:rPr>
        <w:t xml:space="preserve">considering any variable a design variable and any output an optimization objective or constraint. </w:t>
      </w:r>
      <w:r>
        <w:rPr>
          <w:spacing w:val="47"/>
          <w:w w:val="110"/>
        </w:rPr>
        <w:t xml:space="preserve"> </w:t>
      </w:r>
      <w:r>
        <w:rPr>
          <w:w w:val="110"/>
        </w:rPr>
        <w:t>The</w:t>
      </w:r>
    </w:p>
    <w:p w:rsidR="00012D33" w:rsidRDefault="00012D33">
      <w:pPr>
        <w:spacing w:line="273" w:lineRule="auto"/>
        <w:jc w:val="both"/>
        <w:sectPr w:rsidR="00012D33">
          <w:pgSz w:w="12240" w:h="15840"/>
          <w:pgMar w:top="1380" w:right="1320" w:bottom="980" w:left="1340" w:header="0" w:footer="792" w:gutter="0"/>
          <w:cols w:space="720"/>
        </w:sectPr>
      </w:pPr>
    </w:p>
    <w:p w:rsidR="00012D33" w:rsidRDefault="0009622D">
      <w:pPr>
        <w:pStyle w:val="BodyText"/>
        <w:spacing w:before="52" w:line="273" w:lineRule="auto"/>
        <w:ind w:left="120"/>
      </w:pPr>
      <w:r>
        <w:rPr>
          <w:w w:val="105"/>
        </w:rPr>
        <w:t xml:space="preserve">WISDEM modules are built around the </w:t>
      </w:r>
      <w:proofErr w:type="spellStart"/>
      <w:r>
        <w:rPr>
          <w:w w:val="105"/>
        </w:rPr>
        <w:t>OpenMDAO</w:t>
      </w:r>
      <w:proofErr w:type="spellEnd"/>
      <w:r>
        <w:rPr>
          <w:w w:val="105"/>
        </w:rPr>
        <w:t xml:space="preserve"> library </w:t>
      </w:r>
      <w:hyperlink w:anchor="_bookmark49" w:history="1">
        <w:r>
          <w:rPr>
            <w:w w:val="105"/>
          </w:rPr>
          <w:t>[15]</w:t>
        </w:r>
      </w:hyperlink>
      <w:r>
        <w:rPr>
          <w:w w:val="105"/>
        </w:rPr>
        <w:t>, allowing for the modules to be exercised individually for component analysis or in unison for turbine or plant level studies.</w:t>
      </w:r>
    </w:p>
    <w:p w:rsidR="00012D33" w:rsidRDefault="00F23B9E">
      <w:pPr>
        <w:pStyle w:val="BodyText"/>
        <w:spacing w:before="11"/>
        <w:rPr>
          <w:sz w:val="14"/>
        </w:rPr>
      </w:pPr>
      <w:r>
        <w:rPr>
          <w:noProof/>
        </w:rPr>
        <mc:AlternateContent>
          <mc:Choice Requires="wpg">
            <w:drawing>
              <wp:anchor distT="0" distB="0" distL="0" distR="0" simplePos="0" relativeHeight="251583488" behindDoc="0" locked="0" layoutInCell="1" allowOverlap="1" wp14:anchorId="6426F606" wp14:editId="656EF41E">
                <wp:simplePos x="0" y="0"/>
                <wp:positionH relativeFrom="page">
                  <wp:posOffset>1600200</wp:posOffset>
                </wp:positionH>
                <wp:positionV relativeFrom="paragraph">
                  <wp:posOffset>133985</wp:posOffset>
                </wp:positionV>
                <wp:extent cx="4572635" cy="2400935"/>
                <wp:effectExtent l="0" t="6985" r="0" b="1905"/>
                <wp:wrapTopAndBottom/>
                <wp:docPr id="1256" name="Group 1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635" cy="2400935"/>
                          <a:chOff x="2520" y="211"/>
                          <a:chExt cx="7201" cy="3781"/>
                        </a:xfrm>
                      </wpg:grpSpPr>
                      <wps:wsp>
                        <wps:cNvPr id="1257" name="Freeform 1365"/>
                        <wps:cNvSpPr>
                          <a:spLocks/>
                        </wps:cNvSpPr>
                        <wps:spPr bwMode="auto">
                          <a:xfrm>
                            <a:off x="2533" y="224"/>
                            <a:ext cx="7175" cy="3755"/>
                          </a:xfrm>
                          <a:custGeom>
                            <a:avLst/>
                            <a:gdLst>
                              <a:gd name="T0" fmla="+- 0 2533 2533"/>
                              <a:gd name="T1" fmla="*/ T0 w 7175"/>
                              <a:gd name="T2" fmla="+- 0 312 224"/>
                              <a:gd name="T3" fmla="*/ 312 h 3755"/>
                              <a:gd name="T4" fmla="+- 0 2540 2533"/>
                              <a:gd name="T5" fmla="*/ T4 w 7175"/>
                              <a:gd name="T6" fmla="+- 0 278 224"/>
                              <a:gd name="T7" fmla="*/ 278 h 3755"/>
                              <a:gd name="T8" fmla="+- 0 2558 2533"/>
                              <a:gd name="T9" fmla="*/ T8 w 7175"/>
                              <a:gd name="T10" fmla="+- 0 250 224"/>
                              <a:gd name="T11" fmla="*/ 250 h 3755"/>
                              <a:gd name="T12" fmla="+- 0 2586 2533"/>
                              <a:gd name="T13" fmla="*/ T12 w 7175"/>
                              <a:gd name="T14" fmla="+- 0 231 224"/>
                              <a:gd name="T15" fmla="*/ 231 h 3755"/>
                              <a:gd name="T16" fmla="+- 0 2620 2533"/>
                              <a:gd name="T17" fmla="*/ T16 w 7175"/>
                              <a:gd name="T18" fmla="+- 0 224 224"/>
                              <a:gd name="T19" fmla="*/ 224 h 3755"/>
                              <a:gd name="T20" fmla="+- 0 9620 2533"/>
                              <a:gd name="T21" fmla="*/ T20 w 7175"/>
                              <a:gd name="T22" fmla="+- 0 224 224"/>
                              <a:gd name="T23" fmla="*/ 224 h 3755"/>
                              <a:gd name="T24" fmla="+- 0 9654 2533"/>
                              <a:gd name="T25" fmla="*/ T24 w 7175"/>
                              <a:gd name="T26" fmla="+- 0 231 224"/>
                              <a:gd name="T27" fmla="*/ 231 h 3755"/>
                              <a:gd name="T28" fmla="+- 0 9682 2533"/>
                              <a:gd name="T29" fmla="*/ T28 w 7175"/>
                              <a:gd name="T30" fmla="+- 0 250 224"/>
                              <a:gd name="T31" fmla="*/ 250 h 3755"/>
                              <a:gd name="T32" fmla="+- 0 9701 2533"/>
                              <a:gd name="T33" fmla="*/ T32 w 7175"/>
                              <a:gd name="T34" fmla="+- 0 278 224"/>
                              <a:gd name="T35" fmla="*/ 278 h 3755"/>
                              <a:gd name="T36" fmla="+- 0 9707 2533"/>
                              <a:gd name="T37" fmla="*/ T36 w 7175"/>
                              <a:gd name="T38" fmla="+- 0 312 224"/>
                              <a:gd name="T39" fmla="*/ 312 h 3755"/>
                              <a:gd name="T40" fmla="+- 0 9707 2533"/>
                              <a:gd name="T41" fmla="*/ T40 w 7175"/>
                              <a:gd name="T42" fmla="+- 0 3891 224"/>
                              <a:gd name="T43" fmla="*/ 3891 h 3755"/>
                              <a:gd name="T44" fmla="+- 0 9701 2533"/>
                              <a:gd name="T45" fmla="*/ T44 w 7175"/>
                              <a:gd name="T46" fmla="+- 0 3925 224"/>
                              <a:gd name="T47" fmla="*/ 3925 h 3755"/>
                              <a:gd name="T48" fmla="+- 0 9682 2533"/>
                              <a:gd name="T49" fmla="*/ T48 w 7175"/>
                              <a:gd name="T50" fmla="+- 0 3953 224"/>
                              <a:gd name="T51" fmla="*/ 3953 h 3755"/>
                              <a:gd name="T52" fmla="+- 0 9654 2533"/>
                              <a:gd name="T53" fmla="*/ T52 w 7175"/>
                              <a:gd name="T54" fmla="+- 0 3972 224"/>
                              <a:gd name="T55" fmla="*/ 3972 h 3755"/>
                              <a:gd name="T56" fmla="+- 0 9620 2533"/>
                              <a:gd name="T57" fmla="*/ T56 w 7175"/>
                              <a:gd name="T58" fmla="+- 0 3978 224"/>
                              <a:gd name="T59" fmla="*/ 3978 h 3755"/>
                              <a:gd name="T60" fmla="+- 0 2620 2533"/>
                              <a:gd name="T61" fmla="*/ T60 w 7175"/>
                              <a:gd name="T62" fmla="+- 0 3978 224"/>
                              <a:gd name="T63" fmla="*/ 3978 h 3755"/>
                              <a:gd name="T64" fmla="+- 0 2586 2533"/>
                              <a:gd name="T65" fmla="*/ T64 w 7175"/>
                              <a:gd name="T66" fmla="+- 0 3972 224"/>
                              <a:gd name="T67" fmla="*/ 3972 h 3755"/>
                              <a:gd name="T68" fmla="+- 0 2558 2533"/>
                              <a:gd name="T69" fmla="*/ T68 w 7175"/>
                              <a:gd name="T70" fmla="+- 0 3953 224"/>
                              <a:gd name="T71" fmla="*/ 3953 h 3755"/>
                              <a:gd name="T72" fmla="+- 0 2540 2533"/>
                              <a:gd name="T73" fmla="*/ T72 w 7175"/>
                              <a:gd name="T74" fmla="+- 0 3925 224"/>
                              <a:gd name="T75" fmla="*/ 3925 h 3755"/>
                              <a:gd name="T76" fmla="+- 0 2533 2533"/>
                              <a:gd name="T77" fmla="*/ T76 w 7175"/>
                              <a:gd name="T78" fmla="+- 0 3891 224"/>
                              <a:gd name="T79" fmla="*/ 3891 h 3755"/>
                              <a:gd name="T80" fmla="+- 0 2533 2533"/>
                              <a:gd name="T81" fmla="*/ T80 w 7175"/>
                              <a:gd name="T82" fmla="+- 0 312 224"/>
                              <a:gd name="T83" fmla="*/ 312 h 37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175" h="3755">
                                <a:moveTo>
                                  <a:pt x="0" y="88"/>
                                </a:moveTo>
                                <a:lnTo>
                                  <a:pt x="7" y="54"/>
                                </a:lnTo>
                                <a:lnTo>
                                  <a:pt x="25" y="26"/>
                                </a:lnTo>
                                <a:lnTo>
                                  <a:pt x="53" y="7"/>
                                </a:lnTo>
                                <a:lnTo>
                                  <a:pt x="87" y="0"/>
                                </a:lnTo>
                                <a:lnTo>
                                  <a:pt x="7087" y="0"/>
                                </a:lnTo>
                                <a:lnTo>
                                  <a:pt x="7121" y="7"/>
                                </a:lnTo>
                                <a:lnTo>
                                  <a:pt x="7149" y="26"/>
                                </a:lnTo>
                                <a:lnTo>
                                  <a:pt x="7168" y="54"/>
                                </a:lnTo>
                                <a:lnTo>
                                  <a:pt x="7174" y="88"/>
                                </a:lnTo>
                                <a:lnTo>
                                  <a:pt x="7174" y="3667"/>
                                </a:lnTo>
                                <a:lnTo>
                                  <a:pt x="7168" y="3701"/>
                                </a:lnTo>
                                <a:lnTo>
                                  <a:pt x="7149" y="3729"/>
                                </a:lnTo>
                                <a:lnTo>
                                  <a:pt x="7121" y="3748"/>
                                </a:lnTo>
                                <a:lnTo>
                                  <a:pt x="7087" y="3754"/>
                                </a:lnTo>
                                <a:lnTo>
                                  <a:pt x="87" y="3754"/>
                                </a:lnTo>
                                <a:lnTo>
                                  <a:pt x="53" y="3748"/>
                                </a:lnTo>
                                <a:lnTo>
                                  <a:pt x="25" y="3729"/>
                                </a:lnTo>
                                <a:lnTo>
                                  <a:pt x="7" y="3701"/>
                                </a:lnTo>
                                <a:lnTo>
                                  <a:pt x="0" y="3667"/>
                                </a:lnTo>
                                <a:lnTo>
                                  <a:pt x="0" y="88"/>
                                </a:lnTo>
                                <a:close/>
                              </a:path>
                            </a:pathLst>
                          </a:custGeom>
                          <a:noFill/>
                          <a:ln w="162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8" name="Rectangle 1364"/>
                        <wps:cNvSpPr>
                          <a:spLocks noChangeArrowheads="1"/>
                        </wps:cNvSpPr>
                        <wps:spPr bwMode="auto">
                          <a:xfrm>
                            <a:off x="2606" y="2632"/>
                            <a:ext cx="1377" cy="718"/>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59" name="Picture 13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751" y="2820"/>
                            <a:ext cx="1001" cy="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0" name="Picture 13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759" y="2837"/>
                            <a:ext cx="1009" cy="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1" name="Picture 136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768" y="2862"/>
                            <a:ext cx="1035"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2" name="Picture 13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824" y="2910"/>
                            <a:ext cx="924"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63" name="Freeform 1359"/>
                        <wps:cNvSpPr>
                          <a:spLocks/>
                        </wps:cNvSpPr>
                        <wps:spPr bwMode="auto">
                          <a:xfrm>
                            <a:off x="2824" y="2910"/>
                            <a:ext cx="924" cy="343"/>
                          </a:xfrm>
                          <a:custGeom>
                            <a:avLst/>
                            <a:gdLst>
                              <a:gd name="T0" fmla="+- 0 3690 2824"/>
                              <a:gd name="T1" fmla="*/ T0 w 924"/>
                              <a:gd name="T2" fmla="+- 0 2910 2910"/>
                              <a:gd name="T3" fmla="*/ 2910 h 343"/>
                              <a:gd name="T4" fmla="+- 0 2881 2824"/>
                              <a:gd name="T5" fmla="*/ T4 w 924"/>
                              <a:gd name="T6" fmla="+- 0 2910 2910"/>
                              <a:gd name="T7" fmla="*/ 2910 h 343"/>
                              <a:gd name="T8" fmla="+- 0 2858 2824"/>
                              <a:gd name="T9" fmla="*/ T8 w 924"/>
                              <a:gd name="T10" fmla="+- 0 2914 2910"/>
                              <a:gd name="T11" fmla="*/ 2914 h 343"/>
                              <a:gd name="T12" fmla="+- 0 2840 2824"/>
                              <a:gd name="T13" fmla="*/ T12 w 924"/>
                              <a:gd name="T14" fmla="+- 0 2926 2910"/>
                              <a:gd name="T15" fmla="*/ 2926 h 343"/>
                              <a:gd name="T16" fmla="+- 0 2828 2824"/>
                              <a:gd name="T17" fmla="*/ T16 w 924"/>
                              <a:gd name="T18" fmla="+- 0 2944 2910"/>
                              <a:gd name="T19" fmla="*/ 2944 h 343"/>
                              <a:gd name="T20" fmla="+- 0 2824 2824"/>
                              <a:gd name="T21" fmla="*/ T20 w 924"/>
                              <a:gd name="T22" fmla="+- 0 2967 2910"/>
                              <a:gd name="T23" fmla="*/ 2967 h 343"/>
                              <a:gd name="T24" fmla="+- 0 2824 2824"/>
                              <a:gd name="T25" fmla="*/ T24 w 924"/>
                              <a:gd name="T26" fmla="+- 0 3195 2910"/>
                              <a:gd name="T27" fmla="*/ 3195 h 343"/>
                              <a:gd name="T28" fmla="+- 0 2828 2824"/>
                              <a:gd name="T29" fmla="*/ T28 w 924"/>
                              <a:gd name="T30" fmla="+- 0 3217 2910"/>
                              <a:gd name="T31" fmla="*/ 3217 h 343"/>
                              <a:gd name="T32" fmla="+- 0 2840 2824"/>
                              <a:gd name="T33" fmla="*/ T32 w 924"/>
                              <a:gd name="T34" fmla="+- 0 3235 2910"/>
                              <a:gd name="T35" fmla="*/ 3235 h 343"/>
                              <a:gd name="T36" fmla="+- 0 2858 2824"/>
                              <a:gd name="T37" fmla="*/ T36 w 924"/>
                              <a:gd name="T38" fmla="+- 0 3247 2910"/>
                              <a:gd name="T39" fmla="*/ 3247 h 343"/>
                              <a:gd name="T40" fmla="+- 0 2881 2824"/>
                              <a:gd name="T41" fmla="*/ T40 w 924"/>
                              <a:gd name="T42" fmla="+- 0 3252 2910"/>
                              <a:gd name="T43" fmla="*/ 3252 h 343"/>
                              <a:gd name="T44" fmla="+- 0 3690 2824"/>
                              <a:gd name="T45" fmla="*/ T44 w 924"/>
                              <a:gd name="T46" fmla="+- 0 3252 2910"/>
                              <a:gd name="T47" fmla="*/ 3252 h 343"/>
                              <a:gd name="T48" fmla="+- 0 3712 2824"/>
                              <a:gd name="T49" fmla="*/ T48 w 924"/>
                              <a:gd name="T50" fmla="+- 0 3247 2910"/>
                              <a:gd name="T51" fmla="*/ 3247 h 343"/>
                              <a:gd name="T52" fmla="+- 0 3730 2824"/>
                              <a:gd name="T53" fmla="*/ T52 w 924"/>
                              <a:gd name="T54" fmla="+- 0 3235 2910"/>
                              <a:gd name="T55" fmla="*/ 3235 h 343"/>
                              <a:gd name="T56" fmla="+- 0 3743 2824"/>
                              <a:gd name="T57" fmla="*/ T56 w 924"/>
                              <a:gd name="T58" fmla="+- 0 3217 2910"/>
                              <a:gd name="T59" fmla="*/ 3217 h 343"/>
                              <a:gd name="T60" fmla="+- 0 3747 2824"/>
                              <a:gd name="T61" fmla="*/ T60 w 924"/>
                              <a:gd name="T62" fmla="+- 0 3195 2910"/>
                              <a:gd name="T63" fmla="*/ 3195 h 343"/>
                              <a:gd name="T64" fmla="+- 0 3747 2824"/>
                              <a:gd name="T65" fmla="*/ T64 w 924"/>
                              <a:gd name="T66" fmla="+- 0 2967 2910"/>
                              <a:gd name="T67" fmla="*/ 2967 h 343"/>
                              <a:gd name="T68" fmla="+- 0 3743 2824"/>
                              <a:gd name="T69" fmla="*/ T68 w 924"/>
                              <a:gd name="T70" fmla="+- 0 2944 2910"/>
                              <a:gd name="T71" fmla="*/ 2944 h 343"/>
                              <a:gd name="T72" fmla="+- 0 3730 2824"/>
                              <a:gd name="T73" fmla="*/ T72 w 924"/>
                              <a:gd name="T74" fmla="+- 0 2926 2910"/>
                              <a:gd name="T75" fmla="*/ 2926 h 343"/>
                              <a:gd name="T76" fmla="+- 0 3712 2824"/>
                              <a:gd name="T77" fmla="*/ T76 w 924"/>
                              <a:gd name="T78" fmla="+- 0 2914 2910"/>
                              <a:gd name="T79" fmla="*/ 2914 h 343"/>
                              <a:gd name="T80" fmla="+- 0 3690 2824"/>
                              <a:gd name="T81" fmla="*/ T80 w 924"/>
                              <a:gd name="T82" fmla="+- 0 2910 2910"/>
                              <a:gd name="T83" fmla="*/ 2910 h 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24" h="343">
                                <a:moveTo>
                                  <a:pt x="866" y="0"/>
                                </a:moveTo>
                                <a:lnTo>
                                  <a:pt x="57" y="0"/>
                                </a:lnTo>
                                <a:lnTo>
                                  <a:pt x="34" y="4"/>
                                </a:lnTo>
                                <a:lnTo>
                                  <a:pt x="16" y="16"/>
                                </a:lnTo>
                                <a:lnTo>
                                  <a:pt x="4" y="34"/>
                                </a:lnTo>
                                <a:lnTo>
                                  <a:pt x="0" y="57"/>
                                </a:lnTo>
                                <a:lnTo>
                                  <a:pt x="0" y="285"/>
                                </a:lnTo>
                                <a:lnTo>
                                  <a:pt x="4" y="307"/>
                                </a:lnTo>
                                <a:lnTo>
                                  <a:pt x="16" y="325"/>
                                </a:lnTo>
                                <a:lnTo>
                                  <a:pt x="34" y="337"/>
                                </a:lnTo>
                                <a:lnTo>
                                  <a:pt x="57" y="342"/>
                                </a:lnTo>
                                <a:lnTo>
                                  <a:pt x="866" y="342"/>
                                </a:lnTo>
                                <a:lnTo>
                                  <a:pt x="888" y="337"/>
                                </a:lnTo>
                                <a:lnTo>
                                  <a:pt x="906" y="325"/>
                                </a:lnTo>
                                <a:lnTo>
                                  <a:pt x="919" y="307"/>
                                </a:lnTo>
                                <a:lnTo>
                                  <a:pt x="923" y="285"/>
                                </a:lnTo>
                                <a:lnTo>
                                  <a:pt x="923" y="57"/>
                                </a:lnTo>
                                <a:lnTo>
                                  <a:pt x="919" y="34"/>
                                </a:lnTo>
                                <a:lnTo>
                                  <a:pt x="906" y="16"/>
                                </a:lnTo>
                                <a:lnTo>
                                  <a:pt x="888" y="4"/>
                                </a:lnTo>
                                <a:lnTo>
                                  <a:pt x="866" y="0"/>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4" name="Freeform 1358"/>
                        <wps:cNvSpPr>
                          <a:spLocks/>
                        </wps:cNvSpPr>
                        <wps:spPr bwMode="auto">
                          <a:xfrm>
                            <a:off x="2824" y="2910"/>
                            <a:ext cx="924" cy="343"/>
                          </a:xfrm>
                          <a:custGeom>
                            <a:avLst/>
                            <a:gdLst>
                              <a:gd name="T0" fmla="+- 0 2824 2824"/>
                              <a:gd name="T1" fmla="*/ T0 w 924"/>
                              <a:gd name="T2" fmla="+- 0 2967 2910"/>
                              <a:gd name="T3" fmla="*/ 2967 h 343"/>
                              <a:gd name="T4" fmla="+- 0 2828 2824"/>
                              <a:gd name="T5" fmla="*/ T4 w 924"/>
                              <a:gd name="T6" fmla="+- 0 2944 2910"/>
                              <a:gd name="T7" fmla="*/ 2944 h 343"/>
                              <a:gd name="T8" fmla="+- 0 2840 2824"/>
                              <a:gd name="T9" fmla="*/ T8 w 924"/>
                              <a:gd name="T10" fmla="+- 0 2926 2910"/>
                              <a:gd name="T11" fmla="*/ 2926 h 343"/>
                              <a:gd name="T12" fmla="+- 0 2858 2824"/>
                              <a:gd name="T13" fmla="*/ T12 w 924"/>
                              <a:gd name="T14" fmla="+- 0 2914 2910"/>
                              <a:gd name="T15" fmla="*/ 2914 h 343"/>
                              <a:gd name="T16" fmla="+- 0 2881 2824"/>
                              <a:gd name="T17" fmla="*/ T16 w 924"/>
                              <a:gd name="T18" fmla="+- 0 2910 2910"/>
                              <a:gd name="T19" fmla="*/ 2910 h 343"/>
                              <a:gd name="T20" fmla="+- 0 3690 2824"/>
                              <a:gd name="T21" fmla="*/ T20 w 924"/>
                              <a:gd name="T22" fmla="+- 0 2910 2910"/>
                              <a:gd name="T23" fmla="*/ 2910 h 343"/>
                              <a:gd name="T24" fmla="+- 0 3712 2824"/>
                              <a:gd name="T25" fmla="*/ T24 w 924"/>
                              <a:gd name="T26" fmla="+- 0 2914 2910"/>
                              <a:gd name="T27" fmla="*/ 2914 h 343"/>
                              <a:gd name="T28" fmla="+- 0 3730 2824"/>
                              <a:gd name="T29" fmla="*/ T28 w 924"/>
                              <a:gd name="T30" fmla="+- 0 2926 2910"/>
                              <a:gd name="T31" fmla="*/ 2926 h 343"/>
                              <a:gd name="T32" fmla="+- 0 3743 2824"/>
                              <a:gd name="T33" fmla="*/ T32 w 924"/>
                              <a:gd name="T34" fmla="+- 0 2944 2910"/>
                              <a:gd name="T35" fmla="*/ 2944 h 343"/>
                              <a:gd name="T36" fmla="+- 0 3747 2824"/>
                              <a:gd name="T37" fmla="*/ T36 w 924"/>
                              <a:gd name="T38" fmla="+- 0 2967 2910"/>
                              <a:gd name="T39" fmla="*/ 2967 h 343"/>
                              <a:gd name="T40" fmla="+- 0 3747 2824"/>
                              <a:gd name="T41" fmla="*/ T40 w 924"/>
                              <a:gd name="T42" fmla="+- 0 3195 2910"/>
                              <a:gd name="T43" fmla="*/ 3195 h 343"/>
                              <a:gd name="T44" fmla="+- 0 3743 2824"/>
                              <a:gd name="T45" fmla="*/ T44 w 924"/>
                              <a:gd name="T46" fmla="+- 0 3217 2910"/>
                              <a:gd name="T47" fmla="*/ 3217 h 343"/>
                              <a:gd name="T48" fmla="+- 0 3730 2824"/>
                              <a:gd name="T49" fmla="*/ T48 w 924"/>
                              <a:gd name="T50" fmla="+- 0 3235 2910"/>
                              <a:gd name="T51" fmla="*/ 3235 h 343"/>
                              <a:gd name="T52" fmla="+- 0 3712 2824"/>
                              <a:gd name="T53" fmla="*/ T52 w 924"/>
                              <a:gd name="T54" fmla="+- 0 3247 2910"/>
                              <a:gd name="T55" fmla="*/ 3247 h 343"/>
                              <a:gd name="T56" fmla="+- 0 3690 2824"/>
                              <a:gd name="T57" fmla="*/ T56 w 924"/>
                              <a:gd name="T58" fmla="+- 0 3252 2910"/>
                              <a:gd name="T59" fmla="*/ 3252 h 343"/>
                              <a:gd name="T60" fmla="+- 0 2881 2824"/>
                              <a:gd name="T61" fmla="*/ T60 w 924"/>
                              <a:gd name="T62" fmla="+- 0 3252 2910"/>
                              <a:gd name="T63" fmla="*/ 3252 h 343"/>
                              <a:gd name="T64" fmla="+- 0 2858 2824"/>
                              <a:gd name="T65" fmla="*/ T64 w 924"/>
                              <a:gd name="T66" fmla="+- 0 3247 2910"/>
                              <a:gd name="T67" fmla="*/ 3247 h 343"/>
                              <a:gd name="T68" fmla="+- 0 2840 2824"/>
                              <a:gd name="T69" fmla="*/ T68 w 924"/>
                              <a:gd name="T70" fmla="+- 0 3235 2910"/>
                              <a:gd name="T71" fmla="*/ 3235 h 343"/>
                              <a:gd name="T72" fmla="+- 0 2828 2824"/>
                              <a:gd name="T73" fmla="*/ T72 w 924"/>
                              <a:gd name="T74" fmla="+- 0 3217 2910"/>
                              <a:gd name="T75" fmla="*/ 3217 h 343"/>
                              <a:gd name="T76" fmla="+- 0 2824 2824"/>
                              <a:gd name="T77" fmla="*/ T76 w 924"/>
                              <a:gd name="T78" fmla="+- 0 3195 2910"/>
                              <a:gd name="T79" fmla="*/ 3195 h 343"/>
                              <a:gd name="T80" fmla="+- 0 2824 2824"/>
                              <a:gd name="T81" fmla="*/ T80 w 924"/>
                              <a:gd name="T82" fmla="+- 0 2967 2910"/>
                              <a:gd name="T83" fmla="*/ 2967 h 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24" h="343">
                                <a:moveTo>
                                  <a:pt x="0" y="57"/>
                                </a:moveTo>
                                <a:lnTo>
                                  <a:pt x="4" y="34"/>
                                </a:lnTo>
                                <a:lnTo>
                                  <a:pt x="16" y="16"/>
                                </a:lnTo>
                                <a:lnTo>
                                  <a:pt x="34" y="4"/>
                                </a:lnTo>
                                <a:lnTo>
                                  <a:pt x="57" y="0"/>
                                </a:lnTo>
                                <a:lnTo>
                                  <a:pt x="866" y="0"/>
                                </a:lnTo>
                                <a:lnTo>
                                  <a:pt x="888" y="4"/>
                                </a:lnTo>
                                <a:lnTo>
                                  <a:pt x="906" y="16"/>
                                </a:lnTo>
                                <a:lnTo>
                                  <a:pt x="919" y="34"/>
                                </a:lnTo>
                                <a:lnTo>
                                  <a:pt x="923" y="57"/>
                                </a:lnTo>
                                <a:lnTo>
                                  <a:pt x="923" y="285"/>
                                </a:lnTo>
                                <a:lnTo>
                                  <a:pt x="919" y="307"/>
                                </a:lnTo>
                                <a:lnTo>
                                  <a:pt x="906" y="325"/>
                                </a:lnTo>
                                <a:lnTo>
                                  <a:pt x="888" y="337"/>
                                </a:lnTo>
                                <a:lnTo>
                                  <a:pt x="866" y="342"/>
                                </a:lnTo>
                                <a:lnTo>
                                  <a:pt x="57" y="342"/>
                                </a:lnTo>
                                <a:lnTo>
                                  <a:pt x="34" y="337"/>
                                </a:lnTo>
                                <a:lnTo>
                                  <a:pt x="16" y="325"/>
                                </a:lnTo>
                                <a:lnTo>
                                  <a:pt x="4" y="307"/>
                                </a:lnTo>
                                <a:lnTo>
                                  <a:pt x="0" y="285"/>
                                </a:lnTo>
                                <a:lnTo>
                                  <a:pt x="0" y="57"/>
                                </a:lnTo>
                                <a:close/>
                              </a:path>
                            </a:pathLst>
                          </a:custGeom>
                          <a:noFill/>
                          <a:ln w="5430">
                            <a:solidFill>
                              <a:srgbClr val="FFC2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5" name="Rectangle 1357"/>
                        <wps:cNvSpPr>
                          <a:spLocks noChangeArrowheads="1"/>
                        </wps:cNvSpPr>
                        <wps:spPr bwMode="auto">
                          <a:xfrm>
                            <a:off x="4196" y="2538"/>
                            <a:ext cx="2711" cy="906"/>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6" name="Rectangle 1356"/>
                        <wps:cNvSpPr>
                          <a:spLocks noChangeArrowheads="1"/>
                        </wps:cNvSpPr>
                        <wps:spPr bwMode="auto">
                          <a:xfrm>
                            <a:off x="4196" y="2538"/>
                            <a:ext cx="2711" cy="906"/>
                          </a:xfrm>
                          <a:prstGeom prst="rect">
                            <a:avLst/>
                          </a:prstGeom>
                          <a:noFill/>
                          <a:ln w="1086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7" name="Picture 13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821" y="2597"/>
                            <a:ext cx="1052" cy="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8" name="Picture 13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876" y="2619"/>
                            <a:ext cx="932"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69" name="Freeform 1353"/>
                        <wps:cNvSpPr>
                          <a:spLocks/>
                        </wps:cNvSpPr>
                        <wps:spPr bwMode="auto">
                          <a:xfrm>
                            <a:off x="5876" y="2619"/>
                            <a:ext cx="933" cy="351"/>
                          </a:xfrm>
                          <a:custGeom>
                            <a:avLst/>
                            <a:gdLst>
                              <a:gd name="T0" fmla="+- 0 5876 5876"/>
                              <a:gd name="T1" fmla="*/ T0 w 933"/>
                              <a:gd name="T2" fmla="+- 0 2677 2619"/>
                              <a:gd name="T3" fmla="*/ 2677 h 351"/>
                              <a:gd name="T4" fmla="+- 0 5881 5876"/>
                              <a:gd name="T5" fmla="*/ T4 w 933"/>
                              <a:gd name="T6" fmla="+- 0 2654 2619"/>
                              <a:gd name="T7" fmla="*/ 2654 h 351"/>
                              <a:gd name="T8" fmla="+- 0 5894 5876"/>
                              <a:gd name="T9" fmla="*/ T8 w 933"/>
                              <a:gd name="T10" fmla="+- 0 2636 2619"/>
                              <a:gd name="T11" fmla="*/ 2636 h 351"/>
                              <a:gd name="T12" fmla="+- 0 5912 5876"/>
                              <a:gd name="T13" fmla="*/ T12 w 933"/>
                              <a:gd name="T14" fmla="+- 0 2623 2619"/>
                              <a:gd name="T15" fmla="*/ 2623 h 351"/>
                              <a:gd name="T16" fmla="+- 0 5935 5876"/>
                              <a:gd name="T17" fmla="*/ T16 w 933"/>
                              <a:gd name="T18" fmla="+- 0 2619 2619"/>
                              <a:gd name="T19" fmla="*/ 2619 h 351"/>
                              <a:gd name="T20" fmla="+- 0 6750 5876"/>
                              <a:gd name="T21" fmla="*/ T20 w 933"/>
                              <a:gd name="T22" fmla="+- 0 2619 2619"/>
                              <a:gd name="T23" fmla="*/ 2619 h 351"/>
                              <a:gd name="T24" fmla="+- 0 6773 5876"/>
                              <a:gd name="T25" fmla="*/ T24 w 933"/>
                              <a:gd name="T26" fmla="+- 0 2623 2619"/>
                              <a:gd name="T27" fmla="*/ 2623 h 351"/>
                              <a:gd name="T28" fmla="+- 0 6791 5876"/>
                              <a:gd name="T29" fmla="*/ T28 w 933"/>
                              <a:gd name="T30" fmla="+- 0 2636 2619"/>
                              <a:gd name="T31" fmla="*/ 2636 h 351"/>
                              <a:gd name="T32" fmla="+- 0 6804 5876"/>
                              <a:gd name="T33" fmla="*/ T32 w 933"/>
                              <a:gd name="T34" fmla="+- 0 2654 2619"/>
                              <a:gd name="T35" fmla="*/ 2654 h 351"/>
                              <a:gd name="T36" fmla="+- 0 6809 5876"/>
                              <a:gd name="T37" fmla="*/ T36 w 933"/>
                              <a:gd name="T38" fmla="+- 0 2677 2619"/>
                              <a:gd name="T39" fmla="*/ 2677 h 351"/>
                              <a:gd name="T40" fmla="+- 0 6809 5876"/>
                              <a:gd name="T41" fmla="*/ T40 w 933"/>
                              <a:gd name="T42" fmla="+- 0 2911 2619"/>
                              <a:gd name="T43" fmla="*/ 2911 h 351"/>
                              <a:gd name="T44" fmla="+- 0 6804 5876"/>
                              <a:gd name="T45" fmla="*/ T44 w 933"/>
                              <a:gd name="T46" fmla="+- 0 2934 2619"/>
                              <a:gd name="T47" fmla="*/ 2934 h 351"/>
                              <a:gd name="T48" fmla="+- 0 6791 5876"/>
                              <a:gd name="T49" fmla="*/ T48 w 933"/>
                              <a:gd name="T50" fmla="+- 0 2952 2619"/>
                              <a:gd name="T51" fmla="*/ 2952 h 351"/>
                              <a:gd name="T52" fmla="+- 0 6773 5876"/>
                              <a:gd name="T53" fmla="*/ T52 w 933"/>
                              <a:gd name="T54" fmla="+- 0 2965 2619"/>
                              <a:gd name="T55" fmla="*/ 2965 h 351"/>
                              <a:gd name="T56" fmla="+- 0 6750 5876"/>
                              <a:gd name="T57" fmla="*/ T56 w 933"/>
                              <a:gd name="T58" fmla="+- 0 2969 2619"/>
                              <a:gd name="T59" fmla="*/ 2969 h 351"/>
                              <a:gd name="T60" fmla="+- 0 5935 5876"/>
                              <a:gd name="T61" fmla="*/ T60 w 933"/>
                              <a:gd name="T62" fmla="+- 0 2969 2619"/>
                              <a:gd name="T63" fmla="*/ 2969 h 351"/>
                              <a:gd name="T64" fmla="+- 0 5912 5876"/>
                              <a:gd name="T65" fmla="*/ T64 w 933"/>
                              <a:gd name="T66" fmla="+- 0 2965 2619"/>
                              <a:gd name="T67" fmla="*/ 2965 h 351"/>
                              <a:gd name="T68" fmla="+- 0 5894 5876"/>
                              <a:gd name="T69" fmla="*/ T68 w 933"/>
                              <a:gd name="T70" fmla="+- 0 2952 2619"/>
                              <a:gd name="T71" fmla="*/ 2952 h 351"/>
                              <a:gd name="T72" fmla="+- 0 5881 5876"/>
                              <a:gd name="T73" fmla="*/ T72 w 933"/>
                              <a:gd name="T74" fmla="+- 0 2934 2619"/>
                              <a:gd name="T75" fmla="*/ 2934 h 351"/>
                              <a:gd name="T76" fmla="+- 0 5876 5876"/>
                              <a:gd name="T77" fmla="*/ T76 w 933"/>
                              <a:gd name="T78" fmla="+- 0 2911 2619"/>
                              <a:gd name="T79" fmla="*/ 2911 h 351"/>
                              <a:gd name="T80" fmla="+- 0 5876 5876"/>
                              <a:gd name="T81" fmla="*/ T80 w 933"/>
                              <a:gd name="T82" fmla="+- 0 2677 2619"/>
                              <a:gd name="T83" fmla="*/ 2677 h 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3" h="351">
                                <a:moveTo>
                                  <a:pt x="0" y="58"/>
                                </a:moveTo>
                                <a:lnTo>
                                  <a:pt x="5" y="35"/>
                                </a:lnTo>
                                <a:lnTo>
                                  <a:pt x="18" y="17"/>
                                </a:lnTo>
                                <a:lnTo>
                                  <a:pt x="36" y="4"/>
                                </a:lnTo>
                                <a:lnTo>
                                  <a:pt x="59" y="0"/>
                                </a:lnTo>
                                <a:lnTo>
                                  <a:pt x="874" y="0"/>
                                </a:lnTo>
                                <a:lnTo>
                                  <a:pt x="897" y="4"/>
                                </a:lnTo>
                                <a:lnTo>
                                  <a:pt x="915" y="17"/>
                                </a:lnTo>
                                <a:lnTo>
                                  <a:pt x="928" y="35"/>
                                </a:lnTo>
                                <a:lnTo>
                                  <a:pt x="933" y="58"/>
                                </a:lnTo>
                                <a:lnTo>
                                  <a:pt x="933" y="292"/>
                                </a:lnTo>
                                <a:lnTo>
                                  <a:pt x="928" y="315"/>
                                </a:lnTo>
                                <a:lnTo>
                                  <a:pt x="915" y="333"/>
                                </a:lnTo>
                                <a:lnTo>
                                  <a:pt x="897" y="346"/>
                                </a:lnTo>
                                <a:lnTo>
                                  <a:pt x="874" y="350"/>
                                </a:lnTo>
                                <a:lnTo>
                                  <a:pt x="59" y="350"/>
                                </a:lnTo>
                                <a:lnTo>
                                  <a:pt x="36" y="346"/>
                                </a:lnTo>
                                <a:lnTo>
                                  <a:pt x="18" y="333"/>
                                </a:lnTo>
                                <a:lnTo>
                                  <a:pt x="5" y="315"/>
                                </a:lnTo>
                                <a:lnTo>
                                  <a:pt x="0" y="292"/>
                                </a:lnTo>
                                <a:lnTo>
                                  <a:pt x="0" y="58"/>
                                </a:lnTo>
                                <a:close/>
                              </a:path>
                            </a:pathLst>
                          </a:custGeom>
                          <a:noFill/>
                          <a:ln w="5430">
                            <a:solidFill>
                              <a:srgbClr val="FFC2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70" name="Picture 13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846" y="2982"/>
                            <a:ext cx="1009" cy="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1" name="Picture 13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5966" y="3008"/>
                            <a:ext cx="753"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2" name="Picture 13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5885" y="3004"/>
                            <a:ext cx="932"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3" name="Freeform 1349"/>
                        <wps:cNvSpPr>
                          <a:spLocks/>
                        </wps:cNvSpPr>
                        <wps:spPr bwMode="auto">
                          <a:xfrm>
                            <a:off x="5885" y="3004"/>
                            <a:ext cx="933" cy="351"/>
                          </a:xfrm>
                          <a:custGeom>
                            <a:avLst/>
                            <a:gdLst>
                              <a:gd name="T0" fmla="+- 0 5885 5885"/>
                              <a:gd name="T1" fmla="*/ T0 w 933"/>
                              <a:gd name="T2" fmla="+- 0 3062 3004"/>
                              <a:gd name="T3" fmla="*/ 3062 h 351"/>
                              <a:gd name="T4" fmla="+- 0 5890 5885"/>
                              <a:gd name="T5" fmla="*/ T4 w 933"/>
                              <a:gd name="T6" fmla="+- 0 3039 3004"/>
                              <a:gd name="T7" fmla="*/ 3039 h 351"/>
                              <a:gd name="T8" fmla="+- 0 5902 5885"/>
                              <a:gd name="T9" fmla="*/ T8 w 933"/>
                              <a:gd name="T10" fmla="+- 0 3021 3004"/>
                              <a:gd name="T11" fmla="*/ 3021 h 351"/>
                              <a:gd name="T12" fmla="+- 0 5921 5885"/>
                              <a:gd name="T13" fmla="*/ T12 w 933"/>
                              <a:gd name="T14" fmla="+- 0 3008 3004"/>
                              <a:gd name="T15" fmla="*/ 3008 h 351"/>
                              <a:gd name="T16" fmla="+- 0 5943 5885"/>
                              <a:gd name="T17" fmla="*/ T16 w 933"/>
                              <a:gd name="T18" fmla="+- 0 3004 3004"/>
                              <a:gd name="T19" fmla="*/ 3004 h 351"/>
                              <a:gd name="T20" fmla="+- 0 6759 5885"/>
                              <a:gd name="T21" fmla="*/ T20 w 933"/>
                              <a:gd name="T22" fmla="+- 0 3004 3004"/>
                              <a:gd name="T23" fmla="*/ 3004 h 351"/>
                              <a:gd name="T24" fmla="+- 0 6781 5885"/>
                              <a:gd name="T25" fmla="*/ T24 w 933"/>
                              <a:gd name="T26" fmla="+- 0 3008 3004"/>
                              <a:gd name="T27" fmla="*/ 3008 h 351"/>
                              <a:gd name="T28" fmla="+- 0 6800 5885"/>
                              <a:gd name="T29" fmla="*/ T28 w 933"/>
                              <a:gd name="T30" fmla="+- 0 3021 3004"/>
                              <a:gd name="T31" fmla="*/ 3021 h 351"/>
                              <a:gd name="T32" fmla="+- 0 6812 5885"/>
                              <a:gd name="T33" fmla="*/ T32 w 933"/>
                              <a:gd name="T34" fmla="+- 0 3039 3004"/>
                              <a:gd name="T35" fmla="*/ 3039 h 351"/>
                              <a:gd name="T36" fmla="+- 0 6817 5885"/>
                              <a:gd name="T37" fmla="*/ T36 w 933"/>
                              <a:gd name="T38" fmla="+- 0 3062 3004"/>
                              <a:gd name="T39" fmla="*/ 3062 h 351"/>
                              <a:gd name="T40" fmla="+- 0 6817 5885"/>
                              <a:gd name="T41" fmla="*/ T40 w 933"/>
                              <a:gd name="T42" fmla="+- 0 3296 3004"/>
                              <a:gd name="T43" fmla="*/ 3296 h 351"/>
                              <a:gd name="T44" fmla="+- 0 6812 5885"/>
                              <a:gd name="T45" fmla="*/ T44 w 933"/>
                              <a:gd name="T46" fmla="+- 0 3318 3004"/>
                              <a:gd name="T47" fmla="*/ 3318 h 351"/>
                              <a:gd name="T48" fmla="+- 0 6800 5885"/>
                              <a:gd name="T49" fmla="*/ T48 w 933"/>
                              <a:gd name="T50" fmla="+- 0 3337 3004"/>
                              <a:gd name="T51" fmla="*/ 3337 h 351"/>
                              <a:gd name="T52" fmla="+- 0 6781 5885"/>
                              <a:gd name="T53" fmla="*/ T52 w 933"/>
                              <a:gd name="T54" fmla="+- 0 3350 3004"/>
                              <a:gd name="T55" fmla="*/ 3350 h 351"/>
                              <a:gd name="T56" fmla="+- 0 6759 5885"/>
                              <a:gd name="T57" fmla="*/ T56 w 933"/>
                              <a:gd name="T58" fmla="+- 0 3354 3004"/>
                              <a:gd name="T59" fmla="*/ 3354 h 351"/>
                              <a:gd name="T60" fmla="+- 0 5943 5885"/>
                              <a:gd name="T61" fmla="*/ T60 w 933"/>
                              <a:gd name="T62" fmla="+- 0 3354 3004"/>
                              <a:gd name="T63" fmla="*/ 3354 h 351"/>
                              <a:gd name="T64" fmla="+- 0 5921 5885"/>
                              <a:gd name="T65" fmla="*/ T64 w 933"/>
                              <a:gd name="T66" fmla="+- 0 3350 3004"/>
                              <a:gd name="T67" fmla="*/ 3350 h 351"/>
                              <a:gd name="T68" fmla="+- 0 5902 5885"/>
                              <a:gd name="T69" fmla="*/ T68 w 933"/>
                              <a:gd name="T70" fmla="+- 0 3337 3004"/>
                              <a:gd name="T71" fmla="*/ 3337 h 351"/>
                              <a:gd name="T72" fmla="+- 0 5890 5885"/>
                              <a:gd name="T73" fmla="*/ T72 w 933"/>
                              <a:gd name="T74" fmla="+- 0 3318 3004"/>
                              <a:gd name="T75" fmla="*/ 3318 h 351"/>
                              <a:gd name="T76" fmla="+- 0 5885 5885"/>
                              <a:gd name="T77" fmla="*/ T76 w 933"/>
                              <a:gd name="T78" fmla="+- 0 3296 3004"/>
                              <a:gd name="T79" fmla="*/ 3296 h 351"/>
                              <a:gd name="T80" fmla="+- 0 5885 5885"/>
                              <a:gd name="T81" fmla="*/ T80 w 933"/>
                              <a:gd name="T82" fmla="+- 0 3062 3004"/>
                              <a:gd name="T83" fmla="*/ 3062 h 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33" h="351">
                                <a:moveTo>
                                  <a:pt x="0" y="58"/>
                                </a:moveTo>
                                <a:lnTo>
                                  <a:pt x="5" y="35"/>
                                </a:lnTo>
                                <a:lnTo>
                                  <a:pt x="17" y="17"/>
                                </a:lnTo>
                                <a:lnTo>
                                  <a:pt x="36" y="4"/>
                                </a:lnTo>
                                <a:lnTo>
                                  <a:pt x="58" y="0"/>
                                </a:lnTo>
                                <a:lnTo>
                                  <a:pt x="874" y="0"/>
                                </a:lnTo>
                                <a:lnTo>
                                  <a:pt x="896" y="4"/>
                                </a:lnTo>
                                <a:lnTo>
                                  <a:pt x="915" y="17"/>
                                </a:lnTo>
                                <a:lnTo>
                                  <a:pt x="927" y="35"/>
                                </a:lnTo>
                                <a:lnTo>
                                  <a:pt x="932" y="58"/>
                                </a:lnTo>
                                <a:lnTo>
                                  <a:pt x="932" y="292"/>
                                </a:lnTo>
                                <a:lnTo>
                                  <a:pt x="927" y="314"/>
                                </a:lnTo>
                                <a:lnTo>
                                  <a:pt x="915" y="333"/>
                                </a:lnTo>
                                <a:lnTo>
                                  <a:pt x="896" y="346"/>
                                </a:lnTo>
                                <a:lnTo>
                                  <a:pt x="874" y="350"/>
                                </a:lnTo>
                                <a:lnTo>
                                  <a:pt x="58" y="350"/>
                                </a:lnTo>
                                <a:lnTo>
                                  <a:pt x="36" y="346"/>
                                </a:lnTo>
                                <a:lnTo>
                                  <a:pt x="17" y="333"/>
                                </a:lnTo>
                                <a:lnTo>
                                  <a:pt x="5" y="314"/>
                                </a:lnTo>
                                <a:lnTo>
                                  <a:pt x="0" y="292"/>
                                </a:lnTo>
                                <a:lnTo>
                                  <a:pt x="0" y="58"/>
                                </a:lnTo>
                                <a:close/>
                              </a:path>
                            </a:pathLst>
                          </a:custGeom>
                          <a:noFill/>
                          <a:ln w="5430">
                            <a:solidFill>
                              <a:srgbClr val="FFC2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4" name="Rectangle 1348"/>
                        <wps:cNvSpPr>
                          <a:spLocks noChangeArrowheads="1"/>
                        </wps:cNvSpPr>
                        <wps:spPr bwMode="auto">
                          <a:xfrm>
                            <a:off x="7052" y="3170"/>
                            <a:ext cx="983" cy="71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75" name="Picture 13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7138" y="3512"/>
                            <a:ext cx="812"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6" name="Picture 13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7215" y="3555"/>
                            <a:ext cx="65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7" name="Picture 13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7176" y="3534"/>
                            <a:ext cx="735"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8" name="Freeform 1344"/>
                        <wps:cNvSpPr>
                          <a:spLocks/>
                        </wps:cNvSpPr>
                        <wps:spPr bwMode="auto">
                          <a:xfrm>
                            <a:off x="7176" y="3534"/>
                            <a:ext cx="736" cy="274"/>
                          </a:xfrm>
                          <a:custGeom>
                            <a:avLst/>
                            <a:gdLst>
                              <a:gd name="T0" fmla="+- 0 7866 7176"/>
                              <a:gd name="T1" fmla="*/ T0 w 736"/>
                              <a:gd name="T2" fmla="+- 0 3534 3534"/>
                              <a:gd name="T3" fmla="*/ 3534 h 274"/>
                              <a:gd name="T4" fmla="+- 0 7222 7176"/>
                              <a:gd name="T5" fmla="*/ T4 w 736"/>
                              <a:gd name="T6" fmla="+- 0 3534 3534"/>
                              <a:gd name="T7" fmla="*/ 3534 h 274"/>
                              <a:gd name="T8" fmla="+- 0 7204 7176"/>
                              <a:gd name="T9" fmla="*/ T8 w 736"/>
                              <a:gd name="T10" fmla="+- 0 3537 3534"/>
                              <a:gd name="T11" fmla="*/ 3537 h 274"/>
                              <a:gd name="T12" fmla="+- 0 7190 7176"/>
                              <a:gd name="T13" fmla="*/ T12 w 736"/>
                              <a:gd name="T14" fmla="+- 0 3547 3534"/>
                              <a:gd name="T15" fmla="*/ 3547 h 274"/>
                              <a:gd name="T16" fmla="+- 0 7180 7176"/>
                              <a:gd name="T17" fmla="*/ T16 w 736"/>
                              <a:gd name="T18" fmla="+- 0 3562 3534"/>
                              <a:gd name="T19" fmla="*/ 3562 h 274"/>
                              <a:gd name="T20" fmla="+- 0 7176 7176"/>
                              <a:gd name="T21" fmla="*/ T20 w 736"/>
                              <a:gd name="T22" fmla="+- 0 3579 3534"/>
                              <a:gd name="T23" fmla="*/ 3579 h 274"/>
                              <a:gd name="T24" fmla="+- 0 7176 7176"/>
                              <a:gd name="T25" fmla="*/ T24 w 736"/>
                              <a:gd name="T26" fmla="+- 0 3762 3534"/>
                              <a:gd name="T27" fmla="*/ 3762 h 274"/>
                              <a:gd name="T28" fmla="+- 0 7180 7176"/>
                              <a:gd name="T29" fmla="*/ T28 w 736"/>
                              <a:gd name="T30" fmla="+- 0 3780 3534"/>
                              <a:gd name="T31" fmla="*/ 3780 h 274"/>
                              <a:gd name="T32" fmla="+- 0 7190 7176"/>
                              <a:gd name="T33" fmla="*/ T32 w 736"/>
                              <a:gd name="T34" fmla="+- 0 3794 3534"/>
                              <a:gd name="T35" fmla="*/ 3794 h 274"/>
                              <a:gd name="T36" fmla="+- 0 7204 7176"/>
                              <a:gd name="T37" fmla="*/ T36 w 736"/>
                              <a:gd name="T38" fmla="+- 0 3804 3534"/>
                              <a:gd name="T39" fmla="*/ 3804 h 274"/>
                              <a:gd name="T40" fmla="+- 0 7222 7176"/>
                              <a:gd name="T41" fmla="*/ T40 w 736"/>
                              <a:gd name="T42" fmla="+- 0 3807 3534"/>
                              <a:gd name="T43" fmla="*/ 3807 h 274"/>
                              <a:gd name="T44" fmla="+- 0 7866 7176"/>
                              <a:gd name="T45" fmla="*/ T44 w 736"/>
                              <a:gd name="T46" fmla="+- 0 3807 3534"/>
                              <a:gd name="T47" fmla="*/ 3807 h 274"/>
                              <a:gd name="T48" fmla="+- 0 7884 7176"/>
                              <a:gd name="T49" fmla="*/ T48 w 736"/>
                              <a:gd name="T50" fmla="+- 0 3804 3534"/>
                              <a:gd name="T51" fmla="*/ 3804 h 274"/>
                              <a:gd name="T52" fmla="+- 0 7898 7176"/>
                              <a:gd name="T53" fmla="*/ T52 w 736"/>
                              <a:gd name="T54" fmla="+- 0 3794 3534"/>
                              <a:gd name="T55" fmla="*/ 3794 h 274"/>
                              <a:gd name="T56" fmla="+- 0 7908 7176"/>
                              <a:gd name="T57" fmla="*/ T56 w 736"/>
                              <a:gd name="T58" fmla="+- 0 3780 3534"/>
                              <a:gd name="T59" fmla="*/ 3780 h 274"/>
                              <a:gd name="T60" fmla="+- 0 7912 7176"/>
                              <a:gd name="T61" fmla="*/ T60 w 736"/>
                              <a:gd name="T62" fmla="+- 0 3762 3534"/>
                              <a:gd name="T63" fmla="*/ 3762 h 274"/>
                              <a:gd name="T64" fmla="+- 0 7912 7176"/>
                              <a:gd name="T65" fmla="*/ T64 w 736"/>
                              <a:gd name="T66" fmla="+- 0 3579 3534"/>
                              <a:gd name="T67" fmla="*/ 3579 h 274"/>
                              <a:gd name="T68" fmla="+- 0 7908 7176"/>
                              <a:gd name="T69" fmla="*/ T68 w 736"/>
                              <a:gd name="T70" fmla="+- 0 3562 3534"/>
                              <a:gd name="T71" fmla="*/ 3562 h 274"/>
                              <a:gd name="T72" fmla="+- 0 7898 7176"/>
                              <a:gd name="T73" fmla="*/ T72 w 736"/>
                              <a:gd name="T74" fmla="+- 0 3547 3534"/>
                              <a:gd name="T75" fmla="*/ 3547 h 274"/>
                              <a:gd name="T76" fmla="+- 0 7884 7176"/>
                              <a:gd name="T77" fmla="*/ T76 w 736"/>
                              <a:gd name="T78" fmla="+- 0 3537 3534"/>
                              <a:gd name="T79" fmla="*/ 3537 h 274"/>
                              <a:gd name="T80" fmla="+- 0 7866 7176"/>
                              <a:gd name="T81" fmla="*/ T80 w 736"/>
                              <a:gd name="T82" fmla="+- 0 3534 3534"/>
                              <a:gd name="T83" fmla="*/ 3534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36" h="274">
                                <a:moveTo>
                                  <a:pt x="690" y="0"/>
                                </a:moveTo>
                                <a:lnTo>
                                  <a:pt x="46" y="0"/>
                                </a:lnTo>
                                <a:lnTo>
                                  <a:pt x="28" y="3"/>
                                </a:lnTo>
                                <a:lnTo>
                                  <a:pt x="14" y="13"/>
                                </a:lnTo>
                                <a:lnTo>
                                  <a:pt x="4" y="28"/>
                                </a:lnTo>
                                <a:lnTo>
                                  <a:pt x="0" y="45"/>
                                </a:lnTo>
                                <a:lnTo>
                                  <a:pt x="0" y="228"/>
                                </a:lnTo>
                                <a:lnTo>
                                  <a:pt x="4" y="246"/>
                                </a:lnTo>
                                <a:lnTo>
                                  <a:pt x="14" y="260"/>
                                </a:lnTo>
                                <a:lnTo>
                                  <a:pt x="28" y="270"/>
                                </a:lnTo>
                                <a:lnTo>
                                  <a:pt x="46" y="273"/>
                                </a:lnTo>
                                <a:lnTo>
                                  <a:pt x="690" y="273"/>
                                </a:lnTo>
                                <a:lnTo>
                                  <a:pt x="708" y="270"/>
                                </a:lnTo>
                                <a:lnTo>
                                  <a:pt x="722" y="260"/>
                                </a:lnTo>
                                <a:lnTo>
                                  <a:pt x="732" y="246"/>
                                </a:lnTo>
                                <a:lnTo>
                                  <a:pt x="736" y="228"/>
                                </a:lnTo>
                                <a:lnTo>
                                  <a:pt x="736" y="45"/>
                                </a:lnTo>
                                <a:lnTo>
                                  <a:pt x="732" y="28"/>
                                </a:lnTo>
                                <a:lnTo>
                                  <a:pt x="722" y="13"/>
                                </a:lnTo>
                                <a:lnTo>
                                  <a:pt x="708" y="3"/>
                                </a:lnTo>
                                <a:lnTo>
                                  <a:pt x="690" y="0"/>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9" name="Freeform 1343"/>
                        <wps:cNvSpPr>
                          <a:spLocks/>
                        </wps:cNvSpPr>
                        <wps:spPr bwMode="auto">
                          <a:xfrm>
                            <a:off x="7176" y="3534"/>
                            <a:ext cx="736" cy="274"/>
                          </a:xfrm>
                          <a:custGeom>
                            <a:avLst/>
                            <a:gdLst>
                              <a:gd name="T0" fmla="+- 0 7176 7176"/>
                              <a:gd name="T1" fmla="*/ T0 w 736"/>
                              <a:gd name="T2" fmla="+- 0 3579 3534"/>
                              <a:gd name="T3" fmla="*/ 3579 h 274"/>
                              <a:gd name="T4" fmla="+- 0 7180 7176"/>
                              <a:gd name="T5" fmla="*/ T4 w 736"/>
                              <a:gd name="T6" fmla="+- 0 3562 3534"/>
                              <a:gd name="T7" fmla="*/ 3562 h 274"/>
                              <a:gd name="T8" fmla="+- 0 7190 7176"/>
                              <a:gd name="T9" fmla="*/ T8 w 736"/>
                              <a:gd name="T10" fmla="+- 0 3547 3534"/>
                              <a:gd name="T11" fmla="*/ 3547 h 274"/>
                              <a:gd name="T12" fmla="+- 0 7204 7176"/>
                              <a:gd name="T13" fmla="*/ T12 w 736"/>
                              <a:gd name="T14" fmla="+- 0 3537 3534"/>
                              <a:gd name="T15" fmla="*/ 3537 h 274"/>
                              <a:gd name="T16" fmla="+- 0 7222 7176"/>
                              <a:gd name="T17" fmla="*/ T16 w 736"/>
                              <a:gd name="T18" fmla="+- 0 3534 3534"/>
                              <a:gd name="T19" fmla="*/ 3534 h 274"/>
                              <a:gd name="T20" fmla="+- 0 7866 7176"/>
                              <a:gd name="T21" fmla="*/ T20 w 736"/>
                              <a:gd name="T22" fmla="+- 0 3534 3534"/>
                              <a:gd name="T23" fmla="*/ 3534 h 274"/>
                              <a:gd name="T24" fmla="+- 0 7884 7176"/>
                              <a:gd name="T25" fmla="*/ T24 w 736"/>
                              <a:gd name="T26" fmla="+- 0 3537 3534"/>
                              <a:gd name="T27" fmla="*/ 3537 h 274"/>
                              <a:gd name="T28" fmla="+- 0 7898 7176"/>
                              <a:gd name="T29" fmla="*/ T28 w 736"/>
                              <a:gd name="T30" fmla="+- 0 3547 3534"/>
                              <a:gd name="T31" fmla="*/ 3547 h 274"/>
                              <a:gd name="T32" fmla="+- 0 7908 7176"/>
                              <a:gd name="T33" fmla="*/ T32 w 736"/>
                              <a:gd name="T34" fmla="+- 0 3562 3534"/>
                              <a:gd name="T35" fmla="*/ 3562 h 274"/>
                              <a:gd name="T36" fmla="+- 0 7912 7176"/>
                              <a:gd name="T37" fmla="*/ T36 w 736"/>
                              <a:gd name="T38" fmla="+- 0 3579 3534"/>
                              <a:gd name="T39" fmla="*/ 3579 h 274"/>
                              <a:gd name="T40" fmla="+- 0 7912 7176"/>
                              <a:gd name="T41" fmla="*/ T40 w 736"/>
                              <a:gd name="T42" fmla="+- 0 3762 3534"/>
                              <a:gd name="T43" fmla="*/ 3762 h 274"/>
                              <a:gd name="T44" fmla="+- 0 7908 7176"/>
                              <a:gd name="T45" fmla="*/ T44 w 736"/>
                              <a:gd name="T46" fmla="+- 0 3780 3534"/>
                              <a:gd name="T47" fmla="*/ 3780 h 274"/>
                              <a:gd name="T48" fmla="+- 0 7898 7176"/>
                              <a:gd name="T49" fmla="*/ T48 w 736"/>
                              <a:gd name="T50" fmla="+- 0 3794 3534"/>
                              <a:gd name="T51" fmla="*/ 3794 h 274"/>
                              <a:gd name="T52" fmla="+- 0 7884 7176"/>
                              <a:gd name="T53" fmla="*/ T52 w 736"/>
                              <a:gd name="T54" fmla="+- 0 3804 3534"/>
                              <a:gd name="T55" fmla="*/ 3804 h 274"/>
                              <a:gd name="T56" fmla="+- 0 7866 7176"/>
                              <a:gd name="T57" fmla="*/ T56 w 736"/>
                              <a:gd name="T58" fmla="+- 0 3807 3534"/>
                              <a:gd name="T59" fmla="*/ 3807 h 274"/>
                              <a:gd name="T60" fmla="+- 0 7222 7176"/>
                              <a:gd name="T61" fmla="*/ T60 w 736"/>
                              <a:gd name="T62" fmla="+- 0 3807 3534"/>
                              <a:gd name="T63" fmla="*/ 3807 h 274"/>
                              <a:gd name="T64" fmla="+- 0 7204 7176"/>
                              <a:gd name="T65" fmla="*/ T64 w 736"/>
                              <a:gd name="T66" fmla="+- 0 3804 3534"/>
                              <a:gd name="T67" fmla="*/ 3804 h 274"/>
                              <a:gd name="T68" fmla="+- 0 7190 7176"/>
                              <a:gd name="T69" fmla="*/ T68 w 736"/>
                              <a:gd name="T70" fmla="+- 0 3794 3534"/>
                              <a:gd name="T71" fmla="*/ 3794 h 274"/>
                              <a:gd name="T72" fmla="+- 0 7180 7176"/>
                              <a:gd name="T73" fmla="*/ T72 w 736"/>
                              <a:gd name="T74" fmla="+- 0 3780 3534"/>
                              <a:gd name="T75" fmla="*/ 3780 h 274"/>
                              <a:gd name="T76" fmla="+- 0 7176 7176"/>
                              <a:gd name="T77" fmla="*/ T76 w 736"/>
                              <a:gd name="T78" fmla="+- 0 3762 3534"/>
                              <a:gd name="T79" fmla="*/ 3762 h 274"/>
                              <a:gd name="T80" fmla="+- 0 7176 7176"/>
                              <a:gd name="T81" fmla="*/ T80 w 736"/>
                              <a:gd name="T82" fmla="+- 0 3579 3534"/>
                              <a:gd name="T83" fmla="*/ 3579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36" h="274">
                                <a:moveTo>
                                  <a:pt x="0" y="45"/>
                                </a:moveTo>
                                <a:lnTo>
                                  <a:pt x="4" y="28"/>
                                </a:lnTo>
                                <a:lnTo>
                                  <a:pt x="14" y="13"/>
                                </a:lnTo>
                                <a:lnTo>
                                  <a:pt x="28" y="3"/>
                                </a:lnTo>
                                <a:lnTo>
                                  <a:pt x="46" y="0"/>
                                </a:lnTo>
                                <a:lnTo>
                                  <a:pt x="690" y="0"/>
                                </a:lnTo>
                                <a:lnTo>
                                  <a:pt x="708" y="3"/>
                                </a:lnTo>
                                <a:lnTo>
                                  <a:pt x="722" y="13"/>
                                </a:lnTo>
                                <a:lnTo>
                                  <a:pt x="732" y="28"/>
                                </a:lnTo>
                                <a:lnTo>
                                  <a:pt x="736" y="45"/>
                                </a:lnTo>
                                <a:lnTo>
                                  <a:pt x="736" y="228"/>
                                </a:lnTo>
                                <a:lnTo>
                                  <a:pt x="732" y="246"/>
                                </a:lnTo>
                                <a:lnTo>
                                  <a:pt x="722" y="260"/>
                                </a:lnTo>
                                <a:lnTo>
                                  <a:pt x="708" y="270"/>
                                </a:lnTo>
                                <a:lnTo>
                                  <a:pt x="690" y="273"/>
                                </a:lnTo>
                                <a:lnTo>
                                  <a:pt x="46" y="273"/>
                                </a:lnTo>
                                <a:lnTo>
                                  <a:pt x="28" y="270"/>
                                </a:lnTo>
                                <a:lnTo>
                                  <a:pt x="14" y="260"/>
                                </a:lnTo>
                                <a:lnTo>
                                  <a:pt x="4" y="246"/>
                                </a:lnTo>
                                <a:lnTo>
                                  <a:pt x="0" y="228"/>
                                </a:lnTo>
                                <a:lnTo>
                                  <a:pt x="0" y="45"/>
                                </a:lnTo>
                                <a:close/>
                              </a:path>
                            </a:pathLst>
                          </a:custGeom>
                          <a:noFill/>
                          <a:ln w="5430">
                            <a:solidFill>
                              <a:srgbClr val="FFC2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0" name="Rectangle 1342"/>
                        <wps:cNvSpPr>
                          <a:spLocks noChangeArrowheads="1"/>
                        </wps:cNvSpPr>
                        <wps:spPr bwMode="auto">
                          <a:xfrm>
                            <a:off x="8326" y="2606"/>
                            <a:ext cx="1240" cy="77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81" name="Picture 13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8361" y="2939"/>
                            <a:ext cx="1206" cy="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2" name="Picture 13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420" y="2965"/>
                            <a:ext cx="1086"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3" name="Picture 13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8399" y="2961"/>
                            <a:ext cx="1129"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4" name="Freeform 1338"/>
                        <wps:cNvSpPr>
                          <a:spLocks/>
                        </wps:cNvSpPr>
                        <wps:spPr bwMode="auto">
                          <a:xfrm>
                            <a:off x="8399" y="2961"/>
                            <a:ext cx="1129" cy="351"/>
                          </a:xfrm>
                          <a:custGeom>
                            <a:avLst/>
                            <a:gdLst>
                              <a:gd name="T0" fmla="+- 0 9469 8399"/>
                              <a:gd name="T1" fmla="*/ T0 w 1129"/>
                              <a:gd name="T2" fmla="+- 0 2961 2961"/>
                              <a:gd name="T3" fmla="*/ 2961 h 351"/>
                              <a:gd name="T4" fmla="+- 0 8458 8399"/>
                              <a:gd name="T5" fmla="*/ T4 w 1129"/>
                              <a:gd name="T6" fmla="+- 0 2961 2961"/>
                              <a:gd name="T7" fmla="*/ 2961 h 351"/>
                              <a:gd name="T8" fmla="+- 0 8435 8399"/>
                              <a:gd name="T9" fmla="*/ T8 w 1129"/>
                              <a:gd name="T10" fmla="+- 0 2965 2961"/>
                              <a:gd name="T11" fmla="*/ 2965 h 351"/>
                              <a:gd name="T12" fmla="+- 0 8416 8399"/>
                              <a:gd name="T13" fmla="*/ T12 w 1129"/>
                              <a:gd name="T14" fmla="+- 0 2978 2961"/>
                              <a:gd name="T15" fmla="*/ 2978 h 351"/>
                              <a:gd name="T16" fmla="+- 0 8404 8399"/>
                              <a:gd name="T17" fmla="*/ T16 w 1129"/>
                              <a:gd name="T18" fmla="+- 0 2997 2961"/>
                              <a:gd name="T19" fmla="*/ 2997 h 351"/>
                              <a:gd name="T20" fmla="+- 0 8399 8399"/>
                              <a:gd name="T21" fmla="*/ T20 w 1129"/>
                              <a:gd name="T22" fmla="+- 0 3019 2961"/>
                              <a:gd name="T23" fmla="*/ 3019 h 351"/>
                              <a:gd name="T24" fmla="+- 0 8399 8399"/>
                              <a:gd name="T25" fmla="*/ T24 w 1129"/>
                              <a:gd name="T26" fmla="+- 0 3253 2961"/>
                              <a:gd name="T27" fmla="*/ 3253 h 351"/>
                              <a:gd name="T28" fmla="+- 0 8404 8399"/>
                              <a:gd name="T29" fmla="*/ T28 w 1129"/>
                              <a:gd name="T30" fmla="+- 0 3276 2961"/>
                              <a:gd name="T31" fmla="*/ 3276 h 351"/>
                              <a:gd name="T32" fmla="+- 0 8416 8399"/>
                              <a:gd name="T33" fmla="*/ T32 w 1129"/>
                              <a:gd name="T34" fmla="+- 0 3294 2961"/>
                              <a:gd name="T35" fmla="*/ 3294 h 351"/>
                              <a:gd name="T36" fmla="+- 0 8435 8399"/>
                              <a:gd name="T37" fmla="*/ T36 w 1129"/>
                              <a:gd name="T38" fmla="+- 0 3307 2961"/>
                              <a:gd name="T39" fmla="*/ 3307 h 351"/>
                              <a:gd name="T40" fmla="+- 0 8458 8399"/>
                              <a:gd name="T41" fmla="*/ T40 w 1129"/>
                              <a:gd name="T42" fmla="+- 0 3311 2961"/>
                              <a:gd name="T43" fmla="*/ 3311 h 351"/>
                              <a:gd name="T44" fmla="+- 0 9469 8399"/>
                              <a:gd name="T45" fmla="*/ T44 w 1129"/>
                              <a:gd name="T46" fmla="+- 0 3311 2961"/>
                              <a:gd name="T47" fmla="*/ 3311 h 351"/>
                              <a:gd name="T48" fmla="+- 0 9492 8399"/>
                              <a:gd name="T49" fmla="*/ T48 w 1129"/>
                              <a:gd name="T50" fmla="+- 0 3307 2961"/>
                              <a:gd name="T51" fmla="*/ 3307 h 351"/>
                              <a:gd name="T52" fmla="+- 0 9511 8399"/>
                              <a:gd name="T53" fmla="*/ T52 w 1129"/>
                              <a:gd name="T54" fmla="+- 0 3294 2961"/>
                              <a:gd name="T55" fmla="*/ 3294 h 351"/>
                              <a:gd name="T56" fmla="+- 0 9523 8399"/>
                              <a:gd name="T57" fmla="*/ T56 w 1129"/>
                              <a:gd name="T58" fmla="+- 0 3276 2961"/>
                              <a:gd name="T59" fmla="*/ 3276 h 351"/>
                              <a:gd name="T60" fmla="+- 0 9528 8399"/>
                              <a:gd name="T61" fmla="*/ T60 w 1129"/>
                              <a:gd name="T62" fmla="+- 0 3253 2961"/>
                              <a:gd name="T63" fmla="*/ 3253 h 351"/>
                              <a:gd name="T64" fmla="+- 0 9528 8399"/>
                              <a:gd name="T65" fmla="*/ T64 w 1129"/>
                              <a:gd name="T66" fmla="+- 0 3019 2961"/>
                              <a:gd name="T67" fmla="*/ 3019 h 351"/>
                              <a:gd name="T68" fmla="+- 0 9523 8399"/>
                              <a:gd name="T69" fmla="*/ T68 w 1129"/>
                              <a:gd name="T70" fmla="+- 0 2997 2961"/>
                              <a:gd name="T71" fmla="*/ 2997 h 351"/>
                              <a:gd name="T72" fmla="+- 0 9511 8399"/>
                              <a:gd name="T73" fmla="*/ T72 w 1129"/>
                              <a:gd name="T74" fmla="+- 0 2978 2961"/>
                              <a:gd name="T75" fmla="*/ 2978 h 351"/>
                              <a:gd name="T76" fmla="+- 0 9492 8399"/>
                              <a:gd name="T77" fmla="*/ T76 w 1129"/>
                              <a:gd name="T78" fmla="+- 0 2965 2961"/>
                              <a:gd name="T79" fmla="*/ 2965 h 351"/>
                              <a:gd name="T80" fmla="+- 0 9469 8399"/>
                              <a:gd name="T81" fmla="*/ T80 w 1129"/>
                              <a:gd name="T82" fmla="+- 0 2961 2961"/>
                              <a:gd name="T83" fmla="*/ 2961 h 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29" h="351">
                                <a:moveTo>
                                  <a:pt x="1070" y="0"/>
                                </a:moveTo>
                                <a:lnTo>
                                  <a:pt x="59" y="0"/>
                                </a:lnTo>
                                <a:lnTo>
                                  <a:pt x="36" y="4"/>
                                </a:lnTo>
                                <a:lnTo>
                                  <a:pt x="17" y="17"/>
                                </a:lnTo>
                                <a:lnTo>
                                  <a:pt x="5" y="36"/>
                                </a:lnTo>
                                <a:lnTo>
                                  <a:pt x="0" y="58"/>
                                </a:lnTo>
                                <a:lnTo>
                                  <a:pt x="0" y="292"/>
                                </a:lnTo>
                                <a:lnTo>
                                  <a:pt x="5" y="315"/>
                                </a:lnTo>
                                <a:lnTo>
                                  <a:pt x="17" y="333"/>
                                </a:lnTo>
                                <a:lnTo>
                                  <a:pt x="36" y="346"/>
                                </a:lnTo>
                                <a:lnTo>
                                  <a:pt x="59" y="350"/>
                                </a:lnTo>
                                <a:lnTo>
                                  <a:pt x="1070" y="350"/>
                                </a:lnTo>
                                <a:lnTo>
                                  <a:pt x="1093" y="346"/>
                                </a:lnTo>
                                <a:lnTo>
                                  <a:pt x="1112" y="333"/>
                                </a:lnTo>
                                <a:lnTo>
                                  <a:pt x="1124" y="315"/>
                                </a:lnTo>
                                <a:lnTo>
                                  <a:pt x="1129" y="292"/>
                                </a:lnTo>
                                <a:lnTo>
                                  <a:pt x="1129" y="58"/>
                                </a:lnTo>
                                <a:lnTo>
                                  <a:pt x="1124" y="36"/>
                                </a:lnTo>
                                <a:lnTo>
                                  <a:pt x="1112" y="17"/>
                                </a:lnTo>
                                <a:lnTo>
                                  <a:pt x="1093" y="4"/>
                                </a:lnTo>
                                <a:lnTo>
                                  <a:pt x="1070" y="0"/>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5" name="Freeform 1337"/>
                        <wps:cNvSpPr>
                          <a:spLocks/>
                        </wps:cNvSpPr>
                        <wps:spPr bwMode="auto">
                          <a:xfrm>
                            <a:off x="8399" y="2961"/>
                            <a:ext cx="1129" cy="351"/>
                          </a:xfrm>
                          <a:custGeom>
                            <a:avLst/>
                            <a:gdLst>
                              <a:gd name="T0" fmla="+- 0 8399 8399"/>
                              <a:gd name="T1" fmla="*/ T0 w 1129"/>
                              <a:gd name="T2" fmla="+- 0 3019 2961"/>
                              <a:gd name="T3" fmla="*/ 3019 h 351"/>
                              <a:gd name="T4" fmla="+- 0 8404 8399"/>
                              <a:gd name="T5" fmla="*/ T4 w 1129"/>
                              <a:gd name="T6" fmla="+- 0 2997 2961"/>
                              <a:gd name="T7" fmla="*/ 2997 h 351"/>
                              <a:gd name="T8" fmla="+- 0 8416 8399"/>
                              <a:gd name="T9" fmla="*/ T8 w 1129"/>
                              <a:gd name="T10" fmla="+- 0 2978 2961"/>
                              <a:gd name="T11" fmla="*/ 2978 h 351"/>
                              <a:gd name="T12" fmla="+- 0 8435 8399"/>
                              <a:gd name="T13" fmla="*/ T12 w 1129"/>
                              <a:gd name="T14" fmla="+- 0 2965 2961"/>
                              <a:gd name="T15" fmla="*/ 2965 h 351"/>
                              <a:gd name="T16" fmla="+- 0 8458 8399"/>
                              <a:gd name="T17" fmla="*/ T16 w 1129"/>
                              <a:gd name="T18" fmla="+- 0 2961 2961"/>
                              <a:gd name="T19" fmla="*/ 2961 h 351"/>
                              <a:gd name="T20" fmla="+- 0 9469 8399"/>
                              <a:gd name="T21" fmla="*/ T20 w 1129"/>
                              <a:gd name="T22" fmla="+- 0 2961 2961"/>
                              <a:gd name="T23" fmla="*/ 2961 h 351"/>
                              <a:gd name="T24" fmla="+- 0 9492 8399"/>
                              <a:gd name="T25" fmla="*/ T24 w 1129"/>
                              <a:gd name="T26" fmla="+- 0 2965 2961"/>
                              <a:gd name="T27" fmla="*/ 2965 h 351"/>
                              <a:gd name="T28" fmla="+- 0 9511 8399"/>
                              <a:gd name="T29" fmla="*/ T28 w 1129"/>
                              <a:gd name="T30" fmla="+- 0 2978 2961"/>
                              <a:gd name="T31" fmla="*/ 2978 h 351"/>
                              <a:gd name="T32" fmla="+- 0 9523 8399"/>
                              <a:gd name="T33" fmla="*/ T32 w 1129"/>
                              <a:gd name="T34" fmla="+- 0 2997 2961"/>
                              <a:gd name="T35" fmla="*/ 2997 h 351"/>
                              <a:gd name="T36" fmla="+- 0 9528 8399"/>
                              <a:gd name="T37" fmla="*/ T36 w 1129"/>
                              <a:gd name="T38" fmla="+- 0 3019 2961"/>
                              <a:gd name="T39" fmla="*/ 3019 h 351"/>
                              <a:gd name="T40" fmla="+- 0 9528 8399"/>
                              <a:gd name="T41" fmla="*/ T40 w 1129"/>
                              <a:gd name="T42" fmla="+- 0 3253 2961"/>
                              <a:gd name="T43" fmla="*/ 3253 h 351"/>
                              <a:gd name="T44" fmla="+- 0 9523 8399"/>
                              <a:gd name="T45" fmla="*/ T44 w 1129"/>
                              <a:gd name="T46" fmla="+- 0 3276 2961"/>
                              <a:gd name="T47" fmla="*/ 3276 h 351"/>
                              <a:gd name="T48" fmla="+- 0 9511 8399"/>
                              <a:gd name="T49" fmla="*/ T48 w 1129"/>
                              <a:gd name="T50" fmla="+- 0 3294 2961"/>
                              <a:gd name="T51" fmla="*/ 3294 h 351"/>
                              <a:gd name="T52" fmla="+- 0 9492 8399"/>
                              <a:gd name="T53" fmla="*/ T52 w 1129"/>
                              <a:gd name="T54" fmla="+- 0 3307 2961"/>
                              <a:gd name="T55" fmla="*/ 3307 h 351"/>
                              <a:gd name="T56" fmla="+- 0 9469 8399"/>
                              <a:gd name="T57" fmla="*/ T56 w 1129"/>
                              <a:gd name="T58" fmla="+- 0 3311 2961"/>
                              <a:gd name="T59" fmla="*/ 3311 h 351"/>
                              <a:gd name="T60" fmla="+- 0 8458 8399"/>
                              <a:gd name="T61" fmla="*/ T60 w 1129"/>
                              <a:gd name="T62" fmla="+- 0 3311 2961"/>
                              <a:gd name="T63" fmla="*/ 3311 h 351"/>
                              <a:gd name="T64" fmla="+- 0 8435 8399"/>
                              <a:gd name="T65" fmla="*/ T64 w 1129"/>
                              <a:gd name="T66" fmla="+- 0 3307 2961"/>
                              <a:gd name="T67" fmla="*/ 3307 h 351"/>
                              <a:gd name="T68" fmla="+- 0 8416 8399"/>
                              <a:gd name="T69" fmla="*/ T68 w 1129"/>
                              <a:gd name="T70" fmla="+- 0 3294 2961"/>
                              <a:gd name="T71" fmla="*/ 3294 h 351"/>
                              <a:gd name="T72" fmla="+- 0 8404 8399"/>
                              <a:gd name="T73" fmla="*/ T72 w 1129"/>
                              <a:gd name="T74" fmla="+- 0 3276 2961"/>
                              <a:gd name="T75" fmla="*/ 3276 h 351"/>
                              <a:gd name="T76" fmla="+- 0 8399 8399"/>
                              <a:gd name="T77" fmla="*/ T76 w 1129"/>
                              <a:gd name="T78" fmla="+- 0 3253 2961"/>
                              <a:gd name="T79" fmla="*/ 3253 h 351"/>
                              <a:gd name="T80" fmla="+- 0 8399 8399"/>
                              <a:gd name="T81" fmla="*/ T80 w 1129"/>
                              <a:gd name="T82" fmla="+- 0 3019 2961"/>
                              <a:gd name="T83" fmla="*/ 3019 h 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29" h="351">
                                <a:moveTo>
                                  <a:pt x="0" y="58"/>
                                </a:moveTo>
                                <a:lnTo>
                                  <a:pt x="5" y="36"/>
                                </a:lnTo>
                                <a:lnTo>
                                  <a:pt x="17" y="17"/>
                                </a:lnTo>
                                <a:lnTo>
                                  <a:pt x="36" y="4"/>
                                </a:lnTo>
                                <a:lnTo>
                                  <a:pt x="59" y="0"/>
                                </a:lnTo>
                                <a:lnTo>
                                  <a:pt x="1070" y="0"/>
                                </a:lnTo>
                                <a:lnTo>
                                  <a:pt x="1093" y="4"/>
                                </a:lnTo>
                                <a:lnTo>
                                  <a:pt x="1112" y="17"/>
                                </a:lnTo>
                                <a:lnTo>
                                  <a:pt x="1124" y="36"/>
                                </a:lnTo>
                                <a:lnTo>
                                  <a:pt x="1129" y="58"/>
                                </a:lnTo>
                                <a:lnTo>
                                  <a:pt x="1129" y="292"/>
                                </a:lnTo>
                                <a:lnTo>
                                  <a:pt x="1124" y="315"/>
                                </a:lnTo>
                                <a:lnTo>
                                  <a:pt x="1112" y="333"/>
                                </a:lnTo>
                                <a:lnTo>
                                  <a:pt x="1093" y="346"/>
                                </a:lnTo>
                                <a:lnTo>
                                  <a:pt x="1070" y="350"/>
                                </a:lnTo>
                                <a:lnTo>
                                  <a:pt x="59" y="350"/>
                                </a:lnTo>
                                <a:lnTo>
                                  <a:pt x="36" y="346"/>
                                </a:lnTo>
                                <a:lnTo>
                                  <a:pt x="17" y="333"/>
                                </a:lnTo>
                                <a:lnTo>
                                  <a:pt x="5" y="315"/>
                                </a:lnTo>
                                <a:lnTo>
                                  <a:pt x="0" y="292"/>
                                </a:lnTo>
                                <a:lnTo>
                                  <a:pt x="0" y="58"/>
                                </a:lnTo>
                                <a:close/>
                              </a:path>
                            </a:pathLst>
                          </a:custGeom>
                          <a:noFill/>
                          <a:ln w="5430">
                            <a:solidFill>
                              <a:srgbClr val="FFC2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6" name="Rectangle 1336"/>
                        <wps:cNvSpPr>
                          <a:spLocks noChangeArrowheads="1"/>
                        </wps:cNvSpPr>
                        <wps:spPr bwMode="auto">
                          <a:xfrm>
                            <a:off x="8275" y="716"/>
                            <a:ext cx="1334" cy="1129"/>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87" name="Picture 13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8284" y="921"/>
                            <a:ext cx="778" cy="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8" name="Picture 13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8335" y="947"/>
                            <a:ext cx="676"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9" name="Picture 13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8322" y="943"/>
                            <a:ext cx="701"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0" name="Freeform 1332"/>
                        <wps:cNvSpPr>
                          <a:spLocks/>
                        </wps:cNvSpPr>
                        <wps:spPr bwMode="auto">
                          <a:xfrm>
                            <a:off x="8322" y="943"/>
                            <a:ext cx="702" cy="351"/>
                          </a:xfrm>
                          <a:custGeom>
                            <a:avLst/>
                            <a:gdLst>
                              <a:gd name="T0" fmla="+- 0 8322 8322"/>
                              <a:gd name="T1" fmla="*/ T0 w 702"/>
                              <a:gd name="T2" fmla="+- 0 1001 943"/>
                              <a:gd name="T3" fmla="*/ 1001 h 351"/>
                              <a:gd name="T4" fmla="+- 0 8327 8322"/>
                              <a:gd name="T5" fmla="*/ T4 w 702"/>
                              <a:gd name="T6" fmla="+- 0 978 943"/>
                              <a:gd name="T7" fmla="*/ 978 h 351"/>
                              <a:gd name="T8" fmla="+- 0 8339 8322"/>
                              <a:gd name="T9" fmla="*/ T8 w 702"/>
                              <a:gd name="T10" fmla="+- 0 960 943"/>
                              <a:gd name="T11" fmla="*/ 960 h 351"/>
                              <a:gd name="T12" fmla="+- 0 8358 8322"/>
                              <a:gd name="T13" fmla="*/ T12 w 702"/>
                              <a:gd name="T14" fmla="+- 0 947 943"/>
                              <a:gd name="T15" fmla="*/ 947 h 351"/>
                              <a:gd name="T16" fmla="+- 0 8381 8322"/>
                              <a:gd name="T17" fmla="*/ T16 w 702"/>
                              <a:gd name="T18" fmla="+- 0 943 943"/>
                              <a:gd name="T19" fmla="*/ 943 h 351"/>
                              <a:gd name="T20" fmla="+- 0 8965 8322"/>
                              <a:gd name="T21" fmla="*/ T20 w 702"/>
                              <a:gd name="T22" fmla="+- 0 943 943"/>
                              <a:gd name="T23" fmla="*/ 943 h 351"/>
                              <a:gd name="T24" fmla="+- 0 8988 8322"/>
                              <a:gd name="T25" fmla="*/ T24 w 702"/>
                              <a:gd name="T26" fmla="+- 0 947 943"/>
                              <a:gd name="T27" fmla="*/ 947 h 351"/>
                              <a:gd name="T28" fmla="+- 0 9006 8322"/>
                              <a:gd name="T29" fmla="*/ T28 w 702"/>
                              <a:gd name="T30" fmla="+- 0 960 943"/>
                              <a:gd name="T31" fmla="*/ 960 h 351"/>
                              <a:gd name="T32" fmla="+- 0 9019 8322"/>
                              <a:gd name="T33" fmla="*/ T32 w 702"/>
                              <a:gd name="T34" fmla="+- 0 978 943"/>
                              <a:gd name="T35" fmla="*/ 978 h 351"/>
                              <a:gd name="T36" fmla="+- 0 9023 8322"/>
                              <a:gd name="T37" fmla="*/ T36 w 702"/>
                              <a:gd name="T38" fmla="+- 0 1001 943"/>
                              <a:gd name="T39" fmla="*/ 1001 h 351"/>
                              <a:gd name="T40" fmla="+- 0 9023 8322"/>
                              <a:gd name="T41" fmla="*/ T40 w 702"/>
                              <a:gd name="T42" fmla="+- 0 1235 943"/>
                              <a:gd name="T43" fmla="*/ 1235 h 351"/>
                              <a:gd name="T44" fmla="+- 0 9019 8322"/>
                              <a:gd name="T45" fmla="*/ T44 w 702"/>
                              <a:gd name="T46" fmla="+- 0 1258 943"/>
                              <a:gd name="T47" fmla="*/ 1258 h 351"/>
                              <a:gd name="T48" fmla="+- 0 9006 8322"/>
                              <a:gd name="T49" fmla="*/ T48 w 702"/>
                              <a:gd name="T50" fmla="+- 0 1276 943"/>
                              <a:gd name="T51" fmla="*/ 1276 h 351"/>
                              <a:gd name="T52" fmla="+- 0 8988 8322"/>
                              <a:gd name="T53" fmla="*/ T52 w 702"/>
                              <a:gd name="T54" fmla="+- 0 1289 943"/>
                              <a:gd name="T55" fmla="*/ 1289 h 351"/>
                              <a:gd name="T56" fmla="+- 0 8965 8322"/>
                              <a:gd name="T57" fmla="*/ T56 w 702"/>
                              <a:gd name="T58" fmla="+- 0 1293 943"/>
                              <a:gd name="T59" fmla="*/ 1293 h 351"/>
                              <a:gd name="T60" fmla="+- 0 8381 8322"/>
                              <a:gd name="T61" fmla="*/ T60 w 702"/>
                              <a:gd name="T62" fmla="+- 0 1293 943"/>
                              <a:gd name="T63" fmla="*/ 1293 h 351"/>
                              <a:gd name="T64" fmla="+- 0 8358 8322"/>
                              <a:gd name="T65" fmla="*/ T64 w 702"/>
                              <a:gd name="T66" fmla="+- 0 1289 943"/>
                              <a:gd name="T67" fmla="*/ 1289 h 351"/>
                              <a:gd name="T68" fmla="+- 0 8339 8322"/>
                              <a:gd name="T69" fmla="*/ T68 w 702"/>
                              <a:gd name="T70" fmla="+- 0 1276 943"/>
                              <a:gd name="T71" fmla="*/ 1276 h 351"/>
                              <a:gd name="T72" fmla="+- 0 8327 8322"/>
                              <a:gd name="T73" fmla="*/ T72 w 702"/>
                              <a:gd name="T74" fmla="+- 0 1258 943"/>
                              <a:gd name="T75" fmla="*/ 1258 h 351"/>
                              <a:gd name="T76" fmla="+- 0 8322 8322"/>
                              <a:gd name="T77" fmla="*/ T76 w 702"/>
                              <a:gd name="T78" fmla="+- 0 1235 943"/>
                              <a:gd name="T79" fmla="*/ 1235 h 351"/>
                              <a:gd name="T80" fmla="+- 0 8322 8322"/>
                              <a:gd name="T81" fmla="*/ T80 w 702"/>
                              <a:gd name="T82" fmla="+- 0 1001 943"/>
                              <a:gd name="T83" fmla="*/ 1001 h 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02" h="351">
                                <a:moveTo>
                                  <a:pt x="0" y="58"/>
                                </a:moveTo>
                                <a:lnTo>
                                  <a:pt x="5" y="35"/>
                                </a:lnTo>
                                <a:lnTo>
                                  <a:pt x="17" y="17"/>
                                </a:lnTo>
                                <a:lnTo>
                                  <a:pt x="36" y="4"/>
                                </a:lnTo>
                                <a:lnTo>
                                  <a:pt x="59" y="0"/>
                                </a:lnTo>
                                <a:lnTo>
                                  <a:pt x="643" y="0"/>
                                </a:lnTo>
                                <a:lnTo>
                                  <a:pt x="666" y="4"/>
                                </a:lnTo>
                                <a:lnTo>
                                  <a:pt x="684" y="17"/>
                                </a:lnTo>
                                <a:lnTo>
                                  <a:pt x="697" y="35"/>
                                </a:lnTo>
                                <a:lnTo>
                                  <a:pt x="701" y="58"/>
                                </a:lnTo>
                                <a:lnTo>
                                  <a:pt x="701" y="292"/>
                                </a:lnTo>
                                <a:lnTo>
                                  <a:pt x="697" y="315"/>
                                </a:lnTo>
                                <a:lnTo>
                                  <a:pt x="684" y="333"/>
                                </a:lnTo>
                                <a:lnTo>
                                  <a:pt x="666" y="346"/>
                                </a:lnTo>
                                <a:lnTo>
                                  <a:pt x="643" y="350"/>
                                </a:lnTo>
                                <a:lnTo>
                                  <a:pt x="59" y="350"/>
                                </a:lnTo>
                                <a:lnTo>
                                  <a:pt x="36" y="346"/>
                                </a:lnTo>
                                <a:lnTo>
                                  <a:pt x="17" y="333"/>
                                </a:lnTo>
                                <a:lnTo>
                                  <a:pt x="5" y="315"/>
                                </a:lnTo>
                                <a:lnTo>
                                  <a:pt x="0" y="292"/>
                                </a:lnTo>
                                <a:lnTo>
                                  <a:pt x="0" y="58"/>
                                </a:lnTo>
                                <a:close/>
                              </a:path>
                            </a:pathLst>
                          </a:custGeom>
                          <a:noFill/>
                          <a:ln w="5430">
                            <a:solidFill>
                              <a:srgbClr val="FFC2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91" name="Picture 13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8805" y="1417"/>
                            <a:ext cx="770" cy="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2" name="Picture 13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8848" y="1443"/>
                            <a:ext cx="676"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3" name="Picture 13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8844" y="1439"/>
                            <a:ext cx="693"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4" name="Freeform 1328"/>
                        <wps:cNvSpPr>
                          <a:spLocks/>
                        </wps:cNvSpPr>
                        <wps:spPr bwMode="auto">
                          <a:xfrm>
                            <a:off x="8844" y="1439"/>
                            <a:ext cx="693" cy="351"/>
                          </a:xfrm>
                          <a:custGeom>
                            <a:avLst/>
                            <a:gdLst>
                              <a:gd name="T0" fmla="+- 0 8844 8844"/>
                              <a:gd name="T1" fmla="*/ T0 w 693"/>
                              <a:gd name="T2" fmla="+- 0 1497 1439"/>
                              <a:gd name="T3" fmla="*/ 1497 h 351"/>
                              <a:gd name="T4" fmla="+- 0 8848 8844"/>
                              <a:gd name="T5" fmla="*/ T4 w 693"/>
                              <a:gd name="T6" fmla="+- 0 1474 1439"/>
                              <a:gd name="T7" fmla="*/ 1474 h 351"/>
                              <a:gd name="T8" fmla="+- 0 8861 8844"/>
                              <a:gd name="T9" fmla="*/ T8 w 693"/>
                              <a:gd name="T10" fmla="+- 0 1456 1439"/>
                              <a:gd name="T11" fmla="*/ 1456 h 351"/>
                              <a:gd name="T12" fmla="+- 0 8879 8844"/>
                              <a:gd name="T13" fmla="*/ T12 w 693"/>
                              <a:gd name="T14" fmla="+- 0 1443 1439"/>
                              <a:gd name="T15" fmla="*/ 1443 h 351"/>
                              <a:gd name="T16" fmla="+- 0 8902 8844"/>
                              <a:gd name="T17" fmla="*/ T16 w 693"/>
                              <a:gd name="T18" fmla="+- 0 1439 1439"/>
                              <a:gd name="T19" fmla="*/ 1439 h 351"/>
                              <a:gd name="T20" fmla="+- 0 9478 8844"/>
                              <a:gd name="T21" fmla="*/ T20 w 693"/>
                              <a:gd name="T22" fmla="+- 0 1439 1439"/>
                              <a:gd name="T23" fmla="*/ 1439 h 351"/>
                              <a:gd name="T24" fmla="+- 0 9501 8844"/>
                              <a:gd name="T25" fmla="*/ T24 w 693"/>
                              <a:gd name="T26" fmla="+- 0 1443 1439"/>
                              <a:gd name="T27" fmla="*/ 1443 h 351"/>
                              <a:gd name="T28" fmla="+- 0 9519 8844"/>
                              <a:gd name="T29" fmla="*/ T28 w 693"/>
                              <a:gd name="T30" fmla="+- 0 1456 1439"/>
                              <a:gd name="T31" fmla="*/ 1456 h 351"/>
                              <a:gd name="T32" fmla="+- 0 9532 8844"/>
                              <a:gd name="T33" fmla="*/ T32 w 693"/>
                              <a:gd name="T34" fmla="+- 0 1474 1439"/>
                              <a:gd name="T35" fmla="*/ 1474 h 351"/>
                              <a:gd name="T36" fmla="+- 0 9536 8844"/>
                              <a:gd name="T37" fmla="*/ T36 w 693"/>
                              <a:gd name="T38" fmla="+- 0 1497 1439"/>
                              <a:gd name="T39" fmla="*/ 1497 h 351"/>
                              <a:gd name="T40" fmla="+- 0 9536 8844"/>
                              <a:gd name="T41" fmla="*/ T40 w 693"/>
                              <a:gd name="T42" fmla="+- 0 1731 1439"/>
                              <a:gd name="T43" fmla="*/ 1731 h 351"/>
                              <a:gd name="T44" fmla="+- 0 9532 8844"/>
                              <a:gd name="T45" fmla="*/ T44 w 693"/>
                              <a:gd name="T46" fmla="+- 0 1754 1439"/>
                              <a:gd name="T47" fmla="*/ 1754 h 351"/>
                              <a:gd name="T48" fmla="+- 0 9519 8844"/>
                              <a:gd name="T49" fmla="*/ T48 w 693"/>
                              <a:gd name="T50" fmla="+- 0 1772 1439"/>
                              <a:gd name="T51" fmla="*/ 1772 h 351"/>
                              <a:gd name="T52" fmla="+- 0 9501 8844"/>
                              <a:gd name="T53" fmla="*/ T52 w 693"/>
                              <a:gd name="T54" fmla="+- 0 1785 1439"/>
                              <a:gd name="T55" fmla="*/ 1785 h 351"/>
                              <a:gd name="T56" fmla="+- 0 9478 8844"/>
                              <a:gd name="T57" fmla="*/ T56 w 693"/>
                              <a:gd name="T58" fmla="+- 0 1789 1439"/>
                              <a:gd name="T59" fmla="*/ 1789 h 351"/>
                              <a:gd name="T60" fmla="+- 0 8902 8844"/>
                              <a:gd name="T61" fmla="*/ T60 w 693"/>
                              <a:gd name="T62" fmla="+- 0 1789 1439"/>
                              <a:gd name="T63" fmla="*/ 1789 h 351"/>
                              <a:gd name="T64" fmla="+- 0 8879 8844"/>
                              <a:gd name="T65" fmla="*/ T64 w 693"/>
                              <a:gd name="T66" fmla="+- 0 1785 1439"/>
                              <a:gd name="T67" fmla="*/ 1785 h 351"/>
                              <a:gd name="T68" fmla="+- 0 8861 8844"/>
                              <a:gd name="T69" fmla="*/ T68 w 693"/>
                              <a:gd name="T70" fmla="+- 0 1772 1439"/>
                              <a:gd name="T71" fmla="*/ 1772 h 351"/>
                              <a:gd name="T72" fmla="+- 0 8848 8844"/>
                              <a:gd name="T73" fmla="*/ T72 w 693"/>
                              <a:gd name="T74" fmla="+- 0 1754 1439"/>
                              <a:gd name="T75" fmla="*/ 1754 h 351"/>
                              <a:gd name="T76" fmla="+- 0 8844 8844"/>
                              <a:gd name="T77" fmla="*/ T76 w 693"/>
                              <a:gd name="T78" fmla="+- 0 1731 1439"/>
                              <a:gd name="T79" fmla="*/ 1731 h 351"/>
                              <a:gd name="T80" fmla="+- 0 8844 8844"/>
                              <a:gd name="T81" fmla="*/ T80 w 693"/>
                              <a:gd name="T82" fmla="+- 0 1497 1439"/>
                              <a:gd name="T83" fmla="*/ 1497 h 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93" h="351">
                                <a:moveTo>
                                  <a:pt x="0" y="58"/>
                                </a:moveTo>
                                <a:lnTo>
                                  <a:pt x="4" y="35"/>
                                </a:lnTo>
                                <a:lnTo>
                                  <a:pt x="17" y="17"/>
                                </a:lnTo>
                                <a:lnTo>
                                  <a:pt x="35" y="4"/>
                                </a:lnTo>
                                <a:lnTo>
                                  <a:pt x="58" y="0"/>
                                </a:lnTo>
                                <a:lnTo>
                                  <a:pt x="634" y="0"/>
                                </a:lnTo>
                                <a:lnTo>
                                  <a:pt x="657" y="4"/>
                                </a:lnTo>
                                <a:lnTo>
                                  <a:pt x="675" y="17"/>
                                </a:lnTo>
                                <a:lnTo>
                                  <a:pt x="688" y="35"/>
                                </a:lnTo>
                                <a:lnTo>
                                  <a:pt x="692" y="58"/>
                                </a:lnTo>
                                <a:lnTo>
                                  <a:pt x="692" y="292"/>
                                </a:lnTo>
                                <a:lnTo>
                                  <a:pt x="688" y="315"/>
                                </a:lnTo>
                                <a:lnTo>
                                  <a:pt x="675" y="333"/>
                                </a:lnTo>
                                <a:lnTo>
                                  <a:pt x="657" y="346"/>
                                </a:lnTo>
                                <a:lnTo>
                                  <a:pt x="634" y="350"/>
                                </a:lnTo>
                                <a:lnTo>
                                  <a:pt x="58" y="350"/>
                                </a:lnTo>
                                <a:lnTo>
                                  <a:pt x="35" y="346"/>
                                </a:lnTo>
                                <a:lnTo>
                                  <a:pt x="17" y="333"/>
                                </a:lnTo>
                                <a:lnTo>
                                  <a:pt x="4" y="315"/>
                                </a:lnTo>
                                <a:lnTo>
                                  <a:pt x="0" y="292"/>
                                </a:lnTo>
                                <a:lnTo>
                                  <a:pt x="0" y="58"/>
                                </a:lnTo>
                                <a:close/>
                              </a:path>
                            </a:pathLst>
                          </a:custGeom>
                          <a:noFill/>
                          <a:ln w="5430">
                            <a:solidFill>
                              <a:srgbClr val="FFC2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95" name="Picture 13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8629" y="1289"/>
                            <a:ext cx="208"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6" name="AutoShape 1326"/>
                        <wps:cNvSpPr>
                          <a:spLocks/>
                        </wps:cNvSpPr>
                        <wps:spPr bwMode="auto">
                          <a:xfrm>
                            <a:off x="6907" y="1241"/>
                            <a:ext cx="1369" cy="80"/>
                          </a:xfrm>
                          <a:custGeom>
                            <a:avLst/>
                            <a:gdLst>
                              <a:gd name="T0" fmla="+- 0 8202 6907"/>
                              <a:gd name="T1" fmla="*/ T0 w 1369"/>
                              <a:gd name="T2" fmla="+- 0 1242 1241"/>
                              <a:gd name="T3" fmla="*/ 1242 h 80"/>
                              <a:gd name="T4" fmla="+- 0 8198 6907"/>
                              <a:gd name="T5" fmla="*/ T4 w 1369"/>
                              <a:gd name="T6" fmla="+- 0 1256 1241"/>
                              <a:gd name="T7" fmla="*/ 1256 h 80"/>
                              <a:gd name="T8" fmla="+- 0 8258 6907"/>
                              <a:gd name="T9" fmla="*/ T8 w 1369"/>
                              <a:gd name="T10" fmla="+- 0 1272 1241"/>
                              <a:gd name="T11" fmla="*/ 1272 h 80"/>
                              <a:gd name="T12" fmla="+- 0 8226 6907"/>
                              <a:gd name="T13" fmla="*/ T12 w 1369"/>
                              <a:gd name="T14" fmla="+- 0 1289 1241"/>
                              <a:gd name="T15" fmla="*/ 1289 h 80"/>
                              <a:gd name="T16" fmla="+- 0 8197 6907"/>
                              <a:gd name="T17" fmla="*/ T16 w 1369"/>
                              <a:gd name="T18" fmla="+- 0 1311 1241"/>
                              <a:gd name="T19" fmla="*/ 1311 h 80"/>
                              <a:gd name="T20" fmla="+- 0 8207 6907"/>
                              <a:gd name="T21" fmla="*/ T20 w 1369"/>
                              <a:gd name="T22" fmla="+- 0 1320 1241"/>
                              <a:gd name="T23" fmla="*/ 1320 h 80"/>
                              <a:gd name="T24" fmla="+- 0 8258 6907"/>
                              <a:gd name="T25" fmla="*/ T24 w 1369"/>
                              <a:gd name="T26" fmla="+- 0 1289 1241"/>
                              <a:gd name="T27" fmla="*/ 1289 h 80"/>
                              <a:gd name="T28" fmla="+- 0 8275 6907"/>
                              <a:gd name="T29" fmla="*/ T28 w 1369"/>
                              <a:gd name="T30" fmla="+- 0 1281 1241"/>
                              <a:gd name="T31" fmla="*/ 1281 h 80"/>
                              <a:gd name="T32" fmla="+- 0 6975 6907"/>
                              <a:gd name="T33" fmla="*/ T32 w 1369"/>
                              <a:gd name="T34" fmla="+- 0 1241 1241"/>
                              <a:gd name="T35" fmla="*/ 1241 h 80"/>
                              <a:gd name="T36" fmla="+- 0 6975 6907"/>
                              <a:gd name="T37" fmla="*/ T36 w 1369"/>
                              <a:gd name="T38" fmla="+- 0 1320 1241"/>
                              <a:gd name="T39" fmla="*/ 1320 h 80"/>
                              <a:gd name="T40" fmla="+- 0 6985 6907"/>
                              <a:gd name="T41" fmla="*/ T40 w 1369"/>
                              <a:gd name="T42" fmla="+- 0 1311 1241"/>
                              <a:gd name="T43" fmla="*/ 1311 h 80"/>
                              <a:gd name="T44" fmla="+- 0 6955 6907"/>
                              <a:gd name="T45" fmla="*/ T44 w 1369"/>
                              <a:gd name="T46" fmla="+- 0 1289 1241"/>
                              <a:gd name="T47" fmla="*/ 1289 h 80"/>
                              <a:gd name="T48" fmla="+- 0 6924 6907"/>
                              <a:gd name="T49" fmla="*/ T48 w 1369"/>
                              <a:gd name="T50" fmla="+- 0 1272 1241"/>
                              <a:gd name="T51" fmla="*/ 1272 h 80"/>
                              <a:gd name="T52" fmla="+- 0 6983 6907"/>
                              <a:gd name="T53" fmla="*/ T52 w 1369"/>
                              <a:gd name="T54" fmla="+- 0 1256 1241"/>
                              <a:gd name="T55" fmla="*/ 1256 h 80"/>
                              <a:gd name="T56" fmla="+- 0 6980 6907"/>
                              <a:gd name="T57" fmla="*/ T56 w 1369"/>
                              <a:gd name="T58" fmla="+- 0 1242 1241"/>
                              <a:gd name="T59" fmla="*/ 1242 h 80"/>
                              <a:gd name="T60" fmla="+- 0 8241 6907"/>
                              <a:gd name="T61" fmla="*/ T60 w 1369"/>
                              <a:gd name="T62" fmla="+- 0 1281 1241"/>
                              <a:gd name="T63" fmla="*/ 1281 h 80"/>
                              <a:gd name="T64" fmla="+- 0 8258 6907"/>
                              <a:gd name="T65" fmla="*/ T64 w 1369"/>
                              <a:gd name="T66" fmla="+- 0 1289 1241"/>
                              <a:gd name="T67" fmla="*/ 1289 h 80"/>
                              <a:gd name="T68" fmla="+- 0 8254 6907"/>
                              <a:gd name="T69" fmla="*/ T68 w 1369"/>
                              <a:gd name="T70" fmla="+- 0 1288 1241"/>
                              <a:gd name="T71" fmla="*/ 1288 h 80"/>
                              <a:gd name="T72" fmla="+- 0 6955 6907"/>
                              <a:gd name="T73" fmla="*/ T72 w 1369"/>
                              <a:gd name="T74" fmla="+- 0 1272 1241"/>
                              <a:gd name="T75" fmla="*/ 1272 h 80"/>
                              <a:gd name="T76" fmla="+- 0 6955 6907"/>
                              <a:gd name="T77" fmla="*/ T76 w 1369"/>
                              <a:gd name="T78" fmla="+- 0 1289 1241"/>
                              <a:gd name="T79" fmla="*/ 1289 h 80"/>
                              <a:gd name="T80" fmla="+- 0 8241 6907"/>
                              <a:gd name="T81" fmla="*/ T80 w 1369"/>
                              <a:gd name="T82" fmla="+- 0 1281 1241"/>
                              <a:gd name="T83" fmla="*/ 1281 h 80"/>
                              <a:gd name="T84" fmla="+- 0 6955 6907"/>
                              <a:gd name="T85" fmla="*/ T84 w 1369"/>
                              <a:gd name="T86" fmla="+- 0 1272 1241"/>
                              <a:gd name="T87" fmla="*/ 1272 h 80"/>
                              <a:gd name="T88" fmla="+- 0 6924 6907"/>
                              <a:gd name="T89" fmla="*/ T88 w 1369"/>
                              <a:gd name="T90" fmla="+- 0 1289 1241"/>
                              <a:gd name="T91" fmla="*/ 1289 h 80"/>
                              <a:gd name="T92" fmla="+- 0 6953 6907"/>
                              <a:gd name="T93" fmla="*/ T92 w 1369"/>
                              <a:gd name="T94" fmla="+- 0 1288 1241"/>
                              <a:gd name="T95" fmla="*/ 1288 h 80"/>
                              <a:gd name="T96" fmla="+- 0 6928 6907"/>
                              <a:gd name="T97" fmla="*/ T96 w 1369"/>
                              <a:gd name="T98" fmla="+- 0 1273 1241"/>
                              <a:gd name="T99" fmla="*/ 1273 h 80"/>
                              <a:gd name="T100" fmla="+- 0 6955 6907"/>
                              <a:gd name="T101" fmla="*/ T100 w 1369"/>
                              <a:gd name="T102" fmla="+- 0 1272 1241"/>
                              <a:gd name="T103" fmla="*/ 1272 h 80"/>
                              <a:gd name="T104" fmla="+- 0 8254 6907"/>
                              <a:gd name="T105" fmla="*/ T104 w 1369"/>
                              <a:gd name="T106" fmla="+- 0 1273 1241"/>
                              <a:gd name="T107" fmla="*/ 1273 h 80"/>
                              <a:gd name="T108" fmla="+- 0 8254 6907"/>
                              <a:gd name="T109" fmla="*/ T108 w 1369"/>
                              <a:gd name="T110" fmla="+- 0 1288 1241"/>
                              <a:gd name="T111" fmla="*/ 1288 h 80"/>
                              <a:gd name="T112" fmla="+- 0 8258 6907"/>
                              <a:gd name="T113" fmla="*/ T112 w 1369"/>
                              <a:gd name="T114" fmla="+- 0 1273 1241"/>
                              <a:gd name="T115" fmla="*/ 1273 h 80"/>
                              <a:gd name="T116" fmla="+- 0 8254 6907"/>
                              <a:gd name="T117" fmla="*/ T116 w 1369"/>
                              <a:gd name="T118" fmla="+- 0 1288 1241"/>
                              <a:gd name="T119" fmla="*/ 1288 h 80"/>
                              <a:gd name="T120" fmla="+- 0 8258 6907"/>
                              <a:gd name="T121" fmla="*/ T120 w 1369"/>
                              <a:gd name="T122" fmla="+- 0 1273 1241"/>
                              <a:gd name="T123" fmla="*/ 1273 h 80"/>
                              <a:gd name="T124" fmla="+- 0 6928 6907"/>
                              <a:gd name="T125" fmla="*/ T124 w 1369"/>
                              <a:gd name="T126" fmla="+- 0 1288 1241"/>
                              <a:gd name="T127" fmla="*/ 1288 h 80"/>
                              <a:gd name="T128" fmla="+- 0 6928 6907"/>
                              <a:gd name="T129" fmla="*/ T128 w 1369"/>
                              <a:gd name="T130" fmla="+- 0 1273 1241"/>
                              <a:gd name="T131" fmla="*/ 1273 h 80"/>
                              <a:gd name="T132" fmla="+- 0 6928 6907"/>
                              <a:gd name="T133" fmla="*/ T132 w 1369"/>
                              <a:gd name="T134" fmla="+- 0 1288 1241"/>
                              <a:gd name="T135" fmla="*/ 1288 h 80"/>
                              <a:gd name="T136" fmla="+- 0 6941 6907"/>
                              <a:gd name="T137" fmla="*/ T136 w 1369"/>
                              <a:gd name="T138" fmla="+- 0 1280 1241"/>
                              <a:gd name="T139" fmla="*/ 1280 h 80"/>
                              <a:gd name="T140" fmla="+- 0 8241 6907"/>
                              <a:gd name="T141" fmla="*/ T140 w 1369"/>
                              <a:gd name="T142" fmla="+- 0 1281 1241"/>
                              <a:gd name="T143" fmla="*/ 1281 h 80"/>
                              <a:gd name="T144" fmla="+- 0 8258 6907"/>
                              <a:gd name="T145" fmla="*/ T144 w 1369"/>
                              <a:gd name="T146" fmla="+- 0 1273 1241"/>
                              <a:gd name="T147" fmla="*/ 1273 h 80"/>
                              <a:gd name="T148" fmla="+- 0 8226 6907"/>
                              <a:gd name="T149" fmla="*/ T148 w 1369"/>
                              <a:gd name="T150" fmla="+- 0 1272 1241"/>
                              <a:gd name="T151" fmla="*/ 1272 h 80"/>
                              <a:gd name="T152" fmla="+- 0 6928 6907"/>
                              <a:gd name="T153" fmla="*/ T152 w 1369"/>
                              <a:gd name="T154" fmla="+- 0 1273 1241"/>
                              <a:gd name="T155" fmla="*/ 1273 h 80"/>
                              <a:gd name="T156" fmla="+- 0 6953 6907"/>
                              <a:gd name="T157" fmla="*/ T156 w 1369"/>
                              <a:gd name="T158" fmla="+- 0 1273 1241"/>
                              <a:gd name="T159" fmla="*/ 1273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369" h="80">
                                <a:moveTo>
                                  <a:pt x="1300" y="0"/>
                                </a:moveTo>
                                <a:lnTo>
                                  <a:pt x="1295" y="1"/>
                                </a:lnTo>
                                <a:lnTo>
                                  <a:pt x="1290" y="9"/>
                                </a:lnTo>
                                <a:lnTo>
                                  <a:pt x="1291" y="15"/>
                                </a:lnTo>
                                <a:lnTo>
                                  <a:pt x="1319" y="31"/>
                                </a:lnTo>
                                <a:lnTo>
                                  <a:pt x="1351" y="31"/>
                                </a:lnTo>
                                <a:lnTo>
                                  <a:pt x="1351" y="48"/>
                                </a:lnTo>
                                <a:lnTo>
                                  <a:pt x="1319" y="48"/>
                                </a:lnTo>
                                <a:lnTo>
                                  <a:pt x="1291" y="64"/>
                                </a:lnTo>
                                <a:lnTo>
                                  <a:pt x="1290" y="70"/>
                                </a:lnTo>
                                <a:lnTo>
                                  <a:pt x="1295" y="78"/>
                                </a:lnTo>
                                <a:lnTo>
                                  <a:pt x="1300" y="79"/>
                                </a:lnTo>
                                <a:lnTo>
                                  <a:pt x="1353" y="48"/>
                                </a:lnTo>
                                <a:lnTo>
                                  <a:pt x="1351" y="48"/>
                                </a:lnTo>
                                <a:lnTo>
                                  <a:pt x="1353" y="48"/>
                                </a:lnTo>
                                <a:lnTo>
                                  <a:pt x="1368" y="40"/>
                                </a:lnTo>
                                <a:lnTo>
                                  <a:pt x="1300" y="0"/>
                                </a:lnTo>
                                <a:close/>
                                <a:moveTo>
                                  <a:pt x="68" y="0"/>
                                </a:moveTo>
                                <a:lnTo>
                                  <a:pt x="0" y="39"/>
                                </a:lnTo>
                                <a:lnTo>
                                  <a:pt x="68" y="79"/>
                                </a:lnTo>
                                <a:lnTo>
                                  <a:pt x="73" y="78"/>
                                </a:lnTo>
                                <a:lnTo>
                                  <a:pt x="78" y="70"/>
                                </a:lnTo>
                                <a:lnTo>
                                  <a:pt x="76" y="64"/>
                                </a:lnTo>
                                <a:lnTo>
                                  <a:pt x="48" y="48"/>
                                </a:lnTo>
                                <a:lnTo>
                                  <a:pt x="17" y="48"/>
                                </a:lnTo>
                                <a:lnTo>
                                  <a:pt x="17" y="31"/>
                                </a:lnTo>
                                <a:lnTo>
                                  <a:pt x="48" y="31"/>
                                </a:lnTo>
                                <a:lnTo>
                                  <a:pt x="76" y="15"/>
                                </a:lnTo>
                                <a:lnTo>
                                  <a:pt x="78" y="9"/>
                                </a:lnTo>
                                <a:lnTo>
                                  <a:pt x="73" y="1"/>
                                </a:lnTo>
                                <a:lnTo>
                                  <a:pt x="68" y="0"/>
                                </a:lnTo>
                                <a:close/>
                                <a:moveTo>
                                  <a:pt x="1334" y="40"/>
                                </a:moveTo>
                                <a:lnTo>
                                  <a:pt x="1319" y="48"/>
                                </a:lnTo>
                                <a:lnTo>
                                  <a:pt x="1351" y="48"/>
                                </a:lnTo>
                                <a:lnTo>
                                  <a:pt x="1351" y="47"/>
                                </a:lnTo>
                                <a:lnTo>
                                  <a:pt x="1347" y="47"/>
                                </a:lnTo>
                                <a:lnTo>
                                  <a:pt x="1334" y="40"/>
                                </a:lnTo>
                                <a:close/>
                                <a:moveTo>
                                  <a:pt x="48" y="31"/>
                                </a:moveTo>
                                <a:lnTo>
                                  <a:pt x="34" y="39"/>
                                </a:lnTo>
                                <a:lnTo>
                                  <a:pt x="48" y="48"/>
                                </a:lnTo>
                                <a:lnTo>
                                  <a:pt x="1319" y="48"/>
                                </a:lnTo>
                                <a:lnTo>
                                  <a:pt x="1334" y="40"/>
                                </a:lnTo>
                                <a:lnTo>
                                  <a:pt x="1319" y="31"/>
                                </a:lnTo>
                                <a:lnTo>
                                  <a:pt x="48" y="31"/>
                                </a:lnTo>
                                <a:close/>
                                <a:moveTo>
                                  <a:pt x="17" y="31"/>
                                </a:moveTo>
                                <a:lnTo>
                                  <a:pt x="17" y="48"/>
                                </a:lnTo>
                                <a:lnTo>
                                  <a:pt x="48" y="48"/>
                                </a:lnTo>
                                <a:lnTo>
                                  <a:pt x="46" y="47"/>
                                </a:lnTo>
                                <a:lnTo>
                                  <a:pt x="21" y="47"/>
                                </a:lnTo>
                                <a:lnTo>
                                  <a:pt x="21" y="32"/>
                                </a:lnTo>
                                <a:lnTo>
                                  <a:pt x="46" y="32"/>
                                </a:lnTo>
                                <a:lnTo>
                                  <a:pt x="48" y="31"/>
                                </a:lnTo>
                                <a:lnTo>
                                  <a:pt x="17" y="31"/>
                                </a:lnTo>
                                <a:close/>
                                <a:moveTo>
                                  <a:pt x="1347" y="32"/>
                                </a:moveTo>
                                <a:lnTo>
                                  <a:pt x="1334" y="40"/>
                                </a:lnTo>
                                <a:lnTo>
                                  <a:pt x="1347" y="47"/>
                                </a:lnTo>
                                <a:lnTo>
                                  <a:pt x="1347" y="32"/>
                                </a:lnTo>
                                <a:close/>
                                <a:moveTo>
                                  <a:pt x="1351" y="32"/>
                                </a:moveTo>
                                <a:lnTo>
                                  <a:pt x="1347" y="32"/>
                                </a:lnTo>
                                <a:lnTo>
                                  <a:pt x="1347" y="47"/>
                                </a:lnTo>
                                <a:lnTo>
                                  <a:pt x="1351" y="47"/>
                                </a:lnTo>
                                <a:lnTo>
                                  <a:pt x="1351" y="32"/>
                                </a:lnTo>
                                <a:close/>
                                <a:moveTo>
                                  <a:pt x="21" y="32"/>
                                </a:moveTo>
                                <a:lnTo>
                                  <a:pt x="21" y="47"/>
                                </a:lnTo>
                                <a:lnTo>
                                  <a:pt x="34" y="39"/>
                                </a:lnTo>
                                <a:lnTo>
                                  <a:pt x="21" y="32"/>
                                </a:lnTo>
                                <a:close/>
                                <a:moveTo>
                                  <a:pt x="34" y="39"/>
                                </a:moveTo>
                                <a:lnTo>
                                  <a:pt x="21" y="47"/>
                                </a:lnTo>
                                <a:lnTo>
                                  <a:pt x="46" y="47"/>
                                </a:lnTo>
                                <a:lnTo>
                                  <a:pt x="34" y="39"/>
                                </a:lnTo>
                                <a:close/>
                                <a:moveTo>
                                  <a:pt x="1319" y="31"/>
                                </a:moveTo>
                                <a:lnTo>
                                  <a:pt x="1334" y="40"/>
                                </a:lnTo>
                                <a:lnTo>
                                  <a:pt x="1347" y="32"/>
                                </a:lnTo>
                                <a:lnTo>
                                  <a:pt x="1351" y="32"/>
                                </a:lnTo>
                                <a:lnTo>
                                  <a:pt x="1351" y="31"/>
                                </a:lnTo>
                                <a:lnTo>
                                  <a:pt x="1319" y="31"/>
                                </a:lnTo>
                                <a:close/>
                                <a:moveTo>
                                  <a:pt x="46" y="32"/>
                                </a:moveTo>
                                <a:lnTo>
                                  <a:pt x="21" y="32"/>
                                </a:lnTo>
                                <a:lnTo>
                                  <a:pt x="34" y="39"/>
                                </a:lnTo>
                                <a:lnTo>
                                  <a:pt x="46" y="32"/>
                                </a:lnTo>
                                <a:close/>
                              </a:path>
                            </a:pathLst>
                          </a:custGeom>
                          <a:solidFill>
                            <a:srgbClr val="0079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7" name="AutoShape 1325"/>
                        <wps:cNvSpPr>
                          <a:spLocks/>
                        </wps:cNvSpPr>
                        <wps:spPr bwMode="auto">
                          <a:xfrm>
                            <a:off x="3250" y="2033"/>
                            <a:ext cx="2156" cy="598"/>
                          </a:xfrm>
                          <a:custGeom>
                            <a:avLst/>
                            <a:gdLst>
                              <a:gd name="T0" fmla="+- 0 3259 3250"/>
                              <a:gd name="T1" fmla="*/ T0 w 2156"/>
                              <a:gd name="T2" fmla="+- 0 2552 2033"/>
                              <a:gd name="T3" fmla="*/ 2552 h 598"/>
                              <a:gd name="T4" fmla="+- 0 3251 3250"/>
                              <a:gd name="T5" fmla="*/ T4 w 2156"/>
                              <a:gd name="T6" fmla="+- 0 2557 2033"/>
                              <a:gd name="T7" fmla="*/ 2557 h 598"/>
                              <a:gd name="T8" fmla="+- 0 3250 3250"/>
                              <a:gd name="T9" fmla="*/ T8 w 2156"/>
                              <a:gd name="T10" fmla="+- 0 2562 2033"/>
                              <a:gd name="T11" fmla="*/ 2562 h 598"/>
                              <a:gd name="T12" fmla="+- 0 3290 3250"/>
                              <a:gd name="T13" fmla="*/ T12 w 2156"/>
                              <a:gd name="T14" fmla="+- 0 2630 2033"/>
                              <a:gd name="T15" fmla="*/ 2630 h 598"/>
                              <a:gd name="T16" fmla="+- 0 3300 3250"/>
                              <a:gd name="T17" fmla="*/ T16 w 2156"/>
                              <a:gd name="T18" fmla="+- 0 2613 2033"/>
                              <a:gd name="T19" fmla="*/ 2613 h 598"/>
                              <a:gd name="T20" fmla="+- 0 3281 3250"/>
                              <a:gd name="T21" fmla="*/ T20 w 2156"/>
                              <a:gd name="T22" fmla="+- 0 2613 2033"/>
                              <a:gd name="T23" fmla="*/ 2613 h 598"/>
                              <a:gd name="T24" fmla="+- 0 3281 3250"/>
                              <a:gd name="T25" fmla="*/ T24 w 2156"/>
                              <a:gd name="T26" fmla="+- 0 2581 2033"/>
                              <a:gd name="T27" fmla="*/ 2581 h 598"/>
                              <a:gd name="T28" fmla="+- 0 3265 3250"/>
                              <a:gd name="T29" fmla="*/ T28 w 2156"/>
                              <a:gd name="T30" fmla="+- 0 2553 2033"/>
                              <a:gd name="T31" fmla="*/ 2553 h 598"/>
                              <a:gd name="T32" fmla="+- 0 3259 3250"/>
                              <a:gd name="T33" fmla="*/ T32 w 2156"/>
                              <a:gd name="T34" fmla="+- 0 2552 2033"/>
                              <a:gd name="T35" fmla="*/ 2552 h 598"/>
                              <a:gd name="T36" fmla="+- 0 3281 3250"/>
                              <a:gd name="T37" fmla="*/ T36 w 2156"/>
                              <a:gd name="T38" fmla="+- 0 2581 2033"/>
                              <a:gd name="T39" fmla="*/ 2581 h 598"/>
                              <a:gd name="T40" fmla="+- 0 3281 3250"/>
                              <a:gd name="T41" fmla="*/ T40 w 2156"/>
                              <a:gd name="T42" fmla="+- 0 2613 2033"/>
                              <a:gd name="T43" fmla="*/ 2613 h 598"/>
                              <a:gd name="T44" fmla="+- 0 3298 3250"/>
                              <a:gd name="T45" fmla="*/ T44 w 2156"/>
                              <a:gd name="T46" fmla="+- 0 2613 2033"/>
                              <a:gd name="T47" fmla="*/ 2613 h 598"/>
                              <a:gd name="T48" fmla="+- 0 3298 3250"/>
                              <a:gd name="T49" fmla="*/ T48 w 2156"/>
                              <a:gd name="T50" fmla="+- 0 2609 2033"/>
                              <a:gd name="T51" fmla="*/ 2609 h 598"/>
                              <a:gd name="T52" fmla="+- 0 3282 3250"/>
                              <a:gd name="T53" fmla="*/ T52 w 2156"/>
                              <a:gd name="T54" fmla="+- 0 2609 2033"/>
                              <a:gd name="T55" fmla="*/ 2609 h 598"/>
                              <a:gd name="T56" fmla="+- 0 3290 3250"/>
                              <a:gd name="T57" fmla="*/ T56 w 2156"/>
                              <a:gd name="T58" fmla="+- 0 2596 2033"/>
                              <a:gd name="T59" fmla="*/ 2596 h 598"/>
                              <a:gd name="T60" fmla="+- 0 3281 3250"/>
                              <a:gd name="T61" fmla="*/ T60 w 2156"/>
                              <a:gd name="T62" fmla="+- 0 2581 2033"/>
                              <a:gd name="T63" fmla="*/ 2581 h 598"/>
                              <a:gd name="T64" fmla="+- 0 3320 3250"/>
                              <a:gd name="T65" fmla="*/ T64 w 2156"/>
                              <a:gd name="T66" fmla="+- 0 2552 2033"/>
                              <a:gd name="T67" fmla="*/ 2552 h 598"/>
                              <a:gd name="T68" fmla="+- 0 3315 3250"/>
                              <a:gd name="T69" fmla="*/ T68 w 2156"/>
                              <a:gd name="T70" fmla="+- 0 2553 2033"/>
                              <a:gd name="T71" fmla="*/ 2553 h 598"/>
                              <a:gd name="T72" fmla="+- 0 3298 3250"/>
                              <a:gd name="T73" fmla="*/ T72 w 2156"/>
                              <a:gd name="T74" fmla="+- 0 2581 2033"/>
                              <a:gd name="T75" fmla="*/ 2581 h 598"/>
                              <a:gd name="T76" fmla="+- 0 3298 3250"/>
                              <a:gd name="T77" fmla="*/ T76 w 2156"/>
                              <a:gd name="T78" fmla="+- 0 2613 2033"/>
                              <a:gd name="T79" fmla="*/ 2613 h 598"/>
                              <a:gd name="T80" fmla="+- 0 3300 3250"/>
                              <a:gd name="T81" fmla="*/ T80 w 2156"/>
                              <a:gd name="T82" fmla="+- 0 2613 2033"/>
                              <a:gd name="T83" fmla="*/ 2613 h 598"/>
                              <a:gd name="T84" fmla="+- 0 3329 3250"/>
                              <a:gd name="T85" fmla="*/ T84 w 2156"/>
                              <a:gd name="T86" fmla="+- 0 2562 2033"/>
                              <a:gd name="T87" fmla="*/ 2562 h 598"/>
                              <a:gd name="T88" fmla="+- 0 3328 3250"/>
                              <a:gd name="T89" fmla="*/ T88 w 2156"/>
                              <a:gd name="T90" fmla="+- 0 2557 2033"/>
                              <a:gd name="T91" fmla="*/ 2557 h 598"/>
                              <a:gd name="T92" fmla="+- 0 3320 3250"/>
                              <a:gd name="T93" fmla="*/ T92 w 2156"/>
                              <a:gd name="T94" fmla="+- 0 2552 2033"/>
                              <a:gd name="T95" fmla="*/ 2552 h 598"/>
                              <a:gd name="T96" fmla="+- 0 3290 3250"/>
                              <a:gd name="T97" fmla="*/ T96 w 2156"/>
                              <a:gd name="T98" fmla="+- 0 2596 2033"/>
                              <a:gd name="T99" fmla="*/ 2596 h 598"/>
                              <a:gd name="T100" fmla="+- 0 3282 3250"/>
                              <a:gd name="T101" fmla="*/ T100 w 2156"/>
                              <a:gd name="T102" fmla="+- 0 2609 2033"/>
                              <a:gd name="T103" fmla="*/ 2609 h 598"/>
                              <a:gd name="T104" fmla="+- 0 3297 3250"/>
                              <a:gd name="T105" fmla="*/ T104 w 2156"/>
                              <a:gd name="T106" fmla="+- 0 2609 2033"/>
                              <a:gd name="T107" fmla="*/ 2609 h 598"/>
                              <a:gd name="T108" fmla="+- 0 3290 3250"/>
                              <a:gd name="T109" fmla="*/ T108 w 2156"/>
                              <a:gd name="T110" fmla="+- 0 2596 2033"/>
                              <a:gd name="T111" fmla="*/ 2596 h 598"/>
                              <a:gd name="T112" fmla="+- 0 3298 3250"/>
                              <a:gd name="T113" fmla="*/ T112 w 2156"/>
                              <a:gd name="T114" fmla="+- 0 2581 2033"/>
                              <a:gd name="T115" fmla="*/ 2581 h 598"/>
                              <a:gd name="T116" fmla="+- 0 3290 3250"/>
                              <a:gd name="T117" fmla="*/ T116 w 2156"/>
                              <a:gd name="T118" fmla="+- 0 2596 2033"/>
                              <a:gd name="T119" fmla="*/ 2596 h 598"/>
                              <a:gd name="T120" fmla="+- 0 3297 3250"/>
                              <a:gd name="T121" fmla="*/ T120 w 2156"/>
                              <a:gd name="T122" fmla="+- 0 2609 2033"/>
                              <a:gd name="T123" fmla="*/ 2609 h 598"/>
                              <a:gd name="T124" fmla="+- 0 3298 3250"/>
                              <a:gd name="T125" fmla="*/ T124 w 2156"/>
                              <a:gd name="T126" fmla="+- 0 2609 2033"/>
                              <a:gd name="T127" fmla="*/ 2609 h 598"/>
                              <a:gd name="T128" fmla="+- 0 3298 3250"/>
                              <a:gd name="T129" fmla="*/ T128 w 2156"/>
                              <a:gd name="T130" fmla="+- 0 2581 2033"/>
                              <a:gd name="T131" fmla="*/ 2581 h 598"/>
                              <a:gd name="T132" fmla="+- 0 5389 3250"/>
                              <a:gd name="T133" fmla="*/ T132 w 2156"/>
                              <a:gd name="T134" fmla="+- 0 2323 2033"/>
                              <a:gd name="T135" fmla="*/ 2323 h 598"/>
                              <a:gd name="T136" fmla="+- 0 3285 3250"/>
                              <a:gd name="T137" fmla="*/ T136 w 2156"/>
                              <a:gd name="T138" fmla="+- 0 2323 2033"/>
                              <a:gd name="T139" fmla="*/ 2323 h 598"/>
                              <a:gd name="T140" fmla="+- 0 3281 3250"/>
                              <a:gd name="T141" fmla="*/ T140 w 2156"/>
                              <a:gd name="T142" fmla="+- 0 2327 2033"/>
                              <a:gd name="T143" fmla="*/ 2327 h 598"/>
                              <a:gd name="T144" fmla="+- 0 3281 3250"/>
                              <a:gd name="T145" fmla="*/ T144 w 2156"/>
                              <a:gd name="T146" fmla="+- 0 2581 2033"/>
                              <a:gd name="T147" fmla="*/ 2581 h 598"/>
                              <a:gd name="T148" fmla="+- 0 3290 3250"/>
                              <a:gd name="T149" fmla="*/ T148 w 2156"/>
                              <a:gd name="T150" fmla="+- 0 2596 2033"/>
                              <a:gd name="T151" fmla="*/ 2596 h 598"/>
                              <a:gd name="T152" fmla="+- 0 3298 3250"/>
                              <a:gd name="T153" fmla="*/ T152 w 2156"/>
                              <a:gd name="T154" fmla="+- 0 2581 2033"/>
                              <a:gd name="T155" fmla="*/ 2581 h 598"/>
                              <a:gd name="T156" fmla="+- 0 3298 3250"/>
                              <a:gd name="T157" fmla="*/ T156 w 2156"/>
                              <a:gd name="T158" fmla="+- 0 2340 2033"/>
                              <a:gd name="T159" fmla="*/ 2340 h 598"/>
                              <a:gd name="T160" fmla="+- 0 3290 3250"/>
                              <a:gd name="T161" fmla="*/ T160 w 2156"/>
                              <a:gd name="T162" fmla="+- 0 2340 2033"/>
                              <a:gd name="T163" fmla="*/ 2340 h 598"/>
                              <a:gd name="T164" fmla="+- 0 3298 3250"/>
                              <a:gd name="T165" fmla="*/ T164 w 2156"/>
                              <a:gd name="T166" fmla="+- 0 2332 2033"/>
                              <a:gd name="T167" fmla="*/ 2332 h 598"/>
                              <a:gd name="T168" fmla="+- 0 5389 3250"/>
                              <a:gd name="T169" fmla="*/ T168 w 2156"/>
                              <a:gd name="T170" fmla="+- 0 2332 2033"/>
                              <a:gd name="T171" fmla="*/ 2332 h 598"/>
                              <a:gd name="T172" fmla="+- 0 5389 3250"/>
                              <a:gd name="T173" fmla="*/ T172 w 2156"/>
                              <a:gd name="T174" fmla="+- 0 2323 2033"/>
                              <a:gd name="T175" fmla="*/ 2323 h 598"/>
                              <a:gd name="T176" fmla="+- 0 3298 3250"/>
                              <a:gd name="T177" fmla="*/ T176 w 2156"/>
                              <a:gd name="T178" fmla="+- 0 2332 2033"/>
                              <a:gd name="T179" fmla="*/ 2332 h 598"/>
                              <a:gd name="T180" fmla="+- 0 3290 3250"/>
                              <a:gd name="T181" fmla="*/ T180 w 2156"/>
                              <a:gd name="T182" fmla="+- 0 2340 2033"/>
                              <a:gd name="T183" fmla="*/ 2340 h 598"/>
                              <a:gd name="T184" fmla="+- 0 3298 3250"/>
                              <a:gd name="T185" fmla="*/ T184 w 2156"/>
                              <a:gd name="T186" fmla="+- 0 2340 2033"/>
                              <a:gd name="T187" fmla="*/ 2340 h 598"/>
                              <a:gd name="T188" fmla="+- 0 3298 3250"/>
                              <a:gd name="T189" fmla="*/ T188 w 2156"/>
                              <a:gd name="T190" fmla="+- 0 2332 2033"/>
                              <a:gd name="T191" fmla="*/ 2332 h 598"/>
                              <a:gd name="T192" fmla="+- 0 5406 3250"/>
                              <a:gd name="T193" fmla="*/ T192 w 2156"/>
                              <a:gd name="T194" fmla="+- 0 2323 2033"/>
                              <a:gd name="T195" fmla="*/ 2323 h 598"/>
                              <a:gd name="T196" fmla="+- 0 5397 3250"/>
                              <a:gd name="T197" fmla="*/ T196 w 2156"/>
                              <a:gd name="T198" fmla="+- 0 2323 2033"/>
                              <a:gd name="T199" fmla="*/ 2323 h 598"/>
                              <a:gd name="T200" fmla="+- 0 5389 3250"/>
                              <a:gd name="T201" fmla="*/ T200 w 2156"/>
                              <a:gd name="T202" fmla="+- 0 2332 2033"/>
                              <a:gd name="T203" fmla="*/ 2332 h 598"/>
                              <a:gd name="T204" fmla="+- 0 3298 3250"/>
                              <a:gd name="T205" fmla="*/ T204 w 2156"/>
                              <a:gd name="T206" fmla="+- 0 2332 2033"/>
                              <a:gd name="T207" fmla="*/ 2332 h 598"/>
                              <a:gd name="T208" fmla="+- 0 3298 3250"/>
                              <a:gd name="T209" fmla="*/ T208 w 2156"/>
                              <a:gd name="T210" fmla="+- 0 2340 2033"/>
                              <a:gd name="T211" fmla="*/ 2340 h 598"/>
                              <a:gd name="T212" fmla="+- 0 5402 3250"/>
                              <a:gd name="T213" fmla="*/ T212 w 2156"/>
                              <a:gd name="T214" fmla="+- 0 2340 2033"/>
                              <a:gd name="T215" fmla="*/ 2340 h 598"/>
                              <a:gd name="T216" fmla="+- 0 5406 3250"/>
                              <a:gd name="T217" fmla="*/ T216 w 2156"/>
                              <a:gd name="T218" fmla="+- 0 2336 2033"/>
                              <a:gd name="T219" fmla="*/ 2336 h 598"/>
                              <a:gd name="T220" fmla="+- 0 5406 3250"/>
                              <a:gd name="T221" fmla="*/ T220 w 2156"/>
                              <a:gd name="T222" fmla="+- 0 2323 2033"/>
                              <a:gd name="T223" fmla="*/ 2323 h 598"/>
                              <a:gd name="T224" fmla="+- 0 5406 3250"/>
                              <a:gd name="T225" fmla="*/ T224 w 2156"/>
                              <a:gd name="T226" fmla="+- 0 2033 2033"/>
                              <a:gd name="T227" fmla="*/ 2033 h 598"/>
                              <a:gd name="T228" fmla="+- 0 5389 3250"/>
                              <a:gd name="T229" fmla="*/ T228 w 2156"/>
                              <a:gd name="T230" fmla="+- 0 2033 2033"/>
                              <a:gd name="T231" fmla="*/ 2033 h 598"/>
                              <a:gd name="T232" fmla="+- 0 5389 3250"/>
                              <a:gd name="T233" fmla="*/ T232 w 2156"/>
                              <a:gd name="T234" fmla="+- 0 2332 2033"/>
                              <a:gd name="T235" fmla="*/ 2332 h 598"/>
                              <a:gd name="T236" fmla="+- 0 5397 3250"/>
                              <a:gd name="T237" fmla="*/ T236 w 2156"/>
                              <a:gd name="T238" fmla="+- 0 2323 2033"/>
                              <a:gd name="T239" fmla="*/ 2323 h 598"/>
                              <a:gd name="T240" fmla="+- 0 5406 3250"/>
                              <a:gd name="T241" fmla="*/ T240 w 2156"/>
                              <a:gd name="T242" fmla="+- 0 2323 2033"/>
                              <a:gd name="T243" fmla="*/ 2323 h 598"/>
                              <a:gd name="T244" fmla="+- 0 5406 3250"/>
                              <a:gd name="T245" fmla="*/ T244 w 2156"/>
                              <a:gd name="T246" fmla="+- 0 2033 2033"/>
                              <a:gd name="T247" fmla="*/ 2033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2156" h="598">
                                <a:moveTo>
                                  <a:pt x="9" y="519"/>
                                </a:moveTo>
                                <a:lnTo>
                                  <a:pt x="1" y="524"/>
                                </a:lnTo>
                                <a:lnTo>
                                  <a:pt x="0" y="529"/>
                                </a:lnTo>
                                <a:lnTo>
                                  <a:pt x="40" y="597"/>
                                </a:lnTo>
                                <a:lnTo>
                                  <a:pt x="50" y="580"/>
                                </a:lnTo>
                                <a:lnTo>
                                  <a:pt x="31" y="580"/>
                                </a:lnTo>
                                <a:lnTo>
                                  <a:pt x="31" y="548"/>
                                </a:lnTo>
                                <a:lnTo>
                                  <a:pt x="15" y="520"/>
                                </a:lnTo>
                                <a:lnTo>
                                  <a:pt x="9" y="519"/>
                                </a:lnTo>
                                <a:close/>
                                <a:moveTo>
                                  <a:pt x="31" y="548"/>
                                </a:moveTo>
                                <a:lnTo>
                                  <a:pt x="31" y="580"/>
                                </a:lnTo>
                                <a:lnTo>
                                  <a:pt x="48" y="580"/>
                                </a:lnTo>
                                <a:lnTo>
                                  <a:pt x="48" y="576"/>
                                </a:lnTo>
                                <a:lnTo>
                                  <a:pt x="32" y="576"/>
                                </a:lnTo>
                                <a:lnTo>
                                  <a:pt x="40" y="563"/>
                                </a:lnTo>
                                <a:lnTo>
                                  <a:pt x="31" y="548"/>
                                </a:lnTo>
                                <a:close/>
                                <a:moveTo>
                                  <a:pt x="70" y="519"/>
                                </a:moveTo>
                                <a:lnTo>
                                  <a:pt x="65" y="520"/>
                                </a:lnTo>
                                <a:lnTo>
                                  <a:pt x="48" y="548"/>
                                </a:lnTo>
                                <a:lnTo>
                                  <a:pt x="48" y="580"/>
                                </a:lnTo>
                                <a:lnTo>
                                  <a:pt x="50" y="580"/>
                                </a:lnTo>
                                <a:lnTo>
                                  <a:pt x="79" y="529"/>
                                </a:lnTo>
                                <a:lnTo>
                                  <a:pt x="78" y="524"/>
                                </a:lnTo>
                                <a:lnTo>
                                  <a:pt x="70" y="519"/>
                                </a:lnTo>
                                <a:close/>
                                <a:moveTo>
                                  <a:pt x="40" y="563"/>
                                </a:moveTo>
                                <a:lnTo>
                                  <a:pt x="32" y="576"/>
                                </a:lnTo>
                                <a:lnTo>
                                  <a:pt x="47" y="576"/>
                                </a:lnTo>
                                <a:lnTo>
                                  <a:pt x="40" y="563"/>
                                </a:lnTo>
                                <a:close/>
                                <a:moveTo>
                                  <a:pt x="48" y="548"/>
                                </a:moveTo>
                                <a:lnTo>
                                  <a:pt x="40" y="563"/>
                                </a:lnTo>
                                <a:lnTo>
                                  <a:pt x="47" y="576"/>
                                </a:lnTo>
                                <a:lnTo>
                                  <a:pt x="48" y="576"/>
                                </a:lnTo>
                                <a:lnTo>
                                  <a:pt x="48" y="548"/>
                                </a:lnTo>
                                <a:close/>
                                <a:moveTo>
                                  <a:pt x="2139" y="290"/>
                                </a:moveTo>
                                <a:lnTo>
                                  <a:pt x="35" y="290"/>
                                </a:lnTo>
                                <a:lnTo>
                                  <a:pt x="31" y="294"/>
                                </a:lnTo>
                                <a:lnTo>
                                  <a:pt x="31" y="548"/>
                                </a:lnTo>
                                <a:lnTo>
                                  <a:pt x="40" y="563"/>
                                </a:lnTo>
                                <a:lnTo>
                                  <a:pt x="48" y="548"/>
                                </a:lnTo>
                                <a:lnTo>
                                  <a:pt x="48" y="307"/>
                                </a:lnTo>
                                <a:lnTo>
                                  <a:pt x="40" y="307"/>
                                </a:lnTo>
                                <a:lnTo>
                                  <a:pt x="48" y="299"/>
                                </a:lnTo>
                                <a:lnTo>
                                  <a:pt x="2139" y="299"/>
                                </a:lnTo>
                                <a:lnTo>
                                  <a:pt x="2139" y="290"/>
                                </a:lnTo>
                                <a:close/>
                                <a:moveTo>
                                  <a:pt x="48" y="299"/>
                                </a:moveTo>
                                <a:lnTo>
                                  <a:pt x="40" y="307"/>
                                </a:lnTo>
                                <a:lnTo>
                                  <a:pt x="48" y="307"/>
                                </a:lnTo>
                                <a:lnTo>
                                  <a:pt x="48" y="299"/>
                                </a:lnTo>
                                <a:close/>
                                <a:moveTo>
                                  <a:pt x="2156" y="290"/>
                                </a:moveTo>
                                <a:lnTo>
                                  <a:pt x="2147" y="290"/>
                                </a:lnTo>
                                <a:lnTo>
                                  <a:pt x="2139" y="299"/>
                                </a:lnTo>
                                <a:lnTo>
                                  <a:pt x="48" y="299"/>
                                </a:lnTo>
                                <a:lnTo>
                                  <a:pt x="48" y="307"/>
                                </a:lnTo>
                                <a:lnTo>
                                  <a:pt x="2152" y="307"/>
                                </a:lnTo>
                                <a:lnTo>
                                  <a:pt x="2156" y="303"/>
                                </a:lnTo>
                                <a:lnTo>
                                  <a:pt x="2156" y="290"/>
                                </a:lnTo>
                                <a:close/>
                                <a:moveTo>
                                  <a:pt x="2156" y="0"/>
                                </a:moveTo>
                                <a:lnTo>
                                  <a:pt x="2139" y="0"/>
                                </a:lnTo>
                                <a:lnTo>
                                  <a:pt x="2139" y="299"/>
                                </a:lnTo>
                                <a:lnTo>
                                  <a:pt x="2147" y="290"/>
                                </a:lnTo>
                                <a:lnTo>
                                  <a:pt x="2156" y="290"/>
                                </a:lnTo>
                                <a:lnTo>
                                  <a:pt x="2156" y="0"/>
                                </a:lnTo>
                                <a:close/>
                              </a:path>
                            </a:pathLst>
                          </a:custGeom>
                          <a:solidFill>
                            <a:srgbClr val="0079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8" name="AutoShape 1324"/>
                        <wps:cNvSpPr>
                          <a:spLocks/>
                        </wps:cNvSpPr>
                        <wps:spPr bwMode="auto">
                          <a:xfrm>
                            <a:off x="5393" y="2033"/>
                            <a:ext cx="203" cy="508"/>
                          </a:xfrm>
                          <a:custGeom>
                            <a:avLst/>
                            <a:gdLst>
                              <a:gd name="T0" fmla="+- 0 5526 5393"/>
                              <a:gd name="T1" fmla="*/ T0 w 203"/>
                              <a:gd name="T2" fmla="+- 0 2463 2033"/>
                              <a:gd name="T3" fmla="*/ 2463 h 508"/>
                              <a:gd name="T4" fmla="+- 0 5517 5393"/>
                              <a:gd name="T5" fmla="*/ T4 w 203"/>
                              <a:gd name="T6" fmla="+- 0 2467 2033"/>
                              <a:gd name="T7" fmla="*/ 2467 h 508"/>
                              <a:gd name="T8" fmla="+- 0 5516 5393"/>
                              <a:gd name="T9" fmla="*/ T8 w 203"/>
                              <a:gd name="T10" fmla="+- 0 2473 2033"/>
                              <a:gd name="T11" fmla="*/ 2473 h 508"/>
                              <a:gd name="T12" fmla="+- 0 5556 5393"/>
                              <a:gd name="T13" fmla="*/ T12 w 203"/>
                              <a:gd name="T14" fmla="+- 0 2541 2033"/>
                              <a:gd name="T15" fmla="*/ 2541 h 508"/>
                              <a:gd name="T16" fmla="+- 0 5566 5393"/>
                              <a:gd name="T17" fmla="*/ T16 w 203"/>
                              <a:gd name="T18" fmla="+- 0 2524 2033"/>
                              <a:gd name="T19" fmla="*/ 2524 h 508"/>
                              <a:gd name="T20" fmla="+- 0 5547 5393"/>
                              <a:gd name="T21" fmla="*/ T20 w 203"/>
                              <a:gd name="T22" fmla="+- 0 2524 2033"/>
                              <a:gd name="T23" fmla="*/ 2524 h 508"/>
                              <a:gd name="T24" fmla="+- 0 5547 5393"/>
                              <a:gd name="T25" fmla="*/ T24 w 203"/>
                              <a:gd name="T26" fmla="+- 0 2492 2033"/>
                              <a:gd name="T27" fmla="*/ 2492 h 508"/>
                              <a:gd name="T28" fmla="+- 0 5531 5393"/>
                              <a:gd name="T29" fmla="*/ T28 w 203"/>
                              <a:gd name="T30" fmla="+- 0 2464 2033"/>
                              <a:gd name="T31" fmla="*/ 2464 h 508"/>
                              <a:gd name="T32" fmla="+- 0 5526 5393"/>
                              <a:gd name="T33" fmla="*/ T32 w 203"/>
                              <a:gd name="T34" fmla="+- 0 2463 2033"/>
                              <a:gd name="T35" fmla="*/ 2463 h 508"/>
                              <a:gd name="T36" fmla="+- 0 5547 5393"/>
                              <a:gd name="T37" fmla="*/ T36 w 203"/>
                              <a:gd name="T38" fmla="+- 0 2492 2033"/>
                              <a:gd name="T39" fmla="*/ 2492 h 508"/>
                              <a:gd name="T40" fmla="+- 0 5547 5393"/>
                              <a:gd name="T41" fmla="*/ T40 w 203"/>
                              <a:gd name="T42" fmla="+- 0 2524 2033"/>
                              <a:gd name="T43" fmla="*/ 2524 h 508"/>
                              <a:gd name="T44" fmla="+- 0 5564 5393"/>
                              <a:gd name="T45" fmla="*/ T44 w 203"/>
                              <a:gd name="T46" fmla="+- 0 2524 2033"/>
                              <a:gd name="T47" fmla="*/ 2524 h 508"/>
                              <a:gd name="T48" fmla="+- 0 5564 5393"/>
                              <a:gd name="T49" fmla="*/ T48 w 203"/>
                              <a:gd name="T50" fmla="+- 0 2519 2033"/>
                              <a:gd name="T51" fmla="*/ 2519 h 508"/>
                              <a:gd name="T52" fmla="+- 0 5548 5393"/>
                              <a:gd name="T53" fmla="*/ T52 w 203"/>
                              <a:gd name="T54" fmla="+- 0 2519 2033"/>
                              <a:gd name="T55" fmla="*/ 2519 h 508"/>
                              <a:gd name="T56" fmla="+- 0 5556 5393"/>
                              <a:gd name="T57" fmla="*/ T56 w 203"/>
                              <a:gd name="T58" fmla="+- 0 2507 2033"/>
                              <a:gd name="T59" fmla="*/ 2507 h 508"/>
                              <a:gd name="T60" fmla="+- 0 5547 5393"/>
                              <a:gd name="T61" fmla="*/ T60 w 203"/>
                              <a:gd name="T62" fmla="+- 0 2492 2033"/>
                              <a:gd name="T63" fmla="*/ 2492 h 508"/>
                              <a:gd name="T64" fmla="+- 0 5586 5393"/>
                              <a:gd name="T65" fmla="*/ T64 w 203"/>
                              <a:gd name="T66" fmla="+- 0 2463 2033"/>
                              <a:gd name="T67" fmla="*/ 2463 h 508"/>
                              <a:gd name="T68" fmla="+- 0 5581 5393"/>
                              <a:gd name="T69" fmla="*/ T68 w 203"/>
                              <a:gd name="T70" fmla="+- 0 2464 2033"/>
                              <a:gd name="T71" fmla="*/ 2464 h 508"/>
                              <a:gd name="T72" fmla="+- 0 5564 5393"/>
                              <a:gd name="T73" fmla="*/ T72 w 203"/>
                              <a:gd name="T74" fmla="+- 0 2492 2033"/>
                              <a:gd name="T75" fmla="*/ 2492 h 508"/>
                              <a:gd name="T76" fmla="+- 0 5564 5393"/>
                              <a:gd name="T77" fmla="*/ T76 w 203"/>
                              <a:gd name="T78" fmla="+- 0 2524 2033"/>
                              <a:gd name="T79" fmla="*/ 2524 h 508"/>
                              <a:gd name="T80" fmla="+- 0 5566 5393"/>
                              <a:gd name="T81" fmla="*/ T80 w 203"/>
                              <a:gd name="T82" fmla="+- 0 2524 2033"/>
                              <a:gd name="T83" fmla="*/ 2524 h 508"/>
                              <a:gd name="T84" fmla="+- 0 5595 5393"/>
                              <a:gd name="T85" fmla="*/ T84 w 203"/>
                              <a:gd name="T86" fmla="+- 0 2473 2033"/>
                              <a:gd name="T87" fmla="*/ 2473 h 508"/>
                              <a:gd name="T88" fmla="+- 0 5594 5393"/>
                              <a:gd name="T89" fmla="*/ T88 w 203"/>
                              <a:gd name="T90" fmla="+- 0 2467 2033"/>
                              <a:gd name="T91" fmla="*/ 2467 h 508"/>
                              <a:gd name="T92" fmla="+- 0 5586 5393"/>
                              <a:gd name="T93" fmla="*/ T92 w 203"/>
                              <a:gd name="T94" fmla="+- 0 2463 2033"/>
                              <a:gd name="T95" fmla="*/ 2463 h 508"/>
                              <a:gd name="T96" fmla="+- 0 5556 5393"/>
                              <a:gd name="T97" fmla="*/ T96 w 203"/>
                              <a:gd name="T98" fmla="+- 0 2507 2033"/>
                              <a:gd name="T99" fmla="*/ 2507 h 508"/>
                              <a:gd name="T100" fmla="+- 0 5548 5393"/>
                              <a:gd name="T101" fmla="*/ T100 w 203"/>
                              <a:gd name="T102" fmla="+- 0 2519 2033"/>
                              <a:gd name="T103" fmla="*/ 2519 h 508"/>
                              <a:gd name="T104" fmla="+- 0 5563 5393"/>
                              <a:gd name="T105" fmla="*/ T104 w 203"/>
                              <a:gd name="T106" fmla="+- 0 2519 2033"/>
                              <a:gd name="T107" fmla="*/ 2519 h 508"/>
                              <a:gd name="T108" fmla="+- 0 5556 5393"/>
                              <a:gd name="T109" fmla="*/ T108 w 203"/>
                              <a:gd name="T110" fmla="+- 0 2507 2033"/>
                              <a:gd name="T111" fmla="*/ 2507 h 508"/>
                              <a:gd name="T112" fmla="+- 0 5564 5393"/>
                              <a:gd name="T113" fmla="*/ T112 w 203"/>
                              <a:gd name="T114" fmla="+- 0 2492 2033"/>
                              <a:gd name="T115" fmla="*/ 2492 h 508"/>
                              <a:gd name="T116" fmla="+- 0 5556 5393"/>
                              <a:gd name="T117" fmla="*/ T116 w 203"/>
                              <a:gd name="T118" fmla="+- 0 2507 2033"/>
                              <a:gd name="T119" fmla="*/ 2507 h 508"/>
                              <a:gd name="T120" fmla="+- 0 5563 5393"/>
                              <a:gd name="T121" fmla="*/ T120 w 203"/>
                              <a:gd name="T122" fmla="+- 0 2519 2033"/>
                              <a:gd name="T123" fmla="*/ 2519 h 508"/>
                              <a:gd name="T124" fmla="+- 0 5564 5393"/>
                              <a:gd name="T125" fmla="*/ T124 w 203"/>
                              <a:gd name="T126" fmla="+- 0 2519 2033"/>
                              <a:gd name="T127" fmla="*/ 2519 h 508"/>
                              <a:gd name="T128" fmla="+- 0 5564 5393"/>
                              <a:gd name="T129" fmla="*/ T128 w 203"/>
                              <a:gd name="T130" fmla="+- 0 2492 2033"/>
                              <a:gd name="T131" fmla="*/ 2492 h 508"/>
                              <a:gd name="T132" fmla="+- 0 5547 5393"/>
                              <a:gd name="T133" fmla="*/ T132 w 203"/>
                              <a:gd name="T134" fmla="+- 0 2329 2033"/>
                              <a:gd name="T135" fmla="*/ 2329 h 508"/>
                              <a:gd name="T136" fmla="+- 0 5547 5393"/>
                              <a:gd name="T137" fmla="*/ T136 w 203"/>
                              <a:gd name="T138" fmla="+- 0 2492 2033"/>
                              <a:gd name="T139" fmla="*/ 2492 h 508"/>
                              <a:gd name="T140" fmla="+- 0 5556 5393"/>
                              <a:gd name="T141" fmla="*/ T140 w 203"/>
                              <a:gd name="T142" fmla="+- 0 2507 2033"/>
                              <a:gd name="T143" fmla="*/ 2507 h 508"/>
                              <a:gd name="T144" fmla="+- 0 5564 5393"/>
                              <a:gd name="T145" fmla="*/ T144 w 203"/>
                              <a:gd name="T146" fmla="+- 0 2492 2033"/>
                              <a:gd name="T147" fmla="*/ 2492 h 508"/>
                              <a:gd name="T148" fmla="+- 0 5564 5393"/>
                              <a:gd name="T149" fmla="*/ T148 w 203"/>
                              <a:gd name="T150" fmla="+- 0 2338 2033"/>
                              <a:gd name="T151" fmla="*/ 2338 h 508"/>
                              <a:gd name="T152" fmla="+- 0 5556 5393"/>
                              <a:gd name="T153" fmla="*/ T152 w 203"/>
                              <a:gd name="T154" fmla="+- 0 2338 2033"/>
                              <a:gd name="T155" fmla="*/ 2338 h 508"/>
                              <a:gd name="T156" fmla="+- 0 5547 5393"/>
                              <a:gd name="T157" fmla="*/ T156 w 203"/>
                              <a:gd name="T158" fmla="+- 0 2329 2033"/>
                              <a:gd name="T159" fmla="*/ 2329 h 508"/>
                              <a:gd name="T160" fmla="+- 0 5410 5393"/>
                              <a:gd name="T161" fmla="*/ T160 w 203"/>
                              <a:gd name="T162" fmla="+- 0 2033 2033"/>
                              <a:gd name="T163" fmla="*/ 2033 h 508"/>
                              <a:gd name="T164" fmla="+- 0 5393 5393"/>
                              <a:gd name="T165" fmla="*/ T164 w 203"/>
                              <a:gd name="T166" fmla="+- 0 2033 2033"/>
                              <a:gd name="T167" fmla="*/ 2033 h 508"/>
                              <a:gd name="T168" fmla="+- 0 5393 5393"/>
                              <a:gd name="T169" fmla="*/ T168 w 203"/>
                              <a:gd name="T170" fmla="+- 0 2334 2033"/>
                              <a:gd name="T171" fmla="*/ 2334 h 508"/>
                              <a:gd name="T172" fmla="+- 0 5397 5393"/>
                              <a:gd name="T173" fmla="*/ T172 w 203"/>
                              <a:gd name="T174" fmla="+- 0 2338 2033"/>
                              <a:gd name="T175" fmla="*/ 2338 h 508"/>
                              <a:gd name="T176" fmla="+- 0 5547 5393"/>
                              <a:gd name="T177" fmla="*/ T176 w 203"/>
                              <a:gd name="T178" fmla="+- 0 2338 2033"/>
                              <a:gd name="T179" fmla="*/ 2338 h 508"/>
                              <a:gd name="T180" fmla="+- 0 5547 5393"/>
                              <a:gd name="T181" fmla="*/ T180 w 203"/>
                              <a:gd name="T182" fmla="+- 0 2329 2033"/>
                              <a:gd name="T183" fmla="*/ 2329 h 508"/>
                              <a:gd name="T184" fmla="+- 0 5410 5393"/>
                              <a:gd name="T185" fmla="*/ T184 w 203"/>
                              <a:gd name="T186" fmla="+- 0 2329 2033"/>
                              <a:gd name="T187" fmla="*/ 2329 h 508"/>
                              <a:gd name="T188" fmla="+- 0 5402 5393"/>
                              <a:gd name="T189" fmla="*/ T188 w 203"/>
                              <a:gd name="T190" fmla="+- 0 2321 2033"/>
                              <a:gd name="T191" fmla="*/ 2321 h 508"/>
                              <a:gd name="T192" fmla="+- 0 5410 5393"/>
                              <a:gd name="T193" fmla="*/ T192 w 203"/>
                              <a:gd name="T194" fmla="+- 0 2321 2033"/>
                              <a:gd name="T195" fmla="*/ 2321 h 508"/>
                              <a:gd name="T196" fmla="+- 0 5410 5393"/>
                              <a:gd name="T197" fmla="*/ T196 w 203"/>
                              <a:gd name="T198" fmla="+- 0 2033 2033"/>
                              <a:gd name="T199" fmla="*/ 2033 h 508"/>
                              <a:gd name="T200" fmla="+- 0 5560 5393"/>
                              <a:gd name="T201" fmla="*/ T200 w 203"/>
                              <a:gd name="T202" fmla="+- 0 2321 2033"/>
                              <a:gd name="T203" fmla="*/ 2321 h 508"/>
                              <a:gd name="T204" fmla="+- 0 5410 5393"/>
                              <a:gd name="T205" fmla="*/ T204 w 203"/>
                              <a:gd name="T206" fmla="+- 0 2321 2033"/>
                              <a:gd name="T207" fmla="*/ 2321 h 508"/>
                              <a:gd name="T208" fmla="+- 0 5410 5393"/>
                              <a:gd name="T209" fmla="*/ T208 w 203"/>
                              <a:gd name="T210" fmla="+- 0 2329 2033"/>
                              <a:gd name="T211" fmla="*/ 2329 h 508"/>
                              <a:gd name="T212" fmla="+- 0 5547 5393"/>
                              <a:gd name="T213" fmla="*/ T212 w 203"/>
                              <a:gd name="T214" fmla="+- 0 2329 2033"/>
                              <a:gd name="T215" fmla="*/ 2329 h 508"/>
                              <a:gd name="T216" fmla="+- 0 5556 5393"/>
                              <a:gd name="T217" fmla="*/ T216 w 203"/>
                              <a:gd name="T218" fmla="+- 0 2338 2033"/>
                              <a:gd name="T219" fmla="*/ 2338 h 508"/>
                              <a:gd name="T220" fmla="+- 0 5564 5393"/>
                              <a:gd name="T221" fmla="*/ T220 w 203"/>
                              <a:gd name="T222" fmla="+- 0 2338 2033"/>
                              <a:gd name="T223" fmla="*/ 2338 h 508"/>
                              <a:gd name="T224" fmla="+- 0 5564 5393"/>
                              <a:gd name="T225" fmla="*/ T224 w 203"/>
                              <a:gd name="T226" fmla="+- 0 2325 2033"/>
                              <a:gd name="T227" fmla="*/ 2325 h 508"/>
                              <a:gd name="T228" fmla="+- 0 5560 5393"/>
                              <a:gd name="T229" fmla="*/ T228 w 203"/>
                              <a:gd name="T230" fmla="+- 0 2321 2033"/>
                              <a:gd name="T231" fmla="*/ 2321 h 508"/>
                              <a:gd name="T232" fmla="+- 0 5410 5393"/>
                              <a:gd name="T233" fmla="*/ T232 w 203"/>
                              <a:gd name="T234" fmla="+- 0 2321 2033"/>
                              <a:gd name="T235" fmla="*/ 2321 h 508"/>
                              <a:gd name="T236" fmla="+- 0 5402 5393"/>
                              <a:gd name="T237" fmla="*/ T236 w 203"/>
                              <a:gd name="T238" fmla="+- 0 2321 2033"/>
                              <a:gd name="T239" fmla="*/ 2321 h 508"/>
                              <a:gd name="T240" fmla="+- 0 5410 5393"/>
                              <a:gd name="T241" fmla="*/ T240 w 203"/>
                              <a:gd name="T242" fmla="+- 0 2329 2033"/>
                              <a:gd name="T243" fmla="*/ 2329 h 508"/>
                              <a:gd name="T244" fmla="+- 0 5410 5393"/>
                              <a:gd name="T245" fmla="*/ T244 w 203"/>
                              <a:gd name="T246" fmla="+- 0 2321 2033"/>
                              <a:gd name="T247" fmla="*/ 2321 h 5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203" h="508">
                                <a:moveTo>
                                  <a:pt x="133" y="430"/>
                                </a:moveTo>
                                <a:lnTo>
                                  <a:pt x="124" y="434"/>
                                </a:lnTo>
                                <a:lnTo>
                                  <a:pt x="123" y="440"/>
                                </a:lnTo>
                                <a:lnTo>
                                  <a:pt x="163" y="508"/>
                                </a:lnTo>
                                <a:lnTo>
                                  <a:pt x="173" y="491"/>
                                </a:lnTo>
                                <a:lnTo>
                                  <a:pt x="154" y="491"/>
                                </a:lnTo>
                                <a:lnTo>
                                  <a:pt x="154" y="459"/>
                                </a:lnTo>
                                <a:lnTo>
                                  <a:pt x="138" y="431"/>
                                </a:lnTo>
                                <a:lnTo>
                                  <a:pt x="133" y="430"/>
                                </a:lnTo>
                                <a:close/>
                                <a:moveTo>
                                  <a:pt x="154" y="459"/>
                                </a:moveTo>
                                <a:lnTo>
                                  <a:pt x="154" y="491"/>
                                </a:lnTo>
                                <a:lnTo>
                                  <a:pt x="171" y="491"/>
                                </a:lnTo>
                                <a:lnTo>
                                  <a:pt x="171" y="486"/>
                                </a:lnTo>
                                <a:lnTo>
                                  <a:pt x="155" y="486"/>
                                </a:lnTo>
                                <a:lnTo>
                                  <a:pt x="163" y="474"/>
                                </a:lnTo>
                                <a:lnTo>
                                  <a:pt x="154" y="459"/>
                                </a:lnTo>
                                <a:close/>
                                <a:moveTo>
                                  <a:pt x="193" y="430"/>
                                </a:moveTo>
                                <a:lnTo>
                                  <a:pt x="188" y="431"/>
                                </a:lnTo>
                                <a:lnTo>
                                  <a:pt x="171" y="459"/>
                                </a:lnTo>
                                <a:lnTo>
                                  <a:pt x="171" y="491"/>
                                </a:lnTo>
                                <a:lnTo>
                                  <a:pt x="173" y="491"/>
                                </a:lnTo>
                                <a:lnTo>
                                  <a:pt x="202" y="440"/>
                                </a:lnTo>
                                <a:lnTo>
                                  <a:pt x="201" y="434"/>
                                </a:lnTo>
                                <a:lnTo>
                                  <a:pt x="193" y="430"/>
                                </a:lnTo>
                                <a:close/>
                                <a:moveTo>
                                  <a:pt x="163" y="474"/>
                                </a:moveTo>
                                <a:lnTo>
                                  <a:pt x="155" y="486"/>
                                </a:lnTo>
                                <a:lnTo>
                                  <a:pt x="170" y="486"/>
                                </a:lnTo>
                                <a:lnTo>
                                  <a:pt x="163" y="474"/>
                                </a:lnTo>
                                <a:close/>
                                <a:moveTo>
                                  <a:pt x="171" y="459"/>
                                </a:moveTo>
                                <a:lnTo>
                                  <a:pt x="163" y="474"/>
                                </a:lnTo>
                                <a:lnTo>
                                  <a:pt x="170" y="486"/>
                                </a:lnTo>
                                <a:lnTo>
                                  <a:pt x="171" y="486"/>
                                </a:lnTo>
                                <a:lnTo>
                                  <a:pt x="171" y="459"/>
                                </a:lnTo>
                                <a:close/>
                                <a:moveTo>
                                  <a:pt x="154" y="296"/>
                                </a:moveTo>
                                <a:lnTo>
                                  <a:pt x="154" y="459"/>
                                </a:lnTo>
                                <a:lnTo>
                                  <a:pt x="163" y="474"/>
                                </a:lnTo>
                                <a:lnTo>
                                  <a:pt x="171" y="459"/>
                                </a:lnTo>
                                <a:lnTo>
                                  <a:pt x="171" y="305"/>
                                </a:lnTo>
                                <a:lnTo>
                                  <a:pt x="163" y="305"/>
                                </a:lnTo>
                                <a:lnTo>
                                  <a:pt x="154" y="296"/>
                                </a:lnTo>
                                <a:close/>
                                <a:moveTo>
                                  <a:pt x="17" y="0"/>
                                </a:moveTo>
                                <a:lnTo>
                                  <a:pt x="0" y="0"/>
                                </a:lnTo>
                                <a:lnTo>
                                  <a:pt x="0" y="301"/>
                                </a:lnTo>
                                <a:lnTo>
                                  <a:pt x="4" y="305"/>
                                </a:lnTo>
                                <a:lnTo>
                                  <a:pt x="154" y="305"/>
                                </a:lnTo>
                                <a:lnTo>
                                  <a:pt x="154" y="296"/>
                                </a:lnTo>
                                <a:lnTo>
                                  <a:pt x="17" y="296"/>
                                </a:lnTo>
                                <a:lnTo>
                                  <a:pt x="9" y="288"/>
                                </a:lnTo>
                                <a:lnTo>
                                  <a:pt x="17" y="288"/>
                                </a:lnTo>
                                <a:lnTo>
                                  <a:pt x="17" y="0"/>
                                </a:lnTo>
                                <a:close/>
                                <a:moveTo>
                                  <a:pt x="167" y="288"/>
                                </a:moveTo>
                                <a:lnTo>
                                  <a:pt x="17" y="288"/>
                                </a:lnTo>
                                <a:lnTo>
                                  <a:pt x="17" y="296"/>
                                </a:lnTo>
                                <a:lnTo>
                                  <a:pt x="154" y="296"/>
                                </a:lnTo>
                                <a:lnTo>
                                  <a:pt x="163" y="305"/>
                                </a:lnTo>
                                <a:lnTo>
                                  <a:pt x="171" y="305"/>
                                </a:lnTo>
                                <a:lnTo>
                                  <a:pt x="171" y="292"/>
                                </a:lnTo>
                                <a:lnTo>
                                  <a:pt x="167" y="288"/>
                                </a:lnTo>
                                <a:close/>
                                <a:moveTo>
                                  <a:pt x="17" y="288"/>
                                </a:moveTo>
                                <a:lnTo>
                                  <a:pt x="9" y="288"/>
                                </a:lnTo>
                                <a:lnTo>
                                  <a:pt x="17" y="296"/>
                                </a:lnTo>
                                <a:lnTo>
                                  <a:pt x="17" y="288"/>
                                </a:lnTo>
                                <a:close/>
                              </a:path>
                            </a:pathLst>
                          </a:custGeom>
                          <a:solidFill>
                            <a:srgbClr val="0079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9" name="AutoShape 1323"/>
                        <wps:cNvSpPr>
                          <a:spLocks/>
                        </wps:cNvSpPr>
                        <wps:spPr bwMode="auto">
                          <a:xfrm>
                            <a:off x="6214" y="2033"/>
                            <a:ext cx="2777" cy="570"/>
                          </a:xfrm>
                          <a:custGeom>
                            <a:avLst/>
                            <a:gdLst>
                              <a:gd name="T0" fmla="+- 0 8921 6214"/>
                              <a:gd name="T1" fmla="*/ T0 w 2777"/>
                              <a:gd name="T2" fmla="+- 0 2525 2033"/>
                              <a:gd name="T3" fmla="*/ 2525 h 570"/>
                              <a:gd name="T4" fmla="+- 0 8912 6214"/>
                              <a:gd name="T5" fmla="*/ T4 w 2777"/>
                              <a:gd name="T6" fmla="+- 0 2529 2033"/>
                              <a:gd name="T7" fmla="*/ 2529 h 570"/>
                              <a:gd name="T8" fmla="+- 0 8911 6214"/>
                              <a:gd name="T9" fmla="*/ T8 w 2777"/>
                              <a:gd name="T10" fmla="+- 0 2535 2033"/>
                              <a:gd name="T11" fmla="*/ 2535 h 570"/>
                              <a:gd name="T12" fmla="+- 0 8951 6214"/>
                              <a:gd name="T13" fmla="*/ T12 w 2777"/>
                              <a:gd name="T14" fmla="+- 0 2603 2033"/>
                              <a:gd name="T15" fmla="*/ 2603 h 570"/>
                              <a:gd name="T16" fmla="+- 0 8961 6214"/>
                              <a:gd name="T17" fmla="*/ T16 w 2777"/>
                              <a:gd name="T18" fmla="+- 0 2586 2033"/>
                              <a:gd name="T19" fmla="*/ 2586 h 570"/>
                              <a:gd name="T20" fmla="+- 0 8942 6214"/>
                              <a:gd name="T21" fmla="*/ T20 w 2777"/>
                              <a:gd name="T22" fmla="+- 0 2586 2033"/>
                              <a:gd name="T23" fmla="*/ 2586 h 570"/>
                              <a:gd name="T24" fmla="+- 0 8942 6214"/>
                              <a:gd name="T25" fmla="*/ T24 w 2777"/>
                              <a:gd name="T26" fmla="+- 0 2554 2033"/>
                              <a:gd name="T27" fmla="*/ 2554 h 570"/>
                              <a:gd name="T28" fmla="+- 0 8926 6214"/>
                              <a:gd name="T29" fmla="*/ T28 w 2777"/>
                              <a:gd name="T30" fmla="+- 0 2526 2033"/>
                              <a:gd name="T31" fmla="*/ 2526 h 570"/>
                              <a:gd name="T32" fmla="+- 0 8921 6214"/>
                              <a:gd name="T33" fmla="*/ T32 w 2777"/>
                              <a:gd name="T34" fmla="+- 0 2525 2033"/>
                              <a:gd name="T35" fmla="*/ 2525 h 570"/>
                              <a:gd name="T36" fmla="+- 0 8942 6214"/>
                              <a:gd name="T37" fmla="*/ T36 w 2777"/>
                              <a:gd name="T38" fmla="+- 0 2554 2033"/>
                              <a:gd name="T39" fmla="*/ 2554 h 570"/>
                              <a:gd name="T40" fmla="+- 0 8942 6214"/>
                              <a:gd name="T41" fmla="*/ T40 w 2777"/>
                              <a:gd name="T42" fmla="+- 0 2586 2033"/>
                              <a:gd name="T43" fmla="*/ 2586 h 570"/>
                              <a:gd name="T44" fmla="+- 0 8959 6214"/>
                              <a:gd name="T45" fmla="*/ T44 w 2777"/>
                              <a:gd name="T46" fmla="+- 0 2586 2033"/>
                              <a:gd name="T47" fmla="*/ 2586 h 570"/>
                              <a:gd name="T48" fmla="+- 0 8959 6214"/>
                              <a:gd name="T49" fmla="*/ T48 w 2777"/>
                              <a:gd name="T50" fmla="+- 0 2581 2033"/>
                              <a:gd name="T51" fmla="*/ 2581 h 570"/>
                              <a:gd name="T52" fmla="+- 0 8943 6214"/>
                              <a:gd name="T53" fmla="*/ T52 w 2777"/>
                              <a:gd name="T54" fmla="+- 0 2581 2033"/>
                              <a:gd name="T55" fmla="*/ 2581 h 570"/>
                              <a:gd name="T56" fmla="+- 0 8951 6214"/>
                              <a:gd name="T57" fmla="*/ T56 w 2777"/>
                              <a:gd name="T58" fmla="+- 0 2569 2033"/>
                              <a:gd name="T59" fmla="*/ 2569 h 570"/>
                              <a:gd name="T60" fmla="+- 0 8942 6214"/>
                              <a:gd name="T61" fmla="*/ T60 w 2777"/>
                              <a:gd name="T62" fmla="+- 0 2554 2033"/>
                              <a:gd name="T63" fmla="*/ 2554 h 570"/>
                              <a:gd name="T64" fmla="+- 0 8981 6214"/>
                              <a:gd name="T65" fmla="*/ T64 w 2777"/>
                              <a:gd name="T66" fmla="+- 0 2525 2033"/>
                              <a:gd name="T67" fmla="*/ 2525 h 570"/>
                              <a:gd name="T68" fmla="+- 0 8976 6214"/>
                              <a:gd name="T69" fmla="*/ T68 w 2777"/>
                              <a:gd name="T70" fmla="+- 0 2526 2033"/>
                              <a:gd name="T71" fmla="*/ 2526 h 570"/>
                              <a:gd name="T72" fmla="+- 0 8959 6214"/>
                              <a:gd name="T73" fmla="*/ T72 w 2777"/>
                              <a:gd name="T74" fmla="+- 0 2554 2033"/>
                              <a:gd name="T75" fmla="*/ 2554 h 570"/>
                              <a:gd name="T76" fmla="+- 0 8959 6214"/>
                              <a:gd name="T77" fmla="*/ T76 w 2777"/>
                              <a:gd name="T78" fmla="+- 0 2586 2033"/>
                              <a:gd name="T79" fmla="*/ 2586 h 570"/>
                              <a:gd name="T80" fmla="+- 0 8961 6214"/>
                              <a:gd name="T81" fmla="*/ T80 w 2777"/>
                              <a:gd name="T82" fmla="+- 0 2586 2033"/>
                              <a:gd name="T83" fmla="*/ 2586 h 570"/>
                              <a:gd name="T84" fmla="+- 0 8990 6214"/>
                              <a:gd name="T85" fmla="*/ T84 w 2777"/>
                              <a:gd name="T86" fmla="+- 0 2535 2033"/>
                              <a:gd name="T87" fmla="*/ 2535 h 570"/>
                              <a:gd name="T88" fmla="+- 0 8989 6214"/>
                              <a:gd name="T89" fmla="*/ T88 w 2777"/>
                              <a:gd name="T90" fmla="+- 0 2529 2033"/>
                              <a:gd name="T91" fmla="*/ 2529 h 570"/>
                              <a:gd name="T92" fmla="+- 0 8981 6214"/>
                              <a:gd name="T93" fmla="*/ T92 w 2777"/>
                              <a:gd name="T94" fmla="+- 0 2525 2033"/>
                              <a:gd name="T95" fmla="*/ 2525 h 570"/>
                              <a:gd name="T96" fmla="+- 0 8951 6214"/>
                              <a:gd name="T97" fmla="*/ T96 w 2777"/>
                              <a:gd name="T98" fmla="+- 0 2569 2033"/>
                              <a:gd name="T99" fmla="*/ 2569 h 570"/>
                              <a:gd name="T100" fmla="+- 0 8943 6214"/>
                              <a:gd name="T101" fmla="*/ T100 w 2777"/>
                              <a:gd name="T102" fmla="+- 0 2581 2033"/>
                              <a:gd name="T103" fmla="*/ 2581 h 570"/>
                              <a:gd name="T104" fmla="+- 0 8958 6214"/>
                              <a:gd name="T105" fmla="*/ T104 w 2777"/>
                              <a:gd name="T106" fmla="+- 0 2581 2033"/>
                              <a:gd name="T107" fmla="*/ 2581 h 570"/>
                              <a:gd name="T108" fmla="+- 0 8951 6214"/>
                              <a:gd name="T109" fmla="*/ T108 w 2777"/>
                              <a:gd name="T110" fmla="+- 0 2569 2033"/>
                              <a:gd name="T111" fmla="*/ 2569 h 570"/>
                              <a:gd name="T112" fmla="+- 0 8959 6214"/>
                              <a:gd name="T113" fmla="*/ T112 w 2777"/>
                              <a:gd name="T114" fmla="+- 0 2554 2033"/>
                              <a:gd name="T115" fmla="*/ 2554 h 570"/>
                              <a:gd name="T116" fmla="+- 0 8951 6214"/>
                              <a:gd name="T117" fmla="*/ T116 w 2777"/>
                              <a:gd name="T118" fmla="+- 0 2569 2033"/>
                              <a:gd name="T119" fmla="*/ 2569 h 570"/>
                              <a:gd name="T120" fmla="+- 0 8958 6214"/>
                              <a:gd name="T121" fmla="*/ T120 w 2777"/>
                              <a:gd name="T122" fmla="+- 0 2581 2033"/>
                              <a:gd name="T123" fmla="*/ 2581 h 570"/>
                              <a:gd name="T124" fmla="+- 0 8959 6214"/>
                              <a:gd name="T125" fmla="*/ T124 w 2777"/>
                              <a:gd name="T126" fmla="+- 0 2581 2033"/>
                              <a:gd name="T127" fmla="*/ 2581 h 570"/>
                              <a:gd name="T128" fmla="+- 0 8959 6214"/>
                              <a:gd name="T129" fmla="*/ T128 w 2777"/>
                              <a:gd name="T130" fmla="+- 0 2554 2033"/>
                              <a:gd name="T131" fmla="*/ 2554 h 570"/>
                              <a:gd name="T132" fmla="+- 0 8942 6214"/>
                              <a:gd name="T133" fmla="*/ T132 w 2777"/>
                              <a:gd name="T134" fmla="+- 0 2318 2033"/>
                              <a:gd name="T135" fmla="*/ 2318 h 570"/>
                              <a:gd name="T136" fmla="+- 0 8942 6214"/>
                              <a:gd name="T137" fmla="*/ T136 w 2777"/>
                              <a:gd name="T138" fmla="+- 0 2554 2033"/>
                              <a:gd name="T139" fmla="*/ 2554 h 570"/>
                              <a:gd name="T140" fmla="+- 0 8951 6214"/>
                              <a:gd name="T141" fmla="*/ T140 w 2777"/>
                              <a:gd name="T142" fmla="+- 0 2569 2033"/>
                              <a:gd name="T143" fmla="*/ 2569 h 570"/>
                              <a:gd name="T144" fmla="+- 0 8959 6214"/>
                              <a:gd name="T145" fmla="*/ T144 w 2777"/>
                              <a:gd name="T146" fmla="+- 0 2554 2033"/>
                              <a:gd name="T147" fmla="*/ 2554 h 570"/>
                              <a:gd name="T148" fmla="+- 0 8959 6214"/>
                              <a:gd name="T149" fmla="*/ T148 w 2777"/>
                              <a:gd name="T150" fmla="+- 0 2326 2033"/>
                              <a:gd name="T151" fmla="*/ 2326 h 570"/>
                              <a:gd name="T152" fmla="+- 0 8951 6214"/>
                              <a:gd name="T153" fmla="*/ T152 w 2777"/>
                              <a:gd name="T154" fmla="+- 0 2326 2033"/>
                              <a:gd name="T155" fmla="*/ 2326 h 570"/>
                              <a:gd name="T156" fmla="+- 0 8942 6214"/>
                              <a:gd name="T157" fmla="*/ T156 w 2777"/>
                              <a:gd name="T158" fmla="+- 0 2318 2033"/>
                              <a:gd name="T159" fmla="*/ 2318 h 570"/>
                              <a:gd name="T160" fmla="+- 0 6231 6214"/>
                              <a:gd name="T161" fmla="*/ T160 w 2777"/>
                              <a:gd name="T162" fmla="+- 0 2033 2033"/>
                              <a:gd name="T163" fmla="*/ 2033 h 570"/>
                              <a:gd name="T164" fmla="+- 0 6214 6214"/>
                              <a:gd name="T165" fmla="*/ T164 w 2777"/>
                              <a:gd name="T166" fmla="+- 0 2033 2033"/>
                              <a:gd name="T167" fmla="*/ 2033 h 570"/>
                              <a:gd name="T168" fmla="+- 0 6214 6214"/>
                              <a:gd name="T169" fmla="*/ T168 w 2777"/>
                              <a:gd name="T170" fmla="+- 0 2322 2033"/>
                              <a:gd name="T171" fmla="*/ 2322 h 570"/>
                              <a:gd name="T172" fmla="+- 0 6218 6214"/>
                              <a:gd name="T173" fmla="*/ T172 w 2777"/>
                              <a:gd name="T174" fmla="+- 0 2326 2033"/>
                              <a:gd name="T175" fmla="*/ 2326 h 570"/>
                              <a:gd name="T176" fmla="+- 0 8942 6214"/>
                              <a:gd name="T177" fmla="*/ T176 w 2777"/>
                              <a:gd name="T178" fmla="+- 0 2326 2033"/>
                              <a:gd name="T179" fmla="*/ 2326 h 570"/>
                              <a:gd name="T180" fmla="+- 0 8942 6214"/>
                              <a:gd name="T181" fmla="*/ T180 w 2777"/>
                              <a:gd name="T182" fmla="+- 0 2318 2033"/>
                              <a:gd name="T183" fmla="*/ 2318 h 570"/>
                              <a:gd name="T184" fmla="+- 0 6231 6214"/>
                              <a:gd name="T185" fmla="*/ T184 w 2777"/>
                              <a:gd name="T186" fmla="+- 0 2318 2033"/>
                              <a:gd name="T187" fmla="*/ 2318 h 570"/>
                              <a:gd name="T188" fmla="+- 0 6223 6214"/>
                              <a:gd name="T189" fmla="*/ T188 w 2777"/>
                              <a:gd name="T190" fmla="+- 0 2309 2033"/>
                              <a:gd name="T191" fmla="*/ 2309 h 570"/>
                              <a:gd name="T192" fmla="+- 0 6231 6214"/>
                              <a:gd name="T193" fmla="*/ T192 w 2777"/>
                              <a:gd name="T194" fmla="+- 0 2309 2033"/>
                              <a:gd name="T195" fmla="*/ 2309 h 570"/>
                              <a:gd name="T196" fmla="+- 0 6231 6214"/>
                              <a:gd name="T197" fmla="*/ T196 w 2777"/>
                              <a:gd name="T198" fmla="+- 0 2033 2033"/>
                              <a:gd name="T199" fmla="*/ 2033 h 570"/>
                              <a:gd name="T200" fmla="+- 0 8955 6214"/>
                              <a:gd name="T201" fmla="*/ T200 w 2777"/>
                              <a:gd name="T202" fmla="+- 0 2309 2033"/>
                              <a:gd name="T203" fmla="*/ 2309 h 570"/>
                              <a:gd name="T204" fmla="+- 0 6231 6214"/>
                              <a:gd name="T205" fmla="*/ T204 w 2777"/>
                              <a:gd name="T206" fmla="+- 0 2309 2033"/>
                              <a:gd name="T207" fmla="*/ 2309 h 570"/>
                              <a:gd name="T208" fmla="+- 0 6231 6214"/>
                              <a:gd name="T209" fmla="*/ T208 w 2777"/>
                              <a:gd name="T210" fmla="+- 0 2318 2033"/>
                              <a:gd name="T211" fmla="*/ 2318 h 570"/>
                              <a:gd name="T212" fmla="+- 0 8942 6214"/>
                              <a:gd name="T213" fmla="*/ T212 w 2777"/>
                              <a:gd name="T214" fmla="+- 0 2318 2033"/>
                              <a:gd name="T215" fmla="*/ 2318 h 570"/>
                              <a:gd name="T216" fmla="+- 0 8951 6214"/>
                              <a:gd name="T217" fmla="*/ T216 w 2777"/>
                              <a:gd name="T218" fmla="+- 0 2326 2033"/>
                              <a:gd name="T219" fmla="*/ 2326 h 570"/>
                              <a:gd name="T220" fmla="+- 0 8959 6214"/>
                              <a:gd name="T221" fmla="*/ T220 w 2777"/>
                              <a:gd name="T222" fmla="+- 0 2326 2033"/>
                              <a:gd name="T223" fmla="*/ 2326 h 570"/>
                              <a:gd name="T224" fmla="+- 0 8959 6214"/>
                              <a:gd name="T225" fmla="*/ T224 w 2777"/>
                              <a:gd name="T226" fmla="+- 0 2313 2033"/>
                              <a:gd name="T227" fmla="*/ 2313 h 570"/>
                              <a:gd name="T228" fmla="+- 0 8955 6214"/>
                              <a:gd name="T229" fmla="*/ T228 w 2777"/>
                              <a:gd name="T230" fmla="+- 0 2309 2033"/>
                              <a:gd name="T231" fmla="*/ 2309 h 570"/>
                              <a:gd name="T232" fmla="+- 0 6231 6214"/>
                              <a:gd name="T233" fmla="*/ T232 w 2777"/>
                              <a:gd name="T234" fmla="+- 0 2309 2033"/>
                              <a:gd name="T235" fmla="*/ 2309 h 570"/>
                              <a:gd name="T236" fmla="+- 0 6223 6214"/>
                              <a:gd name="T237" fmla="*/ T236 w 2777"/>
                              <a:gd name="T238" fmla="+- 0 2309 2033"/>
                              <a:gd name="T239" fmla="*/ 2309 h 570"/>
                              <a:gd name="T240" fmla="+- 0 6231 6214"/>
                              <a:gd name="T241" fmla="*/ T240 w 2777"/>
                              <a:gd name="T242" fmla="+- 0 2318 2033"/>
                              <a:gd name="T243" fmla="*/ 2318 h 570"/>
                              <a:gd name="T244" fmla="+- 0 6231 6214"/>
                              <a:gd name="T245" fmla="*/ T244 w 2777"/>
                              <a:gd name="T246" fmla="+- 0 2309 2033"/>
                              <a:gd name="T247" fmla="*/ 2309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2777" h="570">
                                <a:moveTo>
                                  <a:pt x="2707" y="492"/>
                                </a:moveTo>
                                <a:lnTo>
                                  <a:pt x="2698" y="496"/>
                                </a:lnTo>
                                <a:lnTo>
                                  <a:pt x="2697" y="502"/>
                                </a:lnTo>
                                <a:lnTo>
                                  <a:pt x="2737" y="570"/>
                                </a:lnTo>
                                <a:lnTo>
                                  <a:pt x="2747" y="553"/>
                                </a:lnTo>
                                <a:lnTo>
                                  <a:pt x="2728" y="553"/>
                                </a:lnTo>
                                <a:lnTo>
                                  <a:pt x="2728" y="521"/>
                                </a:lnTo>
                                <a:lnTo>
                                  <a:pt x="2712" y="493"/>
                                </a:lnTo>
                                <a:lnTo>
                                  <a:pt x="2707" y="492"/>
                                </a:lnTo>
                                <a:close/>
                                <a:moveTo>
                                  <a:pt x="2728" y="521"/>
                                </a:moveTo>
                                <a:lnTo>
                                  <a:pt x="2728" y="553"/>
                                </a:lnTo>
                                <a:lnTo>
                                  <a:pt x="2745" y="553"/>
                                </a:lnTo>
                                <a:lnTo>
                                  <a:pt x="2745" y="548"/>
                                </a:lnTo>
                                <a:lnTo>
                                  <a:pt x="2729" y="548"/>
                                </a:lnTo>
                                <a:lnTo>
                                  <a:pt x="2737" y="536"/>
                                </a:lnTo>
                                <a:lnTo>
                                  <a:pt x="2728" y="521"/>
                                </a:lnTo>
                                <a:close/>
                                <a:moveTo>
                                  <a:pt x="2767" y="492"/>
                                </a:moveTo>
                                <a:lnTo>
                                  <a:pt x="2762" y="493"/>
                                </a:lnTo>
                                <a:lnTo>
                                  <a:pt x="2745" y="521"/>
                                </a:lnTo>
                                <a:lnTo>
                                  <a:pt x="2745" y="553"/>
                                </a:lnTo>
                                <a:lnTo>
                                  <a:pt x="2747" y="553"/>
                                </a:lnTo>
                                <a:lnTo>
                                  <a:pt x="2776" y="502"/>
                                </a:lnTo>
                                <a:lnTo>
                                  <a:pt x="2775" y="496"/>
                                </a:lnTo>
                                <a:lnTo>
                                  <a:pt x="2767" y="492"/>
                                </a:lnTo>
                                <a:close/>
                                <a:moveTo>
                                  <a:pt x="2737" y="536"/>
                                </a:moveTo>
                                <a:lnTo>
                                  <a:pt x="2729" y="548"/>
                                </a:lnTo>
                                <a:lnTo>
                                  <a:pt x="2744" y="548"/>
                                </a:lnTo>
                                <a:lnTo>
                                  <a:pt x="2737" y="536"/>
                                </a:lnTo>
                                <a:close/>
                                <a:moveTo>
                                  <a:pt x="2745" y="521"/>
                                </a:moveTo>
                                <a:lnTo>
                                  <a:pt x="2737" y="536"/>
                                </a:lnTo>
                                <a:lnTo>
                                  <a:pt x="2744" y="548"/>
                                </a:lnTo>
                                <a:lnTo>
                                  <a:pt x="2745" y="548"/>
                                </a:lnTo>
                                <a:lnTo>
                                  <a:pt x="2745" y="521"/>
                                </a:lnTo>
                                <a:close/>
                                <a:moveTo>
                                  <a:pt x="2728" y="285"/>
                                </a:moveTo>
                                <a:lnTo>
                                  <a:pt x="2728" y="521"/>
                                </a:lnTo>
                                <a:lnTo>
                                  <a:pt x="2737" y="536"/>
                                </a:lnTo>
                                <a:lnTo>
                                  <a:pt x="2745" y="521"/>
                                </a:lnTo>
                                <a:lnTo>
                                  <a:pt x="2745" y="293"/>
                                </a:lnTo>
                                <a:lnTo>
                                  <a:pt x="2737" y="293"/>
                                </a:lnTo>
                                <a:lnTo>
                                  <a:pt x="2728" y="285"/>
                                </a:lnTo>
                                <a:close/>
                                <a:moveTo>
                                  <a:pt x="17" y="0"/>
                                </a:moveTo>
                                <a:lnTo>
                                  <a:pt x="0" y="0"/>
                                </a:lnTo>
                                <a:lnTo>
                                  <a:pt x="0" y="289"/>
                                </a:lnTo>
                                <a:lnTo>
                                  <a:pt x="4" y="293"/>
                                </a:lnTo>
                                <a:lnTo>
                                  <a:pt x="2728" y="293"/>
                                </a:lnTo>
                                <a:lnTo>
                                  <a:pt x="2728" y="285"/>
                                </a:lnTo>
                                <a:lnTo>
                                  <a:pt x="17" y="285"/>
                                </a:lnTo>
                                <a:lnTo>
                                  <a:pt x="9" y="276"/>
                                </a:lnTo>
                                <a:lnTo>
                                  <a:pt x="17" y="276"/>
                                </a:lnTo>
                                <a:lnTo>
                                  <a:pt x="17" y="0"/>
                                </a:lnTo>
                                <a:close/>
                                <a:moveTo>
                                  <a:pt x="2741" y="276"/>
                                </a:moveTo>
                                <a:lnTo>
                                  <a:pt x="17" y="276"/>
                                </a:lnTo>
                                <a:lnTo>
                                  <a:pt x="17" y="285"/>
                                </a:lnTo>
                                <a:lnTo>
                                  <a:pt x="2728" y="285"/>
                                </a:lnTo>
                                <a:lnTo>
                                  <a:pt x="2737" y="293"/>
                                </a:lnTo>
                                <a:lnTo>
                                  <a:pt x="2745" y="293"/>
                                </a:lnTo>
                                <a:lnTo>
                                  <a:pt x="2745" y="280"/>
                                </a:lnTo>
                                <a:lnTo>
                                  <a:pt x="2741" y="276"/>
                                </a:lnTo>
                                <a:close/>
                                <a:moveTo>
                                  <a:pt x="17" y="276"/>
                                </a:moveTo>
                                <a:lnTo>
                                  <a:pt x="9" y="276"/>
                                </a:lnTo>
                                <a:lnTo>
                                  <a:pt x="17" y="285"/>
                                </a:lnTo>
                                <a:lnTo>
                                  <a:pt x="17" y="276"/>
                                </a:lnTo>
                                <a:close/>
                              </a:path>
                            </a:pathLst>
                          </a:custGeom>
                          <a:solidFill>
                            <a:srgbClr val="0079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0" name="AutoShape 1322"/>
                        <wps:cNvSpPr>
                          <a:spLocks/>
                        </wps:cNvSpPr>
                        <wps:spPr bwMode="auto">
                          <a:xfrm>
                            <a:off x="8909" y="1845"/>
                            <a:ext cx="80" cy="758"/>
                          </a:xfrm>
                          <a:custGeom>
                            <a:avLst/>
                            <a:gdLst>
                              <a:gd name="T0" fmla="+- 0 8918 8909"/>
                              <a:gd name="T1" fmla="*/ T0 w 80"/>
                              <a:gd name="T2" fmla="+- 0 2525 1845"/>
                              <a:gd name="T3" fmla="*/ 2525 h 758"/>
                              <a:gd name="T4" fmla="+- 0 8910 8909"/>
                              <a:gd name="T5" fmla="*/ T4 w 80"/>
                              <a:gd name="T6" fmla="+- 0 2530 1845"/>
                              <a:gd name="T7" fmla="*/ 2530 h 758"/>
                              <a:gd name="T8" fmla="+- 0 8909 8909"/>
                              <a:gd name="T9" fmla="*/ T8 w 80"/>
                              <a:gd name="T10" fmla="+- 0 2535 1845"/>
                              <a:gd name="T11" fmla="*/ 2535 h 758"/>
                              <a:gd name="T12" fmla="+- 0 8949 8909"/>
                              <a:gd name="T13" fmla="*/ T12 w 80"/>
                              <a:gd name="T14" fmla="+- 0 2602 1845"/>
                              <a:gd name="T15" fmla="*/ 2602 h 758"/>
                              <a:gd name="T16" fmla="+- 0 8959 8909"/>
                              <a:gd name="T17" fmla="*/ T16 w 80"/>
                              <a:gd name="T18" fmla="+- 0 2586 1845"/>
                              <a:gd name="T19" fmla="*/ 2586 h 758"/>
                              <a:gd name="T20" fmla="+- 0 8941 8909"/>
                              <a:gd name="T21" fmla="*/ T20 w 80"/>
                              <a:gd name="T22" fmla="+- 0 2586 1845"/>
                              <a:gd name="T23" fmla="*/ 2586 h 758"/>
                              <a:gd name="T24" fmla="+- 0 8940 8909"/>
                              <a:gd name="T25" fmla="*/ T24 w 80"/>
                              <a:gd name="T26" fmla="+- 0 2554 1845"/>
                              <a:gd name="T27" fmla="*/ 2554 h 758"/>
                              <a:gd name="T28" fmla="+- 0 8924 8909"/>
                              <a:gd name="T29" fmla="*/ T28 w 80"/>
                              <a:gd name="T30" fmla="+- 0 2526 1845"/>
                              <a:gd name="T31" fmla="*/ 2526 h 758"/>
                              <a:gd name="T32" fmla="+- 0 8918 8909"/>
                              <a:gd name="T33" fmla="*/ T32 w 80"/>
                              <a:gd name="T34" fmla="+- 0 2525 1845"/>
                              <a:gd name="T35" fmla="*/ 2525 h 758"/>
                              <a:gd name="T36" fmla="+- 0 8940 8909"/>
                              <a:gd name="T37" fmla="*/ T36 w 80"/>
                              <a:gd name="T38" fmla="+- 0 2554 1845"/>
                              <a:gd name="T39" fmla="*/ 2554 h 758"/>
                              <a:gd name="T40" fmla="+- 0 8941 8909"/>
                              <a:gd name="T41" fmla="*/ T40 w 80"/>
                              <a:gd name="T42" fmla="+- 0 2586 1845"/>
                              <a:gd name="T43" fmla="*/ 2586 h 758"/>
                              <a:gd name="T44" fmla="+- 0 8958 8909"/>
                              <a:gd name="T45" fmla="*/ T44 w 80"/>
                              <a:gd name="T46" fmla="+- 0 2585 1845"/>
                              <a:gd name="T47" fmla="*/ 2585 h 758"/>
                              <a:gd name="T48" fmla="+- 0 8958 8909"/>
                              <a:gd name="T49" fmla="*/ T48 w 80"/>
                              <a:gd name="T50" fmla="+- 0 2581 1845"/>
                              <a:gd name="T51" fmla="*/ 2581 h 758"/>
                              <a:gd name="T52" fmla="+- 0 8942 8909"/>
                              <a:gd name="T53" fmla="*/ T52 w 80"/>
                              <a:gd name="T54" fmla="+- 0 2581 1845"/>
                              <a:gd name="T55" fmla="*/ 2581 h 758"/>
                              <a:gd name="T56" fmla="+- 0 8949 8909"/>
                              <a:gd name="T57" fmla="*/ T56 w 80"/>
                              <a:gd name="T58" fmla="+- 0 2569 1845"/>
                              <a:gd name="T59" fmla="*/ 2569 h 758"/>
                              <a:gd name="T60" fmla="+- 0 8940 8909"/>
                              <a:gd name="T61" fmla="*/ T60 w 80"/>
                              <a:gd name="T62" fmla="+- 0 2554 1845"/>
                              <a:gd name="T63" fmla="*/ 2554 h 758"/>
                              <a:gd name="T64" fmla="+- 0 8979 8909"/>
                              <a:gd name="T65" fmla="*/ T64 w 80"/>
                              <a:gd name="T66" fmla="+- 0 2524 1845"/>
                              <a:gd name="T67" fmla="*/ 2524 h 758"/>
                              <a:gd name="T68" fmla="+- 0 8974 8909"/>
                              <a:gd name="T69" fmla="*/ T68 w 80"/>
                              <a:gd name="T70" fmla="+- 0 2526 1845"/>
                              <a:gd name="T71" fmla="*/ 2526 h 758"/>
                              <a:gd name="T72" fmla="+- 0 8957 8909"/>
                              <a:gd name="T73" fmla="*/ T72 w 80"/>
                              <a:gd name="T74" fmla="+- 0 2554 1845"/>
                              <a:gd name="T75" fmla="*/ 2554 h 758"/>
                              <a:gd name="T76" fmla="+- 0 8958 8909"/>
                              <a:gd name="T77" fmla="*/ T76 w 80"/>
                              <a:gd name="T78" fmla="+- 0 2585 1845"/>
                              <a:gd name="T79" fmla="*/ 2585 h 758"/>
                              <a:gd name="T80" fmla="+- 0 8941 8909"/>
                              <a:gd name="T81" fmla="*/ T80 w 80"/>
                              <a:gd name="T82" fmla="+- 0 2586 1845"/>
                              <a:gd name="T83" fmla="*/ 2586 h 758"/>
                              <a:gd name="T84" fmla="+- 0 8959 8909"/>
                              <a:gd name="T85" fmla="*/ T84 w 80"/>
                              <a:gd name="T86" fmla="+- 0 2586 1845"/>
                              <a:gd name="T87" fmla="*/ 2586 h 758"/>
                              <a:gd name="T88" fmla="+- 0 8988 8909"/>
                              <a:gd name="T89" fmla="*/ T88 w 80"/>
                              <a:gd name="T90" fmla="+- 0 2534 1845"/>
                              <a:gd name="T91" fmla="*/ 2534 h 758"/>
                              <a:gd name="T92" fmla="+- 0 8987 8909"/>
                              <a:gd name="T93" fmla="*/ T92 w 80"/>
                              <a:gd name="T94" fmla="+- 0 2529 1845"/>
                              <a:gd name="T95" fmla="*/ 2529 h 758"/>
                              <a:gd name="T96" fmla="+- 0 8979 8909"/>
                              <a:gd name="T97" fmla="*/ T96 w 80"/>
                              <a:gd name="T98" fmla="+- 0 2524 1845"/>
                              <a:gd name="T99" fmla="*/ 2524 h 758"/>
                              <a:gd name="T100" fmla="+- 0 8949 8909"/>
                              <a:gd name="T101" fmla="*/ T100 w 80"/>
                              <a:gd name="T102" fmla="+- 0 2569 1845"/>
                              <a:gd name="T103" fmla="*/ 2569 h 758"/>
                              <a:gd name="T104" fmla="+- 0 8942 8909"/>
                              <a:gd name="T105" fmla="*/ T104 w 80"/>
                              <a:gd name="T106" fmla="+- 0 2581 1845"/>
                              <a:gd name="T107" fmla="*/ 2581 h 758"/>
                              <a:gd name="T108" fmla="+- 0 8957 8909"/>
                              <a:gd name="T109" fmla="*/ T108 w 80"/>
                              <a:gd name="T110" fmla="+- 0 2581 1845"/>
                              <a:gd name="T111" fmla="*/ 2581 h 758"/>
                              <a:gd name="T112" fmla="+- 0 8949 8909"/>
                              <a:gd name="T113" fmla="*/ T112 w 80"/>
                              <a:gd name="T114" fmla="+- 0 2569 1845"/>
                              <a:gd name="T115" fmla="*/ 2569 h 758"/>
                              <a:gd name="T116" fmla="+- 0 8957 8909"/>
                              <a:gd name="T117" fmla="*/ T116 w 80"/>
                              <a:gd name="T118" fmla="+- 0 2554 1845"/>
                              <a:gd name="T119" fmla="*/ 2554 h 758"/>
                              <a:gd name="T120" fmla="+- 0 8949 8909"/>
                              <a:gd name="T121" fmla="*/ T120 w 80"/>
                              <a:gd name="T122" fmla="+- 0 2569 1845"/>
                              <a:gd name="T123" fmla="*/ 2569 h 758"/>
                              <a:gd name="T124" fmla="+- 0 8957 8909"/>
                              <a:gd name="T125" fmla="*/ T124 w 80"/>
                              <a:gd name="T126" fmla="+- 0 2581 1845"/>
                              <a:gd name="T127" fmla="*/ 2581 h 758"/>
                              <a:gd name="T128" fmla="+- 0 8942 8909"/>
                              <a:gd name="T129" fmla="*/ T128 w 80"/>
                              <a:gd name="T130" fmla="+- 0 2581 1845"/>
                              <a:gd name="T131" fmla="*/ 2581 h 758"/>
                              <a:gd name="T132" fmla="+- 0 8958 8909"/>
                              <a:gd name="T133" fmla="*/ T132 w 80"/>
                              <a:gd name="T134" fmla="+- 0 2581 1845"/>
                              <a:gd name="T135" fmla="*/ 2581 h 758"/>
                              <a:gd name="T136" fmla="+- 0 8957 8909"/>
                              <a:gd name="T137" fmla="*/ T136 w 80"/>
                              <a:gd name="T138" fmla="+- 0 2554 1845"/>
                              <a:gd name="T139" fmla="*/ 2554 h 758"/>
                              <a:gd name="T140" fmla="+- 0 8951 8909"/>
                              <a:gd name="T141" fmla="*/ T140 w 80"/>
                              <a:gd name="T142" fmla="+- 0 1845 1845"/>
                              <a:gd name="T143" fmla="*/ 1845 h 758"/>
                              <a:gd name="T144" fmla="+- 0 8934 8909"/>
                              <a:gd name="T145" fmla="*/ T144 w 80"/>
                              <a:gd name="T146" fmla="+- 0 1845 1845"/>
                              <a:gd name="T147" fmla="*/ 1845 h 758"/>
                              <a:gd name="T148" fmla="+- 0 8940 8909"/>
                              <a:gd name="T149" fmla="*/ T148 w 80"/>
                              <a:gd name="T150" fmla="+- 0 2554 1845"/>
                              <a:gd name="T151" fmla="*/ 2554 h 758"/>
                              <a:gd name="T152" fmla="+- 0 8949 8909"/>
                              <a:gd name="T153" fmla="*/ T152 w 80"/>
                              <a:gd name="T154" fmla="+- 0 2569 1845"/>
                              <a:gd name="T155" fmla="*/ 2569 h 758"/>
                              <a:gd name="T156" fmla="+- 0 8957 8909"/>
                              <a:gd name="T157" fmla="*/ T156 w 80"/>
                              <a:gd name="T158" fmla="+- 0 2554 1845"/>
                              <a:gd name="T159" fmla="*/ 2554 h 758"/>
                              <a:gd name="T160" fmla="+- 0 8951 8909"/>
                              <a:gd name="T161" fmla="*/ T160 w 80"/>
                              <a:gd name="T162" fmla="+- 0 1845 1845"/>
                              <a:gd name="T163" fmla="*/ 1845 h 7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0" h="758">
                                <a:moveTo>
                                  <a:pt x="9" y="680"/>
                                </a:moveTo>
                                <a:lnTo>
                                  <a:pt x="1" y="685"/>
                                </a:lnTo>
                                <a:lnTo>
                                  <a:pt x="0" y="690"/>
                                </a:lnTo>
                                <a:lnTo>
                                  <a:pt x="40" y="757"/>
                                </a:lnTo>
                                <a:lnTo>
                                  <a:pt x="50" y="741"/>
                                </a:lnTo>
                                <a:lnTo>
                                  <a:pt x="32" y="741"/>
                                </a:lnTo>
                                <a:lnTo>
                                  <a:pt x="31" y="709"/>
                                </a:lnTo>
                                <a:lnTo>
                                  <a:pt x="15" y="681"/>
                                </a:lnTo>
                                <a:lnTo>
                                  <a:pt x="9" y="680"/>
                                </a:lnTo>
                                <a:close/>
                                <a:moveTo>
                                  <a:pt x="31" y="709"/>
                                </a:moveTo>
                                <a:lnTo>
                                  <a:pt x="32" y="741"/>
                                </a:lnTo>
                                <a:lnTo>
                                  <a:pt x="49" y="740"/>
                                </a:lnTo>
                                <a:lnTo>
                                  <a:pt x="49" y="736"/>
                                </a:lnTo>
                                <a:lnTo>
                                  <a:pt x="33" y="736"/>
                                </a:lnTo>
                                <a:lnTo>
                                  <a:pt x="40" y="724"/>
                                </a:lnTo>
                                <a:lnTo>
                                  <a:pt x="31" y="709"/>
                                </a:lnTo>
                                <a:close/>
                                <a:moveTo>
                                  <a:pt x="70" y="679"/>
                                </a:moveTo>
                                <a:lnTo>
                                  <a:pt x="65" y="681"/>
                                </a:lnTo>
                                <a:lnTo>
                                  <a:pt x="48" y="709"/>
                                </a:lnTo>
                                <a:lnTo>
                                  <a:pt x="49" y="740"/>
                                </a:lnTo>
                                <a:lnTo>
                                  <a:pt x="32" y="741"/>
                                </a:lnTo>
                                <a:lnTo>
                                  <a:pt x="50" y="741"/>
                                </a:lnTo>
                                <a:lnTo>
                                  <a:pt x="79" y="689"/>
                                </a:lnTo>
                                <a:lnTo>
                                  <a:pt x="78" y="684"/>
                                </a:lnTo>
                                <a:lnTo>
                                  <a:pt x="70" y="679"/>
                                </a:lnTo>
                                <a:close/>
                                <a:moveTo>
                                  <a:pt x="40" y="724"/>
                                </a:moveTo>
                                <a:lnTo>
                                  <a:pt x="33" y="736"/>
                                </a:lnTo>
                                <a:lnTo>
                                  <a:pt x="48" y="736"/>
                                </a:lnTo>
                                <a:lnTo>
                                  <a:pt x="40" y="724"/>
                                </a:lnTo>
                                <a:close/>
                                <a:moveTo>
                                  <a:pt x="48" y="709"/>
                                </a:moveTo>
                                <a:lnTo>
                                  <a:pt x="40" y="724"/>
                                </a:lnTo>
                                <a:lnTo>
                                  <a:pt x="48" y="736"/>
                                </a:lnTo>
                                <a:lnTo>
                                  <a:pt x="33" y="736"/>
                                </a:lnTo>
                                <a:lnTo>
                                  <a:pt x="49" y="736"/>
                                </a:lnTo>
                                <a:lnTo>
                                  <a:pt x="48" y="709"/>
                                </a:lnTo>
                                <a:close/>
                                <a:moveTo>
                                  <a:pt x="42" y="0"/>
                                </a:moveTo>
                                <a:lnTo>
                                  <a:pt x="25" y="0"/>
                                </a:lnTo>
                                <a:lnTo>
                                  <a:pt x="31" y="709"/>
                                </a:lnTo>
                                <a:lnTo>
                                  <a:pt x="40" y="724"/>
                                </a:lnTo>
                                <a:lnTo>
                                  <a:pt x="48" y="709"/>
                                </a:lnTo>
                                <a:lnTo>
                                  <a:pt x="42" y="0"/>
                                </a:lnTo>
                                <a:close/>
                              </a:path>
                            </a:pathLst>
                          </a:custGeom>
                          <a:solidFill>
                            <a:srgbClr val="0079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1" name="AutoShape 1321"/>
                        <wps:cNvSpPr>
                          <a:spLocks/>
                        </wps:cNvSpPr>
                        <wps:spPr bwMode="auto">
                          <a:xfrm>
                            <a:off x="6907" y="2955"/>
                            <a:ext cx="1419" cy="80"/>
                          </a:xfrm>
                          <a:custGeom>
                            <a:avLst/>
                            <a:gdLst>
                              <a:gd name="T0" fmla="+- 0 6975 6907"/>
                              <a:gd name="T1" fmla="*/ T0 w 1419"/>
                              <a:gd name="T2" fmla="+- 0 2955 2955"/>
                              <a:gd name="T3" fmla="*/ 2955 h 80"/>
                              <a:gd name="T4" fmla="+- 0 6907 6907"/>
                              <a:gd name="T5" fmla="*/ T4 w 1419"/>
                              <a:gd name="T6" fmla="+- 0 2994 2955"/>
                              <a:gd name="T7" fmla="*/ 2994 h 80"/>
                              <a:gd name="T8" fmla="+- 0 6975 6907"/>
                              <a:gd name="T9" fmla="*/ T8 w 1419"/>
                              <a:gd name="T10" fmla="+- 0 3034 2955"/>
                              <a:gd name="T11" fmla="*/ 3034 h 80"/>
                              <a:gd name="T12" fmla="+- 0 6980 6907"/>
                              <a:gd name="T13" fmla="*/ T12 w 1419"/>
                              <a:gd name="T14" fmla="+- 0 3033 2955"/>
                              <a:gd name="T15" fmla="*/ 3033 h 80"/>
                              <a:gd name="T16" fmla="+- 0 6985 6907"/>
                              <a:gd name="T17" fmla="*/ T16 w 1419"/>
                              <a:gd name="T18" fmla="+- 0 3024 2955"/>
                              <a:gd name="T19" fmla="*/ 3024 h 80"/>
                              <a:gd name="T20" fmla="+- 0 6984 6907"/>
                              <a:gd name="T21" fmla="*/ T20 w 1419"/>
                              <a:gd name="T22" fmla="+- 0 3019 2955"/>
                              <a:gd name="T23" fmla="*/ 3019 h 80"/>
                              <a:gd name="T24" fmla="+- 0 6956 6907"/>
                              <a:gd name="T25" fmla="*/ T24 w 1419"/>
                              <a:gd name="T26" fmla="+- 0 3003 2955"/>
                              <a:gd name="T27" fmla="*/ 3003 h 80"/>
                              <a:gd name="T28" fmla="+- 0 6924 6907"/>
                              <a:gd name="T29" fmla="*/ T28 w 1419"/>
                              <a:gd name="T30" fmla="+- 0 3003 2955"/>
                              <a:gd name="T31" fmla="*/ 3003 h 80"/>
                              <a:gd name="T32" fmla="+- 0 6924 6907"/>
                              <a:gd name="T33" fmla="*/ T32 w 1419"/>
                              <a:gd name="T34" fmla="+- 0 2986 2955"/>
                              <a:gd name="T35" fmla="*/ 2986 h 80"/>
                              <a:gd name="T36" fmla="+- 0 6955 6907"/>
                              <a:gd name="T37" fmla="*/ T36 w 1419"/>
                              <a:gd name="T38" fmla="+- 0 2986 2955"/>
                              <a:gd name="T39" fmla="*/ 2986 h 80"/>
                              <a:gd name="T40" fmla="+- 0 6983 6907"/>
                              <a:gd name="T41" fmla="*/ T40 w 1419"/>
                              <a:gd name="T42" fmla="+- 0 2969 2955"/>
                              <a:gd name="T43" fmla="*/ 2969 h 80"/>
                              <a:gd name="T44" fmla="+- 0 6985 6907"/>
                              <a:gd name="T45" fmla="*/ T44 w 1419"/>
                              <a:gd name="T46" fmla="+- 0 2964 2955"/>
                              <a:gd name="T47" fmla="*/ 2964 h 80"/>
                              <a:gd name="T48" fmla="+- 0 6980 6907"/>
                              <a:gd name="T49" fmla="*/ T48 w 1419"/>
                              <a:gd name="T50" fmla="+- 0 2956 2955"/>
                              <a:gd name="T51" fmla="*/ 2956 h 80"/>
                              <a:gd name="T52" fmla="+- 0 6975 6907"/>
                              <a:gd name="T53" fmla="*/ T52 w 1419"/>
                              <a:gd name="T54" fmla="+- 0 2955 2955"/>
                              <a:gd name="T55" fmla="*/ 2955 h 80"/>
                              <a:gd name="T56" fmla="+- 0 6955 6907"/>
                              <a:gd name="T57" fmla="*/ T56 w 1419"/>
                              <a:gd name="T58" fmla="+- 0 2986 2955"/>
                              <a:gd name="T59" fmla="*/ 2986 h 80"/>
                              <a:gd name="T60" fmla="+- 0 6924 6907"/>
                              <a:gd name="T61" fmla="*/ T60 w 1419"/>
                              <a:gd name="T62" fmla="+- 0 2986 2955"/>
                              <a:gd name="T63" fmla="*/ 2986 h 80"/>
                              <a:gd name="T64" fmla="+- 0 6924 6907"/>
                              <a:gd name="T65" fmla="*/ T64 w 1419"/>
                              <a:gd name="T66" fmla="+- 0 3003 2955"/>
                              <a:gd name="T67" fmla="*/ 3003 h 80"/>
                              <a:gd name="T68" fmla="+- 0 6955 6907"/>
                              <a:gd name="T69" fmla="*/ T68 w 1419"/>
                              <a:gd name="T70" fmla="+- 0 3003 2955"/>
                              <a:gd name="T71" fmla="*/ 3003 h 80"/>
                              <a:gd name="T72" fmla="+- 0 6954 6907"/>
                              <a:gd name="T73" fmla="*/ T72 w 1419"/>
                              <a:gd name="T74" fmla="+- 0 3002 2955"/>
                              <a:gd name="T75" fmla="*/ 3002 h 80"/>
                              <a:gd name="T76" fmla="+- 0 6928 6907"/>
                              <a:gd name="T77" fmla="*/ T76 w 1419"/>
                              <a:gd name="T78" fmla="+- 0 3002 2955"/>
                              <a:gd name="T79" fmla="*/ 3002 h 80"/>
                              <a:gd name="T80" fmla="+- 0 6928 6907"/>
                              <a:gd name="T81" fmla="*/ T80 w 1419"/>
                              <a:gd name="T82" fmla="+- 0 2987 2955"/>
                              <a:gd name="T83" fmla="*/ 2987 h 80"/>
                              <a:gd name="T84" fmla="+- 0 6953 6907"/>
                              <a:gd name="T85" fmla="*/ T84 w 1419"/>
                              <a:gd name="T86" fmla="+- 0 2987 2955"/>
                              <a:gd name="T87" fmla="*/ 2987 h 80"/>
                              <a:gd name="T88" fmla="+- 0 6955 6907"/>
                              <a:gd name="T89" fmla="*/ T88 w 1419"/>
                              <a:gd name="T90" fmla="+- 0 2986 2955"/>
                              <a:gd name="T91" fmla="*/ 2986 h 80"/>
                              <a:gd name="T92" fmla="+- 0 6955 6907"/>
                              <a:gd name="T93" fmla="*/ T92 w 1419"/>
                              <a:gd name="T94" fmla="+- 0 3003 2955"/>
                              <a:gd name="T95" fmla="*/ 3003 h 80"/>
                              <a:gd name="T96" fmla="+- 0 6924 6907"/>
                              <a:gd name="T97" fmla="*/ T96 w 1419"/>
                              <a:gd name="T98" fmla="+- 0 3003 2955"/>
                              <a:gd name="T99" fmla="*/ 3003 h 80"/>
                              <a:gd name="T100" fmla="+- 0 6956 6907"/>
                              <a:gd name="T101" fmla="*/ T100 w 1419"/>
                              <a:gd name="T102" fmla="+- 0 3003 2955"/>
                              <a:gd name="T103" fmla="*/ 3003 h 80"/>
                              <a:gd name="T104" fmla="+- 0 6955 6907"/>
                              <a:gd name="T105" fmla="*/ T104 w 1419"/>
                              <a:gd name="T106" fmla="+- 0 3003 2955"/>
                              <a:gd name="T107" fmla="*/ 3003 h 80"/>
                              <a:gd name="T108" fmla="+- 0 8326 6907"/>
                              <a:gd name="T109" fmla="*/ T108 w 1419"/>
                              <a:gd name="T110" fmla="+- 0 2982 2955"/>
                              <a:gd name="T111" fmla="*/ 2982 h 80"/>
                              <a:gd name="T112" fmla="+- 0 6955 6907"/>
                              <a:gd name="T113" fmla="*/ T112 w 1419"/>
                              <a:gd name="T114" fmla="+- 0 2986 2955"/>
                              <a:gd name="T115" fmla="*/ 2986 h 80"/>
                              <a:gd name="T116" fmla="+- 0 6941 6907"/>
                              <a:gd name="T117" fmla="*/ T116 w 1419"/>
                              <a:gd name="T118" fmla="+- 0 2994 2955"/>
                              <a:gd name="T119" fmla="*/ 2994 h 80"/>
                              <a:gd name="T120" fmla="+- 0 6955 6907"/>
                              <a:gd name="T121" fmla="*/ T120 w 1419"/>
                              <a:gd name="T122" fmla="+- 0 3003 2955"/>
                              <a:gd name="T123" fmla="*/ 3003 h 80"/>
                              <a:gd name="T124" fmla="+- 0 8326 6907"/>
                              <a:gd name="T125" fmla="*/ T124 w 1419"/>
                              <a:gd name="T126" fmla="+- 0 2999 2955"/>
                              <a:gd name="T127" fmla="*/ 2999 h 80"/>
                              <a:gd name="T128" fmla="+- 0 8326 6907"/>
                              <a:gd name="T129" fmla="*/ T128 w 1419"/>
                              <a:gd name="T130" fmla="+- 0 2982 2955"/>
                              <a:gd name="T131" fmla="*/ 2982 h 80"/>
                              <a:gd name="T132" fmla="+- 0 6928 6907"/>
                              <a:gd name="T133" fmla="*/ T132 w 1419"/>
                              <a:gd name="T134" fmla="+- 0 2987 2955"/>
                              <a:gd name="T135" fmla="*/ 2987 h 80"/>
                              <a:gd name="T136" fmla="+- 0 6928 6907"/>
                              <a:gd name="T137" fmla="*/ T136 w 1419"/>
                              <a:gd name="T138" fmla="+- 0 3002 2955"/>
                              <a:gd name="T139" fmla="*/ 3002 h 80"/>
                              <a:gd name="T140" fmla="+- 0 6941 6907"/>
                              <a:gd name="T141" fmla="*/ T140 w 1419"/>
                              <a:gd name="T142" fmla="+- 0 2994 2955"/>
                              <a:gd name="T143" fmla="*/ 2994 h 80"/>
                              <a:gd name="T144" fmla="+- 0 6928 6907"/>
                              <a:gd name="T145" fmla="*/ T144 w 1419"/>
                              <a:gd name="T146" fmla="+- 0 2987 2955"/>
                              <a:gd name="T147" fmla="*/ 2987 h 80"/>
                              <a:gd name="T148" fmla="+- 0 6941 6907"/>
                              <a:gd name="T149" fmla="*/ T148 w 1419"/>
                              <a:gd name="T150" fmla="+- 0 2994 2955"/>
                              <a:gd name="T151" fmla="*/ 2994 h 80"/>
                              <a:gd name="T152" fmla="+- 0 6928 6907"/>
                              <a:gd name="T153" fmla="*/ T152 w 1419"/>
                              <a:gd name="T154" fmla="+- 0 3002 2955"/>
                              <a:gd name="T155" fmla="*/ 3002 h 80"/>
                              <a:gd name="T156" fmla="+- 0 6954 6907"/>
                              <a:gd name="T157" fmla="*/ T156 w 1419"/>
                              <a:gd name="T158" fmla="+- 0 3002 2955"/>
                              <a:gd name="T159" fmla="*/ 3002 h 80"/>
                              <a:gd name="T160" fmla="+- 0 6941 6907"/>
                              <a:gd name="T161" fmla="*/ T160 w 1419"/>
                              <a:gd name="T162" fmla="+- 0 2994 2955"/>
                              <a:gd name="T163" fmla="*/ 2994 h 80"/>
                              <a:gd name="T164" fmla="+- 0 6953 6907"/>
                              <a:gd name="T165" fmla="*/ T164 w 1419"/>
                              <a:gd name="T166" fmla="+- 0 2987 2955"/>
                              <a:gd name="T167" fmla="*/ 2987 h 80"/>
                              <a:gd name="T168" fmla="+- 0 6928 6907"/>
                              <a:gd name="T169" fmla="*/ T168 w 1419"/>
                              <a:gd name="T170" fmla="+- 0 2987 2955"/>
                              <a:gd name="T171" fmla="*/ 2987 h 80"/>
                              <a:gd name="T172" fmla="+- 0 6941 6907"/>
                              <a:gd name="T173" fmla="*/ T172 w 1419"/>
                              <a:gd name="T174" fmla="+- 0 2994 2955"/>
                              <a:gd name="T175" fmla="*/ 2994 h 80"/>
                              <a:gd name="T176" fmla="+- 0 6953 6907"/>
                              <a:gd name="T177" fmla="*/ T176 w 1419"/>
                              <a:gd name="T178" fmla="+- 0 2987 2955"/>
                              <a:gd name="T179" fmla="*/ 2987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419" h="80">
                                <a:moveTo>
                                  <a:pt x="68" y="0"/>
                                </a:moveTo>
                                <a:lnTo>
                                  <a:pt x="0" y="39"/>
                                </a:lnTo>
                                <a:lnTo>
                                  <a:pt x="68" y="79"/>
                                </a:lnTo>
                                <a:lnTo>
                                  <a:pt x="73" y="78"/>
                                </a:lnTo>
                                <a:lnTo>
                                  <a:pt x="78" y="69"/>
                                </a:lnTo>
                                <a:lnTo>
                                  <a:pt x="77" y="64"/>
                                </a:lnTo>
                                <a:lnTo>
                                  <a:pt x="49" y="48"/>
                                </a:lnTo>
                                <a:lnTo>
                                  <a:pt x="17" y="48"/>
                                </a:lnTo>
                                <a:lnTo>
                                  <a:pt x="17" y="31"/>
                                </a:lnTo>
                                <a:lnTo>
                                  <a:pt x="48" y="31"/>
                                </a:lnTo>
                                <a:lnTo>
                                  <a:pt x="76" y="14"/>
                                </a:lnTo>
                                <a:lnTo>
                                  <a:pt x="78" y="9"/>
                                </a:lnTo>
                                <a:lnTo>
                                  <a:pt x="73" y="1"/>
                                </a:lnTo>
                                <a:lnTo>
                                  <a:pt x="68" y="0"/>
                                </a:lnTo>
                                <a:close/>
                                <a:moveTo>
                                  <a:pt x="48" y="31"/>
                                </a:moveTo>
                                <a:lnTo>
                                  <a:pt x="17" y="31"/>
                                </a:lnTo>
                                <a:lnTo>
                                  <a:pt x="17" y="48"/>
                                </a:lnTo>
                                <a:lnTo>
                                  <a:pt x="48" y="48"/>
                                </a:lnTo>
                                <a:lnTo>
                                  <a:pt x="47" y="47"/>
                                </a:lnTo>
                                <a:lnTo>
                                  <a:pt x="21" y="47"/>
                                </a:lnTo>
                                <a:lnTo>
                                  <a:pt x="21" y="32"/>
                                </a:lnTo>
                                <a:lnTo>
                                  <a:pt x="46" y="32"/>
                                </a:lnTo>
                                <a:lnTo>
                                  <a:pt x="48" y="31"/>
                                </a:lnTo>
                                <a:close/>
                                <a:moveTo>
                                  <a:pt x="48" y="48"/>
                                </a:moveTo>
                                <a:lnTo>
                                  <a:pt x="17" y="48"/>
                                </a:lnTo>
                                <a:lnTo>
                                  <a:pt x="49" y="48"/>
                                </a:lnTo>
                                <a:lnTo>
                                  <a:pt x="48" y="48"/>
                                </a:lnTo>
                                <a:close/>
                                <a:moveTo>
                                  <a:pt x="1419" y="27"/>
                                </a:moveTo>
                                <a:lnTo>
                                  <a:pt x="48" y="31"/>
                                </a:lnTo>
                                <a:lnTo>
                                  <a:pt x="34" y="39"/>
                                </a:lnTo>
                                <a:lnTo>
                                  <a:pt x="48" y="48"/>
                                </a:lnTo>
                                <a:lnTo>
                                  <a:pt x="1419" y="44"/>
                                </a:lnTo>
                                <a:lnTo>
                                  <a:pt x="1419" y="27"/>
                                </a:lnTo>
                                <a:close/>
                                <a:moveTo>
                                  <a:pt x="21" y="32"/>
                                </a:moveTo>
                                <a:lnTo>
                                  <a:pt x="21" y="47"/>
                                </a:lnTo>
                                <a:lnTo>
                                  <a:pt x="34" y="39"/>
                                </a:lnTo>
                                <a:lnTo>
                                  <a:pt x="21" y="32"/>
                                </a:lnTo>
                                <a:close/>
                                <a:moveTo>
                                  <a:pt x="34" y="39"/>
                                </a:moveTo>
                                <a:lnTo>
                                  <a:pt x="21" y="47"/>
                                </a:lnTo>
                                <a:lnTo>
                                  <a:pt x="47" y="47"/>
                                </a:lnTo>
                                <a:lnTo>
                                  <a:pt x="34" y="39"/>
                                </a:lnTo>
                                <a:close/>
                                <a:moveTo>
                                  <a:pt x="46" y="32"/>
                                </a:moveTo>
                                <a:lnTo>
                                  <a:pt x="21" y="32"/>
                                </a:lnTo>
                                <a:lnTo>
                                  <a:pt x="34" y="39"/>
                                </a:lnTo>
                                <a:lnTo>
                                  <a:pt x="46" y="32"/>
                                </a:lnTo>
                                <a:close/>
                              </a:path>
                            </a:pathLst>
                          </a:custGeom>
                          <a:solidFill>
                            <a:srgbClr val="0079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2" name="AutoShape 1320"/>
                        <wps:cNvSpPr>
                          <a:spLocks/>
                        </wps:cNvSpPr>
                        <wps:spPr bwMode="auto">
                          <a:xfrm>
                            <a:off x="8036" y="3376"/>
                            <a:ext cx="923" cy="191"/>
                          </a:xfrm>
                          <a:custGeom>
                            <a:avLst/>
                            <a:gdLst>
                              <a:gd name="T0" fmla="+- 0 8104 8036"/>
                              <a:gd name="T1" fmla="*/ T0 w 923"/>
                              <a:gd name="T2" fmla="+- 0 3487 3376"/>
                              <a:gd name="T3" fmla="*/ 3487 h 191"/>
                              <a:gd name="T4" fmla="+- 0 8036 8036"/>
                              <a:gd name="T5" fmla="*/ T4 w 923"/>
                              <a:gd name="T6" fmla="+- 0 3527 3376"/>
                              <a:gd name="T7" fmla="*/ 3527 h 191"/>
                              <a:gd name="T8" fmla="+- 0 8104 8036"/>
                              <a:gd name="T9" fmla="*/ T8 w 923"/>
                              <a:gd name="T10" fmla="+- 0 3566 3376"/>
                              <a:gd name="T11" fmla="*/ 3566 h 191"/>
                              <a:gd name="T12" fmla="+- 0 8109 8036"/>
                              <a:gd name="T13" fmla="*/ T12 w 923"/>
                              <a:gd name="T14" fmla="+- 0 3565 3376"/>
                              <a:gd name="T15" fmla="*/ 3565 h 191"/>
                              <a:gd name="T16" fmla="+- 0 8114 8036"/>
                              <a:gd name="T17" fmla="*/ T16 w 923"/>
                              <a:gd name="T18" fmla="+- 0 3557 3376"/>
                              <a:gd name="T19" fmla="*/ 3557 h 191"/>
                              <a:gd name="T20" fmla="+- 0 8112 8036"/>
                              <a:gd name="T21" fmla="*/ T20 w 923"/>
                              <a:gd name="T22" fmla="+- 0 3552 3376"/>
                              <a:gd name="T23" fmla="*/ 3552 h 191"/>
                              <a:gd name="T24" fmla="+- 0 8084 8036"/>
                              <a:gd name="T25" fmla="*/ T24 w 923"/>
                              <a:gd name="T26" fmla="+- 0 3535 3376"/>
                              <a:gd name="T27" fmla="*/ 3535 h 191"/>
                              <a:gd name="T28" fmla="+- 0 8053 8036"/>
                              <a:gd name="T29" fmla="*/ T28 w 923"/>
                              <a:gd name="T30" fmla="+- 0 3535 3376"/>
                              <a:gd name="T31" fmla="*/ 3535 h 191"/>
                              <a:gd name="T32" fmla="+- 0 8053 8036"/>
                              <a:gd name="T33" fmla="*/ T32 w 923"/>
                              <a:gd name="T34" fmla="+- 0 3518 3376"/>
                              <a:gd name="T35" fmla="*/ 3518 h 191"/>
                              <a:gd name="T36" fmla="+- 0 8084 8036"/>
                              <a:gd name="T37" fmla="*/ T36 w 923"/>
                              <a:gd name="T38" fmla="+- 0 3518 3376"/>
                              <a:gd name="T39" fmla="*/ 3518 h 191"/>
                              <a:gd name="T40" fmla="+- 0 8112 8036"/>
                              <a:gd name="T41" fmla="*/ T40 w 923"/>
                              <a:gd name="T42" fmla="+- 0 3502 3376"/>
                              <a:gd name="T43" fmla="*/ 3502 h 191"/>
                              <a:gd name="T44" fmla="+- 0 8114 8036"/>
                              <a:gd name="T45" fmla="*/ T44 w 923"/>
                              <a:gd name="T46" fmla="+- 0 3497 3376"/>
                              <a:gd name="T47" fmla="*/ 3497 h 191"/>
                              <a:gd name="T48" fmla="+- 0 8109 8036"/>
                              <a:gd name="T49" fmla="*/ T48 w 923"/>
                              <a:gd name="T50" fmla="+- 0 3488 3376"/>
                              <a:gd name="T51" fmla="*/ 3488 h 191"/>
                              <a:gd name="T52" fmla="+- 0 8104 8036"/>
                              <a:gd name="T53" fmla="*/ T52 w 923"/>
                              <a:gd name="T54" fmla="+- 0 3487 3376"/>
                              <a:gd name="T55" fmla="*/ 3487 h 191"/>
                              <a:gd name="T56" fmla="+- 0 8084 8036"/>
                              <a:gd name="T57" fmla="*/ T56 w 923"/>
                              <a:gd name="T58" fmla="+- 0 3518 3376"/>
                              <a:gd name="T59" fmla="*/ 3518 h 191"/>
                              <a:gd name="T60" fmla="+- 0 8053 8036"/>
                              <a:gd name="T61" fmla="*/ T60 w 923"/>
                              <a:gd name="T62" fmla="+- 0 3518 3376"/>
                              <a:gd name="T63" fmla="*/ 3518 h 191"/>
                              <a:gd name="T64" fmla="+- 0 8053 8036"/>
                              <a:gd name="T65" fmla="*/ T64 w 923"/>
                              <a:gd name="T66" fmla="+- 0 3535 3376"/>
                              <a:gd name="T67" fmla="*/ 3535 h 191"/>
                              <a:gd name="T68" fmla="+- 0 8084 8036"/>
                              <a:gd name="T69" fmla="*/ T68 w 923"/>
                              <a:gd name="T70" fmla="+- 0 3535 3376"/>
                              <a:gd name="T71" fmla="*/ 3535 h 191"/>
                              <a:gd name="T72" fmla="+- 0 8082 8036"/>
                              <a:gd name="T73" fmla="*/ T72 w 923"/>
                              <a:gd name="T74" fmla="+- 0 3534 3376"/>
                              <a:gd name="T75" fmla="*/ 3534 h 191"/>
                              <a:gd name="T76" fmla="+- 0 8057 8036"/>
                              <a:gd name="T77" fmla="*/ T76 w 923"/>
                              <a:gd name="T78" fmla="+- 0 3534 3376"/>
                              <a:gd name="T79" fmla="*/ 3534 h 191"/>
                              <a:gd name="T80" fmla="+- 0 8057 8036"/>
                              <a:gd name="T81" fmla="*/ T80 w 923"/>
                              <a:gd name="T82" fmla="+- 0 3519 3376"/>
                              <a:gd name="T83" fmla="*/ 3519 h 191"/>
                              <a:gd name="T84" fmla="+- 0 8082 8036"/>
                              <a:gd name="T85" fmla="*/ T84 w 923"/>
                              <a:gd name="T86" fmla="+- 0 3519 3376"/>
                              <a:gd name="T87" fmla="*/ 3519 h 191"/>
                              <a:gd name="T88" fmla="+- 0 8084 8036"/>
                              <a:gd name="T89" fmla="*/ T88 w 923"/>
                              <a:gd name="T90" fmla="+- 0 3518 3376"/>
                              <a:gd name="T91" fmla="*/ 3518 h 191"/>
                              <a:gd name="T92" fmla="+- 0 8941 8036"/>
                              <a:gd name="T93" fmla="*/ T92 w 923"/>
                              <a:gd name="T94" fmla="+- 0 3518 3376"/>
                              <a:gd name="T95" fmla="*/ 3518 h 191"/>
                              <a:gd name="T96" fmla="+- 0 8084 8036"/>
                              <a:gd name="T97" fmla="*/ T96 w 923"/>
                              <a:gd name="T98" fmla="+- 0 3518 3376"/>
                              <a:gd name="T99" fmla="*/ 3518 h 191"/>
                              <a:gd name="T100" fmla="+- 0 8070 8036"/>
                              <a:gd name="T101" fmla="*/ T100 w 923"/>
                              <a:gd name="T102" fmla="+- 0 3527 3376"/>
                              <a:gd name="T103" fmla="*/ 3527 h 191"/>
                              <a:gd name="T104" fmla="+- 0 8084 8036"/>
                              <a:gd name="T105" fmla="*/ T104 w 923"/>
                              <a:gd name="T106" fmla="+- 0 3535 3376"/>
                              <a:gd name="T107" fmla="*/ 3535 h 191"/>
                              <a:gd name="T108" fmla="+- 0 8954 8036"/>
                              <a:gd name="T109" fmla="*/ T108 w 923"/>
                              <a:gd name="T110" fmla="+- 0 3535 3376"/>
                              <a:gd name="T111" fmla="*/ 3535 h 191"/>
                              <a:gd name="T112" fmla="+- 0 8958 8036"/>
                              <a:gd name="T113" fmla="*/ T112 w 923"/>
                              <a:gd name="T114" fmla="+- 0 3532 3376"/>
                              <a:gd name="T115" fmla="*/ 3532 h 191"/>
                              <a:gd name="T116" fmla="+- 0 8958 8036"/>
                              <a:gd name="T117" fmla="*/ T116 w 923"/>
                              <a:gd name="T118" fmla="+- 0 3527 3376"/>
                              <a:gd name="T119" fmla="*/ 3527 h 191"/>
                              <a:gd name="T120" fmla="+- 0 8941 8036"/>
                              <a:gd name="T121" fmla="*/ T120 w 923"/>
                              <a:gd name="T122" fmla="+- 0 3527 3376"/>
                              <a:gd name="T123" fmla="*/ 3527 h 191"/>
                              <a:gd name="T124" fmla="+- 0 8941 8036"/>
                              <a:gd name="T125" fmla="*/ T124 w 923"/>
                              <a:gd name="T126" fmla="+- 0 3518 3376"/>
                              <a:gd name="T127" fmla="*/ 3518 h 191"/>
                              <a:gd name="T128" fmla="+- 0 8057 8036"/>
                              <a:gd name="T129" fmla="*/ T128 w 923"/>
                              <a:gd name="T130" fmla="+- 0 3519 3376"/>
                              <a:gd name="T131" fmla="*/ 3519 h 191"/>
                              <a:gd name="T132" fmla="+- 0 8057 8036"/>
                              <a:gd name="T133" fmla="*/ T132 w 923"/>
                              <a:gd name="T134" fmla="+- 0 3534 3376"/>
                              <a:gd name="T135" fmla="*/ 3534 h 191"/>
                              <a:gd name="T136" fmla="+- 0 8070 8036"/>
                              <a:gd name="T137" fmla="*/ T136 w 923"/>
                              <a:gd name="T138" fmla="+- 0 3527 3376"/>
                              <a:gd name="T139" fmla="*/ 3527 h 191"/>
                              <a:gd name="T140" fmla="+- 0 8057 8036"/>
                              <a:gd name="T141" fmla="*/ T140 w 923"/>
                              <a:gd name="T142" fmla="+- 0 3519 3376"/>
                              <a:gd name="T143" fmla="*/ 3519 h 191"/>
                              <a:gd name="T144" fmla="+- 0 8070 8036"/>
                              <a:gd name="T145" fmla="*/ T144 w 923"/>
                              <a:gd name="T146" fmla="+- 0 3527 3376"/>
                              <a:gd name="T147" fmla="*/ 3527 h 191"/>
                              <a:gd name="T148" fmla="+- 0 8057 8036"/>
                              <a:gd name="T149" fmla="*/ T148 w 923"/>
                              <a:gd name="T150" fmla="+- 0 3534 3376"/>
                              <a:gd name="T151" fmla="*/ 3534 h 191"/>
                              <a:gd name="T152" fmla="+- 0 8082 8036"/>
                              <a:gd name="T153" fmla="*/ T152 w 923"/>
                              <a:gd name="T154" fmla="+- 0 3534 3376"/>
                              <a:gd name="T155" fmla="*/ 3534 h 191"/>
                              <a:gd name="T156" fmla="+- 0 8070 8036"/>
                              <a:gd name="T157" fmla="*/ T156 w 923"/>
                              <a:gd name="T158" fmla="+- 0 3527 3376"/>
                              <a:gd name="T159" fmla="*/ 3527 h 191"/>
                              <a:gd name="T160" fmla="+- 0 8082 8036"/>
                              <a:gd name="T161" fmla="*/ T160 w 923"/>
                              <a:gd name="T162" fmla="+- 0 3519 3376"/>
                              <a:gd name="T163" fmla="*/ 3519 h 191"/>
                              <a:gd name="T164" fmla="+- 0 8057 8036"/>
                              <a:gd name="T165" fmla="*/ T164 w 923"/>
                              <a:gd name="T166" fmla="+- 0 3519 3376"/>
                              <a:gd name="T167" fmla="*/ 3519 h 191"/>
                              <a:gd name="T168" fmla="+- 0 8070 8036"/>
                              <a:gd name="T169" fmla="*/ T168 w 923"/>
                              <a:gd name="T170" fmla="+- 0 3527 3376"/>
                              <a:gd name="T171" fmla="*/ 3527 h 191"/>
                              <a:gd name="T172" fmla="+- 0 8082 8036"/>
                              <a:gd name="T173" fmla="*/ T172 w 923"/>
                              <a:gd name="T174" fmla="+- 0 3519 3376"/>
                              <a:gd name="T175" fmla="*/ 3519 h 191"/>
                              <a:gd name="T176" fmla="+- 0 8958 8036"/>
                              <a:gd name="T177" fmla="*/ T176 w 923"/>
                              <a:gd name="T178" fmla="+- 0 3376 3376"/>
                              <a:gd name="T179" fmla="*/ 3376 h 191"/>
                              <a:gd name="T180" fmla="+- 0 8941 8036"/>
                              <a:gd name="T181" fmla="*/ T180 w 923"/>
                              <a:gd name="T182" fmla="+- 0 3376 3376"/>
                              <a:gd name="T183" fmla="*/ 3376 h 191"/>
                              <a:gd name="T184" fmla="+- 0 8941 8036"/>
                              <a:gd name="T185" fmla="*/ T184 w 923"/>
                              <a:gd name="T186" fmla="+- 0 3527 3376"/>
                              <a:gd name="T187" fmla="*/ 3527 h 191"/>
                              <a:gd name="T188" fmla="+- 0 8949 8036"/>
                              <a:gd name="T189" fmla="*/ T188 w 923"/>
                              <a:gd name="T190" fmla="+- 0 3518 3376"/>
                              <a:gd name="T191" fmla="*/ 3518 h 191"/>
                              <a:gd name="T192" fmla="+- 0 8958 8036"/>
                              <a:gd name="T193" fmla="*/ T192 w 923"/>
                              <a:gd name="T194" fmla="+- 0 3518 3376"/>
                              <a:gd name="T195" fmla="*/ 3518 h 191"/>
                              <a:gd name="T196" fmla="+- 0 8958 8036"/>
                              <a:gd name="T197" fmla="*/ T196 w 923"/>
                              <a:gd name="T198" fmla="+- 0 3376 3376"/>
                              <a:gd name="T199" fmla="*/ 3376 h 191"/>
                              <a:gd name="T200" fmla="+- 0 8958 8036"/>
                              <a:gd name="T201" fmla="*/ T200 w 923"/>
                              <a:gd name="T202" fmla="+- 0 3518 3376"/>
                              <a:gd name="T203" fmla="*/ 3518 h 191"/>
                              <a:gd name="T204" fmla="+- 0 8949 8036"/>
                              <a:gd name="T205" fmla="*/ T204 w 923"/>
                              <a:gd name="T206" fmla="+- 0 3518 3376"/>
                              <a:gd name="T207" fmla="*/ 3518 h 191"/>
                              <a:gd name="T208" fmla="+- 0 8941 8036"/>
                              <a:gd name="T209" fmla="*/ T208 w 923"/>
                              <a:gd name="T210" fmla="+- 0 3527 3376"/>
                              <a:gd name="T211" fmla="*/ 3527 h 191"/>
                              <a:gd name="T212" fmla="+- 0 8958 8036"/>
                              <a:gd name="T213" fmla="*/ T212 w 923"/>
                              <a:gd name="T214" fmla="+- 0 3527 3376"/>
                              <a:gd name="T215" fmla="*/ 3527 h 191"/>
                              <a:gd name="T216" fmla="+- 0 8958 8036"/>
                              <a:gd name="T217" fmla="*/ T216 w 923"/>
                              <a:gd name="T218" fmla="+- 0 3518 3376"/>
                              <a:gd name="T219" fmla="*/ 3518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923" h="191">
                                <a:moveTo>
                                  <a:pt x="68" y="111"/>
                                </a:moveTo>
                                <a:lnTo>
                                  <a:pt x="0" y="151"/>
                                </a:lnTo>
                                <a:lnTo>
                                  <a:pt x="68" y="190"/>
                                </a:lnTo>
                                <a:lnTo>
                                  <a:pt x="73" y="189"/>
                                </a:lnTo>
                                <a:lnTo>
                                  <a:pt x="78" y="181"/>
                                </a:lnTo>
                                <a:lnTo>
                                  <a:pt x="76" y="176"/>
                                </a:lnTo>
                                <a:lnTo>
                                  <a:pt x="48" y="159"/>
                                </a:lnTo>
                                <a:lnTo>
                                  <a:pt x="17" y="159"/>
                                </a:lnTo>
                                <a:lnTo>
                                  <a:pt x="17" y="142"/>
                                </a:lnTo>
                                <a:lnTo>
                                  <a:pt x="48" y="142"/>
                                </a:lnTo>
                                <a:lnTo>
                                  <a:pt x="76" y="126"/>
                                </a:lnTo>
                                <a:lnTo>
                                  <a:pt x="78" y="121"/>
                                </a:lnTo>
                                <a:lnTo>
                                  <a:pt x="73" y="112"/>
                                </a:lnTo>
                                <a:lnTo>
                                  <a:pt x="68" y="111"/>
                                </a:lnTo>
                                <a:close/>
                                <a:moveTo>
                                  <a:pt x="48" y="142"/>
                                </a:moveTo>
                                <a:lnTo>
                                  <a:pt x="17" y="142"/>
                                </a:lnTo>
                                <a:lnTo>
                                  <a:pt x="17" y="159"/>
                                </a:lnTo>
                                <a:lnTo>
                                  <a:pt x="48" y="159"/>
                                </a:lnTo>
                                <a:lnTo>
                                  <a:pt x="46" y="158"/>
                                </a:lnTo>
                                <a:lnTo>
                                  <a:pt x="21" y="158"/>
                                </a:lnTo>
                                <a:lnTo>
                                  <a:pt x="21" y="143"/>
                                </a:lnTo>
                                <a:lnTo>
                                  <a:pt x="46" y="143"/>
                                </a:lnTo>
                                <a:lnTo>
                                  <a:pt x="48" y="142"/>
                                </a:lnTo>
                                <a:close/>
                                <a:moveTo>
                                  <a:pt x="905" y="142"/>
                                </a:moveTo>
                                <a:lnTo>
                                  <a:pt x="48" y="142"/>
                                </a:lnTo>
                                <a:lnTo>
                                  <a:pt x="34" y="151"/>
                                </a:lnTo>
                                <a:lnTo>
                                  <a:pt x="48" y="159"/>
                                </a:lnTo>
                                <a:lnTo>
                                  <a:pt x="918" y="159"/>
                                </a:lnTo>
                                <a:lnTo>
                                  <a:pt x="922" y="156"/>
                                </a:lnTo>
                                <a:lnTo>
                                  <a:pt x="922" y="151"/>
                                </a:lnTo>
                                <a:lnTo>
                                  <a:pt x="905" y="151"/>
                                </a:lnTo>
                                <a:lnTo>
                                  <a:pt x="905" y="142"/>
                                </a:lnTo>
                                <a:close/>
                                <a:moveTo>
                                  <a:pt x="21" y="143"/>
                                </a:moveTo>
                                <a:lnTo>
                                  <a:pt x="21" y="158"/>
                                </a:lnTo>
                                <a:lnTo>
                                  <a:pt x="34" y="151"/>
                                </a:lnTo>
                                <a:lnTo>
                                  <a:pt x="21" y="143"/>
                                </a:lnTo>
                                <a:close/>
                                <a:moveTo>
                                  <a:pt x="34" y="151"/>
                                </a:moveTo>
                                <a:lnTo>
                                  <a:pt x="21" y="158"/>
                                </a:lnTo>
                                <a:lnTo>
                                  <a:pt x="46" y="158"/>
                                </a:lnTo>
                                <a:lnTo>
                                  <a:pt x="34" y="151"/>
                                </a:lnTo>
                                <a:close/>
                                <a:moveTo>
                                  <a:pt x="46" y="143"/>
                                </a:moveTo>
                                <a:lnTo>
                                  <a:pt x="21" y="143"/>
                                </a:lnTo>
                                <a:lnTo>
                                  <a:pt x="34" y="151"/>
                                </a:lnTo>
                                <a:lnTo>
                                  <a:pt x="46" y="143"/>
                                </a:lnTo>
                                <a:close/>
                                <a:moveTo>
                                  <a:pt x="922" y="0"/>
                                </a:moveTo>
                                <a:lnTo>
                                  <a:pt x="905" y="0"/>
                                </a:lnTo>
                                <a:lnTo>
                                  <a:pt x="905" y="151"/>
                                </a:lnTo>
                                <a:lnTo>
                                  <a:pt x="913" y="142"/>
                                </a:lnTo>
                                <a:lnTo>
                                  <a:pt x="922" y="142"/>
                                </a:lnTo>
                                <a:lnTo>
                                  <a:pt x="922" y="0"/>
                                </a:lnTo>
                                <a:close/>
                                <a:moveTo>
                                  <a:pt x="922" y="142"/>
                                </a:moveTo>
                                <a:lnTo>
                                  <a:pt x="913" y="142"/>
                                </a:lnTo>
                                <a:lnTo>
                                  <a:pt x="905" y="151"/>
                                </a:lnTo>
                                <a:lnTo>
                                  <a:pt x="922" y="151"/>
                                </a:lnTo>
                                <a:lnTo>
                                  <a:pt x="922" y="142"/>
                                </a:lnTo>
                                <a:close/>
                              </a:path>
                            </a:pathLst>
                          </a:custGeom>
                          <a:solidFill>
                            <a:srgbClr val="0079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3" name="AutoShape 1319"/>
                        <wps:cNvSpPr>
                          <a:spLocks/>
                        </wps:cNvSpPr>
                        <wps:spPr bwMode="auto">
                          <a:xfrm>
                            <a:off x="3281" y="3350"/>
                            <a:ext cx="3767" cy="218"/>
                          </a:xfrm>
                          <a:custGeom>
                            <a:avLst/>
                            <a:gdLst>
                              <a:gd name="T0" fmla="+- 0 7014 3281"/>
                              <a:gd name="T1" fmla="*/ T0 w 3767"/>
                              <a:gd name="T2" fmla="+- 0 3528 3350"/>
                              <a:gd name="T3" fmla="*/ 3528 h 218"/>
                              <a:gd name="T4" fmla="+- 0 6971 3281"/>
                              <a:gd name="T5" fmla="*/ T4 w 3767"/>
                              <a:gd name="T6" fmla="+- 0 3553 3350"/>
                              <a:gd name="T7" fmla="*/ 3553 h 218"/>
                              <a:gd name="T8" fmla="+- 0 6970 3281"/>
                              <a:gd name="T9" fmla="*/ T8 w 3767"/>
                              <a:gd name="T10" fmla="+- 0 3558 3350"/>
                              <a:gd name="T11" fmla="*/ 3558 h 218"/>
                              <a:gd name="T12" fmla="+- 0 6974 3281"/>
                              <a:gd name="T13" fmla="*/ T12 w 3767"/>
                              <a:gd name="T14" fmla="+- 0 3566 3350"/>
                              <a:gd name="T15" fmla="*/ 3566 h 218"/>
                              <a:gd name="T16" fmla="+- 0 6980 3281"/>
                              <a:gd name="T17" fmla="*/ T16 w 3767"/>
                              <a:gd name="T18" fmla="+- 0 3568 3350"/>
                              <a:gd name="T19" fmla="*/ 3568 h 218"/>
                              <a:gd name="T20" fmla="+- 0 7033 3281"/>
                              <a:gd name="T21" fmla="*/ T20 w 3767"/>
                              <a:gd name="T22" fmla="+- 0 3537 3350"/>
                              <a:gd name="T23" fmla="*/ 3537 h 218"/>
                              <a:gd name="T24" fmla="+- 0 7031 3281"/>
                              <a:gd name="T25" fmla="*/ T24 w 3767"/>
                              <a:gd name="T26" fmla="+- 0 3537 3350"/>
                              <a:gd name="T27" fmla="*/ 3537 h 218"/>
                              <a:gd name="T28" fmla="+- 0 7031 3281"/>
                              <a:gd name="T29" fmla="*/ T28 w 3767"/>
                              <a:gd name="T30" fmla="+- 0 3535 3350"/>
                              <a:gd name="T31" fmla="*/ 3535 h 218"/>
                              <a:gd name="T32" fmla="+- 0 7026 3281"/>
                              <a:gd name="T33" fmla="*/ T32 w 3767"/>
                              <a:gd name="T34" fmla="+- 0 3535 3350"/>
                              <a:gd name="T35" fmla="*/ 3535 h 218"/>
                              <a:gd name="T36" fmla="+- 0 7014 3281"/>
                              <a:gd name="T37" fmla="*/ T36 w 3767"/>
                              <a:gd name="T38" fmla="+- 0 3528 3350"/>
                              <a:gd name="T39" fmla="*/ 3528 h 218"/>
                              <a:gd name="T40" fmla="+- 0 3298 3281"/>
                              <a:gd name="T41" fmla="*/ T40 w 3767"/>
                              <a:gd name="T42" fmla="+- 0 3350 3350"/>
                              <a:gd name="T43" fmla="*/ 3350 h 218"/>
                              <a:gd name="T44" fmla="+- 0 3281 3281"/>
                              <a:gd name="T45" fmla="*/ T44 w 3767"/>
                              <a:gd name="T46" fmla="+- 0 3350 3350"/>
                              <a:gd name="T47" fmla="*/ 3350 h 218"/>
                              <a:gd name="T48" fmla="+- 0 3281 3281"/>
                              <a:gd name="T49" fmla="*/ T48 w 3767"/>
                              <a:gd name="T50" fmla="+- 0 3533 3350"/>
                              <a:gd name="T51" fmla="*/ 3533 h 218"/>
                              <a:gd name="T52" fmla="+- 0 3285 3281"/>
                              <a:gd name="T53" fmla="*/ T52 w 3767"/>
                              <a:gd name="T54" fmla="+- 0 3537 3350"/>
                              <a:gd name="T55" fmla="*/ 3537 h 218"/>
                              <a:gd name="T56" fmla="+- 0 6999 3281"/>
                              <a:gd name="T57" fmla="*/ T56 w 3767"/>
                              <a:gd name="T58" fmla="+- 0 3537 3350"/>
                              <a:gd name="T59" fmla="*/ 3537 h 218"/>
                              <a:gd name="T60" fmla="+- 0 7014 3281"/>
                              <a:gd name="T61" fmla="*/ T60 w 3767"/>
                              <a:gd name="T62" fmla="+- 0 3528 3350"/>
                              <a:gd name="T63" fmla="*/ 3528 h 218"/>
                              <a:gd name="T64" fmla="+- 0 3298 3281"/>
                              <a:gd name="T65" fmla="*/ T64 w 3767"/>
                              <a:gd name="T66" fmla="+- 0 3528 3350"/>
                              <a:gd name="T67" fmla="*/ 3528 h 218"/>
                              <a:gd name="T68" fmla="+- 0 3290 3281"/>
                              <a:gd name="T69" fmla="*/ T68 w 3767"/>
                              <a:gd name="T70" fmla="+- 0 3519 3350"/>
                              <a:gd name="T71" fmla="*/ 3519 h 218"/>
                              <a:gd name="T72" fmla="+- 0 3298 3281"/>
                              <a:gd name="T73" fmla="*/ T72 w 3767"/>
                              <a:gd name="T74" fmla="+- 0 3519 3350"/>
                              <a:gd name="T75" fmla="*/ 3519 h 218"/>
                              <a:gd name="T76" fmla="+- 0 3298 3281"/>
                              <a:gd name="T77" fmla="*/ T76 w 3767"/>
                              <a:gd name="T78" fmla="+- 0 3350 3350"/>
                              <a:gd name="T79" fmla="*/ 3350 h 218"/>
                              <a:gd name="T80" fmla="+- 0 7033 3281"/>
                              <a:gd name="T81" fmla="*/ T80 w 3767"/>
                              <a:gd name="T82" fmla="+- 0 3519 3350"/>
                              <a:gd name="T83" fmla="*/ 3519 h 218"/>
                              <a:gd name="T84" fmla="+- 0 7031 3281"/>
                              <a:gd name="T85" fmla="*/ T84 w 3767"/>
                              <a:gd name="T86" fmla="+- 0 3519 3350"/>
                              <a:gd name="T87" fmla="*/ 3519 h 218"/>
                              <a:gd name="T88" fmla="+- 0 7031 3281"/>
                              <a:gd name="T89" fmla="*/ T88 w 3767"/>
                              <a:gd name="T90" fmla="+- 0 3537 3350"/>
                              <a:gd name="T91" fmla="*/ 3537 h 218"/>
                              <a:gd name="T92" fmla="+- 0 7033 3281"/>
                              <a:gd name="T93" fmla="*/ T92 w 3767"/>
                              <a:gd name="T94" fmla="+- 0 3537 3350"/>
                              <a:gd name="T95" fmla="*/ 3537 h 218"/>
                              <a:gd name="T96" fmla="+- 0 7048 3281"/>
                              <a:gd name="T97" fmla="*/ T96 w 3767"/>
                              <a:gd name="T98" fmla="+- 0 3528 3350"/>
                              <a:gd name="T99" fmla="*/ 3528 h 218"/>
                              <a:gd name="T100" fmla="+- 0 7033 3281"/>
                              <a:gd name="T101" fmla="*/ T100 w 3767"/>
                              <a:gd name="T102" fmla="+- 0 3519 3350"/>
                              <a:gd name="T103" fmla="*/ 3519 h 218"/>
                              <a:gd name="T104" fmla="+- 0 7026 3281"/>
                              <a:gd name="T105" fmla="*/ T104 w 3767"/>
                              <a:gd name="T106" fmla="+- 0 3521 3350"/>
                              <a:gd name="T107" fmla="*/ 3521 h 218"/>
                              <a:gd name="T108" fmla="+- 0 7014 3281"/>
                              <a:gd name="T109" fmla="*/ T108 w 3767"/>
                              <a:gd name="T110" fmla="+- 0 3528 3350"/>
                              <a:gd name="T111" fmla="*/ 3528 h 218"/>
                              <a:gd name="T112" fmla="+- 0 7026 3281"/>
                              <a:gd name="T113" fmla="*/ T112 w 3767"/>
                              <a:gd name="T114" fmla="+- 0 3535 3350"/>
                              <a:gd name="T115" fmla="*/ 3535 h 218"/>
                              <a:gd name="T116" fmla="+- 0 7026 3281"/>
                              <a:gd name="T117" fmla="*/ T116 w 3767"/>
                              <a:gd name="T118" fmla="+- 0 3521 3350"/>
                              <a:gd name="T119" fmla="*/ 3521 h 218"/>
                              <a:gd name="T120" fmla="+- 0 7031 3281"/>
                              <a:gd name="T121" fmla="*/ T120 w 3767"/>
                              <a:gd name="T122" fmla="+- 0 3521 3350"/>
                              <a:gd name="T123" fmla="*/ 3521 h 218"/>
                              <a:gd name="T124" fmla="+- 0 7026 3281"/>
                              <a:gd name="T125" fmla="*/ T124 w 3767"/>
                              <a:gd name="T126" fmla="+- 0 3521 3350"/>
                              <a:gd name="T127" fmla="*/ 3521 h 218"/>
                              <a:gd name="T128" fmla="+- 0 7026 3281"/>
                              <a:gd name="T129" fmla="*/ T128 w 3767"/>
                              <a:gd name="T130" fmla="+- 0 3535 3350"/>
                              <a:gd name="T131" fmla="*/ 3535 h 218"/>
                              <a:gd name="T132" fmla="+- 0 7031 3281"/>
                              <a:gd name="T133" fmla="*/ T132 w 3767"/>
                              <a:gd name="T134" fmla="+- 0 3535 3350"/>
                              <a:gd name="T135" fmla="*/ 3535 h 218"/>
                              <a:gd name="T136" fmla="+- 0 7031 3281"/>
                              <a:gd name="T137" fmla="*/ T136 w 3767"/>
                              <a:gd name="T138" fmla="+- 0 3521 3350"/>
                              <a:gd name="T139" fmla="*/ 3521 h 218"/>
                              <a:gd name="T140" fmla="+- 0 3298 3281"/>
                              <a:gd name="T141" fmla="*/ T140 w 3767"/>
                              <a:gd name="T142" fmla="+- 0 3519 3350"/>
                              <a:gd name="T143" fmla="*/ 3519 h 218"/>
                              <a:gd name="T144" fmla="+- 0 3290 3281"/>
                              <a:gd name="T145" fmla="*/ T144 w 3767"/>
                              <a:gd name="T146" fmla="+- 0 3519 3350"/>
                              <a:gd name="T147" fmla="*/ 3519 h 218"/>
                              <a:gd name="T148" fmla="+- 0 3298 3281"/>
                              <a:gd name="T149" fmla="*/ T148 w 3767"/>
                              <a:gd name="T150" fmla="+- 0 3528 3350"/>
                              <a:gd name="T151" fmla="*/ 3528 h 218"/>
                              <a:gd name="T152" fmla="+- 0 3298 3281"/>
                              <a:gd name="T153" fmla="*/ T152 w 3767"/>
                              <a:gd name="T154" fmla="+- 0 3519 3350"/>
                              <a:gd name="T155" fmla="*/ 3519 h 218"/>
                              <a:gd name="T156" fmla="+- 0 6999 3281"/>
                              <a:gd name="T157" fmla="*/ T156 w 3767"/>
                              <a:gd name="T158" fmla="+- 0 3519 3350"/>
                              <a:gd name="T159" fmla="*/ 3519 h 218"/>
                              <a:gd name="T160" fmla="+- 0 3298 3281"/>
                              <a:gd name="T161" fmla="*/ T160 w 3767"/>
                              <a:gd name="T162" fmla="+- 0 3519 3350"/>
                              <a:gd name="T163" fmla="*/ 3519 h 218"/>
                              <a:gd name="T164" fmla="+- 0 3298 3281"/>
                              <a:gd name="T165" fmla="*/ T164 w 3767"/>
                              <a:gd name="T166" fmla="+- 0 3528 3350"/>
                              <a:gd name="T167" fmla="*/ 3528 h 218"/>
                              <a:gd name="T168" fmla="+- 0 7014 3281"/>
                              <a:gd name="T169" fmla="*/ T168 w 3767"/>
                              <a:gd name="T170" fmla="+- 0 3528 3350"/>
                              <a:gd name="T171" fmla="*/ 3528 h 218"/>
                              <a:gd name="T172" fmla="+- 0 6999 3281"/>
                              <a:gd name="T173" fmla="*/ T172 w 3767"/>
                              <a:gd name="T174" fmla="+- 0 3519 3350"/>
                              <a:gd name="T175" fmla="*/ 3519 h 218"/>
                              <a:gd name="T176" fmla="+- 0 6980 3281"/>
                              <a:gd name="T177" fmla="*/ T176 w 3767"/>
                              <a:gd name="T178" fmla="+- 0 3488 3350"/>
                              <a:gd name="T179" fmla="*/ 3488 h 218"/>
                              <a:gd name="T180" fmla="+- 0 6974 3281"/>
                              <a:gd name="T181" fmla="*/ T180 w 3767"/>
                              <a:gd name="T182" fmla="+- 0 3490 3350"/>
                              <a:gd name="T183" fmla="*/ 3490 h 218"/>
                              <a:gd name="T184" fmla="+- 0 6970 3281"/>
                              <a:gd name="T185" fmla="*/ T184 w 3767"/>
                              <a:gd name="T186" fmla="+- 0 3498 3350"/>
                              <a:gd name="T187" fmla="*/ 3498 h 218"/>
                              <a:gd name="T188" fmla="+- 0 6971 3281"/>
                              <a:gd name="T189" fmla="*/ T188 w 3767"/>
                              <a:gd name="T190" fmla="+- 0 3503 3350"/>
                              <a:gd name="T191" fmla="*/ 3503 h 218"/>
                              <a:gd name="T192" fmla="+- 0 7014 3281"/>
                              <a:gd name="T193" fmla="*/ T192 w 3767"/>
                              <a:gd name="T194" fmla="+- 0 3528 3350"/>
                              <a:gd name="T195" fmla="*/ 3528 h 218"/>
                              <a:gd name="T196" fmla="+- 0 7026 3281"/>
                              <a:gd name="T197" fmla="*/ T196 w 3767"/>
                              <a:gd name="T198" fmla="+- 0 3521 3350"/>
                              <a:gd name="T199" fmla="*/ 3521 h 218"/>
                              <a:gd name="T200" fmla="+- 0 7031 3281"/>
                              <a:gd name="T201" fmla="*/ T200 w 3767"/>
                              <a:gd name="T202" fmla="+- 0 3521 3350"/>
                              <a:gd name="T203" fmla="*/ 3521 h 218"/>
                              <a:gd name="T204" fmla="+- 0 7031 3281"/>
                              <a:gd name="T205" fmla="*/ T204 w 3767"/>
                              <a:gd name="T206" fmla="+- 0 3519 3350"/>
                              <a:gd name="T207" fmla="*/ 3519 h 218"/>
                              <a:gd name="T208" fmla="+- 0 7033 3281"/>
                              <a:gd name="T209" fmla="*/ T208 w 3767"/>
                              <a:gd name="T210" fmla="+- 0 3519 3350"/>
                              <a:gd name="T211" fmla="*/ 3519 h 218"/>
                              <a:gd name="T212" fmla="+- 0 6980 3281"/>
                              <a:gd name="T213" fmla="*/ T212 w 3767"/>
                              <a:gd name="T214" fmla="+- 0 3488 3350"/>
                              <a:gd name="T215" fmla="*/ 3488 h 2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3767" h="218">
                                <a:moveTo>
                                  <a:pt x="3733" y="178"/>
                                </a:moveTo>
                                <a:lnTo>
                                  <a:pt x="3690" y="203"/>
                                </a:lnTo>
                                <a:lnTo>
                                  <a:pt x="3689" y="208"/>
                                </a:lnTo>
                                <a:lnTo>
                                  <a:pt x="3693" y="216"/>
                                </a:lnTo>
                                <a:lnTo>
                                  <a:pt x="3699" y="218"/>
                                </a:lnTo>
                                <a:lnTo>
                                  <a:pt x="3752" y="187"/>
                                </a:lnTo>
                                <a:lnTo>
                                  <a:pt x="3750" y="187"/>
                                </a:lnTo>
                                <a:lnTo>
                                  <a:pt x="3750" y="185"/>
                                </a:lnTo>
                                <a:lnTo>
                                  <a:pt x="3745" y="185"/>
                                </a:lnTo>
                                <a:lnTo>
                                  <a:pt x="3733" y="178"/>
                                </a:lnTo>
                                <a:close/>
                                <a:moveTo>
                                  <a:pt x="17" y="0"/>
                                </a:moveTo>
                                <a:lnTo>
                                  <a:pt x="0" y="0"/>
                                </a:lnTo>
                                <a:lnTo>
                                  <a:pt x="0" y="183"/>
                                </a:lnTo>
                                <a:lnTo>
                                  <a:pt x="4" y="187"/>
                                </a:lnTo>
                                <a:lnTo>
                                  <a:pt x="3718" y="187"/>
                                </a:lnTo>
                                <a:lnTo>
                                  <a:pt x="3733" y="178"/>
                                </a:lnTo>
                                <a:lnTo>
                                  <a:pt x="17" y="178"/>
                                </a:lnTo>
                                <a:lnTo>
                                  <a:pt x="9" y="169"/>
                                </a:lnTo>
                                <a:lnTo>
                                  <a:pt x="17" y="169"/>
                                </a:lnTo>
                                <a:lnTo>
                                  <a:pt x="17" y="0"/>
                                </a:lnTo>
                                <a:close/>
                                <a:moveTo>
                                  <a:pt x="3752" y="169"/>
                                </a:moveTo>
                                <a:lnTo>
                                  <a:pt x="3750" y="169"/>
                                </a:lnTo>
                                <a:lnTo>
                                  <a:pt x="3750" y="187"/>
                                </a:lnTo>
                                <a:lnTo>
                                  <a:pt x="3752" y="187"/>
                                </a:lnTo>
                                <a:lnTo>
                                  <a:pt x="3767" y="178"/>
                                </a:lnTo>
                                <a:lnTo>
                                  <a:pt x="3752" y="169"/>
                                </a:lnTo>
                                <a:close/>
                                <a:moveTo>
                                  <a:pt x="3745" y="171"/>
                                </a:moveTo>
                                <a:lnTo>
                                  <a:pt x="3733" y="178"/>
                                </a:lnTo>
                                <a:lnTo>
                                  <a:pt x="3745" y="185"/>
                                </a:lnTo>
                                <a:lnTo>
                                  <a:pt x="3745" y="171"/>
                                </a:lnTo>
                                <a:close/>
                                <a:moveTo>
                                  <a:pt x="3750" y="171"/>
                                </a:moveTo>
                                <a:lnTo>
                                  <a:pt x="3745" y="171"/>
                                </a:lnTo>
                                <a:lnTo>
                                  <a:pt x="3745" y="185"/>
                                </a:lnTo>
                                <a:lnTo>
                                  <a:pt x="3750" y="185"/>
                                </a:lnTo>
                                <a:lnTo>
                                  <a:pt x="3750" y="171"/>
                                </a:lnTo>
                                <a:close/>
                                <a:moveTo>
                                  <a:pt x="17" y="169"/>
                                </a:moveTo>
                                <a:lnTo>
                                  <a:pt x="9" y="169"/>
                                </a:lnTo>
                                <a:lnTo>
                                  <a:pt x="17" y="178"/>
                                </a:lnTo>
                                <a:lnTo>
                                  <a:pt x="17" y="169"/>
                                </a:lnTo>
                                <a:close/>
                                <a:moveTo>
                                  <a:pt x="3718" y="169"/>
                                </a:moveTo>
                                <a:lnTo>
                                  <a:pt x="17" y="169"/>
                                </a:lnTo>
                                <a:lnTo>
                                  <a:pt x="17" y="178"/>
                                </a:lnTo>
                                <a:lnTo>
                                  <a:pt x="3733" y="178"/>
                                </a:lnTo>
                                <a:lnTo>
                                  <a:pt x="3718" y="169"/>
                                </a:lnTo>
                                <a:close/>
                                <a:moveTo>
                                  <a:pt x="3699" y="138"/>
                                </a:moveTo>
                                <a:lnTo>
                                  <a:pt x="3693" y="140"/>
                                </a:lnTo>
                                <a:lnTo>
                                  <a:pt x="3689" y="148"/>
                                </a:lnTo>
                                <a:lnTo>
                                  <a:pt x="3690" y="153"/>
                                </a:lnTo>
                                <a:lnTo>
                                  <a:pt x="3733" y="178"/>
                                </a:lnTo>
                                <a:lnTo>
                                  <a:pt x="3745" y="171"/>
                                </a:lnTo>
                                <a:lnTo>
                                  <a:pt x="3750" y="171"/>
                                </a:lnTo>
                                <a:lnTo>
                                  <a:pt x="3750" y="169"/>
                                </a:lnTo>
                                <a:lnTo>
                                  <a:pt x="3752" y="169"/>
                                </a:lnTo>
                                <a:lnTo>
                                  <a:pt x="3699" y="138"/>
                                </a:lnTo>
                                <a:close/>
                              </a:path>
                            </a:pathLst>
                          </a:custGeom>
                          <a:solidFill>
                            <a:srgbClr val="0079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4" name="AutoShape 1318"/>
                        <wps:cNvSpPr>
                          <a:spLocks/>
                        </wps:cNvSpPr>
                        <wps:spPr bwMode="auto">
                          <a:xfrm>
                            <a:off x="5547" y="3444"/>
                            <a:ext cx="1506" cy="122"/>
                          </a:xfrm>
                          <a:custGeom>
                            <a:avLst/>
                            <a:gdLst>
                              <a:gd name="T0" fmla="+- 0 7018 5547"/>
                              <a:gd name="T1" fmla="*/ T0 w 1506"/>
                              <a:gd name="T2" fmla="+- 0 3526 3444"/>
                              <a:gd name="T3" fmla="*/ 3526 h 122"/>
                              <a:gd name="T4" fmla="+- 0 6976 5547"/>
                              <a:gd name="T5" fmla="*/ T4 w 1506"/>
                              <a:gd name="T6" fmla="+- 0 3551 3444"/>
                              <a:gd name="T7" fmla="*/ 3551 h 122"/>
                              <a:gd name="T8" fmla="+- 0 6974 5547"/>
                              <a:gd name="T9" fmla="*/ T8 w 1506"/>
                              <a:gd name="T10" fmla="+- 0 3556 3444"/>
                              <a:gd name="T11" fmla="*/ 3556 h 122"/>
                              <a:gd name="T12" fmla="+- 0 6979 5547"/>
                              <a:gd name="T13" fmla="*/ T12 w 1506"/>
                              <a:gd name="T14" fmla="+- 0 3564 3444"/>
                              <a:gd name="T15" fmla="*/ 3564 h 122"/>
                              <a:gd name="T16" fmla="+- 0 6984 5547"/>
                              <a:gd name="T17" fmla="*/ T16 w 1506"/>
                              <a:gd name="T18" fmla="+- 0 3566 3444"/>
                              <a:gd name="T19" fmla="*/ 3566 h 122"/>
                              <a:gd name="T20" fmla="+- 0 7038 5547"/>
                              <a:gd name="T21" fmla="*/ T20 w 1506"/>
                              <a:gd name="T22" fmla="+- 0 3534 3444"/>
                              <a:gd name="T23" fmla="*/ 3534 h 122"/>
                              <a:gd name="T24" fmla="+- 0 7035 5547"/>
                              <a:gd name="T25" fmla="*/ T24 w 1506"/>
                              <a:gd name="T26" fmla="+- 0 3534 3444"/>
                              <a:gd name="T27" fmla="*/ 3534 h 122"/>
                              <a:gd name="T28" fmla="+- 0 7035 5547"/>
                              <a:gd name="T29" fmla="*/ T28 w 1506"/>
                              <a:gd name="T30" fmla="+- 0 3533 3444"/>
                              <a:gd name="T31" fmla="*/ 3533 h 122"/>
                              <a:gd name="T32" fmla="+- 0 7031 5547"/>
                              <a:gd name="T33" fmla="*/ T32 w 1506"/>
                              <a:gd name="T34" fmla="+- 0 3533 3444"/>
                              <a:gd name="T35" fmla="*/ 3533 h 122"/>
                              <a:gd name="T36" fmla="+- 0 7018 5547"/>
                              <a:gd name="T37" fmla="*/ T36 w 1506"/>
                              <a:gd name="T38" fmla="+- 0 3526 3444"/>
                              <a:gd name="T39" fmla="*/ 3526 h 122"/>
                              <a:gd name="T40" fmla="+- 0 5564 5547"/>
                              <a:gd name="T41" fmla="*/ T40 w 1506"/>
                              <a:gd name="T42" fmla="+- 0 3444 3444"/>
                              <a:gd name="T43" fmla="*/ 3444 h 122"/>
                              <a:gd name="T44" fmla="+- 0 5547 5547"/>
                              <a:gd name="T45" fmla="*/ T44 w 1506"/>
                              <a:gd name="T46" fmla="+- 0 3444 3444"/>
                              <a:gd name="T47" fmla="*/ 3444 h 122"/>
                              <a:gd name="T48" fmla="+- 0 5547 5547"/>
                              <a:gd name="T49" fmla="*/ T48 w 1506"/>
                              <a:gd name="T50" fmla="+- 0 3531 3444"/>
                              <a:gd name="T51" fmla="*/ 3531 h 122"/>
                              <a:gd name="T52" fmla="+- 0 5551 5547"/>
                              <a:gd name="T53" fmla="*/ T52 w 1506"/>
                              <a:gd name="T54" fmla="+- 0 3534 3444"/>
                              <a:gd name="T55" fmla="*/ 3534 h 122"/>
                              <a:gd name="T56" fmla="+- 0 7004 5547"/>
                              <a:gd name="T57" fmla="*/ T56 w 1506"/>
                              <a:gd name="T58" fmla="+- 0 3534 3444"/>
                              <a:gd name="T59" fmla="*/ 3534 h 122"/>
                              <a:gd name="T60" fmla="+- 0 7018 5547"/>
                              <a:gd name="T61" fmla="*/ T60 w 1506"/>
                              <a:gd name="T62" fmla="+- 0 3526 3444"/>
                              <a:gd name="T63" fmla="*/ 3526 h 122"/>
                              <a:gd name="T64" fmla="+- 0 5564 5547"/>
                              <a:gd name="T65" fmla="*/ T64 w 1506"/>
                              <a:gd name="T66" fmla="+- 0 3526 3444"/>
                              <a:gd name="T67" fmla="*/ 3526 h 122"/>
                              <a:gd name="T68" fmla="+- 0 5556 5547"/>
                              <a:gd name="T69" fmla="*/ T68 w 1506"/>
                              <a:gd name="T70" fmla="+- 0 3517 3444"/>
                              <a:gd name="T71" fmla="*/ 3517 h 122"/>
                              <a:gd name="T72" fmla="+- 0 5564 5547"/>
                              <a:gd name="T73" fmla="*/ T72 w 1506"/>
                              <a:gd name="T74" fmla="+- 0 3517 3444"/>
                              <a:gd name="T75" fmla="*/ 3517 h 122"/>
                              <a:gd name="T76" fmla="+- 0 5564 5547"/>
                              <a:gd name="T77" fmla="*/ T76 w 1506"/>
                              <a:gd name="T78" fmla="+- 0 3444 3444"/>
                              <a:gd name="T79" fmla="*/ 3444 h 122"/>
                              <a:gd name="T80" fmla="+- 0 7038 5547"/>
                              <a:gd name="T81" fmla="*/ T80 w 1506"/>
                              <a:gd name="T82" fmla="+- 0 3517 3444"/>
                              <a:gd name="T83" fmla="*/ 3517 h 122"/>
                              <a:gd name="T84" fmla="+- 0 7035 5547"/>
                              <a:gd name="T85" fmla="*/ T84 w 1506"/>
                              <a:gd name="T86" fmla="+- 0 3517 3444"/>
                              <a:gd name="T87" fmla="*/ 3517 h 122"/>
                              <a:gd name="T88" fmla="+- 0 7035 5547"/>
                              <a:gd name="T89" fmla="*/ T88 w 1506"/>
                              <a:gd name="T90" fmla="+- 0 3534 3444"/>
                              <a:gd name="T91" fmla="*/ 3534 h 122"/>
                              <a:gd name="T92" fmla="+- 0 7038 5547"/>
                              <a:gd name="T93" fmla="*/ T92 w 1506"/>
                              <a:gd name="T94" fmla="+- 0 3534 3444"/>
                              <a:gd name="T95" fmla="*/ 3534 h 122"/>
                              <a:gd name="T96" fmla="+- 0 7052 5547"/>
                              <a:gd name="T97" fmla="*/ T96 w 1506"/>
                              <a:gd name="T98" fmla="+- 0 3526 3444"/>
                              <a:gd name="T99" fmla="*/ 3526 h 122"/>
                              <a:gd name="T100" fmla="+- 0 7038 5547"/>
                              <a:gd name="T101" fmla="*/ T100 w 1506"/>
                              <a:gd name="T102" fmla="+- 0 3517 3444"/>
                              <a:gd name="T103" fmla="*/ 3517 h 122"/>
                              <a:gd name="T104" fmla="+- 0 7031 5547"/>
                              <a:gd name="T105" fmla="*/ T104 w 1506"/>
                              <a:gd name="T106" fmla="+- 0 3519 3444"/>
                              <a:gd name="T107" fmla="*/ 3519 h 122"/>
                              <a:gd name="T108" fmla="+- 0 7018 5547"/>
                              <a:gd name="T109" fmla="*/ T108 w 1506"/>
                              <a:gd name="T110" fmla="+- 0 3526 3444"/>
                              <a:gd name="T111" fmla="*/ 3526 h 122"/>
                              <a:gd name="T112" fmla="+- 0 7031 5547"/>
                              <a:gd name="T113" fmla="*/ T112 w 1506"/>
                              <a:gd name="T114" fmla="+- 0 3533 3444"/>
                              <a:gd name="T115" fmla="*/ 3533 h 122"/>
                              <a:gd name="T116" fmla="+- 0 7031 5547"/>
                              <a:gd name="T117" fmla="*/ T116 w 1506"/>
                              <a:gd name="T118" fmla="+- 0 3519 3444"/>
                              <a:gd name="T119" fmla="*/ 3519 h 122"/>
                              <a:gd name="T120" fmla="+- 0 7035 5547"/>
                              <a:gd name="T121" fmla="*/ T120 w 1506"/>
                              <a:gd name="T122" fmla="+- 0 3519 3444"/>
                              <a:gd name="T123" fmla="*/ 3519 h 122"/>
                              <a:gd name="T124" fmla="+- 0 7031 5547"/>
                              <a:gd name="T125" fmla="*/ T124 w 1506"/>
                              <a:gd name="T126" fmla="+- 0 3519 3444"/>
                              <a:gd name="T127" fmla="*/ 3519 h 122"/>
                              <a:gd name="T128" fmla="+- 0 7031 5547"/>
                              <a:gd name="T129" fmla="*/ T128 w 1506"/>
                              <a:gd name="T130" fmla="+- 0 3533 3444"/>
                              <a:gd name="T131" fmla="*/ 3533 h 122"/>
                              <a:gd name="T132" fmla="+- 0 7035 5547"/>
                              <a:gd name="T133" fmla="*/ T132 w 1506"/>
                              <a:gd name="T134" fmla="+- 0 3533 3444"/>
                              <a:gd name="T135" fmla="*/ 3533 h 122"/>
                              <a:gd name="T136" fmla="+- 0 7035 5547"/>
                              <a:gd name="T137" fmla="*/ T136 w 1506"/>
                              <a:gd name="T138" fmla="+- 0 3519 3444"/>
                              <a:gd name="T139" fmla="*/ 3519 h 122"/>
                              <a:gd name="T140" fmla="+- 0 5564 5547"/>
                              <a:gd name="T141" fmla="*/ T140 w 1506"/>
                              <a:gd name="T142" fmla="+- 0 3517 3444"/>
                              <a:gd name="T143" fmla="*/ 3517 h 122"/>
                              <a:gd name="T144" fmla="+- 0 5556 5547"/>
                              <a:gd name="T145" fmla="*/ T144 w 1506"/>
                              <a:gd name="T146" fmla="+- 0 3517 3444"/>
                              <a:gd name="T147" fmla="*/ 3517 h 122"/>
                              <a:gd name="T148" fmla="+- 0 5564 5547"/>
                              <a:gd name="T149" fmla="*/ T148 w 1506"/>
                              <a:gd name="T150" fmla="+- 0 3526 3444"/>
                              <a:gd name="T151" fmla="*/ 3526 h 122"/>
                              <a:gd name="T152" fmla="+- 0 5564 5547"/>
                              <a:gd name="T153" fmla="*/ T152 w 1506"/>
                              <a:gd name="T154" fmla="+- 0 3517 3444"/>
                              <a:gd name="T155" fmla="*/ 3517 h 122"/>
                              <a:gd name="T156" fmla="+- 0 7004 5547"/>
                              <a:gd name="T157" fmla="*/ T156 w 1506"/>
                              <a:gd name="T158" fmla="+- 0 3517 3444"/>
                              <a:gd name="T159" fmla="*/ 3517 h 122"/>
                              <a:gd name="T160" fmla="+- 0 5564 5547"/>
                              <a:gd name="T161" fmla="*/ T160 w 1506"/>
                              <a:gd name="T162" fmla="+- 0 3517 3444"/>
                              <a:gd name="T163" fmla="*/ 3517 h 122"/>
                              <a:gd name="T164" fmla="+- 0 5564 5547"/>
                              <a:gd name="T165" fmla="*/ T164 w 1506"/>
                              <a:gd name="T166" fmla="+- 0 3526 3444"/>
                              <a:gd name="T167" fmla="*/ 3526 h 122"/>
                              <a:gd name="T168" fmla="+- 0 7018 5547"/>
                              <a:gd name="T169" fmla="*/ T168 w 1506"/>
                              <a:gd name="T170" fmla="+- 0 3526 3444"/>
                              <a:gd name="T171" fmla="*/ 3526 h 122"/>
                              <a:gd name="T172" fmla="+- 0 7004 5547"/>
                              <a:gd name="T173" fmla="*/ T172 w 1506"/>
                              <a:gd name="T174" fmla="+- 0 3517 3444"/>
                              <a:gd name="T175" fmla="*/ 3517 h 122"/>
                              <a:gd name="T176" fmla="+- 0 6984 5547"/>
                              <a:gd name="T177" fmla="*/ T176 w 1506"/>
                              <a:gd name="T178" fmla="+- 0 3486 3444"/>
                              <a:gd name="T179" fmla="*/ 3486 h 122"/>
                              <a:gd name="T180" fmla="+- 0 6979 5547"/>
                              <a:gd name="T181" fmla="*/ T180 w 1506"/>
                              <a:gd name="T182" fmla="+- 0 3488 3444"/>
                              <a:gd name="T183" fmla="*/ 3488 h 122"/>
                              <a:gd name="T184" fmla="+- 0 6974 5547"/>
                              <a:gd name="T185" fmla="*/ T184 w 1506"/>
                              <a:gd name="T186" fmla="+- 0 3496 3444"/>
                              <a:gd name="T187" fmla="*/ 3496 h 122"/>
                              <a:gd name="T188" fmla="+- 0 6976 5547"/>
                              <a:gd name="T189" fmla="*/ T188 w 1506"/>
                              <a:gd name="T190" fmla="+- 0 3501 3444"/>
                              <a:gd name="T191" fmla="*/ 3501 h 122"/>
                              <a:gd name="T192" fmla="+- 0 7018 5547"/>
                              <a:gd name="T193" fmla="*/ T192 w 1506"/>
                              <a:gd name="T194" fmla="+- 0 3526 3444"/>
                              <a:gd name="T195" fmla="*/ 3526 h 122"/>
                              <a:gd name="T196" fmla="+- 0 7031 5547"/>
                              <a:gd name="T197" fmla="*/ T196 w 1506"/>
                              <a:gd name="T198" fmla="+- 0 3519 3444"/>
                              <a:gd name="T199" fmla="*/ 3519 h 122"/>
                              <a:gd name="T200" fmla="+- 0 7035 5547"/>
                              <a:gd name="T201" fmla="*/ T200 w 1506"/>
                              <a:gd name="T202" fmla="+- 0 3519 3444"/>
                              <a:gd name="T203" fmla="*/ 3519 h 122"/>
                              <a:gd name="T204" fmla="+- 0 7035 5547"/>
                              <a:gd name="T205" fmla="*/ T204 w 1506"/>
                              <a:gd name="T206" fmla="+- 0 3517 3444"/>
                              <a:gd name="T207" fmla="*/ 3517 h 122"/>
                              <a:gd name="T208" fmla="+- 0 7038 5547"/>
                              <a:gd name="T209" fmla="*/ T208 w 1506"/>
                              <a:gd name="T210" fmla="+- 0 3517 3444"/>
                              <a:gd name="T211" fmla="*/ 3517 h 122"/>
                              <a:gd name="T212" fmla="+- 0 6984 5547"/>
                              <a:gd name="T213" fmla="*/ T212 w 1506"/>
                              <a:gd name="T214" fmla="+- 0 3486 3444"/>
                              <a:gd name="T215" fmla="*/ 3486 h 1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506" h="122">
                                <a:moveTo>
                                  <a:pt x="1471" y="82"/>
                                </a:moveTo>
                                <a:lnTo>
                                  <a:pt x="1429" y="107"/>
                                </a:lnTo>
                                <a:lnTo>
                                  <a:pt x="1427" y="112"/>
                                </a:lnTo>
                                <a:lnTo>
                                  <a:pt x="1432" y="120"/>
                                </a:lnTo>
                                <a:lnTo>
                                  <a:pt x="1437" y="122"/>
                                </a:lnTo>
                                <a:lnTo>
                                  <a:pt x="1491" y="90"/>
                                </a:lnTo>
                                <a:lnTo>
                                  <a:pt x="1488" y="90"/>
                                </a:lnTo>
                                <a:lnTo>
                                  <a:pt x="1488" y="89"/>
                                </a:lnTo>
                                <a:lnTo>
                                  <a:pt x="1484" y="89"/>
                                </a:lnTo>
                                <a:lnTo>
                                  <a:pt x="1471" y="82"/>
                                </a:lnTo>
                                <a:close/>
                                <a:moveTo>
                                  <a:pt x="17" y="0"/>
                                </a:moveTo>
                                <a:lnTo>
                                  <a:pt x="0" y="0"/>
                                </a:lnTo>
                                <a:lnTo>
                                  <a:pt x="0" y="87"/>
                                </a:lnTo>
                                <a:lnTo>
                                  <a:pt x="4" y="90"/>
                                </a:lnTo>
                                <a:lnTo>
                                  <a:pt x="1457" y="90"/>
                                </a:lnTo>
                                <a:lnTo>
                                  <a:pt x="1471" y="82"/>
                                </a:lnTo>
                                <a:lnTo>
                                  <a:pt x="17" y="82"/>
                                </a:lnTo>
                                <a:lnTo>
                                  <a:pt x="9" y="73"/>
                                </a:lnTo>
                                <a:lnTo>
                                  <a:pt x="17" y="73"/>
                                </a:lnTo>
                                <a:lnTo>
                                  <a:pt x="17" y="0"/>
                                </a:lnTo>
                                <a:close/>
                                <a:moveTo>
                                  <a:pt x="1491" y="73"/>
                                </a:moveTo>
                                <a:lnTo>
                                  <a:pt x="1488" y="73"/>
                                </a:lnTo>
                                <a:lnTo>
                                  <a:pt x="1488" y="90"/>
                                </a:lnTo>
                                <a:lnTo>
                                  <a:pt x="1491" y="90"/>
                                </a:lnTo>
                                <a:lnTo>
                                  <a:pt x="1505" y="82"/>
                                </a:lnTo>
                                <a:lnTo>
                                  <a:pt x="1491" y="73"/>
                                </a:lnTo>
                                <a:close/>
                                <a:moveTo>
                                  <a:pt x="1484" y="75"/>
                                </a:moveTo>
                                <a:lnTo>
                                  <a:pt x="1471" y="82"/>
                                </a:lnTo>
                                <a:lnTo>
                                  <a:pt x="1484" y="89"/>
                                </a:lnTo>
                                <a:lnTo>
                                  <a:pt x="1484" y="75"/>
                                </a:lnTo>
                                <a:close/>
                                <a:moveTo>
                                  <a:pt x="1488" y="75"/>
                                </a:moveTo>
                                <a:lnTo>
                                  <a:pt x="1484" y="75"/>
                                </a:lnTo>
                                <a:lnTo>
                                  <a:pt x="1484" y="89"/>
                                </a:lnTo>
                                <a:lnTo>
                                  <a:pt x="1488" y="89"/>
                                </a:lnTo>
                                <a:lnTo>
                                  <a:pt x="1488" y="75"/>
                                </a:lnTo>
                                <a:close/>
                                <a:moveTo>
                                  <a:pt x="17" y="73"/>
                                </a:moveTo>
                                <a:lnTo>
                                  <a:pt x="9" y="73"/>
                                </a:lnTo>
                                <a:lnTo>
                                  <a:pt x="17" y="82"/>
                                </a:lnTo>
                                <a:lnTo>
                                  <a:pt x="17" y="73"/>
                                </a:lnTo>
                                <a:close/>
                                <a:moveTo>
                                  <a:pt x="1457" y="73"/>
                                </a:moveTo>
                                <a:lnTo>
                                  <a:pt x="17" y="73"/>
                                </a:lnTo>
                                <a:lnTo>
                                  <a:pt x="17" y="82"/>
                                </a:lnTo>
                                <a:lnTo>
                                  <a:pt x="1471" y="82"/>
                                </a:lnTo>
                                <a:lnTo>
                                  <a:pt x="1457" y="73"/>
                                </a:lnTo>
                                <a:close/>
                                <a:moveTo>
                                  <a:pt x="1437" y="42"/>
                                </a:moveTo>
                                <a:lnTo>
                                  <a:pt x="1432" y="44"/>
                                </a:lnTo>
                                <a:lnTo>
                                  <a:pt x="1427" y="52"/>
                                </a:lnTo>
                                <a:lnTo>
                                  <a:pt x="1429" y="57"/>
                                </a:lnTo>
                                <a:lnTo>
                                  <a:pt x="1471" y="82"/>
                                </a:lnTo>
                                <a:lnTo>
                                  <a:pt x="1484" y="75"/>
                                </a:lnTo>
                                <a:lnTo>
                                  <a:pt x="1488" y="75"/>
                                </a:lnTo>
                                <a:lnTo>
                                  <a:pt x="1488" y="73"/>
                                </a:lnTo>
                                <a:lnTo>
                                  <a:pt x="1491" y="73"/>
                                </a:lnTo>
                                <a:lnTo>
                                  <a:pt x="1437" y="42"/>
                                </a:lnTo>
                                <a:close/>
                              </a:path>
                            </a:pathLst>
                          </a:custGeom>
                          <a:solidFill>
                            <a:srgbClr val="0079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05" name="Picture 13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846" y="2580"/>
                            <a:ext cx="1060"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6" name="Freeform 1316"/>
                        <wps:cNvSpPr>
                          <a:spLocks/>
                        </wps:cNvSpPr>
                        <wps:spPr bwMode="auto">
                          <a:xfrm>
                            <a:off x="4893" y="2602"/>
                            <a:ext cx="950" cy="368"/>
                          </a:xfrm>
                          <a:custGeom>
                            <a:avLst/>
                            <a:gdLst>
                              <a:gd name="T0" fmla="+- 0 5781 4893"/>
                              <a:gd name="T1" fmla="*/ T0 w 950"/>
                              <a:gd name="T2" fmla="+- 0 2602 2602"/>
                              <a:gd name="T3" fmla="*/ 2602 h 368"/>
                              <a:gd name="T4" fmla="+- 0 4954 4893"/>
                              <a:gd name="T5" fmla="*/ T4 w 950"/>
                              <a:gd name="T6" fmla="+- 0 2602 2602"/>
                              <a:gd name="T7" fmla="*/ 2602 h 368"/>
                              <a:gd name="T8" fmla="+- 0 4930 4893"/>
                              <a:gd name="T9" fmla="*/ T8 w 950"/>
                              <a:gd name="T10" fmla="+- 0 2606 2602"/>
                              <a:gd name="T11" fmla="*/ 2606 h 368"/>
                              <a:gd name="T12" fmla="+- 0 4911 4893"/>
                              <a:gd name="T13" fmla="*/ T12 w 950"/>
                              <a:gd name="T14" fmla="+- 0 2620 2602"/>
                              <a:gd name="T15" fmla="*/ 2620 h 368"/>
                              <a:gd name="T16" fmla="+- 0 4898 4893"/>
                              <a:gd name="T17" fmla="*/ T16 w 950"/>
                              <a:gd name="T18" fmla="+- 0 2639 2602"/>
                              <a:gd name="T19" fmla="*/ 2639 h 368"/>
                              <a:gd name="T20" fmla="+- 0 4893 4893"/>
                              <a:gd name="T21" fmla="*/ T20 w 950"/>
                              <a:gd name="T22" fmla="+- 0 2663 2602"/>
                              <a:gd name="T23" fmla="*/ 2663 h 368"/>
                              <a:gd name="T24" fmla="+- 0 4893 4893"/>
                              <a:gd name="T25" fmla="*/ T24 w 950"/>
                              <a:gd name="T26" fmla="+- 0 2908 2602"/>
                              <a:gd name="T27" fmla="*/ 2908 h 368"/>
                              <a:gd name="T28" fmla="+- 0 4898 4893"/>
                              <a:gd name="T29" fmla="*/ T28 w 950"/>
                              <a:gd name="T30" fmla="+- 0 2932 2602"/>
                              <a:gd name="T31" fmla="*/ 2932 h 368"/>
                              <a:gd name="T32" fmla="+- 0 4911 4893"/>
                              <a:gd name="T33" fmla="*/ T32 w 950"/>
                              <a:gd name="T34" fmla="+- 0 2951 2602"/>
                              <a:gd name="T35" fmla="*/ 2951 h 368"/>
                              <a:gd name="T36" fmla="+- 0 4930 4893"/>
                              <a:gd name="T37" fmla="*/ T36 w 950"/>
                              <a:gd name="T38" fmla="+- 0 2965 2602"/>
                              <a:gd name="T39" fmla="*/ 2965 h 368"/>
                              <a:gd name="T40" fmla="+- 0 4954 4893"/>
                              <a:gd name="T41" fmla="*/ T40 w 950"/>
                              <a:gd name="T42" fmla="+- 0 2969 2602"/>
                              <a:gd name="T43" fmla="*/ 2969 h 368"/>
                              <a:gd name="T44" fmla="+- 0 5781 4893"/>
                              <a:gd name="T45" fmla="*/ T44 w 950"/>
                              <a:gd name="T46" fmla="+- 0 2969 2602"/>
                              <a:gd name="T47" fmla="*/ 2969 h 368"/>
                              <a:gd name="T48" fmla="+- 0 5805 4893"/>
                              <a:gd name="T49" fmla="*/ T48 w 950"/>
                              <a:gd name="T50" fmla="+- 0 2965 2602"/>
                              <a:gd name="T51" fmla="*/ 2965 h 368"/>
                              <a:gd name="T52" fmla="+- 0 5824 4893"/>
                              <a:gd name="T53" fmla="*/ T52 w 950"/>
                              <a:gd name="T54" fmla="+- 0 2951 2602"/>
                              <a:gd name="T55" fmla="*/ 2951 h 368"/>
                              <a:gd name="T56" fmla="+- 0 5837 4893"/>
                              <a:gd name="T57" fmla="*/ T56 w 950"/>
                              <a:gd name="T58" fmla="+- 0 2932 2602"/>
                              <a:gd name="T59" fmla="*/ 2932 h 368"/>
                              <a:gd name="T60" fmla="+- 0 5842 4893"/>
                              <a:gd name="T61" fmla="*/ T60 w 950"/>
                              <a:gd name="T62" fmla="+- 0 2908 2602"/>
                              <a:gd name="T63" fmla="*/ 2908 h 368"/>
                              <a:gd name="T64" fmla="+- 0 5842 4893"/>
                              <a:gd name="T65" fmla="*/ T64 w 950"/>
                              <a:gd name="T66" fmla="+- 0 2663 2602"/>
                              <a:gd name="T67" fmla="*/ 2663 h 368"/>
                              <a:gd name="T68" fmla="+- 0 5837 4893"/>
                              <a:gd name="T69" fmla="*/ T68 w 950"/>
                              <a:gd name="T70" fmla="+- 0 2639 2602"/>
                              <a:gd name="T71" fmla="*/ 2639 h 368"/>
                              <a:gd name="T72" fmla="+- 0 5824 4893"/>
                              <a:gd name="T73" fmla="*/ T72 w 950"/>
                              <a:gd name="T74" fmla="+- 0 2620 2602"/>
                              <a:gd name="T75" fmla="*/ 2620 h 368"/>
                              <a:gd name="T76" fmla="+- 0 5805 4893"/>
                              <a:gd name="T77" fmla="*/ T76 w 950"/>
                              <a:gd name="T78" fmla="+- 0 2606 2602"/>
                              <a:gd name="T79" fmla="*/ 2606 h 368"/>
                              <a:gd name="T80" fmla="+- 0 5781 4893"/>
                              <a:gd name="T81" fmla="*/ T80 w 950"/>
                              <a:gd name="T82" fmla="+- 0 2602 2602"/>
                              <a:gd name="T83" fmla="*/ 2602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50" h="368">
                                <a:moveTo>
                                  <a:pt x="888" y="0"/>
                                </a:moveTo>
                                <a:lnTo>
                                  <a:pt x="61" y="0"/>
                                </a:lnTo>
                                <a:lnTo>
                                  <a:pt x="37" y="4"/>
                                </a:lnTo>
                                <a:lnTo>
                                  <a:pt x="18" y="18"/>
                                </a:lnTo>
                                <a:lnTo>
                                  <a:pt x="5" y="37"/>
                                </a:lnTo>
                                <a:lnTo>
                                  <a:pt x="0" y="61"/>
                                </a:lnTo>
                                <a:lnTo>
                                  <a:pt x="0" y="306"/>
                                </a:lnTo>
                                <a:lnTo>
                                  <a:pt x="5" y="330"/>
                                </a:lnTo>
                                <a:lnTo>
                                  <a:pt x="18" y="349"/>
                                </a:lnTo>
                                <a:lnTo>
                                  <a:pt x="37" y="363"/>
                                </a:lnTo>
                                <a:lnTo>
                                  <a:pt x="61" y="367"/>
                                </a:lnTo>
                                <a:lnTo>
                                  <a:pt x="888" y="367"/>
                                </a:lnTo>
                                <a:lnTo>
                                  <a:pt x="912" y="363"/>
                                </a:lnTo>
                                <a:lnTo>
                                  <a:pt x="931" y="349"/>
                                </a:lnTo>
                                <a:lnTo>
                                  <a:pt x="944" y="330"/>
                                </a:lnTo>
                                <a:lnTo>
                                  <a:pt x="949" y="306"/>
                                </a:lnTo>
                                <a:lnTo>
                                  <a:pt x="949" y="61"/>
                                </a:lnTo>
                                <a:lnTo>
                                  <a:pt x="944" y="37"/>
                                </a:lnTo>
                                <a:lnTo>
                                  <a:pt x="931" y="18"/>
                                </a:lnTo>
                                <a:lnTo>
                                  <a:pt x="912" y="4"/>
                                </a:lnTo>
                                <a:lnTo>
                                  <a:pt x="888" y="0"/>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07" name="Picture 13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893" y="2602"/>
                            <a:ext cx="949"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8" name="Freeform 1314"/>
                        <wps:cNvSpPr>
                          <a:spLocks/>
                        </wps:cNvSpPr>
                        <wps:spPr bwMode="auto">
                          <a:xfrm>
                            <a:off x="4893" y="2602"/>
                            <a:ext cx="950" cy="368"/>
                          </a:xfrm>
                          <a:custGeom>
                            <a:avLst/>
                            <a:gdLst>
                              <a:gd name="T0" fmla="+- 0 4893 4893"/>
                              <a:gd name="T1" fmla="*/ T0 w 950"/>
                              <a:gd name="T2" fmla="+- 0 2663 2602"/>
                              <a:gd name="T3" fmla="*/ 2663 h 368"/>
                              <a:gd name="T4" fmla="+- 0 4898 4893"/>
                              <a:gd name="T5" fmla="*/ T4 w 950"/>
                              <a:gd name="T6" fmla="+- 0 2639 2602"/>
                              <a:gd name="T7" fmla="*/ 2639 h 368"/>
                              <a:gd name="T8" fmla="+- 0 4911 4893"/>
                              <a:gd name="T9" fmla="*/ T8 w 950"/>
                              <a:gd name="T10" fmla="+- 0 2620 2602"/>
                              <a:gd name="T11" fmla="*/ 2620 h 368"/>
                              <a:gd name="T12" fmla="+- 0 4930 4893"/>
                              <a:gd name="T13" fmla="*/ T12 w 950"/>
                              <a:gd name="T14" fmla="+- 0 2606 2602"/>
                              <a:gd name="T15" fmla="*/ 2606 h 368"/>
                              <a:gd name="T16" fmla="+- 0 4954 4893"/>
                              <a:gd name="T17" fmla="*/ T16 w 950"/>
                              <a:gd name="T18" fmla="+- 0 2602 2602"/>
                              <a:gd name="T19" fmla="*/ 2602 h 368"/>
                              <a:gd name="T20" fmla="+- 0 5781 4893"/>
                              <a:gd name="T21" fmla="*/ T20 w 950"/>
                              <a:gd name="T22" fmla="+- 0 2602 2602"/>
                              <a:gd name="T23" fmla="*/ 2602 h 368"/>
                              <a:gd name="T24" fmla="+- 0 5805 4893"/>
                              <a:gd name="T25" fmla="*/ T24 w 950"/>
                              <a:gd name="T26" fmla="+- 0 2606 2602"/>
                              <a:gd name="T27" fmla="*/ 2606 h 368"/>
                              <a:gd name="T28" fmla="+- 0 5824 4893"/>
                              <a:gd name="T29" fmla="*/ T28 w 950"/>
                              <a:gd name="T30" fmla="+- 0 2620 2602"/>
                              <a:gd name="T31" fmla="*/ 2620 h 368"/>
                              <a:gd name="T32" fmla="+- 0 5837 4893"/>
                              <a:gd name="T33" fmla="*/ T32 w 950"/>
                              <a:gd name="T34" fmla="+- 0 2639 2602"/>
                              <a:gd name="T35" fmla="*/ 2639 h 368"/>
                              <a:gd name="T36" fmla="+- 0 5842 4893"/>
                              <a:gd name="T37" fmla="*/ T36 w 950"/>
                              <a:gd name="T38" fmla="+- 0 2663 2602"/>
                              <a:gd name="T39" fmla="*/ 2663 h 368"/>
                              <a:gd name="T40" fmla="+- 0 5842 4893"/>
                              <a:gd name="T41" fmla="*/ T40 w 950"/>
                              <a:gd name="T42" fmla="+- 0 2908 2602"/>
                              <a:gd name="T43" fmla="*/ 2908 h 368"/>
                              <a:gd name="T44" fmla="+- 0 5837 4893"/>
                              <a:gd name="T45" fmla="*/ T44 w 950"/>
                              <a:gd name="T46" fmla="+- 0 2932 2602"/>
                              <a:gd name="T47" fmla="*/ 2932 h 368"/>
                              <a:gd name="T48" fmla="+- 0 5824 4893"/>
                              <a:gd name="T49" fmla="*/ T48 w 950"/>
                              <a:gd name="T50" fmla="+- 0 2951 2602"/>
                              <a:gd name="T51" fmla="*/ 2951 h 368"/>
                              <a:gd name="T52" fmla="+- 0 5805 4893"/>
                              <a:gd name="T53" fmla="*/ T52 w 950"/>
                              <a:gd name="T54" fmla="+- 0 2965 2602"/>
                              <a:gd name="T55" fmla="*/ 2965 h 368"/>
                              <a:gd name="T56" fmla="+- 0 5781 4893"/>
                              <a:gd name="T57" fmla="*/ T56 w 950"/>
                              <a:gd name="T58" fmla="+- 0 2969 2602"/>
                              <a:gd name="T59" fmla="*/ 2969 h 368"/>
                              <a:gd name="T60" fmla="+- 0 4954 4893"/>
                              <a:gd name="T61" fmla="*/ T60 w 950"/>
                              <a:gd name="T62" fmla="+- 0 2969 2602"/>
                              <a:gd name="T63" fmla="*/ 2969 h 368"/>
                              <a:gd name="T64" fmla="+- 0 4930 4893"/>
                              <a:gd name="T65" fmla="*/ T64 w 950"/>
                              <a:gd name="T66" fmla="+- 0 2965 2602"/>
                              <a:gd name="T67" fmla="*/ 2965 h 368"/>
                              <a:gd name="T68" fmla="+- 0 4911 4893"/>
                              <a:gd name="T69" fmla="*/ T68 w 950"/>
                              <a:gd name="T70" fmla="+- 0 2951 2602"/>
                              <a:gd name="T71" fmla="*/ 2951 h 368"/>
                              <a:gd name="T72" fmla="+- 0 4898 4893"/>
                              <a:gd name="T73" fmla="*/ T72 w 950"/>
                              <a:gd name="T74" fmla="+- 0 2932 2602"/>
                              <a:gd name="T75" fmla="*/ 2932 h 368"/>
                              <a:gd name="T76" fmla="+- 0 4893 4893"/>
                              <a:gd name="T77" fmla="*/ T76 w 950"/>
                              <a:gd name="T78" fmla="+- 0 2908 2602"/>
                              <a:gd name="T79" fmla="*/ 2908 h 368"/>
                              <a:gd name="T80" fmla="+- 0 4893 4893"/>
                              <a:gd name="T81" fmla="*/ T80 w 950"/>
                              <a:gd name="T82" fmla="+- 0 2663 2602"/>
                              <a:gd name="T83" fmla="*/ 2663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50" h="368">
                                <a:moveTo>
                                  <a:pt x="0" y="61"/>
                                </a:moveTo>
                                <a:lnTo>
                                  <a:pt x="5" y="37"/>
                                </a:lnTo>
                                <a:lnTo>
                                  <a:pt x="18" y="18"/>
                                </a:lnTo>
                                <a:lnTo>
                                  <a:pt x="37" y="4"/>
                                </a:lnTo>
                                <a:lnTo>
                                  <a:pt x="61" y="0"/>
                                </a:lnTo>
                                <a:lnTo>
                                  <a:pt x="888" y="0"/>
                                </a:lnTo>
                                <a:lnTo>
                                  <a:pt x="912" y="4"/>
                                </a:lnTo>
                                <a:lnTo>
                                  <a:pt x="931" y="18"/>
                                </a:lnTo>
                                <a:lnTo>
                                  <a:pt x="944" y="37"/>
                                </a:lnTo>
                                <a:lnTo>
                                  <a:pt x="949" y="61"/>
                                </a:lnTo>
                                <a:lnTo>
                                  <a:pt x="949" y="306"/>
                                </a:lnTo>
                                <a:lnTo>
                                  <a:pt x="944" y="330"/>
                                </a:lnTo>
                                <a:lnTo>
                                  <a:pt x="931" y="349"/>
                                </a:lnTo>
                                <a:lnTo>
                                  <a:pt x="912" y="363"/>
                                </a:lnTo>
                                <a:lnTo>
                                  <a:pt x="888" y="367"/>
                                </a:lnTo>
                                <a:lnTo>
                                  <a:pt x="61" y="367"/>
                                </a:lnTo>
                                <a:lnTo>
                                  <a:pt x="37" y="363"/>
                                </a:lnTo>
                                <a:lnTo>
                                  <a:pt x="18" y="349"/>
                                </a:lnTo>
                                <a:lnTo>
                                  <a:pt x="5" y="330"/>
                                </a:lnTo>
                                <a:lnTo>
                                  <a:pt x="0" y="306"/>
                                </a:lnTo>
                                <a:lnTo>
                                  <a:pt x="0" y="61"/>
                                </a:lnTo>
                                <a:close/>
                              </a:path>
                            </a:pathLst>
                          </a:custGeom>
                          <a:noFill/>
                          <a:ln w="5430">
                            <a:solidFill>
                              <a:srgbClr val="8AC53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9" name="Picture 13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4855" y="2974"/>
                            <a:ext cx="1018"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0" name="Picture 13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4983" y="3008"/>
                            <a:ext cx="744"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1" name="Picture 13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4893" y="2995"/>
                            <a:ext cx="941"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2" name="Freeform 1310"/>
                        <wps:cNvSpPr>
                          <a:spLocks/>
                        </wps:cNvSpPr>
                        <wps:spPr bwMode="auto">
                          <a:xfrm>
                            <a:off x="4893" y="2995"/>
                            <a:ext cx="941" cy="368"/>
                          </a:xfrm>
                          <a:custGeom>
                            <a:avLst/>
                            <a:gdLst>
                              <a:gd name="T0" fmla="+- 0 5772 4893"/>
                              <a:gd name="T1" fmla="*/ T0 w 941"/>
                              <a:gd name="T2" fmla="+- 0 2995 2995"/>
                              <a:gd name="T3" fmla="*/ 2995 h 368"/>
                              <a:gd name="T4" fmla="+- 0 4954 4893"/>
                              <a:gd name="T5" fmla="*/ T4 w 941"/>
                              <a:gd name="T6" fmla="+- 0 2995 2995"/>
                              <a:gd name="T7" fmla="*/ 2995 h 368"/>
                              <a:gd name="T8" fmla="+- 0 4930 4893"/>
                              <a:gd name="T9" fmla="*/ T8 w 941"/>
                              <a:gd name="T10" fmla="+- 0 3000 2995"/>
                              <a:gd name="T11" fmla="*/ 3000 h 368"/>
                              <a:gd name="T12" fmla="+- 0 4911 4893"/>
                              <a:gd name="T13" fmla="*/ T12 w 941"/>
                              <a:gd name="T14" fmla="+- 0 3013 2995"/>
                              <a:gd name="T15" fmla="*/ 3013 h 368"/>
                              <a:gd name="T16" fmla="+- 0 4898 4893"/>
                              <a:gd name="T17" fmla="*/ T16 w 941"/>
                              <a:gd name="T18" fmla="+- 0 3032 2995"/>
                              <a:gd name="T19" fmla="*/ 3032 h 368"/>
                              <a:gd name="T20" fmla="+- 0 4893 4893"/>
                              <a:gd name="T21" fmla="*/ T20 w 941"/>
                              <a:gd name="T22" fmla="+- 0 3056 2995"/>
                              <a:gd name="T23" fmla="*/ 3056 h 368"/>
                              <a:gd name="T24" fmla="+- 0 4893 4893"/>
                              <a:gd name="T25" fmla="*/ T24 w 941"/>
                              <a:gd name="T26" fmla="+- 0 3301 2995"/>
                              <a:gd name="T27" fmla="*/ 3301 h 368"/>
                              <a:gd name="T28" fmla="+- 0 4898 4893"/>
                              <a:gd name="T29" fmla="*/ T28 w 941"/>
                              <a:gd name="T30" fmla="+- 0 3325 2995"/>
                              <a:gd name="T31" fmla="*/ 3325 h 368"/>
                              <a:gd name="T32" fmla="+- 0 4911 4893"/>
                              <a:gd name="T33" fmla="*/ T32 w 941"/>
                              <a:gd name="T34" fmla="+- 0 3345 2995"/>
                              <a:gd name="T35" fmla="*/ 3345 h 368"/>
                              <a:gd name="T36" fmla="+- 0 4930 4893"/>
                              <a:gd name="T37" fmla="*/ T36 w 941"/>
                              <a:gd name="T38" fmla="+- 0 3358 2995"/>
                              <a:gd name="T39" fmla="*/ 3358 h 368"/>
                              <a:gd name="T40" fmla="+- 0 4954 4893"/>
                              <a:gd name="T41" fmla="*/ T40 w 941"/>
                              <a:gd name="T42" fmla="+- 0 3363 2995"/>
                              <a:gd name="T43" fmla="*/ 3363 h 368"/>
                              <a:gd name="T44" fmla="+- 0 5772 4893"/>
                              <a:gd name="T45" fmla="*/ T44 w 941"/>
                              <a:gd name="T46" fmla="+- 0 3363 2995"/>
                              <a:gd name="T47" fmla="*/ 3363 h 368"/>
                              <a:gd name="T48" fmla="+- 0 5796 4893"/>
                              <a:gd name="T49" fmla="*/ T48 w 941"/>
                              <a:gd name="T50" fmla="+- 0 3358 2995"/>
                              <a:gd name="T51" fmla="*/ 3358 h 368"/>
                              <a:gd name="T52" fmla="+- 0 5816 4893"/>
                              <a:gd name="T53" fmla="*/ T52 w 941"/>
                              <a:gd name="T54" fmla="+- 0 3345 2995"/>
                              <a:gd name="T55" fmla="*/ 3345 h 368"/>
                              <a:gd name="T56" fmla="+- 0 5829 4893"/>
                              <a:gd name="T57" fmla="*/ T56 w 941"/>
                              <a:gd name="T58" fmla="+- 0 3325 2995"/>
                              <a:gd name="T59" fmla="*/ 3325 h 368"/>
                              <a:gd name="T60" fmla="+- 0 5834 4893"/>
                              <a:gd name="T61" fmla="*/ T60 w 941"/>
                              <a:gd name="T62" fmla="+- 0 3301 2995"/>
                              <a:gd name="T63" fmla="*/ 3301 h 368"/>
                              <a:gd name="T64" fmla="+- 0 5834 4893"/>
                              <a:gd name="T65" fmla="*/ T64 w 941"/>
                              <a:gd name="T66" fmla="+- 0 3056 2995"/>
                              <a:gd name="T67" fmla="*/ 3056 h 368"/>
                              <a:gd name="T68" fmla="+- 0 5829 4893"/>
                              <a:gd name="T69" fmla="*/ T68 w 941"/>
                              <a:gd name="T70" fmla="+- 0 3032 2995"/>
                              <a:gd name="T71" fmla="*/ 3032 h 368"/>
                              <a:gd name="T72" fmla="+- 0 5816 4893"/>
                              <a:gd name="T73" fmla="*/ T72 w 941"/>
                              <a:gd name="T74" fmla="+- 0 3013 2995"/>
                              <a:gd name="T75" fmla="*/ 3013 h 368"/>
                              <a:gd name="T76" fmla="+- 0 5796 4893"/>
                              <a:gd name="T77" fmla="*/ T76 w 941"/>
                              <a:gd name="T78" fmla="+- 0 3000 2995"/>
                              <a:gd name="T79" fmla="*/ 3000 h 368"/>
                              <a:gd name="T80" fmla="+- 0 5772 4893"/>
                              <a:gd name="T81" fmla="*/ T80 w 941"/>
                              <a:gd name="T82" fmla="+- 0 2995 2995"/>
                              <a:gd name="T83" fmla="*/ 2995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1" h="368">
                                <a:moveTo>
                                  <a:pt x="879" y="0"/>
                                </a:moveTo>
                                <a:lnTo>
                                  <a:pt x="61" y="0"/>
                                </a:lnTo>
                                <a:lnTo>
                                  <a:pt x="37" y="5"/>
                                </a:lnTo>
                                <a:lnTo>
                                  <a:pt x="18" y="18"/>
                                </a:lnTo>
                                <a:lnTo>
                                  <a:pt x="5" y="37"/>
                                </a:lnTo>
                                <a:lnTo>
                                  <a:pt x="0" y="61"/>
                                </a:lnTo>
                                <a:lnTo>
                                  <a:pt x="0" y="306"/>
                                </a:lnTo>
                                <a:lnTo>
                                  <a:pt x="5" y="330"/>
                                </a:lnTo>
                                <a:lnTo>
                                  <a:pt x="18" y="350"/>
                                </a:lnTo>
                                <a:lnTo>
                                  <a:pt x="37" y="363"/>
                                </a:lnTo>
                                <a:lnTo>
                                  <a:pt x="61" y="368"/>
                                </a:lnTo>
                                <a:lnTo>
                                  <a:pt x="879" y="368"/>
                                </a:lnTo>
                                <a:lnTo>
                                  <a:pt x="903" y="363"/>
                                </a:lnTo>
                                <a:lnTo>
                                  <a:pt x="923" y="350"/>
                                </a:lnTo>
                                <a:lnTo>
                                  <a:pt x="936" y="330"/>
                                </a:lnTo>
                                <a:lnTo>
                                  <a:pt x="941" y="306"/>
                                </a:lnTo>
                                <a:lnTo>
                                  <a:pt x="941" y="61"/>
                                </a:lnTo>
                                <a:lnTo>
                                  <a:pt x="936" y="37"/>
                                </a:lnTo>
                                <a:lnTo>
                                  <a:pt x="923" y="18"/>
                                </a:lnTo>
                                <a:lnTo>
                                  <a:pt x="903" y="5"/>
                                </a:lnTo>
                                <a:lnTo>
                                  <a:pt x="879" y="0"/>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3" name="Freeform 1309"/>
                        <wps:cNvSpPr>
                          <a:spLocks/>
                        </wps:cNvSpPr>
                        <wps:spPr bwMode="auto">
                          <a:xfrm>
                            <a:off x="4893" y="2995"/>
                            <a:ext cx="941" cy="368"/>
                          </a:xfrm>
                          <a:custGeom>
                            <a:avLst/>
                            <a:gdLst>
                              <a:gd name="T0" fmla="+- 0 4893 4893"/>
                              <a:gd name="T1" fmla="*/ T0 w 941"/>
                              <a:gd name="T2" fmla="+- 0 3056 2995"/>
                              <a:gd name="T3" fmla="*/ 3056 h 368"/>
                              <a:gd name="T4" fmla="+- 0 4898 4893"/>
                              <a:gd name="T5" fmla="*/ T4 w 941"/>
                              <a:gd name="T6" fmla="+- 0 3032 2995"/>
                              <a:gd name="T7" fmla="*/ 3032 h 368"/>
                              <a:gd name="T8" fmla="+- 0 4911 4893"/>
                              <a:gd name="T9" fmla="*/ T8 w 941"/>
                              <a:gd name="T10" fmla="+- 0 3013 2995"/>
                              <a:gd name="T11" fmla="*/ 3013 h 368"/>
                              <a:gd name="T12" fmla="+- 0 4930 4893"/>
                              <a:gd name="T13" fmla="*/ T12 w 941"/>
                              <a:gd name="T14" fmla="+- 0 3000 2995"/>
                              <a:gd name="T15" fmla="*/ 3000 h 368"/>
                              <a:gd name="T16" fmla="+- 0 4954 4893"/>
                              <a:gd name="T17" fmla="*/ T16 w 941"/>
                              <a:gd name="T18" fmla="+- 0 2995 2995"/>
                              <a:gd name="T19" fmla="*/ 2995 h 368"/>
                              <a:gd name="T20" fmla="+- 0 5772 4893"/>
                              <a:gd name="T21" fmla="*/ T20 w 941"/>
                              <a:gd name="T22" fmla="+- 0 2995 2995"/>
                              <a:gd name="T23" fmla="*/ 2995 h 368"/>
                              <a:gd name="T24" fmla="+- 0 5796 4893"/>
                              <a:gd name="T25" fmla="*/ T24 w 941"/>
                              <a:gd name="T26" fmla="+- 0 3000 2995"/>
                              <a:gd name="T27" fmla="*/ 3000 h 368"/>
                              <a:gd name="T28" fmla="+- 0 5816 4893"/>
                              <a:gd name="T29" fmla="*/ T28 w 941"/>
                              <a:gd name="T30" fmla="+- 0 3013 2995"/>
                              <a:gd name="T31" fmla="*/ 3013 h 368"/>
                              <a:gd name="T32" fmla="+- 0 5829 4893"/>
                              <a:gd name="T33" fmla="*/ T32 w 941"/>
                              <a:gd name="T34" fmla="+- 0 3032 2995"/>
                              <a:gd name="T35" fmla="*/ 3032 h 368"/>
                              <a:gd name="T36" fmla="+- 0 5834 4893"/>
                              <a:gd name="T37" fmla="*/ T36 w 941"/>
                              <a:gd name="T38" fmla="+- 0 3056 2995"/>
                              <a:gd name="T39" fmla="*/ 3056 h 368"/>
                              <a:gd name="T40" fmla="+- 0 5834 4893"/>
                              <a:gd name="T41" fmla="*/ T40 w 941"/>
                              <a:gd name="T42" fmla="+- 0 3301 2995"/>
                              <a:gd name="T43" fmla="*/ 3301 h 368"/>
                              <a:gd name="T44" fmla="+- 0 5829 4893"/>
                              <a:gd name="T45" fmla="*/ T44 w 941"/>
                              <a:gd name="T46" fmla="+- 0 3325 2995"/>
                              <a:gd name="T47" fmla="*/ 3325 h 368"/>
                              <a:gd name="T48" fmla="+- 0 5816 4893"/>
                              <a:gd name="T49" fmla="*/ T48 w 941"/>
                              <a:gd name="T50" fmla="+- 0 3345 2995"/>
                              <a:gd name="T51" fmla="*/ 3345 h 368"/>
                              <a:gd name="T52" fmla="+- 0 5796 4893"/>
                              <a:gd name="T53" fmla="*/ T52 w 941"/>
                              <a:gd name="T54" fmla="+- 0 3358 2995"/>
                              <a:gd name="T55" fmla="*/ 3358 h 368"/>
                              <a:gd name="T56" fmla="+- 0 5772 4893"/>
                              <a:gd name="T57" fmla="*/ T56 w 941"/>
                              <a:gd name="T58" fmla="+- 0 3363 2995"/>
                              <a:gd name="T59" fmla="*/ 3363 h 368"/>
                              <a:gd name="T60" fmla="+- 0 4954 4893"/>
                              <a:gd name="T61" fmla="*/ T60 w 941"/>
                              <a:gd name="T62" fmla="+- 0 3363 2995"/>
                              <a:gd name="T63" fmla="*/ 3363 h 368"/>
                              <a:gd name="T64" fmla="+- 0 4930 4893"/>
                              <a:gd name="T65" fmla="*/ T64 w 941"/>
                              <a:gd name="T66" fmla="+- 0 3358 2995"/>
                              <a:gd name="T67" fmla="*/ 3358 h 368"/>
                              <a:gd name="T68" fmla="+- 0 4911 4893"/>
                              <a:gd name="T69" fmla="*/ T68 w 941"/>
                              <a:gd name="T70" fmla="+- 0 3345 2995"/>
                              <a:gd name="T71" fmla="*/ 3345 h 368"/>
                              <a:gd name="T72" fmla="+- 0 4898 4893"/>
                              <a:gd name="T73" fmla="*/ T72 w 941"/>
                              <a:gd name="T74" fmla="+- 0 3325 2995"/>
                              <a:gd name="T75" fmla="*/ 3325 h 368"/>
                              <a:gd name="T76" fmla="+- 0 4893 4893"/>
                              <a:gd name="T77" fmla="*/ T76 w 941"/>
                              <a:gd name="T78" fmla="+- 0 3301 2995"/>
                              <a:gd name="T79" fmla="*/ 3301 h 368"/>
                              <a:gd name="T80" fmla="+- 0 4893 4893"/>
                              <a:gd name="T81" fmla="*/ T80 w 941"/>
                              <a:gd name="T82" fmla="+- 0 3056 2995"/>
                              <a:gd name="T83" fmla="*/ 3056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1" h="368">
                                <a:moveTo>
                                  <a:pt x="0" y="61"/>
                                </a:moveTo>
                                <a:lnTo>
                                  <a:pt x="5" y="37"/>
                                </a:lnTo>
                                <a:lnTo>
                                  <a:pt x="18" y="18"/>
                                </a:lnTo>
                                <a:lnTo>
                                  <a:pt x="37" y="5"/>
                                </a:lnTo>
                                <a:lnTo>
                                  <a:pt x="61" y="0"/>
                                </a:lnTo>
                                <a:lnTo>
                                  <a:pt x="879" y="0"/>
                                </a:lnTo>
                                <a:lnTo>
                                  <a:pt x="903" y="5"/>
                                </a:lnTo>
                                <a:lnTo>
                                  <a:pt x="923" y="18"/>
                                </a:lnTo>
                                <a:lnTo>
                                  <a:pt x="936" y="37"/>
                                </a:lnTo>
                                <a:lnTo>
                                  <a:pt x="941" y="61"/>
                                </a:lnTo>
                                <a:lnTo>
                                  <a:pt x="941" y="306"/>
                                </a:lnTo>
                                <a:lnTo>
                                  <a:pt x="936" y="330"/>
                                </a:lnTo>
                                <a:lnTo>
                                  <a:pt x="923" y="350"/>
                                </a:lnTo>
                                <a:lnTo>
                                  <a:pt x="903" y="363"/>
                                </a:lnTo>
                                <a:lnTo>
                                  <a:pt x="879" y="368"/>
                                </a:lnTo>
                                <a:lnTo>
                                  <a:pt x="61" y="368"/>
                                </a:lnTo>
                                <a:lnTo>
                                  <a:pt x="37" y="363"/>
                                </a:lnTo>
                                <a:lnTo>
                                  <a:pt x="18" y="350"/>
                                </a:lnTo>
                                <a:lnTo>
                                  <a:pt x="5" y="330"/>
                                </a:lnTo>
                                <a:lnTo>
                                  <a:pt x="0" y="306"/>
                                </a:lnTo>
                                <a:lnTo>
                                  <a:pt x="0" y="61"/>
                                </a:lnTo>
                                <a:close/>
                              </a:path>
                            </a:pathLst>
                          </a:custGeom>
                          <a:noFill/>
                          <a:ln w="5430">
                            <a:solidFill>
                              <a:srgbClr val="8AC53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4" name="Freeform 1308"/>
                        <wps:cNvSpPr>
                          <a:spLocks/>
                        </wps:cNvSpPr>
                        <wps:spPr bwMode="auto">
                          <a:xfrm>
                            <a:off x="3888" y="528"/>
                            <a:ext cx="3019" cy="1506"/>
                          </a:xfrm>
                          <a:custGeom>
                            <a:avLst/>
                            <a:gdLst>
                              <a:gd name="T0" fmla="+- 0 6875 3888"/>
                              <a:gd name="T1" fmla="*/ T0 w 3019"/>
                              <a:gd name="T2" fmla="+- 0 528 528"/>
                              <a:gd name="T3" fmla="*/ 528 h 1506"/>
                              <a:gd name="T4" fmla="+- 0 3920 3888"/>
                              <a:gd name="T5" fmla="*/ T4 w 3019"/>
                              <a:gd name="T6" fmla="+- 0 528 528"/>
                              <a:gd name="T7" fmla="*/ 528 h 1506"/>
                              <a:gd name="T8" fmla="+- 0 3908 3888"/>
                              <a:gd name="T9" fmla="*/ T8 w 3019"/>
                              <a:gd name="T10" fmla="+- 0 530 528"/>
                              <a:gd name="T11" fmla="*/ 530 h 1506"/>
                              <a:gd name="T12" fmla="+- 0 3898 3888"/>
                              <a:gd name="T13" fmla="*/ T12 w 3019"/>
                              <a:gd name="T14" fmla="+- 0 537 528"/>
                              <a:gd name="T15" fmla="*/ 537 h 1506"/>
                              <a:gd name="T16" fmla="+- 0 3891 3888"/>
                              <a:gd name="T17" fmla="*/ T16 w 3019"/>
                              <a:gd name="T18" fmla="+- 0 547 528"/>
                              <a:gd name="T19" fmla="*/ 547 h 1506"/>
                              <a:gd name="T20" fmla="+- 0 3888 3888"/>
                              <a:gd name="T21" fmla="*/ T20 w 3019"/>
                              <a:gd name="T22" fmla="+- 0 560 528"/>
                              <a:gd name="T23" fmla="*/ 560 h 1506"/>
                              <a:gd name="T24" fmla="+- 0 3888 3888"/>
                              <a:gd name="T25" fmla="*/ T24 w 3019"/>
                              <a:gd name="T26" fmla="+- 0 2001 528"/>
                              <a:gd name="T27" fmla="*/ 2001 h 1506"/>
                              <a:gd name="T28" fmla="+- 0 3891 3888"/>
                              <a:gd name="T29" fmla="*/ T28 w 3019"/>
                              <a:gd name="T30" fmla="+- 0 2014 528"/>
                              <a:gd name="T31" fmla="*/ 2014 h 1506"/>
                              <a:gd name="T32" fmla="+- 0 3898 3888"/>
                              <a:gd name="T33" fmla="*/ T32 w 3019"/>
                              <a:gd name="T34" fmla="+- 0 2024 528"/>
                              <a:gd name="T35" fmla="*/ 2024 h 1506"/>
                              <a:gd name="T36" fmla="+- 0 3908 3888"/>
                              <a:gd name="T37" fmla="*/ T36 w 3019"/>
                              <a:gd name="T38" fmla="+- 0 2031 528"/>
                              <a:gd name="T39" fmla="*/ 2031 h 1506"/>
                              <a:gd name="T40" fmla="+- 0 3920 3888"/>
                              <a:gd name="T41" fmla="*/ T40 w 3019"/>
                              <a:gd name="T42" fmla="+- 0 2033 528"/>
                              <a:gd name="T43" fmla="*/ 2033 h 1506"/>
                              <a:gd name="T44" fmla="+- 0 6875 3888"/>
                              <a:gd name="T45" fmla="*/ T44 w 3019"/>
                              <a:gd name="T46" fmla="+- 0 2033 528"/>
                              <a:gd name="T47" fmla="*/ 2033 h 1506"/>
                              <a:gd name="T48" fmla="+- 0 6888 3888"/>
                              <a:gd name="T49" fmla="*/ T48 w 3019"/>
                              <a:gd name="T50" fmla="+- 0 2031 528"/>
                              <a:gd name="T51" fmla="*/ 2031 h 1506"/>
                              <a:gd name="T52" fmla="+- 0 6898 3888"/>
                              <a:gd name="T53" fmla="*/ T52 w 3019"/>
                              <a:gd name="T54" fmla="+- 0 2024 528"/>
                              <a:gd name="T55" fmla="*/ 2024 h 1506"/>
                              <a:gd name="T56" fmla="+- 0 6904 3888"/>
                              <a:gd name="T57" fmla="*/ T56 w 3019"/>
                              <a:gd name="T58" fmla="+- 0 2014 528"/>
                              <a:gd name="T59" fmla="*/ 2014 h 1506"/>
                              <a:gd name="T60" fmla="+- 0 6907 3888"/>
                              <a:gd name="T61" fmla="*/ T60 w 3019"/>
                              <a:gd name="T62" fmla="+- 0 2001 528"/>
                              <a:gd name="T63" fmla="*/ 2001 h 1506"/>
                              <a:gd name="T64" fmla="+- 0 6907 3888"/>
                              <a:gd name="T65" fmla="*/ T64 w 3019"/>
                              <a:gd name="T66" fmla="+- 0 560 528"/>
                              <a:gd name="T67" fmla="*/ 560 h 1506"/>
                              <a:gd name="T68" fmla="+- 0 6904 3888"/>
                              <a:gd name="T69" fmla="*/ T68 w 3019"/>
                              <a:gd name="T70" fmla="+- 0 547 528"/>
                              <a:gd name="T71" fmla="*/ 547 h 1506"/>
                              <a:gd name="T72" fmla="+- 0 6898 3888"/>
                              <a:gd name="T73" fmla="*/ T72 w 3019"/>
                              <a:gd name="T74" fmla="+- 0 537 528"/>
                              <a:gd name="T75" fmla="*/ 537 h 1506"/>
                              <a:gd name="T76" fmla="+- 0 6888 3888"/>
                              <a:gd name="T77" fmla="*/ T76 w 3019"/>
                              <a:gd name="T78" fmla="+- 0 530 528"/>
                              <a:gd name="T79" fmla="*/ 530 h 1506"/>
                              <a:gd name="T80" fmla="+- 0 6875 3888"/>
                              <a:gd name="T81" fmla="*/ T80 w 3019"/>
                              <a:gd name="T82" fmla="+- 0 528 528"/>
                              <a:gd name="T83" fmla="*/ 528 h 15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019" h="1506">
                                <a:moveTo>
                                  <a:pt x="2987" y="0"/>
                                </a:moveTo>
                                <a:lnTo>
                                  <a:pt x="32" y="0"/>
                                </a:lnTo>
                                <a:lnTo>
                                  <a:pt x="20" y="2"/>
                                </a:lnTo>
                                <a:lnTo>
                                  <a:pt x="10" y="9"/>
                                </a:lnTo>
                                <a:lnTo>
                                  <a:pt x="3" y="19"/>
                                </a:lnTo>
                                <a:lnTo>
                                  <a:pt x="0" y="32"/>
                                </a:lnTo>
                                <a:lnTo>
                                  <a:pt x="0" y="1473"/>
                                </a:lnTo>
                                <a:lnTo>
                                  <a:pt x="3" y="1486"/>
                                </a:lnTo>
                                <a:lnTo>
                                  <a:pt x="10" y="1496"/>
                                </a:lnTo>
                                <a:lnTo>
                                  <a:pt x="20" y="1503"/>
                                </a:lnTo>
                                <a:lnTo>
                                  <a:pt x="32" y="1505"/>
                                </a:lnTo>
                                <a:lnTo>
                                  <a:pt x="2987" y="1505"/>
                                </a:lnTo>
                                <a:lnTo>
                                  <a:pt x="3000" y="1503"/>
                                </a:lnTo>
                                <a:lnTo>
                                  <a:pt x="3010" y="1496"/>
                                </a:lnTo>
                                <a:lnTo>
                                  <a:pt x="3016" y="1486"/>
                                </a:lnTo>
                                <a:lnTo>
                                  <a:pt x="3019" y="1473"/>
                                </a:lnTo>
                                <a:lnTo>
                                  <a:pt x="3019" y="32"/>
                                </a:lnTo>
                                <a:lnTo>
                                  <a:pt x="3016" y="19"/>
                                </a:lnTo>
                                <a:lnTo>
                                  <a:pt x="3010" y="9"/>
                                </a:lnTo>
                                <a:lnTo>
                                  <a:pt x="3000" y="2"/>
                                </a:lnTo>
                                <a:lnTo>
                                  <a:pt x="2987"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5" name="Freeform 1307"/>
                        <wps:cNvSpPr>
                          <a:spLocks/>
                        </wps:cNvSpPr>
                        <wps:spPr bwMode="auto">
                          <a:xfrm>
                            <a:off x="3888" y="528"/>
                            <a:ext cx="3019" cy="1506"/>
                          </a:xfrm>
                          <a:custGeom>
                            <a:avLst/>
                            <a:gdLst>
                              <a:gd name="T0" fmla="+- 0 3888 3888"/>
                              <a:gd name="T1" fmla="*/ T0 w 3019"/>
                              <a:gd name="T2" fmla="+- 0 560 528"/>
                              <a:gd name="T3" fmla="*/ 560 h 1506"/>
                              <a:gd name="T4" fmla="+- 0 3891 3888"/>
                              <a:gd name="T5" fmla="*/ T4 w 3019"/>
                              <a:gd name="T6" fmla="+- 0 547 528"/>
                              <a:gd name="T7" fmla="*/ 547 h 1506"/>
                              <a:gd name="T8" fmla="+- 0 3898 3888"/>
                              <a:gd name="T9" fmla="*/ T8 w 3019"/>
                              <a:gd name="T10" fmla="+- 0 537 528"/>
                              <a:gd name="T11" fmla="*/ 537 h 1506"/>
                              <a:gd name="T12" fmla="+- 0 3908 3888"/>
                              <a:gd name="T13" fmla="*/ T12 w 3019"/>
                              <a:gd name="T14" fmla="+- 0 530 528"/>
                              <a:gd name="T15" fmla="*/ 530 h 1506"/>
                              <a:gd name="T16" fmla="+- 0 3920 3888"/>
                              <a:gd name="T17" fmla="*/ T16 w 3019"/>
                              <a:gd name="T18" fmla="+- 0 528 528"/>
                              <a:gd name="T19" fmla="*/ 528 h 1506"/>
                              <a:gd name="T20" fmla="+- 0 6875 3888"/>
                              <a:gd name="T21" fmla="*/ T20 w 3019"/>
                              <a:gd name="T22" fmla="+- 0 528 528"/>
                              <a:gd name="T23" fmla="*/ 528 h 1506"/>
                              <a:gd name="T24" fmla="+- 0 6888 3888"/>
                              <a:gd name="T25" fmla="*/ T24 w 3019"/>
                              <a:gd name="T26" fmla="+- 0 530 528"/>
                              <a:gd name="T27" fmla="*/ 530 h 1506"/>
                              <a:gd name="T28" fmla="+- 0 6898 3888"/>
                              <a:gd name="T29" fmla="*/ T28 w 3019"/>
                              <a:gd name="T30" fmla="+- 0 537 528"/>
                              <a:gd name="T31" fmla="*/ 537 h 1506"/>
                              <a:gd name="T32" fmla="+- 0 6904 3888"/>
                              <a:gd name="T33" fmla="*/ T32 w 3019"/>
                              <a:gd name="T34" fmla="+- 0 547 528"/>
                              <a:gd name="T35" fmla="*/ 547 h 1506"/>
                              <a:gd name="T36" fmla="+- 0 6907 3888"/>
                              <a:gd name="T37" fmla="*/ T36 w 3019"/>
                              <a:gd name="T38" fmla="+- 0 560 528"/>
                              <a:gd name="T39" fmla="*/ 560 h 1506"/>
                              <a:gd name="T40" fmla="+- 0 6907 3888"/>
                              <a:gd name="T41" fmla="*/ T40 w 3019"/>
                              <a:gd name="T42" fmla="+- 0 2001 528"/>
                              <a:gd name="T43" fmla="*/ 2001 h 1506"/>
                              <a:gd name="T44" fmla="+- 0 6904 3888"/>
                              <a:gd name="T45" fmla="*/ T44 w 3019"/>
                              <a:gd name="T46" fmla="+- 0 2014 528"/>
                              <a:gd name="T47" fmla="*/ 2014 h 1506"/>
                              <a:gd name="T48" fmla="+- 0 6898 3888"/>
                              <a:gd name="T49" fmla="*/ T48 w 3019"/>
                              <a:gd name="T50" fmla="+- 0 2024 528"/>
                              <a:gd name="T51" fmla="*/ 2024 h 1506"/>
                              <a:gd name="T52" fmla="+- 0 6888 3888"/>
                              <a:gd name="T53" fmla="*/ T52 w 3019"/>
                              <a:gd name="T54" fmla="+- 0 2031 528"/>
                              <a:gd name="T55" fmla="*/ 2031 h 1506"/>
                              <a:gd name="T56" fmla="+- 0 6875 3888"/>
                              <a:gd name="T57" fmla="*/ T56 w 3019"/>
                              <a:gd name="T58" fmla="+- 0 2033 528"/>
                              <a:gd name="T59" fmla="*/ 2033 h 1506"/>
                              <a:gd name="T60" fmla="+- 0 3920 3888"/>
                              <a:gd name="T61" fmla="*/ T60 w 3019"/>
                              <a:gd name="T62" fmla="+- 0 2033 528"/>
                              <a:gd name="T63" fmla="*/ 2033 h 1506"/>
                              <a:gd name="T64" fmla="+- 0 3908 3888"/>
                              <a:gd name="T65" fmla="*/ T64 w 3019"/>
                              <a:gd name="T66" fmla="+- 0 2031 528"/>
                              <a:gd name="T67" fmla="*/ 2031 h 1506"/>
                              <a:gd name="T68" fmla="+- 0 3898 3888"/>
                              <a:gd name="T69" fmla="*/ T68 w 3019"/>
                              <a:gd name="T70" fmla="+- 0 2024 528"/>
                              <a:gd name="T71" fmla="*/ 2024 h 1506"/>
                              <a:gd name="T72" fmla="+- 0 3891 3888"/>
                              <a:gd name="T73" fmla="*/ T72 w 3019"/>
                              <a:gd name="T74" fmla="+- 0 2014 528"/>
                              <a:gd name="T75" fmla="*/ 2014 h 1506"/>
                              <a:gd name="T76" fmla="+- 0 3888 3888"/>
                              <a:gd name="T77" fmla="*/ T76 w 3019"/>
                              <a:gd name="T78" fmla="+- 0 2001 528"/>
                              <a:gd name="T79" fmla="*/ 2001 h 1506"/>
                              <a:gd name="T80" fmla="+- 0 3888 3888"/>
                              <a:gd name="T81" fmla="*/ T80 w 3019"/>
                              <a:gd name="T82" fmla="+- 0 560 528"/>
                              <a:gd name="T83" fmla="*/ 560 h 15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019" h="1506">
                                <a:moveTo>
                                  <a:pt x="0" y="32"/>
                                </a:moveTo>
                                <a:lnTo>
                                  <a:pt x="3" y="19"/>
                                </a:lnTo>
                                <a:lnTo>
                                  <a:pt x="10" y="9"/>
                                </a:lnTo>
                                <a:lnTo>
                                  <a:pt x="20" y="2"/>
                                </a:lnTo>
                                <a:lnTo>
                                  <a:pt x="32" y="0"/>
                                </a:lnTo>
                                <a:lnTo>
                                  <a:pt x="2987" y="0"/>
                                </a:lnTo>
                                <a:lnTo>
                                  <a:pt x="3000" y="2"/>
                                </a:lnTo>
                                <a:lnTo>
                                  <a:pt x="3010" y="9"/>
                                </a:lnTo>
                                <a:lnTo>
                                  <a:pt x="3016" y="19"/>
                                </a:lnTo>
                                <a:lnTo>
                                  <a:pt x="3019" y="32"/>
                                </a:lnTo>
                                <a:lnTo>
                                  <a:pt x="3019" y="1473"/>
                                </a:lnTo>
                                <a:lnTo>
                                  <a:pt x="3016" y="1486"/>
                                </a:lnTo>
                                <a:lnTo>
                                  <a:pt x="3010" y="1496"/>
                                </a:lnTo>
                                <a:lnTo>
                                  <a:pt x="3000" y="1503"/>
                                </a:lnTo>
                                <a:lnTo>
                                  <a:pt x="2987" y="1505"/>
                                </a:lnTo>
                                <a:lnTo>
                                  <a:pt x="32" y="1505"/>
                                </a:lnTo>
                                <a:lnTo>
                                  <a:pt x="20" y="1503"/>
                                </a:lnTo>
                                <a:lnTo>
                                  <a:pt x="10" y="1496"/>
                                </a:lnTo>
                                <a:lnTo>
                                  <a:pt x="3" y="1486"/>
                                </a:lnTo>
                                <a:lnTo>
                                  <a:pt x="0" y="1473"/>
                                </a:lnTo>
                                <a:lnTo>
                                  <a:pt x="0" y="32"/>
                                </a:lnTo>
                                <a:close/>
                              </a:path>
                            </a:pathLst>
                          </a:custGeom>
                          <a:noFill/>
                          <a:ln w="108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16" name="Picture 130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905" y="956"/>
                            <a:ext cx="564"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7" name="Picture 130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940" y="1032"/>
                            <a:ext cx="479"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8" name="Picture 130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3944" y="977"/>
                            <a:ext cx="487"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9" name="Freeform 1303"/>
                        <wps:cNvSpPr>
                          <a:spLocks/>
                        </wps:cNvSpPr>
                        <wps:spPr bwMode="auto">
                          <a:xfrm>
                            <a:off x="3944" y="977"/>
                            <a:ext cx="488" cy="343"/>
                          </a:xfrm>
                          <a:custGeom>
                            <a:avLst/>
                            <a:gdLst>
                              <a:gd name="T0" fmla="+- 0 3944 3944"/>
                              <a:gd name="T1" fmla="*/ T0 w 488"/>
                              <a:gd name="T2" fmla="+- 0 1034 977"/>
                              <a:gd name="T3" fmla="*/ 1034 h 343"/>
                              <a:gd name="T4" fmla="+- 0 3948 3944"/>
                              <a:gd name="T5" fmla="*/ T4 w 488"/>
                              <a:gd name="T6" fmla="+- 0 1012 977"/>
                              <a:gd name="T7" fmla="*/ 1012 h 343"/>
                              <a:gd name="T8" fmla="+- 0 3961 3944"/>
                              <a:gd name="T9" fmla="*/ T8 w 488"/>
                              <a:gd name="T10" fmla="+- 0 994 977"/>
                              <a:gd name="T11" fmla="*/ 994 h 343"/>
                              <a:gd name="T12" fmla="+- 0 3979 3944"/>
                              <a:gd name="T13" fmla="*/ T12 w 488"/>
                              <a:gd name="T14" fmla="+- 0 981 977"/>
                              <a:gd name="T15" fmla="*/ 981 h 343"/>
                              <a:gd name="T16" fmla="+- 0 4001 3944"/>
                              <a:gd name="T17" fmla="*/ T16 w 488"/>
                              <a:gd name="T18" fmla="+- 0 977 977"/>
                              <a:gd name="T19" fmla="*/ 977 h 343"/>
                              <a:gd name="T20" fmla="+- 0 4374 3944"/>
                              <a:gd name="T21" fmla="*/ T20 w 488"/>
                              <a:gd name="T22" fmla="+- 0 977 977"/>
                              <a:gd name="T23" fmla="*/ 977 h 343"/>
                              <a:gd name="T24" fmla="+- 0 4396 3944"/>
                              <a:gd name="T25" fmla="*/ T24 w 488"/>
                              <a:gd name="T26" fmla="+- 0 981 977"/>
                              <a:gd name="T27" fmla="*/ 981 h 343"/>
                              <a:gd name="T28" fmla="+- 0 4415 3944"/>
                              <a:gd name="T29" fmla="*/ T28 w 488"/>
                              <a:gd name="T30" fmla="+- 0 994 977"/>
                              <a:gd name="T31" fmla="*/ 994 h 343"/>
                              <a:gd name="T32" fmla="+- 0 4427 3944"/>
                              <a:gd name="T33" fmla="*/ T32 w 488"/>
                              <a:gd name="T34" fmla="+- 0 1012 977"/>
                              <a:gd name="T35" fmla="*/ 1012 h 343"/>
                              <a:gd name="T36" fmla="+- 0 4431 3944"/>
                              <a:gd name="T37" fmla="*/ T36 w 488"/>
                              <a:gd name="T38" fmla="+- 0 1034 977"/>
                              <a:gd name="T39" fmla="*/ 1034 h 343"/>
                              <a:gd name="T40" fmla="+- 0 4431 3944"/>
                              <a:gd name="T41" fmla="*/ T40 w 488"/>
                              <a:gd name="T42" fmla="+- 0 1262 977"/>
                              <a:gd name="T43" fmla="*/ 1262 h 343"/>
                              <a:gd name="T44" fmla="+- 0 4427 3944"/>
                              <a:gd name="T45" fmla="*/ T44 w 488"/>
                              <a:gd name="T46" fmla="+- 0 1284 977"/>
                              <a:gd name="T47" fmla="*/ 1284 h 343"/>
                              <a:gd name="T48" fmla="+- 0 4415 3944"/>
                              <a:gd name="T49" fmla="*/ T48 w 488"/>
                              <a:gd name="T50" fmla="+- 0 1302 977"/>
                              <a:gd name="T51" fmla="*/ 1302 h 343"/>
                              <a:gd name="T52" fmla="+- 0 4396 3944"/>
                              <a:gd name="T53" fmla="*/ T52 w 488"/>
                              <a:gd name="T54" fmla="+- 0 1314 977"/>
                              <a:gd name="T55" fmla="*/ 1314 h 343"/>
                              <a:gd name="T56" fmla="+- 0 4374 3944"/>
                              <a:gd name="T57" fmla="*/ T56 w 488"/>
                              <a:gd name="T58" fmla="+- 0 1319 977"/>
                              <a:gd name="T59" fmla="*/ 1319 h 343"/>
                              <a:gd name="T60" fmla="+- 0 4001 3944"/>
                              <a:gd name="T61" fmla="*/ T60 w 488"/>
                              <a:gd name="T62" fmla="+- 0 1319 977"/>
                              <a:gd name="T63" fmla="*/ 1319 h 343"/>
                              <a:gd name="T64" fmla="+- 0 3979 3944"/>
                              <a:gd name="T65" fmla="*/ T64 w 488"/>
                              <a:gd name="T66" fmla="+- 0 1314 977"/>
                              <a:gd name="T67" fmla="*/ 1314 h 343"/>
                              <a:gd name="T68" fmla="+- 0 3961 3944"/>
                              <a:gd name="T69" fmla="*/ T68 w 488"/>
                              <a:gd name="T70" fmla="+- 0 1302 977"/>
                              <a:gd name="T71" fmla="*/ 1302 h 343"/>
                              <a:gd name="T72" fmla="+- 0 3948 3944"/>
                              <a:gd name="T73" fmla="*/ T72 w 488"/>
                              <a:gd name="T74" fmla="+- 0 1284 977"/>
                              <a:gd name="T75" fmla="*/ 1284 h 343"/>
                              <a:gd name="T76" fmla="+- 0 3944 3944"/>
                              <a:gd name="T77" fmla="*/ T76 w 488"/>
                              <a:gd name="T78" fmla="+- 0 1262 977"/>
                              <a:gd name="T79" fmla="*/ 1262 h 343"/>
                              <a:gd name="T80" fmla="+- 0 3944 3944"/>
                              <a:gd name="T81" fmla="*/ T80 w 488"/>
                              <a:gd name="T82" fmla="+- 0 1034 977"/>
                              <a:gd name="T83" fmla="*/ 1034 h 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88" h="343">
                                <a:moveTo>
                                  <a:pt x="0" y="57"/>
                                </a:moveTo>
                                <a:lnTo>
                                  <a:pt x="4" y="35"/>
                                </a:lnTo>
                                <a:lnTo>
                                  <a:pt x="17" y="17"/>
                                </a:lnTo>
                                <a:lnTo>
                                  <a:pt x="35" y="4"/>
                                </a:lnTo>
                                <a:lnTo>
                                  <a:pt x="57" y="0"/>
                                </a:lnTo>
                                <a:lnTo>
                                  <a:pt x="430" y="0"/>
                                </a:lnTo>
                                <a:lnTo>
                                  <a:pt x="452" y="4"/>
                                </a:lnTo>
                                <a:lnTo>
                                  <a:pt x="471" y="17"/>
                                </a:lnTo>
                                <a:lnTo>
                                  <a:pt x="483" y="35"/>
                                </a:lnTo>
                                <a:lnTo>
                                  <a:pt x="487" y="57"/>
                                </a:lnTo>
                                <a:lnTo>
                                  <a:pt x="487" y="285"/>
                                </a:lnTo>
                                <a:lnTo>
                                  <a:pt x="483" y="307"/>
                                </a:lnTo>
                                <a:lnTo>
                                  <a:pt x="471" y="325"/>
                                </a:lnTo>
                                <a:lnTo>
                                  <a:pt x="452" y="337"/>
                                </a:lnTo>
                                <a:lnTo>
                                  <a:pt x="430" y="342"/>
                                </a:lnTo>
                                <a:lnTo>
                                  <a:pt x="57" y="342"/>
                                </a:lnTo>
                                <a:lnTo>
                                  <a:pt x="35" y="337"/>
                                </a:lnTo>
                                <a:lnTo>
                                  <a:pt x="17" y="325"/>
                                </a:lnTo>
                                <a:lnTo>
                                  <a:pt x="4" y="307"/>
                                </a:lnTo>
                                <a:lnTo>
                                  <a:pt x="0" y="285"/>
                                </a:lnTo>
                                <a:lnTo>
                                  <a:pt x="0" y="57"/>
                                </a:lnTo>
                                <a:close/>
                              </a:path>
                            </a:pathLst>
                          </a:custGeom>
                          <a:noFill/>
                          <a:ln w="5430">
                            <a:solidFill>
                              <a:srgbClr val="FFC2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0" name="Picture 130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4820" y="956"/>
                            <a:ext cx="855"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1" name="Picture 130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4859" y="977"/>
                            <a:ext cx="778"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2" name="Freeform 1300"/>
                        <wps:cNvSpPr>
                          <a:spLocks/>
                        </wps:cNvSpPr>
                        <wps:spPr bwMode="auto">
                          <a:xfrm>
                            <a:off x="4859" y="977"/>
                            <a:ext cx="779" cy="343"/>
                          </a:xfrm>
                          <a:custGeom>
                            <a:avLst/>
                            <a:gdLst>
                              <a:gd name="T0" fmla="+- 0 4859 4859"/>
                              <a:gd name="T1" fmla="*/ T0 w 779"/>
                              <a:gd name="T2" fmla="+- 0 1034 977"/>
                              <a:gd name="T3" fmla="*/ 1034 h 343"/>
                              <a:gd name="T4" fmla="+- 0 4863 4859"/>
                              <a:gd name="T5" fmla="*/ T4 w 779"/>
                              <a:gd name="T6" fmla="+- 0 1012 977"/>
                              <a:gd name="T7" fmla="*/ 1012 h 343"/>
                              <a:gd name="T8" fmla="+- 0 4876 4859"/>
                              <a:gd name="T9" fmla="*/ T8 w 779"/>
                              <a:gd name="T10" fmla="+- 0 994 977"/>
                              <a:gd name="T11" fmla="*/ 994 h 343"/>
                              <a:gd name="T12" fmla="+- 0 4894 4859"/>
                              <a:gd name="T13" fmla="*/ T12 w 779"/>
                              <a:gd name="T14" fmla="+- 0 981 977"/>
                              <a:gd name="T15" fmla="*/ 981 h 343"/>
                              <a:gd name="T16" fmla="+- 0 4916 4859"/>
                              <a:gd name="T17" fmla="*/ T16 w 779"/>
                              <a:gd name="T18" fmla="+- 0 977 977"/>
                              <a:gd name="T19" fmla="*/ 977 h 343"/>
                              <a:gd name="T20" fmla="+- 0 5580 4859"/>
                              <a:gd name="T21" fmla="*/ T20 w 779"/>
                              <a:gd name="T22" fmla="+- 0 977 977"/>
                              <a:gd name="T23" fmla="*/ 977 h 343"/>
                              <a:gd name="T24" fmla="+- 0 5602 4859"/>
                              <a:gd name="T25" fmla="*/ T24 w 779"/>
                              <a:gd name="T26" fmla="+- 0 981 977"/>
                              <a:gd name="T27" fmla="*/ 981 h 343"/>
                              <a:gd name="T28" fmla="+- 0 5620 4859"/>
                              <a:gd name="T29" fmla="*/ T28 w 779"/>
                              <a:gd name="T30" fmla="+- 0 994 977"/>
                              <a:gd name="T31" fmla="*/ 994 h 343"/>
                              <a:gd name="T32" fmla="+- 0 5633 4859"/>
                              <a:gd name="T33" fmla="*/ T32 w 779"/>
                              <a:gd name="T34" fmla="+- 0 1012 977"/>
                              <a:gd name="T35" fmla="*/ 1012 h 343"/>
                              <a:gd name="T36" fmla="+- 0 5637 4859"/>
                              <a:gd name="T37" fmla="*/ T36 w 779"/>
                              <a:gd name="T38" fmla="+- 0 1034 977"/>
                              <a:gd name="T39" fmla="*/ 1034 h 343"/>
                              <a:gd name="T40" fmla="+- 0 5637 4859"/>
                              <a:gd name="T41" fmla="*/ T40 w 779"/>
                              <a:gd name="T42" fmla="+- 0 1262 977"/>
                              <a:gd name="T43" fmla="*/ 1262 h 343"/>
                              <a:gd name="T44" fmla="+- 0 5633 4859"/>
                              <a:gd name="T45" fmla="*/ T44 w 779"/>
                              <a:gd name="T46" fmla="+- 0 1284 977"/>
                              <a:gd name="T47" fmla="*/ 1284 h 343"/>
                              <a:gd name="T48" fmla="+- 0 5620 4859"/>
                              <a:gd name="T49" fmla="*/ T48 w 779"/>
                              <a:gd name="T50" fmla="+- 0 1302 977"/>
                              <a:gd name="T51" fmla="*/ 1302 h 343"/>
                              <a:gd name="T52" fmla="+- 0 5602 4859"/>
                              <a:gd name="T53" fmla="*/ T52 w 779"/>
                              <a:gd name="T54" fmla="+- 0 1314 977"/>
                              <a:gd name="T55" fmla="*/ 1314 h 343"/>
                              <a:gd name="T56" fmla="+- 0 5580 4859"/>
                              <a:gd name="T57" fmla="*/ T56 w 779"/>
                              <a:gd name="T58" fmla="+- 0 1319 977"/>
                              <a:gd name="T59" fmla="*/ 1319 h 343"/>
                              <a:gd name="T60" fmla="+- 0 4916 4859"/>
                              <a:gd name="T61" fmla="*/ T60 w 779"/>
                              <a:gd name="T62" fmla="+- 0 1319 977"/>
                              <a:gd name="T63" fmla="*/ 1319 h 343"/>
                              <a:gd name="T64" fmla="+- 0 4894 4859"/>
                              <a:gd name="T65" fmla="*/ T64 w 779"/>
                              <a:gd name="T66" fmla="+- 0 1314 977"/>
                              <a:gd name="T67" fmla="*/ 1314 h 343"/>
                              <a:gd name="T68" fmla="+- 0 4876 4859"/>
                              <a:gd name="T69" fmla="*/ T68 w 779"/>
                              <a:gd name="T70" fmla="+- 0 1302 977"/>
                              <a:gd name="T71" fmla="*/ 1302 h 343"/>
                              <a:gd name="T72" fmla="+- 0 4863 4859"/>
                              <a:gd name="T73" fmla="*/ T72 w 779"/>
                              <a:gd name="T74" fmla="+- 0 1284 977"/>
                              <a:gd name="T75" fmla="*/ 1284 h 343"/>
                              <a:gd name="T76" fmla="+- 0 4859 4859"/>
                              <a:gd name="T77" fmla="*/ T76 w 779"/>
                              <a:gd name="T78" fmla="+- 0 1262 977"/>
                              <a:gd name="T79" fmla="*/ 1262 h 343"/>
                              <a:gd name="T80" fmla="+- 0 4859 4859"/>
                              <a:gd name="T81" fmla="*/ T80 w 779"/>
                              <a:gd name="T82" fmla="+- 0 1034 977"/>
                              <a:gd name="T83" fmla="*/ 1034 h 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79" h="343">
                                <a:moveTo>
                                  <a:pt x="0" y="57"/>
                                </a:moveTo>
                                <a:lnTo>
                                  <a:pt x="4" y="35"/>
                                </a:lnTo>
                                <a:lnTo>
                                  <a:pt x="17" y="17"/>
                                </a:lnTo>
                                <a:lnTo>
                                  <a:pt x="35" y="4"/>
                                </a:lnTo>
                                <a:lnTo>
                                  <a:pt x="57" y="0"/>
                                </a:lnTo>
                                <a:lnTo>
                                  <a:pt x="721" y="0"/>
                                </a:lnTo>
                                <a:lnTo>
                                  <a:pt x="743" y="4"/>
                                </a:lnTo>
                                <a:lnTo>
                                  <a:pt x="761" y="17"/>
                                </a:lnTo>
                                <a:lnTo>
                                  <a:pt x="774" y="35"/>
                                </a:lnTo>
                                <a:lnTo>
                                  <a:pt x="778" y="57"/>
                                </a:lnTo>
                                <a:lnTo>
                                  <a:pt x="778" y="285"/>
                                </a:lnTo>
                                <a:lnTo>
                                  <a:pt x="774" y="307"/>
                                </a:lnTo>
                                <a:lnTo>
                                  <a:pt x="761" y="325"/>
                                </a:lnTo>
                                <a:lnTo>
                                  <a:pt x="743" y="337"/>
                                </a:lnTo>
                                <a:lnTo>
                                  <a:pt x="721" y="342"/>
                                </a:lnTo>
                                <a:lnTo>
                                  <a:pt x="57" y="342"/>
                                </a:lnTo>
                                <a:lnTo>
                                  <a:pt x="35" y="337"/>
                                </a:lnTo>
                                <a:lnTo>
                                  <a:pt x="17" y="325"/>
                                </a:lnTo>
                                <a:lnTo>
                                  <a:pt x="4" y="307"/>
                                </a:lnTo>
                                <a:lnTo>
                                  <a:pt x="0" y="285"/>
                                </a:lnTo>
                                <a:lnTo>
                                  <a:pt x="0" y="57"/>
                                </a:lnTo>
                                <a:close/>
                              </a:path>
                            </a:pathLst>
                          </a:custGeom>
                          <a:noFill/>
                          <a:ln w="5430">
                            <a:solidFill>
                              <a:srgbClr val="FFC2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3" name="Picture 129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5804" y="956"/>
                            <a:ext cx="906"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4" name="Picture 129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5851" y="977"/>
                            <a:ext cx="821"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5" name="Freeform 1297"/>
                        <wps:cNvSpPr>
                          <a:spLocks/>
                        </wps:cNvSpPr>
                        <wps:spPr bwMode="auto">
                          <a:xfrm>
                            <a:off x="5851" y="977"/>
                            <a:ext cx="821" cy="343"/>
                          </a:xfrm>
                          <a:custGeom>
                            <a:avLst/>
                            <a:gdLst>
                              <a:gd name="T0" fmla="+- 0 6615 5851"/>
                              <a:gd name="T1" fmla="*/ T0 w 821"/>
                              <a:gd name="T2" fmla="+- 0 977 977"/>
                              <a:gd name="T3" fmla="*/ 977 h 343"/>
                              <a:gd name="T4" fmla="+- 0 5908 5851"/>
                              <a:gd name="T5" fmla="*/ T4 w 821"/>
                              <a:gd name="T6" fmla="+- 0 977 977"/>
                              <a:gd name="T7" fmla="*/ 977 h 343"/>
                              <a:gd name="T8" fmla="+- 0 5886 5851"/>
                              <a:gd name="T9" fmla="*/ T8 w 821"/>
                              <a:gd name="T10" fmla="+- 0 981 977"/>
                              <a:gd name="T11" fmla="*/ 981 h 343"/>
                              <a:gd name="T12" fmla="+- 0 5867 5851"/>
                              <a:gd name="T13" fmla="*/ T12 w 821"/>
                              <a:gd name="T14" fmla="+- 0 994 977"/>
                              <a:gd name="T15" fmla="*/ 994 h 343"/>
                              <a:gd name="T16" fmla="+- 0 5855 5851"/>
                              <a:gd name="T17" fmla="*/ T16 w 821"/>
                              <a:gd name="T18" fmla="+- 0 1012 977"/>
                              <a:gd name="T19" fmla="*/ 1012 h 343"/>
                              <a:gd name="T20" fmla="+- 0 5851 5851"/>
                              <a:gd name="T21" fmla="*/ T20 w 821"/>
                              <a:gd name="T22" fmla="+- 0 1034 977"/>
                              <a:gd name="T23" fmla="*/ 1034 h 343"/>
                              <a:gd name="T24" fmla="+- 0 5851 5851"/>
                              <a:gd name="T25" fmla="*/ T24 w 821"/>
                              <a:gd name="T26" fmla="+- 0 1262 977"/>
                              <a:gd name="T27" fmla="*/ 1262 h 343"/>
                              <a:gd name="T28" fmla="+- 0 5855 5851"/>
                              <a:gd name="T29" fmla="*/ T28 w 821"/>
                              <a:gd name="T30" fmla="+- 0 1284 977"/>
                              <a:gd name="T31" fmla="*/ 1284 h 343"/>
                              <a:gd name="T32" fmla="+- 0 5867 5851"/>
                              <a:gd name="T33" fmla="*/ T32 w 821"/>
                              <a:gd name="T34" fmla="+- 0 1302 977"/>
                              <a:gd name="T35" fmla="*/ 1302 h 343"/>
                              <a:gd name="T36" fmla="+- 0 5886 5851"/>
                              <a:gd name="T37" fmla="*/ T36 w 821"/>
                              <a:gd name="T38" fmla="+- 0 1314 977"/>
                              <a:gd name="T39" fmla="*/ 1314 h 343"/>
                              <a:gd name="T40" fmla="+- 0 5908 5851"/>
                              <a:gd name="T41" fmla="*/ T40 w 821"/>
                              <a:gd name="T42" fmla="+- 0 1319 977"/>
                              <a:gd name="T43" fmla="*/ 1319 h 343"/>
                              <a:gd name="T44" fmla="+- 0 6615 5851"/>
                              <a:gd name="T45" fmla="*/ T44 w 821"/>
                              <a:gd name="T46" fmla="+- 0 1319 977"/>
                              <a:gd name="T47" fmla="*/ 1319 h 343"/>
                              <a:gd name="T48" fmla="+- 0 6637 5851"/>
                              <a:gd name="T49" fmla="*/ T48 w 821"/>
                              <a:gd name="T50" fmla="+- 0 1314 977"/>
                              <a:gd name="T51" fmla="*/ 1314 h 343"/>
                              <a:gd name="T52" fmla="+- 0 6655 5851"/>
                              <a:gd name="T53" fmla="*/ T52 w 821"/>
                              <a:gd name="T54" fmla="+- 0 1302 977"/>
                              <a:gd name="T55" fmla="*/ 1302 h 343"/>
                              <a:gd name="T56" fmla="+- 0 6667 5851"/>
                              <a:gd name="T57" fmla="*/ T56 w 821"/>
                              <a:gd name="T58" fmla="+- 0 1284 977"/>
                              <a:gd name="T59" fmla="*/ 1284 h 343"/>
                              <a:gd name="T60" fmla="+- 0 6672 5851"/>
                              <a:gd name="T61" fmla="*/ T60 w 821"/>
                              <a:gd name="T62" fmla="+- 0 1262 977"/>
                              <a:gd name="T63" fmla="*/ 1262 h 343"/>
                              <a:gd name="T64" fmla="+- 0 6672 5851"/>
                              <a:gd name="T65" fmla="*/ T64 w 821"/>
                              <a:gd name="T66" fmla="+- 0 1034 977"/>
                              <a:gd name="T67" fmla="*/ 1034 h 343"/>
                              <a:gd name="T68" fmla="+- 0 6667 5851"/>
                              <a:gd name="T69" fmla="*/ T68 w 821"/>
                              <a:gd name="T70" fmla="+- 0 1012 977"/>
                              <a:gd name="T71" fmla="*/ 1012 h 343"/>
                              <a:gd name="T72" fmla="+- 0 6655 5851"/>
                              <a:gd name="T73" fmla="*/ T72 w 821"/>
                              <a:gd name="T74" fmla="+- 0 994 977"/>
                              <a:gd name="T75" fmla="*/ 994 h 343"/>
                              <a:gd name="T76" fmla="+- 0 6637 5851"/>
                              <a:gd name="T77" fmla="*/ T76 w 821"/>
                              <a:gd name="T78" fmla="+- 0 981 977"/>
                              <a:gd name="T79" fmla="*/ 981 h 343"/>
                              <a:gd name="T80" fmla="+- 0 6615 5851"/>
                              <a:gd name="T81" fmla="*/ T80 w 821"/>
                              <a:gd name="T82" fmla="+- 0 977 977"/>
                              <a:gd name="T83" fmla="*/ 977 h 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21" h="343">
                                <a:moveTo>
                                  <a:pt x="764" y="0"/>
                                </a:moveTo>
                                <a:lnTo>
                                  <a:pt x="57" y="0"/>
                                </a:lnTo>
                                <a:lnTo>
                                  <a:pt x="35" y="4"/>
                                </a:lnTo>
                                <a:lnTo>
                                  <a:pt x="16" y="17"/>
                                </a:lnTo>
                                <a:lnTo>
                                  <a:pt x="4" y="35"/>
                                </a:lnTo>
                                <a:lnTo>
                                  <a:pt x="0" y="57"/>
                                </a:lnTo>
                                <a:lnTo>
                                  <a:pt x="0" y="285"/>
                                </a:lnTo>
                                <a:lnTo>
                                  <a:pt x="4" y="307"/>
                                </a:lnTo>
                                <a:lnTo>
                                  <a:pt x="16" y="325"/>
                                </a:lnTo>
                                <a:lnTo>
                                  <a:pt x="35" y="337"/>
                                </a:lnTo>
                                <a:lnTo>
                                  <a:pt x="57" y="342"/>
                                </a:lnTo>
                                <a:lnTo>
                                  <a:pt x="764" y="342"/>
                                </a:lnTo>
                                <a:lnTo>
                                  <a:pt x="786" y="337"/>
                                </a:lnTo>
                                <a:lnTo>
                                  <a:pt x="804" y="325"/>
                                </a:lnTo>
                                <a:lnTo>
                                  <a:pt x="816" y="307"/>
                                </a:lnTo>
                                <a:lnTo>
                                  <a:pt x="821" y="285"/>
                                </a:lnTo>
                                <a:lnTo>
                                  <a:pt x="821" y="57"/>
                                </a:lnTo>
                                <a:lnTo>
                                  <a:pt x="816" y="35"/>
                                </a:lnTo>
                                <a:lnTo>
                                  <a:pt x="804" y="17"/>
                                </a:lnTo>
                                <a:lnTo>
                                  <a:pt x="786" y="4"/>
                                </a:lnTo>
                                <a:lnTo>
                                  <a:pt x="764" y="0"/>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6" name="Freeform 1296"/>
                        <wps:cNvSpPr>
                          <a:spLocks/>
                        </wps:cNvSpPr>
                        <wps:spPr bwMode="auto">
                          <a:xfrm>
                            <a:off x="5851" y="977"/>
                            <a:ext cx="821" cy="343"/>
                          </a:xfrm>
                          <a:custGeom>
                            <a:avLst/>
                            <a:gdLst>
                              <a:gd name="T0" fmla="+- 0 5851 5851"/>
                              <a:gd name="T1" fmla="*/ T0 w 821"/>
                              <a:gd name="T2" fmla="+- 0 1034 977"/>
                              <a:gd name="T3" fmla="*/ 1034 h 343"/>
                              <a:gd name="T4" fmla="+- 0 5855 5851"/>
                              <a:gd name="T5" fmla="*/ T4 w 821"/>
                              <a:gd name="T6" fmla="+- 0 1012 977"/>
                              <a:gd name="T7" fmla="*/ 1012 h 343"/>
                              <a:gd name="T8" fmla="+- 0 5867 5851"/>
                              <a:gd name="T9" fmla="*/ T8 w 821"/>
                              <a:gd name="T10" fmla="+- 0 994 977"/>
                              <a:gd name="T11" fmla="*/ 994 h 343"/>
                              <a:gd name="T12" fmla="+- 0 5886 5851"/>
                              <a:gd name="T13" fmla="*/ T12 w 821"/>
                              <a:gd name="T14" fmla="+- 0 981 977"/>
                              <a:gd name="T15" fmla="*/ 981 h 343"/>
                              <a:gd name="T16" fmla="+- 0 5908 5851"/>
                              <a:gd name="T17" fmla="*/ T16 w 821"/>
                              <a:gd name="T18" fmla="+- 0 977 977"/>
                              <a:gd name="T19" fmla="*/ 977 h 343"/>
                              <a:gd name="T20" fmla="+- 0 6615 5851"/>
                              <a:gd name="T21" fmla="*/ T20 w 821"/>
                              <a:gd name="T22" fmla="+- 0 977 977"/>
                              <a:gd name="T23" fmla="*/ 977 h 343"/>
                              <a:gd name="T24" fmla="+- 0 6637 5851"/>
                              <a:gd name="T25" fmla="*/ T24 w 821"/>
                              <a:gd name="T26" fmla="+- 0 981 977"/>
                              <a:gd name="T27" fmla="*/ 981 h 343"/>
                              <a:gd name="T28" fmla="+- 0 6655 5851"/>
                              <a:gd name="T29" fmla="*/ T28 w 821"/>
                              <a:gd name="T30" fmla="+- 0 994 977"/>
                              <a:gd name="T31" fmla="*/ 994 h 343"/>
                              <a:gd name="T32" fmla="+- 0 6667 5851"/>
                              <a:gd name="T33" fmla="*/ T32 w 821"/>
                              <a:gd name="T34" fmla="+- 0 1012 977"/>
                              <a:gd name="T35" fmla="*/ 1012 h 343"/>
                              <a:gd name="T36" fmla="+- 0 6672 5851"/>
                              <a:gd name="T37" fmla="*/ T36 w 821"/>
                              <a:gd name="T38" fmla="+- 0 1034 977"/>
                              <a:gd name="T39" fmla="*/ 1034 h 343"/>
                              <a:gd name="T40" fmla="+- 0 6672 5851"/>
                              <a:gd name="T41" fmla="*/ T40 w 821"/>
                              <a:gd name="T42" fmla="+- 0 1262 977"/>
                              <a:gd name="T43" fmla="*/ 1262 h 343"/>
                              <a:gd name="T44" fmla="+- 0 6667 5851"/>
                              <a:gd name="T45" fmla="*/ T44 w 821"/>
                              <a:gd name="T46" fmla="+- 0 1284 977"/>
                              <a:gd name="T47" fmla="*/ 1284 h 343"/>
                              <a:gd name="T48" fmla="+- 0 6655 5851"/>
                              <a:gd name="T49" fmla="*/ T48 w 821"/>
                              <a:gd name="T50" fmla="+- 0 1302 977"/>
                              <a:gd name="T51" fmla="*/ 1302 h 343"/>
                              <a:gd name="T52" fmla="+- 0 6637 5851"/>
                              <a:gd name="T53" fmla="*/ T52 w 821"/>
                              <a:gd name="T54" fmla="+- 0 1314 977"/>
                              <a:gd name="T55" fmla="*/ 1314 h 343"/>
                              <a:gd name="T56" fmla="+- 0 6615 5851"/>
                              <a:gd name="T57" fmla="*/ T56 w 821"/>
                              <a:gd name="T58" fmla="+- 0 1319 977"/>
                              <a:gd name="T59" fmla="*/ 1319 h 343"/>
                              <a:gd name="T60" fmla="+- 0 5908 5851"/>
                              <a:gd name="T61" fmla="*/ T60 w 821"/>
                              <a:gd name="T62" fmla="+- 0 1319 977"/>
                              <a:gd name="T63" fmla="*/ 1319 h 343"/>
                              <a:gd name="T64" fmla="+- 0 5886 5851"/>
                              <a:gd name="T65" fmla="*/ T64 w 821"/>
                              <a:gd name="T66" fmla="+- 0 1314 977"/>
                              <a:gd name="T67" fmla="*/ 1314 h 343"/>
                              <a:gd name="T68" fmla="+- 0 5867 5851"/>
                              <a:gd name="T69" fmla="*/ T68 w 821"/>
                              <a:gd name="T70" fmla="+- 0 1302 977"/>
                              <a:gd name="T71" fmla="*/ 1302 h 343"/>
                              <a:gd name="T72" fmla="+- 0 5855 5851"/>
                              <a:gd name="T73" fmla="*/ T72 w 821"/>
                              <a:gd name="T74" fmla="+- 0 1284 977"/>
                              <a:gd name="T75" fmla="*/ 1284 h 343"/>
                              <a:gd name="T76" fmla="+- 0 5851 5851"/>
                              <a:gd name="T77" fmla="*/ T76 w 821"/>
                              <a:gd name="T78" fmla="+- 0 1262 977"/>
                              <a:gd name="T79" fmla="*/ 1262 h 343"/>
                              <a:gd name="T80" fmla="+- 0 5851 5851"/>
                              <a:gd name="T81" fmla="*/ T80 w 821"/>
                              <a:gd name="T82" fmla="+- 0 1034 977"/>
                              <a:gd name="T83" fmla="*/ 1034 h 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21" h="343">
                                <a:moveTo>
                                  <a:pt x="0" y="57"/>
                                </a:moveTo>
                                <a:lnTo>
                                  <a:pt x="4" y="35"/>
                                </a:lnTo>
                                <a:lnTo>
                                  <a:pt x="16" y="17"/>
                                </a:lnTo>
                                <a:lnTo>
                                  <a:pt x="35" y="4"/>
                                </a:lnTo>
                                <a:lnTo>
                                  <a:pt x="57" y="0"/>
                                </a:lnTo>
                                <a:lnTo>
                                  <a:pt x="764" y="0"/>
                                </a:lnTo>
                                <a:lnTo>
                                  <a:pt x="786" y="4"/>
                                </a:lnTo>
                                <a:lnTo>
                                  <a:pt x="804" y="17"/>
                                </a:lnTo>
                                <a:lnTo>
                                  <a:pt x="816" y="35"/>
                                </a:lnTo>
                                <a:lnTo>
                                  <a:pt x="821" y="57"/>
                                </a:lnTo>
                                <a:lnTo>
                                  <a:pt x="821" y="285"/>
                                </a:lnTo>
                                <a:lnTo>
                                  <a:pt x="816" y="307"/>
                                </a:lnTo>
                                <a:lnTo>
                                  <a:pt x="804" y="325"/>
                                </a:lnTo>
                                <a:lnTo>
                                  <a:pt x="786" y="337"/>
                                </a:lnTo>
                                <a:lnTo>
                                  <a:pt x="764" y="342"/>
                                </a:lnTo>
                                <a:lnTo>
                                  <a:pt x="57" y="342"/>
                                </a:lnTo>
                                <a:lnTo>
                                  <a:pt x="35" y="337"/>
                                </a:lnTo>
                                <a:lnTo>
                                  <a:pt x="16" y="325"/>
                                </a:lnTo>
                                <a:lnTo>
                                  <a:pt x="4" y="307"/>
                                </a:lnTo>
                                <a:lnTo>
                                  <a:pt x="0" y="285"/>
                                </a:lnTo>
                                <a:lnTo>
                                  <a:pt x="0" y="57"/>
                                </a:lnTo>
                                <a:close/>
                              </a:path>
                            </a:pathLst>
                          </a:custGeom>
                          <a:noFill/>
                          <a:ln w="5430">
                            <a:solidFill>
                              <a:srgbClr val="FFC2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7" name="Picture 129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5633" y="1537"/>
                            <a:ext cx="753"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8" name="Picture 129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5667" y="1554"/>
                            <a:ext cx="684"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9" name="Freeform 1293"/>
                        <wps:cNvSpPr>
                          <a:spLocks/>
                        </wps:cNvSpPr>
                        <wps:spPr bwMode="auto">
                          <a:xfrm>
                            <a:off x="5671" y="1558"/>
                            <a:ext cx="676" cy="343"/>
                          </a:xfrm>
                          <a:custGeom>
                            <a:avLst/>
                            <a:gdLst>
                              <a:gd name="T0" fmla="+- 0 6290 5671"/>
                              <a:gd name="T1" fmla="*/ T0 w 676"/>
                              <a:gd name="T2" fmla="+- 0 1558 1558"/>
                              <a:gd name="T3" fmla="*/ 1558 h 343"/>
                              <a:gd name="T4" fmla="+- 0 5728 5671"/>
                              <a:gd name="T5" fmla="*/ T4 w 676"/>
                              <a:gd name="T6" fmla="+- 0 1558 1558"/>
                              <a:gd name="T7" fmla="*/ 1558 h 343"/>
                              <a:gd name="T8" fmla="+- 0 5706 5671"/>
                              <a:gd name="T9" fmla="*/ T8 w 676"/>
                              <a:gd name="T10" fmla="+- 0 1563 1558"/>
                              <a:gd name="T11" fmla="*/ 1563 h 343"/>
                              <a:gd name="T12" fmla="+- 0 5688 5671"/>
                              <a:gd name="T13" fmla="*/ T12 w 676"/>
                              <a:gd name="T14" fmla="+- 0 1575 1558"/>
                              <a:gd name="T15" fmla="*/ 1575 h 343"/>
                              <a:gd name="T16" fmla="+- 0 5676 5671"/>
                              <a:gd name="T17" fmla="*/ T16 w 676"/>
                              <a:gd name="T18" fmla="+- 0 1593 1558"/>
                              <a:gd name="T19" fmla="*/ 1593 h 343"/>
                              <a:gd name="T20" fmla="+- 0 5671 5671"/>
                              <a:gd name="T21" fmla="*/ T20 w 676"/>
                              <a:gd name="T22" fmla="+- 0 1615 1558"/>
                              <a:gd name="T23" fmla="*/ 1615 h 343"/>
                              <a:gd name="T24" fmla="+- 0 5671 5671"/>
                              <a:gd name="T25" fmla="*/ T24 w 676"/>
                              <a:gd name="T26" fmla="+- 0 1843 1558"/>
                              <a:gd name="T27" fmla="*/ 1843 h 343"/>
                              <a:gd name="T28" fmla="+- 0 5676 5671"/>
                              <a:gd name="T29" fmla="*/ T28 w 676"/>
                              <a:gd name="T30" fmla="+- 0 1866 1558"/>
                              <a:gd name="T31" fmla="*/ 1866 h 343"/>
                              <a:gd name="T32" fmla="+- 0 5688 5671"/>
                              <a:gd name="T33" fmla="*/ T32 w 676"/>
                              <a:gd name="T34" fmla="+- 0 1884 1558"/>
                              <a:gd name="T35" fmla="*/ 1884 h 343"/>
                              <a:gd name="T36" fmla="+- 0 5706 5671"/>
                              <a:gd name="T37" fmla="*/ T36 w 676"/>
                              <a:gd name="T38" fmla="+- 0 1896 1558"/>
                              <a:gd name="T39" fmla="*/ 1896 h 343"/>
                              <a:gd name="T40" fmla="+- 0 5728 5671"/>
                              <a:gd name="T41" fmla="*/ T40 w 676"/>
                              <a:gd name="T42" fmla="+- 0 1900 1558"/>
                              <a:gd name="T43" fmla="*/ 1900 h 343"/>
                              <a:gd name="T44" fmla="+- 0 6290 5671"/>
                              <a:gd name="T45" fmla="*/ T44 w 676"/>
                              <a:gd name="T46" fmla="+- 0 1900 1558"/>
                              <a:gd name="T47" fmla="*/ 1900 h 343"/>
                              <a:gd name="T48" fmla="+- 0 6312 5671"/>
                              <a:gd name="T49" fmla="*/ T48 w 676"/>
                              <a:gd name="T50" fmla="+- 0 1896 1558"/>
                              <a:gd name="T51" fmla="*/ 1896 h 343"/>
                              <a:gd name="T52" fmla="+- 0 6330 5671"/>
                              <a:gd name="T53" fmla="*/ T52 w 676"/>
                              <a:gd name="T54" fmla="+- 0 1884 1558"/>
                              <a:gd name="T55" fmla="*/ 1884 h 343"/>
                              <a:gd name="T56" fmla="+- 0 6342 5671"/>
                              <a:gd name="T57" fmla="*/ T56 w 676"/>
                              <a:gd name="T58" fmla="+- 0 1866 1558"/>
                              <a:gd name="T59" fmla="*/ 1866 h 343"/>
                              <a:gd name="T60" fmla="+- 0 6347 5671"/>
                              <a:gd name="T61" fmla="*/ T60 w 676"/>
                              <a:gd name="T62" fmla="+- 0 1843 1558"/>
                              <a:gd name="T63" fmla="*/ 1843 h 343"/>
                              <a:gd name="T64" fmla="+- 0 6347 5671"/>
                              <a:gd name="T65" fmla="*/ T64 w 676"/>
                              <a:gd name="T66" fmla="+- 0 1615 1558"/>
                              <a:gd name="T67" fmla="*/ 1615 h 343"/>
                              <a:gd name="T68" fmla="+- 0 6342 5671"/>
                              <a:gd name="T69" fmla="*/ T68 w 676"/>
                              <a:gd name="T70" fmla="+- 0 1593 1558"/>
                              <a:gd name="T71" fmla="*/ 1593 h 343"/>
                              <a:gd name="T72" fmla="+- 0 6330 5671"/>
                              <a:gd name="T73" fmla="*/ T72 w 676"/>
                              <a:gd name="T74" fmla="+- 0 1575 1558"/>
                              <a:gd name="T75" fmla="*/ 1575 h 343"/>
                              <a:gd name="T76" fmla="+- 0 6312 5671"/>
                              <a:gd name="T77" fmla="*/ T76 w 676"/>
                              <a:gd name="T78" fmla="+- 0 1563 1558"/>
                              <a:gd name="T79" fmla="*/ 1563 h 343"/>
                              <a:gd name="T80" fmla="+- 0 6290 5671"/>
                              <a:gd name="T81" fmla="*/ T80 w 676"/>
                              <a:gd name="T82" fmla="+- 0 1558 1558"/>
                              <a:gd name="T83" fmla="*/ 1558 h 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76" h="343">
                                <a:moveTo>
                                  <a:pt x="619" y="0"/>
                                </a:moveTo>
                                <a:lnTo>
                                  <a:pt x="57" y="0"/>
                                </a:lnTo>
                                <a:lnTo>
                                  <a:pt x="35" y="5"/>
                                </a:lnTo>
                                <a:lnTo>
                                  <a:pt x="17" y="17"/>
                                </a:lnTo>
                                <a:lnTo>
                                  <a:pt x="5" y="35"/>
                                </a:lnTo>
                                <a:lnTo>
                                  <a:pt x="0" y="57"/>
                                </a:lnTo>
                                <a:lnTo>
                                  <a:pt x="0" y="285"/>
                                </a:lnTo>
                                <a:lnTo>
                                  <a:pt x="5" y="308"/>
                                </a:lnTo>
                                <a:lnTo>
                                  <a:pt x="17" y="326"/>
                                </a:lnTo>
                                <a:lnTo>
                                  <a:pt x="35" y="338"/>
                                </a:lnTo>
                                <a:lnTo>
                                  <a:pt x="57" y="342"/>
                                </a:lnTo>
                                <a:lnTo>
                                  <a:pt x="619" y="342"/>
                                </a:lnTo>
                                <a:lnTo>
                                  <a:pt x="641" y="338"/>
                                </a:lnTo>
                                <a:lnTo>
                                  <a:pt x="659" y="326"/>
                                </a:lnTo>
                                <a:lnTo>
                                  <a:pt x="671" y="308"/>
                                </a:lnTo>
                                <a:lnTo>
                                  <a:pt x="676" y="285"/>
                                </a:lnTo>
                                <a:lnTo>
                                  <a:pt x="676" y="57"/>
                                </a:lnTo>
                                <a:lnTo>
                                  <a:pt x="671" y="35"/>
                                </a:lnTo>
                                <a:lnTo>
                                  <a:pt x="659" y="17"/>
                                </a:lnTo>
                                <a:lnTo>
                                  <a:pt x="641" y="5"/>
                                </a:lnTo>
                                <a:lnTo>
                                  <a:pt x="619" y="0"/>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30" name="Picture 129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5671" y="1558"/>
                            <a:ext cx="676"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1" name="Freeform 1291"/>
                        <wps:cNvSpPr>
                          <a:spLocks/>
                        </wps:cNvSpPr>
                        <wps:spPr bwMode="auto">
                          <a:xfrm>
                            <a:off x="5671" y="1558"/>
                            <a:ext cx="676" cy="343"/>
                          </a:xfrm>
                          <a:custGeom>
                            <a:avLst/>
                            <a:gdLst>
                              <a:gd name="T0" fmla="+- 0 6290 5671"/>
                              <a:gd name="T1" fmla="*/ T0 w 676"/>
                              <a:gd name="T2" fmla="+- 0 1558 1558"/>
                              <a:gd name="T3" fmla="*/ 1558 h 343"/>
                              <a:gd name="T4" fmla="+- 0 5728 5671"/>
                              <a:gd name="T5" fmla="*/ T4 w 676"/>
                              <a:gd name="T6" fmla="+- 0 1558 1558"/>
                              <a:gd name="T7" fmla="*/ 1558 h 343"/>
                              <a:gd name="T8" fmla="+- 0 5706 5671"/>
                              <a:gd name="T9" fmla="*/ T8 w 676"/>
                              <a:gd name="T10" fmla="+- 0 1563 1558"/>
                              <a:gd name="T11" fmla="*/ 1563 h 343"/>
                              <a:gd name="T12" fmla="+- 0 5688 5671"/>
                              <a:gd name="T13" fmla="*/ T12 w 676"/>
                              <a:gd name="T14" fmla="+- 0 1575 1558"/>
                              <a:gd name="T15" fmla="*/ 1575 h 343"/>
                              <a:gd name="T16" fmla="+- 0 5676 5671"/>
                              <a:gd name="T17" fmla="*/ T16 w 676"/>
                              <a:gd name="T18" fmla="+- 0 1593 1558"/>
                              <a:gd name="T19" fmla="*/ 1593 h 343"/>
                              <a:gd name="T20" fmla="+- 0 5671 5671"/>
                              <a:gd name="T21" fmla="*/ T20 w 676"/>
                              <a:gd name="T22" fmla="+- 0 1615 1558"/>
                              <a:gd name="T23" fmla="*/ 1615 h 343"/>
                              <a:gd name="T24" fmla="+- 0 5671 5671"/>
                              <a:gd name="T25" fmla="*/ T24 w 676"/>
                              <a:gd name="T26" fmla="+- 0 1843 1558"/>
                              <a:gd name="T27" fmla="*/ 1843 h 343"/>
                              <a:gd name="T28" fmla="+- 0 5676 5671"/>
                              <a:gd name="T29" fmla="*/ T28 w 676"/>
                              <a:gd name="T30" fmla="+- 0 1866 1558"/>
                              <a:gd name="T31" fmla="*/ 1866 h 343"/>
                              <a:gd name="T32" fmla="+- 0 5688 5671"/>
                              <a:gd name="T33" fmla="*/ T32 w 676"/>
                              <a:gd name="T34" fmla="+- 0 1884 1558"/>
                              <a:gd name="T35" fmla="*/ 1884 h 343"/>
                              <a:gd name="T36" fmla="+- 0 5706 5671"/>
                              <a:gd name="T37" fmla="*/ T36 w 676"/>
                              <a:gd name="T38" fmla="+- 0 1896 1558"/>
                              <a:gd name="T39" fmla="*/ 1896 h 343"/>
                              <a:gd name="T40" fmla="+- 0 5728 5671"/>
                              <a:gd name="T41" fmla="*/ T40 w 676"/>
                              <a:gd name="T42" fmla="+- 0 1900 1558"/>
                              <a:gd name="T43" fmla="*/ 1900 h 343"/>
                              <a:gd name="T44" fmla="+- 0 6290 5671"/>
                              <a:gd name="T45" fmla="*/ T44 w 676"/>
                              <a:gd name="T46" fmla="+- 0 1900 1558"/>
                              <a:gd name="T47" fmla="*/ 1900 h 343"/>
                              <a:gd name="T48" fmla="+- 0 6312 5671"/>
                              <a:gd name="T49" fmla="*/ T48 w 676"/>
                              <a:gd name="T50" fmla="+- 0 1896 1558"/>
                              <a:gd name="T51" fmla="*/ 1896 h 343"/>
                              <a:gd name="T52" fmla="+- 0 6330 5671"/>
                              <a:gd name="T53" fmla="*/ T52 w 676"/>
                              <a:gd name="T54" fmla="+- 0 1884 1558"/>
                              <a:gd name="T55" fmla="*/ 1884 h 343"/>
                              <a:gd name="T56" fmla="+- 0 6342 5671"/>
                              <a:gd name="T57" fmla="*/ T56 w 676"/>
                              <a:gd name="T58" fmla="+- 0 1866 1558"/>
                              <a:gd name="T59" fmla="*/ 1866 h 343"/>
                              <a:gd name="T60" fmla="+- 0 6347 5671"/>
                              <a:gd name="T61" fmla="*/ T60 w 676"/>
                              <a:gd name="T62" fmla="+- 0 1843 1558"/>
                              <a:gd name="T63" fmla="*/ 1843 h 343"/>
                              <a:gd name="T64" fmla="+- 0 6347 5671"/>
                              <a:gd name="T65" fmla="*/ T64 w 676"/>
                              <a:gd name="T66" fmla="+- 0 1615 1558"/>
                              <a:gd name="T67" fmla="*/ 1615 h 343"/>
                              <a:gd name="T68" fmla="+- 0 6342 5671"/>
                              <a:gd name="T69" fmla="*/ T68 w 676"/>
                              <a:gd name="T70" fmla="+- 0 1593 1558"/>
                              <a:gd name="T71" fmla="*/ 1593 h 343"/>
                              <a:gd name="T72" fmla="+- 0 6330 5671"/>
                              <a:gd name="T73" fmla="*/ T72 w 676"/>
                              <a:gd name="T74" fmla="+- 0 1575 1558"/>
                              <a:gd name="T75" fmla="*/ 1575 h 343"/>
                              <a:gd name="T76" fmla="+- 0 6312 5671"/>
                              <a:gd name="T77" fmla="*/ T76 w 676"/>
                              <a:gd name="T78" fmla="+- 0 1563 1558"/>
                              <a:gd name="T79" fmla="*/ 1563 h 343"/>
                              <a:gd name="T80" fmla="+- 0 6290 5671"/>
                              <a:gd name="T81" fmla="*/ T80 w 676"/>
                              <a:gd name="T82" fmla="+- 0 1558 1558"/>
                              <a:gd name="T83" fmla="*/ 1558 h 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76" h="343">
                                <a:moveTo>
                                  <a:pt x="619" y="0"/>
                                </a:moveTo>
                                <a:lnTo>
                                  <a:pt x="57" y="0"/>
                                </a:lnTo>
                                <a:lnTo>
                                  <a:pt x="35" y="5"/>
                                </a:lnTo>
                                <a:lnTo>
                                  <a:pt x="17" y="17"/>
                                </a:lnTo>
                                <a:lnTo>
                                  <a:pt x="5" y="35"/>
                                </a:lnTo>
                                <a:lnTo>
                                  <a:pt x="0" y="57"/>
                                </a:lnTo>
                                <a:lnTo>
                                  <a:pt x="0" y="285"/>
                                </a:lnTo>
                                <a:lnTo>
                                  <a:pt x="5" y="308"/>
                                </a:lnTo>
                                <a:lnTo>
                                  <a:pt x="17" y="326"/>
                                </a:lnTo>
                                <a:lnTo>
                                  <a:pt x="35" y="338"/>
                                </a:lnTo>
                                <a:lnTo>
                                  <a:pt x="57" y="342"/>
                                </a:lnTo>
                                <a:lnTo>
                                  <a:pt x="619" y="342"/>
                                </a:lnTo>
                                <a:lnTo>
                                  <a:pt x="641" y="338"/>
                                </a:lnTo>
                                <a:lnTo>
                                  <a:pt x="659" y="326"/>
                                </a:lnTo>
                                <a:lnTo>
                                  <a:pt x="671" y="308"/>
                                </a:lnTo>
                                <a:lnTo>
                                  <a:pt x="676" y="285"/>
                                </a:lnTo>
                                <a:lnTo>
                                  <a:pt x="676" y="57"/>
                                </a:lnTo>
                                <a:lnTo>
                                  <a:pt x="671" y="35"/>
                                </a:lnTo>
                                <a:lnTo>
                                  <a:pt x="659" y="17"/>
                                </a:lnTo>
                                <a:lnTo>
                                  <a:pt x="641" y="5"/>
                                </a:lnTo>
                                <a:lnTo>
                                  <a:pt x="619" y="0"/>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2" name="Freeform 1290"/>
                        <wps:cNvSpPr>
                          <a:spLocks/>
                        </wps:cNvSpPr>
                        <wps:spPr bwMode="auto">
                          <a:xfrm>
                            <a:off x="5671" y="1558"/>
                            <a:ext cx="676" cy="343"/>
                          </a:xfrm>
                          <a:custGeom>
                            <a:avLst/>
                            <a:gdLst>
                              <a:gd name="T0" fmla="+- 0 5671 5671"/>
                              <a:gd name="T1" fmla="*/ T0 w 676"/>
                              <a:gd name="T2" fmla="+- 0 1615 1558"/>
                              <a:gd name="T3" fmla="*/ 1615 h 343"/>
                              <a:gd name="T4" fmla="+- 0 5676 5671"/>
                              <a:gd name="T5" fmla="*/ T4 w 676"/>
                              <a:gd name="T6" fmla="+- 0 1593 1558"/>
                              <a:gd name="T7" fmla="*/ 1593 h 343"/>
                              <a:gd name="T8" fmla="+- 0 5688 5671"/>
                              <a:gd name="T9" fmla="*/ T8 w 676"/>
                              <a:gd name="T10" fmla="+- 0 1575 1558"/>
                              <a:gd name="T11" fmla="*/ 1575 h 343"/>
                              <a:gd name="T12" fmla="+- 0 5706 5671"/>
                              <a:gd name="T13" fmla="*/ T12 w 676"/>
                              <a:gd name="T14" fmla="+- 0 1563 1558"/>
                              <a:gd name="T15" fmla="*/ 1563 h 343"/>
                              <a:gd name="T16" fmla="+- 0 5728 5671"/>
                              <a:gd name="T17" fmla="*/ T16 w 676"/>
                              <a:gd name="T18" fmla="+- 0 1558 1558"/>
                              <a:gd name="T19" fmla="*/ 1558 h 343"/>
                              <a:gd name="T20" fmla="+- 0 6290 5671"/>
                              <a:gd name="T21" fmla="*/ T20 w 676"/>
                              <a:gd name="T22" fmla="+- 0 1558 1558"/>
                              <a:gd name="T23" fmla="*/ 1558 h 343"/>
                              <a:gd name="T24" fmla="+- 0 6312 5671"/>
                              <a:gd name="T25" fmla="*/ T24 w 676"/>
                              <a:gd name="T26" fmla="+- 0 1563 1558"/>
                              <a:gd name="T27" fmla="*/ 1563 h 343"/>
                              <a:gd name="T28" fmla="+- 0 6330 5671"/>
                              <a:gd name="T29" fmla="*/ T28 w 676"/>
                              <a:gd name="T30" fmla="+- 0 1575 1558"/>
                              <a:gd name="T31" fmla="*/ 1575 h 343"/>
                              <a:gd name="T32" fmla="+- 0 6342 5671"/>
                              <a:gd name="T33" fmla="*/ T32 w 676"/>
                              <a:gd name="T34" fmla="+- 0 1593 1558"/>
                              <a:gd name="T35" fmla="*/ 1593 h 343"/>
                              <a:gd name="T36" fmla="+- 0 6347 5671"/>
                              <a:gd name="T37" fmla="*/ T36 w 676"/>
                              <a:gd name="T38" fmla="+- 0 1615 1558"/>
                              <a:gd name="T39" fmla="*/ 1615 h 343"/>
                              <a:gd name="T40" fmla="+- 0 6347 5671"/>
                              <a:gd name="T41" fmla="*/ T40 w 676"/>
                              <a:gd name="T42" fmla="+- 0 1843 1558"/>
                              <a:gd name="T43" fmla="*/ 1843 h 343"/>
                              <a:gd name="T44" fmla="+- 0 6342 5671"/>
                              <a:gd name="T45" fmla="*/ T44 w 676"/>
                              <a:gd name="T46" fmla="+- 0 1866 1558"/>
                              <a:gd name="T47" fmla="*/ 1866 h 343"/>
                              <a:gd name="T48" fmla="+- 0 6330 5671"/>
                              <a:gd name="T49" fmla="*/ T48 w 676"/>
                              <a:gd name="T50" fmla="+- 0 1884 1558"/>
                              <a:gd name="T51" fmla="*/ 1884 h 343"/>
                              <a:gd name="T52" fmla="+- 0 6312 5671"/>
                              <a:gd name="T53" fmla="*/ T52 w 676"/>
                              <a:gd name="T54" fmla="+- 0 1896 1558"/>
                              <a:gd name="T55" fmla="*/ 1896 h 343"/>
                              <a:gd name="T56" fmla="+- 0 6290 5671"/>
                              <a:gd name="T57" fmla="*/ T56 w 676"/>
                              <a:gd name="T58" fmla="+- 0 1900 1558"/>
                              <a:gd name="T59" fmla="*/ 1900 h 343"/>
                              <a:gd name="T60" fmla="+- 0 5728 5671"/>
                              <a:gd name="T61" fmla="*/ T60 w 676"/>
                              <a:gd name="T62" fmla="+- 0 1900 1558"/>
                              <a:gd name="T63" fmla="*/ 1900 h 343"/>
                              <a:gd name="T64" fmla="+- 0 5706 5671"/>
                              <a:gd name="T65" fmla="*/ T64 w 676"/>
                              <a:gd name="T66" fmla="+- 0 1896 1558"/>
                              <a:gd name="T67" fmla="*/ 1896 h 343"/>
                              <a:gd name="T68" fmla="+- 0 5688 5671"/>
                              <a:gd name="T69" fmla="*/ T68 w 676"/>
                              <a:gd name="T70" fmla="+- 0 1884 1558"/>
                              <a:gd name="T71" fmla="*/ 1884 h 343"/>
                              <a:gd name="T72" fmla="+- 0 5676 5671"/>
                              <a:gd name="T73" fmla="*/ T72 w 676"/>
                              <a:gd name="T74" fmla="+- 0 1866 1558"/>
                              <a:gd name="T75" fmla="*/ 1866 h 343"/>
                              <a:gd name="T76" fmla="+- 0 5671 5671"/>
                              <a:gd name="T77" fmla="*/ T76 w 676"/>
                              <a:gd name="T78" fmla="+- 0 1843 1558"/>
                              <a:gd name="T79" fmla="*/ 1843 h 343"/>
                              <a:gd name="T80" fmla="+- 0 5671 5671"/>
                              <a:gd name="T81" fmla="*/ T80 w 676"/>
                              <a:gd name="T82" fmla="+- 0 1615 1558"/>
                              <a:gd name="T83" fmla="*/ 1615 h 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76" h="343">
                                <a:moveTo>
                                  <a:pt x="0" y="57"/>
                                </a:moveTo>
                                <a:lnTo>
                                  <a:pt x="5" y="35"/>
                                </a:lnTo>
                                <a:lnTo>
                                  <a:pt x="17" y="17"/>
                                </a:lnTo>
                                <a:lnTo>
                                  <a:pt x="35" y="5"/>
                                </a:lnTo>
                                <a:lnTo>
                                  <a:pt x="57" y="0"/>
                                </a:lnTo>
                                <a:lnTo>
                                  <a:pt x="619" y="0"/>
                                </a:lnTo>
                                <a:lnTo>
                                  <a:pt x="641" y="5"/>
                                </a:lnTo>
                                <a:lnTo>
                                  <a:pt x="659" y="17"/>
                                </a:lnTo>
                                <a:lnTo>
                                  <a:pt x="671" y="35"/>
                                </a:lnTo>
                                <a:lnTo>
                                  <a:pt x="676" y="57"/>
                                </a:lnTo>
                                <a:lnTo>
                                  <a:pt x="676" y="285"/>
                                </a:lnTo>
                                <a:lnTo>
                                  <a:pt x="671" y="308"/>
                                </a:lnTo>
                                <a:lnTo>
                                  <a:pt x="659" y="326"/>
                                </a:lnTo>
                                <a:lnTo>
                                  <a:pt x="641" y="338"/>
                                </a:lnTo>
                                <a:lnTo>
                                  <a:pt x="619" y="342"/>
                                </a:lnTo>
                                <a:lnTo>
                                  <a:pt x="57" y="342"/>
                                </a:lnTo>
                                <a:lnTo>
                                  <a:pt x="35" y="338"/>
                                </a:lnTo>
                                <a:lnTo>
                                  <a:pt x="17" y="326"/>
                                </a:lnTo>
                                <a:lnTo>
                                  <a:pt x="5" y="308"/>
                                </a:lnTo>
                                <a:lnTo>
                                  <a:pt x="0" y="285"/>
                                </a:lnTo>
                                <a:lnTo>
                                  <a:pt x="0" y="57"/>
                                </a:lnTo>
                                <a:close/>
                              </a:path>
                            </a:pathLst>
                          </a:custGeom>
                          <a:noFill/>
                          <a:ln w="5430">
                            <a:solidFill>
                              <a:srgbClr val="FFC2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33" name="Picture 128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4367" y="1537"/>
                            <a:ext cx="718"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34" name="Picture 128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4406" y="1558"/>
                            <a:ext cx="641"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5" name="Freeform 1287"/>
                        <wps:cNvSpPr>
                          <a:spLocks/>
                        </wps:cNvSpPr>
                        <wps:spPr bwMode="auto">
                          <a:xfrm>
                            <a:off x="4406" y="1558"/>
                            <a:ext cx="642" cy="343"/>
                          </a:xfrm>
                          <a:custGeom>
                            <a:avLst/>
                            <a:gdLst>
                              <a:gd name="T0" fmla="+- 0 4406 4406"/>
                              <a:gd name="T1" fmla="*/ T0 w 642"/>
                              <a:gd name="T2" fmla="+- 0 1615 1558"/>
                              <a:gd name="T3" fmla="*/ 1615 h 343"/>
                              <a:gd name="T4" fmla="+- 0 4410 4406"/>
                              <a:gd name="T5" fmla="*/ T4 w 642"/>
                              <a:gd name="T6" fmla="+- 0 1593 1558"/>
                              <a:gd name="T7" fmla="*/ 1593 h 343"/>
                              <a:gd name="T8" fmla="+- 0 4422 4406"/>
                              <a:gd name="T9" fmla="*/ T8 w 642"/>
                              <a:gd name="T10" fmla="+- 0 1575 1558"/>
                              <a:gd name="T11" fmla="*/ 1575 h 343"/>
                              <a:gd name="T12" fmla="+- 0 4440 4406"/>
                              <a:gd name="T13" fmla="*/ T12 w 642"/>
                              <a:gd name="T14" fmla="+- 0 1563 1558"/>
                              <a:gd name="T15" fmla="*/ 1563 h 343"/>
                              <a:gd name="T16" fmla="+- 0 4463 4406"/>
                              <a:gd name="T17" fmla="*/ T16 w 642"/>
                              <a:gd name="T18" fmla="+- 0 1558 1558"/>
                              <a:gd name="T19" fmla="*/ 1558 h 343"/>
                              <a:gd name="T20" fmla="+- 0 4990 4406"/>
                              <a:gd name="T21" fmla="*/ T20 w 642"/>
                              <a:gd name="T22" fmla="+- 0 1558 1558"/>
                              <a:gd name="T23" fmla="*/ 1558 h 343"/>
                              <a:gd name="T24" fmla="+- 0 5012 4406"/>
                              <a:gd name="T25" fmla="*/ T24 w 642"/>
                              <a:gd name="T26" fmla="+- 0 1563 1558"/>
                              <a:gd name="T27" fmla="*/ 1563 h 343"/>
                              <a:gd name="T28" fmla="+- 0 5030 4406"/>
                              <a:gd name="T29" fmla="*/ T28 w 642"/>
                              <a:gd name="T30" fmla="+- 0 1575 1558"/>
                              <a:gd name="T31" fmla="*/ 1575 h 343"/>
                              <a:gd name="T32" fmla="+- 0 5042 4406"/>
                              <a:gd name="T33" fmla="*/ T32 w 642"/>
                              <a:gd name="T34" fmla="+- 0 1593 1558"/>
                              <a:gd name="T35" fmla="*/ 1593 h 343"/>
                              <a:gd name="T36" fmla="+- 0 5047 4406"/>
                              <a:gd name="T37" fmla="*/ T36 w 642"/>
                              <a:gd name="T38" fmla="+- 0 1615 1558"/>
                              <a:gd name="T39" fmla="*/ 1615 h 343"/>
                              <a:gd name="T40" fmla="+- 0 5047 4406"/>
                              <a:gd name="T41" fmla="*/ T40 w 642"/>
                              <a:gd name="T42" fmla="+- 0 1843 1558"/>
                              <a:gd name="T43" fmla="*/ 1843 h 343"/>
                              <a:gd name="T44" fmla="+- 0 5042 4406"/>
                              <a:gd name="T45" fmla="*/ T44 w 642"/>
                              <a:gd name="T46" fmla="+- 0 1866 1558"/>
                              <a:gd name="T47" fmla="*/ 1866 h 343"/>
                              <a:gd name="T48" fmla="+- 0 5030 4406"/>
                              <a:gd name="T49" fmla="*/ T48 w 642"/>
                              <a:gd name="T50" fmla="+- 0 1884 1558"/>
                              <a:gd name="T51" fmla="*/ 1884 h 343"/>
                              <a:gd name="T52" fmla="+- 0 5012 4406"/>
                              <a:gd name="T53" fmla="*/ T52 w 642"/>
                              <a:gd name="T54" fmla="+- 0 1896 1558"/>
                              <a:gd name="T55" fmla="*/ 1896 h 343"/>
                              <a:gd name="T56" fmla="+- 0 4990 4406"/>
                              <a:gd name="T57" fmla="*/ T56 w 642"/>
                              <a:gd name="T58" fmla="+- 0 1900 1558"/>
                              <a:gd name="T59" fmla="*/ 1900 h 343"/>
                              <a:gd name="T60" fmla="+- 0 4463 4406"/>
                              <a:gd name="T61" fmla="*/ T60 w 642"/>
                              <a:gd name="T62" fmla="+- 0 1900 1558"/>
                              <a:gd name="T63" fmla="*/ 1900 h 343"/>
                              <a:gd name="T64" fmla="+- 0 4440 4406"/>
                              <a:gd name="T65" fmla="*/ T64 w 642"/>
                              <a:gd name="T66" fmla="+- 0 1896 1558"/>
                              <a:gd name="T67" fmla="*/ 1896 h 343"/>
                              <a:gd name="T68" fmla="+- 0 4422 4406"/>
                              <a:gd name="T69" fmla="*/ T68 w 642"/>
                              <a:gd name="T70" fmla="+- 0 1884 1558"/>
                              <a:gd name="T71" fmla="*/ 1884 h 343"/>
                              <a:gd name="T72" fmla="+- 0 4410 4406"/>
                              <a:gd name="T73" fmla="*/ T72 w 642"/>
                              <a:gd name="T74" fmla="+- 0 1866 1558"/>
                              <a:gd name="T75" fmla="*/ 1866 h 343"/>
                              <a:gd name="T76" fmla="+- 0 4406 4406"/>
                              <a:gd name="T77" fmla="*/ T76 w 642"/>
                              <a:gd name="T78" fmla="+- 0 1843 1558"/>
                              <a:gd name="T79" fmla="*/ 1843 h 343"/>
                              <a:gd name="T80" fmla="+- 0 4406 4406"/>
                              <a:gd name="T81" fmla="*/ T80 w 642"/>
                              <a:gd name="T82" fmla="+- 0 1615 1558"/>
                              <a:gd name="T83" fmla="*/ 1615 h 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42" h="343">
                                <a:moveTo>
                                  <a:pt x="0" y="57"/>
                                </a:moveTo>
                                <a:lnTo>
                                  <a:pt x="4" y="35"/>
                                </a:lnTo>
                                <a:lnTo>
                                  <a:pt x="16" y="17"/>
                                </a:lnTo>
                                <a:lnTo>
                                  <a:pt x="34" y="5"/>
                                </a:lnTo>
                                <a:lnTo>
                                  <a:pt x="57" y="0"/>
                                </a:lnTo>
                                <a:lnTo>
                                  <a:pt x="584" y="0"/>
                                </a:lnTo>
                                <a:lnTo>
                                  <a:pt x="606" y="5"/>
                                </a:lnTo>
                                <a:lnTo>
                                  <a:pt x="624" y="17"/>
                                </a:lnTo>
                                <a:lnTo>
                                  <a:pt x="636" y="35"/>
                                </a:lnTo>
                                <a:lnTo>
                                  <a:pt x="641" y="57"/>
                                </a:lnTo>
                                <a:lnTo>
                                  <a:pt x="641" y="285"/>
                                </a:lnTo>
                                <a:lnTo>
                                  <a:pt x="636" y="308"/>
                                </a:lnTo>
                                <a:lnTo>
                                  <a:pt x="624" y="326"/>
                                </a:lnTo>
                                <a:lnTo>
                                  <a:pt x="606" y="338"/>
                                </a:lnTo>
                                <a:lnTo>
                                  <a:pt x="584" y="342"/>
                                </a:lnTo>
                                <a:lnTo>
                                  <a:pt x="57" y="342"/>
                                </a:lnTo>
                                <a:lnTo>
                                  <a:pt x="34" y="338"/>
                                </a:lnTo>
                                <a:lnTo>
                                  <a:pt x="16" y="326"/>
                                </a:lnTo>
                                <a:lnTo>
                                  <a:pt x="4" y="308"/>
                                </a:lnTo>
                                <a:lnTo>
                                  <a:pt x="0" y="285"/>
                                </a:lnTo>
                                <a:lnTo>
                                  <a:pt x="0" y="57"/>
                                </a:lnTo>
                                <a:close/>
                              </a:path>
                            </a:pathLst>
                          </a:custGeom>
                          <a:noFill/>
                          <a:ln w="5430">
                            <a:solidFill>
                              <a:srgbClr val="FFC2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 name="AutoShape 1286"/>
                        <wps:cNvSpPr>
                          <a:spLocks/>
                        </wps:cNvSpPr>
                        <wps:spPr bwMode="auto">
                          <a:xfrm>
                            <a:off x="4427" y="1104"/>
                            <a:ext cx="430" cy="80"/>
                          </a:xfrm>
                          <a:custGeom>
                            <a:avLst/>
                            <a:gdLst>
                              <a:gd name="T0" fmla="+- 0 4427 4427"/>
                              <a:gd name="T1" fmla="*/ T0 w 430"/>
                              <a:gd name="T2" fmla="+- 0 1144 1104"/>
                              <a:gd name="T3" fmla="*/ 1144 h 80"/>
                              <a:gd name="T4" fmla="+- 0 4500 4427"/>
                              <a:gd name="T5" fmla="*/ T4 w 430"/>
                              <a:gd name="T6" fmla="+- 0 1182 1104"/>
                              <a:gd name="T7" fmla="*/ 1182 h 80"/>
                              <a:gd name="T8" fmla="+- 0 4504 4427"/>
                              <a:gd name="T9" fmla="*/ T8 w 430"/>
                              <a:gd name="T10" fmla="+- 0 1169 1104"/>
                              <a:gd name="T11" fmla="*/ 1169 h 80"/>
                              <a:gd name="T12" fmla="+- 0 4444 4427"/>
                              <a:gd name="T13" fmla="*/ T12 w 430"/>
                              <a:gd name="T14" fmla="+- 0 1152 1104"/>
                              <a:gd name="T15" fmla="*/ 1152 h 80"/>
                              <a:gd name="T16" fmla="+- 0 4476 4427"/>
                              <a:gd name="T17" fmla="*/ T16 w 430"/>
                              <a:gd name="T18" fmla="+- 0 1135 1104"/>
                              <a:gd name="T19" fmla="*/ 1135 h 80"/>
                              <a:gd name="T20" fmla="+- 0 4505 4427"/>
                              <a:gd name="T21" fmla="*/ T20 w 430"/>
                              <a:gd name="T22" fmla="+- 0 1113 1104"/>
                              <a:gd name="T23" fmla="*/ 1113 h 80"/>
                              <a:gd name="T24" fmla="+- 0 4495 4427"/>
                              <a:gd name="T25" fmla="*/ T24 w 430"/>
                              <a:gd name="T26" fmla="+- 0 1104 1104"/>
                              <a:gd name="T27" fmla="*/ 1104 h 80"/>
                              <a:gd name="T28" fmla="+- 0 4784 4427"/>
                              <a:gd name="T29" fmla="*/ T28 w 430"/>
                              <a:gd name="T30" fmla="+- 0 1105 1104"/>
                              <a:gd name="T31" fmla="*/ 1105 h 80"/>
                              <a:gd name="T32" fmla="+- 0 4780 4427"/>
                              <a:gd name="T33" fmla="*/ T32 w 430"/>
                              <a:gd name="T34" fmla="+- 0 1119 1104"/>
                              <a:gd name="T35" fmla="*/ 1119 h 80"/>
                              <a:gd name="T36" fmla="+- 0 4840 4427"/>
                              <a:gd name="T37" fmla="*/ T36 w 430"/>
                              <a:gd name="T38" fmla="+- 0 1135 1104"/>
                              <a:gd name="T39" fmla="*/ 1135 h 80"/>
                              <a:gd name="T40" fmla="+- 0 4808 4427"/>
                              <a:gd name="T41" fmla="*/ T40 w 430"/>
                              <a:gd name="T42" fmla="+- 0 1152 1104"/>
                              <a:gd name="T43" fmla="*/ 1152 h 80"/>
                              <a:gd name="T44" fmla="+- 0 4779 4427"/>
                              <a:gd name="T45" fmla="*/ T44 w 430"/>
                              <a:gd name="T46" fmla="+- 0 1174 1104"/>
                              <a:gd name="T47" fmla="*/ 1174 h 80"/>
                              <a:gd name="T48" fmla="+- 0 4789 4427"/>
                              <a:gd name="T49" fmla="*/ T48 w 430"/>
                              <a:gd name="T50" fmla="+- 0 1183 1104"/>
                              <a:gd name="T51" fmla="*/ 1183 h 80"/>
                              <a:gd name="T52" fmla="+- 0 4840 4427"/>
                              <a:gd name="T53" fmla="*/ T52 w 430"/>
                              <a:gd name="T54" fmla="+- 0 1152 1104"/>
                              <a:gd name="T55" fmla="*/ 1152 h 80"/>
                              <a:gd name="T56" fmla="+- 0 4857 4427"/>
                              <a:gd name="T57" fmla="*/ T56 w 430"/>
                              <a:gd name="T58" fmla="+- 0 1144 1104"/>
                              <a:gd name="T59" fmla="*/ 1144 h 80"/>
                              <a:gd name="T60" fmla="+- 0 4823 4427"/>
                              <a:gd name="T61" fmla="*/ T60 w 430"/>
                              <a:gd name="T62" fmla="+- 0 1144 1104"/>
                              <a:gd name="T63" fmla="*/ 1144 h 80"/>
                              <a:gd name="T64" fmla="+- 0 4840 4427"/>
                              <a:gd name="T65" fmla="*/ T64 w 430"/>
                              <a:gd name="T66" fmla="+- 0 1152 1104"/>
                              <a:gd name="T67" fmla="*/ 1152 h 80"/>
                              <a:gd name="T68" fmla="+- 0 4836 4427"/>
                              <a:gd name="T69" fmla="*/ T68 w 430"/>
                              <a:gd name="T70" fmla="+- 0 1151 1104"/>
                              <a:gd name="T71" fmla="*/ 1151 h 80"/>
                              <a:gd name="T72" fmla="+- 0 4476 4427"/>
                              <a:gd name="T73" fmla="*/ T72 w 430"/>
                              <a:gd name="T74" fmla="+- 0 1135 1104"/>
                              <a:gd name="T75" fmla="*/ 1135 h 80"/>
                              <a:gd name="T76" fmla="+- 0 4476 4427"/>
                              <a:gd name="T77" fmla="*/ T76 w 430"/>
                              <a:gd name="T78" fmla="+- 0 1152 1104"/>
                              <a:gd name="T79" fmla="*/ 1152 h 80"/>
                              <a:gd name="T80" fmla="+- 0 4823 4427"/>
                              <a:gd name="T81" fmla="*/ T80 w 430"/>
                              <a:gd name="T82" fmla="+- 0 1144 1104"/>
                              <a:gd name="T83" fmla="*/ 1144 h 80"/>
                              <a:gd name="T84" fmla="+- 0 4476 4427"/>
                              <a:gd name="T85" fmla="*/ T84 w 430"/>
                              <a:gd name="T86" fmla="+- 0 1135 1104"/>
                              <a:gd name="T87" fmla="*/ 1135 h 80"/>
                              <a:gd name="T88" fmla="+- 0 4444 4427"/>
                              <a:gd name="T89" fmla="*/ T88 w 430"/>
                              <a:gd name="T90" fmla="+- 0 1152 1104"/>
                              <a:gd name="T91" fmla="*/ 1152 h 80"/>
                              <a:gd name="T92" fmla="+- 0 4474 4427"/>
                              <a:gd name="T93" fmla="*/ T92 w 430"/>
                              <a:gd name="T94" fmla="+- 0 1151 1104"/>
                              <a:gd name="T95" fmla="*/ 1151 h 80"/>
                              <a:gd name="T96" fmla="+- 0 4448 4427"/>
                              <a:gd name="T97" fmla="*/ T96 w 430"/>
                              <a:gd name="T98" fmla="+- 0 1136 1104"/>
                              <a:gd name="T99" fmla="*/ 1136 h 80"/>
                              <a:gd name="T100" fmla="+- 0 4476 4427"/>
                              <a:gd name="T101" fmla="*/ T100 w 430"/>
                              <a:gd name="T102" fmla="+- 0 1135 1104"/>
                              <a:gd name="T103" fmla="*/ 1135 h 80"/>
                              <a:gd name="T104" fmla="+- 0 4836 4427"/>
                              <a:gd name="T105" fmla="*/ T104 w 430"/>
                              <a:gd name="T106" fmla="+- 0 1136 1104"/>
                              <a:gd name="T107" fmla="*/ 1136 h 80"/>
                              <a:gd name="T108" fmla="+- 0 4836 4427"/>
                              <a:gd name="T109" fmla="*/ T108 w 430"/>
                              <a:gd name="T110" fmla="+- 0 1151 1104"/>
                              <a:gd name="T111" fmla="*/ 1151 h 80"/>
                              <a:gd name="T112" fmla="+- 0 4840 4427"/>
                              <a:gd name="T113" fmla="*/ T112 w 430"/>
                              <a:gd name="T114" fmla="+- 0 1136 1104"/>
                              <a:gd name="T115" fmla="*/ 1136 h 80"/>
                              <a:gd name="T116" fmla="+- 0 4836 4427"/>
                              <a:gd name="T117" fmla="*/ T116 w 430"/>
                              <a:gd name="T118" fmla="+- 0 1151 1104"/>
                              <a:gd name="T119" fmla="*/ 1151 h 80"/>
                              <a:gd name="T120" fmla="+- 0 4840 4427"/>
                              <a:gd name="T121" fmla="*/ T120 w 430"/>
                              <a:gd name="T122" fmla="+- 0 1136 1104"/>
                              <a:gd name="T123" fmla="*/ 1136 h 80"/>
                              <a:gd name="T124" fmla="+- 0 4448 4427"/>
                              <a:gd name="T125" fmla="*/ T124 w 430"/>
                              <a:gd name="T126" fmla="+- 0 1151 1104"/>
                              <a:gd name="T127" fmla="*/ 1151 h 80"/>
                              <a:gd name="T128" fmla="+- 0 4448 4427"/>
                              <a:gd name="T129" fmla="*/ T128 w 430"/>
                              <a:gd name="T130" fmla="+- 0 1136 1104"/>
                              <a:gd name="T131" fmla="*/ 1136 h 80"/>
                              <a:gd name="T132" fmla="+- 0 4448 4427"/>
                              <a:gd name="T133" fmla="*/ T132 w 430"/>
                              <a:gd name="T134" fmla="+- 0 1151 1104"/>
                              <a:gd name="T135" fmla="*/ 1151 h 80"/>
                              <a:gd name="T136" fmla="+- 0 4461 4427"/>
                              <a:gd name="T137" fmla="*/ T136 w 430"/>
                              <a:gd name="T138" fmla="+- 0 1144 1104"/>
                              <a:gd name="T139" fmla="*/ 1144 h 80"/>
                              <a:gd name="T140" fmla="+- 0 4823 4427"/>
                              <a:gd name="T141" fmla="*/ T140 w 430"/>
                              <a:gd name="T142" fmla="+- 0 1144 1104"/>
                              <a:gd name="T143" fmla="*/ 1144 h 80"/>
                              <a:gd name="T144" fmla="+- 0 4840 4427"/>
                              <a:gd name="T145" fmla="*/ T144 w 430"/>
                              <a:gd name="T146" fmla="+- 0 1136 1104"/>
                              <a:gd name="T147" fmla="*/ 1136 h 80"/>
                              <a:gd name="T148" fmla="+- 0 4808 4427"/>
                              <a:gd name="T149" fmla="*/ T148 w 430"/>
                              <a:gd name="T150" fmla="+- 0 1135 1104"/>
                              <a:gd name="T151" fmla="*/ 1135 h 80"/>
                              <a:gd name="T152" fmla="+- 0 4448 4427"/>
                              <a:gd name="T153" fmla="*/ T152 w 430"/>
                              <a:gd name="T154" fmla="+- 0 1136 1104"/>
                              <a:gd name="T155" fmla="*/ 1136 h 80"/>
                              <a:gd name="T156" fmla="+- 0 4474 4427"/>
                              <a:gd name="T157" fmla="*/ T156 w 430"/>
                              <a:gd name="T158" fmla="+- 0 1136 1104"/>
                              <a:gd name="T159" fmla="*/ 1136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30" h="80">
                                <a:moveTo>
                                  <a:pt x="68" y="0"/>
                                </a:moveTo>
                                <a:lnTo>
                                  <a:pt x="0" y="40"/>
                                </a:lnTo>
                                <a:lnTo>
                                  <a:pt x="68" y="79"/>
                                </a:lnTo>
                                <a:lnTo>
                                  <a:pt x="73" y="78"/>
                                </a:lnTo>
                                <a:lnTo>
                                  <a:pt x="78" y="70"/>
                                </a:lnTo>
                                <a:lnTo>
                                  <a:pt x="77" y="65"/>
                                </a:lnTo>
                                <a:lnTo>
                                  <a:pt x="49" y="48"/>
                                </a:lnTo>
                                <a:lnTo>
                                  <a:pt x="17" y="48"/>
                                </a:lnTo>
                                <a:lnTo>
                                  <a:pt x="17" y="31"/>
                                </a:lnTo>
                                <a:lnTo>
                                  <a:pt x="49" y="31"/>
                                </a:lnTo>
                                <a:lnTo>
                                  <a:pt x="77" y="15"/>
                                </a:lnTo>
                                <a:lnTo>
                                  <a:pt x="78" y="9"/>
                                </a:lnTo>
                                <a:lnTo>
                                  <a:pt x="73" y="1"/>
                                </a:lnTo>
                                <a:lnTo>
                                  <a:pt x="68" y="0"/>
                                </a:lnTo>
                                <a:close/>
                                <a:moveTo>
                                  <a:pt x="362" y="0"/>
                                </a:moveTo>
                                <a:lnTo>
                                  <a:pt x="357" y="1"/>
                                </a:lnTo>
                                <a:lnTo>
                                  <a:pt x="352" y="9"/>
                                </a:lnTo>
                                <a:lnTo>
                                  <a:pt x="353" y="15"/>
                                </a:lnTo>
                                <a:lnTo>
                                  <a:pt x="381" y="31"/>
                                </a:lnTo>
                                <a:lnTo>
                                  <a:pt x="413" y="31"/>
                                </a:lnTo>
                                <a:lnTo>
                                  <a:pt x="413" y="48"/>
                                </a:lnTo>
                                <a:lnTo>
                                  <a:pt x="381" y="48"/>
                                </a:lnTo>
                                <a:lnTo>
                                  <a:pt x="353" y="65"/>
                                </a:lnTo>
                                <a:lnTo>
                                  <a:pt x="352" y="70"/>
                                </a:lnTo>
                                <a:lnTo>
                                  <a:pt x="357" y="78"/>
                                </a:lnTo>
                                <a:lnTo>
                                  <a:pt x="362" y="79"/>
                                </a:lnTo>
                                <a:lnTo>
                                  <a:pt x="415" y="48"/>
                                </a:lnTo>
                                <a:lnTo>
                                  <a:pt x="413" y="48"/>
                                </a:lnTo>
                                <a:lnTo>
                                  <a:pt x="415" y="48"/>
                                </a:lnTo>
                                <a:lnTo>
                                  <a:pt x="430" y="40"/>
                                </a:lnTo>
                                <a:lnTo>
                                  <a:pt x="362" y="0"/>
                                </a:lnTo>
                                <a:close/>
                                <a:moveTo>
                                  <a:pt x="396" y="40"/>
                                </a:moveTo>
                                <a:lnTo>
                                  <a:pt x="381" y="48"/>
                                </a:lnTo>
                                <a:lnTo>
                                  <a:pt x="413" y="48"/>
                                </a:lnTo>
                                <a:lnTo>
                                  <a:pt x="413" y="47"/>
                                </a:lnTo>
                                <a:lnTo>
                                  <a:pt x="409" y="47"/>
                                </a:lnTo>
                                <a:lnTo>
                                  <a:pt x="396" y="40"/>
                                </a:lnTo>
                                <a:close/>
                                <a:moveTo>
                                  <a:pt x="49" y="31"/>
                                </a:moveTo>
                                <a:lnTo>
                                  <a:pt x="34" y="40"/>
                                </a:lnTo>
                                <a:lnTo>
                                  <a:pt x="49" y="48"/>
                                </a:lnTo>
                                <a:lnTo>
                                  <a:pt x="381" y="48"/>
                                </a:lnTo>
                                <a:lnTo>
                                  <a:pt x="396" y="40"/>
                                </a:lnTo>
                                <a:lnTo>
                                  <a:pt x="381" y="31"/>
                                </a:lnTo>
                                <a:lnTo>
                                  <a:pt x="49" y="31"/>
                                </a:lnTo>
                                <a:close/>
                                <a:moveTo>
                                  <a:pt x="17" y="31"/>
                                </a:moveTo>
                                <a:lnTo>
                                  <a:pt x="17" y="48"/>
                                </a:lnTo>
                                <a:lnTo>
                                  <a:pt x="49" y="48"/>
                                </a:lnTo>
                                <a:lnTo>
                                  <a:pt x="47" y="47"/>
                                </a:lnTo>
                                <a:lnTo>
                                  <a:pt x="21" y="47"/>
                                </a:lnTo>
                                <a:lnTo>
                                  <a:pt x="21" y="32"/>
                                </a:lnTo>
                                <a:lnTo>
                                  <a:pt x="47" y="32"/>
                                </a:lnTo>
                                <a:lnTo>
                                  <a:pt x="49" y="31"/>
                                </a:lnTo>
                                <a:lnTo>
                                  <a:pt x="17" y="31"/>
                                </a:lnTo>
                                <a:close/>
                                <a:moveTo>
                                  <a:pt x="409" y="32"/>
                                </a:moveTo>
                                <a:lnTo>
                                  <a:pt x="396" y="40"/>
                                </a:lnTo>
                                <a:lnTo>
                                  <a:pt x="409" y="47"/>
                                </a:lnTo>
                                <a:lnTo>
                                  <a:pt x="409" y="32"/>
                                </a:lnTo>
                                <a:close/>
                                <a:moveTo>
                                  <a:pt x="413" y="32"/>
                                </a:moveTo>
                                <a:lnTo>
                                  <a:pt x="409" y="32"/>
                                </a:lnTo>
                                <a:lnTo>
                                  <a:pt x="409" y="47"/>
                                </a:lnTo>
                                <a:lnTo>
                                  <a:pt x="413" y="47"/>
                                </a:lnTo>
                                <a:lnTo>
                                  <a:pt x="413" y="32"/>
                                </a:lnTo>
                                <a:close/>
                                <a:moveTo>
                                  <a:pt x="21" y="32"/>
                                </a:moveTo>
                                <a:lnTo>
                                  <a:pt x="21" y="47"/>
                                </a:lnTo>
                                <a:lnTo>
                                  <a:pt x="34" y="40"/>
                                </a:lnTo>
                                <a:lnTo>
                                  <a:pt x="21" y="32"/>
                                </a:lnTo>
                                <a:close/>
                                <a:moveTo>
                                  <a:pt x="34" y="40"/>
                                </a:moveTo>
                                <a:lnTo>
                                  <a:pt x="21" y="47"/>
                                </a:lnTo>
                                <a:lnTo>
                                  <a:pt x="47" y="47"/>
                                </a:lnTo>
                                <a:lnTo>
                                  <a:pt x="34" y="40"/>
                                </a:lnTo>
                                <a:close/>
                                <a:moveTo>
                                  <a:pt x="381" y="31"/>
                                </a:moveTo>
                                <a:lnTo>
                                  <a:pt x="396" y="40"/>
                                </a:lnTo>
                                <a:lnTo>
                                  <a:pt x="409" y="32"/>
                                </a:lnTo>
                                <a:lnTo>
                                  <a:pt x="413" y="32"/>
                                </a:lnTo>
                                <a:lnTo>
                                  <a:pt x="413" y="31"/>
                                </a:lnTo>
                                <a:lnTo>
                                  <a:pt x="381" y="31"/>
                                </a:lnTo>
                                <a:close/>
                                <a:moveTo>
                                  <a:pt x="47" y="32"/>
                                </a:moveTo>
                                <a:lnTo>
                                  <a:pt x="21" y="32"/>
                                </a:lnTo>
                                <a:lnTo>
                                  <a:pt x="34" y="40"/>
                                </a:lnTo>
                                <a:lnTo>
                                  <a:pt x="47"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7" name="AutoShape 1285"/>
                        <wps:cNvSpPr>
                          <a:spLocks/>
                        </wps:cNvSpPr>
                        <wps:spPr bwMode="auto">
                          <a:xfrm>
                            <a:off x="5633" y="1104"/>
                            <a:ext cx="219" cy="80"/>
                          </a:xfrm>
                          <a:custGeom>
                            <a:avLst/>
                            <a:gdLst>
                              <a:gd name="T0" fmla="+- 0 5633 5633"/>
                              <a:gd name="T1" fmla="*/ T0 w 219"/>
                              <a:gd name="T2" fmla="+- 0 1144 1104"/>
                              <a:gd name="T3" fmla="*/ 1144 h 80"/>
                              <a:gd name="T4" fmla="+- 0 5706 5633"/>
                              <a:gd name="T5" fmla="*/ T4 w 219"/>
                              <a:gd name="T6" fmla="+- 0 1182 1104"/>
                              <a:gd name="T7" fmla="*/ 1182 h 80"/>
                              <a:gd name="T8" fmla="+- 0 5709 5633"/>
                              <a:gd name="T9" fmla="*/ T8 w 219"/>
                              <a:gd name="T10" fmla="+- 0 1169 1104"/>
                              <a:gd name="T11" fmla="*/ 1169 h 80"/>
                              <a:gd name="T12" fmla="+- 0 5650 5633"/>
                              <a:gd name="T13" fmla="*/ T12 w 219"/>
                              <a:gd name="T14" fmla="+- 0 1152 1104"/>
                              <a:gd name="T15" fmla="*/ 1152 h 80"/>
                              <a:gd name="T16" fmla="+- 0 5681 5633"/>
                              <a:gd name="T17" fmla="*/ T16 w 219"/>
                              <a:gd name="T18" fmla="+- 0 1135 1104"/>
                              <a:gd name="T19" fmla="*/ 1135 h 80"/>
                              <a:gd name="T20" fmla="+- 0 5711 5633"/>
                              <a:gd name="T21" fmla="*/ T20 w 219"/>
                              <a:gd name="T22" fmla="+- 0 1113 1104"/>
                              <a:gd name="T23" fmla="*/ 1113 h 80"/>
                              <a:gd name="T24" fmla="+- 0 5701 5633"/>
                              <a:gd name="T25" fmla="*/ T24 w 219"/>
                              <a:gd name="T26" fmla="+- 0 1104 1104"/>
                              <a:gd name="T27" fmla="*/ 1104 h 80"/>
                              <a:gd name="T28" fmla="+- 0 5778 5633"/>
                              <a:gd name="T29" fmla="*/ T28 w 219"/>
                              <a:gd name="T30" fmla="+- 0 1105 1104"/>
                              <a:gd name="T31" fmla="*/ 1105 h 80"/>
                              <a:gd name="T32" fmla="+- 0 5774 5633"/>
                              <a:gd name="T33" fmla="*/ T32 w 219"/>
                              <a:gd name="T34" fmla="+- 0 1119 1104"/>
                              <a:gd name="T35" fmla="*/ 1119 h 80"/>
                              <a:gd name="T36" fmla="+- 0 5834 5633"/>
                              <a:gd name="T37" fmla="*/ T36 w 219"/>
                              <a:gd name="T38" fmla="+- 0 1135 1104"/>
                              <a:gd name="T39" fmla="*/ 1135 h 80"/>
                              <a:gd name="T40" fmla="+- 0 5802 5633"/>
                              <a:gd name="T41" fmla="*/ T40 w 219"/>
                              <a:gd name="T42" fmla="+- 0 1152 1104"/>
                              <a:gd name="T43" fmla="*/ 1152 h 80"/>
                              <a:gd name="T44" fmla="+- 0 5773 5633"/>
                              <a:gd name="T45" fmla="*/ T44 w 219"/>
                              <a:gd name="T46" fmla="+- 0 1174 1104"/>
                              <a:gd name="T47" fmla="*/ 1174 h 80"/>
                              <a:gd name="T48" fmla="+- 0 5783 5633"/>
                              <a:gd name="T49" fmla="*/ T48 w 219"/>
                              <a:gd name="T50" fmla="+- 0 1183 1104"/>
                              <a:gd name="T51" fmla="*/ 1183 h 80"/>
                              <a:gd name="T52" fmla="+- 0 5834 5633"/>
                              <a:gd name="T53" fmla="*/ T52 w 219"/>
                              <a:gd name="T54" fmla="+- 0 1152 1104"/>
                              <a:gd name="T55" fmla="*/ 1152 h 80"/>
                              <a:gd name="T56" fmla="+- 0 5851 5633"/>
                              <a:gd name="T57" fmla="*/ T56 w 219"/>
                              <a:gd name="T58" fmla="+- 0 1144 1104"/>
                              <a:gd name="T59" fmla="*/ 1144 h 80"/>
                              <a:gd name="T60" fmla="+- 0 5817 5633"/>
                              <a:gd name="T61" fmla="*/ T60 w 219"/>
                              <a:gd name="T62" fmla="+- 0 1144 1104"/>
                              <a:gd name="T63" fmla="*/ 1144 h 80"/>
                              <a:gd name="T64" fmla="+- 0 5834 5633"/>
                              <a:gd name="T65" fmla="*/ T64 w 219"/>
                              <a:gd name="T66" fmla="+- 0 1152 1104"/>
                              <a:gd name="T67" fmla="*/ 1152 h 80"/>
                              <a:gd name="T68" fmla="+- 0 5830 5633"/>
                              <a:gd name="T69" fmla="*/ T68 w 219"/>
                              <a:gd name="T70" fmla="+- 0 1151 1104"/>
                              <a:gd name="T71" fmla="*/ 1151 h 80"/>
                              <a:gd name="T72" fmla="+- 0 5681 5633"/>
                              <a:gd name="T73" fmla="*/ T72 w 219"/>
                              <a:gd name="T74" fmla="+- 0 1135 1104"/>
                              <a:gd name="T75" fmla="*/ 1135 h 80"/>
                              <a:gd name="T76" fmla="+- 0 5681 5633"/>
                              <a:gd name="T77" fmla="*/ T76 w 219"/>
                              <a:gd name="T78" fmla="+- 0 1152 1104"/>
                              <a:gd name="T79" fmla="*/ 1152 h 80"/>
                              <a:gd name="T80" fmla="+- 0 5817 5633"/>
                              <a:gd name="T81" fmla="*/ T80 w 219"/>
                              <a:gd name="T82" fmla="+- 0 1144 1104"/>
                              <a:gd name="T83" fmla="*/ 1144 h 80"/>
                              <a:gd name="T84" fmla="+- 0 5681 5633"/>
                              <a:gd name="T85" fmla="*/ T84 w 219"/>
                              <a:gd name="T86" fmla="+- 0 1135 1104"/>
                              <a:gd name="T87" fmla="*/ 1135 h 80"/>
                              <a:gd name="T88" fmla="+- 0 5650 5633"/>
                              <a:gd name="T89" fmla="*/ T88 w 219"/>
                              <a:gd name="T90" fmla="+- 0 1152 1104"/>
                              <a:gd name="T91" fmla="*/ 1152 h 80"/>
                              <a:gd name="T92" fmla="+- 0 5679 5633"/>
                              <a:gd name="T93" fmla="*/ T92 w 219"/>
                              <a:gd name="T94" fmla="+- 0 1151 1104"/>
                              <a:gd name="T95" fmla="*/ 1151 h 80"/>
                              <a:gd name="T96" fmla="+- 0 5654 5633"/>
                              <a:gd name="T97" fmla="*/ T96 w 219"/>
                              <a:gd name="T98" fmla="+- 0 1136 1104"/>
                              <a:gd name="T99" fmla="*/ 1136 h 80"/>
                              <a:gd name="T100" fmla="+- 0 5681 5633"/>
                              <a:gd name="T101" fmla="*/ T100 w 219"/>
                              <a:gd name="T102" fmla="+- 0 1135 1104"/>
                              <a:gd name="T103" fmla="*/ 1135 h 80"/>
                              <a:gd name="T104" fmla="+- 0 5830 5633"/>
                              <a:gd name="T105" fmla="*/ T104 w 219"/>
                              <a:gd name="T106" fmla="+- 0 1136 1104"/>
                              <a:gd name="T107" fmla="*/ 1136 h 80"/>
                              <a:gd name="T108" fmla="+- 0 5830 5633"/>
                              <a:gd name="T109" fmla="*/ T108 w 219"/>
                              <a:gd name="T110" fmla="+- 0 1151 1104"/>
                              <a:gd name="T111" fmla="*/ 1151 h 80"/>
                              <a:gd name="T112" fmla="+- 0 5834 5633"/>
                              <a:gd name="T113" fmla="*/ T112 w 219"/>
                              <a:gd name="T114" fmla="+- 0 1136 1104"/>
                              <a:gd name="T115" fmla="*/ 1136 h 80"/>
                              <a:gd name="T116" fmla="+- 0 5830 5633"/>
                              <a:gd name="T117" fmla="*/ T116 w 219"/>
                              <a:gd name="T118" fmla="+- 0 1151 1104"/>
                              <a:gd name="T119" fmla="*/ 1151 h 80"/>
                              <a:gd name="T120" fmla="+- 0 5834 5633"/>
                              <a:gd name="T121" fmla="*/ T120 w 219"/>
                              <a:gd name="T122" fmla="+- 0 1136 1104"/>
                              <a:gd name="T123" fmla="*/ 1136 h 80"/>
                              <a:gd name="T124" fmla="+- 0 5654 5633"/>
                              <a:gd name="T125" fmla="*/ T124 w 219"/>
                              <a:gd name="T126" fmla="+- 0 1151 1104"/>
                              <a:gd name="T127" fmla="*/ 1151 h 80"/>
                              <a:gd name="T128" fmla="+- 0 5654 5633"/>
                              <a:gd name="T129" fmla="*/ T128 w 219"/>
                              <a:gd name="T130" fmla="+- 0 1136 1104"/>
                              <a:gd name="T131" fmla="*/ 1136 h 80"/>
                              <a:gd name="T132" fmla="+- 0 5654 5633"/>
                              <a:gd name="T133" fmla="*/ T132 w 219"/>
                              <a:gd name="T134" fmla="+- 0 1151 1104"/>
                              <a:gd name="T135" fmla="*/ 1151 h 80"/>
                              <a:gd name="T136" fmla="+- 0 5667 5633"/>
                              <a:gd name="T137" fmla="*/ T136 w 219"/>
                              <a:gd name="T138" fmla="+- 0 1144 1104"/>
                              <a:gd name="T139" fmla="*/ 1144 h 80"/>
                              <a:gd name="T140" fmla="+- 0 5817 5633"/>
                              <a:gd name="T141" fmla="*/ T140 w 219"/>
                              <a:gd name="T142" fmla="+- 0 1144 1104"/>
                              <a:gd name="T143" fmla="*/ 1144 h 80"/>
                              <a:gd name="T144" fmla="+- 0 5834 5633"/>
                              <a:gd name="T145" fmla="*/ T144 w 219"/>
                              <a:gd name="T146" fmla="+- 0 1136 1104"/>
                              <a:gd name="T147" fmla="*/ 1136 h 80"/>
                              <a:gd name="T148" fmla="+- 0 5802 5633"/>
                              <a:gd name="T149" fmla="*/ T148 w 219"/>
                              <a:gd name="T150" fmla="+- 0 1135 1104"/>
                              <a:gd name="T151" fmla="*/ 1135 h 80"/>
                              <a:gd name="T152" fmla="+- 0 5654 5633"/>
                              <a:gd name="T153" fmla="*/ T152 w 219"/>
                              <a:gd name="T154" fmla="+- 0 1136 1104"/>
                              <a:gd name="T155" fmla="*/ 1136 h 80"/>
                              <a:gd name="T156" fmla="+- 0 5679 5633"/>
                              <a:gd name="T157" fmla="*/ T156 w 219"/>
                              <a:gd name="T158" fmla="+- 0 1136 1104"/>
                              <a:gd name="T159" fmla="*/ 1136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19" h="80">
                                <a:moveTo>
                                  <a:pt x="68" y="0"/>
                                </a:moveTo>
                                <a:lnTo>
                                  <a:pt x="0" y="40"/>
                                </a:lnTo>
                                <a:lnTo>
                                  <a:pt x="68" y="79"/>
                                </a:lnTo>
                                <a:lnTo>
                                  <a:pt x="73" y="78"/>
                                </a:lnTo>
                                <a:lnTo>
                                  <a:pt x="78" y="70"/>
                                </a:lnTo>
                                <a:lnTo>
                                  <a:pt x="76" y="65"/>
                                </a:lnTo>
                                <a:lnTo>
                                  <a:pt x="48" y="48"/>
                                </a:lnTo>
                                <a:lnTo>
                                  <a:pt x="17" y="48"/>
                                </a:lnTo>
                                <a:lnTo>
                                  <a:pt x="17" y="31"/>
                                </a:lnTo>
                                <a:lnTo>
                                  <a:pt x="48" y="31"/>
                                </a:lnTo>
                                <a:lnTo>
                                  <a:pt x="76" y="15"/>
                                </a:lnTo>
                                <a:lnTo>
                                  <a:pt x="78" y="9"/>
                                </a:lnTo>
                                <a:lnTo>
                                  <a:pt x="73" y="1"/>
                                </a:lnTo>
                                <a:lnTo>
                                  <a:pt x="68" y="0"/>
                                </a:lnTo>
                                <a:close/>
                                <a:moveTo>
                                  <a:pt x="150" y="0"/>
                                </a:moveTo>
                                <a:lnTo>
                                  <a:pt x="145" y="1"/>
                                </a:lnTo>
                                <a:lnTo>
                                  <a:pt x="140" y="9"/>
                                </a:lnTo>
                                <a:lnTo>
                                  <a:pt x="141" y="15"/>
                                </a:lnTo>
                                <a:lnTo>
                                  <a:pt x="169" y="31"/>
                                </a:lnTo>
                                <a:lnTo>
                                  <a:pt x="201" y="31"/>
                                </a:lnTo>
                                <a:lnTo>
                                  <a:pt x="201" y="48"/>
                                </a:lnTo>
                                <a:lnTo>
                                  <a:pt x="169" y="48"/>
                                </a:lnTo>
                                <a:lnTo>
                                  <a:pt x="141" y="65"/>
                                </a:lnTo>
                                <a:lnTo>
                                  <a:pt x="140" y="70"/>
                                </a:lnTo>
                                <a:lnTo>
                                  <a:pt x="145" y="78"/>
                                </a:lnTo>
                                <a:lnTo>
                                  <a:pt x="150" y="79"/>
                                </a:lnTo>
                                <a:lnTo>
                                  <a:pt x="203" y="48"/>
                                </a:lnTo>
                                <a:lnTo>
                                  <a:pt x="201" y="48"/>
                                </a:lnTo>
                                <a:lnTo>
                                  <a:pt x="203" y="48"/>
                                </a:lnTo>
                                <a:lnTo>
                                  <a:pt x="218" y="40"/>
                                </a:lnTo>
                                <a:lnTo>
                                  <a:pt x="150" y="0"/>
                                </a:lnTo>
                                <a:close/>
                                <a:moveTo>
                                  <a:pt x="184" y="40"/>
                                </a:moveTo>
                                <a:lnTo>
                                  <a:pt x="169" y="48"/>
                                </a:lnTo>
                                <a:lnTo>
                                  <a:pt x="201" y="48"/>
                                </a:lnTo>
                                <a:lnTo>
                                  <a:pt x="201" y="47"/>
                                </a:lnTo>
                                <a:lnTo>
                                  <a:pt x="197" y="47"/>
                                </a:lnTo>
                                <a:lnTo>
                                  <a:pt x="184" y="40"/>
                                </a:lnTo>
                                <a:close/>
                                <a:moveTo>
                                  <a:pt x="48" y="31"/>
                                </a:moveTo>
                                <a:lnTo>
                                  <a:pt x="34" y="40"/>
                                </a:lnTo>
                                <a:lnTo>
                                  <a:pt x="48" y="48"/>
                                </a:lnTo>
                                <a:lnTo>
                                  <a:pt x="169" y="48"/>
                                </a:lnTo>
                                <a:lnTo>
                                  <a:pt x="184" y="40"/>
                                </a:lnTo>
                                <a:lnTo>
                                  <a:pt x="169" y="31"/>
                                </a:lnTo>
                                <a:lnTo>
                                  <a:pt x="48" y="31"/>
                                </a:lnTo>
                                <a:close/>
                                <a:moveTo>
                                  <a:pt x="17" y="31"/>
                                </a:moveTo>
                                <a:lnTo>
                                  <a:pt x="17" y="48"/>
                                </a:lnTo>
                                <a:lnTo>
                                  <a:pt x="48" y="48"/>
                                </a:lnTo>
                                <a:lnTo>
                                  <a:pt x="46" y="47"/>
                                </a:lnTo>
                                <a:lnTo>
                                  <a:pt x="21" y="47"/>
                                </a:lnTo>
                                <a:lnTo>
                                  <a:pt x="21" y="32"/>
                                </a:lnTo>
                                <a:lnTo>
                                  <a:pt x="46" y="32"/>
                                </a:lnTo>
                                <a:lnTo>
                                  <a:pt x="48" y="31"/>
                                </a:lnTo>
                                <a:lnTo>
                                  <a:pt x="17" y="31"/>
                                </a:lnTo>
                                <a:close/>
                                <a:moveTo>
                                  <a:pt x="197" y="32"/>
                                </a:moveTo>
                                <a:lnTo>
                                  <a:pt x="184" y="40"/>
                                </a:lnTo>
                                <a:lnTo>
                                  <a:pt x="197" y="47"/>
                                </a:lnTo>
                                <a:lnTo>
                                  <a:pt x="197" y="32"/>
                                </a:lnTo>
                                <a:close/>
                                <a:moveTo>
                                  <a:pt x="201" y="32"/>
                                </a:moveTo>
                                <a:lnTo>
                                  <a:pt x="197" y="32"/>
                                </a:lnTo>
                                <a:lnTo>
                                  <a:pt x="197" y="47"/>
                                </a:lnTo>
                                <a:lnTo>
                                  <a:pt x="201" y="47"/>
                                </a:lnTo>
                                <a:lnTo>
                                  <a:pt x="201" y="32"/>
                                </a:lnTo>
                                <a:close/>
                                <a:moveTo>
                                  <a:pt x="21" y="32"/>
                                </a:moveTo>
                                <a:lnTo>
                                  <a:pt x="21" y="47"/>
                                </a:lnTo>
                                <a:lnTo>
                                  <a:pt x="34" y="40"/>
                                </a:lnTo>
                                <a:lnTo>
                                  <a:pt x="21" y="32"/>
                                </a:lnTo>
                                <a:close/>
                                <a:moveTo>
                                  <a:pt x="34" y="40"/>
                                </a:moveTo>
                                <a:lnTo>
                                  <a:pt x="21" y="47"/>
                                </a:lnTo>
                                <a:lnTo>
                                  <a:pt x="46" y="47"/>
                                </a:lnTo>
                                <a:lnTo>
                                  <a:pt x="34" y="40"/>
                                </a:lnTo>
                                <a:close/>
                                <a:moveTo>
                                  <a:pt x="169" y="31"/>
                                </a:moveTo>
                                <a:lnTo>
                                  <a:pt x="184" y="40"/>
                                </a:lnTo>
                                <a:lnTo>
                                  <a:pt x="197" y="32"/>
                                </a:lnTo>
                                <a:lnTo>
                                  <a:pt x="201" y="32"/>
                                </a:lnTo>
                                <a:lnTo>
                                  <a:pt x="201" y="31"/>
                                </a:lnTo>
                                <a:lnTo>
                                  <a:pt x="169" y="31"/>
                                </a:lnTo>
                                <a:close/>
                                <a:moveTo>
                                  <a:pt x="46" y="32"/>
                                </a:moveTo>
                                <a:lnTo>
                                  <a:pt x="21" y="32"/>
                                </a:lnTo>
                                <a:lnTo>
                                  <a:pt x="34" y="40"/>
                                </a:lnTo>
                                <a:lnTo>
                                  <a:pt x="46"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8" name="AutoShape 1284"/>
                        <wps:cNvSpPr>
                          <a:spLocks/>
                        </wps:cNvSpPr>
                        <wps:spPr bwMode="auto">
                          <a:xfrm>
                            <a:off x="6342" y="1104"/>
                            <a:ext cx="482" cy="661"/>
                          </a:xfrm>
                          <a:custGeom>
                            <a:avLst/>
                            <a:gdLst>
                              <a:gd name="T0" fmla="+- 0 6342 6342"/>
                              <a:gd name="T1" fmla="*/ T0 w 482"/>
                              <a:gd name="T2" fmla="+- 0 1725 1104"/>
                              <a:gd name="T3" fmla="*/ 1725 h 661"/>
                              <a:gd name="T4" fmla="+- 0 6416 6342"/>
                              <a:gd name="T5" fmla="*/ T4 w 482"/>
                              <a:gd name="T6" fmla="+- 0 1763 1104"/>
                              <a:gd name="T7" fmla="*/ 1763 h 661"/>
                              <a:gd name="T8" fmla="+- 0 6419 6342"/>
                              <a:gd name="T9" fmla="*/ T8 w 482"/>
                              <a:gd name="T10" fmla="+- 0 1750 1104"/>
                              <a:gd name="T11" fmla="*/ 1750 h 661"/>
                              <a:gd name="T12" fmla="+- 0 6359 6342"/>
                              <a:gd name="T13" fmla="*/ T12 w 482"/>
                              <a:gd name="T14" fmla="+- 0 1733 1104"/>
                              <a:gd name="T15" fmla="*/ 1733 h 661"/>
                              <a:gd name="T16" fmla="+- 0 6391 6342"/>
                              <a:gd name="T17" fmla="*/ T16 w 482"/>
                              <a:gd name="T18" fmla="+- 0 1716 1104"/>
                              <a:gd name="T19" fmla="*/ 1716 h 661"/>
                              <a:gd name="T20" fmla="+- 0 6420 6342"/>
                              <a:gd name="T21" fmla="*/ T20 w 482"/>
                              <a:gd name="T22" fmla="+- 0 1694 1104"/>
                              <a:gd name="T23" fmla="*/ 1694 h 661"/>
                              <a:gd name="T24" fmla="+- 0 6410 6342"/>
                              <a:gd name="T25" fmla="*/ T24 w 482"/>
                              <a:gd name="T26" fmla="+- 0 1685 1104"/>
                              <a:gd name="T27" fmla="*/ 1685 h 661"/>
                              <a:gd name="T28" fmla="+- 0 6359 6342"/>
                              <a:gd name="T29" fmla="*/ T28 w 482"/>
                              <a:gd name="T30" fmla="+- 0 1716 1104"/>
                              <a:gd name="T31" fmla="*/ 1716 h 661"/>
                              <a:gd name="T32" fmla="+- 0 6391 6342"/>
                              <a:gd name="T33" fmla="*/ T32 w 482"/>
                              <a:gd name="T34" fmla="+- 0 1733 1104"/>
                              <a:gd name="T35" fmla="*/ 1733 h 661"/>
                              <a:gd name="T36" fmla="+- 0 6364 6342"/>
                              <a:gd name="T37" fmla="*/ T36 w 482"/>
                              <a:gd name="T38" fmla="+- 0 1732 1104"/>
                              <a:gd name="T39" fmla="*/ 1732 h 661"/>
                              <a:gd name="T40" fmla="+- 0 6389 6342"/>
                              <a:gd name="T41" fmla="*/ T40 w 482"/>
                              <a:gd name="T42" fmla="+- 0 1717 1104"/>
                              <a:gd name="T43" fmla="*/ 1717 h 661"/>
                              <a:gd name="T44" fmla="+- 0 6807 6342"/>
                              <a:gd name="T45" fmla="*/ T44 w 482"/>
                              <a:gd name="T46" fmla="+- 0 1716 1104"/>
                              <a:gd name="T47" fmla="*/ 1716 h 661"/>
                              <a:gd name="T48" fmla="+- 0 6376 6342"/>
                              <a:gd name="T49" fmla="*/ T48 w 482"/>
                              <a:gd name="T50" fmla="+- 0 1725 1104"/>
                              <a:gd name="T51" fmla="*/ 1725 h 661"/>
                              <a:gd name="T52" fmla="+- 0 6820 6342"/>
                              <a:gd name="T53" fmla="*/ T52 w 482"/>
                              <a:gd name="T54" fmla="+- 0 1733 1104"/>
                              <a:gd name="T55" fmla="*/ 1733 h 661"/>
                              <a:gd name="T56" fmla="+- 0 6824 6342"/>
                              <a:gd name="T57" fmla="*/ T56 w 482"/>
                              <a:gd name="T58" fmla="+- 0 1725 1104"/>
                              <a:gd name="T59" fmla="*/ 1725 h 661"/>
                              <a:gd name="T60" fmla="+- 0 6807 6342"/>
                              <a:gd name="T61" fmla="*/ T60 w 482"/>
                              <a:gd name="T62" fmla="+- 0 1716 1104"/>
                              <a:gd name="T63" fmla="*/ 1716 h 661"/>
                              <a:gd name="T64" fmla="+- 0 6364 6342"/>
                              <a:gd name="T65" fmla="*/ T64 w 482"/>
                              <a:gd name="T66" fmla="+- 0 1732 1104"/>
                              <a:gd name="T67" fmla="*/ 1732 h 661"/>
                              <a:gd name="T68" fmla="+- 0 6364 6342"/>
                              <a:gd name="T69" fmla="*/ T68 w 482"/>
                              <a:gd name="T70" fmla="+- 0 1717 1104"/>
                              <a:gd name="T71" fmla="*/ 1717 h 661"/>
                              <a:gd name="T72" fmla="+- 0 6364 6342"/>
                              <a:gd name="T73" fmla="*/ T72 w 482"/>
                              <a:gd name="T74" fmla="+- 0 1732 1104"/>
                              <a:gd name="T75" fmla="*/ 1732 h 661"/>
                              <a:gd name="T76" fmla="+- 0 6376 6342"/>
                              <a:gd name="T77" fmla="*/ T76 w 482"/>
                              <a:gd name="T78" fmla="+- 0 1725 1104"/>
                              <a:gd name="T79" fmla="*/ 1725 h 661"/>
                              <a:gd name="T80" fmla="+- 0 6364 6342"/>
                              <a:gd name="T81" fmla="*/ T80 w 482"/>
                              <a:gd name="T82" fmla="+- 0 1717 1104"/>
                              <a:gd name="T83" fmla="*/ 1717 h 661"/>
                              <a:gd name="T84" fmla="+- 0 6389 6342"/>
                              <a:gd name="T85" fmla="*/ T84 w 482"/>
                              <a:gd name="T86" fmla="+- 0 1717 1104"/>
                              <a:gd name="T87" fmla="*/ 1717 h 661"/>
                              <a:gd name="T88" fmla="+- 0 6807 6342"/>
                              <a:gd name="T89" fmla="*/ T88 w 482"/>
                              <a:gd name="T90" fmla="+- 0 1725 1104"/>
                              <a:gd name="T91" fmla="*/ 1725 h 661"/>
                              <a:gd name="T92" fmla="+- 0 6824 6342"/>
                              <a:gd name="T93" fmla="*/ T92 w 482"/>
                              <a:gd name="T94" fmla="+- 0 1716 1104"/>
                              <a:gd name="T95" fmla="*/ 1716 h 661"/>
                              <a:gd name="T96" fmla="+- 0 6815 6342"/>
                              <a:gd name="T97" fmla="*/ T96 w 482"/>
                              <a:gd name="T98" fmla="+- 0 1152 1104"/>
                              <a:gd name="T99" fmla="*/ 1152 h 661"/>
                              <a:gd name="T100" fmla="+- 0 6824 6342"/>
                              <a:gd name="T101" fmla="*/ T100 w 482"/>
                              <a:gd name="T102" fmla="+- 0 1716 1104"/>
                              <a:gd name="T103" fmla="*/ 1716 h 661"/>
                              <a:gd name="T104" fmla="+- 0 6807 6342"/>
                              <a:gd name="T105" fmla="*/ T104 w 482"/>
                              <a:gd name="T106" fmla="+- 0 1725 1104"/>
                              <a:gd name="T107" fmla="*/ 1725 h 661"/>
                              <a:gd name="T108" fmla="+- 0 6824 6342"/>
                              <a:gd name="T109" fmla="*/ T108 w 482"/>
                              <a:gd name="T110" fmla="+- 0 1716 1104"/>
                              <a:gd name="T111" fmla="*/ 1716 h 661"/>
                              <a:gd name="T112" fmla="+- 0 6661 6342"/>
                              <a:gd name="T113" fmla="*/ T112 w 482"/>
                              <a:gd name="T114" fmla="+- 0 1144 1104"/>
                              <a:gd name="T115" fmla="*/ 1144 h 661"/>
                              <a:gd name="T116" fmla="+- 0 6734 6342"/>
                              <a:gd name="T117" fmla="*/ T116 w 482"/>
                              <a:gd name="T118" fmla="+- 0 1182 1104"/>
                              <a:gd name="T119" fmla="*/ 1182 h 661"/>
                              <a:gd name="T120" fmla="+- 0 6738 6342"/>
                              <a:gd name="T121" fmla="*/ T120 w 482"/>
                              <a:gd name="T122" fmla="+- 0 1169 1104"/>
                              <a:gd name="T123" fmla="*/ 1169 h 661"/>
                              <a:gd name="T124" fmla="+- 0 6678 6342"/>
                              <a:gd name="T125" fmla="*/ T124 w 482"/>
                              <a:gd name="T126" fmla="+- 0 1152 1104"/>
                              <a:gd name="T127" fmla="*/ 1152 h 661"/>
                              <a:gd name="T128" fmla="+- 0 6710 6342"/>
                              <a:gd name="T129" fmla="*/ T128 w 482"/>
                              <a:gd name="T130" fmla="+- 0 1135 1104"/>
                              <a:gd name="T131" fmla="*/ 1135 h 661"/>
                              <a:gd name="T132" fmla="+- 0 6739 6342"/>
                              <a:gd name="T133" fmla="*/ T132 w 482"/>
                              <a:gd name="T134" fmla="+- 0 1113 1104"/>
                              <a:gd name="T135" fmla="*/ 1113 h 661"/>
                              <a:gd name="T136" fmla="+- 0 6729 6342"/>
                              <a:gd name="T137" fmla="*/ T136 w 482"/>
                              <a:gd name="T138" fmla="+- 0 1104 1104"/>
                              <a:gd name="T139" fmla="*/ 1104 h 661"/>
                              <a:gd name="T140" fmla="+- 0 6678 6342"/>
                              <a:gd name="T141" fmla="*/ T140 w 482"/>
                              <a:gd name="T142" fmla="+- 0 1135 1104"/>
                              <a:gd name="T143" fmla="*/ 1135 h 661"/>
                              <a:gd name="T144" fmla="+- 0 6710 6342"/>
                              <a:gd name="T145" fmla="*/ T144 w 482"/>
                              <a:gd name="T146" fmla="+- 0 1152 1104"/>
                              <a:gd name="T147" fmla="*/ 1152 h 661"/>
                              <a:gd name="T148" fmla="+- 0 6682 6342"/>
                              <a:gd name="T149" fmla="*/ T148 w 482"/>
                              <a:gd name="T150" fmla="+- 0 1151 1104"/>
                              <a:gd name="T151" fmla="*/ 1151 h 661"/>
                              <a:gd name="T152" fmla="+- 0 6708 6342"/>
                              <a:gd name="T153" fmla="*/ T152 w 482"/>
                              <a:gd name="T154" fmla="+- 0 1136 1104"/>
                              <a:gd name="T155" fmla="*/ 1136 h 661"/>
                              <a:gd name="T156" fmla="+- 0 6820 6342"/>
                              <a:gd name="T157" fmla="*/ T156 w 482"/>
                              <a:gd name="T158" fmla="+- 0 1135 1104"/>
                              <a:gd name="T159" fmla="*/ 1135 h 661"/>
                              <a:gd name="T160" fmla="+- 0 6695 6342"/>
                              <a:gd name="T161" fmla="*/ T160 w 482"/>
                              <a:gd name="T162" fmla="+- 0 1144 1104"/>
                              <a:gd name="T163" fmla="*/ 1144 h 661"/>
                              <a:gd name="T164" fmla="+- 0 6807 6342"/>
                              <a:gd name="T165" fmla="*/ T164 w 482"/>
                              <a:gd name="T166" fmla="+- 0 1152 1104"/>
                              <a:gd name="T167" fmla="*/ 1152 h 661"/>
                              <a:gd name="T168" fmla="+- 0 6824 6342"/>
                              <a:gd name="T169" fmla="*/ T168 w 482"/>
                              <a:gd name="T170" fmla="+- 0 1144 1104"/>
                              <a:gd name="T171" fmla="*/ 1144 h 661"/>
                              <a:gd name="T172" fmla="+- 0 6820 6342"/>
                              <a:gd name="T173" fmla="*/ T172 w 482"/>
                              <a:gd name="T174" fmla="+- 0 1135 1104"/>
                              <a:gd name="T175" fmla="*/ 1135 h 661"/>
                              <a:gd name="T176" fmla="+- 0 6807 6342"/>
                              <a:gd name="T177" fmla="*/ T176 w 482"/>
                              <a:gd name="T178" fmla="+- 0 1144 1104"/>
                              <a:gd name="T179" fmla="*/ 1144 h 661"/>
                              <a:gd name="T180" fmla="+- 0 6824 6342"/>
                              <a:gd name="T181" fmla="*/ T180 w 482"/>
                              <a:gd name="T182" fmla="+- 0 1152 1104"/>
                              <a:gd name="T183" fmla="*/ 1152 h 661"/>
                              <a:gd name="T184" fmla="+- 0 6682 6342"/>
                              <a:gd name="T185" fmla="*/ T184 w 482"/>
                              <a:gd name="T186" fmla="+- 0 1136 1104"/>
                              <a:gd name="T187" fmla="*/ 1136 h 661"/>
                              <a:gd name="T188" fmla="+- 0 6695 6342"/>
                              <a:gd name="T189" fmla="*/ T188 w 482"/>
                              <a:gd name="T190" fmla="+- 0 1144 1104"/>
                              <a:gd name="T191" fmla="*/ 1144 h 661"/>
                              <a:gd name="T192" fmla="+- 0 6695 6342"/>
                              <a:gd name="T193" fmla="*/ T192 w 482"/>
                              <a:gd name="T194" fmla="+- 0 1144 1104"/>
                              <a:gd name="T195" fmla="*/ 1144 h 661"/>
                              <a:gd name="T196" fmla="+- 0 6708 6342"/>
                              <a:gd name="T197" fmla="*/ T196 w 482"/>
                              <a:gd name="T198" fmla="+- 0 1151 1104"/>
                              <a:gd name="T199" fmla="*/ 1151 h 661"/>
                              <a:gd name="T200" fmla="+- 0 6708 6342"/>
                              <a:gd name="T201" fmla="*/ T200 w 482"/>
                              <a:gd name="T202" fmla="+- 0 1136 1104"/>
                              <a:gd name="T203" fmla="*/ 1136 h 661"/>
                              <a:gd name="T204" fmla="+- 0 6695 6342"/>
                              <a:gd name="T205" fmla="*/ T204 w 482"/>
                              <a:gd name="T206" fmla="+- 0 1144 1104"/>
                              <a:gd name="T207" fmla="*/ 1144 h 6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82" h="661">
                                <a:moveTo>
                                  <a:pt x="68" y="581"/>
                                </a:moveTo>
                                <a:lnTo>
                                  <a:pt x="0" y="621"/>
                                </a:lnTo>
                                <a:lnTo>
                                  <a:pt x="68" y="660"/>
                                </a:lnTo>
                                <a:lnTo>
                                  <a:pt x="74" y="659"/>
                                </a:lnTo>
                                <a:lnTo>
                                  <a:pt x="78" y="651"/>
                                </a:lnTo>
                                <a:lnTo>
                                  <a:pt x="77" y="646"/>
                                </a:lnTo>
                                <a:lnTo>
                                  <a:pt x="49" y="629"/>
                                </a:lnTo>
                                <a:lnTo>
                                  <a:pt x="17" y="629"/>
                                </a:lnTo>
                                <a:lnTo>
                                  <a:pt x="17" y="612"/>
                                </a:lnTo>
                                <a:lnTo>
                                  <a:pt x="49" y="612"/>
                                </a:lnTo>
                                <a:lnTo>
                                  <a:pt x="77" y="596"/>
                                </a:lnTo>
                                <a:lnTo>
                                  <a:pt x="78" y="590"/>
                                </a:lnTo>
                                <a:lnTo>
                                  <a:pt x="74" y="582"/>
                                </a:lnTo>
                                <a:lnTo>
                                  <a:pt x="68" y="581"/>
                                </a:lnTo>
                                <a:close/>
                                <a:moveTo>
                                  <a:pt x="49" y="612"/>
                                </a:moveTo>
                                <a:lnTo>
                                  <a:pt x="17" y="612"/>
                                </a:lnTo>
                                <a:lnTo>
                                  <a:pt x="17" y="629"/>
                                </a:lnTo>
                                <a:lnTo>
                                  <a:pt x="49" y="629"/>
                                </a:lnTo>
                                <a:lnTo>
                                  <a:pt x="47" y="628"/>
                                </a:lnTo>
                                <a:lnTo>
                                  <a:pt x="22" y="628"/>
                                </a:lnTo>
                                <a:lnTo>
                                  <a:pt x="22" y="613"/>
                                </a:lnTo>
                                <a:lnTo>
                                  <a:pt x="47" y="613"/>
                                </a:lnTo>
                                <a:lnTo>
                                  <a:pt x="49" y="612"/>
                                </a:lnTo>
                                <a:close/>
                                <a:moveTo>
                                  <a:pt x="465" y="612"/>
                                </a:moveTo>
                                <a:lnTo>
                                  <a:pt x="49" y="612"/>
                                </a:lnTo>
                                <a:lnTo>
                                  <a:pt x="34" y="621"/>
                                </a:lnTo>
                                <a:lnTo>
                                  <a:pt x="49" y="629"/>
                                </a:lnTo>
                                <a:lnTo>
                                  <a:pt x="478" y="629"/>
                                </a:lnTo>
                                <a:lnTo>
                                  <a:pt x="482" y="625"/>
                                </a:lnTo>
                                <a:lnTo>
                                  <a:pt x="482" y="621"/>
                                </a:lnTo>
                                <a:lnTo>
                                  <a:pt x="465" y="621"/>
                                </a:lnTo>
                                <a:lnTo>
                                  <a:pt x="465" y="612"/>
                                </a:lnTo>
                                <a:close/>
                                <a:moveTo>
                                  <a:pt x="22" y="613"/>
                                </a:moveTo>
                                <a:lnTo>
                                  <a:pt x="22" y="628"/>
                                </a:lnTo>
                                <a:lnTo>
                                  <a:pt x="34" y="621"/>
                                </a:lnTo>
                                <a:lnTo>
                                  <a:pt x="22" y="613"/>
                                </a:lnTo>
                                <a:close/>
                                <a:moveTo>
                                  <a:pt x="34" y="621"/>
                                </a:moveTo>
                                <a:lnTo>
                                  <a:pt x="22" y="628"/>
                                </a:lnTo>
                                <a:lnTo>
                                  <a:pt x="47" y="628"/>
                                </a:lnTo>
                                <a:lnTo>
                                  <a:pt x="34" y="621"/>
                                </a:lnTo>
                                <a:close/>
                                <a:moveTo>
                                  <a:pt x="47" y="613"/>
                                </a:moveTo>
                                <a:lnTo>
                                  <a:pt x="22" y="613"/>
                                </a:lnTo>
                                <a:lnTo>
                                  <a:pt x="34" y="621"/>
                                </a:lnTo>
                                <a:lnTo>
                                  <a:pt x="47" y="613"/>
                                </a:lnTo>
                                <a:close/>
                                <a:moveTo>
                                  <a:pt x="465" y="40"/>
                                </a:moveTo>
                                <a:lnTo>
                                  <a:pt x="465" y="621"/>
                                </a:lnTo>
                                <a:lnTo>
                                  <a:pt x="473" y="612"/>
                                </a:lnTo>
                                <a:lnTo>
                                  <a:pt x="482" y="612"/>
                                </a:lnTo>
                                <a:lnTo>
                                  <a:pt x="482" y="48"/>
                                </a:lnTo>
                                <a:lnTo>
                                  <a:pt x="473" y="48"/>
                                </a:lnTo>
                                <a:lnTo>
                                  <a:pt x="465" y="40"/>
                                </a:lnTo>
                                <a:close/>
                                <a:moveTo>
                                  <a:pt x="482" y="612"/>
                                </a:moveTo>
                                <a:lnTo>
                                  <a:pt x="473" y="612"/>
                                </a:lnTo>
                                <a:lnTo>
                                  <a:pt x="465" y="621"/>
                                </a:lnTo>
                                <a:lnTo>
                                  <a:pt x="482" y="621"/>
                                </a:lnTo>
                                <a:lnTo>
                                  <a:pt x="482" y="612"/>
                                </a:lnTo>
                                <a:close/>
                                <a:moveTo>
                                  <a:pt x="387" y="0"/>
                                </a:moveTo>
                                <a:lnTo>
                                  <a:pt x="319" y="40"/>
                                </a:lnTo>
                                <a:lnTo>
                                  <a:pt x="387" y="79"/>
                                </a:lnTo>
                                <a:lnTo>
                                  <a:pt x="392" y="78"/>
                                </a:lnTo>
                                <a:lnTo>
                                  <a:pt x="397" y="70"/>
                                </a:lnTo>
                                <a:lnTo>
                                  <a:pt x="396" y="65"/>
                                </a:lnTo>
                                <a:lnTo>
                                  <a:pt x="368" y="48"/>
                                </a:lnTo>
                                <a:lnTo>
                                  <a:pt x="336" y="48"/>
                                </a:lnTo>
                                <a:lnTo>
                                  <a:pt x="336" y="31"/>
                                </a:lnTo>
                                <a:lnTo>
                                  <a:pt x="368" y="31"/>
                                </a:lnTo>
                                <a:lnTo>
                                  <a:pt x="396" y="15"/>
                                </a:lnTo>
                                <a:lnTo>
                                  <a:pt x="397" y="9"/>
                                </a:lnTo>
                                <a:lnTo>
                                  <a:pt x="392" y="1"/>
                                </a:lnTo>
                                <a:lnTo>
                                  <a:pt x="387" y="0"/>
                                </a:lnTo>
                                <a:close/>
                                <a:moveTo>
                                  <a:pt x="368" y="31"/>
                                </a:moveTo>
                                <a:lnTo>
                                  <a:pt x="336" y="31"/>
                                </a:lnTo>
                                <a:lnTo>
                                  <a:pt x="336" y="48"/>
                                </a:lnTo>
                                <a:lnTo>
                                  <a:pt x="368" y="48"/>
                                </a:lnTo>
                                <a:lnTo>
                                  <a:pt x="366" y="47"/>
                                </a:lnTo>
                                <a:lnTo>
                                  <a:pt x="340" y="47"/>
                                </a:lnTo>
                                <a:lnTo>
                                  <a:pt x="340" y="32"/>
                                </a:lnTo>
                                <a:lnTo>
                                  <a:pt x="366" y="32"/>
                                </a:lnTo>
                                <a:lnTo>
                                  <a:pt x="368" y="31"/>
                                </a:lnTo>
                                <a:close/>
                                <a:moveTo>
                                  <a:pt x="478" y="31"/>
                                </a:moveTo>
                                <a:lnTo>
                                  <a:pt x="368" y="31"/>
                                </a:lnTo>
                                <a:lnTo>
                                  <a:pt x="353" y="40"/>
                                </a:lnTo>
                                <a:lnTo>
                                  <a:pt x="368" y="48"/>
                                </a:lnTo>
                                <a:lnTo>
                                  <a:pt x="465" y="48"/>
                                </a:lnTo>
                                <a:lnTo>
                                  <a:pt x="465" y="40"/>
                                </a:lnTo>
                                <a:lnTo>
                                  <a:pt x="482" y="40"/>
                                </a:lnTo>
                                <a:lnTo>
                                  <a:pt x="482" y="35"/>
                                </a:lnTo>
                                <a:lnTo>
                                  <a:pt x="478" y="31"/>
                                </a:lnTo>
                                <a:close/>
                                <a:moveTo>
                                  <a:pt x="482" y="40"/>
                                </a:moveTo>
                                <a:lnTo>
                                  <a:pt x="465" y="40"/>
                                </a:lnTo>
                                <a:lnTo>
                                  <a:pt x="473" y="48"/>
                                </a:lnTo>
                                <a:lnTo>
                                  <a:pt x="482" y="48"/>
                                </a:lnTo>
                                <a:lnTo>
                                  <a:pt x="482" y="40"/>
                                </a:lnTo>
                                <a:close/>
                                <a:moveTo>
                                  <a:pt x="340" y="32"/>
                                </a:moveTo>
                                <a:lnTo>
                                  <a:pt x="340" y="47"/>
                                </a:lnTo>
                                <a:lnTo>
                                  <a:pt x="353" y="40"/>
                                </a:lnTo>
                                <a:lnTo>
                                  <a:pt x="340" y="32"/>
                                </a:lnTo>
                                <a:close/>
                                <a:moveTo>
                                  <a:pt x="353" y="40"/>
                                </a:moveTo>
                                <a:lnTo>
                                  <a:pt x="340" y="47"/>
                                </a:lnTo>
                                <a:lnTo>
                                  <a:pt x="366" y="47"/>
                                </a:lnTo>
                                <a:lnTo>
                                  <a:pt x="353" y="40"/>
                                </a:lnTo>
                                <a:close/>
                                <a:moveTo>
                                  <a:pt x="366" y="32"/>
                                </a:moveTo>
                                <a:lnTo>
                                  <a:pt x="340" y="32"/>
                                </a:lnTo>
                                <a:lnTo>
                                  <a:pt x="353" y="40"/>
                                </a:lnTo>
                                <a:lnTo>
                                  <a:pt x="366"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9" name="AutoShape 1283"/>
                        <wps:cNvSpPr>
                          <a:spLocks/>
                        </wps:cNvSpPr>
                        <wps:spPr bwMode="auto">
                          <a:xfrm>
                            <a:off x="5200" y="1315"/>
                            <a:ext cx="462" cy="447"/>
                          </a:xfrm>
                          <a:custGeom>
                            <a:avLst/>
                            <a:gdLst>
                              <a:gd name="T0" fmla="+- 0 5585 5200"/>
                              <a:gd name="T1" fmla="*/ T0 w 462"/>
                              <a:gd name="T2" fmla="+- 0 1747 1315"/>
                              <a:gd name="T3" fmla="*/ 1747 h 447"/>
                              <a:gd name="T4" fmla="+- 0 5588 5200"/>
                              <a:gd name="T5" fmla="*/ T4 w 462"/>
                              <a:gd name="T6" fmla="+- 0 1760 1315"/>
                              <a:gd name="T7" fmla="*/ 1760 h 447"/>
                              <a:gd name="T8" fmla="+- 0 5647 5200"/>
                              <a:gd name="T9" fmla="*/ T8 w 462"/>
                              <a:gd name="T10" fmla="+- 0 1730 1315"/>
                              <a:gd name="T11" fmla="*/ 1730 h 447"/>
                              <a:gd name="T12" fmla="+- 0 5644 5200"/>
                              <a:gd name="T13" fmla="*/ T12 w 462"/>
                              <a:gd name="T14" fmla="+- 0 1729 1315"/>
                              <a:gd name="T15" fmla="*/ 1729 h 447"/>
                              <a:gd name="T16" fmla="+- 0 5627 5200"/>
                              <a:gd name="T17" fmla="*/ T16 w 462"/>
                              <a:gd name="T18" fmla="+- 0 1722 1315"/>
                              <a:gd name="T19" fmla="*/ 1722 h 447"/>
                              <a:gd name="T20" fmla="+- 0 5231 5200"/>
                              <a:gd name="T21" fmla="*/ T20 w 462"/>
                              <a:gd name="T22" fmla="+- 0 1363 1315"/>
                              <a:gd name="T23" fmla="*/ 1363 h 447"/>
                              <a:gd name="T24" fmla="+- 0 5235 5200"/>
                              <a:gd name="T25" fmla="*/ T24 w 462"/>
                              <a:gd name="T26" fmla="+- 0 1730 1315"/>
                              <a:gd name="T27" fmla="*/ 1730 h 447"/>
                              <a:gd name="T28" fmla="+- 0 5627 5200"/>
                              <a:gd name="T29" fmla="*/ T28 w 462"/>
                              <a:gd name="T30" fmla="+- 0 1722 1315"/>
                              <a:gd name="T31" fmla="*/ 1722 h 447"/>
                              <a:gd name="T32" fmla="+- 0 5239 5200"/>
                              <a:gd name="T33" fmla="*/ T32 w 462"/>
                              <a:gd name="T34" fmla="+- 0 1713 1315"/>
                              <a:gd name="T35" fmla="*/ 1713 h 447"/>
                              <a:gd name="T36" fmla="+- 0 5248 5200"/>
                              <a:gd name="T37" fmla="*/ T36 w 462"/>
                              <a:gd name="T38" fmla="+- 0 1363 1315"/>
                              <a:gd name="T39" fmla="*/ 1363 h 447"/>
                              <a:gd name="T40" fmla="+- 0 5647 5200"/>
                              <a:gd name="T41" fmla="*/ T40 w 462"/>
                              <a:gd name="T42" fmla="+- 0 1713 1315"/>
                              <a:gd name="T43" fmla="*/ 1713 h 447"/>
                              <a:gd name="T44" fmla="+- 0 5644 5200"/>
                              <a:gd name="T45" fmla="*/ T44 w 462"/>
                              <a:gd name="T46" fmla="+- 0 1730 1315"/>
                              <a:gd name="T47" fmla="*/ 1730 h 447"/>
                              <a:gd name="T48" fmla="+- 0 5661 5200"/>
                              <a:gd name="T49" fmla="*/ T48 w 462"/>
                              <a:gd name="T50" fmla="+- 0 1722 1315"/>
                              <a:gd name="T51" fmla="*/ 1722 h 447"/>
                              <a:gd name="T52" fmla="+- 0 5640 5200"/>
                              <a:gd name="T53" fmla="*/ T52 w 462"/>
                              <a:gd name="T54" fmla="+- 0 1714 1315"/>
                              <a:gd name="T55" fmla="*/ 1714 h 447"/>
                              <a:gd name="T56" fmla="+- 0 5640 5200"/>
                              <a:gd name="T57" fmla="*/ T56 w 462"/>
                              <a:gd name="T58" fmla="+- 0 1729 1315"/>
                              <a:gd name="T59" fmla="*/ 1729 h 447"/>
                              <a:gd name="T60" fmla="+- 0 5644 5200"/>
                              <a:gd name="T61" fmla="*/ T60 w 462"/>
                              <a:gd name="T62" fmla="+- 0 1714 1315"/>
                              <a:gd name="T63" fmla="*/ 1714 h 447"/>
                              <a:gd name="T64" fmla="+- 0 5640 5200"/>
                              <a:gd name="T65" fmla="*/ T64 w 462"/>
                              <a:gd name="T66" fmla="+- 0 1729 1315"/>
                              <a:gd name="T67" fmla="*/ 1729 h 447"/>
                              <a:gd name="T68" fmla="+- 0 5644 5200"/>
                              <a:gd name="T69" fmla="*/ T68 w 462"/>
                              <a:gd name="T70" fmla="+- 0 1714 1315"/>
                              <a:gd name="T71" fmla="*/ 1714 h 447"/>
                              <a:gd name="T72" fmla="+- 0 5239 5200"/>
                              <a:gd name="T73" fmla="*/ T72 w 462"/>
                              <a:gd name="T74" fmla="+- 0 1713 1315"/>
                              <a:gd name="T75" fmla="*/ 1713 h 447"/>
                              <a:gd name="T76" fmla="+- 0 5248 5200"/>
                              <a:gd name="T77" fmla="*/ T76 w 462"/>
                              <a:gd name="T78" fmla="+- 0 1713 1315"/>
                              <a:gd name="T79" fmla="*/ 1713 h 447"/>
                              <a:gd name="T80" fmla="+- 0 5248 5200"/>
                              <a:gd name="T81" fmla="*/ T80 w 462"/>
                              <a:gd name="T82" fmla="+- 0 1713 1315"/>
                              <a:gd name="T83" fmla="*/ 1713 h 447"/>
                              <a:gd name="T84" fmla="+- 0 5627 5200"/>
                              <a:gd name="T85" fmla="*/ T84 w 462"/>
                              <a:gd name="T86" fmla="+- 0 1722 1315"/>
                              <a:gd name="T87" fmla="*/ 1722 h 447"/>
                              <a:gd name="T88" fmla="+- 0 5593 5200"/>
                              <a:gd name="T89" fmla="*/ T88 w 462"/>
                              <a:gd name="T90" fmla="+- 0 1682 1315"/>
                              <a:gd name="T91" fmla="*/ 1682 h 447"/>
                              <a:gd name="T92" fmla="+- 0 5583 5200"/>
                              <a:gd name="T93" fmla="*/ T92 w 462"/>
                              <a:gd name="T94" fmla="+- 0 1692 1315"/>
                              <a:gd name="T95" fmla="*/ 1692 h 447"/>
                              <a:gd name="T96" fmla="+- 0 5627 5200"/>
                              <a:gd name="T97" fmla="*/ T96 w 462"/>
                              <a:gd name="T98" fmla="+- 0 1722 1315"/>
                              <a:gd name="T99" fmla="*/ 1722 h 447"/>
                              <a:gd name="T100" fmla="+- 0 5644 5200"/>
                              <a:gd name="T101" fmla="*/ T100 w 462"/>
                              <a:gd name="T102" fmla="+- 0 1714 1315"/>
                              <a:gd name="T103" fmla="*/ 1714 h 447"/>
                              <a:gd name="T104" fmla="+- 0 5647 5200"/>
                              <a:gd name="T105" fmla="*/ T104 w 462"/>
                              <a:gd name="T106" fmla="+- 0 1713 1315"/>
                              <a:gd name="T107" fmla="*/ 1713 h 447"/>
                              <a:gd name="T108" fmla="+- 0 5239 5200"/>
                              <a:gd name="T109" fmla="*/ T108 w 462"/>
                              <a:gd name="T110" fmla="+- 0 1315 1315"/>
                              <a:gd name="T111" fmla="*/ 1315 h 447"/>
                              <a:gd name="T112" fmla="+- 0 5201 5200"/>
                              <a:gd name="T113" fmla="*/ T112 w 462"/>
                              <a:gd name="T114" fmla="+- 0 1388 1315"/>
                              <a:gd name="T115" fmla="*/ 1388 h 447"/>
                              <a:gd name="T116" fmla="+- 0 5214 5200"/>
                              <a:gd name="T117" fmla="*/ T116 w 462"/>
                              <a:gd name="T118" fmla="+- 0 1391 1315"/>
                              <a:gd name="T119" fmla="*/ 1391 h 447"/>
                              <a:gd name="T120" fmla="+- 0 5231 5200"/>
                              <a:gd name="T121" fmla="*/ T120 w 462"/>
                              <a:gd name="T122" fmla="+- 0 1332 1315"/>
                              <a:gd name="T123" fmla="*/ 1332 h 447"/>
                              <a:gd name="T124" fmla="+- 0 5239 5200"/>
                              <a:gd name="T125" fmla="*/ T124 w 462"/>
                              <a:gd name="T126" fmla="+- 0 1315 1315"/>
                              <a:gd name="T127" fmla="*/ 1315 h 447"/>
                              <a:gd name="T128" fmla="+- 0 5248 5200"/>
                              <a:gd name="T129" fmla="*/ T128 w 462"/>
                              <a:gd name="T130" fmla="+- 0 1332 1315"/>
                              <a:gd name="T131" fmla="*/ 1332 h 447"/>
                              <a:gd name="T132" fmla="+- 0 5264 5200"/>
                              <a:gd name="T133" fmla="*/ T132 w 462"/>
                              <a:gd name="T134" fmla="+- 0 1391 1315"/>
                              <a:gd name="T135" fmla="*/ 1391 h 447"/>
                              <a:gd name="T136" fmla="+- 0 5278 5200"/>
                              <a:gd name="T137" fmla="*/ T136 w 462"/>
                              <a:gd name="T138" fmla="+- 0 1388 1315"/>
                              <a:gd name="T139" fmla="*/ 1388 h 447"/>
                              <a:gd name="T140" fmla="+- 0 5249 5200"/>
                              <a:gd name="T141" fmla="*/ T140 w 462"/>
                              <a:gd name="T142" fmla="+- 0 1332 1315"/>
                              <a:gd name="T143" fmla="*/ 1332 h 447"/>
                              <a:gd name="T144" fmla="+- 0 5247 5200"/>
                              <a:gd name="T145" fmla="*/ T144 w 462"/>
                              <a:gd name="T146" fmla="+- 0 1336 1315"/>
                              <a:gd name="T147" fmla="*/ 1336 h 447"/>
                              <a:gd name="T148" fmla="+- 0 5248 5200"/>
                              <a:gd name="T149" fmla="*/ T148 w 462"/>
                              <a:gd name="T150" fmla="+- 0 1363 1315"/>
                              <a:gd name="T151" fmla="*/ 1363 h 447"/>
                              <a:gd name="T152" fmla="+- 0 5248 5200"/>
                              <a:gd name="T153" fmla="*/ T152 w 462"/>
                              <a:gd name="T154" fmla="+- 0 1332 1315"/>
                              <a:gd name="T155" fmla="*/ 1332 h 447"/>
                              <a:gd name="T156" fmla="+- 0 5231 5200"/>
                              <a:gd name="T157" fmla="*/ T156 w 462"/>
                              <a:gd name="T158" fmla="+- 0 1363 1315"/>
                              <a:gd name="T159" fmla="*/ 1363 h 447"/>
                              <a:gd name="T160" fmla="+- 0 5232 5200"/>
                              <a:gd name="T161" fmla="*/ T160 w 462"/>
                              <a:gd name="T162" fmla="+- 0 1336 1315"/>
                              <a:gd name="T163" fmla="*/ 1336 h 447"/>
                              <a:gd name="T164" fmla="+- 0 5248 5200"/>
                              <a:gd name="T165" fmla="*/ T164 w 462"/>
                              <a:gd name="T166" fmla="+- 0 1332 1315"/>
                              <a:gd name="T167" fmla="*/ 1332 h 447"/>
                              <a:gd name="T168" fmla="+- 0 5232 5200"/>
                              <a:gd name="T169" fmla="*/ T168 w 462"/>
                              <a:gd name="T170" fmla="+- 0 1336 1315"/>
                              <a:gd name="T171" fmla="*/ 1336 h 447"/>
                              <a:gd name="T172" fmla="+- 0 5247 5200"/>
                              <a:gd name="T173" fmla="*/ T172 w 462"/>
                              <a:gd name="T174" fmla="+- 0 1336 1315"/>
                              <a:gd name="T175" fmla="*/ 1336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62" h="447">
                                <a:moveTo>
                                  <a:pt x="427" y="407"/>
                                </a:moveTo>
                                <a:lnTo>
                                  <a:pt x="385" y="432"/>
                                </a:lnTo>
                                <a:lnTo>
                                  <a:pt x="383" y="437"/>
                                </a:lnTo>
                                <a:lnTo>
                                  <a:pt x="388" y="445"/>
                                </a:lnTo>
                                <a:lnTo>
                                  <a:pt x="393" y="447"/>
                                </a:lnTo>
                                <a:lnTo>
                                  <a:pt x="447" y="415"/>
                                </a:lnTo>
                                <a:lnTo>
                                  <a:pt x="444" y="415"/>
                                </a:lnTo>
                                <a:lnTo>
                                  <a:pt x="444" y="414"/>
                                </a:lnTo>
                                <a:lnTo>
                                  <a:pt x="440" y="414"/>
                                </a:lnTo>
                                <a:lnTo>
                                  <a:pt x="427" y="407"/>
                                </a:lnTo>
                                <a:close/>
                                <a:moveTo>
                                  <a:pt x="39" y="34"/>
                                </a:moveTo>
                                <a:lnTo>
                                  <a:pt x="31" y="48"/>
                                </a:lnTo>
                                <a:lnTo>
                                  <a:pt x="31" y="412"/>
                                </a:lnTo>
                                <a:lnTo>
                                  <a:pt x="35" y="415"/>
                                </a:lnTo>
                                <a:lnTo>
                                  <a:pt x="413" y="415"/>
                                </a:lnTo>
                                <a:lnTo>
                                  <a:pt x="427" y="407"/>
                                </a:lnTo>
                                <a:lnTo>
                                  <a:pt x="48" y="407"/>
                                </a:lnTo>
                                <a:lnTo>
                                  <a:pt x="39" y="398"/>
                                </a:lnTo>
                                <a:lnTo>
                                  <a:pt x="48" y="398"/>
                                </a:lnTo>
                                <a:lnTo>
                                  <a:pt x="48" y="48"/>
                                </a:lnTo>
                                <a:lnTo>
                                  <a:pt x="39" y="34"/>
                                </a:lnTo>
                                <a:close/>
                                <a:moveTo>
                                  <a:pt x="447" y="398"/>
                                </a:moveTo>
                                <a:lnTo>
                                  <a:pt x="444" y="398"/>
                                </a:lnTo>
                                <a:lnTo>
                                  <a:pt x="444" y="415"/>
                                </a:lnTo>
                                <a:lnTo>
                                  <a:pt x="447" y="415"/>
                                </a:lnTo>
                                <a:lnTo>
                                  <a:pt x="461" y="407"/>
                                </a:lnTo>
                                <a:lnTo>
                                  <a:pt x="447" y="398"/>
                                </a:lnTo>
                                <a:close/>
                                <a:moveTo>
                                  <a:pt x="440" y="399"/>
                                </a:moveTo>
                                <a:lnTo>
                                  <a:pt x="427" y="407"/>
                                </a:lnTo>
                                <a:lnTo>
                                  <a:pt x="440" y="414"/>
                                </a:lnTo>
                                <a:lnTo>
                                  <a:pt x="440" y="399"/>
                                </a:lnTo>
                                <a:close/>
                                <a:moveTo>
                                  <a:pt x="444" y="399"/>
                                </a:moveTo>
                                <a:lnTo>
                                  <a:pt x="440" y="399"/>
                                </a:lnTo>
                                <a:lnTo>
                                  <a:pt x="440" y="414"/>
                                </a:lnTo>
                                <a:lnTo>
                                  <a:pt x="444" y="414"/>
                                </a:lnTo>
                                <a:lnTo>
                                  <a:pt x="444" y="399"/>
                                </a:lnTo>
                                <a:close/>
                                <a:moveTo>
                                  <a:pt x="48" y="398"/>
                                </a:moveTo>
                                <a:lnTo>
                                  <a:pt x="39" y="398"/>
                                </a:lnTo>
                                <a:lnTo>
                                  <a:pt x="48" y="407"/>
                                </a:lnTo>
                                <a:lnTo>
                                  <a:pt x="48" y="398"/>
                                </a:lnTo>
                                <a:close/>
                                <a:moveTo>
                                  <a:pt x="413" y="398"/>
                                </a:moveTo>
                                <a:lnTo>
                                  <a:pt x="48" y="398"/>
                                </a:lnTo>
                                <a:lnTo>
                                  <a:pt x="48" y="407"/>
                                </a:lnTo>
                                <a:lnTo>
                                  <a:pt x="427" y="407"/>
                                </a:lnTo>
                                <a:lnTo>
                                  <a:pt x="413" y="398"/>
                                </a:lnTo>
                                <a:close/>
                                <a:moveTo>
                                  <a:pt x="393" y="367"/>
                                </a:moveTo>
                                <a:lnTo>
                                  <a:pt x="388" y="368"/>
                                </a:lnTo>
                                <a:lnTo>
                                  <a:pt x="383" y="377"/>
                                </a:lnTo>
                                <a:lnTo>
                                  <a:pt x="385" y="382"/>
                                </a:lnTo>
                                <a:lnTo>
                                  <a:pt x="427" y="407"/>
                                </a:lnTo>
                                <a:lnTo>
                                  <a:pt x="440" y="399"/>
                                </a:lnTo>
                                <a:lnTo>
                                  <a:pt x="444" y="399"/>
                                </a:lnTo>
                                <a:lnTo>
                                  <a:pt x="444" y="398"/>
                                </a:lnTo>
                                <a:lnTo>
                                  <a:pt x="447" y="398"/>
                                </a:lnTo>
                                <a:lnTo>
                                  <a:pt x="393" y="367"/>
                                </a:lnTo>
                                <a:close/>
                                <a:moveTo>
                                  <a:pt x="39" y="0"/>
                                </a:moveTo>
                                <a:lnTo>
                                  <a:pt x="0" y="68"/>
                                </a:lnTo>
                                <a:lnTo>
                                  <a:pt x="1" y="73"/>
                                </a:lnTo>
                                <a:lnTo>
                                  <a:pt x="9" y="78"/>
                                </a:lnTo>
                                <a:lnTo>
                                  <a:pt x="14" y="76"/>
                                </a:lnTo>
                                <a:lnTo>
                                  <a:pt x="31" y="48"/>
                                </a:lnTo>
                                <a:lnTo>
                                  <a:pt x="31" y="17"/>
                                </a:lnTo>
                                <a:lnTo>
                                  <a:pt x="49" y="17"/>
                                </a:lnTo>
                                <a:lnTo>
                                  <a:pt x="39" y="0"/>
                                </a:lnTo>
                                <a:close/>
                                <a:moveTo>
                                  <a:pt x="49" y="17"/>
                                </a:moveTo>
                                <a:lnTo>
                                  <a:pt x="48" y="17"/>
                                </a:lnTo>
                                <a:lnTo>
                                  <a:pt x="48" y="48"/>
                                </a:lnTo>
                                <a:lnTo>
                                  <a:pt x="64" y="76"/>
                                </a:lnTo>
                                <a:lnTo>
                                  <a:pt x="70" y="78"/>
                                </a:lnTo>
                                <a:lnTo>
                                  <a:pt x="78" y="73"/>
                                </a:lnTo>
                                <a:lnTo>
                                  <a:pt x="79" y="68"/>
                                </a:lnTo>
                                <a:lnTo>
                                  <a:pt x="49" y="17"/>
                                </a:lnTo>
                                <a:close/>
                                <a:moveTo>
                                  <a:pt x="48" y="21"/>
                                </a:moveTo>
                                <a:lnTo>
                                  <a:pt x="47" y="21"/>
                                </a:lnTo>
                                <a:lnTo>
                                  <a:pt x="39" y="34"/>
                                </a:lnTo>
                                <a:lnTo>
                                  <a:pt x="48" y="48"/>
                                </a:lnTo>
                                <a:lnTo>
                                  <a:pt x="48" y="21"/>
                                </a:lnTo>
                                <a:close/>
                                <a:moveTo>
                                  <a:pt x="48" y="17"/>
                                </a:moveTo>
                                <a:lnTo>
                                  <a:pt x="31" y="17"/>
                                </a:lnTo>
                                <a:lnTo>
                                  <a:pt x="31" y="48"/>
                                </a:lnTo>
                                <a:lnTo>
                                  <a:pt x="39" y="34"/>
                                </a:lnTo>
                                <a:lnTo>
                                  <a:pt x="32" y="21"/>
                                </a:lnTo>
                                <a:lnTo>
                                  <a:pt x="48" y="21"/>
                                </a:lnTo>
                                <a:lnTo>
                                  <a:pt x="48" y="17"/>
                                </a:lnTo>
                                <a:close/>
                                <a:moveTo>
                                  <a:pt x="47" y="21"/>
                                </a:moveTo>
                                <a:lnTo>
                                  <a:pt x="32" y="21"/>
                                </a:lnTo>
                                <a:lnTo>
                                  <a:pt x="39" y="34"/>
                                </a:lnTo>
                                <a:lnTo>
                                  <a:pt x="47"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0" name="AutoShape 1282"/>
                        <wps:cNvSpPr>
                          <a:spLocks/>
                        </wps:cNvSpPr>
                        <wps:spPr bwMode="auto">
                          <a:xfrm>
                            <a:off x="5043" y="1315"/>
                            <a:ext cx="236" cy="447"/>
                          </a:xfrm>
                          <a:custGeom>
                            <a:avLst/>
                            <a:gdLst>
                              <a:gd name="T0" fmla="+- 0 5043 5043"/>
                              <a:gd name="T1" fmla="*/ T0 w 236"/>
                              <a:gd name="T2" fmla="+- 0 1722 1315"/>
                              <a:gd name="T3" fmla="*/ 1722 h 447"/>
                              <a:gd name="T4" fmla="+- 0 5116 5043"/>
                              <a:gd name="T5" fmla="*/ T4 w 236"/>
                              <a:gd name="T6" fmla="+- 0 1760 1315"/>
                              <a:gd name="T7" fmla="*/ 1760 h 447"/>
                              <a:gd name="T8" fmla="+- 0 5119 5043"/>
                              <a:gd name="T9" fmla="*/ T8 w 236"/>
                              <a:gd name="T10" fmla="+- 0 1747 1315"/>
                              <a:gd name="T11" fmla="*/ 1747 h 447"/>
                              <a:gd name="T12" fmla="+- 0 5060 5043"/>
                              <a:gd name="T13" fmla="*/ T12 w 236"/>
                              <a:gd name="T14" fmla="+- 0 1730 1315"/>
                              <a:gd name="T15" fmla="*/ 1730 h 447"/>
                              <a:gd name="T16" fmla="+- 0 5091 5043"/>
                              <a:gd name="T17" fmla="*/ T16 w 236"/>
                              <a:gd name="T18" fmla="+- 0 1713 1315"/>
                              <a:gd name="T19" fmla="*/ 1713 h 447"/>
                              <a:gd name="T20" fmla="+- 0 5121 5043"/>
                              <a:gd name="T21" fmla="*/ T20 w 236"/>
                              <a:gd name="T22" fmla="+- 0 1692 1315"/>
                              <a:gd name="T23" fmla="*/ 1692 h 447"/>
                              <a:gd name="T24" fmla="+- 0 5111 5043"/>
                              <a:gd name="T25" fmla="*/ T24 w 236"/>
                              <a:gd name="T26" fmla="+- 0 1682 1315"/>
                              <a:gd name="T27" fmla="*/ 1682 h 447"/>
                              <a:gd name="T28" fmla="+- 0 5060 5043"/>
                              <a:gd name="T29" fmla="*/ T28 w 236"/>
                              <a:gd name="T30" fmla="+- 0 1713 1315"/>
                              <a:gd name="T31" fmla="*/ 1713 h 447"/>
                              <a:gd name="T32" fmla="+- 0 5091 5043"/>
                              <a:gd name="T33" fmla="*/ T32 w 236"/>
                              <a:gd name="T34" fmla="+- 0 1730 1315"/>
                              <a:gd name="T35" fmla="*/ 1730 h 447"/>
                              <a:gd name="T36" fmla="+- 0 5064 5043"/>
                              <a:gd name="T37" fmla="*/ T36 w 236"/>
                              <a:gd name="T38" fmla="+- 0 1729 1315"/>
                              <a:gd name="T39" fmla="*/ 1729 h 447"/>
                              <a:gd name="T40" fmla="+- 0 5089 5043"/>
                              <a:gd name="T41" fmla="*/ T40 w 236"/>
                              <a:gd name="T42" fmla="+- 0 1714 1315"/>
                              <a:gd name="T43" fmla="*/ 1714 h 447"/>
                              <a:gd name="T44" fmla="+- 0 5230 5043"/>
                              <a:gd name="T45" fmla="*/ T44 w 236"/>
                              <a:gd name="T46" fmla="+- 0 1713 1315"/>
                              <a:gd name="T47" fmla="*/ 1713 h 447"/>
                              <a:gd name="T48" fmla="+- 0 5077 5043"/>
                              <a:gd name="T49" fmla="*/ T48 w 236"/>
                              <a:gd name="T50" fmla="+- 0 1722 1315"/>
                              <a:gd name="T51" fmla="*/ 1722 h 447"/>
                              <a:gd name="T52" fmla="+- 0 5243 5043"/>
                              <a:gd name="T53" fmla="*/ T52 w 236"/>
                              <a:gd name="T54" fmla="+- 0 1730 1315"/>
                              <a:gd name="T55" fmla="*/ 1730 h 447"/>
                              <a:gd name="T56" fmla="+- 0 5247 5043"/>
                              <a:gd name="T57" fmla="*/ T56 w 236"/>
                              <a:gd name="T58" fmla="+- 0 1722 1315"/>
                              <a:gd name="T59" fmla="*/ 1722 h 447"/>
                              <a:gd name="T60" fmla="+- 0 5230 5043"/>
                              <a:gd name="T61" fmla="*/ T60 w 236"/>
                              <a:gd name="T62" fmla="+- 0 1713 1315"/>
                              <a:gd name="T63" fmla="*/ 1713 h 447"/>
                              <a:gd name="T64" fmla="+- 0 5064 5043"/>
                              <a:gd name="T65" fmla="*/ T64 w 236"/>
                              <a:gd name="T66" fmla="+- 0 1729 1315"/>
                              <a:gd name="T67" fmla="*/ 1729 h 447"/>
                              <a:gd name="T68" fmla="+- 0 5064 5043"/>
                              <a:gd name="T69" fmla="*/ T68 w 236"/>
                              <a:gd name="T70" fmla="+- 0 1714 1315"/>
                              <a:gd name="T71" fmla="*/ 1714 h 447"/>
                              <a:gd name="T72" fmla="+- 0 5064 5043"/>
                              <a:gd name="T73" fmla="*/ T72 w 236"/>
                              <a:gd name="T74" fmla="+- 0 1729 1315"/>
                              <a:gd name="T75" fmla="*/ 1729 h 447"/>
                              <a:gd name="T76" fmla="+- 0 5077 5043"/>
                              <a:gd name="T77" fmla="*/ T76 w 236"/>
                              <a:gd name="T78" fmla="+- 0 1722 1315"/>
                              <a:gd name="T79" fmla="*/ 1722 h 447"/>
                              <a:gd name="T80" fmla="+- 0 5064 5043"/>
                              <a:gd name="T81" fmla="*/ T80 w 236"/>
                              <a:gd name="T82" fmla="+- 0 1714 1315"/>
                              <a:gd name="T83" fmla="*/ 1714 h 447"/>
                              <a:gd name="T84" fmla="+- 0 5089 5043"/>
                              <a:gd name="T85" fmla="*/ T84 w 236"/>
                              <a:gd name="T86" fmla="+- 0 1714 1315"/>
                              <a:gd name="T87" fmla="*/ 1714 h 447"/>
                              <a:gd name="T88" fmla="+- 0 5230 5043"/>
                              <a:gd name="T89" fmla="*/ T88 w 236"/>
                              <a:gd name="T90" fmla="+- 0 1363 1315"/>
                              <a:gd name="T91" fmla="*/ 1363 h 447"/>
                              <a:gd name="T92" fmla="+- 0 5239 5043"/>
                              <a:gd name="T93" fmla="*/ T92 w 236"/>
                              <a:gd name="T94" fmla="+- 0 1713 1315"/>
                              <a:gd name="T95" fmla="*/ 1713 h 447"/>
                              <a:gd name="T96" fmla="+- 0 5247 5043"/>
                              <a:gd name="T97" fmla="*/ T96 w 236"/>
                              <a:gd name="T98" fmla="+- 0 1363 1315"/>
                              <a:gd name="T99" fmla="*/ 1363 h 447"/>
                              <a:gd name="T100" fmla="+- 0 5247 5043"/>
                              <a:gd name="T101" fmla="*/ T100 w 236"/>
                              <a:gd name="T102" fmla="+- 0 1713 1315"/>
                              <a:gd name="T103" fmla="*/ 1713 h 447"/>
                              <a:gd name="T104" fmla="+- 0 5230 5043"/>
                              <a:gd name="T105" fmla="*/ T104 w 236"/>
                              <a:gd name="T106" fmla="+- 0 1722 1315"/>
                              <a:gd name="T107" fmla="*/ 1722 h 447"/>
                              <a:gd name="T108" fmla="+- 0 5247 5043"/>
                              <a:gd name="T109" fmla="*/ T108 w 236"/>
                              <a:gd name="T110" fmla="+- 0 1713 1315"/>
                              <a:gd name="T111" fmla="*/ 1713 h 447"/>
                              <a:gd name="T112" fmla="+- 0 5199 5043"/>
                              <a:gd name="T113" fmla="*/ T112 w 236"/>
                              <a:gd name="T114" fmla="+- 0 1383 1315"/>
                              <a:gd name="T115" fmla="*/ 1383 h 447"/>
                              <a:gd name="T116" fmla="+- 0 5209 5043"/>
                              <a:gd name="T117" fmla="*/ T116 w 236"/>
                              <a:gd name="T118" fmla="+- 0 1393 1315"/>
                              <a:gd name="T119" fmla="*/ 1393 h 447"/>
                              <a:gd name="T120" fmla="+- 0 5230 5043"/>
                              <a:gd name="T121" fmla="*/ T120 w 236"/>
                              <a:gd name="T122" fmla="+- 0 1363 1315"/>
                              <a:gd name="T123" fmla="*/ 1363 h 447"/>
                              <a:gd name="T124" fmla="+- 0 5249 5043"/>
                              <a:gd name="T125" fmla="*/ T124 w 236"/>
                              <a:gd name="T126" fmla="+- 0 1332 1315"/>
                              <a:gd name="T127" fmla="*/ 1332 h 447"/>
                              <a:gd name="T128" fmla="+- 0 5249 5043"/>
                              <a:gd name="T129" fmla="*/ T128 w 236"/>
                              <a:gd name="T130" fmla="+- 0 1332 1315"/>
                              <a:gd name="T131" fmla="*/ 1332 h 447"/>
                              <a:gd name="T132" fmla="+- 0 5247 5043"/>
                              <a:gd name="T133" fmla="*/ T132 w 236"/>
                              <a:gd name="T134" fmla="+- 0 1363 1315"/>
                              <a:gd name="T135" fmla="*/ 1363 h 447"/>
                              <a:gd name="T136" fmla="+- 0 5269 5043"/>
                              <a:gd name="T137" fmla="*/ T136 w 236"/>
                              <a:gd name="T138" fmla="+- 0 1393 1315"/>
                              <a:gd name="T139" fmla="*/ 1393 h 447"/>
                              <a:gd name="T140" fmla="+- 0 5278 5043"/>
                              <a:gd name="T141" fmla="*/ T140 w 236"/>
                              <a:gd name="T142" fmla="+- 0 1383 1315"/>
                              <a:gd name="T143" fmla="*/ 1383 h 447"/>
                              <a:gd name="T144" fmla="+- 0 5247 5043"/>
                              <a:gd name="T145" fmla="*/ T144 w 236"/>
                              <a:gd name="T146" fmla="+- 0 1336 1315"/>
                              <a:gd name="T147" fmla="*/ 1336 h 447"/>
                              <a:gd name="T148" fmla="+- 0 5239 5043"/>
                              <a:gd name="T149" fmla="*/ T148 w 236"/>
                              <a:gd name="T150" fmla="+- 0 1349 1315"/>
                              <a:gd name="T151" fmla="*/ 1349 h 447"/>
                              <a:gd name="T152" fmla="+- 0 5247 5043"/>
                              <a:gd name="T153" fmla="*/ T152 w 236"/>
                              <a:gd name="T154" fmla="+- 0 1336 1315"/>
                              <a:gd name="T155" fmla="*/ 1336 h 447"/>
                              <a:gd name="T156" fmla="+- 0 5230 5043"/>
                              <a:gd name="T157" fmla="*/ T156 w 236"/>
                              <a:gd name="T158" fmla="+- 0 1332 1315"/>
                              <a:gd name="T159" fmla="*/ 1332 h 447"/>
                              <a:gd name="T160" fmla="+- 0 5239 5043"/>
                              <a:gd name="T161" fmla="*/ T160 w 236"/>
                              <a:gd name="T162" fmla="+- 0 1349 1315"/>
                              <a:gd name="T163" fmla="*/ 1349 h 447"/>
                              <a:gd name="T164" fmla="+- 0 5247 5043"/>
                              <a:gd name="T165" fmla="*/ T164 w 236"/>
                              <a:gd name="T166" fmla="+- 0 1336 1315"/>
                              <a:gd name="T167" fmla="*/ 1336 h 447"/>
                              <a:gd name="T168" fmla="+- 0 5246 5043"/>
                              <a:gd name="T169" fmla="*/ T168 w 236"/>
                              <a:gd name="T170" fmla="+- 0 1336 1315"/>
                              <a:gd name="T171" fmla="*/ 1336 h 447"/>
                              <a:gd name="T172" fmla="+- 0 5239 5043"/>
                              <a:gd name="T173" fmla="*/ T172 w 236"/>
                              <a:gd name="T174" fmla="+- 0 1349 1315"/>
                              <a:gd name="T175" fmla="*/ 1349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36" h="447">
                                <a:moveTo>
                                  <a:pt x="68" y="367"/>
                                </a:moveTo>
                                <a:lnTo>
                                  <a:pt x="0" y="407"/>
                                </a:lnTo>
                                <a:lnTo>
                                  <a:pt x="68" y="447"/>
                                </a:lnTo>
                                <a:lnTo>
                                  <a:pt x="73" y="445"/>
                                </a:lnTo>
                                <a:lnTo>
                                  <a:pt x="78" y="437"/>
                                </a:lnTo>
                                <a:lnTo>
                                  <a:pt x="76" y="432"/>
                                </a:lnTo>
                                <a:lnTo>
                                  <a:pt x="48" y="415"/>
                                </a:lnTo>
                                <a:lnTo>
                                  <a:pt x="17" y="415"/>
                                </a:lnTo>
                                <a:lnTo>
                                  <a:pt x="17" y="398"/>
                                </a:lnTo>
                                <a:lnTo>
                                  <a:pt x="48" y="398"/>
                                </a:lnTo>
                                <a:lnTo>
                                  <a:pt x="76" y="382"/>
                                </a:lnTo>
                                <a:lnTo>
                                  <a:pt x="78" y="377"/>
                                </a:lnTo>
                                <a:lnTo>
                                  <a:pt x="73" y="368"/>
                                </a:lnTo>
                                <a:lnTo>
                                  <a:pt x="68" y="367"/>
                                </a:lnTo>
                                <a:close/>
                                <a:moveTo>
                                  <a:pt x="48" y="398"/>
                                </a:moveTo>
                                <a:lnTo>
                                  <a:pt x="17" y="398"/>
                                </a:lnTo>
                                <a:lnTo>
                                  <a:pt x="17" y="415"/>
                                </a:lnTo>
                                <a:lnTo>
                                  <a:pt x="48" y="415"/>
                                </a:lnTo>
                                <a:lnTo>
                                  <a:pt x="46" y="414"/>
                                </a:lnTo>
                                <a:lnTo>
                                  <a:pt x="21" y="414"/>
                                </a:lnTo>
                                <a:lnTo>
                                  <a:pt x="21" y="399"/>
                                </a:lnTo>
                                <a:lnTo>
                                  <a:pt x="46" y="399"/>
                                </a:lnTo>
                                <a:lnTo>
                                  <a:pt x="48" y="398"/>
                                </a:lnTo>
                                <a:close/>
                                <a:moveTo>
                                  <a:pt x="187" y="398"/>
                                </a:moveTo>
                                <a:lnTo>
                                  <a:pt x="48" y="398"/>
                                </a:lnTo>
                                <a:lnTo>
                                  <a:pt x="34" y="407"/>
                                </a:lnTo>
                                <a:lnTo>
                                  <a:pt x="48" y="415"/>
                                </a:lnTo>
                                <a:lnTo>
                                  <a:pt x="200" y="415"/>
                                </a:lnTo>
                                <a:lnTo>
                                  <a:pt x="204" y="412"/>
                                </a:lnTo>
                                <a:lnTo>
                                  <a:pt x="204" y="407"/>
                                </a:lnTo>
                                <a:lnTo>
                                  <a:pt x="187" y="407"/>
                                </a:lnTo>
                                <a:lnTo>
                                  <a:pt x="187" y="398"/>
                                </a:lnTo>
                                <a:close/>
                                <a:moveTo>
                                  <a:pt x="21" y="399"/>
                                </a:moveTo>
                                <a:lnTo>
                                  <a:pt x="21" y="414"/>
                                </a:lnTo>
                                <a:lnTo>
                                  <a:pt x="34" y="407"/>
                                </a:lnTo>
                                <a:lnTo>
                                  <a:pt x="21" y="399"/>
                                </a:lnTo>
                                <a:close/>
                                <a:moveTo>
                                  <a:pt x="34" y="407"/>
                                </a:moveTo>
                                <a:lnTo>
                                  <a:pt x="21" y="414"/>
                                </a:lnTo>
                                <a:lnTo>
                                  <a:pt x="46" y="414"/>
                                </a:lnTo>
                                <a:lnTo>
                                  <a:pt x="34" y="407"/>
                                </a:lnTo>
                                <a:close/>
                                <a:moveTo>
                                  <a:pt x="46" y="399"/>
                                </a:moveTo>
                                <a:lnTo>
                                  <a:pt x="21" y="399"/>
                                </a:lnTo>
                                <a:lnTo>
                                  <a:pt x="34" y="407"/>
                                </a:lnTo>
                                <a:lnTo>
                                  <a:pt x="46" y="399"/>
                                </a:lnTo>
                                <a:close/>
                                <a:moveTo>
                                  <a:pt x="196" y="34"/>
                                </a:moveTo>
                                <a:lnTo>
                                  <a:pt x="187" y="48"/>
                                </a:lnTo>
                                <a:lnTo>
                                  <a:pt x="187" y="407"/>
                                </a:lnTo>
                                <a:lnTo>
                                  <a:pt x="196" y="398"/>
                                </a:lnTo>
                                <a:lnTo>
                                  <a:pt x="204" y="398"/>
                                </a:lnTo>
                                <a:lnTo>
                                  <a:pt x="204" y="48"/>
                                </a:lnTo>
                                <a:lnTo>
                                  <a:pt x="196" y="34"/>
                                </a:lnTo>
                                <a:close/>
                                <a:moveTo>
                                  <a:pt x="204" y="398"/>
                                </a:moveTo>
                                <a:lnTo>
                                  <a:pt x="196" y="398"/>
                                </a:lnTo>
                                <a:lnTo>
                                  <a:pt x="187" y="407"/>
                                </a:lnTo>
                                <a:lnTo>
                                  <a:pt x="204" y="407"/>
                                </a:lnTo>
                                <a:lnTo>
                                  <a:pt x="204" y="398"/>
                                </a:lnTo>
                                <a:close/>
                                <a:moveTo>
                                  <a:pt x="196" y="0"/>
                                </a:moveTo>
                                <a:lnTo>
                                  <a:pt x="156" y="68"/>
                                </a:lnTo>
                                <a:lnTo>
                                  <a:pt x="157" y="73"/>
                                </a:lnTo>
                                <a:lnTo>
                                  <a:pt x="166" y="78"/>
                                </a:lnTo>
                                <a:lnTo>
                                  <a:pt x="171" y="76"/>
                                </a:lnTo>
                                <a:lnTo>
                                  <a:pt x="187" y="48"/>
                                </a:lnTo>
                                <a:lnTo>
                                  <a:pt x="187" y="17"/>
                                </a:lnTo>
                                <a:lnTo>
                                  <a:pt x="206" y="17"/>
                                </a:lnTo>
                                <a:lnTo>
                                  <a:pt x="196" y="0"/>
                                </a:lnTo>
                                <a:close/>
                                <a:moveTo>
                                  <a:pt x="206" y="17"/>
                                </a:moveTo>
                                <a:lnTo>
                                  <a:pt x="204" y="17"/>
                                </a:lnTo>
                                <a:lnTo>
                                  <a:pt x="204" y="48"/>
                                </a:lnTo>
                                <a:lnTo>
                                  <a:pt x="221" y="76"/>
                                </a:lnTo>
                                <a:lnTo>
                                  <a:pt x="226" y="78"/>
                                </a:lnTo>
                                <a:lnTo>
                                  <a:pt x="234" y="73"/>
                                </a:lnTo>
                                <a:lnTo>
                                  <a:pt x="235" y="68"/>
                                </a:lnTo>
                                <a:lnTo>
                                  <a:pt x="206" y="17"/>
                                </a:lnTo>
                                <a:close/>
                                <a:moveTo>
                                  <a:pt x="204" y="21"/>
                                </a:moveTo>
                                <a:lnTo>
                                  <a:pt x="203" y="21"/>
                                </a:lnTo>
                                <a:lnTo>
                                  <a:pt x="196" y="34"/>
                                </a:lnTo>
                                <a:lnTo>
                                  <a:pt x="204" y="48"/>
                                </a:lnTo>
                                <a:lnTo>
                                  <a:pt x="204" y="21"/>
                                </a:lnTo>
                                <a:close/>
                                <a:moveTo>
                                  <a:pt x="204" y="17"/>
                                </a:moveTo>
                                <a:lnTo>
                                  <a:pt x="187" y="17"/>
                                </a:lnTo>
                                <a:lnTo>
                                  <a:pt x="187" y="48"/>
                                </a:lnTo>
                                <a:lnTo>
                                  <a:pt x="196" y="34"/>
                                </a:lnTo>
                                <a:lnTo>
                                  <a:pt x="188" y="21"/>
                                </a:lnTo>
                                <a:lnTo>
                                  <a:pt x="204" y="21"/>
                                </a:lnTo>
                                <a:lnTo>
                                  <a:pt x="204" y="17"/>
                                </a:lnTo>
                                <a:close/>
                                <a:moveTo>
                                  <a:pt x="203" y="21"/>
                                </a:moveTo>
                                <a:lnTo>
                                  <a:pt x="188" y="21"/>
                                </a:lnTo>
                                <a:lnTo>
                                  <a:pt x="196" y="34"/>
                                </a:lnTo>
                                <a:lnTo>
                                  <a:pt x="203"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1" name="AutoShape 1281"/>
                        <wps:cNvSpPr>
                          <a:spLocks/>
                        </wps:cNvSpPr>
                        <wps:spPr bwMode="auto">
                          <a:xfrm>
                            <a:off x="4139" y="1315"/>
                            <a:ext cx="264" cy="447"/>
                          </a:xfrm>
                          <a:custGeom>
                            <a:avLst/>
                            <a:gdLst>
                              <a:gd name="T0" fmla="+- 0 4326 4139"/>
                              <a:gd name="T1" fmla="*/ T0 w 264"/>
                              <a:gd name="T2" fmla="+- 0 1747 1315"/>
                              <a:gd name="T3" fmla="*/ 1747 h 447"/>
                              <a:gd name="T4" fmla="+- 0 4329 4139"/>
                              <a:gd name="T5" fmla="*/ T4 w 264"/>
                              <a:gd name="T6" fmla="+- 0 1760 1315"/>
                              <a:gd name="T7" fmla="*/ 1760 h 447"/>
                              <a:gd name="T8" fmla="+- 0 4388 4139"/>
                              <a:gd name="T9" fmla="*/ T8 w 264"/>
                              <a:gd name="T10" fmla="+- 0 1730 1315"/>
                              <a:gd name="T11" fmla="*/ 1730 h 447"/>
                              <a:gd name="T12" fmla="+- 0 4385 4139"/>
                              <a:gd name="T13" fmla="*/ T12 w 264"/>
                              <a:gd name="T14" fmla="+- 0 1729 1315"/>
                              <a:gd name="T15" fmla="*/ 1729 h 447"/>
                              <a:gd name="T16" fmla="+- 0 4368 4139"/>
                              <a:gd name="T17" fmla="*/ T16 w 264"/>
                              <a:gd name="T18" fmla="+- 0 1722 1315"/>
                              <a:gd name="T19" fmla="*/ 1722 h 447"/>
                              <a:gd name="T20" fmla="+- 0 4170 4139"/>
                              <a:gd name="T21" fmla="*/ T20 w 264"/>
                              <a:gd name="T22" fmla="+- 0 1363 1315"/>
                              <a:gd name="T23" fmla="*/ 1363 h 447"/>
                              <a:gd name="T24" fmla="+- 0 4174 4139"/>
                              <a:gd name="T25" fmla="*/ T24 w 264"/>
                              <a:gd name="T26" fmla="+- 0 1730 1315"/>
                              <a:gd name="T27" fmla="*/ 1730 h 447"/>
                              <a:gd name="T28" fmla="+- 0 4368 4139"/>
                              <a:gd name="T29" fmla="*/ T28 w 264"/>
                              <a:gd name="T30" fmla="+- 0 1722 1315"/>
                              <a:gd name="T31" fmla="*/ 1722 h 447"/>
                              <a:gd name="T32" fmla="+- 0 4179 4139"/>
                              <a:gd name="T33" fmla="*/ T32 w 264"/>
                              <a:gd name="T34" fmla="+- 0 1713 1315"/>
                              <a:gd name="T35" fmla="*/ 1713 h 447"/>
                              <a:gd name="T36" fmla="+- 0 4188 4139"/>
                              <a:gd name="T37" fmla="*/ T36 w 264"/>
                              <a:gd name="T38" fmla="+- 0 1363 1315"/>
                              <a:gd name="T39" fmla="*/ 1363 h 447"/>
                              <a:gd name="T40" fmla="+- 0 4388 4139"/>
                              <a:gd name="T41" fmla="*/ T40 w 264"/>
                              <a:gd name="T42" fmla="+- 0 1713 1315"/>
                              <a:gd name="T43" fmla="*/ 1713 h 447"/>
                              <a:gd name="T44" fmla="+- 0 4385 4139"/>
                              <a:gd name="T45" fmla="*/ T44 w 264"/>
                              <a:gd name="T46" fmla="+- 0 1730 1315"/>
                              <a:gd name="T47" fmla="*/ 1730 h 447"/>
                              <a:gd name="T48" fmla="+- 0 4402 4139"/>
                              <a:gd name="T49" fmla="*/ T48 w 264"/>
                              <a:gd name="T50" fmla="+- 0 1722 1315"/>
                              <a:gd name="T51" fmla="*/ 1722 h 447"/>
                              <a:gd name="T52" fmla="+- 0 4381 4139"/>
                              <a:gd name="T53" fmla="*/ T52 w 264"/>
                              <a:gd name="T54" fmla="+- 0 1714 1315"/>
                              <a:gd name="T55" fmla="*/ 1714 h 447"/>
                              <a:gd name="T56" fmla="+- 0 4381 4139"/>
                              <a:gd name="T57" fmla="*/ T56 w 264"/>
                              <a:gd name="T58" fmla="+- 0 1729 1315"/>
                              <a:gd name="T59" fmla="*/ 1729 h 447"/>
                              <a:gd name="T60" fmla="+- 0 4385 4139"/>
                              <a:gd name="T61" fmla="*/ T60 w 264"/>
                              <a:gd name="T62" fmla="+- 0 1714 1315"/>
                              <a:gd name="T63" fmla="*/ 1714 h 447"/>
                              <a:gd name="T64" fmla="+- 0 4381 4139"/>
                              <a:gd name="T65" fmla="*/ T64 w 264"/>
                              <a:gd name="T66" fmla="+- 0 1729 1315"/>
                              <a:gd name="T67" fmla="*/ 1729 h 447"/>
                              <a:gd name="T68" fmla="+- 0 4385 4139"/>
                              <a:gd name="T69" fmla="*/ T68 w 264"/>
                              <a:gd name="T70" fmla="+- 0 1714 1315"/>
                              <a:gd name="T71" fmla="*/ 1714 h 447"/>
                              <a:gd name="T72" fmla="+- 0 4179 4139"/>
                              <a:gd name="T73" fmla="*/ T72 w 264"/>
                              <a:gd name="T74" fmla="+- 0 1713 1315"/>
                              <a:gd name="T75" fmla="*/ 1713 h 447"/>
                              <a:gd name="T76" fmla="+- 0 4188 4139"/>
                              <a:gd name="T77" fmla="*/ T76 w 264"/>
                              <a:gd name="T78" fmla="+- 0 1713 1315"/>
                              <a:gd name="T79" fmla="*/ 1713 h 447"/>
                              <a:gd name="T80" fmla="+- 0 4188 4139"/>
                              <a:gd name="T81" fmla="*/ T80 w 264"/>
                              <a:gd name="T82" fmla="+- 0 1713 1315"/>
                              <a:gd name="T83" fmla="*/ 1713 h 447"/>
                              <a:gd name="T84" fmla="+- 0 4368 4139"/>
                              <a:gd name="T85" fmla="*/ T84 w 264"/>
                              <a:gd name="T86" fmla="+- 0 1722 1315"/>
                              <a:gd name="T87" fmla="*/ 1722 h 447"/>
                              <a:gd name="T88" fmla="+- 0 4334 4139"/>
                              <a:gd name="T89" fmla="*/ T88 w 264"/>
                              <a:gd name="T90" fmla="+- 0 1682 1315"/>
                              <a:gd name="T91" fmla="*/ 1682 h 447"/>
                              <a:gd name="T92" fmla="+- 0 4324 4139"/>
                              <a:gd name="T93" fmla="*/ T92 w 264"/>
                              <a:gd name="T94" fmla="+- 0 1692 1315"/>
                              <a:gd name="T95" fmla="*/ 1692 h 447"/>
                              <a:gd name="T96" fmla="+- 0 4368 4139"/>
                              <a:gd name="T97" fmla="*/ T96 w 264"/>
                              <a:gd name="T98" fmla="+- 0 1722 1315"/>
                              <a:gd name="T99" fmla="*/ 1722 h 447"/>
                              <a:gd name="T100" fmla="+- 0 4385 4139"/>
                              <a:gd name="T101" fmla="*/ T100 w 264"/>
                              <a:gd name="T102" fmla="+- 0 1714 1315"/>
                              <a:gd name="T103" fmla="*/ 1714 h 447"/>
                              <a:gd name="T104" fmla="+- 0 4388 4139"/>
                              <a:gd name="T105" fmla="*/ T104 w 264"/>
                              <a:gd name="T106" fmla="+- 0 1713 1315"/>
                              <a:gd name="T107" fmla="*/ 1713 h 447"/>
                              <a:gd name="T108" fmla="+- 0 4179 4139"/>
                              <a:gd name="T109" fmla="*/ T108 w 264"/>
                              <a:gd name="T110" fmla="+- 0 1315 1315"/>
                              <a:gd name="T111" fmla="*/ 1315 h 447"/>
                              <a:gd name="T112" fmla="+- 0 4141 4139"/>
                              <a:gd name="T113" fmla="*/ T112 w 264"/>
                              <a:gd name="T114" fmla="+- 0 1388 1315"/>
                              <a:gd name="T115" fmla="*/ 1388 h 447"/>
                              <a:gd name="T116" fmla="+- 0 4154 4139"/>
                              <a:gd name="T117" fmla="*/ T116 w 264"/>
                              <a:gd name="T118" fmla="+- 0 1391 1315"/>
                              <a:gd name="T119" fmla="*/ 1391 h 447"/>
                              <a:gd name="T120" fmla="+- 0 4170 4139"/>
                              <a:gd name="T121" fmla="*/ T120 w 264"/>
                              <a:gd name="T122" fmla="+- 0 1332 1315"/>
                              <a:gd name="T123" fmla="*/ 1332 h 447"/>
                              <a:gd name="T124" fmla="+- 0 4179 4139"/>
                              <a:gd name="T125" fmla="*/ T124 w 264"/>
                              <a:gd name="T126" fmla="+- 0 1315 1315"/>
                              <a:gd name="T127" fmla="*/ 1315 h 447"/>
                              <a:gd name="T128" fmla="+- 0 4188 4139"/>
                              <a:gd name="T129" fmla="*/ T128 w 264"/>
                              <a:gd name="T130" fmla="+- 0 1332 1315"/>
                              <a:gd name="T131" fmla="*/ 1332 h 447"/>
                              <a:gd name="T132" fmla="+- 0 4204 4139"/>
                              <a:gd name="T133" fmla="*/ T132 w 264"/>
                              <a:gd name="T134" fmla="+- 0 1391 1315"/>
                              <a:gd name="T135" fmla="*/ 1391 h 447"/>
                              <a:gd name="T136" fmla="+- 0 4217 4139"/>
                              <a:gd name="T137" fmla="*/ T136 w 264"/>
                              <a:gd name="T138" fmla="+- 0 1388 1315"/>
                              <a:gd name="T139" fmla="*/ 1388 h 447"/>
                              <a:gd name="T140" fmla="+- 0 4189 4139"/>
                              <a:gd name="T141" fmla="*/ T140 w 264"/>
                              <a:gd name="T142" fmla="+- 0 1332 1315"/>
                              <a:gd name="T143" fmla="*/ 1332 h 447"/>
                              <a:gd name="T144" fmla="+- 0 4170 4139"/>
                              <a:gd name="T145" fmla="*/ T144 w 264"/>
                              <a:gd name="T146" fmla="+- 0 1332 1315"/>
                              <a:gd name="T147" fmla="*/ 1332 h 447"/>
                              <a:gd name="T148" fmla="+- 0 4179 4139"/>
                              <a:gd name="T149" fmla="*/ T148 w 264"/>
                              <a:gd name="T150" fmla="+- 0 1349 1315"/>
                              <a:gd name="T151" fmla="*/ 1349 h 447"/>
                              <a:gd name="T152" fmla="+- 0 4188 4139"/>
                              <a:gd name="T153" fmla="*/ T152 w 264"/>
                              <a:gd name="T154" fmla="+- 0 1336 1315"/>
                              <a:gd name="T155" fmla="*/ 1336 h 447"/>
                              <a:gd name="T156" fmla="+- 0 4188 4139"/>
                              <a:gd name="T157" fmla="*/ T156 w 264"/>
                              <a:gd name="T158" fmla="+- 0 1336 1315"/>
                              <a:gd name="T159" fmla="*/ 1336 h 447"/>
                              <a:gd name="T160" fmla="+- 0 4179 4139"/>
                              <a:gd name="T161" fmla="*/ T160 w 264"/>
                              <a:gd name="T162" fmla="+- 0 1349 1315"/>
                              <a:gd name="T163" fmla="*/ 1349 h 447"/>
                              <a:gd name="T164" fmla="+- 0 4188 4139"/>
                              <a:gd name="T165" fmla="*/ T164 w 264"/>
                              <a:gd name="T166" fmla="+- 0 1336 1315"/>
                              <a:gd name="T167" fmla="*/ 1336 h 447"/>
                              <a:gd name="T168" fmla="+- 0 4172 4139"/>
                              <a:gd name="T169" fmla="*/ T168 w 264"/>
                              <a:gd name="T170" fmla="+- 0 1336 1315"/>
                              <a:gd name="T171" fmla="*/ 1336 h 447"/>
                              <a:gd name="T172" fmla="+- 0 4186 4139"/>
                              <a:gd name="T173" fmla="*/ T172 w 264"/>
                              <a:gd name="T174" fmla="+- 0 1336 1315"/>
                              <a:gd name="T175" fmla="*/ 1336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64" h="447">
                                <a:moveTo>
                                  <a:pt x="229" y="407"/>
                                </a:moveTo>
                                <a:lnTo>
                                  <a:pt x="187" y="432"/>
                                </a:lnTo>
                                <a:lnTo>
                                  <a:pt x="185" y="437"/>
                                </a:lnTo>
                                <a:lnTo>
                                  <a:pt x="190" y="445"/>
                                </a:lnTo>
                                <a:lnTo>
                                  <a:pt x="195" y="447"/>
                                </a:lnTo>
                                <a:lnTo>
                                  <a:pt x="249" y="415"/>
                                </a:lnTo>
                                <a:lnTo>
                                  <a:pt x="246" y="415"/>
                                </a:lnTo>
                                <a:lnTo>
                                  <a:pt x="246" y="414"/>
                                </a:lnTo>
                                <a:lnTo>
                                  <a:pt x="242" y="414"/>
                                </a:lnTo>
                                <a:lnTo>
                                  <a:pt x="229" y="407"/>
                                </a:lnTo>
                                <a:close/>
                                <a:moveTo>
                                  <a:pt x="40" y="34"/>
                                </a:moveTo>
                                <a:lnTo>
                                  <a:pt x="31" y="48"/>
                                </a:lnTo>
                                <a:lnTo>
                                  <a:pt x="31" y="412"/>
                                </a:lnTo>
                                <a:lnTo>
                                  <a:pt x="35" y="415"/>
                                </a:lnTo>
                                <a:lnTo>
                                  <a:pt x="215" y="415"/>
                                </a:lnTo>
                                <a:lnTo>
                                  <a:pt x="229" y="407"/>
                                </a:lnTo>
                                <a:lnTo>
                                  <a:pt x="49" y="407"/>
                                </a:lnTo>
                                <a:lnTo>
                                  <a:pt x="40" y="398"/>
                                </a:lnTo>
                                <a:lnTo>
                                  <a:pt x="49" y="398"/>
                                </a:lnTo>
                                <a:lnTo>
                                  <a:pt x="49" y="48"/>
                                </a:lnTo>
                                <a:lnTo>
                                  <a:pt x="40" y="34"/>
                                </a:lnTo>
                                <a:close/>
                                <a:moveTo>
                                  <a:pt x="249" y="398"/>
                                </a:moveTo>
                                <a:lnTo>
                                  <a:pt x="246" y="398"/>
                                </a:lnTo>
                                <a:lnTo>
                                  <a:pt x="246" y="415"/>
                                </a:lnTo>
                                <a:lnTo>
                                  <a:pt x="249" y="415"/>
                                </a:lnTo>
                                <a:lnTo>
                                  <a:pt x="263" y="407"/>
                                </a:lnTo>
                                <a:lnTo>
                                  <a:pt x="249" y="398"/>
                                </a:lnTo>
                                <a:close/>
                                <a:moveTo>
                                  <a:pt x="242" y="399"/>
                                </a:moveTo>
                                <a:lnTo>
                                  <a:pt x="229" y="407"/>
                                </a:lnTo>
                                <a:lnTo>
                                  <a:pt x="242" y="414"/>
                                </a:lnTo>
                                <a:lnTo>
                                  <a:pt x="242" y="399"/>
                                </a:lnTo>
                                <a:close/>
                                <a:moveTo>
                                  <a:pt x="246" y="399"/>
                                </a:moveTo>
                                <a:lnTo>
                                  <a:pt x="242" y="399"/>
                                </a:lnTo>
                                <a:lnTo>
                                  <a:pt x="242" y="414"/>
                                </a:lnTo>
                                <a:lnTo>
                                  <a:pt x="246" y="414"/>
                                </a:lnTo>
                                <a:lnTo>
                                  <a:pt x="246" y="399"/>
                                </a:lnTo>
                                <a:close/>
                                <a:moveTo>
                                  <a:pt x="49" y="398"/>
                                </a:moveTo>
                                <a:lnTo>
                                  <a:pt x="40" y="398"/>
                                </a:lnTo>
                                <a:lnTo>
                                  <a:pt x="49" y="407"/>
                                </a:lnTo>
                                <a:lnTo>
                                  <a:pt x="49" y="398"/>
                                </a:lnTo>
                                <a:close/>
                                <a:moveTo>
                                  <a:pt x="215" y="398"/>
                                </a:moveTo>
                                <a:lnTo>
                                  <a:pt x="49" y="398"/>
                                </a:lnTo>
                                <a:lnTo>
                                  <a:pt x="49" y="407"/>
                                </a:lnTo>
                                <a:lnTo>
                                  <a:pt x="229" y="407"/>
                                </a:lnTo>
                                <a:lnTo>
                                  <a:pt x="215" y="398"/>
                                </a:lnTo>
                                <a:close/>
                                <a:moveTo>
                                  <a:pt x="195" y="367"/>
                                </a:moveTo>
                                <a:lnTo>
                                  <a:pt x="190" y="368"/>
                                </a:lnTo>
                                <a:lnTo>
                                  <a:pt x="185" y="377"/>
                                </a:lnTo>
                                <a:lnTo>
                                  <a:pt x="187" y="382"/>
                                </a:lnTo>
                                <a:lnTo>
                                  <a:pt x="229" y="407"/>
                                </a:lnTo>
                                <a:lnTo>
                                  <a:pt x="242" y="399"/>
                                </a:lnTo>
                                <a:lnTo>
                                  <a:pt x="246" y="399"/>
                                </a:lnTo>
                                <a:lnTo>
                                  <a:pt x="246" y="398"/>
                                </a:lnTo>
                                <a:lnTo>
                                  <a:pt x="249" y="398"/>
                                </a:lnTo>
                                <a:lnTo>
                                  <a:pt x="195" y="367"/>
                                </a:lnTo>
                                <a:close/>
                                <a:moveTo>
                                  <a:pt x="40" y="0"/>
                                </a:moveTo>
                                <a:lnTo>
                                  <a:pt x="0" y="68"/>
                                </a:lnTo>
                                <a:lnTo>
                                  <a:pt x="2" y="73"/>
                                </a:lnTo>
                                <a:lnTo>
                                  <a:pt x="10" y="78"/>
                                </a:lnTo>
                                <a:lnTo>
                                  <a:pt x="15" y="76"/>
                                </a:lnTo>
                                <a:lnTo>
                                  <a:pt x="31" y="48"/>
                                </a:lnTo>
                                <a:lnTo>
                                  <a:pt x="31" y="17"/>
                                </a:lnTo>
                                <a:lnTo>
                                  <a:pt x="50" y="17"/>
                                </a:lnTo>
                                <a:lnTo>
                                  <a:pt x="40" y="0"/>
                                </a:lnTo>
                                <a:close/>
                                <a:moveTo>
                                  <a:pt x="50" y="17"/>
                                </a:moveTo>
                                <a:lnTo>
                                  <a:pt x="49" y="17"/>
                                </a:lnTo>
                                <a:lnTo>
                                  <a:pt x="49" y="48"/>
                                </a:lnTo>
                                <a:lnTo>
                                  <a:pt x="65" y="76"/>
                                </a:lnTo>
                                <a:lnTo>
                                  <a:pt x="70" y="78"/>
                                </a:lnTo>
                                <a:lnTo>
                                  <a:pt x="78" y="73"/>
                                </a:lnTo>
                                <a:lnTo>
                                  <a:pt x="80" y="68"/>
                                </a:lnTo>
                                <a:lnTo>
                                  <a:pt x="50" y="17"/>
                                </a:lnTo>
                                <a:close/>
                                <a:moveTo>
                                  <a:pt x="49" y="17"/>
                                </a:moveTo>
                                <a:lnTo>
                                  <a:pt x="31" y="17"/>
                                </a:lnTo>
                                <a:lnTo>
                                  <a:pt x="31" y="48"/>
                                </a:lnTo>
                                <a:lnTo>
                                  <a:pt x="40" y="34"/>
                                </a:lnTo>
                                <a:lnTo>
                                  <a:pt x="33" y="21"/>
                                </a:lnTo>
                                <a:lnTo>
                                  <a:pt x="49" y="21"/>
                                </a:lnTo>
                                <a:lnTo>
                                  <a:pt x="49" y="17"/>
                                </a:lnTo>
                                <a:close/>
                                <a:moveTo>
                                  <a:pt x="49" y="21"/>
                                </a:moveTo>
                                <a:lnTo>
                                  <a:pt x="47" y="21"/>
                                </a:lnTo>
                                <a:lnTo>
                                  <a:pt x="40" y="34"/>
                                </a:lnTo>
                                <a:lnTo>
                                  <a:pt x="49" y="48"/>
                                </a:lnTo>
                                <a:lnTo>
                                  <a:pt x="49" y="21"/>
                                </a:lnTo>
                                <a:close/>
                                <a:moveTo>
                                  <a:pt x="47" y="21"/>
                                </a:moveTo>
                                <a:lnTo>
                                  <a:pt x="33" y="21"/>
                                </a:lnTo>
                                <a:lnTo>
                                  <a:pt x="40" y="34"/>
                                </a:lnTo>
                                <a:lnTo>
                                  <a:pt x="47"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2" name="Rectangle 1280"/>
                        <wps:cNvSpPr>
                          <a:spLocks noChangeArrowheads="1"/>
                        </wps:cNvSpPr>
                        <wps:spPr bwMode="auto">
                          <a:xfrm>
                            <a:off x="2785" y="528"/>
                            <a:ext cx="821" cy="150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43" name="Picture 127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2785" y="759"/>
                            <a:ext cx="821" cy="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44" name="Picture 127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2849" y="780"/>
                            <a:ext cx="701"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5" name="Freeform 1277"/>
                        <wps:cNvSpPr>
                          <a:spLocks/>
                        </wps:cNvSpPr>
                        <wps:spPr bwMode="auto">
                          <a:xfrm>
                            <a:off x="2849" y="780"/>
                            <a:ext cx="702" cy="351"/>
                          </a:xfrm>
                          <a:custGeom>
                            <a:avLst/>
                            <a:gdLst>
                              <a:gd name="T0" fmla="+- 0 2849 2849"/>
                              <a:gd name="T1" fmla="*/ T0 w 702"/>
                              <a:gd name="T2" fmla="+- 0 839 780"/>
                              <a:gd name="T3" fmla="*/ 839 h 351"/>
                              <a:gd name="T4" fmla="+- 0 2854 2849"/>
                              <a:gd name="T5" fmla="*/ T4 w 702"/>
                              <a:gd name="T6" fmla="+- 0 816 780"/>
                              <a:gd name="T7" fmla="*/ 816 h 351"/>
                              <a:gd name="T8" fmla="+- 0 2866 2849"/>
                              <a:gd name="T9" fmla="*/ T8 w 702"/>
                              <a:gd name="T10" fmla="+- 0 797 780"/>
                              <a:gd name="T11" fmla="*/ 797 h 351"/>
                              <a:gd name="T12" fmla="+- 0 2885 2849"/>
                              <a:gd name="T13" fmla="*/ T12 w 702"/>
                              <a:gd name="T14" fmla="+- 0 785 780"/>
                              <a:gd name="T15" fmla="*/ 785 h 351"/>
                              <a:gd name="T16" fmla="+- 0 2908 2849"/>
                              <a:gd name="T17" fmla="*/ T16 w 702"/>
                              <a:gd name="T18" fmla="+- 0 780 780"/>
                              <a:gd name="T19" fmla="*/ 780 h 351"/>
                              <a:gd name="T20" fmla="+- 0 3492 2849"/>
                              <a:gd name="T21" fmla="*/ T20 w 702"/>
                              <a:gd name="T22" fmla="+- 0 780 780"/>
                              <a:gd name="T23" fmla="*/ 780 h 351"/>
                              <a:gd name="T24" fmla="+- 0 3515 2849"/>
                              <a:gd name="T25" fmla="*/ T24 w 702"/>
                              <a:gd name="T26" fmla="+- 0 785 780"/>
                              <a:gd name="T27" fmla="*/ 785 h 351"/>
                              <a:gd name="T28" fmla="+- 0 3533 2849"/>
                              <a:gd name="T29" fmla="*/ T28 w 702"/>
                              <a:gd name="T30" fmla="+- 0 797 780"/>
                              <a:gd name="T31" fmla="*/ 797 h 351"/>
                              <a:gd name="T32" fmla="+- 0 3546 2849"/>
                              <a:gd name="T33" fmla="*/ T32 w 702"/>
                              <a:gd name="T34" fmla="+- 0 816 780"/>
                              <a:gd name="T35" fmla="*/ 816 h 351"/>
                              <a:gd name="T36" fmla="+- 0 3550 2849"/>
                              <a:gd name="T37" fmla="*/ T36 w 702"/>
                              <a:gd name="T38" fmla="+- 0 839 780"/>
                              <a:gd name="T39" fmla="*/ 839 h 351"/>
                              <a:gd name="T40" fmla="+- 0 3550 2849"/>
                              <a:gd name="T41" fmla="*/ T40 w 702"/>
                              <a:gd name="T42" fmla="+- 0 1072 780"/>
                              <a:gd name="T43" fmla="*/ 1072 h 351"/>
                              <a:gd name="T44" fmla="+- 0 3546 2849"/>
                              <a:gd name="T45" fmla="*/ T44 w 702"/>
                              <a:gd name="T46" fmla="+- 0 1095 780"/>
                              <a:gd name="T47" fmla="*/ 1095 h 351"/>
                              <a:gd name="T48" fmla="+- 0 3533 2849"/>
                              <a:gd name="T49" fmla="*/ T48 w 702"/>
                              <a:gd name="T50" fmla="+- 0 1114 780"/>
                              <a:gd name="T51" fmla="*/ 1114 h 351"/>
                              <a:gd name="T52" fmla="+- 0 3515 2849"/>
                              <a:gd name="T53" fmla="*/ T52 w 702"/>
                              <a:gd name="T54" fmla="+- 0 1126 780"/>
                              <a:gd name="T55" fmla="*/ 1126 h 351"/>
                              <a:gd name="T56" fmla="+- 0 3492 2849"/>
                              <a:gd name="T57" fmla="*/ T56 w 702"/>
                              <a:gd name="T58" fmla="+- 0 1131 780"/>
                              <a:gd name="T59" fmla="*/ 1131 h 351"/>
                              <a:gd name="T60" fmla="+- 0 2908 2849"/>
                              <a:gd name="T61" fmla="*/ T60 w 702"/>
                              <a:gd name="T62" fmla="+- 0 1131 780"/>
                              <a:gd name="T63" fmla="*/ 1131 h 351"/>
                              <a:gd name="T64" fmla="+- 0 2885 2849"/>
                              <a:gd name="T65" fmla="*/ T64 w 702"/>
                              <a:gd name="T66" fmla="+- 0 1126 780"/>
                              <a:gd name="T67" fmla="*/ 1126 h 351"/>
                              <a:gd name="T68" fmla="+- 0 2866 2849"/>
                              <a:gd name="T69" fmla="*/ T68 w 702"/>
                              <a:gd name="T70" fmla="+- 0 1114 780"/>
                              <a:gd name="T71" fmla="*/ 1114 h 351"/>
                              <a:gd name="T72" fmla="+- 0 2854 2849"/>
                              <a:gd name="T73" fmla="*/ T72 w 702"/>
                              <a:gd name="T74" fmla="+- 0 1095 780"/>
                              <a:gd name="T75" fmla="*/ 1095 h 351"/>
                              <a:gd name="T76" fmla="+- 0 2849 2849"/>
                              <a:gd name="T77" fmla="*/ T76 w 702"/>
                              <a:gd name="T78" fmla="+- 0 1072 780"/>
                              <a:gd name="T79" fmla="*/ 1072 h 351"/>
                              <a:gd name="T80" fmla="+- 0 2849 2849"/>
                              <a:gd name="T81" fmla="*/ T80 w 702"/>
                              <a:gd name="T82" fmla="+- 0 839 780"/>
                              <a:gd name="T83" fmla="*/ 839 h 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02" h="351">
                                <a:moveTo>
                                  <a:pt x="0" y="59"/>
                                </a:moveTo>
                                <a:lnTo>
                                  <a:pt x="5" y="36"/>
                                </a:lnTo>
                                <a:lnTo>
                                  <a:pt x="17" y="17"/>
                                </a:lnTo>
                                <a:lnTo>
                                  <a:pt x="36" y="5"/>
                                </a:lnTo>
                                <a:lnTo>
                                  <a:pt x="59" y="0"/>
                                </a:lnTo>
                                <a:lnTo>
                                  <a:pt x="643" y="0"/>
                                </a:lnTo>
                                <a:lnTo>
                                  <a:pt x="666" y="5"/>
                                </a:lnTo>
                                <a:lnTo>
                                  <a:pt x="684" y="17"/>
                                </a:lnTo>
                                <a:lnTo>
                                  <a:pt x="697" y="36"/>
                                </a:lnTo>
                                <a:lnTo>
                                  <a:pt x="701" y="59"/>
                                </a:lnTo>
                                <a:lnTo>
                                  <a:pt x="701" y="292"/>
                                </a:lnTo>
                                <a:lnTo>
                                  <a:pt x="697" y="315"/>
                                </a:lnTo>
                                <a:lnTo>
                                  <a:pt x="684" y="334"/>
                                </a:lnTo>
                                <a:lnTo>
                                  <a:pt x="666" y="346"/>
                                </a:lnTo>
                                <a:lnTo>
                                  <a:pt x="643" y="351"/>
                                </a:lnTo>
                                <a:lnTo>
                                  <a:pt x="59" y="351"/>
                                </a:lnTo>
                                <a:lnTo>
                                  <a:pt x="36" y="346"/>
                                </a:lnTo>
                                <a:lnTo>
                                  <a:pt x="17" y="334"/>
                                </a:lnTo>
                                <a:lnTo>
                                  <a:pt x="5" y="315"/>
                                </a:lnTo>
                                <a:lnTo>
                                  <a:pt x="0" y="292"/>
                                </a:lnTo>
                                <a:lnTo>
                                  <a:pt x="0" y="59"/>
                                </a:lnTo>
                                <a:close/>
                              </a:path>
                            </a:pathLst>
                          </a:custGeom>
                          <a:noFill/>
                          <a:ln w="5430">
                            <a:solidFill>
                              <a:srgbClr val="8AC53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6" name="Picture 127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2819" y="1152"/>
                            <a:ext cx="761"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47" name="Picture 127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2845" y="1169"/>
                            <a:ext cx="693"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48" name="Picture 127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2858" y="1174"/>
                            <a:ext cx="684"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9" name="Freeform 1273"/>
                        <wps:cNvSpPr>
                          <a:spLocks/>
                        </wps:cNvSpPr>
                        <wps:spPr bwMode="auto">
                          <a:xfrm>
                            <a:off x="2858" y="1174"/>
                            <a:ext cx="685" cy="343"/>
                          </a:xfrm>
                          <a:custGeom>
                            <a:avLst/>
                            <a:gdLst>
                              <a:gd name="T0" fmla="+- 0 3485 2858"/>
                              <a:gd name="T1" fmla="*/ T0 w 685"/>
                              <a:gd name="T2" fmla="+- 0 1174 1174"/>
                              <a:gd name="T3" fmla="*/ 1174 h 343"/>
                              <a:gd name="T4" fmla="+- 0 2915 2858"/>
                              <a:gd name="T5" fmla="*/ T4 w 685"/>
                              <a:gd name="T6" fmla="+- 0 1174 1174"/>
                              <a:gd name="T7" fmla="*/ 1174 h 343"/>
                              <a:gd name="T8" fmla="+- 0 2893 2858"/>
                              <a:gd name="T9" fmla="*/ T8 w 685"/>
                              <a:gd name="T10" fmla="+- 0 1178 1174"/>
                              <a:gd name="T11" fmla="*/ 1178 h 343"/>
                              <a:gd name="T12" fmla="+- 0 2874 2858"/>
                              <a:gd name="T13" fmla="*/ T12 w 685"/>
                              <a:gd name="T14" fmla="+- 0 1190 1174"/>
                              <a:gd name="T15" fmla="*/ 1190 h 343"/>
                              <a:gd name="T16" fmla="+- 0 2862 2858"/>
                              <a:gd name="T17" fmla="*/ T16 w 685"/>
                              <a:gd name="T18" fmla="+- 0 1208 1174"/>
                              <a:gd name="T19" fmla="*/ 1208 h 343"/>
                              <a:gd name="T20" fmla="+- 0 2858 2858"/>
                              <a:gd name="T21" fmla="*/ T20 w 685"/>
                              <a:gd name="T22" fmla="+- 0 1231 1174"/>
                              <a:gd name="T23" fmla="*/ 1231 h 343"/>
                              <a:gd name="T24" fmla="+- 0 2858 2858"/>
                              <a:gd name="T25" fmla="*/ T24 w 685"/>
                              <a:gd name="T26" fmla="+- 0 1459 1174"/>
                              <a:gd name="T27" fmla="*/ 1459 h 343"/>
                              <a:gd name="T28" fmla="+- 0 2862 2858"/>
                              <a:gd name="T29" fmla="*/ T28 w 685"/>
                              <a:gd name="T30" fmla="+- 0 1481 1174"/>
                              <a:gd name="T31" fmla="*/ 1481 h 343"/>
                              <a:gd name="T32" fmla="+- 0 2874 2858"/>
                              <a:gd name="T33" fmla="*/ T32 w 685"/>
                              <a:gd name="T34" fmla="+- 0 1499 1174"/>
                              <a:gd name="T35" fmla="*/ 1499 h 343"/>
                              <a:gd name="T36" fmla="+- 0 2893 2858"/>
                              <a:gd name="T37" fmla="*/ T36 w 685"/>
                              <a:gd name="T38" fmla="+- 0 1511 1174"/>
                              <a:gd name="T39" fmla="*/ 1511 h 343"/>
                              <a:gd name="T40" fmla="+- 0 2915 2858"/>
                              <a:gd name="T41" fmla="*/ T40 w 685"/>
                              <a:gd name="T42" fmla="+- 0 1516 1174"/>
                              <a:gd name="T43" fmla="*/ 1516 h 343"/>
                              <a:gd name="T44" fmla="+- 0 3485 2858"/>
                              <a:gd name="T45" fmla="*/ T44 w 685"/>
                              <a:gd name="T46" fmla="+- 0 1516 1174"/>
                              <a:gd name="T47" fmla="*/ 1516 h 343"/>
                              <a:gd name="T48" fmla="+- 0 3507 2858"/>
                              <a:gd name="T49" fmla="*/ T48 w 685"/>
                              <a:gd name="T50" fmla="+- 0 1511 1174"/>
                              <a:gd name="T51" fmla="*/ 1511 h 343"/>
                              <a:gd name="T52" fmla="+- 0 3525 2858"/>
                              <a:gd name="T53" fmla="*/ T52 w 685"/>
                              <a:gd name="T54" fmla="+- 0 1499 1174"/>
                              <a:gd name="T55" fmla="*/ 1499 h 343"/>
                              <a:gd name="T56" fmla="+- 0 3537 2858"/>
                              <a:gd name="T57" fmla="*/ T56 w 685"/>
                              <a:gd name="T58" fmla="+- 0 1481 1174"/>
                              <a:gd name="T59" fmla="*/ 1481 h 343"/>
                              <a:gd name="T60" fmla="+- 0 3542 2858"/>
                              <a:gd name="T61" fmla="*/ T60 w 685"/>
                              <a:gd name="T62" fmla="+- 0 1459 1174"/>
                              <a:gd name="T63" fmla="*/ 1459 h 343"/>
                              <a:gd name="T64" fmla="+- 0 3542 2858"/>
                              <a:gd name="T65" fmla="*/ T64 w 685"/>
                              <a:gd name="T66" fmla="+- 0 1231 1174"/>
                              <a:gd name="T67" fmla="*/ 1231 h 343"/>
                              <a:gd name="T68" fmla="+- 0 3537 2858"/>
                              <a:gd name="T69" fmla="*/ T68 w 685"/>
                              <a:gd name="T70" fmla="+- 0 1208 1174"/>
                              <a:gd name="T71" fmla="*/ 1208 h 343"/>
                              <a:gd name="T72" fmla="+- 0 3525 2858"/>
                              <a:gd name="T73" fmla="*/ T72 w 685"/>
                              <a:gd name="T74" fmla="+- 0 1190 1174"/>
                              <a:gd name="T75" fmla="*/ 1190 h 343"/>
                              <a:gd name="T76" fmla="+- 0 3507 2858"/>
                              <a:gd name="T77" fmla="*/ T76 w 685"/>
                              <a:gd name="T78" fmla="+- 0 1178 1174"/>
                              <a:gd name="T79" fmla="*/ 1178 h 343"/>
                              <a:gd name="T80" fmla="+- 0 3485 2858"/>
                              <a:gd name="T81" fmla="*/ T80 w 685"/>
                              <a:gd name="T82" fmla="+- 0 1174 1174"/>
                              <a:gd name="T83" fmla="*/ 1174 h 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85" h="343">
                                <a:moveTo>
                                  <a:pt x="627" y="0"/>
                                </a:moveTo>
                                <a:lnTo>
                                  <a:pt x="57" y="0"/>
                                </a:lnTo>
                                <a:lnTo>
                                  <a:pt x="35" y="4"/>
                                </a:lnTo>
                                <a:lnTo>
                                  <a:pt x="16" y="16"/>
                                </a:lnTo>
                                <a:lnTo>
                                  <a:pt x="4" y="34"/>
                                </a:lnTo>
                                <a:lnTo>
                                  <a:pt x="0" y="57"/>
                                </a:lnTo>
                                <a:lnTo>
                                  <a:pt x="0" y="285"/>
                                </a:lnTo>
                                <a:lnTo>
                                  <a:pt x="4" y="307"/>
                                </a:lnTo>
                                <a:lnTo>
                                  <a:pt x="16" y="325"/>
                                </a:lnTo>
                                <a:lnTo>
                                  <a:pt x="35" y="337"/>
                                </a:lnTo>
                                <a:lnTo>
                                  <a:pt x="57" y="342"/>
                                </a:lnTo>
                                <a:lnTo>
                                  <a:pt x="627" y="342"/>
                                </a:lnTo>
                                <a:lnTo>
                                  <a:pt x="649" y="337"/>
                                </a:lnTo>
                                <a:lnTo>
                                  <a:pt x="667" y="325"/>
                                </a:lnTo>
                                <a:lnTo>
                                  <a:pt x="679" y="307"/>
                                </a:lnTo>
                                <a:lnTo>
                                  <a:pt x="684" y="285"/>
                                </a:lnTo>
                                <a:lnTo>
                                  <a:pt x="684" y="57"/>
                                </a:lnTo>
                                <a:lnTo>
                                  <a:pt x="679" y="34"/>
                                </a:lnTo>
                                <a:lnTo>
                                  <a:pt x="667" y="16"/>
                                </a:lnTo>
                                <a:lnTo>
                                  <a:pt x="649" y="4"/>
                                </a:lnTo>
                                <a:lnTo>
                                  <a:pt x="627" y="0"/>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0" name="Freeform 1272"/>
                        <wps:cNvSpPr>
                          <a:spLocks/>
                        </wps:cNvSpPr>
                        <wps:spPr bwMode="auto">
                          <a:xfrm>
                            <a:off x="2858" y="1174"/>
                            <a:ext cx="685" cy="343"/>
                          </a:xfrm>
                          <a:custGeom>
                            <a:avLst/>
                            <a:gdLst>
                              <a:gd name="T0" fmla="+- 0 2858 2858"/>
                              <a:gd name="T1" fmla="*/ T0 w 685"/>
                              <a:gd name="T2" fmla="+- 0 1231 1174"/>
                              <a:gd name="T3" fmla="*/ 1231 h 343"/>
                              <a:gd name="T4" fmla="+- 0 2862 2858"/>
                              <a:gd name="T5" fmla="*/ T4 w 685"/>
                              <a:gd name="T6" fmla="+- 0 1208 1174"/>
                              <a:gd name="T7" fmla="*/ 1208 h 343"/>
                              <a:gd name="T8" fmla="+- 0 2874 2858"/>
                              <a:gd name="T9" fmla="*/ T8 w 685"/>
                              <a:gd name="T10" fmla="+- 0 1190 1174"/>
                              <a:gd name="T11" fmla="*/ 1190 h 343"/>
                              <a:gd name="T12" fmla="+- 0 2893 2858"/>
                              <a:gd name="T13" fmla="*/ T12 w 685"/>
                              <a:gd name="T14" fmla="+- 0 1178 1174"/>
                              <a:gd name="T15" fmla="*/ 1178 h 343"/>
                              <a:gd name="T16" fmla="+- 0 2915 2858"/>
                              <a:gd name="T17" fmla="*/ T16 w 685"/>
                              <a:gd name="T18" fmla="+- 0 1174 1174"/>
                              <a:gd name="T19" fmla="*/ 1174 h 343"/>
                              <a:gd name="T20" fmla="+- 0 3485 2858"/>
                              <a:gd name="T21" fmla="*/ T20 w 685"/>
                              <a:gd name="T22" fmla="+- 0 1174 1174"/>
                              <a:gd name="T23" fmla="*/ 1174 h 343"/>
                              <a:gd name="T24" fmla="+- 0 3507 2858"/>
                              <a:gd name="T25" fmla="*/ T24 w 685"/>
                              <a:gd name="T26" fmla="+- 0 1178 1174"/>
                              <a:gd name="T27" fmla="*/ 1178 h 343"/>
                              <a:gd name="T28" fmla="+- 0 3525 2858"/>
                              <a:gd name="T29" fmla="*/ T28 w 685"/>
                              <a:gd name="T30" fmla="+- 0 1190 1174"/>
                              <a:gd name="T31" fmla="*/ 1190 h 343"/>
                              <a:gd name="T32" fmla="+- 0 3537 2858"/>
                              <a:gd name="T33" fmla="*/ T32 w 685"/>
                              <a:gd name="T34" fmla="+- 0 1208 1174"/>
                              <a:gd name="T35" fmla="*/ 1208 h 343"/>
                              <a:gd name="T36" fmla="+- 0 3542 2858"/>
                              <a:gd name="T37" fmla="*/ T36 w 685"/>
                              <a:gd name="T38" fmla="+- 0 1231 1174"/>
                              <a:gd name="T39" fmla="*/ 1231 h 343"/>
                              <a:gd name="T40" fmla="+- 0 3542 2858"/>
                              <a:gd name="T41" fmla="*/ T40 w 685"/>
                              <a:gd name="T42" fmla="+- 0 1459 1174"/>
                              <a:gd name="T43" fmla="*/ 1459 h 343"/>
                              <a:gd name="T44" fmla="+- 0 3537 2858"/>
                              <a:gd name="T45" fmla="*/ T44 w 685"/>
                              <a:gd name="T46" fmla="+- 0 1481 1174"/>
                              <a:gd name="T47" fmla="*/ 1481 h 343"/>
                              <a:gd name="T48" fmla="+- 0 3525 2858"/>
                              <a:gd name="T49" fmla="*/ T48 w 685"/>
                              <a:gd name="T50" fmla="+- 0 1499 1174"/>
                              <a:gd name="T51" fmla="*/ 1499 h 343"/>
                              <a:gd name="T52" fmla="+- 0 3507 2858"/>
                              <a:gd name="T53" fmla="*/ T52 w 685"/>
                              <a:gd name="T54" fmla="+- 0 1511 1174"/>
                              <a:gd name="T55" fmla="*/ 1511 h 343"/>
                              <a:gd name="T56" fmla="+- 0 3485 2858"/>
                              <a:gd name="T57" fmla="*/ T56 w 685"/>
                              <a:gd name="T58" fmla="+- 0 1516 1174"/>
                              <a:gd name="T59" fmla="*/ 1516 h 343"/>
                              <a:gd name="T60" fmla="+- 0 2915 2858"/>
                              <a:gd name="T61" fmla="*/ T60 w 685"/>
                              <a:gd name="T62" fmla="+- 0 1516 1174"/>
                              <a:gd name="T63" fmla="*/ 1516 h 343"/>
                              <a:gd name="T64" fmla="+- 0 2893 2858"/>
                              <a:gd name="T65" fmla="*/ T64 w 685"/>
                              <a:gd name="T66" fmla="+- 0 1511 1174"/>
                              <a:gd name="T67" fmla="*/ 1511 h 343"/>
                              <a:gd name="T68" fmla="+- 0 2874 2858"/>
                              <a:gd name="T69" fmla="*/ T68 w 685"/>
                              <a:gd name="T70" fmla="+- 0 1499 1174"/>
                              <a:gd name="T71" fmla="*/ 1499 h 343"/>
                              <a:gd name="T72" fmla="+- 0 2862 2858"/>
                              <a:gd name="T73" fmla="*/ T72 w 685"/>
                              <a:gd name="T74" fmla="+- 0 1481 1174"/>
                              <a:gd name="T75" fmla="*/ 1481 h 343"/>
                              <a:gd name="T76" fmla="+- 0 2858 2858"/>
                              <a:gd name="T77" fmla="*/ T76 w 685"/>
                              <a:gd name="T78" fmla="+- 0 1459 1174"/>
                              <a:gd name="T79" fmla="*/ 1459 h 343"/>
                              <a:gd name="T80" fmla="+- 0 2858 2858"/>
                              <a:gd name="T81" fmla="*/ T80 w 685"/>
                              <a:gd name="T82" fmla="+- 0 1231 1174"/>
                              <a:gd name="T83" fmla="*/ 1231 h 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85" h="343">
                                <a:moveTo>
                                  <a:pt x="0" y="57"/>
                                </a:moveTo>
                                <a:lnTo>
                                  <a:pt x="4" y="34"/>
                                </a:lnTo>
                                <a:lnTo>
                                  <a:pt x="16" y="16"/>
                                </a:lnTo>
                                <a:lnTo>
                                  <a:pt x="35" y="4"/>
                                </a:lnTo>
                                <a:lnTo>
                                  <a:pt x="57" y="0"/>
                                </a:lnTo>
                                <a:lnTo>
                                  <a:pt x="627" y="0"/>
                                </a:lnTo>
                                <a:lnTo>
                                  <a:pt x="649" y="4"/>
                                </a:lnTo>
                                <a:lnTo>
                                  <a:pt x="667" y="16"/>
                                </a:lnTo>
                                <a:lnTo>
                                  <a:pt x="679" y="34"/>
                                </a:lnTo>
                                <a:lnTo>
                                  <a:pt x="684" y="57"/>
                                </a:lnTo>
                                <a:lnTo>
                                  <a:pt x="684" y="285"/>
                                </a:lnTo>
                                <a:lnTo>
                                  <a:pt x="679" y="307"/>
                                </a:lnTo>
                                <a:lnTo>
                                  <a:pt x="667" y="325"/>
                                </a:lnTo>
                                <a:lnTo>
                                  <a:pt x="649" y="337"/>
                                </a:lnTo>
                                <a:lnTo>
                                  <a:pt x="627" y="342"/>
                                </a:lnTo>
                                <a:lnTo>
                                  <a:pt x="57" y="342"/>
                                </a:lnTo>
                                <a:lnTo>
                                  <a:pt x="35" y="337"/>
                                </a:lnTo>
                                <a:lnTo>
                                  <a:pt x="16" y="325"/>
                                </a:lnTo>
                                <a:lnTo>
                                  <a:pt x="4" y="307"/>
                                </a:lnTo>
                                <a:lnTo>
                                  <a:pt x="0" y="285"/>
                                </a:lnTo>
                                <a:lnTo>
                                  <a:pt x="0" y="57"/>
                                </a:lnTo>
                                <a:close/>
                              </a:path>
                            </a:pathLst>
                          </a:custGeom>
                          <a:noFill/>
                          <a:ln w="5430">
                            <a:solidFill>
                              <a:srgbClr val="FFC2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51" name="Picture 127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2819" y="1546"/>
                            <a:ext cx="761" cy="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52" name="Picture 127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2888" y="1563"/>
                            <a:ext cx="633"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53" name="Picture 126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2858" y="1567"/>
                            <a:ext cx="684"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4" name="Freeform 1268"/>
                        <wps:cNvSpPr>
                          <a:spLocks/>
                        </wps:cNvSpPr>
                        <wps:spPr bwMode="auto">
                          <a:xfrm>
                            <a:off x="2858" y="1567"/>
                            <a:ext cx="685" cy="351"/>
                          </a:xfrm>
                          <a:custGeom>
                            <a:avLst/>
                            <a:gdLst>
                              <a:gd name="T0" fmla="+- 0 3483 2858"/>
                              <a:gd name="T1" fmla="*/ T0 w 685"/>
                              <a:gd name="T2" fmla="+- 0 1567 1567"/>
                              <a:gd name="T3" fmla="*/ 1567 h 351"/>
                              <a:gd name="T4" fmla="+- 0 2916 2858"/>
                              <a:gd name="T5" fmla="*/ T4 w 685"/>
                              <a:gd name="T6" fmla="+- 0 1567 1567"/>
                              <a:gd name="T7" fmla="*/ 1567 h 351"/>
                              <a:gd name="T8" fmla="+- 0 2893 2858"/>
                              <a:gd name="T9" fmla="*/ T8 w 685"/>
                              <a:gd name="T10" fmla="+- 0 1572 1567"/>
                              <a:gd name="T11" fmla="*/ 1572 h 351"/>
                              <a:gd name="T12" fmla="+- 0 2875 2858"/>
                              <a:gd name="T13" fmla="*/ T12 w 685"/>
                              <a:gd name="T14" fmla="+- 0 1584 1567"/>
                              <a:gd name="T15" fmla="*/ 1584 h 351"/>
                              <a:gd name="T16" fmla="+- 0 2862 2858"/>
                              <a:gd name="T17" fmla="*/ T16 w 685"/>
                              <a:gd name="T18" fmla="+- 0 1603 1567"/>
                              <a:gd name="T19" fmla="*/ 1603 h 351"/>
                              <a:gd name="T20" fmla="+- 0 2858 2858"/>
                              <a:gd name="T21" fmla="*/ T20 w 685"/>
                              <a:gd name="T22" fmla="+- 0 1625 1567"/>
                              <a:gd name="T23" fmla="*/ 1625 h 351"/>
                              <a:gd name="T24" fmla="+- 0 2858 2858"/>
                              <a:gd name="T25" fmla="*/ T24 w 685"/>
                              <a:gd name="T26" fmla="+- 0 1859 1567"/>
                              <a:gd name="T27" fmla="*/ 1859 h 351"/>
                              <a:gd name="T28" fmla="+- 0 2862 2858"/>
                              <a:gd name="T29" fmla="*/ T28 w 685"/>
                              <a:gd name="T30" fmla="+- 0 1882 1567"/>
                              <a:gd name="T31" fmla="*/ 1882 h 351"/>
                              <a:gd name="T32" fmla="+- 0 2875 2858"/>
                              <a:gd name="T33" fmla="*/ T32 w 685"/>
                              <a:gd name="T34" fmla="+- 0 1900 1567"/>
                              <a:gd name="T35" fmla="*/ 1900 h 351"/>
                              <a:gd name="T36" fmla="+- 0 2893 2858"/>
                              <a:gd name="T37" fmla="*/ T36 w 685"/>
                              <a:gd name="T38" fmla="+- 0 1913 1567"/>
                              <a:gd name="T39" fmla="*/ 1913 h 351"/>
                              <a:gd name="T40" fmla="+- 0 2916 2858"/>
                              <a:gd name="T41" fmla="*/ T40 w 685"/>
                              <a:gd name="T42" fmla="+- 0 1918 1567"/>
                              <a:gd name="T43" fmla="*/ 1918 h 351"/>
                              <a:gd name="T44" fmla="+- 0 3483 2858"/>
                              <a:gd name="T45" fmla="*/ T44 w 685"/>
                              <a:gd name="T46" fmla="+- 0 1918 1567"/>
                              <a:gd name="T47" fmla="*/ 1918 h 351"/>
                              <a:gd name="T48" fmla="+- 0 3506 2858"/>
                              <a:gd name="T49" fmla="*/ T48 w 685"/>
                              <a:gd name="T50" fmla="+- 0 1913 1567"/>
                              <a:gd name="T51" fmla="*/ 1913 h 351"/>
                              <a:gd name="T52" fmla="+- 0 3525 2858"/>
                              <a:gd name="T53" fmla="*/ T52 w 685"/>
                              <a:gd name="T54" fmla="+- 0 1900 1567"/>
                              <a:gd name="T55" fmla="*/ 1900 h 351"/>
                              <a:gd name="T56" fmla="+- 0 3537 2858"/>
                              <a:gd name="T57" fmla="*/ T56 w 685"/>
                              <a:gd name="T58" fmla="+- 0 1882 1567"/>
                              <a:gd name="T59" fmla="*/ 1882 h 351"/>
                              <a:gd name="T60" fmla="+- 0 3542 2858"/>
                              <a:gd name="T61" fmla="*/ T60 w 685"/>
                              <a:gd name="T62" fmla="+- 0 1859 1567"/>
                              <a:gd name="T63" fmla="*/ 1859 h 351"/>
                              <a:gd name="T64" fmla="+- 0 3542 2858"/>
                              <a:gd name="T65" fmla="*/ T64 w 685"/>
                              <a:gd name="T66" fmla="+- 0 1625 1567"/>
                              <a:gd name="T67" fmla="*/ 1625 h 351"/>
                              <a:gd name="T68" fmla="+- 0 3537 2858"/>
                              <a:gd name="T69" fmla="*/ T68 w 685"/>
                              <a:gd name="T70" fmla="+- 0 1603 1567"/>
                              <a:gd name="T71" fmla="*/ 1603 h 351"/>
                              <a:gd name="T72" fmla="+- 0 3525 2858"/>
                              <a:gd name="T73" fmla="*/ T72 w 685"/>
                              <a:gd name="T74" fmla="+- 0 1584 1567"/>
                              <a:gd name="T75" fmla="*/ 1584 h 351"/>
                              <a:gd name="T76" fmla="+- 0 3506 2858"/>
                              <a:gd name="T77" fmla="*/ T76 w 685"/>
                              <a:gd name="T78" fmla="+- 0 1572 1567"/>
                              <a:gd name="T79" fmla="*/ 1572 h 351"/>
                              <a:gd name="T80" fmla="+- 0 3483 2858"/>
                              <a:gd name="T81" fmla="*/ T80 w 685"/>
                              <a:gd name="T82" fmla="+- 0 1567 1567"/>
                              <a:gd name="T83" fmla="*/ 1567 h 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85" h="351">
                                <a:moveTo>
                                  <a:pt x="625" y="0"/>
                                </a:moveTo>
                                <a:lnTo>
                                  <a:pt x="58" y="0"/>
                                </a:lnTo>
                                <a:lnTo>
                                  <a:pt x="35" y="5"/>
                                </a:lnTo>
                                <a:lnTo>
                                  <a:pt x="17" y="17"/>
                                </a:lnTo>
                                <a:lnTo>
                                  <a:pt x="4" y="36"/>
                                </a:lnTo>
                                <a:lnTo>
                                  <a:pt x="0" y="58"/>
                                </a:lnTo>
                                <a:lnTo>
                                  <a:pt x="0" y="292"/>
                                </a:lnTo>
                                <a:lnTo>
                                  <a:pt x="4" y="315"/>
                                </a:lnTo>
                                <a:lnTo>
                                  <a:pt x="17" y="333"/>
                                </a:lnTo>
                                <a:lnTo>
                                  <a:pt x="35" y="346"/>
                                </a:lnTo>
                                <a:lnTo>
                                  <a:pt x="58" y="351"/>
                                </a:lnTo>
                                <a:lnTo>
                                  <a:pt x="625" y="351"/>
                                </a:lnTo>
                                <a:lnTo>
                                  <a:pt x="648" y="346"/>
                                </a:lnTo>
                                <a:lnTo>
                                  <a:pt x="667" y="333"/>
                                </a:lnTo>
                                <a:lnTo>
                                  <a:pt x="679" y="315"/>
                                </a:lnTo>
                                <a:lnTo>
                                  <a:pt x="684" y="292"/>
                                </a:lnTo>
                                <a:lnTo>
                                  <a:pt x="684" y="58"/>
                                </a:lnTo>
                                <a:lnTo>
                                  <a:pt x="679" y="36"/>
                                </a:lnTo>
                                <a:lnTo>
                                  <a:pt x="667" y="17"/>
                                </a:lnTo>
                                <a:lnTo>
                                  <a:pt x="648" y="5"/>
                                </a:lnTo>
                                <a:lnTo>
                                  <a:pt x="625" y="0"/>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5" name="Freeform 1267"/>
                        <wps:cNvSpPr>
                          <a:spLocks/>
                        </wps:cNvSpPr>
                        <wps:spPr bwMode="auto">
                          <a:xfrm>
                            <a:off x="2858" y="1567"/>
                            <a:ext cx="685" cy="351"/>
                          </a:xfrm>
                          <a:custGeom>
                            <a:avLst/>
                            <a:gdLst>
                              <a:gd name="T0" fmla="+- 0 2858 2858"/>
                              <a:gd name="T1" fmla="*/ T0 w 685"/>
                              <a:gd name="T2" fmla="+- 0 1625 1567"/>
                              <a:gd name="T3" fmla="*/ 1625 h 351"/>
                              <a:gd name="T4" fmla="+- 0 2862 2858"/>
                              <a:gd name="T5" fmla="*/ T4 w 685"/>
                              <a:gd name="T6" fmla="+- 0 1603 1567"/>
                              <a:gd name="T7" fmla="*/ 1603 h 351"/>
                              <a:gd name="T8" fmla="+- 0 2875 2858"/>
                              <a:gd name="T9" fmla="*/ T8 w 685"/>
                              <a:gd name="T10" fmla="+- 0 1584 1567"/>
                              <a:gd name="T11" fmla="*/ 1584 h 351"/>
                              <a:gd name="T12" fmla="+- 0 2893 2858"/>
                              <a:gd name="T13" fmla="*/ T12 w 685"/>
                              <a:gd name="T14" fmla="+- 0 1572 1567"/>
                              <a:gd name="T15" fmla="*/ 1572 h 351"/>
                              <a:gd name="T16" fmla="+- 0 2916 2858"/>
                              <a:gd name="T17" fmla="*/ T16 w 685"/>
                              <a:gd name="T18" fmla="+- 0 1567 1567"/>
                              <a:gd name="T19" fmla="*/ 1567 h 351"/>
                              <a:gd name="T20" fmla="+- 0 3483 2858"/>
                              <a:gd name="T21" fmla="*/ T20 w 685"/>
                              <a:gd name="T22" fmla="+- 0 1567 1567"/>
                              <a:gd name="T23" fmla="*/ 1567 h 351"/>
                              <a:gd name="T24" fmla="+- 0 3506 2858"/>
                              <a:gd name="T25" fmla="*/ T24 w 685"/>
                              <a:gd name="T26" fmla="+- 0 1572 1567"/>
                              <a:gd name="T27" fmla="*/ 1572 h 351"/>
                              <a:gd name="T28" fmla="+- 0 3525 2858"/>
                              <a:gd name="T29" fmla="*/ T28 w 685"/>
                              <a:gd name="T30" fmla="+- 0 1584 1567"/>
                              <a:gd name="T31" fmla="*/ 1584 h 351"/>
                              <a:gd name="T32" fmla="+- 0 3537 2858"/>
                              <a:gd name="T33" fmla="*/ T32 w 685"/>
                              <a:gd name="T34" fmla="+- 0 1603 1567"/>
                              <a:gd name="T35" fmla="*/ 1603 h 351"/>
                              <a:gd name="T36" fmla="+- 0 3542 2858"/>
                              <a:gd name="T37" fmla="*/ T36 w 685"/>
                              <a:gd name="T38" fmla="+- 0 1625 1567"/>
                              <a:gd name="T39" fmla="*/ 1625 h 351"/>
                              <a:gd name="T40" fmla="+- 0 3542 2858"/>
                              <a:gd name="T41" fmla="*/ T40 w 685"/>
                              <a:gd name="T42" fmla="+- 0 1859 1567"/>
                              <a:gd name="T43" fmla="*/ 1859 h 351"/>
                              <a:gd name="T44" fmla="+- 0 3537 2858"/>
                              <a:gd name="T45" fmla="*/ T44 w 685"/>
                              <a:gd name="T46" fmla="+- 0 1882 1567"/>
                              <a:gd name="T47" fmla="*/ 1882 h 351"/>
                              <a:gd name="T48" fmla="+- 0 3525 2858"/>
                              <a:gd name="T49" fmla="*/ T48 w 685"/>
                              <a:gd name="T50" fmla="+- 0 1900 1567"/>
                              <a:gd name="T51" fmla="*/ 1900 h 351"/>
                              <a:gd name="T52" fmla="+- 0 3506 2858"/>
                              <a:gd name="T53" fmla="*/ T52 w 685"/>
                              <a:gd name="T54" fmla="+- 0 1913 1567"/>
                              <a:gd name="T55" fmla="*/ 1913 h 351"/>
                              <a:gd name="T56" fmla="+- 0 3483 2858"/>
                              <a:gd name="T57" fmla="*/ T56 w 685"/>
                              <a:gd name="T58" fmla="+- 0 1918 1567"/>
                              <a:gd name="T59" fmla="*/ 1918 h 351"/>
                              <a:gd name="T60" fmla="+- 0 2916 2858"/>
                              <a:gd name="T61" fmla="*/ T60 w 685"/>
                              <a:gd name="T62" fmla="+- 0 1918 1567"/>
                              <a:gd name="T63" fmla="*/ 1918 h 351"/>
                              <a:gd name="T64" fmla="+- 0 2893 2858"/>
                              <a:gd name="T65" fmla="*/ T64 w 685"/>
                              <a:gd name="T66" fmla="+- 0 1913 1567"/>
                              <a:gd name="T67" fmla="*/ 1913 h 351"/>
                              <a:gd name="T68" fmla="+- 0 2875 2858"/>
                              <a:gd name="T69" fmla="*/ T68 w 685"/>
                              <a:gd name="T70" fmla="+- 0 1900 1567"/>
                              <a:gd name="T71" fmla="*/ 1900 h 351"/>
                              <a:gd name="T72" fmla="+- 0 2862 2858"/>
                              <a:gd name="T73" fmla="*/ T72 w 685"/>
                              <a:gd name="T74" fmla="+- 0 1882 1567"/>
                              <a:gd name="T75" fmla="*/ 1882 h 351"/>
                              <a:gd name="T76" fmla="+- 0 2858 2858"/>
                              <a:gd name="T77" fmla="*/ T76 w 685"/>
                              <a:gd name="T78" fmla="+- 0 1859 1567"/>
                              <a:gd name="T79" fmla="*/ 1859 h 351"/>
                              <a:gd name="T80" fmla="+- 0 2858 2858"/>
                              <a:gd name="T81" fmla="*/ T80 w 685"/>
                              <a:gd name="T82" fmla="+- 0 1625 1567"/>
                              <a:gd name="T83" fmla="*/ 1625 h 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85" h="351">
                                <a:moveTo>
                                  <a:pt x="0" y="58"/>
                                </a:moveTo>
                                <a:lnTo>
                                  <a:pt x="4" y="36"/>
                                </a:lnTo>
                                <a:lnTo>
                                  <a:pt x="17" y="17"/>
                                </a:lnTo>
                                <a:lnTo>
                                  <a:pt x="35" y="5"/>
                                </a:lnTo>
                                <a:lnTo>
                                  <a:pt x="58" y="0"/>
                                </a:lnTo>
                                <a:lnTo>
                                  <a:pt x="625" y="0"/>
                                </a:lnTo>
                                <a:lnTo>
                                  <a:pt x="648" y="5"/>
                                </a:lnTo>
                                <a:lnTo>
                                  <a:pt x="667" y="17"/>
                                </a:lnTo>
                                <a:lnTo>
                                  <a:pt x="679" y="36"/>
                                </a:lnTo>
                                <a:lnTo>
                                  <a:pt x="684" y="58"/>
                                </a:lnTo>
                                <a:lnTo>
                                  <a:pt x="684" y="292"/>
                                </a:lnTo>
                                <a:lnTo>
                                  <a:pt x="679" y="315"/>
                                </a:lnTo>
                                <a:lnTo>
                                  <a:pt x="667" y="333"/>
                                </a:lnTo>
                                <a:lnTo>
                                  <a:pt x="648" y="346"/>
                                </a:lnTo>
                                <a:lnTo>
                                  <a:pt x="625" y="351"/>
                                </a:lnTo>
                                <a:lnTo>
                                  <a:pt x="58" y="351"/>
                                </a:lnTo>
                                <a:lnTo>
                                  <a:pt x="35" y="346"/>
                                </a:lnTo>
                                <a:lnTo>
                                  <a:pt x="17" y="333"/>
                                </a:lnTo>
                                <a:lnTo>
                                  <a:pt x="4" y="315"/>
                                </a:lnTo>
                                <a:lnTo>
                                  <a:pt x="0" y="292"/>
                                </a:lnTo>
                                <a:lnTo>
                                  <a:pt x="0" y="58"/>
                                </a:lnTo>
                                <a:close/>
                              </a:path>
                            </a:pathLst>
                          </a:custGeom>
                          <a:noFill/>
                          <a:ln w="5430">
                            <a:solidFill>
                              <a:srgbClr val="FFC2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6" name="AutoShape 1266"/>
                        <wps:cNvSpPr>
                          <a:spLocks/>
                        </wps:cNvSpPr>
                        <wps:spPr bwMode="auto">
                          <a:xfrm>
                            <a:off x="3606" y="1241"/>
                            <a:ext cx="802" cy="526"/>
                          </a:xfrm>
                          <a:custGeom>
                            <a:avLst/>
                            <a:gdLst>
                              <a:gd name="T0" fmla="+- 0 4330 3606"/>
                              <a:gd name="T1" fmla="*/ T0 w 802"/>
                              <a:gd name="T2" fmla="+- 0 1752 1241"/>
                              <a:gd name="T3" fmla="*/ 1752 h 526"/>
                              <a:gd name="T4" fmla="+- 0 4334 3606"/>
                              <a:gd name="T5" fmla="*/ T4 w 802"/>
                              <a:gd name="T6" fmla="+- 0 1765 1241"/>
                              <a:gd name="T7" fmla="*/ 1765 h 526"/>
                              <a:gd name="T8" fmla="+- 0 4392 3606"/>
                              <a:gd name="T9" fmla="*/ T8 w 802"/>
                              <a:gd name="T10" fmla="+- 0 1735 1241"/>
                              <a:gd name="T11" fmla="*/ 1735 h 526"/>
                              <a:gd name="T12" fmla="+- 0 4390 3606"/>
                              <a:gd name="T13" fmla="*/ T12 w 802"/>
                              <a:gd name="T14" fmla="+- 0 1734 1241"/>
                              <a:gd name="T15" fmla="*/ 1734 h 526"/>
                              <a:gd name="T16" fmla="+- 0 4373 3606"/>
                              <a:gd name="T17" fmla="*/ T16 w 802"/>
                              <a:gd name="T18" fmla="+- 0 1727 1241"/>
                              <a:gd name="T19" fmla="*/ 1727 h 526"/>
                              <a:gd name="T20" fmla="+- 0 3750 3606"/>
                              <a:gd name="T21" fmla="*/ T20 w 802"/>
                              <a:gd name="T22" fmla="+- 0 1732 1241"/>
                              <a:gd name="T23" fmla="*/ 1732 h 526"/>
                              <a:gd name="T24" fmla="+- 0 4359 3606"/>
                              <a:gd name="T25" fmla="*/ T24 w 802"/>
                              <a:gd name="T26" fmla="+- 0 1735 1241"/>
                              <a:gd name="T27" fmla="*/ 1735 h 526"/>
                              <a:gd name="T28" fmla="+- 0 3767 3606"/>
                              <a:gd name="T29" fmla="*/ T28 w 802"/>
                              <a:gd name="T30" fmla="+- 0 1727 1241"/>
                              <a:gd name="T31" fmla="*/ 1727 h 526"/>
                              <a:gd name="T32" fmla="+- 0 3767 3606"/>
                              <a:gd name="T33" fmla="*/ T32 w 802"/>
                              <a:gd name="T34" fmla="+- 0 1718 1241"/>
                              <a:gd name="T35" fmla="*/ 1718 h 526"/>
                              <a:gd name="T36" fmla="+- 0 3759 3606"/>
                              <a:gd name="T37" fmla="*/ T36 w 802"/>
                              <a:gd name="T38" fmla="+- 0 1289 1241"/>
                              <a:gd name="T39" fmla="*/ 1289 h 526"/>
                              <a:gd name="T40" fmla="+- 0 4392 3606"/>
                              <a:gd name="T41" fmla="*/ T40 w 802"/>
                              <a:gd name="T42" fmla="+- 0 1718 1241"/>
                              <a:gd name="T43" fmla="*/ 1718 h 526"/>
                              <a:gd name="T44" fmla="+- 0 4390 3606"/>
                              <a:gd name="T45" fmla="*/ T44 w 802"/>
                              <a:gd name="T46" fmla="+- 0 1735 1241"/>
                              <a:gd name="T47" fmla="*/ 1735 h 526"/>
                              <a:gd name="T48" fmla="+- 0 4407 3606"/>
                              <a:gd name="T49" fmla="*/ T48 w 802"/>
                              <a:gd name="T50" fmla="+- 0 1727 1241"/>
                              <a:gd name="T51" fmla="*/ 1727 h 526"/>
                              <a:gd name="T52" fmla="+- 0 4386 3606"/>
                              <a:gd name="T53" fmla="*/ T52 w 802"/>
                              <a:gd name="T54" fmla="+- 0 1719 1241"/>
                              <a:gd name="T55" fmla="*/ 1719 h 526"/>
                              <a:gd name="T56" fmla="+- 0 4386 3606"/>
                              <a:gd name="T57" fmla="*/ T56 w 802"/>
                              <a:gd name="T58" fmla="+- 0 1734 1241"/>
                              <a:gd name="T59" fmla="*/ 1734 h 526"/>
                              <a:gd name="T60" fmla="+- 0 4390 3606"/>
                              <a:gd name="T61" fmla="*/ T60 w 802"/>
                              <a:gd name="T62" fmla="+- 0 1719 1241"/>
                              <a:gd name="T63" fmla="*/ 1719 h 526"/>
                              <a:gd name="T64" fmla="+- 0 4386 3606"/>
                              <a:gd name="T65" fmla="*/ T64 w 802"/>
                              <a:gd name="T66" fmla="+- 0 1734 1241"/>
                              <a:gd name="T67" fmla="*/ 1734 h 526"/>
                              <a:gd name="T68" fmla="+- 0 4390 3606"/>
                              <a:gd name="T69" fmla="*/ T68 w 802"/>
                              <a:gd name="T70" fmla="+- 0 1719 1241"/>
                              <a:gd name="T71" fmla="*/ 1719 h 526"/>
                              <a:gd name="T72" fmla="+- 0 3759 3606"/>
                              <a:gd name="T73" fmla="*/ T72 w 802"/>
                              <a:gd name="T74" fmla="+- 0 1718 1241"/>
                              <a:gd name="T75" fmla="*/ 1718 h 526"/>
                              <a:gd name="T76" fmla="+- 0 3767 3606"/>
                              <a:gd name="T77" fmla="*/ T76 w 802"/>
                              <a:gd name="T78" fmla="+- 0 1718 1241"/>
                              <a:gd name="T79" fmla="*/ 1718 h 526"/>
                              <a:gd name="T80" fmla="+- 0 3767 3606"/>
                              <a:gd name="T81" fmla="*/ T80 w 802"/>
                              <a:gd name="T82" fmla="+- 0 1718 1241"/>
                              <a:gd name="T83" fmla="*/ 1718 h 526"/>
                              <a:gd name="T84" fmla="+- 0 4373 3606"/>
                              <a:gd name="T85" fmla="*/ T84 w 802"/>
                              <a:gd name="T86" fmla="+- 0 1727 1241"/>
                              <a:gd name="T87" fmla="*/ 1727 h 526"/>
                              <a:gd name="T88" fmla="+- 0 4339 3606"/>
                              <a:gd name="T89" fmla="*/ T88 w 802"/>
                              <a:gd name="T90" fmla="+- 0 1687 1241"/>
                              <a:gd name="T91" fmla="*/ 1687 h 526"/>
                              <a:gd name="T92" fmla="+- 0 4329 3606"/>
                              <a:gd name="T93" fmla="*/ T92 w 802"/>
                              <a:gd name="T94" fmla="+- 0 1697 1241"/>
                              <a:gd name="T95" fmla="*/ 1697 h 526"/>
                              <a:gd name="T96" fmla="+- 0 4373 3606"/>
                              <a:gd name="T97" fmla="*/ T96 w 802"/>
                              <a:gd name="T98" fmla="+- 0 1727 1241"/>
                              <a:gd name="T99" fmla="*/ 1727 h 526"/>
                              <a:gd name="T100" fmla="+- 0 4390 3606"/>
                              <a:gd name="T101" fmla="*/ T100 w 802"/>
                              <a:gd name="T102" fmla="+- 0 1719 1241"/>
                              <a:gd name="T103" fmla="*/ 1719 h 526"/>
                              <a:gd name="T104" fmla="+- 0 4392 3606"/>
                              <a:gd name="T105" fmla="*/ T104 w 802"/>
                              <a:gd name="T106" fmla="+- 0 1718 1241"/>
                              <a:gd name="T107" fmla="*/ 1718 h 526"/>
                              <a:gd name="T108" fmla="+- 0 3674 3606"/>
                              <a:gd name="T109" fmla="*/ T108 w 802"/>
                              <a:gd name="T110" fmla="+- 0 1241 1241"/>
                              <a:gd name="T111" fmla="*/ 1241 h 526"/>
                              <a:gd name="T112" fmla="+- 0 3674 3606"/>
                              <a:gd name="T113" fmla="*/ T112 w 802"/>
                              <a:gd name="T114" fmla="+- 0 1320 1241"/>
                              <a:gd name="T115" fmla="*/ 1320 h 526"/>
                              <a:gd name="T116" fmla="+- 0 3684 3606"/>
                              <a:gd name="T117" fmla="*/ T116 w 802"/>
                              <a:gd name="T118" fmla="+- 0 1311 1241"/>
                              <a:gd name="T119" fmla="*/ 1311 h 526"/>
                              <a:gd name="T120" fmla="+- 0 3655 3606"/>
                              <a:gd name="T121" fmla="*/ T120 w 802"/>
                              <a:gd name="T122" fmla="+- 0 1289 1241"/>
                              <a:gd name="T123" fmla="*/ 1289 h 526"/>
                              <a:gd name="T124" fmla="+- 0 3623 3606"/>
                              <a:gd name="T125" fmla="*/ T124 w 802"/>
                              <a:gd name="T126" fmla="+- 0 1272 1241"/>
                              <a:gd name="T127" fmla="*/ 1272 h 526"/>
                              <a:gd name="T128" fmla="+- 0 3683 3606"/>
                              <a:gd name="T129" fmla="*/ T128 w 802"/>
                              <a:gd name="T130" fmla="+- 0 1256 1241"/>
                              <a:gd name="T131" fmla="*/ 1256 h 526"/>
                              <a:gd name="T132" fmla="+- 0 3679 3606"/>
                              <a:gd name="T133" fmla="*/ T132 w 802"/>
                              <a:gd name="T134" fmla="+- 0 1242 1241"/>
                              <a:gd name="T135" fmla="*/ 1242 h 526"/>
                              <a:gd name="T136" fmla="+- 0 3655 3606"/>
                              <a:gd name="T137" fmla="*/ T136 w 802"/>
                              <a:gd name="T138" fmla="+- 0 1272 1241"/>
                              <a:gd name="T139" fmla="*/ 1272 h 526"/>
                              <a:gd name="T140" fmla="+- 0 3623 3606"/>
                              <a:gd name="T141" fmla="*/ T140 w 802"/>
                              <a:gd name="T142" fmla="+- 0 1289 1241"/>
                              <a:gd name="T143" fmla="*/ 1289 h 526"/>
                              <a:gd name="T144" fmla="+- 0 3653 3606"/>
                              <a:gd name="T145" fmla="*/ T144 w 802"/>
                              <a:gd name="T146" fmla="+- 0 1288 1241"/>
                              <a:gd name="T147" fmla="*/ 1288 h 526"/>
                              <a:gd name="T148" fmla="+- 0 3627 3606"/>
                              <a:gd name="T149" fmla="*/ T148 w 802"/>
                              <a:gd name="T150" fmla="+- 0 1273 1241"/>
                              <a:gd name="T151" fmla="*/ 1273 h 526"/>
                              <a:gd name="T152" fmla="+- 0 3655 3606"/>
                              <a:gd name="T153" fmla="*/ T152 w 802"/>
                              <a:gd name="T154" fmla="+- 0 1272 1241"/>
                              <a:gd name="T155" fmla="*/ 1272 h 526"/>
                              <a:gd name="T156" fmla="+- 0 3655 3606"/>
                              <a:gd name="T157" fmla="*/ T156 w 802"/>
                              <a:gd name="T158" fmla="+- 0 1272 1241"/>
                              <a:gd name="T159" fmla="*/ 1272 h 526"/>
                              <a:gd name="T160" fmla="+- 0 3655 3606"/>
                              <a:gd name="T161" fmla="*/ T160 w 802"/>
                              <a:gd name="T162" fmla="+- 0 1289 1241"/>
                              <a:gd name="T163" fmla="*/ 1289 h 526"/>
                              <a:gd name="T164" fmla="+- 0 3750 3606"/>
                              <a:gd name="T165" fmla="*/ T164 w 802"/>
                              <a:gd name="T166" fmla="+- 0 1280 1241"/>
                              <a:gd name="T167" fmla="*/ 1280 h 526"/>
                              <a:gd name="T168" fmla="+- 0 3767 3606"/>
                              <a:gd name="T169" fmla="*/ T168 w 802"/>
                              <a:gd name="T170" fmla="+- 0 1276 1241"/>
                              <a:gd name="T171" fmla="*/ 1276 h 526"/>
                              <a:gd name="T172" fmla="+- 0 3767 3606"/>
                              <a:gd name="T173" fmla="*/ T172 w 802"/>
                              <a:gd name="T174" fmla="+- 0 1280 1241"/>
                              <a:gd name="T175" fmla="*/ 1280 h 526"/>
                              <a:gd name="T176" fmla="+- 0 3759 3606"/>
                              <a:gd name="T177" fmla="*/ T176 w 802"/>
                              <a:gd name="T178" fmla="+- 0 1289 1241"/>
                              <a:gd name="T179" fmla="*/ 1289 h 526"/>
                              <a:gd name="T180" fmla="+- 0 3767 3606"/>
                              <a:gd name="T181" fmla="*/ T180 w 802"/>
                              <a:gd name="T182" fmla="+- 0 1280 1241"/>
                              <a:gd name="T183" fmla="*/ 1280 h 526"/>
                              <a:gd name="T184" fmla="+- 0 3627 3606"/>
                              <a:gd name="T185" fmla="*/ T184 w 802"/>
                              <a:gd name="T186" fmla="+- 0 1288 1241"/>
                              <a:gd name="T187" fmla="*/ 1288 h 526"/>
                              <a:gd name="T188" fmla="+- 0 3627 3606"/>
                              <a:gd name="T189" fmla="*/ T188 w 802"/>
                              <a:gd name="T190" fmla="+- 0 1273 1241"/>
                              <a:gd name="T191" fmla="*/ 1273 h 526"/>
                              <a:gd name="T192" fmla="+- 0 3627 3606"/>
                              <a:gd name="T193" fmla="*/ T192 w 802"/>
                              <a:gd name="T194" fmla="+- 0 1288 1241"/>
                              <a:gd name="T195" fmla="*/ 1288 h 526"/>
                              <a:gd name="T196" fmla="+- 0 3640 3606"/>
                              <a:gd name="T197" fmla="*/ T196 w 802"/>
                              <a:gd name="T198" fmla="+- 0 1280 1241"/>
                              <a:gd name="T199" fmla="*/ 1280 h 526"/>
                              <a:gd name="T200" fmla="+- 0 3627 3606"/>
                              <a:gd name="T201" fmla="*/ T200 w 802"/>
                              <a:gd name="T202" fmla="+- 0 1273 1241"/>
                              <a:gd name="T203" fmla="*/ 1273 h 526"/>
                              <a:gd name="T204" fmla="+- 0 3653 3606"/>
                              <a:gd name="T205" fmla="*/ T204 w 802"/>
                              <a:gd name="T206" fmla="+- 0 1273 1241"/>
                              <a:gd name="T207" fmla="*/ 1273 h 5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802" h="526">
                                <a:moveTo>
                                  <a:pt x="767" y="486"/>
                                </a:moveTo>
                                <a:lnTo>
                                  <a:pt x="724" y="511"/>
                                </a:lnTo>
                                <a:lnTo>
                                  <a:pt x="723" y="516"/>
                                </a:lnTo>
                                <a:lnTo>
                                  <a:pt x="728" y="524"/>
                                </a:lnTo>
                                <a:lnTo>
                                  <a:pt x="733" y="525"/>
                                </a:lnTo>
                                <a:lnTo>
                                  <a:pt x="786" y="494"/>
                                </a:lnTo>
                                <a:lnTo>
                                  <a:pt x="784" y="494"/>
                                </a:lnTo>
                                <a:lnTo>
                                  <a:pt x="784" y="493"/>
                                </a:lnTo>
                                <a:lnTo>
                                  <a:pt x="780" y="493"/>
                                </a:lnTo>
                                <a:lnTo>
                                  <a:pt x="767" y="486"/>
                                </a:lnTo>
                                <a:close/>
                                <a:moveTo>
                                  <a:pt x="144" y="39"/>
                                </a:moveTo>
                                <a:lnTo>
                                  <a:pt x="144" y="491"/>
                                </a:lnTo>
                                <a:lnTo>
                                  <a:pt x="148" y="494"/>
                                </a:lnTo>
                                <a:lnTo>
                                  <a:pt x="753" y="494"/>
                                </a:lnTo>
                                <a:lnTo>
                                  <a:pt x="767" y="486"/>
                                </a:lnTo>
                                <a:lnTo>
                                  <a:pt x="161" y="486"/>
                                </a:lnTo>
                                <a:lnTo>
                                  <a:pt x="153" y="477"/>
                                </a:lnTo>
                                <a:lnTo>
                                  <a:pt x="161" y="477"/>
                                </a:lnTo>
                                <a:lnTo>
                                  <a:pt x="161" y="48"/>
                                </a:lnTo>
                                <a:lnTo>
                                  <a:pt x="153" y="48"/>
                                </a:lnTo>
                                <a:lnTo>
                                  <a:pt x="144" y="39"/>
                                </a:lnTo>
                                <a:close/>
                                <a:moveTo>
                                  <a:pt x="786" y="477"/>
                                </a:moveTo>
                                <a:lnTo>
                                  <a:pt x="784" y="477"/>
                                </a:lnTo>
                                <a:lnTo>
                                  <a:pt x="784" y="494"/>
                                </a:lnTo>
                                <a:lnTo>
                                  <a:pt x="786" y="494"/>
                                </a:lnTo>
                                <a:lnTo>
                                  <a:pt x="801" y="486"/>
                                </a:lnTo>
                                <a:lnTo>
                                  <a:pt x="786" y="477"/>
                                </a:lnTo>
                                <a:close/>
                                <a:moveTo>
                                  <a:pt x="780" y="478"/>
                                </a:moveTo>
                                <a:lnTo>
                                  <a:pt x="767" y="486"/>
                                </a:lnTo>
                                <a:lnTo>
                                  <a:pt x="780" y="493"/>
                                </a:lnTo>
                                <a:lnTo>
                                  <a:pt x="780" y="478"/>
                                </a:lnTo>
                                <a:close/>
                                <a:moveTo>
                                  <a:pt x="784" y="478"/>
                                </a:moveTo>
                                <a:lnTo>
                                  <a:pt x="780" y="478"/>
                                </a:lnTo>
                                <a:lnTo>
                                  <a:pt x="780" y="493"/>
                                </a:lnTo>
                                <a:lnTo>
                                  <a:pt x="784" y="493"/>
                                </a:lnTo>
                                <a:lnTo>
                                  <a:pt x="784" y="478"/>
                                </a:lnTo>
                                <a:close/>
                                <a:moveTo>
                                  <a:pt x="161" y="477"/>
                                </a:moveTo>
                                <a:lnTo>
                                  <a:pt x="153" y="477"/>
                                </a:lnTo>
                                <a:lnTo>
                                  <a:pt x="161" y="486"/>
                                </a:lnTo>
                                <a:lnTo>
                                  <a:pt x="161" y="477"/>
                                </a:lnTo>
                                <a:close/>
                                <a:moveTo>
                                  <a:pt x="753" y="477"/>
                                </a:moveTo>
                                <a:lnTo>
                                  <a:pt x="161" y="477"/>
                                </a:lnTo>
                                <a:lnTo>
                                  <a:pt x="161" y="486"/>
                                </a:lnTo>
                                <a:lnTo>
                                  <a:pt x="767" y="486"/>
                                </a:lnTo>
                                <a:lnTo>
                                  <a:pt x="753" y="477"/>
                                </a:lnTo>
                                <a:close/>
                                <a:moveTo>
                                  <a:pt x="733" y="446"/>
                                </a:moveTo>
                                <a:lnTo>
                                  <a:pt x="728" y="447"/>
                                </a:lnTo>
                                <a:lnTo>
                                  <a:pt x="723" y="456"/>
                                </a:lnTo>
                                <a:lnTo>
                                  <a:pt x="724" y="461"/>
                                </a:lnTo>
                                <a:lnTo>
                                  <a:pt x="767" y="486"/>
                                </a:lnTo>
                                <a:lnTo>
                                  <a:pt x="780" y="478"/>
                                </a:lnTo>
                                <a:lnTo>
                                  <a:pt x="784" y="478"/>
                                </a:lnTo>
                                <a:lnTo>
                                  <a:pt x="784" y="477"/>
                                </a:lnTo>
                                <a:lnTo>
                                  <a:pt x="786" y="477"/>
                                </a:lnTo>
                                <a:lnTo>
                                  <a:pt x="733" y="446"/>
                                </a:lnTo>
                                <a:close/>
                                <a:moveTo>
                                  <a:pt x="68" y="0"/>
                                </a:moveTo>
                                <a:lnTo>
                                  <a:pt x="0" y="39"/>
                                </a:lnTo>
                                <a:lnTo>
                                  <a:pt x="68" y="79"/>
                                </a:lnTo>
                                <a:lnTo>
                                  <a:pt x="73" y="78"/>
                                </a:lnTo>
                                <a:lnTo>
                                  <a:pt x="78" y="70"/>
                                </a:lnTo>
                                <a:lnTo>
                                  <a:pt x="77" y="64"/>
                                </a:lnTo>
                                <a:lnTo>
                                  <a:pt x="49" y="48"/>
                                </a:lnTo>
                                <a:lnTo>
                                  <a:pt x="17" y="48"/>
                                </a:lnTo>
                                <a:lnTo>
                                  <a:pt x="17" y="31"/>
                                </a:lnTo>
                                <a:lnTo>
                                  <a:pt x="49" y="31"/>
                                </a:lnTo>
                                <a:lnTo>
                                  <a:pt x="77" y="15"/>
                                </a:lnTo>
                                <a:lnTo>
                                  <a:pt x="78" y="9"/>
                                </a:lnTo>
                                <a:lnTo>
                                  <a:pt x="73" y="1"/>
                                </a:lnTo>
                                <a:lnTo>
                                  <a:pt x="68" y="0"/>
                                </a:lnTo>
                                <a:close/>
                                <a:moveTo>
                                  <a:pt x="49" y="31"/>
                                </a:moveTo>
                                <a:lnTo>
                                  <a:pt x="17" y="31"/>
                                </a:lnTo>
                                <a:lnTo>
                                  <a:pt x="17" y="48"/>
                                </a:lnTo>
                                <a:lnTo>
                                  <a:pt x="49" y="48"/>
                                </a:lnTo>
                                <a:lnTo>
                                  <a:pt x="47" y="47"/>
                                </a:lnTo>
                                <a:lnTo>
                                  <a:pt x="21" y="47"/>
                                </a:lnTo>
                                <a:lnTo>
                                  <a:pt x="21" y="32"/>
                                </a:lnTo>
                                <a:lnTo>
                                  <a:pt x="47" y="32"/>
                                </a:lnTo>
                                <a:lnTo>
                                  <a:pt x="49" y="31"/>
                                </a:lnTo>
                                <a:close/>
                                <a:moveTo>
                                  <a:pt x="158" y="31"/>
                                </a:moveTo>
                                <a:lnTo>
                                  <a:pt x="49" y="31"/>
                                </a:lnTo>
                                <a:lnTo>
                                  <a:pt x="34" y="39"/>
                                </a:lnTo>
                                <a:lnTo>
                                  <a:pt x="49" y="48"/>
                                </a:lnTo>
                                <a:lnTo>
                                  <a:pt x="144" y="48"/>
                                </a:lnTo>
                                <a:lnTo>
                                  <a:pt x="144" y="39"/>
                                </a:lnTo>
                                <a:lnTo>
                                  <a:pt x="161" y="39"/>
                                </a:lnTo>
                                <a:lnTo>
                                  <a:pt x="161" y="35"/>
                                </a:lnTo>
                                <a:lnTo>
                                  <a:pt x="158" y="31"/>
                                </a:lnTo>
                                <a:close/>
                                <a:moveTo>
                                  <a:pt x="161" y="39"/>
                                </a:moveTo>
                                <a:lnTo>
                                  <a:pt x="144" y="39"/>
                                </a:lnTo>
                                <a:lnTo>
                                  <a:pt x="153" y="48"/>
                                </a:lnTo>
                                <a:lnTo>
                                  <a:pt x="161" y="48"/>
                                </a:lnTo>
                                <a:lnTo>
                                  <a:pt x="161" y="39"/>
                                </a:lnTo>
                                <a:close/>
                                <a:moveTo>
                                  <a:pt x="21" y="32"/>
                                </a:moveTo>
                                <a:lnTo>
                                  <a:pt x="21" y="47"/>
                                </a:lnTo>
                                <a:lnTo>
                                  <a:pt x="34" y="39"/>
                                </a:lnTo>
                                <a:lnTo>
                                  <a:pt x="21" y="32"/>
                                </a:lnTo>
                                <a:close/>
                                <a:moveTo>
                                  <a:pt x="34" y="39"/>
                                </a:moveTo>
                                <a:lnTo>
                                  <a:pt x="21" y="47"/>
                                </a:lnTo>
                                <a:lnTo>
                                  <a:pt x="47" y="47"/>
                                </a:lnTo>
                                <a:lnTo>
                                  <a:pt x="34" y="39"/>
                                </a:lnTo>
                                <a:close/>
                                <a:moveTo>
                                  <a:pt x="47" y="32"/>
                                </a:moveTo>
                                <a:lnTo>
                                  <a:pt x="21" y="32"/>
                                </a:lnTo>
                                <a:lnTo>
                                  <a:pt x="34" y="39"/>
                                </a:lnTo>
                                <a:lnTo>
                                  <a:pt x="47"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7" name="Text Box 1265"/>
                        <wps:cNvSpPr txBox="1">
                          <a:spLocks noChangeArrowheads="1"/>
                        </wps:cNvSpPr>
                        <wps:spPr bwMode="auto">
                          <a:xfrm>
                            <a:off x="3854" y="259"/>
                            <a:ext cx="4545"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2"/>
                                <w:rPr>
                                  <w:rFonts w:ascii="Arial"/>
                                  <w:b/>
                                  <w:sz w:val="13"/>
                                </w:rPr>
                              </w:pPr>
                              <w:bookmarkStart w:id="62" w:name="_bookmark6"/>
                              <w:bookmarkEnd w:id="62"/>
                              <w:r>
                                <w:rPr>
                                  <w:rFonts w:ascii="Arial"/>
                                  <w:b/>
                                  <w:color w:val="005B91"/>
                                  <w:w w:val="105"/>
                                  <w:sz w:val="13"/>
                                  <w:u w:val="single" w:color="005B91"/>
                                </w:rPr>
                                <w:t>Wind-Plant Integrated System Design &amp; Engineering Model (WISDEM)</w:t>
                              </w:r>
                            </w:p>
                            <w:p w:rsidR="0009622D" w:rsidRDefault="0009622D">
                              <w:pPr>
                                <w:spacing w:before="6"/>
                                <w:rPr>
                                  <w:sz w:val="14"/>
                                </w:rPr>
                              </w:pPr>
                            </w:p>
                            <w:p w:rsidR="0009622D" w:rsidRDefault="0009622D">
                              <w:pPr>
                                <w:spacing w:before="1"/>
                                <w:ind w:left="1072"/>
                                <w:rPr>
                                  <w:rFonts w:ascii="Arial"/>
                                  <w:b/>
                                  <w:sz w:val="12"/>
                                </w:rPr>
                              </w:pPr>
                              <w:r>
                                <w:rPr>
                                  <w:rFonts w:ascii="Arial"/>
                                  <w:b/>
                                  <w:color w:val="800000"/>
                                  <w:sz w:val="12"/>
                                </w:rPr>
                                <w:t>Turbine Design</w:t>
                              </w:r>
                            </w:p>
                          </w:txbxContent>
                        </wps:txbx>
                        <wps:bodyPr rot="0" vert="horz" wrap="square" lIns="0" tIns="0" rIns="0" bIns="0" anchor="t" anchorCtr="0" upright="1">
                          <a:noAutofit/>
                        </wps:bodyPr>
                      </wps:wsp>
                      <wps:wsp>
                        <wps:cNvPr id="1358" name="Text Box 1264"/>
                        <wps:cNvSpPr txBox="1">
                          <a:spLocks noChangeArrowheads="1"/>
                        </wps:cNvSpPr>
                        <wps:spPr bwMode="auto">
                          <a:xfrm>
                            <a:off x="4199" y="828"/>
                            <a:ext cx="890"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14" w:lineRule="exact"/>
                                <w:rPr>
                                  <w:rFonts w:ascii="Arial"/>
                                  <w:b/>
                                  <w:sz w:val="10"/>
                                </w:rPr>
                              </w:pPr>
                              <w:r>
                                <w:rPr>
                                  <w:rFonts w:ascii="Arial"/>
                                  <w:b/>
                                  <w:sz w:val="10"/>
                                </w:rPr>
                                <w:t>Turbine Structure</w:t>
                              </w:r>
                            </w:p>
                          </w:txbxContent>
                        </wps:txbx>
                        <wps:bodyPr rot="0" vert="horz" wrap="square" lIns="0" tIns="0" rIns="0" bIns="0" anchor="t" anchorCtr="0" upright="1">
                          <a:noAutofit/>
                        </wps:bodyPr>
                      </wps:wsp>
                      <wps:wsp>
                        <wps:cNvPr id="1359" name="Text Box 1263"/>
                        <wps:cNvSpPr txBox="1">
                          <a:spLocks noChangeArrowheads="1"/>
                        </wps:cNvSpPr>
                        <wps:spPr bwMode="auto">
                          <a:xfrm>
                            <a:off x="5600" y="811"/>
                            <a:ext cx="1069"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14" w:lineRule="exact"/>
                                <w:rPr>
                                  <w:rFonts w:ascii="Arial"/>
                                  <w:b/>
                                  <w:sz w:val="10"/>
                                </w:rPr>
                              </w:pPr>
                              <w:proofErr w:type="gramStart"/>
                              <w:r>
                                <w:rPr>
                                  <w:rFonts w:ascii="Arial"/>
                                  <w:b/>
                                  <w:sz w:val="10"/>
                                </w:rPr>
                                <w:t>Turbine  Performance</w:t>
                              </w:r>
                              <w:proofErr w:type="gramEnd"/>
                            </w:p>
                          </w:txbxContent>
                        </wps:txbx>
                        <wps:bodyPr rot="0" vert="horz" wrap="square" lIns="0" tIns="0" rIns="0" bIns="0" anchor="t" anchorCtr="0" upright="1">
                          <a:noAutofit/>
                        </wps:bodyPr>
                      </wps:wsp>
                      <wps:wsp>
                        <wps:cNvPr id="1360" name="Text Box 1262"/>
                        <wps:cNvSpPr txBox="1">
                          <a:spLocks noChangeArrowheads="1"/>
                        </wps:cNvSpPr>
                        <wps:spPr bwMode="auto">
                          <a:xfrm>
                            <a:off x="4027" y="1094"/>
                            <a:ext cx="317"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14" w:lineRule="exact"/>
                                <w:rPr>
                                  <w:rFonts w:ascii="Arial"/>
                                  <w:b/>
                                  <w:sz w:val="10"/>
                                </w:rPr>
                              </w:pPr>
                              <w:r>
                                <w:rPr>
                                  <w:rFonts w:ascii="Arial"/>
                                  <w:b/>
                                  <w:w w:val="105"/>
                                  <w:sz w:val="10"/>
                                </w:rPr>
                                <w:t>Tower</w:t>
                              </w:r>
                            </w:p>
                          </w:txbxContent>
                        </wps:txbx>
                        <wps:bodyPr rot="0" vert="horz" wrap="square" lIns="0" tIns="0" rIns="0" bIns="0" anchor="t" anchorCtr="0" upright="1">
                          <a:noAutofit/>
                        </wps:bodyPr>
                      </wps:wsp>
                      <wps:wsp>
                        <wps:cNvPr id="1361" name="Text Box 1261"/>
                        <wps:cNvSpPr txBox="1">
                          <a:spLocks noChangeArrowheads="1"/>
                        </wps:cNvSpPr>
                        <wps:spPr bwMode="auto">
                          <a:xfrm>
                            <a:off x="4922" y="1034"/>
                            <a:ext cx="659"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249" w:lineRule="auto"/>
                                <w:ind w:right="16" w:firstLine="179"/>
                                <w:rPr>
                                  <w:rFonts w:ascii="Arial"/>
                                  <w:b/>
                                  <w:sz w:val="10"/>
                                </w:rPr>
                              </w:pPr>
                              <w:r>
                                <w:rPr>
                                  <w:rFonts w:ascii="Arial"/>
                                  <w:b/>
                                  <w:w w:val="105"/>
                                  <w:sz w:val="10"/>
                                </w:rPr>
                                <w:t xml:space="preserve">Rotor </w:t>
                              </w:r>
                              <w:r>
                                <w:rPr>
                                  <w:rFonts w:ascii="Arial"/>
                                  <w:b/>
                                  <w:sz w:val="10"/>
                                </w:rPr>
                                <w:t>Substructure</w:t>
                              </w:r>
                            </w:p>
                          </w:txbxContent>
                        </wps:txbx>
                        <wps:bodyPr rot="0" vert="horz" wrap="square" lIns="0" tIns="0" rIns="0" bIns="0" anchor="t" anchorCtr="0" upright="1">
                          <a:noAutofit/>
                        </wps:bodyPr>
                      </wps:wsp>
                      <wps:wsp>
                        <wps:cNvPr id="1362" name="Text Box 1260"/>
                        <wps:cNvSpPr txBox="1">
                          <a:spLocks noChangeArrowheads="1"/>
                        </wps:cNvSpPr>
                        <wps:spPr bwMode="auto">
                          <a:xfrm>
                            <a:off x="6964" y="999"/>
                            <a:ext cx="1315"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256" w:lineRule="auto"/>
                                <w:ind w:right="318"/>
                                <w:rPr>
                                  <w:rFonts w:ascii="Arial"/>
                                  <w:b/>
                                  <w:sz w:val="9"/>
                                </w:rPr>
                              </w:pPr>
                              <w:r>
                                <w:rPr>
                                  <w:rFonts w:ascii="Arial"/>
                                  <w:b/>
                                  <w:color w:val="0079C1"/>
                                  <w:w w:val="105"/>
                                  <w:sz w:val="9"/>
                                </w:rPr>
                                <w:t>Machine Aeroelastic Properties &amp; Controls</w:t>
                              </w:r>
                            </w:p>
                            <w:p w:rsidR="0009622D" w:rsidRDefault="0009622D">
                              <w:pPr>
                                <w:spacing w:before="1"/>
                                <w:rPr>
                                  <w:sz w:val="8"/>
                                </w:rPr>
                              </w:pPr>
                            </w:p>
                            <w:p w:rsidR="0009622D" w:rsidRDefault="0009622D">
                              <w:pPr>
                                <w:spacing w:before="1" w:line="256" w:lineRule="auto"/>
                                <w:ind w:left="378" w:right="-8" w:firstLine="171"/>
                                <w:rPr>
                                  <w:rFonts w:ascii="Arial"/>
                                  <w:b/>
                                  <w:sz w:val="9"/>
                                </w:rPr>
                              </w:pPr>
                              <w:r>
                                <w:rPr>
                                  <w:rFonts w:ascii="Arial"/>
                                  <w:b/>
                                  <w:color w:val="0079C1"/>
                                  <w:w w:val="105"/>
                                  <w:sz w:val="9"/>
                                </w:rPr>
                                <w:t>Turbine Loads &amp; Energy Performance</w:t>
                              </w:r>
                            </w:p>
                          </w:txbxContent>
                        </wps:txbx>
                        <wps:bodyPr rot="0" vert="horz" wrap="square" lIns="0" tIns="0" rIns="0" bIns="0" anchor="t" anchorCtr="0" upright="1">
                          <a:noAutofit/>
                        </wps:bodyPr>
                      </wps:wsp>
                      <wps:wsp>
                        <wps:cNvPr id="1363" name="Text Box 1259"/>
                        <wps:cNvSpPr txBox="1">
                          <a:spLocks noChangeArrowheads="1"/>
                        </wps:cNvSpPr>
                        <wps:spPr bwMode="auto">
                          <a:xfrm>
                            <a:off x="3139" y="1615"/>
                            <a:ext cx="6458" cy="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249" w:lineRule="auto"/>
                                <w:ind w:left="1351" w:right="4605" w:hanging="9"/>
                                <w:rPr>
                                  <w:rFonts w:ascii="Arial"/>
                                  <w:b/>
                                  <w:sz w:val="10"/>
                                </w:rPr>
                              </w:pPr>
                              <w:r>
                                <w:rPr>
                                  <w:rFonts w:ascii="Arial"/>
                                  <w:b/>
                                  <w:w w:val="105"/>
                                  <w:sz w:val="10"/>
                                </w:rPr>
                                <w:t>Drivetrain Structure</w:t>
                              </w:r>
                            </w:p>
                            <w:p w:rsidR="0009622D" w:rsidRDefault="0009622D">
                              <w:pPr>
                                <w:rPr>
                                  <w:sz w:val="10"/>
                                </w:rPr>
                              </w:pPr>
                            </w:p>
                            <w:p w:rsidR="0009622D" w:rsidRDefault="0009622D">
                              <w:pPr>
                                <w:spacing w:before="5"/>
                                <w:rPr>
                                  <w:sz w:val="8"/>
                                </w:rPr>
                              </w:pPr>
                            </w:p>
                            <w:p w:rsidR="0009622D" w:rsidRDefault="0009622D">
                              <w:pPr>
                                <w:tabs>
                                  <w:tab w:val="left" w:pos="3118"/>
                                  <w:tab w:val="left" w:pos="5834"/>
                                </w:tabs>
                                <w:spacing w:before="1" w:line="117" w:lineRule="exact"/>
                                <w:ind w:left="282"/>
                                <w:rPr>
                                  <w:rFonts w:ascii="Arial"/>
                                  <w:b/>
                                  <w:sz w:val="9"/>
                                </w:rPr>
                              </w:pPr>
                              <w:r>
                                <w:rPr>
                                  <w:rFonts w:ascii="Arial"/>
                                  <w:b/>
                                  <w:color w:val="0079C1"/>
                                  <w:w w:val="105"/>
                                  <w:position w:val="1"/>
                                  <w:sz w:val="9"/>
                                </w:rPr>
                                <w:t>Component</w:t>
                              </w:r>
                              <w:r>
                                <w:rPr>
                                  <w:rFonts w:ascii="Arial"/>
                                  <w:b/>
                                  <w:color w:val="0079C1"/>
                                  <w:spacing w:val="-9"/>
                                  <w:w w:val="105"/>
                                  <w:position w:val="1"/>
                                  <w:sz w:val="9"/>
                                </w:rPr>
                                <w:t xml:space="preserve"> </w:t>
                              </w:r>
                              <w:r>
                                <w:rPr>
                                  <w:rFonts w:ascii="Arial"/>
                                  <w:b/>
                                  <w:color w:val="0079C1"/>
                                  <w:w w:val="105"/>
                                  <w:position w:val="1"/>
                                  <w:sz w:val="9"/>
                                </w:rPr>
                                <w:t>Mass</w:t>
                              </w:r>
                              <w:r>
                                <w:rPr>
                                  <w:rFonts w:ascii="Arial"/>
                                  <w:b/>
                                  <w:color w:val="0079C1"/>
                                  <w:spacing w:val="-6"/>
                                  <w:w w:val="105"/>
                                  <w:position w:val="1"/>
                                  <w:sz w:val="9"/>
                                </w:rPr>
                                <w:t xml:space="preserve"> </w:t>
                              </w:r>
                              <w:r>
                                <w:rPr>
                                  <w:rFonts w:ascii="Arial"/>
                                  <w:b/>
                                  <w:color w:val="0079C1"/>
                                  <w:w w:val="105"/>
                                  <w:position w:val="1"/>
                                  <w:sz w:val="9"/>
                                </w:rPr>
                                <w:t>Properties,</w:t>
                              </w:r>
                              <w:r>
                                <w:rPr>
                                  <w:rFonts w:ascii="Arial"/>
                                  <w:b/>
                                  <w:color w:val="0079C1"/>
                                  <w:w w:val="105"/>
                                  <w:position w:val="1"/>
                                  <w:sz w:val="9"/>
                                </w:rPr>
                                <w:tab/>
                              </w:r>
                              <w:r>
                                <w:rPr>
                                  <w:rFonts w:ascii="Arial"/>
                                  <w:b/>
                                  <w:color w:val="0079C1"/>
                                  <w:w w:val="105"/>
                                  <w:position w:val="2"/>
                                  <w:sz w:val="9"/>
                                </w:rPr>
                                <w:t>Power,</w:t>
                              </w:r>
                              <w:r>
                                <w:rPr>
                                  <w:rFonts w:ascii="Arial"/>
                                  <w:b/>
                                  <w:color w:val="0079C1"/>
                                  <w:spacing w:val="-2"/>
                                  <w:w w:val="105"/>
                                  <w:position w:val="2"/>
                                  <w:sz w:val="9"/>
                                </w:rPr>
                                <w:t xml:space="preserve"> </w:t>
                              </w:r>
                              <w:r>
                                <w:rPr>
                                  <w:rFonts w:ascii="Arial"/>
                                  <w:b/>
                                  <w:color w:val="0079C1"/>
                                  <w:w w:val="105"/>
                                  <w:position w:val="2"/>
                                  <w:sz w:val="9"/>
                                </w:rPr>
                                <w:t>Thrust,</w:t>
                              </w:r>
                              <w:r>
                                <w:rPr>
                                  <w:rFonts w:ascii="Arial"/>
                                  <w:b/>
                                  <w:color w:val="0079C1"/>
                                  <w:w w:val="105"/>
                                  <w:position w:val="2"/>
                                  <w:sz w:val="9"/>
                                </w:rPr>
                                <w:tab/>
                              </w:r>
                              <w:r>
                                <w:rPr>
                                  <w:rFonts w:ascii="Arial"/>
                                  <w:b/>
                                  <w:color w:val="0079C1"/>
                                  <w:w w:val="105"/>
                                  <w:sz w:val="9"/>
                                </w:rPr>
                                <w:t>Specific</w:t>
                              </w:r>
                              <w:r>
                                <w:rPr>
                                  <w:rFonts w:ascii="Arial"/>
                                  <w:b/>
                                  <w:color w:val="0079C1"/>
                                  <w:spacing w:val="-5"/>
                                  <w:w w:val="105"/>
                                  <w:sz w:val="9"/>
                                </w:rPr>
                                <w:t xml:space="preserve"> </w:t>
                              </w:r>
                              <w:r>
                                <w:rPr>
                                  <w:rFonts w:ascii="Arial"/>
                                  <w:b/>
                                  <w:color w:val="0079C1"/>
                                  <w:w w:val="105"/>
                                  <w:sz w:val="9"/>
                                </w:rPr>
                                <w:t>Flow</w:t>
                              </w:r>
                            </w:p>
                            <w:p w:rsidR="0009622D" w:rsidRDefault="0009622D">
                              <w:pPr>
                                <w:tabs>
                                  <w:tab w:val="left" w:pos="3118"/>
                                  <w:tab w:val="left" w:pos="5834"/>
                                </w:tabs>
                                <w:spacing w:before="8" w:line="112" w:lineRule="exact"/>
                                <w:ind w:left="5834" w:right="47" w:hanging="5835"/>
                                <w:rPr>
                                  <w:rFonts w:ascii="Arial"/>
                                  <w:b/>
                                  <w:sz w:val="9"/>
                                </w:rPr>
                              </w:pPr>
                              <w:r>
                                <w:rPr>
                                  <w:rFonts w:ascii="Arial"/>
                                  <w:b/>
                                  <w:color w:val="0079C1"/>
                                  <w:w w:val="105"/>
                                  <w:position w:val="1"/>
                                  <w:sz w:val="9"/>
                                </w:rPr>
                                <w:t>Materials &amp; Geometry</w:t>
                              </w:r>
                              <w:r>
                                <w:rPr>
                                  <w:rFonts w:ascii="Arial"/>
                                  <w:b/>
                                  <w:color w:val="0079C1"/>
                                  <w:spacing w:val="-12"/>
                                  <w:w w:val="105"/>
                                  <w:position w:val="1"/>
                                  <w:sz w:val="9"/>
                                </w:rPr>
                                <w:t xml:space="preserve"> </w:t>
                              </w:r>
                              <w:r>
                                <w:rPr>
                                  <w:rFonts w:ascii="Arial"/>
                                  <w:b/>
                                  <w:color w:val="0079C1"/>
                                  <w:w w:val="105"/>
                                  <w:position w:val="1"/>
                                  <w:sz w:val="9"/>
                                </w:rPr>
                                <w:t>/</w:t>
                              </w:r>
                              <w:r>
                                <w:rPr>
                                  <w:rFonts w:ascii="Arial"/>
                                  <w:b/>
                                  <w:color w:val="0079C1"/>
                                  <w:spacing w:val="-4"/>
                                  <w:w w:val="105"/>
                                  <w:position w:val="1"/>
                                  <w:sz w:val="9"/>
                                </w:rPr>
                                <w:t xml:space="preserve"> </w:t>
                              </w:r>
                              <w:r>
                                <w:rPr>
                                  <w:rFonts w:ascii="Arial"/>
                                  <w:b/>
                                  <w:color w:val="0079C1"/>
                                  <w:w w:val="105"/>
                                  <w:position w:val="1"/>
                                  <w:sz w:val="9"/>
                                </w:rPr>
                                <w:t>Dimensions</w:t>
                              </w:r>
                              <w:r>
                                <w:rPr>
                                  <w:rFonts w:ascii="Arial"/>
                                  <w:b/>
                                  <w:color w:val="0079C1"/>
                                  <w:w w:val="105"/>
                                  <w:position w:val="1"/>
                                  <w:sz w:val="9"/>
                                </w:rPr>
                                <w:tab/>
                              </w:r>
                              <w:r>
                                <w:rPr>
                                  <w:rFonts w:ascii="Arial"/>
                                  <w:b/>
                                  <w:color w:val="0079C1"/>
                                  <w:w w:val="105"/>
                                  <w:position w:val="2"/>
                                  <w:sz w:val="9"/>
                                </w:rPr>
                                <w:t>Noise</w:t>
                              </w:r>
                              <w:r>
                                <w:rPr>
                                  <w:rFonts w:ascii="Arial"/>
                                  <w:b/>
                                  <w:color w:val="0079C1"/>
                                  <w:spacing w:val="-5"/>
                                  <w:w w:val="105"/>
                                  <w:position w:val="2"/>
                                  <w:sz w:val="9"/>
                                </w:rPr>
                                <w:t xml:space="preserve"> </w:t>
                              </w:r>
                              <w:r>
                                <w:rPr>
                                  <w:rFonts w:ascii="Arial"/>
                                  <w:b/>
                                  <w:color w:val="0079C1"/>
                                  <w:w w:val="105"/>
                                  <w:position w:val="2"/>
                                  <w:sz w:val="9"/>
                                </w:rPr>
                                <w:t>Curves</w:t>
                              </w:r>
                              <w:r>
                                <w:rPr>
                                  <w:rFonts w:ascii="Arial"/>
                                  <w:b/>
                                  <w:color w:val="0079C1"/>
                                  <w:w w:val="105"/>
                                  <w:position w:val="2"/>
                                  <w:sz w:val="9"/>
                                </w:rPr>
                                <w:tab/>
                              </w:r>
                              <w:r>
                                <w:rPr>
                                  <w:rFonts w:ascii="Arial"/>
                                  <w:b/>
                                  <w:color w:val="0079C1"/>
                                  <w:w w:val="105"/>
                                  <w:sz w:val="9"/>
                                </w:rPr>
                                <w:t>Plant</w:t>
                              </w:r>
                              <w:r>
                                <w:rPr>
                                  <w:rFonts w:ascii="Arial"/>
                                  <w:b/>
                                  <w:color w:val="0079C1"/>
                                  <w:spacing w:val="-7"/>
                                  <w:w w:val="105"/>
                                  <w:sz w:val="9"/>
                                </w:rPr>
                                <w:t xml:space="preserve"> </w:t>
                              </w:r>
                              <w:r>
                                <w:rPr>
                                  <w:rFonts w:ascii="Arial"/>
                                  <w:b/>
                                  <w:color w:val="0079C1"/>
                                  <w:w w:val="105"/>
                                  <w:sz w:val="9"/>
                                </w:rPr>
                                <w:t>Energy</w:t>
                              </w:r>
                              <w:r>
                                <w:rPr>
                                  <w:rFonts w:ascii="Arial"/>
                                  <w:b/>
                                  <w:color w:val="0079C1"/>
                                  <w:w w:val="104"/>
                                  <w:sz w:val="9"/>
                                </w:rPr>
                                <w:t xml:space="preserve"> </w:t>
                              </w:r>
                              <w:r>
                                <w:rPr>
                                  <w:rFonts w:ascii="Arial"/>
                                  <w:b/>
                                  <w:color w:val="0079C1"/>
                                  <w:w w:val="105"/>
                                  <w:sz w:val="9"/>
                                </w:rPr>
                                <w:t>Output</w:t>
                              </w:r>
                            </w:p>
                          </w:txbxContent>
                        </wps:txbx>
                        <wps:bodyPr rot="0" vert="horz" wrap="square" lIns="0" tIns="0" rIns="0" bIns="0" anchor="t" anchorCtr="0" upright="1">
                          <a:noAutofit/>
                        </wps:bodyPr>
                      </wps:wsp>
                      <wps:wsp>
                        <wps:cNvPr id="1364" name="Text Box 1258"/>
                        <wps:cNvSpPr txBox="1">
                          <a:spLocks noChangeArrowheads="1"/>
                        </wps:cNvSpPr>
                        <wps:spPr bwMode="auto">
                          <a:xfrm>
                            <a:off x="4230" y="2583"/>
                            <a:ext cx="616"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237" w:lineRule="auto"/>
                                <w:ind w:right="2"/>
                                <w:rPr>
                                  <w:rFonts w:ascii="Arial"/>
                                  <w:b/>
                                  <w:sz w:val="12"/>
                                </w:rPr>
                              </w:pPr>
                              <w:r>
                                <w:rPr>
                                  <w:rFonts w:ascii="Arial"/>
                                  <w:b/>
                                  <w:color w:val="800000"/>
                                  <w:sz w:val="12"/>
                                </w:rPr>
                                <w:t>Plant Cost Modeling</w:t>
                              </w:r>
                            </w:p>
                          </w:txbxContent>
                        </wps:txbx>
                        <wps:bodyPr rot="0" vert="horz" wrap="square" lIns="0" tIns="0" rIns="0" bIns="0" anchor="t" anchorCtr="0" upright="1">
                          <a:noAutofit/>
                        </wps:bodyPr>
                      </wps:wsp>
                      <wps:wsp>
                        <wps:cNvPr id="1365" name="Text Box 1257"/>
                        <wps:cNvSpPr txBox="1">
                          <a:spLocks noChangeArrowheads="1"/>
                        </wps:cNvSpPr>
                        <wps:spPr bwMode="auto">
                          <a:xfrm>
                            <a:off x="4934" y="2667"/>
                            <a:ext cx="873"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249" w:lineRule="auto"/>
                                <w:ind w:left="196" w:right="-16" w:hanging="197"/>
                                <w:rPr>
                                  <w:rFonts w:ascii="Arial"/>
                                  <w:b/>
                                  <w:sz w:val="10"/>
                                </w:rPr>
                              </w:pPr>
                              <w:r>
                                <w:rPr>
                                  <w:rFonts w:ascii="Arial"/>
                                  <w:b/>
                                  <w:w w:val="105"/>
                                  <w:sz w:val="10"/>
                                </w:rPr>
                                <w:t>Offshore Balance of Station</w:t>
                              </w:r>
                            </w:p>
                          </w:txbxContent>
                        </wps:txbx>
                        <wps:bodyPr rot="0" vert="horz" wrap="square" lIns="0" tIns="0" rIns="0" bIns="0" anchor="t" anchorCtr="0" upright="1">
                          <a:noAutofit/>
                        </wps:bodyPr>
                      </wps:wsp>
                      <wps:wsp>
                        <wps:cNvPr id="1366" name="Text Box 1256"/>
                        <wps:cNvSpPr txBox="1">
                          <a:spLocks noChangeArrowheads="1"/>
                        </wps:cNvSpPr>
                        <wps:spPr bwMode="auto">
                          <a:xfrm>
                            <a:off x="5910" y="2676"/>
                            <a:ext cx="873"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249" w:lineRule="auto"/>
                                <w:ind w:left="188" w:right="-10" w:hanging="189"/>
                                <w:rPr>
                                  <w:rFonts w:ascii="Arial"/>
                                  <w:b/>
                                  <w:sz w:val="10"/>
                                </w:rPr>
                              </w:pPr>
                              <w:r>
                                <w:rPr>
                                  <w:rFonts w:ascii="Arial"/>
                                  <w:b/>
                                  <w:w w:val="105"/>
                                  <w:sz w:val="10"/>
                                </w:rPr>
                                <w:t>Onshore Balance of Station</w:t>
                              </w:r>
                            </w:p>
                          </w:txbxContent>
                        </wps:txbx>
                        <wps:bodyPr rot="0" vert="horz" wrap="square" lIns="0" tIns="0" rIns="0" bIns="0" anchor="t" anchorCtr="0" upright="1">
                          <a:noAutofit/>
                        </wps:bodyPr>
                      </wps:wsp>
                      <wps:wsp>
                        <wps:cNvPr id="1367" name="Text Box 1255"/>
                        <wps:cNvSpPr txBox="1">
                          <a:spLocks noChangeArrowheads="1"/>
                        </wps:cNvSpPr>
                        <wps:spPr bwMode="auto">
                          <a:xfrm>
                            <a:off x="7665" y="2854"/>
                            <a:ext cx="670"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rPr>
                                  <w:rFonts w:ascii="Arial"/>
                                  <w:b/>
                                  <w:sz w:val="9"/>
                                </w:rPr>
                              </w:pPr>
                              <w:r>
                                <w:rPr>
                                  <w:rFonts w:ascii="Arial"/>
                                  <w:b/>
                                  <w:color w:val="0079C1"/>
                                  <w:w w:val="105"/>
                                  <w:sz w:val="9"/>
                                </w:rPr>
                                <w:t>Layout Design</w:t>
                              </w:r>
                            </w:p>
                          </w:txbxContent>
                        </wps:txbx>
                        <wps:bodyPr rot="0" vert="horz" wrap="square" lIns="0" tIns="0" rIns="0" bIns="0" anchor="t" anchorCtr="0" upright="1">
                          <a:noAutofit/>
                        </wps:bodyPr>
                      </wps:wsp>
                      <wps:wsp>
                        <wps:cNvPr id="1368" name="Text Box 1254"/>
                        <wps:cNvSpPr txBox="1">
                          <a:spLocks noChangeArrowheads="1"/>
                        </wps:cNvSpPr>
                        <wps:spPr bwMode="auto">
                          <a:xfrm>
                            <a:off x="6061" y="3060"/>
                            <a:ext cx="588"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249" w:lineRule="auto"/>
                                <w:ind w:right="12" w:firstLine="68"/>
                                <w:rPr>
                                  <w:rFonts w:ascii="Arial"/>
                                  <w:b/>
                                  <w:sz w:val="10"/>
                                </w:rPr>
                              </w:pPr>
                              <w:r>
                                <w:rPr>
                                  <w:rFonts w:ascii="Arial"/>
                                  <w:b/>
                                  <w:w w:val="105"/>
                                  <w:sz w:val="10"/>
                                </w:rPr>
                                <w:t xml:space="preserve">Onshore </w:t>
                              </w:r>
                              <w:r>
                                <w:rPr>
                                  <w:rFonts w:ascii="Arial"/>
                                  <w:b/>
                                  <w:sz w:val="10"/>
                                </w:rPr>
                                <w:t>Operational</w:t>
                              </w:r>
                            </w:p>
                          </w:txbxContent>
                        </wps:txbx>
                        <wps:bodyPr rot="0" vert="horz" wrap="square" lIns="0" tIns="0" rIns="0" bIns="0" anchor="t" anchorCtr="0" upright="1">
                          <a:noAutofit/>
                        </wps:bodyPr>
                      </wps:wsp>
                      <wps:wsp>
                        <wps:cNvPr id="1369" name="Text Box 1253"/>
                        <wps:cNvSpPr txBox="1">
                          <a:spLocks noChangeArrowheads="1"/>
                        </wps:cNvSpPr>
                        <wps:spPr bwMode="auto">
                          <a:xfrm>
                            <a:off x="3289" y="3538"/>
                            <a:ext cx="654"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rPr>
                                  <w:rFonts w:ascii="Arial"/>
                                  <w:b/>
                                  <w:sz w:val="9"/>
                                </w:rPr>
                              </w:pPr>
                              <w:r>
                                <w:rPr>
                                  <w:rFonts w:ascii="Arial"/>
                                  <w:b/>
                                  <w:color w:val="0079C1"/>
                                  <w:w w:val="105"/>
                                  <w:sz w:val="9"/>
                                </w:rPr>
                                <w:t>Turbine Costs</w:t>
                              </w:r>
                            </w:p>
                          </w:txbxContent>
                        </wps:txbx>
                        <wps:bodyPr rot="0" vert="horz" wrap="square" lIns="0" tIns="0" rIns="0" bIns="0" anchor="t" anchorCtr="0" upright="1">
                          <a:noAutofit/>
                        </wps:bodyPr>
                      </wps:wsp>
                      <wps:wsp>
                        <wps:cNvPr id="1370" name="Text Box 1252"/>
                        <wps:cNvSpPr txBox="1">
                          <a:spLocks noChangeArrowheads="1"/>
                        </wps:cNvSpPr>
                        <wps:spPr bwMode="auto">
                          <a:xfrm>
                            <a:off x="5567" y="3538"/>
                            <a:ext cx="543"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rPr>
                                  <w:rFonts w:ascii="Arial"/>
                                  <w:b/>
                                  <w:sz w:val="9"/>
                                </w:rPr>
                              </w:pPr>
                              <w:r>
                                <w:rPr>
                                  <w:rFonts w:ascii="Arial"/>
                                  <w:b/>
                                  <w:color w:val="0079C1"/>
                                  <w:w w:val="105"/>
                                  <w:sz w:val="9"/>
                                </w:rPr>
                                <w:t>Plant Costs</w:t>
                              </w:r>
                            </w:p>
                          </w:txbxContent>
                        </wps:txbx>
                        <wps:bodyPr rot="0" vert="horz" wrap="square" lIns="0" tIns="0" rIns="0" bIns="0" anchor="t" anchorCtr="0" upright="1">
                          <a:noAutofit/>
                        </wps:bodyPr>
                      </wps:wsp>
                      <wps:wsp>
                        <wps:cNvPr id="1371" name="Text Box 1251"/>
                        <wps:cNvSpPr txBox="1">
                          <a:spLocks noChangeArrowheads="1"/>
                        </wps:cNvSpPr>
                        <wps:spPr bwMode="auto">
                          <a:xfrm>
                            <a:off x="8078" y="3556"/>
                            <a:ext cx="865"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rPr>
                                  <w:rFonts w:ascii="Arial"/>
                                  <w:b/>
                                  <w:sz w:val="9"/>
                                </w:rPr>
                              </w:pPr>
                              <w:r>
                                <w:rPr>
                                  <w:rFonts w:ascii="Arial"/>
                                  <w:b/>
                                  <w:color w:val="0079C1"/>
                                  <w:w w:val="105"/>
                                  <w:sz w:val="9"/>
                                </w:rPr>
                                <w:t>Energy Production</w:t>
                              </w:r>
                            </w:p>
                          </w:txbxContent>
                        </wps:txbx>
                        <wps:bodyPr rot="0" vert="horz" wrap="square" lIns="0" tIns="0" rIns="0" bIns="0" anchor="t" anchorCtr="0" upright="1">
                          <a:noAutofit/>
                        </wps:bodyPr>
                      </wps:wsp>
                      <wps:wsp>
                        <wps:cNvPr id="1372" name="Text Box 1250"/>
                        <wps:cNvSpPr txBox="1">
                          <a:spLocks noChangeArrowheads="1"/>
                        </wps:cNvSpPr>
                        <wps:spPr bwMode="auto">
                          <a:xfrm>
                            <a:off x="2785" y="528"/>
                            <a:ext cx="821" cy="1506"/>
                          </a:xfrm>
                          <a:prstGeom prst="rect">
                            <a:avLst/>
                          </a:prstGeom>
                          <a:noFill/>
                          <a:ln w="1086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9622D" w:rsidRDefault="0009622D">
                              <w:pPr>
                                <w:spacing w:before="24"/>
                                <w:ind w:left="29" w:right="5"/>
                                <w:jc w:val="center"/>
                                <w:rPr>
                                  <w:rFonts w:ascii="Arial"/>
                                  <w:b/>
                                  <w:sz w:val="12"/>
                                </w:rPr>
                              </w:pPr>
                              <w:r>
                                <w:rPr>
                                  <w:rFonts w:ascii="Arial"/>
                                  <w:b/>
                                  <w:color w:val="800000"/>
                                  <w:sz w:val="12"/>
                                </w:rPr>
                                <w:t>Substructure</w:t>
                              </w:r>
                            </w:p>
                            <w:p w:rsidR="0009622D" w:rsidRDefault="0009622D">
                              <w:pPr>
                                <w:spacing w:before="10"/>
                                <w:rPr>
                                  <w:sz w:val="11"/>
                                </w:rPr>
                              </w:pPr>
                            </w:p>
                            <w:p w:rsidR="0009622D" w:rsidRDefault="0009622D">
                              <w:pPr>
                                <w:spacing w:line="249" w:lineRule="auto"/>
                                <w:ind w:left="79" w:right="83" w:firstLine="2"/>
                                <w:jc w:val="center"/>
                                <w:rPr>
                                  <w:rFonts w:ascii="Arial"/>
                                  <w:b/>
                                  <w:sz w:val="10"/>
                                </w:rPr>
                              </w:pPr>
                              <w:r>
                                <w:rPr>
                                  <w:rFonts w:ascii="Arial"/>
                                  <w:b/>
                                  <w:w w:val="105"/>
                                  <w:sz w:val="10"/>
                                </w:rPr>
                                <w:t xml:space="preserve">Floating </w:t>
                              </w:r>
                              <w:r>
                                <w:rPr>
                                  <w:rFonts w:ascii="Arial"/>
                                  <w:b/>
                                  <w:sz w:val="10"/>
                                </w:rPr>
                                <w:t>Substructure</w:t>
                              </w:r>
                            </w:p>
                          </w:txbxContent>
                        </wps:txbx>
                        <wps:bodyPr rot="0" vert="horz" wrap="square" lIns="0" tIns="0" rIns="0" bIns="0" anchor="t" anchorCtr="0" upright="1">
                          <a:noAutofit/>
                        </wps:bodyPr>
                      </wps:wsp>
                      <wps:wsp>
                        <wps:cNvPr id="1373" name="Text Box 1249"/>
                        <wps:cNvSpPr txBox="1">
                          <a:spLocks noChangeArrowheads="1"/>
                        </wps:cNvSpPr>
                        <wps:spPr bwMode="auto">
                          <a:xfrm>
                            <a:off x="8275" y="716"/>
                            <a:ext cx="1334" cy="1129"/>
                          </a:xfrm>
                          <a:prstGeom prst="rect">
                            <a:avLst/>
                          </a:prstGeom>
                          <a:noFill/>
                          <a:ln w="1086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9622D" w:rsidRDefault="0009622D">
                              <w:pPr>
                                <w:spacing w:before="24"/>
                                <w:ind w:left="45"/>
                                <w:rPr>
                                  <w:rFonts w:ascii="Arial"/>
                                  <w:b/>
                                  <w:sz w:val="12"/>
                                </w:rPr>
                              </w:pPr>
                              <w:r>
                                <w:rPr>
                                  <w:rFonts w:ascii="Arial"/>
                                  <w:b/>
                                  <w:color w:val="800000"/>
                                  <w:sz w:val="12"/>
                                </w:rPr>
                                <w:t>Dynamic Simulation</w:t>
                              </w:r>
                            </w:p>
                            <w:p w:rsidR="0009622D" w:rsidRDefault="0009622D">
                              <w:pPr>
                                <w:spacing w:before="7"/>
                                <w:rPr>
                                  <w:sz w:val="9"/>
                                </w:rPr>
                              </w:pPr>
                            </w:p>
                            <w:p w:rsidR="0009622D" w:rsidRDefault="0009622D">
                              <w:pPr>
                                <w:spacing w:before="1" w:line="249" w:lineRule="auto"/>
                                <w:ind w:left="139" w:right="678" w:firstLine="59"/>
                                <w:rPr>
                                  <w:rFonts w:ascii="Arial"/>
                                  <w:b/>
                                  <w:sz w:val="10"/>
                                </w:rPr>
                              </w:pPr>
                              <w:r>
                                <w:rPr>
                                  <w:rFonts w:ascii="Arial"/>
                                  <w:b/>
                                  <w:w w:val="105"/>
                                  <w:sz w:val="10"/>
                                </w:rPr>
                                <w:t>Turbine Dynamics</w:t>
                              </w:r>
                            </w:p>
                            <w:p w:rsidR="0009622D" w:rsidRDefault="0009622D">
                              <w:pPr>
                                <w:rPr>
                                  <w:sz w:val="10"/>
                                </w:rPr>
                              </w:pPr>
                            </w:p>
                            <w:p w:rsidR="0009622D" w:rsidRDefault="0009622D">
                              <w:pPr>
                                <w:spacing w:before="3"/>
                                <w:rPr>
                                  <w:sz w:val="12"/>
                                </w:rPr>
                              </w:pPr>
                            </w:p>
                            <w:p w:rsidR="0009622D" w:rsidRDefault="0009622D">
                              <w:pPr>
                                <w:spacing w:before="1" w:line="249" w:lineRule="auto"/>
                                <w:ind w:left="656" w:right="161" w:firstLine="119"/>
                                <w:rPr>
                                  <w:rFonts w:ascii="Arial"/>
                                  <w:b/>
                                  <w:sz w:val="10"/>
                                </w:rPr>
                              </w:pPr>
                              <w:r>
                                <w:rPr>
                                  <w:rFonts w:ascii="Arial"/>
                                  <w:b/>
                                  <w:w w:val="105"/>
                                  <w:sz w:val="10"/>
                                </w:rPr>
                                <w:t>Plant Dynamics</w:t>
                              </w:r>
                            </w:p>
                          </w:txbxContent>
                        </wps:txbx>
                        <wps:bodyPr rot="0" vert="horz" wrap="square" lIns="0" tIns="0" rIns="0" bIns="0" anchor="t" anchorCtr="0" upright="1">
                          <a:noAutofit/>
                        </wps:bodyPr>
                      </wps:wsp>
                      <wps:wsp>
                        <wps:cNvPr id="1374" name="Text Box 1248"/>
                        <wps:cNvSpPr txBox="1">
                          <a:spLocks noChangeArrowheads="1"/>
                        </wps:cNvSpPr>
                        <wps:spPr bwMode="auto">
                          <a:xfrm>
                            <a:off x="2606" y="2632"/>
                            <a:ext cx="1377" cy="719"/>
                          </a:xfrm>
                          <a:prstGeom prst="rect">
                            <a:avLst/>
                          </a:prstGeom>
                          <a:noFill/>
                          <a:ln w="1086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9622D" w:rsidRDefault="0009622D">
                              <w:pPr>
                                <w:spacing w:before="24"/>
                                <w:ind w:left="44"/>
                                <w:rPr>
                                  <w:rFonts w:ascii="Arial"/>
                                  <w:b/>
                                  <w:sz w:val="12"/>
                                </w:rPr>
                              </w:pPr>
                              <w:r>
                                <w:rPr>
                                  <w:rFonts w:ascii="Arial"/>
                                  <w:b/>
                                  <w:color w:val="800000"/>
                                  <w:sz w:val="12"/>
                                </w:rPr>
                                <w:t>Turbine Capital Costs</w:t>
                              </w:r>
                            </w:p>
                          </w:txbxContent>
                        </wps:txbx>
                        <wps:bodyPr rot="0" vert="horz" wrap="square" lIns="0" tIns="0" rIns="0" bIns="0" anchor="t" anchorCtr="0" upright="1">
                          <a:noAutofit/>
                        </wps:bodyPr>
                      </wps:wsp>
                      <wps:wsp>
                        <wps:cNvPr id="1375" name="Text Box 1247"/>
                        <wps:cNvSpPr txBox="1">
                          <a:spLocks noChangeArrowheads="1"/>
                        </wps:cNvSpPr>
                        <wps:spPr bwMode="auto">
                          <a:xfrm>
                            <a:off x="8326" y="2606"/>
                            <a:ext cx="1240" cy="770"/>
                          </a:xfrm>
                          <a:prstGeom prst="rect">
                            <a:avLst/>
                          </a:prstGeom>
                          <a:noFill/>
                          <a:ln w="1086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9622D" w:rsidRDefault="0009622D">
                              <w:pPr>
                                <w:spacing w:before="24"/>
                                <w:ind w:left="258" w:hanging="103"/>
                                <w:rPr>
                                  <w:rFonts w:ascii="Arial"/>
                                  <w:b/>
                                  <w:sz w:val="12"/>
                                </w:rPr>
                              </w:pPr>
                              <w:r>
                                <w:rPr>
                                  <w:rFonts w:ascii="Arial"/>
                                  <w:b/>
                                  <w:color w:val="800000"/>
                                  <w:sz w:val="12"/>
                                </w:rPr>
                                <w:t>Annual Energy Production</w:t>
                              </w:r>
                            </w:p>
                          </w:txbxContent>
                        </wps:txbx>
                        <wps:bodyPr rot="0" vert="horz" wrap="square" lIns="0" tIns="0" rIns="0" bIns="0" anchor="t" anchorCtr="0" upright="1">
                          <a:noAutofit/>
                        </wps:bodyPr>
                      </wps:wsp>
                      <wps:wsp>
                        <wps:cNvPr id="1376" name="Text Box 1246"/>
                        <wps:cNvSpPr txBox="1">
                          <a:spLocks noChangeArrowheads="1"/>
                        </wps:cNvSpPr>
                        <wps:spPr bwMode="auto">
                          <a:xfrm>
                            <a:off x="7052" y="3170"/>
                            <a:ext cx="984" cy="710"/>
                          </a:xfrm>
                          <a:prstGeom prst="rect">
                            <a:avLst/>
                          </a:prstGeom>
                          <a:noFill/>
                          <a:ln w="1086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9622D" w:rsidRDefault="0009622D">
                              <w:pPr>
                                <w:spacing w:before="33"/>
                                <w:ind w:left="195" w:hanging="112"/>
                                <w:rPr>
                                  <w:rFonts w:ascii="Arial"/>
                                  <w:b/>
                                  <w:sz w:val="12"/>
                                </w:rPr>
                              </w:pPr>
                              <w:r>
                                <w:rPr>
                                  <w:rFonts w:ascii="Arial"/>
                                  <w:b/>
                                  <w:color w:val="800000"/>
                                  <w:sz w:val="12"/>
                                </w:rPr>
                                <w:t>System Cost Analysis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26F606" id="Group 1245" o:spid="_x0000_s1081" style="position:absolute;margin-left:126pt;margin-top:10.55pt;width:360.05pt;height:189.05pt;z-index:251583488;mso-wrap-distance-left:0;mso-wrap-distance-right:0;mso-position-horizontal-relative:page" coordorigin="2520,211" coordsize="7201,37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">
                <v:shape id="Freeform 1365" o:spid="_x0000_s1082" style="position:absolute;left:2533;top:224;width:7175;height:3755;visibility:visible;mso-wrap-style:square;v-text-anchor:top" coordsize="7175,3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" path="m,88l7,54,25,26,53,7,87,,7087,r34,7l7149,26r19,28l7174,88r,3579l7168,3701r-19,28l7121,3748r-34,6l87,3754r-34,-6l25,3729,7,3701,,3667,,88xe" filled="f" strokeweight=".4525mm">
                  <v:path arrowok="t" o:connecttype="custom" o:connectlocs="0,312;7,278;25,250;53,231;87,224;7087,224;7121,231;7149,250;7168,278;7174,312;7174,3891;7168,3925;7149,3953;7121,3972;7087,3978;87,3978;53,3972;25,3953;7,3925;0,3891;0,312" o:connectangles="0,0,0,0,0,0,0,0,0,0,0,0,0,0,0,0,0,0,0,0,0"/>
                </v:shape>
                <v:rect id="Rectangle 1364" o:spid="_x0000_s1083" style="position:absolute;left:2606;top:2632;width:1377;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" fillcolor="#f2f2f2" stroked="f"/>
                <v:shape id="Picture 1363" o:spid="_x0000_s1084" type="#_x0000_t75" style="position:absolute;left:2751;top:2820;width:1001;height: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">
                  <v:imagedata r:id="rId72" o:title=""/>
                </v:shape>
                <v:shape id="Picture 1362" o:spid="_x0000_s1085" type="#_x0000_t75" style="position:absolute;left:2759;top:2837;width:1009;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">
                  <v:imagedata r:id="rId73" o:title=""/>
                </v:shape>
                <v:shape id="Picture 1361" o:spid="_x0000_s1086" type="#_x0000_t75" style="position:absolute;left:2768;top:2862;width:1035;height: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">
                  <v:imagedata r:id="rId74" o:title=""/>
                </v:shape>
                <v:shape id="Picture 1360" o:spid="_x0000_s1087" type="#_x0000_t75" style="position:absolute;left:2824;top:2910;width:924;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">
                  <v:imagedata r:id="rId75" o:title=""/>
                </v:shape>
                <v:shape id="Freeform 1359" o:spid="_x0000_s1088" style="position:absolute;left:2824;top:2910;width:924;height:343;visibility:visible;mso-wrap-style:square;v-text-anchor:top" coordsize="92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" path="m866,l57,,34,4,16,16,4,34,,57,,285r4,22l16,325r18,12l57,342r809,l888,337r18,-12l919,307r4,-22l923,57,919,34,906,16,888,4,866,e" filled="f" stroked="f">
                  <v:path arrowok="t" o:connecttype="custom" o:connectlocs="866,2910;57,2910;34,2914;16,2926;4,2944;0,2967;0,3195;4,3217;16,3235;34,3247;57,3252;866,3252;888,3247;906,3235;919,3217;923,3195;923,2967;919,2944;906,2926;888,2914;866,2910" o:connectangles="0,0,0,0,0,0,0,0,0,0,0,0,0,0,0,0,0,0,0,0,0"/>
                </v:shape>
                <v:shape id="Freeform 1358" o:spid="_x0000_s1089" style="position:absolute;left:2824;top:2910;width:924;height:343;visibility:visible;mso-wrap-style:square;v-text-anchor:top" coordsize="92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" path="m,57l4,34,16,16,34,4,57,,866,r22,4l906,16r13,18l923,57r,228l919,307r-13,18l888,337r-22,5l57,342,34,337,16,325,4,307,,285,,57xe" filled="f" strokecolor="#ffc21f" strokeweight=".15083mm">
                  <v:path arrowok="t" o:connecttype="custom" o:connectlocs="0,2967;4,2944;16,2926;34,2914;57,2910;866,2910;888,2914;906,2926;919,2944;923,2967;923,3195;919,3217;906,3235;888,3247;866,3252;57,3252;34,3247;16,3235;4,3217;0,3195;0,2967" o:connectangles="0,0,0,0,0,0,0,0,0,0,0,0,0,0,0,0,0,0,0,0,0"/>
                </v:shape>
                <v:rect id="Rectangle 1357" o:spid="_x0000_s1090" style="position:absolute;left:4196;top:2538;width:2711;height: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" fillcolor="#f2f2f2" stroked="f"/>
                <v:rect id="Rectangle 1356" o:spid="_x0000_s1091" style="position:absolute;left:4196;top:2538;width:2711;height: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" filled="f" strokeweight=".30167mm"/>
                <v:shape id="Picture 1355" o:spid="_x0000_s1092" type="#_x0000_t75" style="position:absolute;left:5821;top:2597;width:1052;height: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">
                  <v:imagedata r:id="rId76" o:title=""/>
                </v:shape>
                <v:shape id="Picture 1354" o:spid="_x0000_s1093" type="#_x0000_t75" style="position:absolute;left:5876;top:2619;width:932;height: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">
                  <v:imagedata r:id="rId77" o:title=""/>
                </v:shape>
                <v:shape id="Freeform 1353" o:spid="_x0000_s1094" style="position:absolute;left:5876;top:2619;width:933;height:351;visibility:visible;mso-wrap-style:square;v-text-anchor:top" coordsize="93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" path="m,58l5,35,18,17,36,4,59,,874,r23,4l915,17r13,18l933,58r,234l928,315r-13,18l897,346r-23,4l59,350,36,346,18,333,5,315,,292,,58xe" filled="f" strokecolor="#ffc21f" strokeweight=".15083mm">
                  <v:path arrowok="t" o:connecttype="custom" o:connectlocs="0,2677;5,2654;18,2636;36,2623;59,2619;874,2619;897,2623;915,2636;928,2654;933,2677;933,2911;928,2934;915,2952;897,2965;874,2969;59,2969;36,2965;18,2952;5,2934;0,2911;0,2677" o:connectangles="0,0,0,0,0,0,0,0,0,0,0,0,0,0,0,0,0,0,0,0,0"/>
                </v:shape>
                <v:shape id="Picture 1352" o:spid="_x0000_s1095" type="#_x0000_t75" style="position:absolute;left:5846;top:2982;width:1009;height: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">
                  <v:imagedata r:id="rId78" o:title=""/>
                </v:shape>
                <v:shape id="Picture 1351" o:spid="_x0000_s1096" type="#_x0000_t75" style="position:absolute;left:5966;top:3008;width:753;height: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">
                  <v:imagedata r:id="rId79" o:title=""/>
                </v:shape>
                <v:shape id="Picture 1350" o:spid="_x0000_s1097" type="#_x0000_t75" style="position:absolute;left:5885;top:3004;width:932;height: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">
                  <v:imagedata r:id="rId80" o:title=""/>
                </v:shape>
                <v:shape id="Freeform 1349" o:spid="_x0000_s1098" style="position:absolute;left:5885;top:3004;width:933;height:351;visibility:visible;mso-wrap-style:square;v-text-anchor:top" coordsize="93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" path="m,58l5,35,17,17,36,4,58,,874,r22,4l915,17r12,18l932,58r,234l927,314r-12,19l896,346r-22,4l58,350,36,346,17,333,5,314,,292,,58xe" filled="f" strokecolor="#ffc21f" strokeweight=".15083mm">
                  <v:path arrowok="t" o:connecttype="custom" o:connectlocs="0,3062;5,3039;17,3021;36,3008;58,3004;874,3004;896,3008;915,3021;927,3039;932,3062;932,3296;927,3318;915,3337;896,3350;874,3354;58,3354;36,3350;17,3337;5,3318;0,3296;0,3062" o:connectangles="0,0,0,0,0,0,0,0,0,0,0,0,0,0,0,0,0,0,0,0,0"/>
                </v:shape>
                <v:rect id="Rectangle 1348" o:spid="_x0000_s1099" style="position:absolute;left:7052;top:3170;width:983;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" fillcolor="#f2f2f2" stroked="f"/>
                <v:shape id="Picture 1347" o:spid="_x0000_s1100" type="#_x0000_t75" style="position:absolute;left:7138;top:3512;width:812;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">
                  <v:imagedata r:id="rId81" o:title=""/>
                </v:shape>
                <v:shape id="Picture 1346" o:spid="_x0000_s1101" type="#_x0000_t75" style="position:absolute;left:7215;top:3555;width:65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">
                  <v:imagedata r:id="rId82" o:title=""/>
                </v:shape>
                <v:shape id="Picture 1345" o:spid="_x0000_s1102" type="#_x0000_t75" style="position:absolute;left:7176;top:3534;width:735;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">
                  <v:imagedata r:id="rId83" o:title=""/>
                </v:shape>
                <v:shape id="Freeform 1344" o:spid="_x0000_s1103" style="position:absolute;left:7176;top:3534;width:736;height:274;visibility:visible;mso-wrap-style:square;v-text-anchor:top" coordsize="73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" path="m690,l46,,28,3,14,13,4,28,,45,,228r4,18l14,260r14,10l46,273r644,l708,270r14,-10l732,246r4,-18l736,45,732,28,722,13,708,3,690,e" filled="f" stroked="f">
                  <v:path arrowok="t" o:connecttype="custom" o:connectlocs="690,3534;46,3534;28,3537;14,3547;4,3562;0,3579;0,3762;4,3780;14,3794;28,3804;46,3807;690,3807;708,3804;722,3794;732,3780;736,3762;736,3579;732,3562;722,3547;708,3537;690,3534" o:connectangles="0,0,0,0,0,0,0,0,0,0,0,0,0,0,0,0,0,0,0,0,0"/>
                </v:shape>
                <v:shape id="Freeform 1343" o:spid="_x0000_s1104" style="position:absolute;left:7176;top:3534;width:736;height:274;visibility:visible;mso-wrap-style:square;v-text-anchor:top" coordsize="73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" path="m,45l4,28,14,13,28,3,46,,690,r18,3l722,13r10,15l736,45r,183l732,246r-10,14l708,270r-18,3l46,273,28,270,14,260,4,246,,228,,45xe" filled="f" strokecolor="#ffc21f" strokeweight=".15083mm">
                  <v:path arrowok="t" o:connecttype="custom" o:connectlocs="0,3579;4,3562;14,3547;28,3537;46,3534;690,3534;708,3537;722,3547;732,3562;736,3579;736,3762;732,3780;722,3794;708,3804;690,3807;46,3807;28,3804;14,3794;4,3780;0,3762;0,3579" o:connectangles="0,0,0,0,0,0,0,0,0,0,0,0,0,0,0,0,0,0,0,0,0"/>
                </v:shape>
                <v:rect id="Rectangle 1342" o:spid="_x0000_s1105" style="position:absolute;left:8326;top:2606;width:1240;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" fillcolor="#f2f2f2" stroked="f"/>
                <v:shape id="Picture 1341" o:spid="_x0000_s1106" type="#_x0000_t75" style="position:absolute;left:8361;top:2939;width:1206;height: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">
                  <v:imagedata r:id="rId84" o:title=""/>
                </v:shape>
                <v:shape id="Picture 1340" o:spid="_x0000_s1107" type="#_x0000_t75" style="position:absolute;left:8420;top:2965;width:1086;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">
                  <v:imagedata r:id="rId85" o:title=""/>
                </v:shape>
                <v:shape id="Picture 1339" o:spid="_x0000_s1108" type="#_x0000_t75" style="position:absolute;left:8399;top:2961;width:1129;height: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">
                  <v:imagedata r:id="rId86" o:title=""/>
                </v:shape>
                <v:shape id="Freeform 1338" o:spid="_x0000_s1109" style="position:absolute;left:8399;top:2961;width:1129;height:351;visibility:visible;mso-wrap-style:square;v-text-anchor:top" coordsize="11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" path="m1070,l59,,36,4,17,17,5,36,,58,,292r5,23l17,333r19,13l59,350r1011,l1093,346r19,-13l1124,315r5,-23l1129,58r-5,-22l1112,17,1093,4,1070,e" filled="f" stroked="f">
                  <v:path arrowok="t" o:connecttype="custom" o:connectlocs="1070,2961;59,2961;36,2965;17,2978;5,2997;0,3019;0,3253;5,3276;17,3294;36,3307;59,3311;1070,3311;1093,3307;1112,3294;1124,3276;1129,3253;1129,3019;1124,2997;1112,2978;1093,2965;1070,2961" o:connectangles="0,0,0,0,0,0,0,0,0,0,0,0,0,0,0,0,0,0,0,0,0"/>
                </v:shape>
                <v:shape id="Freeform 1337" o:spid="_x0000_s1110" style="position:absolute;left:8399;top:2961;width:1129;height:351;visibility:visible;mso-wrap-style:square;v-text-anchor:top" coordsize="11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" path="m,58l5,36,17,17,36,4,59,,1070,r23,4l1112,17r12,19l1129,58r,234l1124,315r-12,18l1093,346r-23,4l59,350,36,346,17,333,5,315,,292,,58xe" filled="f" strokecolor="#ffc21f" strokeweight=".15083mm">
                  <v:path arrowok="t" o:connecttype="custom" o:connectlocs="0,3019;5,2997;17,2978;36,2965;59,2961;1070,2961;1093,2965;1112,2978;1124,2997;1129,3019;1129,3253;1124,3276;1112,3294;1093,3307;1070,3311;59,3311;36,3307;17,3294;5,3276;0,3253;0,3019" o:connectangles="0,0,0,0,0,0,0,0,0,0,0,0,0,0,0,0,0,0,0,0,0"/>
                </v:shape>
                <v:rect id="Rectangle 1336" o:spid="_x0000_s1111" style="position:absolute;left:8275;top:716;width:1334;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" fillcolor="#f2f2f2" stroked="f"/>
                <v:shape id="Picture 1335" o:spid="_x0000_s1112" type="#_x0000_t75" style="position:absolute;left:8284;top:921;width:778;height: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">
                  <v:imagedata r:id="rId87" o:title=""/>
                </v:shape>
                <v:shape id="Picture 1334" o:spid="_x0000_s1113" type="#_x0000_t75" style="position:absolute;left:8335;top:947;width:676;height: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">
                  <v:imagedata r:id="rId88" o:title=""/>
                </v:shape>
                <v:shape id="Picture 1333" o:spid="_x0000_s1114" type="#_x0000_t75" style="position:absolute;left:8322;top:943;width:701;height: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">
                  <v:imagedata r:id="rId89" o:title=""/>
                </v:shape>
                <v:shape id="Freeform 1332" o:spid="_x0000_s1115" style="position:absolute;left:8322;top:943;width:702;height:351;visibility:visible;mso-wrap-style:square;v-text-anchor:top" coordsize="702,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" path="m,58l5,35,17,17,36,4,59,,643,r23,4l684,17r13,18l701,58r,234l697,315r-13,18l666,346r-23,4l59,350,36,346,17,333,5,315,,292,,58xe" filled="f" strokecolor="#ffc21f" strokeweight=".15083mm">
                  <v:path arrowok="t" o:connecttype="custom" o:connectlocs="0,1001;5,978;17,960;36,947;59,943;643,943;666,947;684,960;697,978;701,1001;701,1235;697,1258;684,1276;666,1289;643,1293;59,1293;36,1289;17,1276;5,1258;0,1235;0,1001" o:connectangles="0,0,0,0,0,0,0,0,0,0,0,0,0,0,0,0,0,0,0,0,0"/>
                </v:shape>
                <v:shape id="Picture 1331" o:spid="_x0000_s1116" type="#_x0000_t75" style="position:absolute;left:8805;top:1417;width:770;height: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">
                  <v:imagedata r:id="rId90" o:title=""/>
                </v:shape>
                <v:shape id="Picture 1330" o:spid="_x0000_s1117" type="#_x0000_t75" style="position:absolute;left:8848;top:1443;width:676;height: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">
                  <v:imagedata r:id="rId91" o:title=""/>
                </v:shape>
                <v:shape id="Picture 1329" o:spid="_x0000_s1118" type="#_x0000_t75" style="position:absolute;left:8844;top:1439;width:693;height: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">
                  <v:imagedata r:id="rId92" o:title=""/>
                </v:shape>
                <v:shape id="Freeform 1328" o:spid="_x0000_s1119" style="position:absolute;left:8844;top:1439;width:693;height:351;visibility:visible;mso-wrap-style:square;v-text-anchor:top" coordsize="69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" path="m,58l4,35,17,17,35,4,58,,634,r23,4l675,17r13,18l692,58r,234l688,315r-13,18l657,346r-23,4l58,350,35,346,17,333,4,315,,292,,58xe" filled="f" strokecolor="#ffc21f" strokeweight=".15083mm">
                  <v:path arrowok="t" o:connecttype="custom" o:connectlocs="0,1497;4,1474;17,1456;35,1443;58,1439;634,1439;657,1443;675,1456;688,1474;692,1497;692,1731;688,1754;675,1772;657,1785;634,1789;58,1789;35,1785;17,1772;4,1754;0,1731;0,1497" o:connectangles="0,0,0,0,0,0,0,0,0,0,0,0,0,0,0,0,0,0,0,0,0"/>
                </v:shape>
                <v:shape id="Picture 1327" o:spid="_x0000_s1120" type="#_x0000_t75" style="position:absolute;left:8629;top:1289;width:208;height: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">
                  <v:imagedata r:id="rId93" o:title=""/>
                </v:shape>
                <v:shape id="AutoShape 1326" o:spid="_x0000_s1121" style="position:absolute;left:6907;top:1241;width:1369;height:80;visibility:visible;mso-wrap-style:square;v-text-anchor:top" coordsize="13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" path="m1300,r-5,1l1290,9r1,6l1319,31r32,l1351,48r-32,l1291,64r-1,6l1295,78r5,1l1353,48r-2,l1353,48r15,-8l1300,xm68,l,39,68,79r5,-1l78,70,76,64,48,48r-31,l17,31r31,l76,15,78,9,73,1,68,xm1334,40r-15,8l1351,48r,-1l1347,47r-13,-7xm48,31l34,39r14,9l1319,48r15,-8l1319,31,48,31xm17,31r,17l48,48,46,47r-25,l21,32r25,l48,31r-31,xm1347,32r-13,8l1347,47r,-15xm1351,32r-4,l1347,47r4,l1351,32xm21,32r,15l34,39,21,32xm34,39l21,47r25,l34,39xm1319,31r15,9l1347,32r4,l1351,31r-32,xm46,32r-25,l34,39,46,32xe" fillcolor="#0079c1" stroked="f">
                  <v:path arrowok="t" o:connecttype="custom" o:connectlocs="1295,1242;1291,1256;1351,1272;1319,1289;1290,1311;1300,1320;1351,1289;1368,1281;68,1241;68,1320;78,1311;48,1289;17,1272;76,1256;73,1242;1334,1281;1351,1289;1347,1288;48,1272;48,1289;1334,1281;48,1272;17,1289;46,1288;21,1273;48,1272;1347,1273;1347,1288;1351,1273;1347,1288;1351,1273;21,1288;21,1273;21,1288;34,1280;1334,1281;1351,1273;1319,1272;21,1273;46,1273" o:connectangles="0,0,0,0,0,0,0,0,0,0,0,0,0,0,0,0,0,0,0,0,0,0,0,0,0,0,0,0,0,0,0,0,0,0,0,0,0,0,0,0"/>
                </v:shape>
                <v:shape id="AutoShape 1325" o:spid="_x0000_s1122" style="position:absolute;left:3250;top:2033;width:2156;height:598;visibility:visible;mso-wrap-style:square;v-text-anchor:top" coordsize="215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" path="m9,519r-8,5l,529r40,68l50,580r-19,l31,548,15,520,9,519xm31,548r,32l48,580r,-4l32,576r8,-13l31,548xm70,519r-5,1l48,548r,32l50,580,79,529r-1,-5l70,519xm40,563r-8,13l47,576,40,563xm48,548r-8,15l47,576r1,l48,548xm2139,290l35,290r-4,4l31,548r9,15l48,548r,-241l40,307r8,-8l2139,299r,-9xm48,299r-8,8l48,307r,-8xm2156,290r-9,l2139,299,48,299r,8l2152,307r4,-4l2156,290xm2156,r-17,l2139,299r8,-9l2156,290,2156,xe" fillcolor="#0079c1" stroked="f">
                  <v:path arrowok="t" o:connecttype="custom" o:connectlocs="9,2552;1,2557;0,2562;40,2630;50,2613;31,2613;31,2581;15,2553;9,2552;31,2581;31,2613;48,2613;48,2609;32,2609;40,2596;31,2581;70,2552;65,2553;48,2581;48,2613;50,2613;79,2562;78,2557;70,2552;40,2596;32,2609;47,2609;40,2596;48,2581;40,2596;47,2609;48,2609;48,2581;2139,2323;35,2323;31,2327;31,2581;40,2596;48,2581;48,2340;40,2340;48,2332;2139,2332;2139,2323;48,2332;40,2340;48,2340;48,2332;2156,2323;2147,2323;2139,2332;48,2332;48,2340;2152,2340;2156,2336;2156,2323;2156,2033;2139,2033;2139,2332;2147,2323;2156,2323;2156,2033" o:connectangles="0,0,0,0,0,0,0,0,0,0,0,0,0,0,0,0,0,0,0,0,0,0,0,0,0,0,0,0,0,0,0,0,0,0,0,0,0,0,0,0,0,0,0,0,0,0,0,0,0,0,0,0,0,0,0,0,0,0,0,0,0,0"/>
                </v:shape>
                <v:shape id="AutoShape 1324" o:spid="_x0000_s1123" style="position:absolute;left:5393;top:2033;width:203;height:508;visibility:visible;mso-wrap-style:square;v-text-anchor:top" coordsize="203,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" path="m133,430r-9,4l123,440r40,68l173,491r-19,l154,459,138,431r-5,-1xm154,459r,32l171,491r,-5l155,486r8,-12l154,459xm193,430r-5,1l171,459r,32l173,491r29,-51l201,434r-8,-4xm163,474r-8,12l170,486r-7,-12xm171,459r-8,15l170,486r1,l171,459xm154,296r,163l163,474r8,-15l171,305r-8,l154,296xm17,l,,,301r4,4l154,305r,-9l17,296,9,288r8,l17,xm167,288r-150,l17,296r137,l163,305r8,l171,292r-4,-4xm17,288r-8,l17,296r,-8xe" fillcolor="#0079c1" stroked="f">
                  <v:path arrowok="t" o:connecttype="custom" o:connectlocs="133,2463;124,2467;123,2473;163,2541;173,2524;154,2524;154,2492;138,2464;133,2463;154,2492;154,2524;171,2524;171,2519;155,2519;163,2507;154,2492;193,2463;188,2464;171,2492;171,2524;173,2524;202,2473;201,2467;193,2463;163,2507;155,2519;170,2519;163,2507;171,2492;163,2507;170,2519;171,2519;171,2492;154,2329;154,2492;163,2507;171,2492;171,2338;163,2338;154,2329;17,2033;0,2033;0,2334;4,2338;154,2338;154,2329;17,2329;9,2321;17,2321;17,2033;167,2321;17,2321;17,2329;154,2329;163,2338;171,2338;171,2325;167,2321;17,2321;9,2321;17,2329;17,2321" o:connectangles="0,0,0,0,0,0,0,0,0,0,0,0,0,0,0,0,0,0,0,0,0,0,0,0,0,0,0,0,0,0,0,0,0,0,0,0,0,0,0,0,0,0,0,0,0,0,0,0,0,0,0,0,0,0,0,0,0,0,0,0,0,0"/>
                </v:shape>
                <v:shape id="AutoShape 1323" o:spid="_x0000_s1124" style="position:absolute;left:6214;top:2033;width:2777;height:570;visibility:visible;mso-wrap-style:square;v-text-anchor:top" coordsize="277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" path="m2707,492r-9,4l2697,502r40,68l2747,553r-19,l2728,521r-16,-28l2707,492xm2728,521r,32l2745,553r,-5l2729,548r8,-12l2728,521xm2767,492r-5,1l2745,521r,32l2747,553r29,-51l2775,496r-8,-4xm2737,536r-8,12l2744,548r-7,-12xm2745,521r-8,15l2744,548r1,l2745,521xm2728,285r,236l2737,536r8,-15l2745,293r-8,l2728,285xm17,l,,,289r4,4l2728,293r,-8l17,285,9,276r8,l17,xm2741,276l17,276r,9l2728,285r9,8l2745,293r,-13l2741,276xm17,276r-8,l17,285r,-9xe" fillcolor="#0079c1" stroked="f">
                  <v:path arrowok="t" o:connecttype="custom" o:connectlocs="2707,2525;2698,2529;2697,2535;2737,2603;2747,2586;2728,2586;2728,2554;2712,2526;2707,2525;2728,2554;2728,2586;2745,2586;2745,2581;2729,2581;2737,2569;2728,2554;2767,2525;2762,2526;2745,2554;2745,2586;2747,2586;2776,2535;2775,2529;2767,2525;2737,2569;2729,2581;2744,2581;2737,2569;2745,2554;2737,2569;2744,2581;2745,2581;2745,2554;2728,2318;2728,2554;2737,2569;2745,2554;2745,2326;2737,2326;2728,2318;17,2033;0,2033;0,2322;4,2326;2728,2326;2728,2318;17,2318;9,2309;17,2309;17,2033;2741,2309;17,2309;17,2318;2728,2318;2737,2326;2745,2326;2745,2313;2741,2309;17,2309;9,2309;17,2318;17,2309" o:connectangles="0,0,0,0,0,0,0,0,0,0,0,0,0,0,0,0,0,0,0,0,0,0,0,0,0,0,0,0,0,0,0,0,0,0,0,0,0,0,0,0,0,0,0,0,0,0,0,0,0,0,0,0,0,0,0,0,0,0,0,0,0,0"/>
                </v:shape>
                <v:shape id="AutoShape 1322" o:spid="_x0000_s1125" style="position:absolute;left:8909;top:1845;width:80;height:758;visibility:visible;mso-wrap-style:square;v-text-anchor:top" coordsize="80,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" path="m9,680r-8,5l,690r40,67l50,741r-18,l31,709,15,681,9,680xm31,709r1,32l49,740r,-4l33,736r7,-12l31,709xm70,679r-5,2l48,709r1,31l32,741r18,l79,689r-1,-5l70,679xm40,724r-7,12l48,736,40,724xm48,709r-8,15l48,736r-15,l49,736,48,709xm42,l25,r6,709l40,724r8,-15l42,xe" fillcolor="#0079c1" stroked="f">
                  <v:path arrowok="t" o:connecttype="custom" o:connectlocs="9,2525;1,2530;0,2535;40,2602;50,2586;32,2586;31,2554;15,2526;9,2525;31,2554;32,2586;49,2585;49,2581;33,2581;40,2569;31,2554;70,2524;65,2526;48,2554;49,2585;32,2586;50,2586;79,2534;78,2529;70,2524;40,2569;33,2581;48,2581;40,2569;48,2554;40,2569;48,2581;33,2581;49,2581;48,2554;42,1845;25,1845;31,2554;40,2569;48,2554;42,1845" o:connectangles="0,0,0,0,0,0,0,0,0,0,0,0,0,0,0,0,0,0,0,0,0,0,0,0,0,0,0,0,0,0,0,0,0,0,0,0,0,0,0,0,0"/>
                </v:shape>
                <v:shape id="AutoShape 1321" o:spid="_x0000_s1126" style="position:absolute;left:6907;top:2955;width:1419;height:80;visibility:visible;mso-wrap-style:square;v-text-anchor:top" coordsize="14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" path="m68,l,39,68,79r5,-1l78,69,77,64,49,48r-32,l17,31r31,l76,14,78,9,73,1,68,xm48,31r-31,l17,48r31,l47,47r-26,l21,32r25,l48,31xm48,48r-31,l49,48r-1,xm1419,27l48,31,34,39r14,9l1419,44r,-17xm21,32r,15l34,39,21,32xm34,39l21,47r26,l34,39xm46,32r-25,l34,39,46,32xe" fillcolor="#0079c1" stroked="f">
                  <v:path arrowok="t" o:connecttype="custom" o:connectlocs="68,2955;0,2994;68,3034;73,3033;78,3024;77,3019;49,3003;17,3003;17,2986;48,2986;76,2969;78,2964;73,2956;68,2955;48,2986;17,2986;17,3003;48,3003;47,3002;21,3002;21,2987;46,2987;48,2986;48,3003;17,3003;49,3003;48,3003;1419,2982;48,2986;34,2994;48,3003;1419,2999;1419,2982;21,2987;21,3002;34,2994;21,2987;34,2994;21,3002;47,3002;34,2994;46,2987;21,2987;34,2994;46,2987" o:connectangles="0,0,0,0,0,0,0,0,0,0,0,0,0,0,0,0,0,0,0,0,0,0,0,0,0,0,0,0,0,0,0,0,0,0,0,0,0,0,0,0,0,0,0,0,0"/>
                </v:shape>
                <v:shape id="AutoShape 1320" o:spid="_x0000_s1127" style="position:absolute;left:8036;top:3376;width:923;height:191;visibility:visible;mso-wrap-style:square;v-text-anchor:top" coordsize="92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" path="m68,111l,151r68,39l73,189r5,-8l76,176,48,159r-31,l17,142r31,l76,126r2,-5l73,112r-5,-1xm48,142r-31,l17,159r31,l46,158r-25,l21,143r25,l48,142xm905,142r-857,l34,151r14,8l918,159r4,-3l922,151r-17,l905,142xm21,143r,15l34,151,21,143xm34,151r-13,7l46,158,34,151xm46,143r-25,l34,151r12,-8xm922,l905,r,151l913,142r9,l922,xm922,142r-9,l905,151r17,l922,142xe" fillcolor="#0079c1" stroked="f">
                  <v:path arrowok="t" o:connecttype="custom" o:connectlocs="68,3487;0,3527;68,3566;73,3565;78,3557;76,3552;48,3535;17,3535;17,3518;48,3518;76,3502;78,3497;73,3488;68,3487;48,3518;17,3518;17,3535;48,3535;46,3534;21,3534;21,3519;46,3519;48,3518;905,3518;48,3518;34,3527;48,3535;918,3535;922,3532;922,3527;905,3527;905,3518;21,3519;21,3534;34,3527;21,3519;34,3527;21,3534;46,3534;34,3527;46,3519;21,3519;34,3527;46,3519;922,3376;905,3376;905,3527;913,3518;922,3518;922,3376;922,3518;913,3518;905,3527;922,3527;922,3518" o:connectangles="0,0,0,0,0,0,0,0,0,0,0,0,0,0,0,0,0,0,0,0,0,0,0,0,0,0,0,0,0,0,0,0,0,0,0,0,0,0,0,0,0,0,0,0,0,0,0,0,0,0,0,0,0,0,0"/>
                </v:shape>
                <v:shape id="AutoShape 1319" o:spid="_x0000_s1128" style="position:absolute;left:3281;top:3350;width:3767;height:218;visibility:visible;mso-wrap-style:square;v-text-anchor:top" coordsize="3767,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" path="m3733,178r-43,25l3689,208r4,8l3699,218r53,-31l3750,187r,-2l3745,185r-12,-7xm17,l,,,183r4,4l3718,187r15,-9l17,178,9,169r8,l17,xm3752,169r-2,l3750,187r2,l3767,178r-15,-9xm3745,171r-12,7l3745,185r,-14xm3750,171r-5,l3745,185r5,l3750,171xm17,169r-8,l17,178r,-9xm3718,169l17,169r,9l3733,178r-15,-9xm3699,138r-6,2l3689,148r1,5l3733,178r12,-7l3750,171r,-2l3752,169r-53,-31xe" fillcolor="#0079c1" stroked="f">
                  <v:path arrowok="t" o:connecttype="custom" o:connectlocs="3733,3528;3690,3553;3689,3558;3693,3566;3699,3568;3752,3537;3750,3537;3750,3535;3745,3535;3733,3528;17,3350;0,3350;0,3533;4,3537;3718,3537;3733,3528;17,3528;9,3519;17,3519;17,3350;3752,3519;3750,3519;3750,3537;3752,3537;3767,3528;3752,3519;3745,3521;3733,3528;3745,3535;3745,3521;3750,3521;3745,3521;3745,3535;3750,3535;3750,3521;17,3519;9,3519;17,3528;17,3519;3718,3519;17,3519;17,3528;3733,3528;3718,3519;3699,3488;3693,3490;3689,3498;3690,3503;3733,3528;3745,3521;3750,3521;3750,3519;3752,3519;3699,3488" o:connectangles="0,0,0,0,0,0,0,0,0,0,0,0,0,0,0,0,0,0,0,0,0,0,0,0,0,0,0,0,0,0,0,0,0,0,0,0,0,0,0,0,0,0,0,0,0,0,0,0,0,0,0,0,0,0"/>
                </v:shape>
                <v:shape id="AutoShape 1318" o:spid="_x0000_s1129" style="position:absolute;left:5547;top:3444;width:1506;height:122;visibility:visible;mso-wrap-style:square;v-text-anchor:top" coordsize="150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" path="m1471,82r-42,25l1427,112r5,8l1437,122r54,-32l1488,90r,-1l1484,89r-13,-7xm17,l,,,87r4,3l1457,90r14,-8l17,82,9,73r8,l17,xm1491,73r-3,l1488,90r3,l1505,82r-14,-9xm1484,75r-13,7l1484,89r,-14xm1488,75r-4,l1484,89r4,l1488,75xm17,73r-8,l17,82r,-9xm1457,73l17,73r,9l1471,82r-14,-9xm1437,42r-5,2l1427,52r2,5l1471,82r13,-7l1488,75r,-2l1491,73,1437,42xe" fillcolor="#0079c1" stroked="f">
                  <v:path arrowok="t" o:connecttype="custom" o:connectlocs="1471,3526;1429,3551;1427,3556;1432,3564;1437,3566;1491,3534;1488,3534;1488,3533;1484,3533;1471,3526;17,3444;0,3444;0,3531;4,3534;1457,3534;1471,3526;17,3526;9,3517;17,3517;17,3444;1491,3517;1488,3517;1488,3534;1491,3534;1505,3526;1491,3517;1484,3519;1471,3526;1484,3533;1484,3519;1488,3519;1484,3519;1484,3533;1488,3533;1488,3519;17,3517;9,3517;17,3526;17,3517;1457,3517;17,3517;17,3526;1471,3526;1457,3517;1437,3486;1432,3488;1427,3496;1429,3501;1471,3526;1484,3519;1488,3519;1488,3517;1491,3517;1437,3486" o:connectangles="0,0,0,0,0,0,0,0,0,0,0,0,0,0,0,0,0,0,0,0,0,0,0,0,0,0,0,0,0,0,0,0,0,0,0,0,0,0,0,0,0,0,0,0,0,0,0,0,0,0,0,0,0,0"/>
                </v:shape>
                <v:shape id="Picture 1317" o:spid="_x0000_s1130" type="#_x0000_t75" style="position:absolute;left:4846;top:2580;width:1060;height: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">
                  <v:imagedata r:id="rId94" o:title=""/>
                </v:shape>
                <v:shape id="Freeform 1316" o:spid="_x0000_s1131" style="position:absolute;left:4893;top:2602;width:950;height:368;visibility:visible;mso-wrap-style:square;v-text-anchor:top" coordsize="95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" path="m888,l61,,37,4,18,18,5,37,,61,,306r5,24l18,349r19,14l61,367r827,l912,363r19,-14l944,330r5,-24l949,61,944,37,931,18,912,4,888,e" filled="f" stroked="f">
                  <v:path arrowok="t" o:connecttype="custom" o:connectlocs="888,2602;61,2602;37,2606;18,2620;5,2639;0,2663;0,2908;5,2932;18,2951;37,2965;61,2969;888,2969;912,2965;931,2951;944,2932;949,2908;949,2663;944,2639;931,2620;912,2606;888,2602" o:connectangles="0,0,0,0,0,0,0,0,0,0,0,0,0,0,0,0,0,0,0,0,0"/>
                </v:shape>
                <v:shape id="Picture 1315" o:spid="_x0000_s1132" type="#_x0000_t75" style="position:absolute;left:4893;top:2602;width:949;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">
                  <v:imagedata r:id="rId95" o:title=""/>
                </v:shape>
                <v:shape id="Freeform 1314" o:spid="_x0000_s1133" style="position:absolute;left:4893;top:2602;width:950;height:368;visibility:visible;mso-wrap-style:square;v-text-anchor:top" coordsize="95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" path="m,61l5,37,18,18,37,4,61,,888,r24,4l931,18r13,19l949,61r,245l944,330r-13,19l912,363r-24,4l61,367,37,363,18,349,5,330,,306,,61xe" filled="f" strokecolor="#8ac53a" strokeweight=".15083mm">
                  <v:path arrowok="t" o:connecttype="custom" o:connectlocs="0,2663;5,2639;18,2620;37,2606;61,2602;888,2602;912,2606;931,2620;944,2639;949,2663;949,2908;944,2932;931,2951;912,2965;888,2969;61,2969;37,2965;18,2951;5,2932;0,2908;0,2663" o:connectangles="0,0,0,0,0,0,0,0,0,0,0,0,0,0,0,0,0,0,0,0,0"/>
                </v:shape>
                <v:shape id="Picture 1313" o:spid="_x0000_s1134" type="#_x0000_t75" style="position:absolute;left:4855;top:2974;width:1018;height: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">
                  <v:imagedata r:id="rId96" o:title=""/>
                </v:shape>
                <v:shape id="Picture 1312" o:spid="_x0000_s1135" type="#_x0000_t75" style="position:absolute;left:4983;top:3008;width:744;height: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">
                  <v:imagedata r:id="rId97" o:title=""/>
                </v:shape>
                <v:shape id="Picture 1311" o:spid="_x0000_s1136" type="#_x0000_t75" style="position:absolute;left:4893;top:2995;width:941;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">
                  <v:imagedata r:id="rId98" o:title=""/>
                </v:shape>
                <v:shape id="Freeform 1310" o:spid="_x0000_s1137" style="position:absolute;left:4893;top:2995;width:941;height:368;visibility:visible;mso-wrap-style:square;v-text-anchor:top" coordsize="941,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" path="m879,l61,,37,5,18,18,5,37,,61,,306r5,24l18,350r19,13l61,368r818,l903,363r20,-13l936,330r5,-24l941,61,936,37,923,18,903,5,879,e" filled="f" stroked="f">
                  <v:path arrowok="t" o:connecttype="custom" o:connectlocs="879,2995;61,2995;37,3000;18,3013;5,3032;0,3056;0,3301;5,3325;18,3345;37,3358;61,3363;879,3363;903,3358;923,3345;936,3325;941,3301;941,3056;936,3032;923,3013;903,3000;879,2995" o:connectangles="0,0,0,0,0,0,0,0,0,0,0,0,0,0,0,0,0,0,0,0,0"/>
                </v:shape>
                <v:shape id="Freeform 1309" o:spid="_x0000_s1138" style="position:absolute;left:4893;top:2995;width:941;height:368;visibility:visible;mso-wrap-style:square;v-text-anchor:top" coordsize="941,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" path="m,61l5,37,18,18,37,5,61,,879,r24,5l923,18r13,19l941,61r,245l936,330r-13,20l903,363r-24,5l61,368,37,363,18,350,5,330,,306,,61xe" filled="f" strokecolor="#8ac53a" strokeweight=".15083mm">
                  <v:path arrowok="t" o:connecttype="custom" o:connectlocs="0,3056;5,3032;18,3013;37,3000;61,2995;879,2995;903,3000;923,3013;936,3032;941,3056;941,3301;936,3325;923,3345;903,3358;879,3363;61,3363;37,3358;18,3345;5,3325;0,3301;0,3056" o:connectangles="0,0,0,0,0,0,0,0,0,0,0,0,0,0,0,0,0,0,0,0,0"/>
                </v:shape>
                <v:shape id="Freeform 1308" o:spid="_x0000_s1139" style="position:absolute;left:3888;top:528;width:3019;height:1506;visibility:visible;mso-wrap-style:square;v-text-anchor:top" coordsize="3019,1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" path="m2987,l32,,20,2,10,9,3,19,,32,,1473r3,13l10,1496r10,7l32,1505r2955,l3000,1503r10,-7l3016,1486r3,-13l3019,32r-3,-13l3010,9,3000,2,2987,xe" fillcolor="#f2f2f2" stroked="f">
                  <v:path arrowok="t" o:connecttype="custom" o:connectlocs="2987,528;32,528;20,530;10,537;3,547;0,560;0,2001;3,2014;10,2024;20,2031;32,2033;2987,2033;3000,2031;3010,2024;3016,2014;3019,2001;3019,560;3016,547;3010,537;3000,530;2987,528" o:connectangles="0,0,0,0,0,0,0,0,0,0,0,0,0,0,0,0,0,0,0,0,0"/>
                </v:shape>
                <v:shape id="Freeform 1307" o:spid="_x0000_s1140" style="position:absolute;left:3888;top:528;width:3019;height:1506;visibility:visible;mso-wrap-style:square;v-text-anchor:top" coordsize="3019,1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" path="m,32l3,19,10,9,20,2,32,,2987,r13,2l3010,9r6,10l3019,32r,1441l3016,1486r-6,10l3000,1503r-13,2l32,1505r-12,-2l10,1496,3,1486,,1473,,32xe" filled="f" strokeweight=".30167mm">
                  <v:path arrowok="t" o:connecttype="custom" o:connectlocs="0,560;3,547;10,537;20,530;32,528;2987,528;3000,530;3010,537;3016,547;3019,560;3019,2001;3016,2014;3010,2024;3000,2031;2987,2033;32,2033;20,2031;10,2024;3,2014;0,2001;0,560" o:connectangles="0,0,0,0,0,0,0,0,0,0,0,0,0,0,0,0,0,0,0,0,0"/>
                </v:shape>
                <v:shape id="Picture 1306" o:spid="_x0000_s1141" type="#_x0000_t75" style="position:absolute;left:3905;top:956;width:564;height: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">
                  <v:imagedata r:id="rId99" o:title=""/>
                </v:shape>
                <v:shape id="Picture 1305" o:spid="_x0000_s1142" type="#_x0000_t75" style="position:absolute;left:3940;top:1032;width:479;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">
                  <v:imagedata r:id="rId100" o:title=""/>
                </v:shape>
                <v:shape id="Picture 1304" o:spid="_x0000_s1143" type="#_x0000_t75" style="position:absolute;left:3944;top:977;width:487;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">
                  <v:imagedata r:id="rId101" o:title=""/>
                </v:shape>
                <v:shape id="Freeform 1303" o:spid="_x0000_s1144" style="position:absolute;left:3944;top:977;width:488;height:343;visibility:visible;mso-wrap-style:square;v-text-anchor:top" coordsize="488,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" path="m,57l4,35,17,17,35,4,57,,430,r22,4l471,17r12,18l487,57r,228l483,307r-12,18l452,337r-22,5l57,342,35,337,17,325,4,307,,285,,57xe" filled="f" strokecolor="#ffc21f" strokeweight=".15083mm">
                  <v:path arrowok="t" o:connecttype="custom" o:connectlocs="0,1034;4,1012;17,994;35,981;57,977;430,977;452,981;471,994;483,1012;487,1034;487,1262;483,1284;471,1302;452,1314;430,1319;57,1319;35,1314;17,1302;4,1284;0,1262;0,1034" o:connectangles="0,0,0,0,0,0,0,0,0,0,0,0,0,0,0,0,0,0,0,0,0"/>
                </v:shape>
                <v:shape id="Picture 1302" o:spid="_x0000_s1145" type="#_x0000_t75" style="position:absolute;left:4820;top:956;width:855;height: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">
                  <v:imagedata r:id="rId102" o:title=""/>
                </v:shape>
                <v:shape id="Picture 1301" o:spid="_x0000_s1146" type="#_x0000_t75" style="position:absolute;left:4859;top:977;width:778;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">
                  <v:imagedata r:id="rId103" o:title=""/>
                </v:shape>
                <v:shape id="Freeform 1300" o:spid="_x0000_s1147" style="position:absolute;left:4859;top:977;width:779;height:343;visibility:visible;mso-wrap-style:square;v-text-anchor:top" coordsize="7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" path="m,57l4,35,17,17,35,4,57,,721,r22,4l761,17r13,18l778,57r,228l774,307r-13,18l743,337r-22,5l57,342,35,337,17,325,4,307,,285,,57xe" filled="f" strokecolor="#ffc21f" strokeweight=".15083mm">
                  <v:path arrowok="t" o:connecttype="custom" o:connectlocs="0,1034;4,1012;17,994;35,981;57,977;721,977;743,981;761,994;774,1012;778,1034;778,1262;774,1284;761,1302;743,1314;721,1319;57,1319;35,1314;17,1302;4,1284;0,1262;0,1034" o:connectangles="0,0,0,0,0,0,0,0,0,0,0,0,0,0,0,0,0,0,0,0,0"/>
                </v:shape>
                <v:shape id="Picture 1299" o:spid="_x0000_s1148" type="#_x0000_t75" style="position:absolute;left:5804;top:956;width:906;height: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">
                  <v:imagedata r:id="rId104" o:title=""/>
                </v:shape>
                <v:shape id="Picture 1298" o:spid="_x0000_s1149" type="#_x0000_t75" style="position:absolute;left:5851;top:977;width:821;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">
                  <v:imagedata r:id="rId105" o:title=""/>
                </v:shape>
                <v:shape id="Freeform 1297" o:spid="_x0000_s1150" style="position:absolute;left:5851;top:977;width:821;height:343;visibility:visible;mso-wrap-style:square;v-text-anchor:top" coordsize="82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" path="m764,l57,,35,4,16,17,4,35,,57,,285r4,22l16,325r19,12l57,342r707,l786,337r18,-12l816,307r5,-22l821,57,816,35,804,17,786,4,764,e" filled="f" stroked="f">
                  <v:path arrowok="t" o:connecttype="custom" o:connectlocs="764,977;57,977;35,981;16,994;4,1012;0,1034;0,1262;4,1284;16,1302;35,1314;57,1319;764,1319;786,1314;804,1302;816,1284;821,1262;821,1034;816,1012;804,994;786,981;764,977" o:connectangles="0,0,0,0,0,0,0,0,0,0,0,0,0,0,0,0,0,0,0,0,0"/>
                </v:shape>
                <v:shape id="Freeform 1296" o:spid="_x0000_s1151" style="position:absolute;left:5851;top:977;width:821;height:343;visibility:visible;mso-wrap-style:square;v-text-anchor:top" coordsize="82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" path="m,57l4,35,16,17,35,4,57,,764,r22,4l804,17r12,18l821,57r,228l816,307r-12,18l786,337r-22,5l57,342,35,337,16,325,4,307,,285,,57xe" filled="f" strokecolor="#ffc21f" strokeweight=".15083mm">
                  <v:path arrowok="t" o:connecttype="custom" o:connectlocs="0,1034;4,1012;16,994;35,981;57,977;764,977;786,981;804,994;816,1012;821,1034;821,1262;816,1284;804,1302;786,1314;764,1319;57,1319;35,1314;16,1302;4,1284;0,1262;0,1034" o:connectangles="0,0,0,0,0,0,0,0,0,0,0,0,0,0,0,0,0,0,0,0,0"/>
                </v:shape>
                <v:shape id="Picture 1295" o:spid="_x0000_s1152" type="#_x0000_t75" style="position:absolute;left:5633;top:1537;width:753;height: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">
                  <v:imagedata r:id="rId106" o:title=""/>
                </v:shape>
                <v:shape id="Picture 1294" o:spid="_x0000_s1153" type="#_x0000_t75" style="position:absolute;left:5667;top:1554;width:684;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">
                  <v:imagedata r:id="rId107" o:title=""/>
                </v:shape>
                <v:shape id="Freeform 1293" o:spid="_x0000_s1154" style="position:absolute;left:5671;top:1558;width:676;height:343;visibility:visible;mso-wrap-style:square;v-text-anchor:top" coordsize="676,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" path="m619,l57,,35,5,17,17,5,35,,57,,285r5,23l17,326r18,12l57,342r562,l641,338r18,-12l671,308r5,-23l676,57,671,35,659,17,641,5,619,e" filled="f" stroked="f">
                  <v:path arrowok="t" o:connecttype="custom" o:connectlocs="619,1558;57,1558;35,1563;17,1575;5,1593;0,1615;0,1843;5,1866;17,1884;35,1896;57,1900;619,1900;641,1896;659,1884;671,1866;676,1843;676,1615;671,1593;659,1575;641,1563;619,1558" o:connectangles="0,0,0,0,0,0,0,0,0,0,0,0,0,0,0,0,0,0,0,0,0"/>
                </v:shape>
                <v:shape id="Picture 1292" o:spid="_x0000_s1155" type="#_x0000_t75" style="position:absolute;left:5671;top:1558;width:676;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">
                  <v:imagedata r:id="rId108" o:title=""/>
                </v:shape>
                <v:shape id="Freeform 1291" o:spid="_x0000_s1156" style="position:absolute;left:5671;top:1558;width:676;height:343;visibility:visible;mso-wrap-style:square;v-text-anchor:top" coordsize="676,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" path="m619,l57,,35,5,17,17,5,35,,57,,285r5,23l17,326r18,12l57,342r562,l641,338r18,-12l671,308r5,-23l676,57,671,35,659,17,641,5,619,e" filled="f" stroked="f">
                  <v:path arrowok="t" o:connecttype="custom" o:connectlocs="619,1558;57,1558;35,1563;17,1575;5,1593;0,1615;0,1843;5,1866;17,1884;35,1896;57,1900;619,1900;641,1896;659,1884;671,1866;676,1843;676,1615;671,1593;659,1575;641,1563;619,1558" o:connectangles="0,0,0,0,0,0,0,0,0,0,0,0,0,0,0,0,0,0,0,0,0"/>
                </v:shape>
                <v:shape id="Freeform 1290" o:spid="_x0000_s1157" style="position:absolute;left:5671;top:1558;width:676;height:343;visibility:visible;mso-wrap-style:square;v-text-anchor:top" coordsize="676,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" path="m,57l5,35,17,17,35,5,57,,619,r22,5l659,17r12,18l676,57r,228l671,308r-12,18l641,338r-22,4l57,342,35,338,17,326,5,308,,285,,57xe" filled="f" strokecolor="#ffc21f" strokeweight=".15083mm">
                  <v:path arrowok="t" o:connecttype="custom" o:connectlocs="0,1615;5,1593;17,1575;35,1563;57,1558;619,1558;641,1563;659,1575;671,1593;676,1615;676,1843;671,1866;659,1884;641,1896;619,1900;57,1900;35,1896;17,1884;5,1866;0,1843;0,1615" o:connectangles="0,0,0,0,0,0,0,0,0,0,0,0,0,0,0,0,0,0,0,0,0"/>
                </v:shape>
                <v:shape id="Picture 1289" o:spid="_x0000_s1158" type="#_x0000_t75" style="position:absolute;left:4367;top:1537;width:718;height: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">
                  <v:imagedata r:id="rId109" o:title=""/>
                </v:shape>
                <v:shape id="Picture 1288" o:spid="_x0000_s1159" type="#_x0000_t75" style="position:absolute;left:4406;top:1558;width:641;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">
                  <v:imagedata r:id="rId110" o:title=""/>
                </v:shape>
                <v:shape id="Freeform 1287" o:spid="_x0000_s1160" style="position:absolute;left:4406;top:1558;width:642;height:343;visibility:visible;mso-wrap-style:square;v-text-anchor:top" coordsize="642,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" path="m,57l4,35,16,17,34,5,57,,584,r22,5l624,17r12,18l641,57r,228l636,308r-12,18l606,338r-22,4l57,342,34,338,16,326,4,308,,285,,57xe" filled="f" strokecolor="#ffc21f" strokeweight=".15083mm">
                  <v:path arrowok="t" o:connecttype="custom" o:connectlocs="0,1615;4,1593;16,1575;34,1563;57,1558;584,1558;606,1563;624,1575;636,1593;641,1615;641,1843;636,1866;624,1884;606,1896;584,1900;57,1900;34,1896;16,1884;4,1866;0,1843;0,1615" o:connectangles="0,0,0,0,0,0,0,0,0,0,0,0,0,0,0,0,0,0,0,0,0"/>
                </v:shape>
                <v:shape id="AutoShape 1286" o:spid="_x0000_s1161" style="position:absolute;left:4427;top:1104;width:430;height:80;visibility:visible;mso-wrap-style:square;v-text-anchor:top" coordsize="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" path="m68,l,40,68,79r5,-1l78,70,77,65,49,48r-32,l17,31r32,l77,15,78,9,73,1,68,xm362,r-5,1l352,9r1,6l381,31r32,l413,48r-32,l353,65r-1,5l357,78r5,1l415,48r-2,l415,48r15,-8l362,xm396,40r-15,8l413,48r,-1l409,47,396,40xm49,31l34,40r15,8l381,48r15,-8l381,31,49,31xm17,31r,17l49,48,47,47r-26,l21,32r26,l49,31r-32,xm409,32r-13,8l409,47r,-15xm413,32r-4,l409,47r4,l413,32xm21,32r,15l34,40,21,32xm34,40l21,47r26,l34,40xm381,31r15,9l409,32r4,l413,31r-32,xm47,32r-26,l34,40,47,32xe" fillcolor="black" stroked="f">
                  <v:path arrowok="t" o:connecttype="custom" o:connectlocs="0,1144;73,1182;77,1169;17,1152;49,1135;78,1113;68,1104;357,1105;353,1119;413,1135;381,1152;352,1174;362,1183;413,1152;430,1144;396,1144;413,1152;409,1151;49,1135;49,1152;396,1144;49,1135;17,1152;47,1151;21,1136;49,1135;409,1136;409,1151;413,1136;409,1151;413,1136;21,1151;21,1136;21,1151;34,1144;396,1144;413,1136;381,1135;21,1136;47,1136" o:connectangles="0,0,0,0,0,0,0,0,0,0,0,0,0,0,0,0,0,0,0,0,0,0,0,0,0,0,0,0,0,0,0,0,0,0,0,0,0,0,0,0"/>
                </v:shape>
                <v:shape id="AutoShape 1285" o:spid="_x0000_s1162" style="position:absolute;left:5633;top:1104;width:219;height:80;visibility:visible;mso-wrap-style:square;v-text-anchor:top" coordsize="2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" path="m68,l,40,68,79r5,-1l78,70,76,65,48,48r-31,l17,31r31,l76,15,78,9,73,1,68,xm150,r-5,1l140,9r1,6l169,31r32,l201,48r-32,l141,65r-1,5l145,78r5,1l203,48r-2,l203,48r15,-8l150,xm184,40r-15,8l201,48r,-1l197,47,184,40xm48,31l34,40r14,8l169,48r15,-8l169,31,48,31xm17,31r,17l48,48,46,47r-25,l21,32r25,l48,31r-31,xm197,32r-13,8l197,47r,-15xm201,32r-4,l197,47r4,l201,32xm21,32r,15l34,40,21,32xm34,40l21,47r25,l34,40xm169,31r15,9l197,32r4,l201,31r-32,xm46,32r-25,l34,40,46,32xe" fillcolor="black" stroked="f">
                  <v:path arrowok="t" o:connecttype="custom" o:connectlocs="0,1144;73,1182;76,1169;17,1152;48,1135;78,1113;68,1104;145,1105;141,1119;201,1135;169,1152;140,1174;150,1183;201,1152;218,1144;184,1144;201,1152;197,1151;48,1135;48,1152;184,1144;48,1135;17,1152;46,1151;21,1136;48,1135;197,1136;197,1151;201,1136;197,1151;201,1136;21,1151;21,1136;21,1151;34,1144;184,1144;201,1136;169,1135;21,1136;46,1136" o:connectangles="0,0,0,0,0,0,0,0,0,0,0,0,0,0,0,0,0,0,0,0,0,0,0,0,0,0,0,0,0,0,0,0,0,0,0,0,0,0,0,0"/>
                </v:shape>
                <v:shape id="AutoShape 1284" o:spid="_x0000_s1163" style="position:absolute;left:6342;top:1104;width:482;height:661;visibility:visible;mso-wrap-style:square;v-text-anchor:top" coordsize="482,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" path="m68,581l,621r68,39l74,659r4,-8l77,646,49,629r-32,l17,612r32,l77,596r1,-6l74,582r-6,-1xm49,612r-32,l17,629r32,l47,628r-25,l22,613r25,l49,612xm465,612r-416,l34,621r15,8l478,629r4,-4l482,621r-17,l465,612xm22,613r,15l34,621,22,613xm34,621r-12,7l47,628,34,621xm47,613r-25,l34,621r13,-8xm465,40r,581l473,612r9,l482,48r-9,l465,40xm482,612r-9,l465,621r17,l482,612xm387,l319,40r68,39l392,78r5,-8l396,65,368,48r-32,l336,31r32,l396,15r1,-6l392,1,387,xm368,31r-32,l336,48r32,l366,47r-26,l340,32r26,l368,31xm478,31r-110,l353,40r15,8l465,48r,-8l482,40r,-5l478,31xm482,40r-17,l473,48r9,l482,40xm340,32r,15l353,40,340,32xm353,40r-13,7l366,47,353,40xm366,32r-26,l353,40r13,-8xe" fillcolor="black" stroked="f">
                  <v:path arrowok="t" o:connecttype="custom" o:connectlocs="0,1725;74,1763;77,1750;17,1733;49,1716;78,1694;68,1685;17,1716;49,1733;22,1732;47,1717;465,1716;34,1725;478,1733;482,1725;465,1716;22,1732;22,1717;22,1732;34,1725;22,1717;47,1717;465,1725;482,1716;473,1152;482,1716;465,1725;482,1716;319,1144;392,1182;396,1169;336,1152;368,1135;397,1113;387,1104;336,1135;368,1152;340,1151;366,1136;478,1135;353,1144;465,1152;482,1144;478,1135;465,1144;482,1152;340,1136;353,1144;353,1144;366,1151;366,1136;353,1144" o:connectangles="0,0,0,0,0,0,0,0,0,0,0,0,0,0,0,0,0,0,0,0,0,0,0,0,0,0,0,0,0,0,0,0,0,0,0,0,0,0,0,0,0,0,0,0,0,0,0,0,0,0,0,0"/>
                </v:shape>
                <v:shape id="AutoShape 1283" o:spid="_x0000_s1164" style="position:absolute;left:5200;top:1315;width:462;height:447;visibility:visible;mso-wrap-style:square;v-text-anchor:top" coordsize="46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" path="m427,407r-42,25l383,437r5,8l393,447r54,-32l444,415r,-1l440,414r-13,-7xm39,34l31,48r,364l35,415r378,l427,407r-379,l39,398r9,l48,48,39,34xm447,398r-3,l444,415r3,l461,407r-14,-9xm440,399r-13,8l440,414r,-15xm444,399r-4,l440,414r4,l444,399xm48,398r-9,l48,407r,-9xm413,398r-365,l48,407r379,l413,398xm393,367r-5,1l383,377r2,5l427,407r13,-8l444,399r,-1l447,398,393,367xm39,l,68r1,5l9,78r5,-2l31,48r,-31l49,17,39,xm49,17r-1,l48,48,64,76r6,2l78,73r1,-5l49,17xm48,21r-1,l39,34r9,14l48,21xm48,17r-17,l31,48,39,34,32,21r16,l48,17xm47,21r-15,l39,34,47,21xe" fillcolor="black" stroked="f">
                  <v:path arrowok="t" o:connecttype="custom" o:connectlocs="385,1747;388,1760;447,1730;444,1729;427,1722;31,1363;35,1730;427,1722;39,1713;48,1363;447,1713;444,1730;461,1722;440,1714;440,1729;444,1714;440,1729;444,1714;39,1713;48,1713;48,1713;427,1722;393,1682;383,1692;427,1722;444,1714;447,1713;39,1315;1,1388;14,1391;31,1332;39,1315;48,1332;64,1391;78,1388;49,1332;47,1336;48,1363;48,1332;31,1363;32,1336;48,1332;32,1336;47,1336" o:connectangles="0,0,0,0,0,0,0,0,0,0,0,0,0,0,0,0,0,0,0,0,0,0,0,0,0,0,0,0,0,0,0,0,0,0,0,0,0,0,0,0,0,0,0,0"/>
                </v:shape>
                <v:shape id="AutoShape 1282" o:spid="_x0000_s1165" style="position:absolute;left:5043;top:1315;width:236;height:447;visibility:visible;mso-wrap-style:square;v-text-anchor:top" coordsize="236,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" path="m68,367l,407r68,40l73,445r5,-8l76,432,48,415r-31,l17,398r31,l76,382r2,-5l73,368r-5,-1xm48,398r-31,l17,415r31,l46,414r-25,l21,399r25,l48,398xm187,398r-139,l34,407r14,8l200,415r4,-3l204,407r-17,l187,398xm21,399r,15l34,407,21,399xm34,407r-13,7l46,414,34,407xm46,399r-25,l34,407r12,-8xm196,34r-9,14l187,407r9,-9l204,398r,-350l196,34xm204,398r-8,l187,407r17,l204,398xm196,l156,68r1,5l166,78r5,-2l187,48r,-31l206,17,196,xm206,17r-2,l204,48r17,28l226,78r8,-5l235,68,206,17xm204,21r-1,l196,34r8,14l204,21xm204,17r-17,l187,48r9,-14l188,21r16,l204,17xm203,21r-15,l196,34r7,-13xe" fillcolor="black" stroked="f">
                  <v:path arrowok="t" o:connecttype="custom" o:connectlocs="0,1722;73,1760;76,1747;17,1730;48,1713;78,1692;68,1682;17,1713;48,1730;21,1729;46,1714;187,1713;34,1722;200,1730;204,1722;187,1713;21,1729;21,1714;21,1729;34,1722;21,1714;46,1714;187,1363;196,1713;204,1363;204,1713;187,1722;204,1713;156,1383;166,1393;187,1363;206,1332;206,1332;204,1363;226,1393;235,1383;204,1336;196,1349;204,1336;187,1332;196,1349;204,1336;203,1336;196,1349" o:connectangles="0,0,0,0,0,0,0,0,0,0,0,0,0,0,0,0,0,0,0,0,0,0,0,0,0,0,0,0,0,0,0,0,0,0,0,0,0,0,0,0,0,0,0,0"/>
                </v:shape>
                <v:shape id="AutoShape 1281" o:spid="_x0000_s1166" style="position:absolute;left:4139;top:1315;width:264;height:447;visibility:visible;mso-wrap-style:square;v-text-anchor:top" coordsize="264,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" path="m229,407r-42,25l185,437r5,8l195,447r54,-32l246,415r,-1l242,414r-13,-7xm40,34l31,48r,364l35,415r180,l229,407r-180,l40,398r9,l49,48,40,34xm249,398r-3,l246,415r3,l263,407r-14,-9xm242,399r-13,8l242,414r,-15xm246,399r-4,l242,414r4,l246,399xm49,398r-9,l49,407r,-9xm215,398r-166,l49,407r180,l215,398xm195,367r-5,1l185,377r2,5l229,407r13,-8l246,399r,-1l249,398,195,367xm40,l,68r2,5l10,78r5,-2l31,48r,-31l50,17,40,xm50,17r-1,l49,48,65,76r5,2l78,73r2,-5l50,17xm49,17r-18,l31,48,40,34,33,21r16,l49,17xm49,21r-2,l40,34r9,14l49,21xm47,21r-14,l40,34,47,21xe" fillcolor="black" stroked="f">
                  <v:path arrowok="t" o:connecttype="custom" o:connectlocs="187,1747;190,1760;249,1730;246,1729;229,1722;31,1363;35,1730;229,1722;40,1713;49,1363;249,1713;246,1730;263,1722;242,1714;242,1729;246,1714;242,1729;246,1714;40,1713;49,1713;49,1713;229,1722;195,1682;185,1692;229,1722;246,1714;249,1713;40,1315;2,1388;15,1391;31,1332;40,1315;49,1332;65,1391;78,1388;50,1332;31,1332;40,1349;49,1336;49,1336;40,1349;49,1336;33,1336;47,1336" o:connectangles="0,0,0,0,0,0,0,0,0,0,0,0,0,0,0,0,0,0,0,0,0,0,0,0,0,0,0,0,0,0,0,0,0,0,0,0,0,0,0,0,0,0,0,0"/>
                </v:shape>
                <v:rect id="Rectangle 1280" o:spid="_x0000_s1167" style="position:absolute;left:2785;top:528;width:821;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" fillcolor="#f2f2f2" stroked="f"/>
                <v:shape id="Picture 1279" o:spid="_x0000_s1168" type="#_x0000_t75" style="position:absolute;left:2785;top:759;width:821;height: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">
                  <v:imagedata r:id="rId111" o:title=""/>
                </v:shape>
                <v:shape id="Picture 1278" o:spid="_x0000_s1169" type="#_x0000_t75" style="position:absolute;left:2849;top:780;width:701;height: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">
                  <v:imagedata r:id="rId112" o:title=""/>
                </v:shape>
                <v:shape id="Freeform 1277" o:spid="_x0000_s1170" style="position:absolute;left:2849;top:780;width:702;height:351;visibility:visible;mso-wrap-style:square;v-text-anchor:top" coordsize="702,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" path="m,59l5,36,17,17,36,5,59,,643,r23,5l684,17r13,19l701,59r,233l697,315r-13,19l666,346r-23,5l59,351,36,346,17,334,5,315,,292,,59xe" filled="f" strokecolor="#8ac53a" strokeweight=".15083mm">
                  <v:path arrowok="t" o:connecttype="custom" o:connectlocs="0,839;5,816;17,797;36,785;59,780;643,780;666,785;684,797;697,816;701,839;701,1072;697,1095;684,1114;666,1126;643,1131;59,1131;36,1126;17,1114;5,1095;0,1072;0,839" o:connectangles="0,0,0,0,0,0,0,0,0,0,0,0,0,0,0,0,0,0,0,0,0"/>
                </v:shape>
                <v:shape id="Picture 1276" o:spid="_x0000_s1171" type="#_x0000_t75" style="position:absolute;left:2819;top:1152;width:761;height: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">
                  <v:imagedata r:id="rId113" o:title=""/>
                </v:shape>
                <v:shape id="Picture 1275" o:spid="_x0000_s1172" type="#_x0000_t75" style="position:absolute;left:2845;top:1169;width:693;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">
                  <v:imagedata r:id="rId114" o:title=""/>
                </v:shape>
                <v:shape id="Picture 1274" o:spid="_x0000_s1173" type="#_x0000_t75" style="position:absolute;left:2858;top:1174;width:684;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">
                  <v:imagedata r:id="rId115" o:title=""/>
                </v:shape>
                <v:shape id="Freeform 1273" o:spid="_x0000_s1174" style="position:absolute;left:2858;top:1174;width:685;height:343;visibility:visible;mso-wrap-style:square;v-text-anchor:top" coordsize="685,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" path="m627,l57,,35,4,16,16,4,34,,57,,285r4,22l16,325r19,12l57,342r570,l649,337r18,-12l679,307r5,-22l684,57,679,34,667,16,649,4,627,e" filled="f" stroked="f">
                  <v:path arrowok="t" o:connecttype="custom" o:connectlocs="627,1174;57,1174;35,1178;16,1190;4,1208;0,1231;0,1459;4,1481;16,1499;35,1511;57,1516;627,1516;649,1511;667,1499;679,1481;684,1459;684,1231;679,1208;667,1190;649,1178;627,1174" o:connectangles="0,0,0,0,0,0,0,0,0,0,0,0,0,0,0,0,0,0,0,0,0"/>
                </v:shape>
                <v:shape id="Freeform 1272" o:spid="_x0000_s1175" style="position:absolute;left:2858;top:1174;width:685;height:343;visibility:visible;mso-wrap-style:square;v-text-anchor:top" coordsize="685,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" path="m,57l4,34,16,16,35,4,57,,627,r22,4l667,16r12,18l684,57r,228l679,307r-12,18l649,337r-22,5l57,342,35,337,16,325,4,307,,285,,57xe" filled="f" strokecolor="#ffc21f" strokeweight=".15083mm">
                  <v:path arrowok="t" o:connecttype="custom" o:connectlocs="0,1231;4,1208;16,1190;35,1178;57,1174;627,1174;649,1178;667,1190;679,1208;684,1231;684,1459;679,1481;667,1499;649,1511;627,1516;57,1516;35,1511;16,1499;4,1481;0,1459;0,1231" o:connectangles="0,0,0,0,0,0,0,0,0,0,0,0,0,0,0,0,0,0,0,0,0"/>
                </v:shape>
                <v:shape id="Picture 1271" o:spid="_x0000_s1176" type="#_x0000_t75" style="position:absolute;left:2819;top:1546;width:761;height: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">
                  <v:imagedata r:id="rId116" o:title=""/>
                </v:shape>
                <v:shape id="Picture 1270" o:spid="_x0000_s1177" type="#_x0000_t75" style="position:absolute;left:2888;top:1563;width:633;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">
                  <v:imagedata r:id="rId117" o:title=""/>
                </v:shape>
                <v:shape id="Picture 1269" o:spid="_x0000_s1178" type="#_x0000_t75" style="position:absolute;left:2858;top:1567;width:684;height: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">
                  <v:imagedata r:id="rId118" o:title=""/>
                </v:shape>
                <v:shape id="Freeform 1268" o:spid="_x0000_s1179" style="position:absolute;left:2858;top:1567;width:685;height:351;visibility:visible;mso-wrap-style:square;v-text-anchor:top" coordsize="685,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" path="m625,l58,,35,5,17,17,4,36,,58,,292r4,23l17,333r18,13l58,351r567,l648,346r19,-13l679,315r5,-23l684,58,679,36,667,17,648,5,625,e" filled="f" stroked="f">
                  <v:path arrowok="t" o:connecttype="custom" o:connectlocs="625,1567;58,1567;35,1572;17,1584;4,1603;0,1625;0,1859;4,1882;17,1900;35,1913;58,1918;625,1918;648,1913;667,1900;679,1882;684,1859;684,1625;679,1603;667,1584;648,1572;625,1567" o:connectangles="0,0,0,0,0,0,0,0,0,0,0,0,0,0,0,0,0,0,0,0,0"/>
                </v:shape>
                <v:shape id="Freeform 1267" o:spid="_x0000_s1180" style="position:absolute;left:2858;top:1567;width:685;height:351;visibility:visible;mso-wrap-style:square;v-text-anchor:top" coordsize="685,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" path="m,58l4,36,17,17,35,5,58,,625,r23,5l667,17r12,19l684,58r,234l679,315r-12,18l648,346r-23,5l58,351,35,346,17,333,4,315,,292,,58xe" filled="f" strokecolor="#ffc21f" strokeweight=".15083mm">
                  <v:path arrowok="t" o:connecttype="custom" o:connectlocs="0,1625;4,1603;17,1584;35,1572;58,1567;625,1567;648,1572;667,1584;679,1603;684,1625;684,1859;679,1882;667,1900;648,1913;625,1918;58,1918;35,1913;17,1900;4,1882;0,1859;0,1625" o:connectangles="0,0,0,0,0,0,0,0,0,0,0,0,0,0,0,0,0,0,0,0,0"/>
                </v:shape>
                <v:shape id="AutoShape 1266" o:spid="_x0000_s1181" style="position:absolute;left:3606;top:1241;width:802;height:526;visibility:visible;mso-wrap-style:square;v-text-anchor:top" coordsize="802,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" path="m767,486r-43,25l723,516r5,8l733,525r53,-31l784,494r,-1l780,493r-13,-7xm144,39r,452l148,494r605,l767,486r-606,l153,477r8,l161,48r-8,l144,39xm786,477r-2,l784,494r2,l801,486r-15,-9xm780,478r-13,8l780,493r,-15xm784,478r-4,l780,493r4,l784,478xm161,477r-8,l161,486r,-9xm753,477r-592,l161,486r606,l753,477xm733,446r-5,1l723,456r1,5l767,486r13,-8l784,478r,-1l786,477,733,446xm68,l,39,68,79r5,-1l78,70,77,64,49,48r-32,l17,31r32,l77,15,78,9,73,1,68,xm49,31r-32,l17,48r32,l47,47r-26,l21,32r26,l49,31xm158,31l49,31,34,39r15,9l144,48r,-9l161,39r,-4l158,31xm161,39r-17,l153,48r8,l161,39xm21,32r,15l34,39,21,32xm34,39l21,47r26,l34,39xm47,32r-26,l34,39,47,32xe" fillcolor="black" stroked="f">
                  <v:path arrowok="t" o:connecttype="custom" o:connectlocs="724,1752;728,1765;786,1735;784,1734;767,1727;144,1732;753,1735;161,1727;161,1718;153,1289;786,1718;784,1735;801,1727;780,1719;780,1734;784,1719;780,1734;784,1719;153,1718;161,1718;161,1718;767,1727;733,1687;723,1697;767,1727;784,1719;786,1718;68,1241;68,1320;78,1311;49,1289;17,1272;77,1256;73,1242;49,1272;17,1289;47,1288;21,1273;49,1272;49,1272;49,1289;144,1280;161,1276;161,1280;153,1289;161,1280;21,1288;21,1273;21,1288;34,1280;21,1273;47,1273" o:connectangles="0,0,0,0,0,0,0,0,0,0,0,0,0,0,0,0,0,0,0,0,0,0,0,0,0,0,0,0,0,0,0,0,0,0,0,0,0,0,0,0,0,0,0,0,0,0,0,0,0,0,0,0"/>
                </v:shape>
                <v:shape id="Text Box 1265" o:spid="_x0000_s1182" type="#_x0000_t202" style="position:absolute;left:3854;top:259;width:4545;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" filled="f" stroked="f">
                  <v:textbox inset="0,0,0,0">
                    <w:txbxContent>
                      <w:p w:rsidR="0009622D" w:rsidRDefault="0009622D">
                        <w:pPr>
                          <w:spacing w:before="2"/>
                          <w:rPr>
                            <w:rFonts w:ascii="Arial"/>
                            <w:b/>
                            <w:sz w:val="13"/>
                          </w:rPr>
                        </w:pPr>
                        <w:bookmarkStart w:id="63" w:name="_bookmark6"/>
                        <w:bookmarkEnd w:id="63"/>
                        <w:r>
                          <w:rPr>
                            <w:rFonts w:ascii="Arial"/>
                            <w:b/>
                            <w:color w:val="005B91"/>
                            <w:w w:val="105"/>
                            <w:sz w:val="13"/>
                            <w:u w:val="single" w:color="005B91"/>
                          </w:rPr>
                          <w:t>Wind-Plant Integrated System Design &amp; Engineering Model (WISDEM)</w:t>
                        </w:r>
                      </w:p>
                      <w:p w:rsidR="0009622D" w:rsidRDefault="0009622D">
                        <w:pPr>
                          <w:spacing w:before="6"/>
                          <w:rPr>
                            <w:sz w:val="14"/>
                          </w:rPr>
                        </w:pPr>
                      </w:p>
                      <w:p w:rsidR="0009622D" w:rsidRDefault="0009622D">
                        <w:pPr>
                          <w:spacing w:before="1"/>
                          <w:ind w:left="1072"/>
                          <w:rPr>
                            <w:rFonts w:ascii="Arial"/>
                            <w:b/>
                            <w:sz w:val="12"/>
                          </w:rPr>
                        </w:pPr>
                        <w:r>
                          <w:rPr>
                            <w:rFonts w:ascii="Arial"/>
                            <w:b/>
                            <w:color w:val="800000"/>
                            <w:sz w:val="12"/>
                          </w:rPr>
                          <w:t>Turbine Design</w:t>
                        </w:r>
                      </w:p>
                    </w:txbxContent>
                  </v:textbox>
                </v:shape>
                <v:shape id="Text Box 1264" o:spid="_x0000_s1183" type="#_x0000_t202" style="position:absolute;left:4199;top:828;width:890;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" filled="f" stroked="f">
                  <v:textbox inset="0,0,0,0">
                    <w:txbxContent>
                      <w:p w:rsidR="0009622D" w:rsidRDefault="0009622D">
                        <w:pPr>
                          <w:spacing w:line="114" w:lineRule="exact"/>
                          <w:rPr>
                            <w:rFonts w:ascii="Arial"/>
                            <w:b/>
                            <w:sz w:val="10"/>
                          </w:rPr>
                        </w:pPr>
                        <w:r>
                          <w:rPr>
                            <w:rFonts w:ascii="Arial"/>
                            <w:b/>
                            <w:sz w:val="10"/>
                          </w:rPr>
                          <w:t>Turbine Structure</w:t>
                        </w:r>
                      </w:p>
                    </w:txbxContent>
                  </v:textbox>
                </v:shape>
                <v:shape id="Text Box 1263" o:spid="_x0000_s1184" type="#_x0000_t202" style="position:absolute;left:5600;top:811;width:1069;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" filled="f" stroked="f">
                  <v:textbox inset="0,0,0,0">
                    <w:txbxContent>
                      <w:p w:rsidR="0009622D" w:rsidRDefault="0009622D">
                        <w:pPr>
                          <w:spacing w:line="114" w:lineRule="exact"/>
                          <w:rPr>
                            <w:rFonts w:ascii="Arial"/>
                            <w:b/>
                            <w:sz w:val="10"/>
                          </w:rPr>
                        </w:pPr>
                        <w:proofErr w:type="gramStart"/>
                        <w:r>
                          <w:rPr>
                            <w:rFonts w:ascii="Arial"/>
                            <w:b/>
                            <w:sz w:val="10"/>
                          </w:rPr>
                          <w:t>Turbine  Performance</w:t>
                        </w:r>
                        <w:proofErr w:type="gramEnd"/>
                      </w:p>
                    </w:txbxContent>
                  </v:textbox>
                </v:shape>
                <v:shape id="Text Box 1262" o:spid="_x0000_s1185" type="#_x0000_t202" style="position:absolute;left:4027;top:1094;width:317;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" filled="f" stroked="f">
                  <v:textbox inset="0,0,0,0">
                    <w:txbxContent>
                      <w:p w:rsidR="0009622D" w:rsidRDefault="0009622D">
                        <w:pPr>
                          <w:spacing w:line="114" w:lineRule="exact"/>
                          <w:rPr>
                            <w:rFonts w:ascii="Arial"/>
                            <w:b/>
                            <w:sz w:val="10"/>
                          </w:rPr>
                        </w:pPr>
                        <w:r>
                          <w:rPr>
                            <w:rFonts w:ascii="Arial"/>
                            <w:b/>
                            <w:w w:val="105"/>
                            <w:sz w:val="10"/>
                          </w:rPr>
                          <w:t>Tower</w:t>
                        </w:r>
                      </w:p>
                    </w:txbxContent>
                  </v:textbox>
                </v:shape>
                <v:shape id="Text Box 1261" o:spid="_x0000_s1186" type="#_x0000_t202" style="position:absolute;left:4922;top:1034;width:659;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" filled="f" stroked="f">
                  <v:textbox inset="0,0,0,0">
                    <w:txbxContent>
                      <w:p w:rsidR="0009622D" w:rsidRDefault="0009622D">
                        <w:pPr>
                          <w:spacing w:line="249" w:lineRule="auto"/>
                          <w:ind w:right="16" w:firstLine="179"/>
                          <w:rPr>
                            <w:rFonts w:ascii="Arial"/>
                            <w:b/>
                            <w:sz w:val="10"/>
                          </w:rPr>
                        </w:pPr>
                        <w:r>
                          <w:rPr>
                            <w:rFonts w:ascii="Arial"/>
                            <w:b/>
                            <w:w w:val="105"/>
                            <w:sz w:val="10"/>
                          </w:rPr>
                          <w:t xml:space="preserve">Rotor </w:t>
                        </w:r>
                        <w:r>
                          <w:rPr>
                            <w:rFonts w:ascii="Arial"/>
                            <w:b/>
                            <w:sz w:val="10"/>
                          </w:rPr>
                          <w:t>Substructure</w:t>
                        </w:r>
                      </w:p>
                    </w:txbxContent>
                  </v:textbox>
                </v:shape>
                <v:shape id="Text Box 1260" o:spid="_x0000_s1187" type="#_x0000_t202" style="position:absolute;left:6964;top:999;width:1315;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" filled="f" stroked="f">
                  <v:textbox inset="0,0,0,0">
                    <w:txbxContent>
                      <w:p w:rsidR="0009622D" w:rsidRDefault="0009622D">
                        <w:pPr>
                          <w:spacing w:line="256" w:lineRule="auto"/>
                          <w:ind w:right="318"/>
                          <w:rPr>
                            <w:rFonts w:ascii="Arial"/>
                            <w:b/>
                            <w:sz w:val="9"/>
                          </w:rPr>
                        </w:pPr>
                        <w:r>
                          <w:rPr>
                            <w:rFonts w:ascii="Arial"/>
                            <w:b/>
                            <w:color w:val="0079C1"/>
                            <w:w w:val="105"/>
                            <w:sz w:val="9"/>
                          </w:rPr>
                          <w:t>Machine Aeroelastic Properties &amp; Controls</w:t>
                        </w:r>
                      </w:p>
                      <w:p w:rsidR="0009622D" w:rsidRDefault="0009622D">
                        <w:pPr>
                          <w:spacing w:before="1"/>
                          <w:rPr>
                            <w:sz w:val="8"/>
                          </w:rPr>
                        </w:pPr>
                      </w:p>
                      <w:p w:rsidR="0009622D" w:rsidRDefault="0009622D">
                        <w:pPr>
                          <w:spacing w:before="1" w:line="256" w:lineRule="auto"/>
                          <w:ind w:left="378" w:right="-8" w:firstLine="171"/>
                          <w:rPr>
                            <w:rFonts w:ascii="Arial"/>
                            <w:b/>
                            <w:sz w:val="9"/>
                          </w:rPr>
                        </w:pPr>
                        <w:r>
                          <w:rPr>
                            <w:rFonts w:ascii="Arial"/>
                            <w:b/>
                            <w:color w:val="0079C1"/>
                            <w:w w:val="105"/>
                            <w:sz w:val="9"/>
                          </w:rPr>
                          <w:t>Turbine Loads &amp; Energy Performance</w:t>
                        </w:r>
                      </w:p>
                    </w:txbxContent>
                  </v:textbox>
                </v:shape>
                <v:shape id="Text Box 1259" o:spid="_x0000_s1188" type="#_x0000_t202" style="position:absolute;left:3139;top:1615;width:6458;height: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" filled="f" stroked="f">
                  <v:textbox inset="0,0,0,0">
                    <w:txbxContent>
                      <w:p w:rsidR="0009622D" w:rsidRDefault="0009622D">
                        <w:pPr>
                          <w:spacing w:line="249" w:lineRule="auto"/>
                          <w:ind w:left="1351" w:right="4605" w:hanging="9"/>
                          <w:rPr>
                            <w:rFonts w:ascii="Arial"/>
                            <w:b/>
                            <w:sz w:val="10"/>
                          </w:rPr>
                        </w:pPr>
                        <w:r>
                          <w:rPr>
                            <w:rFonts w:ascii="Arial"/>
                            <w:b/>
                            <w:w w:val="105"/>
                            <w:sz w:val="10"/>
                          </w:rPr>
                          <w:t>Drivetrain Structure</w:t>
                        </w:r>
                      </w:p>
                      <w:p w:rsidR="0009622D" w:rsidRDefault="0009622D">
                        <w:pPr>
                          <w:rPr>
                            <w:sz w:val="10"/>
                          </w:rPr>
                        </w:pPr>
                      </w:p>
                      <w:p w:rsidR="0009622D" w:rsidRDefault="0009622D">
                        <w:pPr>
                          <w:spacing w:before="5"/>
                          <w:rPr>
                            <w:sz w:val="8"/>
                          </w:rPr>
                        </w:pPr>
                      </w:p>
                      <w:p w:rsidR="0009622D" w:rsidRDefault="0009622D">
                        <w:pPr>
                          <w:tabs>
                            <w:tab w:val="left" w:pos="3118"/>
                            <w:tab w:val="left" w:pos="5834"/>
                          </w:tabs>
                          <w:spacing w:before="1" w:line="117" w:lineRule="exact"/>
                          <w:ind w:left="282"/>
                          <w:rPr>
                            <w:rFonts w:ascii="Arial"/>
                            <w:b/>
                            <w:sz w:val="9"/>
                          </w:rPr>
                        </w:pPr>
                        <w:r>
                          <w:rPr>
                            <w:rFonts w:ascii="Arial"/>
                            <w:b/>
                            <w:color w:val="0079C1"/>
                            <w:w w:val="105"/>
                            <w:position w:val="1"/>
                            <w:sz w:val="9"/>
                          </w:rPr>
                          <w:t>Component</w:t>
                        </w:r>
                        <w:r>
                          <w:rPr>
                            <w:rFonts w:ascii="Arial"/>
                            <w:b/>
                            <w:color w:val="0079C1"/>
                            <w:spacing w:val="-9"/>
                            <w:w w:val="105"/>
                            <w:position w:val="1"/>
                            <w:sz w:val="9"/>
                          </w:rPr>
                          <w:t xml:space="preserve"> </w:t>
                        </w:r>
                        <w:r>
                          <w:rPr>
                            <w:rFonts w:ascii="Arial"/>
                            <w:b/>
                            <w:color w:val="0079C1"/>
                            <w:w w:val="105"/>
                            <w:position w:val="1"/>
                            <w:sz w:val="9"/>
                          </w:rPr>
                          <w:t>Mass</w:t>
                        </w:r>
                        <w:r>
                          <w:rPr>
                            <w:rFonts w:ascii="Arial"/>
                            <w:b/>
                            <w:color w:val="0079C1"/>
                            <w:spacing w:val="-6"/>
                            <w:w w:val="105"/>
                            <w:position w:val="1"/>
                            <w:sz w:val="9"/>
                          </w:rPr>
                          <w:t xml:space="preserve"> </w:t>
                        </w:r>
                        <w:r>
                          <w:rPr>
                            <w:rFonts w:ascii="Arial"/>
                            <w:b/>
                            <w:color w:val="0079C1"/>
                            <w:w w:val="105"/>
                            <w:position w:val="1"/>
                            <w:sz w:val="9"/>
                          </w:rPr>
                          <w:t>Properties,</w:t>
                        </w:r>
                        <w:r>
                          <w:rPr>
                            <w:rFonts w:ascii="Arial"/>
                            <w:b/>
                            <w:color w:val="0079C1"/>
                            <w:w w:val="105"/>
                            <w:position w:val="1"/>
                            <w:sz w:val="9"/>
                          </w:rPr>
                          <w:tab/>
                        </w:r>
                        <w:r>
                          <w:rPr>
                            <w:rFonts w:ascii="Arial"/>
                            <w:b/>
                            <w:color w:val="0079C1"/>
                            <w:w w:val="105"/>
                            <w:position w:val="2"/>
                            <w:sz w:val="9"/>
                          </w:rPr>
                          <w:t>Power,</w:t>
                        </w:r>
                        <w:r>
                          <w:rPr>
                            <w:rFonts w:ascii="Arial"/>
                            <w:b/>
                            <w:color w:val="0079C1"/>
                            <w:spacing w:val="-2"/>
                            <w:w w:val="105"/>
                            <w:position w:val="2"/>
                            <w:sz w:val="9"/>
                          </w:rPr>
                          <w:t xml:space="preserve"> </w:t>
                        </w:r>
                        <w:r>
                          <w:rPr>
                            <w:rFonts w:ascii="Arial"/>
                            <w:b/>
                            <w:color w:val="0079C1"/>
                            <w:w w:val="105"/>
                            <w:position w:val="2"/>
                            <w:sz w:val="9"/>
                          </w:rPr>
                          <w:t>Thrust,</w:t>
                        </w:r>
                        <w:r>
                          <w:rPr>
                            <w:rFonts w:ascii="Arial"/>
                            <w:b/>
                            <w:color w:val="0079C1"/>
                            <w:w w:val="105"/>
                            <w:position w:val="2"/>
                            <w:sz w:val="9"/>
                          </w:rPr>
                          <w:tab/>
                        </w:r>
                        <w:r>
                          <w:rPr>
                            <w:rFonts w:ascii="Arial"/>
                            <w:b/>
                            <w:color w:val="0079C1"/>
                            <w:w w:val="105"/>
                            <w:sz w:val="9"/>
                          </w:rPr>
                          <w:t>Specific</w:t>
                        </w:r>
                        <w:r>
                          <w:rPr>
                            <w:rFonts w:ascii="Arial"/>
                            <w:b/>
                            <w:color w:val="0079C1"/>
                            <w:spacing w:val="-5"/>
                            <w:w w:val="105"/>
                            <w:sz w:val="9"/>
                          </w:rPr>
                          <w:t xml:space="preserve"> </w:t>
                        </w:r>
                        <w:r>
                          <w:rPr>
                            <w:rFonts w:ascii="Arial"/>
                            <w:b/>
                            <w:color w:val="0079C1"/>
                            <w:w w:val="105"/>
                            <w:sz w:val="9"/>
                          </w:rPr>
                          <w:t>Flow</w:t>
                        </w:r>
                      </w:p>
                      <w:p w:rsidR="0009622D" w:rsidRDefault="0009622D">
                        <w:pPr>
                          <w:tabs>
                            <w:tab w:val="left" w:pos="3118"/>
                            <w:tab w:val="left" w:pos="5834"/>
                          </w:tabs>
                          <w:spacing w:before="8" w:line="112" w:lineRule="exact"/>
                          <w:ind w:left="5834" w:right="47" w:hanging="5835"/>
                          <w:rPr>
                            <w:rFonts w:ascii="Arial"/>
                            <w:b/>
                            <w:sz w:val="9"/>
                          </w:rPr>
                        </w:pPr>
                        <w:r>
                          <w:rPr>
                            <w:rFonts w:ascii="Arial"/>
                            <w:b/>
                            <w:color w:val="0079C1"/>
                            <w:w w:val="105"/>
                            <w:position w:val="1"/>
                            <w:sz w:val="9"/>
                          </w:rPr>
                          <w:t>Materials &amp; Geometry</w:t>
                        </w:r>
                        <w:r>
                          <w:rPr>
                            <w:rFonts w:ascii="Arial"/>
                            <w:b/>
                            <w:color w:val="0079C1"/>
                            <w:spacing w:val="-12"/>
                            <w:w w:val="105"/>
                            <w:position w:val="1"/>
                            <w:sz w:val="9"/>
                          </w:rPr>
                          <w:t xml:space="preserve"> </w:t>
                        </w:r>
                        <w:r>
                          <w:rPr>
                            <w:rFonts w:ascii="Arial"/>
                            <w:b/>
                            <w:color w:val="0079C1"/>
                            <w:w w:val="105"/>
                            <w:position w:val="1"/>
                            <w:sz w:val="9"/>
                          </w:rPr>
                          <w:t>/</w:t>
                        </w:r>
                        <w:r>
                          <w:rPr>
                            <w:rFonts w:ascii="Arial"/>
                            <w:b/>
                            <w:color w:val="0079C1"/>
                            <w:spacing w:val="-4"/>
                            <w:w w:val="105"/>
                            <w:position w:val="1"/>
                            <w:sz w:val="9"/>
                          </w:rPr>
                          <w:t xml:space="preserve"> </w:t>
                        </w:r>
                        <w:r>
                          <w:rPr>
                            <w:rFonts w:ascii="Arial"/>
                            <w:b/>
                            <w:color w:val="0079C1"/>
                            <w:w w:val="105"/>
                            <w:position w:val="1"/>
                            <w:sz w:val="9"/>
                          </w:rPr>
                          <w:t>Dimensions</w:t>
                        </w:r>
                        <w:r>
                          <w:rPr>
                            <w:rFonts w:ascii="Arial"/>
                            <w:b/>
                            <w:color w:val="0079C1"/>
                            <w:w w:val="105"/>
                            <w:position w:val="1"/>
                            <w:sz w:val="9"/>
                          </w:rPr>
                          <w:tab/>
                        </w:r>
                        <w:r>
                          <w:rPr>
                            <w:rFonts w:ascii="Arial"/>
                            <w:b/>
                            <w:color w:val="0079C1"/>
                            <w:w w:val="105"/>
                            <w:position w:val="2"/>
                            <w:sz w:val="9"/>
                          </w:rPr>
                          <w:t>Noise</w:t>
                        </w:r>
                        <w:r>
                          <w:rPr>
                            <w:rFonts w:ascii="Arial"/>
                            <w:b/>
                            <w:color w:val="0079C1"/>
                            <w:spacing w:val="-5"/>
                            <w:w w:val="105"/>
                            <w:position w:val="2"/>
                            <w:sz w:val="9"/>
                          </w:rPr>
                          <w:t xml:space="preserve"> </w:t>
                        </w:r>
                        <w:r>
                          <w:rPr>
                            <w:rFonts w:ascii="Arial"/>
                            <w:b/>
                            <w:color w:val="0079C1"/>
                            <w:w w:val="105"/>
                            <w:position w:val="2"/>
                            <w:sz w:val="9"/>
                          </w:rPr>
                          <w:t>Curves</w:t>
                        </w:r>
                        <w:r>
                          <w:rPr>
                            <w:rFonts w:ascii="Arial"/>
                            <w:b/>
                            <w:color w:val="0079C1"/>
                            <w:w w:val="105"/>
                            <w:position w:val="2"/>
                            <w:sz w:val="9"/>
                          </w:rPr>
                          <w:tab/>
                        </w:r>
                        <w:r>
                          <w:rPr>
                            <w:rFonts w:ascii="Arial"/>
                            <w:b/>
                            <w:color w:val="0079C1"/>
                            <w:w w:val="105"/>
                            <w:sz w:val="9"/>
                          </w:rPr>
                          <w:t>Plant</w:t>
                        </w:r>
                        <w:r>
                          <w:rPr>
                            <w:rFonts w:ascii="Arial"/>
                            <w:b/>
                            <w:color w:val="0079C1"/>
                            <w:spacing w:val="-7"/>
                            <w:w w:val="105"/>
                            <w:sz w:val="9"/>
                          </w:rPr>
                          <w:t xml:space="preserve"> </w:t>
                        </w:r>
                        <w:r>
                          <w:rPr>
                            <w:rFonts w:ascii="Arial"/>
                            <w:b/>
                            <w:color w:val="0079C1"/>
                            <w:w w:val="105"/>
                            <w:sz w:val="9"/>
                          </w:rPr>
                          <w:t>Energy</w:t>
                        </w:r>
                        <w:r>
                          <w:rPr>
                            <w:rFonts w:ascii="Arial"/>
                            <w:b/>
                            <w:color w:val="0079C1"/>
                            <w:w w:val="104"/>
                            <w:sz w:val="9"/>
                          </w:rPr>
                          <w:t xml:space="preserve"> </w:t>
                        </w:r>
                        <w:r>
                          <w:rPr>
                            <w:rFonts w:ascii="Arial"/>
                            <w:b/>
                            <w:color w:val="0079C1"/>
                            <w:w w:val="105"/>
                            <w:sz w:val="9"/>
                          </w:rPr>
                          <w:t>Output</w:t>
                        </w:r>
                      </w:p>
                    </w:txbxContent>
                  </v:textbox>
                </v:shape>
                <v:shape id="Text Box 1258" o:spid="_x0000_s1189" type="#_x0000_t202" style="position:absolute;left:4230;top:2583;width:616;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" filled="f" stroked="f">
                  <v:textbox inset="0,0,0,0">
                    <w:txbxContent>
                      <w:p w:rsidR="0009622D" w:rsidRDefault="0009622D">
                        <w:pPr>
                          <w:spacing w:line="237" w:lineRule="auto"/>
                          <w:ind w:right="2"/>
                          <w:rPr>
                            <w:rFonts w:ascii="Arial"/>
                            <w:b/>
                            <w:sz w:val="12"/>
                          </w:rPr>
                        </w:pPr>
                        <w:r>
                          <w:rPr>
                            <w:rFonts w:ascii="Arial"/>
                            <w:b/>
                            <w:color w:val="800000"/>
                            <w:sz w:val="12"/>
                          </w:rPr>
                          <w:t>Plant Cost Modeling</w:t>
                        </w:r>
                      </w:p>
                    </w:txbxContent>
                  </v:textbox>
                </v:shape>
                <v:shape id="Text Box 1257" o:spid="_x0000_s1190" type="#_x0000_t202" style="position:absolute;left:4934;top:2667;width:873;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" filled="f" stroked="f">
                  <v:textbox inset="0,0,0,0">
                    <w:txbxContent>
                      <w:p w:rsidR="0009622D" w:rsidRDefault="0009622D">
                        <w:pPr>
                          <w:spacing w:line="249" w:lineRule="auto"/>
                          <w:ind w:left="196" w:right="-16" w:hanging="197"/>
                          <w:rPr>
                            <w:rFonts w:ascii="Arial"/>
                            <w:b/>
                            <w:sz w:val="10"/>
                          </w:rPr>
                        </w:pPr>
                        <w:r>
                          <w:rPr>
                            <w:rFonts w:ascii="Arial"/>
                            <w:b/>
                            <w:w w:val="105"/>
                            <w:sz w:val="10"/>
                          </w:rPr>
                          <w:t>Offshore Balance of Station</w:t>
                        </w:r>
                      </w:p>
                    </w:txbxContent>
                  </v:textbox>
                </v:shape>
                <v:shape id="Text Box 1256" o:spid="_x0000_s1191" type="#_x0000_t202" style="position:absolute;left:5910;top:2676;width:873;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" filled="f" stroked="f">
                  <v:textbox inset="0,0,0,0">
                    <w:txbxContent>
                      <w:p w:rsidR="0009622D" w:rsidRDefault="0009622D">
                        <w:pPr>
                          <w:spacing w:line="249" w:lineRule="auto"/>
                          <w:ind w:left="188" w:right="-10" w:hanging="189"/>
                          <w:rPr>
                            <w:rFonts w:ascii="Arial"/>
                            <w:b/>
                            <w:sz w:val="10"/>
                          </w:rPr>
                        </w:pPr>
                        <w:r>
                          <w:rPr>
                            <w:rFonts w:ascii="Arial"/>
                            <w:b/>
                            <w:w w:val="105"/>
                            <w:sz w:val="10"/>
                          </w:rPr>
                          <w:t>Onshore Balance of Station</w:t>
                        </w:r>
                      </w:p>
                    </w:txbxContent>
                  </v:textbox>
                </v:shape>
                <v:shape id="Text Box 1255" o:spid="_x0000_s1192" type="#_x0000_t202" style="position:absolute;left:7665;top:2854;width:670;height: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" filled="f" stroked="f">
                  <v:textbox inset="0,0,0,0">
                    <w:txbxContent>
                      <w:p w:rsidR="0009622D" w:rsidRDefault="0009622D">
                        <w:pPr>
                          <w:rPr>
                            <w:rFonts w:ascii="Arial"/>
                            <w:b/>
                            <w:sz w:val="9"/>
                          </w:rPr>
                        </w:pPr>
                        <w:r>
                          <w:rPr>
                            <w:rFonts w:ascii="Arial"/>
                            <w:b/>
                            <w:color w:val="0079C1"/>
                            <w:w w:val="105"/>
                            <w:sz w:val="9"/>
                          </w:rPr>
                          <w:t>Layout Design</w:t>
                        </w:r>
                      </w:p>
                    </w:txbxContent>
                  </v:textbox>
                </v:shape>
                <v:shape id="Text Box 1254" o:spid="_x0000_s1193" type="#_x0000_t202" style="position:absolute;left:6061;top:3060;width:588;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" filled="f" stroked="f">
                  <v:textbox inset="0,0,0,0">
                    <w:txbxContent>
                      <w:p w:rsidR="0009622D" w:rsidRDefault="0009622D">
                        <w:pPr>
                          <w:spacing w:line="249" w:lineRule="auto"/>
                          <w:ind w:right="12" w:firstLine="68"/>
                          <w:rPr>
                            <w:rFonts w:ascii="Arial"/>
                            <w:b/>
                            <w:sz w:val="10"/>
                          </w:rPr>
                        </w:pPr>
                        <w:r>
                          <w:rPr>
                            <w:rFonts w:ascii="Arial"/>
                            <w:b/>
                            <w:w w:val="105"/>
                            <w:sz w:val="10"/>
                          </w:rPr>
                          <w:t xml:space="preserve">Onshore </w:t>
                        </w:r>
                        <w:r>
                          <w:rPr>
                            <w:rFonts w:ascii="Arial"/>
                            <w:b/>
                            <w:sz w:val="10"/>
                          </w:rPr>
                          <w:t>Operational</w:t>
                        </w:r>
                      </w:p>
                    </w:txbxContent>
                  </v:textbox>
                </v:shape>
                <v:shape id="Text Box 1253" o:spid="_x0000_s1194" type="#_x0000_t202" style="position:absolute;left:3289;top:3538;width:654;height: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" filled="f" stroked="f">
                  <v:textbox inset="0,0,0,0">
                    <w:txbxContent>
                      <w:p w:rsidR="0009622D" w:rsidRDefault="0009622D">
                        <w:pPr>
                          <w:rPr>
                            <w:rFonts w:ascii="Arial"/>
                            <w:b/>
                            <w:sz w:val="9"/>
                          </w:rPr>
                        </w:pPr>
                        <w:r>
                          <w:rPr>
                            <w:rFonts w:ascii="Arial"/>
                            <w:b/>
                            <w:color w:val="0079C1"/>
                            <w:w w:val="105"/>
                            <w:sz w:val="9"/>
                          </w:rPr>
                          <w:t>Turbine Costs</w:t>
                        </w:r>
                      </w:p>
                    </w:txbxContent>
                  </v:textbox>
                </v:shape>
                <v:shape id="Text Box 1252" o:spid="_x0000_s1195" type="#_x0000_t202" style="position:absolute;left:5567;top:3538;width:543;height: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" filled="f" stroked="f">
                  <v:textbox inset="0,0,0,0">
                    <w:txbxContent>
                      <w:p w:rsidR="0009622D" w:rsidRDefault="0009622D">
                        <w:pPr>
                          <w:rPr>
                            <w:rFonts w:ascii="Arial"/>
                            <w:b/>
                            <w:sz w:val="9"/>
                          </w:rPr>
                        </w:pPr>
                        <w:r>
                          <w:rPr>
                            <w:rFonts w:ascii="Arial"/>
                            <w:b/>
                            <w:color w:val="0079C1"/>
                            <w:w w:val="105"/>
                            <w:sz w:val="9"/>
                          </w:rPr>
                          <w:t>Plant Costs</w:t>
                        </w:r>
                      </w:p>
                    </w:txbxContent>
                  </v:textbox>
                </v:shape>
                <v:shape id="Text Box 1251" o:spid="_x0000_s1196" type="#_x0000_t202" style="position:absolute;left:8078;top:3556;width:865;height: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" filled="f" stroked="f">
                  <v:textbox inset="0,0,0,0">
                    <w:txbxContent>
                      <w:p w:rsidR="0009622D" w:rsidRDefault="0009622D">
                        <w:pPr>
                          <w:rPr>
                            <w:rFonts w:ascii="Arial"/>
                            <w:b/>
                            <w:sz w:val="9"/>
                          </w:rPr>
                        </w:pPr>
                        <w:r>
                          <w:rPr>
                            <w:rFonts w:ascii="Arial"/>
                            <w:b/>
                            <w:color w:val="0079C1"/>
                            <w:w w:val="105"/>
                            <w:sz w:val="9"/>
                          </w:rPr>
                          <w:t>Energy Production</w:t>
                        </w:r>
                      </w:p>
                    </w:txbxContent>
                  </v:textbox>
                </v:shape>
                <v:shape id="Text Box 1250" o:spid="_x0000_s1197" type="#_x0000_t202" style="position:absolute;left:2785;top:528;width:821;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" filled="f" strokeweight=".30167mm">
                  <v:textbox inset="0,0,0,0">
                    <w:txbxContent>
                      <w:p w:rsidR="0009622D" w:rsidRDefault="0009622D">
                        <w:pPr>
                          <w:spacing w:before="24"/>
                          <w:ind w:left="29" w:right="5"/>
                          <w:jc w:val="center"/>
                          <w:rPr>
                            <w:rFonts w:ascii="Arial"/>
                            <w:b/>
                            <w:sz w:val="12"/>
                          </w:rPr>
                        </w:pPr>
                        <w:r>
                          <w:rPr>
                            <w:rFonts w:ascii="Arial"/>
                            <w:b/>
                            <w:color w:val="800000"/>
                            <w:sz w:val="12"/>
                          </w:rPr>
                          <w:t>Substructure</w:t>
                        </w:r>
                      </w:p>
                      <w:p w:rsidR="0009622D" w:rsidRDefault="0009622D">
                        <w:pPr>
                          <w:spacing w:before="10"/>
                          <w:rPr>
                            <w:sz w:val="11"/>
                          </w:rPr>
                        </w:pPr>
                      </w:p>
                      <w:p w:rsidR="0009622D" w:rsidRDefault="0009622D">
                        <w:pPr>
                          <w:spacing w:line="249" w:lineRule="auto"/>
                          <w:ind w:left="79" w:right="83" w:firstLine="2"/>
                          <w:jc w:val="center"/>
                          <w:rPr>
                            <w:rFonts w:ascii="Arial"/>
                            <w:b/>
                            <w:sz w:val="10"/>
                          </w:rPr>
                        </w:pPr>
                        <w:r>
                          <w:rPr>
                            <w:rFonts w:ascii="Arial"/>
                            <w:b/>
                            <w:w w:val="105"/>
                            <w:sz w:val="10"/>
                          </w:rPr>
                          <w:t xml:space="preserve">Floating </w:t>
                        </w:r>
                        <w:r>
                          <w:rPr>
                            <w:rFonts w:ascii="Arial"/>
                            <w:b/>
                            <w:sz w:val="10"/>
                          </w:rPr>
                          <w:t>Substructure</w:t>
                        </w:r>
                      </w:p>
                    </w:txbxContent>
                  </v:textbox>
                </v:shape>
                <v:shape id="Text Box 1249" o:spid="_x0000_s1198" type="#_x0000_t202" style="position:absolute;left:8275;top:716;width:1334;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" filled="f" strokeweight=".30167mm">
                  <v:textbox inset="0,0,0,0">
                    <w:txbxContent>
                      <w:p w:rsidR="0009622D" w:rsidRDefault="0009622D">
                        <w:pPr>
                          <w:spacing w:before="24"/>
                          <w:ind w:left="45"/>
                          <w:rPr>
                            <w:rFonts w:ascii="Arial"/>
                            <w:b/>
                            <w:sz w:val="12"/>
                          </w:rPr>
                        </w:pPr>
                        <w:r>
                          <w:rPr>
                            <w:rFonts w:ascii="Arial"/>
                            <w:b/>
                            <w:color w:val="800000"/>
                            <w:sz w:val="12"/>
                          </w:rPr>
                          <w:t>Dynamic Simulation</w:t>
                        </w:r>
                      </w:p>
                      <w:p w:rsidR="0009622D" w:rsidRDefault="0009622D">
                        <w:pPr>
                          <w:spacing w:before="7"/>
                          <w:rPr>
                            <w:sz w:val="9"/>
                          </w:rPr>
                        </w:pPr>
                      </w:p>
                      <w:p w:rsidR="0009622D" w:rsidRDefault="0009622D">
                        <w:pPr>
                          <w:spacing w:before="1" w:line="249" w:lineRule="auto"/>
                          <w:ind w:left="139" w:right="678" w:firstLine="59"/>
                          <w:rPr>
                            <w:rFonts w:ascii="Arial"/>
                            <w:b/>
                            <w:sz w:val="10"/>
                          </w:rPr>
                        </w:pPr>
                        <w:r>
                          <w:rPr>
                            <w:rFonts w:ascii="Arial"/>
                            <w:b/>
                            <w:w w:val="105"/>
                            <w:sz w:val="10"/>
                          </w:rPr>
                          <w:t>Turbine Dynamics</w:t>
                        </w:r>
                      </w:p>
                      <w:p w:rsidR="0009622D" w:rsidRDefault="0009622D">
                        <w:pPr>
                          <w:rPr>
                            <w:sz w:val="10"/>
                          </w:rPr>
                        </w:pPr>
                      </w:p>
                      <w:p w:rsidR="0009622D" w:rsidRDefault="0009622D">
                        <w:pPr>
                          <w:spacing w:before="3"/>
                          <w:rPr>
                            <w:sz w:val="12"/>
                          </w:rPr>
                        </w:pPr>
                      </w:p>
                      <w:p w:rsidR="0009622D" w:rsidRDefault="0009622D">
                        <w:pPr>
                          <w:spacing w:before="1" w:line="249" w:lineRule="auto"/>
                          <w:ind w:left="656" w:right="161" w:firstLine="119"/>
                          <w:rPr>
                            <w:rFonts w:ascii="Arial"/>
                            <w:b/>
                            <w:sz w:val="10"/>
                          </w:rPr>
                        </w:pPr>
                        <w:r>
                          <w:rPr>
                            <w:rFonts w:ascii="Arial"/>
                            <w:b/>
                            <w:w w:val="105"/>
                            <w:sz w:val="10"/>
                          </w:rPr>
                          <w:t>Plant Dynamics</w:t>
                        </w:r>
                      </w:p>
                    </w:txbxContent>
                  </v:textbox>
                </v:shape>
                <v:shape id="Text Box 1248" o:spid="_x0000_s1199" type="#_x0000_t202" style="position:absolute;left:2606;top:2632;width:1377;height: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" filled="f" strokeweight=".30167mm">
                  <v:textbox inset="0,0,0,0">
                    <w:txbxContent>
                      <w:p w:rsidR="0009622D" w:rsidRDefault="0009622D">
                        <w:pPr>
                          <w:spacing w:before="24"/>
                          <w:ind w:left="44"/>
                          <w:rPr>
                            <w:rFonts w:ascii="Arial"/>
                            <w:b/>
                            <w:sz w:val="12"/>
                          </w:rPr>
                        </w:pPr>
                        <w:r>
                          <w:rPr>
                            <w:rFonts w:ascii="Arial"/>
                            <w:b/>
                            <w:color w:val="800000"/>
                            <w:sz w:val="12"/>
                          </w:rPr>
                          <w:t>Turbine Capital Costs</w:t>
                        </w:r>
                      </w:p>
                    </w:txbxContent>
                  </v:textbox>
                </v:shape>
                <v:shape id="Text Box 1247" o:spid="_x0000_s1200" type="#_x0000_t202" style="position:absolute;left:8326;top:2606;width:1240;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" filled="f" strokeweight=".30167mm">
                  <v:textbox inset="0,0,0,0">
                    <w:txbxContent>
                      <w:p w:rsidR="0009622D" w:rsidRDefault="0009622D">
                        <w:pPr>
                          <w:spacing w:before="24"/>
                          <w:ind w:left="258" w:hanging="103"/>
                          <w:rPr>
                            <w:rFonts w:ascii="Arial"/>
                            <w:b/>
                            <w:sz w:val="12"/>
                          </w:rPr>
                        </w:pPr>
                        <w:r>
                          <w:rPr>
                            <w:rFonts w:ascii="Arial"/>
                            <w:b/>
                            <w:color w:val="800000"/>
                            <w:sz w:val="12"/>
                          </w:rPr>
                          <w:t>Annual Energy Production</w:t>
                        </w:r>
                      </w:p>
                    </w:txbxContent>
                  </v:textbox>
                </v:shape>
                <v:shape id="Text Box 1246" o:spid="_x0000_s1201" type="#_x0000_t202" style="position:absolute;left:7052;top:3170;width:984;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" filled="f" strokeweight=".30167mm">
                  <v:textbox inset="0,0,0,0">
                    <w:txbxContent>
                      <w:p w:rsidR="0009622D" w:rsidRDefault="0009622D">
                        <w:pPr>
                          <w:spacing w:before="33"/>
                          <w:ind w:left="195" w:hanging="112"/>
                          <w:rPr>
                            <w:rFonts w:ascii="Arial"/>
                            <w:b/>
                            <w:sz w:val="12"/>
                          </w:rPr>
                        </w:pPr>
                        <w:r>
                          <w:rPr>
                            <w:rFonts w:ascii="Arial"/>
                            <w:b/>
                            <w:color w:val="800000"/>
                            <w:sz w:val="12"/>
                          </w:rPr>
                          <w:t>System Cost Analysis</w:t>
                        </w:r>
                      </w:p>
                    </w:txbxContent>
                  </v:textbox>
                </v:shape>
                <w10:wrap type="topAndBottom" anchorx="page"/>
              </v:group>
            </w:pict>
          </mc:Fallback>
        </mc:AlternateContent>
      </w:r>
    </w:p>
    <w:p w:rsidR="00012D33" w:rsidRDefault="00012D33">
      <w:pPr>
        <w:pStyle w:val="BodyText"/>
        <w:spacing w:before="8"/>
        <w:rPr>
          <w:sz w:val="7"/>
        </w:rPr>
      </w:pPr>
    </w:p>
    <w:p w:rsidR="00012D33" w:rsidRDefault="0009622D">
      <w:pPr>
        <w:spacing w:before="67" w:line="254" w:lineRule="auto"/>
        <w:ind w:left="1051" w:right="117" w:hanging="932"/>
        <w:jc w:val="both"/>
        <w:rPr>
          <w:sz w:val="18"/>
        </w:rPr>
      </w:pPr>
      <w:r>
        <w:rPr>
          <w:b/>
          <w:w w:val="110"/>
          <w:sz w:val="18"/>
        </w:rPr>
        <w:t xml:space="preserve">Figure 3: </w:t>
      </w:r>
      <w:r>
        <w:rPr>
          <w:w w:val="110"/>
          <w:sz w:val="18"/>
        </w:rPr>
        <w:t xml:space="preserve">Update of WISDEM to include floating wind design modules. </w:t>
      </w:r>
      <w:r>
        <w:rPr>
          <w:spacing w:val="-4"/>
          <w:w w:val="110"/>
          <w:sz w:val="18"/>
        </w:rPr>
        <w:t xml:space="preserve">Yellow </w:t>
      </w:r>
      <w:r>
        <w:rPr>
          <w:w w:val="110"/>
          <w:sz w:val="18"/>
        </w:rPr>
        <w:t xml:space="preserve">denotes an existing module </w:t>
      </w:r>
      <w:proofErr w:type="gramStart"/>
      <w:r>
        <w:rPr>
          <w:w w:val="110"/>
          <w:sz w:val="18"/>
        </w:rPr>
        <w:t>and  green</w:t>
      </w:r>
      <w:proofErr w:type="gramEnd"/>
      <w:r>
        <w:rPr>
          <w:w w:val="110"/>
          <w:sz w:val="18"/>
        </w:rPr>
        <w:t xml:space="preserve"> colored modules are those that will </w:t>
      </w:r>
      <w:r>
        <w:rPr>
          <w:spacing w:val="2"/>
          <w:w w:val="110"/>
          <w:sz w:val="18"/>
        </w:rPr>
        <w:t xml:space="preserve">be </w:t>
      </w:r>
      <w:r>
        <w:rPr>
          <w:w w:val="110"/>
          <w:sz w:val="18"/>
        </w:rPr>
        <w:t xml:space="preserve">developed in this effort (note that fixed-bottom offshore turbines and support structures are already   </w:t>
      </w:r>
      <w:r>
        <w:rPr>
          <w:spacing w:val="11"/>
          <w:w w:val="110"/>
          <w:sz w:val="18"/>
        </w:rPr>
        <w:t xml:space="preserve"> </w:t>
      </w:r>
      <w:commentRangeStart w:id="64"/>
      <w:r>
        <w:rPr>
          <w:w w:val="110"/>
          <w:sz w:val="18"/>
        </w:rPr>
        <w:t>modeled</w:t>
      </w:r>
      <w:commentRangeEnd w:id="64"/>
      <w:r w:rsidR="00A61156">
        <w:rPr>
          <w:rStyle w:val="CommentReference"/>
        </w:rPr>
        <w:commentReference w:id="64"/>
      </w:r>
      <w:r>
        <w:rPr>
          <w:w w:val="110"/>
          <w:sz w:val="18"/>
        </w:rPr>
        <w:t>).</w:t>
      </w:r>
    </w:p>
    <w:p w:rsidR="00012D33" w:rsidRDefault="00012D33">
      <w:pPr>
        <w:pStyle w:val="BodyText"/>
        <w:rPr>
          <w:sz w:val="18"/>
        </w:rPr>
      </w:pPr>
    </w:p>
    <w:p w:rsidR="00012D33" w:rsidRDefault="00012D33">
      <w:pPr>
        <w:pStyle w:val="BodyText"/>
        <w:spacing w:before="7"/>
        <w:rPr>
          <w:sz w:val="24"/>
        </w:rPr>
      </w:pPr>
    </w:p>
    <w:p w:rsidR="00012D33" w:rsidRDefault="0009622D">
      <w:pPr>
        <w:pStyle w:val="BodyText"/>
        <w:spacing w:before="1" w:line="273" w:lineRule="auto"/>
        <w:ind w:left="119" w:right="117" w:firstLine="298"/>
        <w:jc w:val="both"/>
      </w:pPr>
      <w:r>
        <w:rPr>
          <w:w w:val="105"/>
        </w:rPr>
        <w:t xml:space="preserve">WISDEM and the </w:t>
      </w:r>
      <w:proofErr w:type="spellStart"/>
      <w:r>
        <w:rPr>
          <w:w w:val="105"/>
        </w:rPr>
        <w:t>OpenMDAO</w:t>
      </w:r>
      <w:proofErr w:type="spellEnd"/>
      <w:r>
        <w:rPr>
          <w:w w:val="105"/>
        </w:rPr>
        <w:t xml:space="preserve"> library provide a solid platform from which to develop the necessary tools for a system-level optimization methodology for floating wind systems. A diagram of WISDEM, with high- lights of the new modules added in course of this project is shown in Figure </w:t>
      </w:r>
      <w:hyperlink w:anchor="_bookmark6" w:history="1">
        <w:r>
          <w:rPr>
            <w:w w:val="105"/>
          </w:rPr>
          <w:t>3.</w:t>
        </w:r>
      </w:hyperlink>
      <w:r>
        <w:rPr>
          <w:w w:val="105"/>
        </w:rPr>
        <w:t xml:space="preserve">  WISDEM accounts for most    of the turbine disciplines and components involved, except most notably the floating substructures. </w:t>
      </w:r>
      <w:r>
        <w:rPr>
          <w:spacing w:val="-3"/>
          <w:w w:val="105"/>
        </w:rPr>
        <w:t xml:space="preserve">At </w:t>
      </w:r>
      <w:proofErr w:type="gramStart"/>
      <w:r>
        <w:rPr>
          <w:w w:val="105"/>
        </w:rPr>
        <w:t>the  plant</w:t>
      </w:r>
      <w:proofErr w:type="gramEnd"/>
      <w:r>
        <w:rPr>
          <w:w w:val="105"/>
        </w:rPr>
        <w:t xml:space="preserve"> level, the balance of station economics for floating wind systems from concept through decommissioning was incorporated in WISDEM from other another </w:t>
      </w:r>
      <w:del w:id="65" w:author="Musial, Walter" w:date="2018-09-27T17:04:00Z">
        <w:r w:rsidDel="0038640E">
          <w:rPr>
            <w:w w:val="105"/>
          </w:rPr>
          <w:delText>in-house</w:delText>
        </w:r>
      </w:del>
      <w:ins w:id="66" w:author="Musial, Walter" w:date="2018-09-27T17:04:00Z">
        <w:r w:rsidR="0038640E">
          <w:rPr>
            <w:w w:val="105"/>
          </w:rPr>
          <w:t>internal</w:t>
        </w:r>
      </w:ins>
      <w:r>
        <w:rPr>
          <w:w w:val="105"/>
        </w:rPr>
        <w:t xml:space="preserve"> NREL model. No current open-source offshore operations and maintenance module suitable for use in WISDEM is currently available, but development of one is part of future  </w:t>
      </w:r>
      <w:r>
        <w:rPr>
          <w:spacing w:val="14"/>
          <w:w w:val="105"/>
        </w:rPr>
        <w:t xml:space="preserve"> </w:t>
      </w:r>
      <w:r>
        <w:rPr>
          <w:w w:val="105"/>
        </w:rPr>
        <w:t>plans.</w:t>
      </w:r>
    </w:p>
    <w:p w:rsidR="00012D33" w:rsidRDefault="0009622D">
      <w:pPr>
        <w:pStyle w:val="BodyText"/>
        <w:spacing w:before="2" w:line="273" w:lineRule="auto"/>
        <w:ind w:left="119" w:right="117" w:firstLine="298"/>
        <w:jc w:val="both"/>
      </w:pPr>
      <w:r>
        <w:rPr>
          <w:w w:val="110"/>
        </w:rPr>
        <w:t xml:space="preserve">The key addition to WISDEM to enable floating offshore wind energy systems to </w:t>
      </w:r>
      <w:r>
        <w:rPr>
          <w:spacing w:val="2"/>
          <w:w w:val="110"/>
        </w:rPr>
        <w:t xml:space="preserve">be </w:t>
      </w:r>
      <w:r>
        <w:rPr>
          <w:w w:val="110"/>
        </w:rPr>
        <w:t>included in its framework</w:t>
      </w:r>
      <w:r>
        <w:rPr>
          <w:spacing w:val="-19"/>
          <w:w w:val="110"/>
        </w:rPr>
        <w:t xml:space="preserve"> </w:t>
      </w:r>
      <w:r>
        <w:rPr>
          <w:w w:val="110"/>
        </w:rPr>
        <w:t>is</w:t>
      </w:r>
      <w:r>
        <w:rPr>
          <w:spacing w:val="-19"/>
          <w:w w:val="110"/>
        </w:rPr>
        <w:t xml:space="preserve"> </w:t>
      </w:r>
      <w:r>
        <w:rPr>
          <w:w w:val="110"/>
        </w:rPr>
        <w:t>the</w:t>
      </w:r>
      <w:r>
        <w:rPr>
          <w:spacing w:val="-20"/>
          <w:w w:val="110"/>
        </w:rPr>
        <w:t xml:space="preserve"> </w:t>
      </w:r>
      <w:r>
        <w:rPr>
          <w:w w:val="110"/>
        </w:rPr>
        <w:t>creation</w:t>
      </w:r>
      <w:r>
        <w:rPr>
          <w:spacing w:val="-19"/>
          <w:w w:val="110"/>
        </w:rPr>
        <w:t xml:space="preserve"> </w:t>
      </w:r>
      <w:r>
        <w:rPr>
          <w:w w:val="110"/>
        </w:rPr>
        <w:t>of</w:t>
      </w:r>
      <w:r>
        <w:rPr>
          <w:spacing w:val="-19"/>
          <w:w w:val="110"/>
        </w:rPr>
        <w:t xml:space="preserve"> </w:t>
      </w:r>
      <w:r>
        <w:rPr>
          <w:w w:val="110"/>
        </w:rPr>
        <w:t>the</w:t>
      </w:r>
      <w:r>
        <w:rPr>
          <w:spacing w:val="-20"/>
          <w:w w:val="110"/>
        </w:rPr>
        <w:t xml:space="preserve"> </w:t>
      </w:r>
      <w:proofErr w:type="spellStart"/>
      <w:r>
        <w:rPr>
          <w:rFonts w:ascii="Arial"/>
          <w:i/>
          <w:w w:val="110"/>
        </w:rPr>
        <w:t>FloatingSE</w:t>
      </w:r>
      <w:proofErr w:type="spellEnd"/>
      <w:r>
        <w:rPr>
          <w:rFonts w:ascii="Arial"/>
          <w:i/>
          <w:spacing w:val="-11"/>
          <w:w w:val="110"/>
        </w:rPr>
        <w:t xml:space="preserve"> </w:t>
      </w:r>
      <w:r>
        <w:rPr>
          <w:w w:val="110"/>
        </w:rPr>
        <w:t>module.</w:t>
      </w:r>
      <w:r>
        <w:rPr>
          <w:spacing w:val="-3"/>
          <w:w w:val="110"/>
        </w:rPr>
        <w:t xml:space="preserve"> </w:t>
      </w:r>
      <w:r>
        <w:rPr>
          <w:w w:val="110"/>
        </w:rPr>
        <w:t>This</w:t>
      </w:r>
      <w:r>
        <w:rPr>
          <w:spacing w:val="-19"/>
          <w:w w:val="110"/>
        </w:rPr>
        <w:t xml:space="preserve"> </w:t>
      </w:r>
      <w:r>
        <w:rPr>
          <w:w w:val="110"/>
        </w:rPr>
        <w:t>module</w:t>
      </w:r>
      <w:r>
        <w:rPr>
          <w:spacing w:val="-20"/>
          <w:w w:val="110"/>
        </w:rPr>
        <w:t xml:space="preserve"> </w:t>
      </w:r>
      <w:r>
        <w:rPr>
          <w:w w:val="110"/>
        </w:rPr>
        <w:t>handles</w:t>
      </w:r>
      <w:r>
        <w:rPr>
          <w:spacing w:val="-20"/>
          <w:w w:val="110"/>
        </w:rPr>
        <w:t xml:space="preserve"> </w:t>
      </w:r>
      <w:r>
        <w:rPr>
          <w:w w:val="110"/>
        </w:rPr>
        <w:t>conceptual</w:t>
      </w:r>
      <w:r>
        <w:rPr>
          <w:spacing w:val="-19"/>
          <w:w w:val="110"/>
        </w:rPr>
        <w:t xml:space="preserve"> </w:t>
      </w:r>
      <w:r>
        <w:rPr>
          <w:w w:val="110"/>
        </w:rPr>
        <w:t>cost</w:t>
      </w:r>
      <w:r>
        <w:rPr>
          <w:spacing w:val="-19"/>
          <w:w w:val="110"/>
        </w:rPr>
        <w:t xml:space="preserve"> </w:t>
      </w:r>
      <w:r>
        <w:rPr>
          <w:w w:val="110"/>
        </w:rPr>
        <w:t>and</w:t>
      </w:r>
      <w:r>
        <w:rPr>
          <w:spacing w:val="-19"/>
          <w:w w:val="110"/>
        </w:rPr>
        <w:t xml:space="preserve"> </w:t>
      </w:r>
      <w:r>
        <w:rPr>
          <w:w w:val="110"/>
        </w:rPr>
        <w:t>sizing</w:t>
      </w:r>
      <w:r>
        <w:rPr>
          <w:spacing w:val="-19"/>
          <w:w w:val="110"/>
        </w:rPr>
        <w:t xml:space="preserve"> </w:t>
      </w:r>
      <w:r>
        <w:rPr>
          <w:w w:val="110"/>
        </w:rPr>
        <w:t>design of</w:t>
      </w:r>
      <w:r>
        <w:rPr>
          <w:spacing w:val="-5"/>
          <w:w w:val="110"/>
        </w:rPr>
        <w:t xml:space="preserve"> </w:t>
      </w:r>
      <w:r>
        <w:rPr>
          <w:w w:val="110"/>
        </w:rPr>
        <w:t>floating</w:t>
      </w:r>
      <w:r>
        <w:rPr>
          <w:spacing w:val="-5"/>
          <w:w w:val="110"/>
        </w:rPr>
        <w:t xml:space="preserve"> </w:t>
      </w:r>
      <w:r>
        <w:rPr>
          <w:w w:val="110"/>
        </w:rPr>
        <w:t>substructures</w:t>
      </w:r>
      <w:r>
        <w:rPr>
          <w:spacing w:val="-5"/>
          <w:w w:val="110"/>
        </w:rPr>
        <w:t xml:space="preserve"> </w:t>
      </w:r>
      <w:r>
        <w:rPr>
          <w:spacing w:val="-3"/>
          <w:w w:val="110"/>
        </w:rPr>
        <w:t>by</w:t>
      </w:r>
      <w:r>
        <w:rPr>
          <w:spacing w:val="-5"/>
          <w:w w:val="110"/>
        </w:rPr>
        <w:t xml:space="preserve"> </w:t>
      </w:r>
      <w:r>
        <w:rPr>
          <w:w w:val="110"/>
        </w:rPr>
        <w:t>parameterizing</w:t>
      </w:r>
      <w:r>
        <w:rPr>
          <w:spacing w:val="-5"/>
          <w:w w:val="110"/>
        </w:rPr>
        <w:t xml:space="preserve"> </w:t>
      </w:r>
      <w:r>
        <w:rPr>
          <w:w w:val="110"/>
        </w:rPr>
        <w:t>the</w:t>
      </w:r>
      <w:r>
        <w:rPr>
          <w:spacing w:val="-5"/>
          <w:w w:val="110"/>
        </w:rPr>
        <w:t xml:space="preserve"> </w:t>
      </w:r>
      <w:r>
        <w:rPr>
          <w:w w:val="110"/>
        </w:rPr>
        <w:t>geometry</w:t>
      </w:r>
      <w:r>
        <w:rPr>
          <w:spacing w:val="-5"/>
          <w:w w:val="110"/>
        </w:rPr>
        <w:t xml:space="preserve"> </w:t>
      </w:r>
      <w:r>
        <w:rPr>
          <w:w w:val="110"/>
        </w:rPr>
        <w:t>and</w:t>
      </w:r>
      <w:r>
        <w:rPr>
          <w:spacing w:val="-5"/>
          <w:w w:val="110"/>
        </w:rPr>
        <w:t xml:space="preserve"> </w:t>
      </w:r>
      <w:r>
        <w:rPr>
          <w:w w:val="110"/>
        </w:rPr>
        <w:t>analyzing</w:t>
      </w:r>
      <w:r>
        <w:rPr>
          <w:spacing w:val="-5"/>
          <w:w w:val="110"/>
        </w:rPr>
        <w:t xml:space="preserve"> </w:t>
      </w:r>
      <w:r>
        <w:rPr>
          <w:w w:val="110"/>
        </w:rPr>
        <w:t>candidate</w:t>
      </w:r>
      <w:r>
        <w:rPr>
          <w:spacing w:val="-5"/>
          <w:w w:val="110"/>
        </w:rPr>
        <w:t xml:space="preserve"> </w:t>
      </w:r>
      <w:r>
        <w:rPr>
          <w:w w:val="110"/>
        </w:rPr>
        <w:t>configurations</w:t>
      </w:r>
      <w:r>
        <w:rPr>
          <w:spacing w:val="-5"/>
          <w:w w:val="110"/>
        </w:rPr>
        <w:t xml:space="preserve"> </w:t>
      </w:r>
      <w:r>
        <w:rPr>
          <w:w w:val="110"/>
        </w:rPr>
        <w:t>with</w:t>
      </w:r>
      <w:r>
        <w:rPr>
          <w:spacing w:val="-5"/>
          <w:w w:val="110"/>
        </w:rPr>
        <w:t xml:space="preserve"> </w:t>
      </w:r>
      <w:r>
        <w:rPr>
          <w:w w:val="110"/>
        </w:rPr>
        <w:t>low- fidelity</w:t>
      </w:r>
      <w:r>
        <w:rPr>
          <w:spacing w:val="-25"/>
          <w:w w:val="110"/>
        </w:rPr>
        <w:t xml:space="preserve"> </w:t>
      </w:r>
      <w:r>
        <w:rPr>
          <w:w w:val="110"/>
        </w:rPr>
        <w:t>approximations</w:t>
      </w:r>
      <w:r>
        <w:rPr>
          <w:spacing w:val="-25"/>
          <w:w w:val="110"/>
        </w:rPr>
        <w:t xml:space="preserve"> </w:t>
      </w:r>
      <w:r>
        <w:rPr>
          <w:w w:val="110"/>
        </w:rPr>
        <w:t>of</w:t>
      </w:r>
      <w:r>
        <w:rPr>
          <w:spacing w:val="-25"/>
          <w:w w:val="110"/>
        </w:rPr>
        <w:t xml:space="preserve"> </w:t>
      </w:r>
      <w:r>
        <w:rPr>
          <w:w w:val="110"/>
        </w:rPr>
        <w:t>loads,</w:t>
      </w:r>
      <w:r>
        <w:rPr>
          <w:spacing w:val="-24"/>
          <w:w w:val="110"/>
        </w:rPr>
        <w:t xml:space="preserve"> </w:t>
      </w:r>
      <w:r>
        <w:rPr>
          <w:w w:val="110"/>
        </w:rPr>
        <w:t>stress</w:t>
      </w:r>
      <w:r>
        <w:rPr>
          <w:spacing w:val="-25"/>
          <w:w w:val="110"/>
        </w:rPr>
        <w:t xml:space="preserve"> </w:t>
      </w:r>
      <w:r>
        <w:rPr>
          <w:w w:val="110"/>
        </w:rPr>
        <w:t>analysis,</w:t>
      </w:r>
      <w:r>
        <w:rPr>
          <w:spacing w:val="-23"/>
          <w:w w:val="110"/>
        </w:rPr>
        <w:t xml:space="preserve"> </w:t>
      </w:r>
      <w:r>
        <w:rPr>
          <w:w w:val="110"/>
        </w:rPr>
        <w:t>mooring</w:t>
      </w:r>
      <w:r>
        <w:rPr>
          <w:spacing w:val="-25"/>
          <w:w w:val="110"/>
        </w:rPr>
        <w:t xml:space="preserve"> </w:t>
      </w:r>
      <w:r>
        <w:rPr>
          <w:w w:val="110"/>
        </w:rPr>
        <w:t>system</w:t>
      </w:r>
      <w:r>
        <w:rPr>
          <w:spacing w:val="-25"/>
          <w:w w:val="110"/>
        </w:rPr>
        <w:t xml:space="preserve"> </w:t>
      </w:r>
      <w:r>
        <w:rPr>
          <w:w w:val="110"/>
        </w:rPr>
        <w:t>behavior,</w:t>
      </w:r>
      <w:r>
        <w:rPr>
          <w:spacing w:val="-24"/>
          <w:w w:val="110"/>
        </w:rPr>
        <w:t xml:space="preserve"> </w:t>
      </w:r>
      <w:r>
        <w:rPr>
          <w:w w:val="110"/>
        </w:rPr>
        <w:t>stability</w:t>
      </w:r>
      <w:r>
        <w:rPr>
          <w:spacing w:val="-25"/>
          <w:w w:val="110"/>
        </w:rPr>
        <w:t xml:space="preserve"> </w:t>
      </w:r>
      <w:r>
        <w:rPr>
          <w:w w:val="110"/>
        </w:rPr>
        <w:t>criterion,</w:t>
      </w:r>
      <w:r>
        <w:rPr>
          <w:spacing w:val="-23"/>
          <w:w w:val="110"/>
        </w:rPr>
        <w:t xml:space="preserve"> </w:t>
      </w:r>
      <w:r>
        <w:rPr>
          <w:w w:val="110"/>
        </w:rPr>
        <w:t>and</w:t>
      </w:r>
      <w:r>
        <w:rPr>
          <w:spacing w:val="-25"/>
          <w:w w:val="110"/>
        </w:rPr>
        <w:t xml:space="preserve"> </w:t>
      </w:r>
      <w:r>
        <w:rPr>
          <w:w w:val="110"/>
        </w:rPr>
        <w:t xml:space="preserve">compliance with existing codes and standards. A flow chart of the key analysis steps and tools is shown in Figure </w:t>
      </w:r>
      <w:hyperlink w:anchor="_bookmark7" w:history="1">
        <w:r>
          <w:rPr>
            <w:w w:val="110"/>
          </w:rPr>
          <w:t>4.</w:t>
        </w:r>
      </w:hyperlink>
      <w:r>
        <w:rPr>
          <w:w w:val="110"/>
        </w:rPr>
        <w:t xml:space="preserve"> </w:t>
      </w:r>
      <w:proofErr w:type="spellStart"/>
      <w:r>
        <w:rPr>
          <w:rFonts w:ascii="Arial"/>
          <w:i/>
          <w:w w:val="110"/>
        </w:rPr>
        <w:t>FloatingSE</w:t>
      </w:r>
      <w:proofErr w:type="spellEnd"/>
      <w:r>
        <w:rPr>
          <w:rFonts w:ascii="Arial"/>
          <w:i/>
          <w:spacing w:val="-2"/>
          <w:w w:val="110"/>
        </w:rPr>
        <w:t xml:space="preserve"> </w:t>
      </w:r>
      <w:r>
        <w:rPr>
          <w:w w:val="110"/>
        </w:rPr>
        <w:t>is</w:t>
      </w:r>
      <w:r>
        <w:rPr>
          <w:spacing w:val="-12"/>
          <w:w w:val="110"/>
        </w:rPr>
        <w:t xml:space="preserve"> </w:t>
      </w:r>
      <w:r>
        <w:rPr>
          <w:w w:val="110"/>
        </w:rPr>
        <w:t>made</w:t>
      </w:r>
      <w:r>
        <w:rPr>
          <w:spacing w:val="-12"/>
          <w:w w:val="110"/>
        </w:rPr>
        <w:t xml:space="preserve"> </w:t>
      </w:r>
      <w:r>
        <w:rPr>
          <w:w w:val="110"/>
        </w:rPr>
        <w:t>available</w:t>
      </w:r>
      <w:r>
        <w:rPr>
          <w:spacing w:val="-11"/>
          <w:w w:val="110"/>
        </w:rPr>
        <w:t xml:space="preserve"> </w:t>
      </w:r>
      <w:r>
        <w:rPr>
          <w:w w:val="110"/>
        </w:rPr>
        <w:t>to</w:t>
      </w:r>
      <w:r>
        <w:rPr>
          <w:spacing w:val="-12"/>
          <w:w w:val="110"/>
        </w:rPr>
        <w:t xml:space="preserve"> </w:t>
      </w:r>
      <w:r>
        <w:rPr>
          <w:w w:val="110"/>
        </w:rPr>
        <w:t>the</w:t>
      </w:r>
      <w:r>
        <w:rPr>
          <w:spacing w:val="-12"/>
          <w:w w:val="110"/>
        </w:rPr>
        <w:t xml:space="preserve"> </w:t>
      </w:r>
      <w:r>
        <w:rPr>
          <w:w w:val="110"/>
        </w:rPr>
        <w:t>broader</w:t>
      </w:r>
      <w:r>
        <w:rPr>
          <w:spacing w:val="-12"/>
          <w:w w:val="110"/>
        </w:rPr>
        <w:t xml:space="preserve"> </w:t>
      </w:r>
      <w:r>
        <w:rPr>
          <w:w w:val="110"/>
        </w:rPr>
        <w:t>community</w:t>
      </w:r>
      <w:r>
        <w:rPr>
          <w:spacing w:val="-12"/>
          <w:w w:val="110"/>
        </w:rPr>
        <w:t xml:space="preserve"> </w:t>
      </w:r>
      <w:commentRangeStart w:id="67"/>
      <w:r>
        <w:rPr>
          <w:w w:val="110"/>
        </w:rPr>
        <w:t>via</w:t>
      </w:r>
      <w:r>
        <w:rPr>
          <w:spacing w:val="-12"/>
          <w:w w:val="110"/>
        </w:rPr>
        <w:t xml:space="preserve"> </w:t>
      </w:r>
      <w:r>
        <w:rPr>
          <w:w w:val="110"/>
        </w:rPr>
        <w:t>GitHub</w:t>
      </w:r>
      <w:r>
        <w:rPr>
          <w:spacing w:val="-12"/>
          <w:w w:val="110"/>
        </w:rPr>
        <w:t xml:space="preserve"> </w:t>
      </w:r>
      <w:commentRangeEnd w:id="67"/>
      <w:r w:rsidR="0038640E">
        <w:rPr>
          <w:rStyle w:val="CommentReference"/>
        </w:rPr>
        <w:commentReference w:id="67"/>
      </w:r>
      <w:r>
        <w:rPr>
          <w:w w:val="110"/>
        </w:rPr>
        <w:t>as</w:t>
      </w:r>
      <w:r>
        <w:rPr>
          <w:spacing w:val="-12"/>
          <w:w w:val="110"/>
        </w:rPr>
        <w:t xml:space="preserve"> </w:t>
      </w:r>
      <w:r>
        <w:rPr>
          <w:w w:val="110"/>
        </w:rPr>
        <w:t>an</w:t>
      </w:r>
      <w:r>
        <w:rPr>
          <w:spacing w:val="-12"/>
          <w:w w:val="110"/>
        </w:rPr>
        <w:t xml:space="preserve"> </w:t>
      </w:r>
      <w:r>
        <w:rPr>
          <w:w w:val="110"/>
        </w:rPr>
        <w:t>open-source</w:t>
      </w:r>
      <w:r>
        <w:rPr>
          <w:spacing w:val="-12"/>
          <w:w w:val="110"/>
        </w:rPr>
        <w:t xml:space="preserve"> </w:t>
      </w:r>
      <w:r>
        <w:rPr>
          <w:w w:val="110"/>
        </w:rPr>
        <w:t>mode.</w:t>
      </w:r>
    </w:p>
    <w:p w:rsidR="00012D33" w:rsidRDefault="0009622D">
      <w:pPr>
        <w:pStyle w:val="BodyText"/>
        <w:spacing w:line="273" w:lineRule="auto"/>
        <w:ind w:left="120" w:right="118" w:firstLine="298"/>
        <w:jc w:val="both"/>
      </w:pPr>
      <w:r>
        <w:rPr>
          <w:w w:val="105"/>
        </w:rPr>
        <w:t xml:space="preserve">The next two sections of the paper present the details of </w:t>
      </w:r>
      <w:proofErr w:type="spellStart"/>
      <w:r>
        <w:rPr>
          <w:rFonts w:ascii="Arial"/>
          <w:i/>
          <w:w w:val="105"/>
        </w:rPr>
        <w:t>FloatingSE</w:t>
      </w:r>
      <w:proofErr w:type="spellEnd"/>
      <w:r>
        <w:rPr>
          <w:w w:val="105"/>
        </w:rPr>
        <w:t xml:space="preserve">. </w:t>
      </w:r>
      <w:commentRangeStart w:id="68"/>
      <w:r>
        <w:rPr>
          <w:w w:val="105"/>
        </w:rPr>
        <w:t xml:space="preserve">Section </w:t>
      </w:r>
      <w:hyperlink w:anchor="_bookmark8" w:history="1">
        <w:r>
          <w:rPr>
            <w:w w:val="105"/>
          </w:rPr>
          <w:t>2</w:t>
        </w:r>
      </w:hyperlink>
      <w:r>
        <w:rPr>
          <w:w w:val="105"/>
        </w:rPr>
        <w:t xml:space="preserve"> describes the geometry parameterization in a general manner to enable conceptual design exploration of both classical and novel configurations. Section </w:t>
      </w:r>
      <w:hyperlink w:anchor="_bookmark14" w:history="1">
        <w:r>
          <w:rPr>
            <w:w w:val="105"/>
          </w:rPr>
          <w:t>3</w:t>
        </w:r>
      </w:hyperlink>
      <w:r>
        <w:rPr>
          <w:w w:val="105"/>
        </w:rPr>
        <w:t xml:space="preserve"> then describes how a design configuration is evaluated in </w:t>
      </w:r>
      <w:proofErr w:type="spellStart"/>
      <w:r>
        <w:rPr>
          <w:rFonts w:ascii="Arial"/>
          <w:i/>
          <w:w w:val="105"/>
        </w:rPr>
        <w:t>FloatingSE</w:t>
      </w:r>
      <w:proofErr w:type="spellEnd"/>
      <w:r>
        <w:rPr>
          <w:w w:val="105"/>
        </w:rPr>
        <w:t xml:space="preserve">, through the analysis flow shown in Figure </w:t>
      </w:r>
      <w:hyperlink w:anchor="_bookmark7" w:history="1">
        <w:r>
          <w:rPr>
            <w:w w:val="105"/>
          </w:rPr>
          <w:t>4.</w:t>
        </w:r>
      </w:hyperlink>
      <w:commentRangeEnd w:id="68"/>
      <w:r w:rsidR="0038640E">
        <w:rPr>
          <w:rStyle w:val="CommentReference"/>
        </w:rPr>
        <w:commentReference w:id="68"/>
      </w:r>
    </w:p>
    <w:p w:rsidR="00012D33" w:rsidRDefault="00012D33">
      <w:pPr>
        <w:pStyle w:val="BodyText"/>
        <w:spacing w:before="10"/>
        <w:rPr>
          <w:sz w:val="24"/>
        </w:rPr>
      </w:pPr>
    </w:p>
    <w:p w:rsidR="00012D33" w:rsidRDefault="0009622D">
      <w:pPr>
        <w:pStyle w:val="Heading2"/>
        <w:numPr>
          <w:ilvl w:val="1"/>
          <w:numId w:val="13"/>
        </w:numPr>
        <w:tabs>
          <w:tab w:val="left" w:pos="733"/>
        </w:tabs>
        <w:ind w:hanging="612"/>
        <w:jc w:val="both"/>
      </w:pPr>
      <w:bookmarkStart w:id="69" w:name="Analysis_Overview"/>
      <w:bookmarkEnd w:id="69"/>
      <w:r>
        <w:rPr>
          <w:w w:val="115"/>
        </w:rPr>
        <w:t>Analysis</w:t>
      </w:r>
      <w:r>
        <w:rPr>
          <w:spacing w:val="-25"/>
          <w:w w:val="115"/>
        </w:rPr>
        <w:t xml:space="preserve"> </w:t>
      </w:r>
      <w:r>
        <w:rPr>
          <w:w w:val="115"/>
        </w:rPr>
        <w:t>Overview</w:t>
      </w:r>
    </w:p>
    <w:p w:rsidR="00012D33" w:rsidRDefault="0009622D">
      <w:pPr>
        <w:pStyle w:val="BodyText"/>
        <w:spacing w:before="152" w:line="273" w:lineRule="auto"/>
        <w:ind w:left="120" w:right="117"/>
        <w:jc w:val="both"/>
      </w:pPr>
      <w:r>
        <w:rPr>
          <w:w w:val="110"/>
        </w:rPr>
        <w:t xml:space="preserve">The final </w:t>
      </w:r>
      <w:r>
        <w:rPr>
          <w:spacing w:val="-4"/>
          <w:w w:val="110"/>
        </w:rPr>
        <w:t xml:space="preserve">two </w:t>
      </w:r>
      <w:r>
        <w:rPr>
          <w:w w:val="110"/>
        </w:rPr>
        <w:t xml:space="preserve">sections of the paper feature an optimization-based design and </w:t>
      </w:r>
      <w:del w:id="70" w:author="Musial, Walter" w:date="2018-09-27T17:06:00Z">
        <w:r w:rsidDel="0038640E">
          <w:rPr>
            <w:w w:val="110"/>
          </w:rPr>
          <w:delText>sensivitiy</w:delText>
        </w:r>
      </w:del>
      <w:ins w:id="71" w:author="Musial, Walter" w:date="2018-09-27T17:06:00Z">
        <w:r w:rsidR="0038640E">
          <w:rPr>
            <w:w w:val="110"/>
          </w:rPr>
          <w:t>sensitivity</w:t>
        </w:r>
      </w:ins>
      <w:r>
        <w:rPr>
          <w:w w:val="110"/>
        </w:rPr>
        <w:t xml:space="preserve"> study meant to showcase the capabilities of </w:t>
      </w:r>
      <w:proofErr w:type="spellStart"/>
      <w:r>
        <w:rPr>
          <w:rFonts w:ascii="Arial"/>
          <w:i/>
          <w:w w:val="110"/>
        </w:rPr>
        <w:t>FloatingSE</w:t>
      </w:r>
      <w:proofErr w:type="spellEnd"/>
      <w:r>
        <w:rPr>
          <w:rFonts w:ascii="Arial"/>
          <w:i/>
          <w:w w:val="110"/>
        </w:rPr>
        <w:t xml:space="preserve"> </w:t>
      </w:r>
      <w:r>
        <w:rPr>
          <w:w w:val="110"/>
        </w:rPr>
        <w:t>within the WISDEM framework. The application features the conceptual</w:t>
      </w:r>
      <w:r>
        <w:rPr>
          <w:spacing w:val="-9"/>
          <w:w w:val="110"/>
        </w:rPr>
        <w:t xml:space="preserve"> </w:t>
      </w:r>
      <w:r>
        <w:rPr>
          <w:w w:val="110"/>
        </w:rPr>
        <w:t>design</w:t>
      </w:r>
      <w:r>
        <w:rPr>
          <w:spacing w:val="-9"/>
          <w:w w:val="110"/>
        </w:rPr>
        <w:t xml:space="preserve"> </w:t>
      </w:r>
      <w:r>
        <w:rPr>
          <w:w w:val="110"/>
        </w:rPr>
        <w:t>of</w:t>
      </w:r>
      <w:r>
        <w:rPr>
          <w:spacing w:val="-9"/>
          <w:w w:val="110"/>
        </w:rPr>
        <w:t xml:space="preserve"> </w:t>
      </w:r>
      <w:r>
        <w:rPr>
          <w:w w:val="110"/>
        </w:rPr>
        <w:t>three</w:t>
      </w:r>
      <w:r>
        <w:rPr>
          <w:spacing w:val="-9"/>
          <w:w w:val="110"/>
        </w:rPr>
        <w:t xml:space="preserve"> </w:t>
      </w:r>
      <w:r>
        <w:rPr>
          <w:w w:val="110"/>
        </w:rPr>
        <w:t>classical</w:t>
      </w:r>
      <w:r>
        <w:rPr>
          <w:spacing w:val="-9"/>
          <w:w w:val="110"/>
        </w:rPr>
        <w:t xml:space="preserve"> </w:t>
      </w:r>
      <w:r>
        <w:rPr>
          <w:w w:val="110"/>
        </w:rPr>
        <w:t>floating</w:t>
      </w:r>
      <w:r>
        <w:rPr>
          <w:spacing w:val="-9"/>
          <w:w w:val="110"/>
        </w:rPr>
        <w:t xml:space="preserve"> </w:t>
      </w:r>
      <w:r>
        <w:rPr>
          <w:w w:val="110"/>
        </w:rPr>
        <w:t>substructures</w:t>
      </w:r>
      <w:r>
        <w:rPr>
          <w:spacing w:val="-9"/>
          <w:w w:val="110"/>
        </w:rPr>
        <w:t xml:space="preserve"> </w:t>
      </w:r>
      <w:r>
        <w:rPr>
          <w:w w:val="110"/>
        </w:rPr>
        <w:t>with</w:t>
      </w:r>
      <w:r>
        <w:rPr>
          <w:spacing w:val="-9"/>
          <w:w w:val="110"/>
        </w:rPr>
        <w:t xml:space="preserve"> </w:t>
      </w:r>
      <w:proofErr w:type="spellStart"/>
      <w:r>
        <w:rPr>
          <w:rFonts w:ascii="Arial"/>
          <w:i/>
          <w:w w:val="110"/>
        </w:rPr>
        <w:t>FloatingSE</w:t>
      </w:r>
      <w:proofErr w:type="spellEnd"/>
      <w:r>
        <w:rPr>
          <w:w w:val="110"/>
        </w:rPr>
        <w:t>,</w:t>
      </w:r>
      <w:r>
        <w:rPr>
          <w:spacing w:val="-9"/>
          <w:w w:val="110"/>
        </w:rPr>
        <w:t xml:space="preserve"> </w:t>
      </w:r>
      <w:r>
        <w:rPr>
          <w:w w:val="110"/>
        </w:rPr>
        <w:t>guided</w:t>
      </w:r>
      <w:r>
        <w:rPr>
          <w:spacing w:val="-9"/>
          <w:w w:val="110"/>
        </w:rPr>
        <w:t xml:space="preserve"> </w:t>
      </w:r>
      <w:r>
        <w:rPr>
          <w:w w:val="110"/>
        </w:rPr>
        <w:t>only</w:t>
      </w:r>
      <w:r>
        <w:rPr>
          <w:spacing w:val="-9"/>
          <w:w w:val="110"/>
        </w:rPr>
        <w:t xml:space="preserve"> </w:t>
      </w:r>
      <w:r>
        <w:rPr>
          <w:spacing w:val="-3"/>
          <w:w w:val="110"/>
        </w:rPr>
        <w:t>by</w:t>
      </w:r>
      <w:r>
        <w:rPr>
          <w:spacing w:val="-9"/>
          <w:w w:val="110"/>
        </w:rPr>
        <w:t xml:space="preserve"> </w:t>
      </w:r>
      <w:r>
        <w:rPr>
          <w:w w:val="110"/>
        </w:rPr>
        <w:t>design</w:t>
      </w:r>
      <w:r>
        <w:rPr>
          <w:spacing w:val="-9"/>
          <w:w w:val="110"/>
        </w:rPr>
        <w:t xml:space="preserve"> </w:t>
      </w:r>
      <w:r>
        <w:rPr>
          <w:w w:val="110"/>
        </w:rPr>
        <w:t>variable bounds</w:t>
      </w:r>
      <w:r>
        <w:rPr>
          <w:spacing w:val="-14"/>
          <w:w w:val="110"/>
        </w:rPr>
        <w:t xml:space="preserve"> </w:t>
      </w:r>
      <w:r>
        <w:rPr>
          <w:w w:val="110"/>
        </w:rPr>
        <w:t>and</w:t>
      </w:r>
      <w:r>
        <w:rPr>
          <w:spacing w:val="-14"/>
          <w:w w:val="110"/>
        </w:rPr>
        <w:t xml:space="preserve"> </w:t>
      </w:r>
      <w:r>
        <w:rPr>
          <w:w w:val="110"/>
        </w:rPr>
        <w:t>constraints.</w:t>
      </w:r>
      <w:r>
        <w:rPr>
          <w:spacing w:val="8"/>
          <w:w w:val="110"/>
        </w:rPr>
        <w:t xml:space="preserve"> </w:t>
      </w:r>
      <w:r>
        <w:rPr>
          <w:w w:val="110"/>
        </w:rPr>
        <w:t>After</w:t>
      </w:r>
      <w:r>
        <w:rPr>
          <w:spacing w:val="-14"/>
          <w:w w:val="110"/>
        </w:rPr>
        <w:t xml:space="preserve"> </w:t>
      </w:r>
      <w:r>
        <w:rPr>
          <w:w w:val="110"/>
        </w:rPr>
        <w:t>showcasing</w:t>
      </w:r>
      <w:r>
        <w:rPr>
          <w:spacing w:val="-14"/>
          <w:w w:val="110"/>
        </w:rPr>
        <w:t xml:space="preserve"> </w:t>
      </w:r>
      <w:r>
        <w:rPr>
          <w:w w:val="110"/>
        </w:rPr>
        <w:t>the</w:t>
      </w:r>
      <w:r>
        <w:rPr>
          <w:spacing w:val="-14"/>
          <w:w w:val="110"/>
        </w:rPr>
        <w:t xml:space="preserve"> </w:t>
      </w:r>
      <w:r>
        <w:rPr>
          <w:w w:val="110"/>
        </w:rPr>
        <w:t>designs,</w:t>
      </w:r>
      <w:r>
        <w:rPr>
          <w:spacing w:val="-13"/>
          <w:w w:val="110"/>
        </w:rPr>
        <w:t xml:space="preserve"> </w:t>
      </w:r>
      <w:r>
        <w:rPr>
          <w:w w:val="110"/>
        </w:rPr>
        <w:t>a</w:t>
      </w:r>
      <w:r>
        <w:rPr>
          <w:spacing w:val="-14"/>
          <w:w w:val="110"/>
        </w:rPr>
        <w:t xml:space="preserve"> </w:t>
      </w:r>
      <w:r>
        <w:rPr>
          <w:w w:val="110"/>
        </w:rPr>
        <w:t>sensitivity</w:t>
      </w:r>
      <w:r>
        <w:rPr>
          <w:spacing w:val="-14"/>
          <w:w w:val="110"/>
        </w:rPr>
        <w:t xml:space="preserve"> </w:t>
      </w:r>
      <w:r>
        <w:rPr>
          <w:w w:val="110"/>
        </w:rPr>
        <w:t>study</w:t>
      </w:r>
      <w:r>
        <w:rPr>
          <w:spacing w:val="-14"/>
          <w:w w:val="110"/>
        </w:rPr>
        <w:t xml:space="preserve"> </w:t>
      </w:r>
      <w:r>
        <w:rPr>
          <w:w w:val="110"/>
        </w:rPr>
        <w:t>is</w:t>
      </w:r>
      <w:r>
        <w:rPr>
          <w:spacing w:val="-14"/>
          <w:w w:val="110"/>
        </w:rPr>
        <w:t xml:space="preserve"> </w:t>
      </w:r>
      <w:r>
        <w:rPr>
          <w:w w:val="110"/>
        </w:rPr>
        <w:t>conducted</w:t>
      </w:r>
      <w:r>
        <w:rPr>
          <w:spacing w:val="-14"/>
          <w:w w:val="110"/>
        </w:rPr>
        <w:t xml:space="preserve"> </w:t>
      </w:r>
      <w:r>
        <w:rPr>
          <w:w w:val="110"/>
        </w:rPr>
        <w:t>where</w:t>
      </w:r>
      <w:r>
        <w:rPr>
          <w:spacing w:val="-14"/>
          <w:w w:val="110"/>
        </w:rPr>
        <w:t xml:space="preserve"> </w:t>
      </w:r>
      <w:r>
        <w:rPr>
          <w:w w:val="110"/>
        </w:rPr>
        <w:t>the</w:t>
      </w:r>
      <w:r>
        <w:rPr>
          <w:spacing w:val="-14"/>
          <w:w w:val="110"/>
        </w:rPr>
        <w:t xml:space="preserve"> </w:t>
      </w:r>
      <w:r>
        <w:rPr>
          <w:w w:val="110"/>
        </w:rPr>
        <w:t>mass</w:t>
      </w:r>
      <w:r>
        <w:rPr>
          <w:spacing w:val="-14"/>
          <w:w w:val="110"/>
        </w:rPr>
        <w:t xml:space="preserve"> </w:t>
      </w:r>
      <w:r>
        <w:rPr>
          <w:w w:val="110"/>
        </w:rPr>
        <w:t>of</w:t>
      </w:r>
      <w:r>
        <w:rPr>
          <w:spacing w:val="-14"/>
          <w:w w:val="110"/>
        </w:rPr>
        <w:t xml:space="preserve"> </w:t>
      </w:r>
      <w:r>
        <w:rPr>
          <w:w w:val="110"/>
        </w:rPr>
        <w:t xml:space="preserve">the nacelle is </w:t>
      </w:r>
      <w:proofErr w:type="spellStart"/>
      <w:r>
        <w:rPr>
          <w:w w:val="110"/>
        </w:rPr>
        <w:t>parameterically</w:t>
      </w:r>
      <w:proofErr w:type="spellEnd"/>
      <w:r>
        <w:rPr>
          <w:w w:val="110"/>
        </w:rPr>
        <w:t xml:space="preserve"> changed, and the substructure designs re-optimized. The optimization problem formulation and solution methodology for the design and sensitivity studies is described in Section </w:t>
      </w:r>
      <w:hyperlink w:anchor="_bookmark20" w:history="1">
        <w:r>
          <w:rPr>
            <w:w w:val="110"/>
          </w:rPr>
          <w:t>4.</w:t>
        </w:r>
      </w:hyperlink>
      <w:r>
        <w:rPr>
          <w:spacing w:val="32"/>
          <w:w w:val="110"/>
        </w:rPr>
        <w:t xml:space="preserve"> </w:t>
      </w:r>
      <w:r>
        <w:rPr>
          <w:w w:val="110"/>
        </w:rPr>
        <w:t>The</w:t>
      </w:r>
    </w:p>
    <w:p w:rsidR="00012D33" w:rsidRDefault="00012D33">
      <w:pPr>
        <w:spacing w:line="273" w:lineRule="auto"/>
        <w:jc w:val="both"/>
        <w:sectPr w:rsidR="00012D33">
          <w:pgSz w:w="12240" w:h="15840"/>
          <w:pgMar w:top="1400" w:right="1320" w:bottom="980" w:left="1320" w:header="0" w:footer="792" w:gutter="0"/>
          <w:cols w:space="720"/>
        </w:sectPr>
      </w:pPr>
    </w:p>
    <w:p w:rsidR="00012D33" w:rsidRDefault="00F23B9E">
      <w:pPr>
        <w:pStyle w:val="BodyText"/>
        <w:ind w:left="1560"/>
      </w:pPr>
      <w:r>
        <w:rPr>
          <w:noProof/>
        </w:rPr>
        <mc:AlternateContent>
          <mc:Choice Requires="wpg">
            <w:drawing>
              <wp:inline distT="0" distB="0" distL="0" distR="0" wp14:anchorId="45B93B8A" wp14:editId="5C751B0A">
                <wp:extent cx="4067810" cy="1682750"/>
                <wp:effectExtent l="0" t="0" r="0" b="3175"/>
                <wp:docPr id="1204" name="Group 1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7810" cy="1682750"/>
                          <a:chOff x="0" y="0"/>
                          <a:chExt cx="6406" cy="2650"/>
                        </a:xfrm>
                      </wpg:grpSpPr>
                      <pic:pic xmlns:pic="http://schemas.openxmlformats.org/drawingml/2006/picture">
                        <pic:nvPicPr>
                          <pic:cNvPr id="1205" name="Picture 124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1342"/>
                            <a:ext cx="1121" cy="6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06" name="Picture 124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38" y="1363"/>
                            <a:ext cx="1045" cy="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07" name="Freeform 1242"/>
                        <wps:cNvSpPr>
                          <a:spLocks/>
                        </wps:cNvSpPr>
                        <wps:spPr bwMode="auto">
                          <a:xfrm>
                            <a:off x="38" y="1363"/>
                            <a:ext cx="1045" cy="612"/>
                          </a:xfrm>
                          <a:custGeom>
                            <a:avLst/>
                            <a:gdLst>
                              <a:gd name="T0" fmla="+- 0 38 38"/>
                              <a:gd name="T1" fmla="*/ T0 w 1045"/>
                              <a:gd name="T2" fmla="+- 0 1465 1363"/>
                              <a:gd name="T3" fmla="*/ 1465 h 612"/>
                              <a:gd name="T4" fmla="+- 0 46 38"/>
                              <a:gd name="T5" fmla="*/ T4 w 1045"/>
                              <a:gd name="T6" fmla="+- 0 1425 1363"/>
                              <a:gd name="T7" fmla="*/ 1425 h 612"/>
                              <a:gd name="T8" fmla="+- 0 68 38"/>
                              <a:gd name="T9" fmla="*/ T8 w 1045"/>
                              <a:gd name="T10" fmla="+- 0 1393 1363"/>
                              <a:gd name="T11" fmla="*/ 1393 h 612"/>
                              <a:gd name="T12" fmla="+- 0 100 38"/>
                              <a:gd name="T13" fmla="*/ T12 w 1045"/>
                              <a:gd name="T14" fmla="+- 0 1371 1363"/>
                              <a:gd name="T15" fmla="*/ 1371 h 612"/>
                              <a:gd name="T16" fmla="+- 0 140 38"/>
                              <a:gd name="T17" fmla="*/ T16 w 1045"/>
                              <a:gd name="T18" fmla="+- 0 1363 1363"/>
                              <a:gd name="T19" fmla="*/ 1363 h 612"/>
                              <a:gd name="T20" fmla="+- 0 981 38"/>
                              <a:gd name="T21" fmla="*/ T20 w 1045"/>
                              <a:gd name="T22" fmla="+- 0 1363 1363"/>
                              <a:gd name="T23" fmla="*/ 1363 h 612"/>
                              <a:gd name="T24" fmla="+- 0 1021 38"/>
                              <a:gd name="T25" fmla="*/ T24 w 1045"/>
                              <a:gd name="T26" fmla="+- 0 1371 1363"/>
                              <a:gd name="T27" fmla="*/ 1371 h 612"/>
                              <a:gd name="T28" fmla="+- 0 1053 38"/>
                              <a:gd name="T29" fmla="*/ T28 w 1045"/>
                              <a:gd name="T30" fmla="+- 0 1393 1363"/>
                              <a:gd name="T31" fmla="*/ 1393 h 612"/>
                              <a:gd name="T32" fmla="+- 0 1075 38"/>
                              <a:gd name="T33" fmla="*/ T32 w 1045"/>
                              <a:gd name="T34" fmla="+- 0 1425 1363"/>
                              <a:gd name="T35" fmla="*/ 1425 h 612"/>
                              <a:gd name="T36" fmla="+- 0 1083 38"/>
                              <a:gd name="T37" fmla="*/ T36 w 1045"/>
                              <a:gd name="T38" fmla="+- 0 1465 1363"/>
                              <a:gd name="T39" fmla="*/ 1465 h 612"/>
                              <a:gd name="T40" fmla="+- 0 1083 38"/>
                              <a:gd name="T41" fmla="*/ T40 w 1045"/>
                              <a:gd name="T42" fmla="+- 0 1873 1363"/>
                              <a:gd name="T43" fmla="*/ 1873 h 612"/>
                              <a:gd name="T44" fmla="+- 0 1075 38"/>
                              <a:gd name="T45" fmla="*/ T44 w 1045"/>
                              <a:gd name="T46" fmla="+- 0 1912 1363"/>
                              <a:gd name="T47" fmla="*/ 1912 h 612"/>
                              <a:gd name="T48" fmla="+- 0 1053 38"/>
                              <a:gd name="T49" fmla="*/ T48 w 1045"/>
                              <a:gd name="T50" fmla="+- 0 1945 1363"/>
                              <a:gd name="T51" fmla="*/ 1945 h 612"/>
                              <a:gd name="T52" fmla="+- 0 1021 38"/>
                              <a:gd name="T53" fmla="*/ T52 w 1045"/>
                              <a:gd name="T54" fmla="+- 0 1967 1363"/>
                              <a:gd name="T55" fmla="*/ 1967 h 612"/>
                              <a:gd name="T56" fmla="+- 0 981 38"/>
                              <a:gd name="T57" fmla="*/ T56 w 1045"/>
                              <a:gd name="T58" fmla="+- 0 1975 1363"/>
                              <a:gd name="T59" fmla="*/ 1975 h 612"/>
                              <a:gd name="T60" fmla="+- 0 140 38"/>
                              <a:gd name="T61" fmla="*/ T60 w 1045"/>
                              <a:gd name="T62" fmla="+- 0 1975 1363"/>
                              <a:gd name="T63" fmla="*/ 1975 h 612"/>
                              <a:gd name="T64" fmla="+- 0 100 38"/>
                              <a:gd name="T65" fmla="*/ T64 w 1045"/>
                              <a:gd name="T66" fmla="+- 0 1967 1363"/>
                              <a:gd name="T67" fmla="*/ 1967 h 612"/>
                              <a:gd name="T68" fmla="+- 0 68 38"/>
                              <a:gd name="T69" fmla="*/ T68 w 1045"/>
                              <a:gd name="T70" fmla="+- 0 1945 1363"/>
                              <a:gd name="T71" fmla="*/ 1945 h 612"/>
                              <a:gd name="T72" fmla="+- 0 46 38"/>
                              <a:gd name="T73" fmla="*/ T72 w 1045"/>
                              <a:gd name="T74" fmla="+- 0 1912 1363"/>
                              <a:gd name="T75" fmla="*/ 1912 h 612"/>
                              <a:gd name="T76" fmla="+- 0 38 38"/>
                              <a:gd name="T77" fmla="*/ T76 w 1045"/>
                              <a:gd name="T78" fmla="+- 0 1873 1363"/>
                              <a:gd name="T79" fmla="*/ 1873 h 612"/>
                              <a:gd name="T80" fmla="+- 0 38 38"/>
                              <a:gd name="T81" fmla="*/ T80 w 1045"/>
                              <a:gd name="T82" fmla="+- 0 1465 1363"/>
                              <a:gd name="T83" fmla="*/ 1465 h 6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45" h="612">
                                <a:moveTo>
                                  <a:pt x="0" y="102"/>
                                </a:moveTo>
                                <a:lnTo>
                                  <a:pt x="8" y="62"/>
                                </a:lnTo>
                                <a:lnTo>
                                  <a:pt x="30" y="30"/>
                                </a:lnTo>
                                <a:lnTo>
                                  <a:pt x="62" y="8"/>
                                </a:lnTo>
                                <a:lnTo>
                                  <a:pt x="102" y="0"/>
                                </a:lnTo>
                                <a:lnTo>
                                  <a:pt x="943" y="0"/>
                                </a:lnTo>
                                <a:lnTo>
                                  <a:pt x="983" y="8"/>
                                </a:lnTo>
                                <a:lnTo>
                                  <a:pt x="1015" y="30"/>
                                </a:lnTo>
                                <a:lnTo>
                                  <a:pt x="1037" y="62"/>
                                </a:lnTo>
                                <a:lnTo>
                                  <a:pt x="1045" y="102"/>
                                </a:lnTo>
                                <a:lnTo>
                                  <a:pt x="1045" y="510"/>
                                </a:lnTo>
                                <a:lnTo>
                                  <a:pt x="1037" y="549"/>
                                </a:lnTo>
                                <a:lnTo>
                                  <a:pt x="1015" y="582"/>
                                </a:lnTo>
                                <a:lnTo>
                                  <a:pt x="983" y="604"/>
                                </a:lnTo>
                                <a:lnTo>
                                  <a:pt x="943" y="612"/>
                                </a:lnTo>
                                <a:lnTo>
                                  <a:pt x="102" y="612"/>
                                </a:lnTo>
                                <a:lnTo>
                                  <a:pt x="62" y="604"/>
                                </a:lnTo>
                                <a:lnTo>
                                  <a:pt x="30" y="582"/>
                                </a:lnTo>
                                <a:lnTo>
                                  <a:pt x="8" y="549"/>
                                </a:lnTo>
                                <a:lnTo>
                                  <a:pt x="0" y="510"/>
                                </a:lnTo>
                                <a:lnTo>
                                  <a:pt x="0" y="102"/>
                                </a:lnTo>
                                <a:close/>
                              </a:path>
                            </a:pathLst>
                          </a:custGeom>
                          <a:noFill/>
                          <a:ln w="5393">
                            <a:solidFill>
                              <a:srgbClr val="FFC2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8" name="Picture 124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662"/>
                            <a:ext cx="1121" cy="6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09" name="Picture 124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42" y="713"/>
                            <a:ext cx="1045" cy="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0" name="Freeform 1239"/>
                        <wps:cNvSpPr>
                          <a:spLocks/>
                        </wps:cNvSpPr>
                        <wps:spPr bwMode="auto">
                          <a:xfrm>
                            <a:off x="38" y="684"/>
                            <a:ext cx="1045" cy="612"/>
                          </a:xfrm>
                          <a:custGeom>
                            <a:avLst/>
                            <a:gdLst>
                              <a:gd name="T0" fmla="+- 0 981 38"/>
                              <a:gd name="T1" fmla="*/ T0 w 1045"/>
                              <a:gd name="T2" fmla="+- 0 684 684"/>
                              <a:gd name="T3" fmla="*/ 684 h 612"/>
                              <a:gd name="T4" fmla="+- 0 140 38"/>
                              <a:gd name="T5" fmla="*/ T4 w 1045"/>
                              <a:gd name="T6" fmla="+- 0 684 684"/>
                              <a:gd name="T7" fmla="*/ 684 h 612"/>
                              <a:gd name="T8" fmla="+- 0 100 38"/>
                              <a:gd name="T9" fmla="*/ T8 w 1045"/>
                              <a:gd name="T10" fmla="+- 0 692 684"/>
                              <a:gd name="T11" fmla="*/ 692 h 612"/>
                              <a:gd name="T12" fmla="+- 0 68 38"/>
                              <a:gd name="T13" fmla="*/ T12 w 1045"/>
                              <a:gd name="T14" fmla="+- 0 714 684"/>
                              <a:gd name="T15" fmla="*/ 714 h 612"/>
                              <a:gd name="T16" fmla="+- 0 46 38"/>
                              <a:gd name="T17" fmla="*/ T16 w 1045"/>
                              <a:gd name="T18" fmla="+- 0 746 684"/>
                              <a:gd name="T19" fmla="*/ 746 h 612"/>
                              <a:gd name="T20" fmla="+- 0 38 38"/>
                              <a:gd name="T21" fmla="*/ T20 w 1045"/>
                              <a:gd name="T22" fmla="+- 0 786 684"/>
                              <a:gd name="T23" fmla="*/ 786 h 612"/>
                              <a:gd name="T24" fmla="+- 0 38 38"/>
                              <a:gd name="T25" fmla="*/ T24 w 1045"/>
                              <a:gd name="T26" fmla="+- 0 1193 684"/>
                              <a:gd name="T27" fmla="*/ 1193 h 612"/>
                              <a:gd name="T28" fmla="+- 0 46 38"/>
                              <a:gd name="T29" fmla="*/ T28 w 1045"/>
                              <a:gd name="T30" fmla="+- 0 1233 684"/>
                              <a:gd name="T31" fmla="*/ 1233 h 612"/>
                              <a:gd name="T32" fmla="+- 0 68 38"/>
                              <a:gd name="T33" fmla="*/ T32 w 1045"/>
                              <a:gd name="T34" fmla="+- 0 1265 684"/>
                              <a:gd name="T35" fmla="*/ 1265 h 612"/>
                              <a:gd name="T36" fmla="+- 0 100 38"/>
                              <a:gd name="T37" fmla="*/ T36 w 1045"/>
                              <a:gd name="T38" fmla="+- 0 1287 684"/>
                              <a:gd name="T39" fmla="*/ 1287 h 612"/>
                              <a:gd name="T40" fmla="+- 0 140 38"/>
                              <a:gd name="T41" fmla="*/ T40 w 1045"/>
                              <a:gd name="T42" fmla="+- 0 1295 684"/>
                              <a:gd name="T43" fmla="*/ 1295 h 612"/>
                              <a:gd name="T44" fmla="+- 0 981 38"/>
                              <a:gd name="T45" fmla="*/ T44 w 1045"/>
                              <a:gd name="T46" fmla="+- 0 1295 684"/>
                              <a:gd name="T47" fmla="*/ 1295 h 612"/>
                              <a:gd name="T48" fmla="+- 0 1021 38"/>
                              <a:gd name="T49" fmla="*/ T48 w 1045"/>
                              <a:gd name="T50" fmla="+- 0 1287 684"/>
                              <a:gd name="T51" fmla="*/ 1287 h 612"/>
                              <a:gd name="T52" fmla="+- 0 1053 38"/>
                              <a:gd name="T53" fmla="*/ T52 w 1045"/>
                              <a:gd name="T54" fmla="+- 0 1265 684"/>
                              <a:gd name="T55" fmla="*/ 1265 h 612"/>
                              <a:gd name="T56" fmla="+- 0 1075 38"/>
                              <a:gd name="T57" fmla="*/ T56 w 1045"/>
                              <a:gd name="T58" fmla="+- 0 1233 684"/>
                              <a:gd name="T59" fmla="*/ 1233 h 612"/>
                              <a:gd name="T60" fmla="+- 0 1083 38"/>
                              <a:gd name="T61" fmla="*/ T60 w 1045"/>
                              <a:gd name="T62" fmla="+- 0 1193 684"/>
                              <a:gd name="T63" fmla="*/ 1193 h 612"/>
                              <a:gd name="T64" fmla="+- 0 1083 38"/>
                              <a:gd name="T65" fmla="*/ T64 w 1045"/>
                              <a:gd name="T66" fmla="+- 0 786 684"/>
                              <a:gd name="T67" fmla="*/ 786 h 612"/>
                              <a:gd name="T68" fmla="+- 0 1075 38"/>
                              <a:gd name="T69" fmla="*/ T68 w 1045"/>
                              <a:gd name="T70" fmla="+- 0 746 684"/>
                              <a:gd name="T71" fmla="*/ 746 h 612"/>
                              <a:gd name="T72" fmla="+- 0 1053 38"/>
                              <a:gd name="T73" fmla="*/ T72 w 1045"/>
                              <a:gd name="T74" fmla="+- 0 714 684"/>
                              <a:gd name="T75" fmla="*/ 714 h 612"/>
                              <a:gd name="T76" fmla="+- 0 1021 38"/>
                              <a:gd name="T77" fmla="*/ T76 w 1045"/>
                              <a:gd name="T78" fmla="+- 0 692 684"/>
                              <a:gd name="T79" fmla="*/ 692 h 612"/>
                              <a:gd name="T80" fmla="+- 0 981 38"/>
                              <a:gd name="T81" fmla="*/ T80 w 1045"/>
                              <a:gd name="T82" fmla="+- 0 684 684"/>
                              <a:gd name="T83" fmla="*/ 684 h 6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45" h="612">
                                <a:moveTo>
                                  <a:pt x="943" y="0"/>
                                </a:moveTo>
                                <a:lnTo>
                                  <a:pt x="102" y="0"/>
                                </a:lnTo>
                                <a:lnTo>
                                  <a:pt x="62" y="8"/>
                                </a:lnTo>
                                <a:lnTo>
                                  <a:pt x="30" y="30"/>
                                </a:lnTo>
                                <a:lnTo>
                                  <a:pt x="8" y="62"/>
                                </a:lnTo>
                                <a:lnTo>
                                  <a:pt x="0" y="102"/>
                                </a:lnTo>
                                <a:lnTo>
                                  <a:pt x="0" y="509"/>
                                </a:lnTo>
                                <a:lnTo>
                                  <a:pt x="8" y="549"/>
                                </a:lnTo>
                                <a:lnTo>
                                  <a:pt x="30" y="581"/>
                                </a:lnTo>
                                <a:lnTo>
                                  <a:pt x="62" y="603"/>
                                </a:lnTo>
                                <a:lnTo>
                                  <a:pt x="102" y="611"/>
                                </a:lnTo>
                                <a:lnTo>
                                  <a:pt x="943" y="611"/>
                                </a:lnTo>
                                <a:lnTo>
                                  <a:pt x="983" y="603"/>
                                </a:lnTo>
                                <a:lnTo>
                                  <a:pt x="1015" y="581"/>
                                </a:lnTo>
                                <a:lnTo>
                                  <a:pt x="1037" y="549"/>
                                </a:lnTo>
                                <a:lnTo>
                                  <a:pt x="1045" y="509"/>
                                </a:lnTo>
                                <a:lnTo>
                                  <a:pt x="1045" y="102"/>
                                </a:lnTo>
                                <a:lnTo>
                                  <a:pt x="1037" y="62"/>
                                </a:lnTo>
                                <a:lnTo>
                                  <a:pt x="1015" y="30"/>
                                </a:lnTo>
                                <a:lnTo>
                                  <a:pt x="983" y="8"/>
                                </a:lnTo>
                                <a:lnTo>
                                  <a:pt x="943" y="0"/>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11" name="Picture 123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38" y="684"/>
                            <a:ext cx="1045" cy="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2" name="Freeform 1237"/>
                        <wps:cNvSpPr>
                          <a:spLocks/>
                        </wps:cNvSpPr>
                        <wps:spPr bwMode="auto">
                          <a:xfrm>
                            <a:off x="38" y="684"/>
                            <a:ext cx="1045" cy="612"/>
                          </a:xfrm>
                          <a:custGeom>
                            <a:avLst/>
                            <a:gdLst>
                              <a:gd name="T0" fmla="+- 0 38 38"/>
                              <a:gd name="T1" fmla="*/ T0 w 1045"/>
                              <a:gd name="T2" fmla="+- 0 786 684"/>
                              <a:gd name="T3" fmla="*/ 786 h 612"/>
                              <a:gd name="T4" fmla="+- 0 46 38"/>
                              <a:gd name="T5" fmla="*/ T4 w 1045"/>
                              <a:gd name="T6" fmla="+- 0 746 684"/>
                              <a:gd name="T7" fmla="*/ 746 h 612"/>
                              <a:gd name="T8" fmla="+- 0 68 38"/>
                              <a:gd name="T9" fmla="*/ T8 w 1045"/>
                              <a:gd name="T10" fmla="+- 0 714 684"/>
                              <a:gd name="T11" fmla="*/ 714 h 612"/>
                              <a:gd name="T12" fmla="+- 0 100 38"/>
                              <a:gd name="T13" fmla="*/ T12 w 1045"/>
                              <a:gd name="T14" fmla="+- 0 692 684"/>
                              <a:gd name="T15" fmla="*/ 692 h 612"/>
                              <a:gd name="T16" fmla="+- 0 140 38"/>
                              <a:gd name="T17" fmla="*/ T16 w 1045"/>
                              <a:gd name="T18" fmla="+- 0 684 684"/>
                              <a:gd name="T19" fmla="*/ 684 h 612"/>
                              <a:gd name="T20" fmla="+- 0 981 38"/>
                              <a:gd name="T21" fmla="*/ T20 w 1045"/>
                              <a:gd name="T22" fmla="+- 0 684 684"/>
                              <a:gd name="T23" fmla="*/ 684 h 612"/>
                              <a:gd name="T24" fmla="+- 0 1021 38"/>
                              <a:gd name="T25" fmla="*/ T24 w 1045"/>
                              <a:gd name="T26" fmla="+- 0 692 684"/>
                              <a:gd name="T27" fmla="*/ 692 h 612"/>
                              <a:gd name="T28" fmla="+- 0 1053 38"/>
                              <a:gd name="T29" fmla="*/ T28 w 1045"/>
                              <a:gd name="T30" fmla="+- 0 714 684"/>
                              <a:gd name="T31" fmla="*/ 714 h 612"/>
                              <a:gd name="T32" fmla="+- 0 1075 38"/>
                              <a:gd name="T33" fmla="*/ T32 w 1045"/>
                              <a:gd name="T34" fmla="+- 0 746 684"/>
                              <a:gd name="T35" fmla="*/ 746 h 612"/>
                              <a:gd name="T36" fmla="+- 0 1083 38"/>
                              <a:gd name="T37" fmla="*/ T36 w 1045"/>
                              <a:gd name="T38" fmla="+- 0 786 684"/>
                              <a:gd name="T39" fmla="*/ 786 h 612"/>
                              <a:gd name="T40" fmla="+- 0 1083 38"/>
                              <a:gd name="T41" fmla="*/ T40 w 1045"/>
                              <a:gd name="T42" fmla="+- 0 1193 684"/>
                              <a:gd name="T43" fmla="*/ 1193 h 612"/>
                              <a:gd name="T44" fmla="+- 0 1075 38"/>
                              <a:gd name="T45" fmla="*/ T44 w 1045"/>
                              <a:gd name="T46" fmla="+- 0 1233 684"/>
                              <a:gd name="T47" fmla="*/ 1233 h 612"/>
                              <a:gd name="T48" fmla="+- 0 1053 38"/>
                              <a:gd name="T49" fmla="*/ T48 w 1045"/>
                              <a:gd name="T50" fmla="+- 0 1265 684"/>
                              <a:gd name="T51" fmla="*/ 1265 h 612"/>
                              <a:gd name="T52" fmla="+- 0 1021 38"/>
                              <a:gd name="T53" fmla="*/ T52 w 1045"/>
                              <a:gd name="T54" fmla="+- 0 1287 684"/>
                              <a:gd name="T55" fmla="*/ 1287 h 612"/>
                              <a:gd name="T56" fmla="+- 0 981 38"/>
                              <a:gd name="T57" fmla="*/ T56 w 1045"/>
                              <a:gd name="T58" fmla="+- 0 1295 684"/>
                              <a:gd name="T59" fmla="*/ 1295 h 612"/>
                              <a:gd name="T60" fmla="+- 0 140 38"/>
                              <a:gd name="T61" fmla="*/ T60 w 1045"/>
                              <a:gd name="T62" fmla="+- 0 1295 684"/>
                              <a:gd name="T63" fmla="*/ 1295 h 612"/>
                              <a:gd name="T64" fmla="+- 0 100 38"/>
                              <a:gd name="T65" fmla="*/ T64 w 1045"/>
                              <a:gd name="T66" fmla="+- 0 1287 684"/>
                              <a:gd name="T67" fmla="*/ 1287 h 612"/>
                              <a:gd name="T68" fmla="+- 0 68 38"/>
                              <a:gd name="T69" fmla="*/ T68 w 1045"/>
                              <a:gd name="T70" fmla="+- 0 1265 684"/>
                              <a:gd name="T71" fmla="*/ 1265 h 612"/>
                              <a:gd name="T72" fmla="+- 0 46 38"/>
                              <a:gd name="T73" fmla="*/ T72 w 1045"/>
                              <a:gd name="T74" fmla="+- 0 1233 684"/>
                              <a:gd name="T75" fmla="*/ 1233 h 612"/>
                              <a:gd name="T76" fmla="+- 0 38 38"/>
                              <a:gd name="T77" fmla="*/ T76 w 1045"/>
                              <a:gd name="T78" fmla="+- 0 1193 684"/>
                              <a:gd name="T79" fmla="*/ 1193 h 612"/>
                              <a:gd name="T80" fmla="+- 0 38 38"/>
                              <a:gd name="T81" fmla="*/ T80 w 1045"/>
                              <a:gd name="T82" fmla="+- 0 786 684"/>
                              <a:gd name="T83" fmla="*/ 786 h 6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45" h="612">
                                <a:moveTo>
                                  <a:pt x="0" y="102"/>
                                </a:moveTo>
                                <a:lnTo>
                                  <a:pt x="8" y="62"/>
                                </a:lnTo>
                                <a:lnTo>
                                  <a:pt x="30" y="30"/>
                                </a:lnTo>
                                <a:lnTo>
                                  <a:pt x="62" y="8"/>
                                </a:lnTo>
                                <a:lnTo>
                                  <a:pt x="102" y="0"/>
                                </a:lnTo>
                                <a:lnTo>
                                  <a:pt x="943" y="0"/>
                                </a:lnTo>
                                <a:lnTo>
                                  <a:pt x="983" y="8"/>
                                </a:lnTo>
                                <a:lnTo>
                                  <a:pt x="1015" y="30"/>
                                </a:lnTo>
                                <a:lnTo>
                                  <a:pt x="1037" y="62"/>
                                </a:lnTo>
                                <a:lnTo>
                                  <a:pt x="1045" y="102"/>
                                </a:lnTo>
                                <a:lnTo>
                                  <a:pt x="1045" y="509"/>
                                </a:lnTo>
                                <a:lnTo>
                                  <a:pt x="1037" y="549"/>
                                </a:lnTo>
                                <a:lnTo>
                                  <a:pt x="1015" y="581"/>
                                </a:lnTo>
                                <a:lnTo>
                                  <a:pt x="983" y="603"/>
                                </a:lnTo>
                                <a:lnTo>
                                  <a:pt x="943" y="611"/>
                                </a:lnTo>
                                <a:lnTo>
                                  <a:pt x="102" y="611"/>
                                </a:lnTo>
                                <a:lnTo>
                                  <a:pt x="62" y="603"/>
                                </a:lnTo>
                                <a:lnTo>
                                  <a:pt x="30" y="581"/>
                                </a:lnTo>
                                <a:lnTo>
                                  <a:pt x="8" y="549"/>
                                </a:lnTo>
                                <a:lnTo>
                                  <a:pt x="0" y="509"/>
                                </a:lnTo>
                                <a:lnTo>
                                  <a:pt x="0" y="102"/>
                                </a:lnTo>
                                <a:close/>
                              </a:path>
                            </a:pathLst>
                          </a:custGeom>
                          <a:noFill/>
                          <a:ln w="5393">
                            <a:solidFill>
                              <a:srgbClr val="FFC2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3" name="AutoShape 1236"/>
                        <wps:cNvSpPr>
                          <a:spLocks/>
                        </wps:cNvSpPr>
                        <wps:spPr bwMode="auto">
                          <a:xfrm>
                            <a:off x="1083" y="965"/>
                            <a:ext cx="358" cy="51"/>
                          </a:xfrm>
                          <a:custGeom>
                            <a:avLst/>
                            <a:gdLst>
                              <a:gd name="T0" fmla="+- 0 1433 1083"/>
                              <a:gd name="T1" fmla="*/ T0 w 358"/>
                              <a:gd name="T2" fmla="+- 0 986 965"/>
                              <a:gd name="T3" fmla="*/ 986 h 51"/>
                              <a:gd name="T4" fmla="+- 0 1398 1083"/>
                              <a:gd name="T5" fmla="*/ T4 w 358"/>
                              <a:gd name="T6" fmla="+- 0 986 965"/>
                              <a:gd name="T7" fmla="*/ 986 h 51"/>
                              <a:gd name="T8" fmla="+- 0 1398 1083"/>
                              <a:gd name="T9" fmla="*/ T8 w 358"/>
                              <a:gd name="T10" fmla="+- 0 994 965"/>
                              <a:gd name="T11" fmla="*/ 994 h 51"/>
                              <a:gd name="T12" fmla="+- 0 1389 1083"/>
                              <a:gd name="T13" fmla="*/ T12 w 358"/>
                              <a:gd name="T14" fmla="+- 0 994 965"/>
                              <a:gd name="T15" fmla="*/ 994 h 51"/>
                              <a:gd name="T16" fmla="+- 0 1390 1083"/>
                              <a:gd name="T17" fmla="*/ T16 w 358"/>
                              <a:gd name="T18" fmla="+- 0 1016 965"/>
                              <a:gd name="T19" fmla="*/ 1016 h 51"/>
                              <a:gd name="T20" fmla="+- 0 1440 1083"/>
                              <a:gd name="T21" fmla="*/ T20 w 358"/>
                              <a:gd name="T22" fmla="+- 0 989 965"/>
                              <a:gd name="T23" fmla="*/ 989 h 51"/>
                              <a:gd name="T24" fmla="+- 0 1433 1083"/>
                              <a:gd name="T25" fmla="*/ T24 w 358"/>
                              <a:gd name="T26" fmla="+- 0 986 965"/>
                              <a:gd name="T27" fmla="*/ 986 h 51"/>
                              <a:gd name="T28" fmla="+- 0 1389 1083"/>
                              <a:gd name="T29" fmla="*/ T28 w 358"/>
                              <a:gd name="T30" fmla="+- 0 986 965"/>
                              <a:gd name="T31" fmla="*/ 986 h 51"/>
                              <a:gd name="T32" fmla="+- 0 1083 1083"/>
                              <a:gd name="T33" fmla="*/ T32 w 358"/>
                              <a:gd name="T34" fmla="+- 0 990 965"/>
                              <a:gd name="T35" fmla="*/ 990 h 51"/>
                              <a:gd name="T36" fmla="+- 0 1083 1083"/>
                              <a:gd name="T37" fmla="*/ T36 w 358"/>
                              <a:gd name="T38" fmla="+- 0 999 965"/>
                              <a:gd name="T39" fmla="*/ 999 h 51"/>
                              <a:gd name="T40" fmla="+- 0 1389 1083"/>
                              <a:gd name="T41" fmla="*/ T40 w 358"/>
                              <a:gd name="T42" fmla="+- 0 994 965"/>
                              <a:gd name="T43" fmla="*/ 994 h 51"/>
                              <a:gd name="T44" fmla="+- 0 1389 1083"/>
                              <a:gd name="T45" fmla="*/ T44 w 358"/>
                              <a:gd name="T46" fmla="+- 0 986 965"/>
                              <a:gd name="T47" fmla="*/ 986 h 51"/>
                              <a:gd name="T48" fmla="+- 0 1398 1083"/>
                              <a:gd name="T49" fmla="*/ T48 w 358"/>
                              <a:gd name="T50" fmla="+- 0 986 965"/>
                              <a:gd name="T51" fmla="*/ 986 h 51"/>
                              <a:gd name="T52" fmla="+- 0 1389 1083"/>
                              <a:gd name="T53" fmla="*/ T52 w 358"/>
                              <a:gd name="T54" fmla="+- 0 986 965"/>
                              <a:gd name="T55" fmla="*/ 986 h 51"/>
                              <a:gd name="T56" fmla="+- 0 1389 1083"/>
                              <a:gd name="T57" fmla="*/ T56 w 358"/>
                              <a:gd name="T58" fmla="+- 0 994 965"/>
                              <a:gd name="T59" fmla="*/ 994 h 51"/>
                              <a:gd name="T60" fmla="+- 0 1398 1083"/>
                              <a:gd name="T61" fmla="*/ T60 w 358"/>
                              <a:gd name="T62" fmla="+- 0 994 965"/>
                              <a:gd name="T63" fmla="*/ 994 h 51"/>
                              <a:gd name="T64" fmla="+- 0 1398 1083"/>
                              <a:gd name="T65" fmla="*/ T64 w 358"/>
                              <a:gd name="T66" fmla="+- 0 986 965"/>
                              <a:gd name="T67" fmla="*/ 986 h 51"/>
                              <a:gd name="T68" fmla="+- 0 1389 1083"/>
                              <a:gd name="T69" fmla="*/ T68 w 358"/>
                              <a:gd name="T70" fmla="+- 0 965 965"/>
                              <a:gd name="T71" fmla="*/ 965 h 51"/>
                              <a:gd name="T72" fmla="+- 0 1389 1083"/>
                              <a:gd name="T73" fmla="*/ T72 w 358"/>
                              <a:gd name="T74" fmla="+- 0 986 965"/>
                              <a:gd name="T75" fmla="*/ 986 h 51"/>
                              <a:gd name="T76" fmla="+- 0 1398 1083"/>
                              <a:gd name="T77" fmla="*/ T76 w 358"/>
                              <a:gd name="T78" fmla="+- 0 986 965"/>
                              <a:gd name="T79" fmla="*/ 986 h 51"/>
                              <a:gd name="T80" fmla="+- 0 1433 1083"/>
                              <a:gd name="T81" fmla="*/ T80 w 358"/>
                              <a:gd name="T82" fmla="+- 0 986 965"/>
                              <a:gd name="T83" fmla="*/ 986 h 51"/>
                              <a:gd name="T84" fmla="+- 0 1389 1083"/>
                              <a:gd name="T85" fmla="*/ T84 w 358"/>
                              <a:gd name="T86" fmla="+- 0 965 965"/>
                              <a:gd name="T87" fmla="*/ 965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58" h="51">
                                <a:moveTo>
                                  <a:pt x="350" y="21"/>
                                </a:moveTo>
                                <a:lnTo>
                                  <a:pt x="315" y="21"/>
                                </a:lnTo>
                                <a:lnTo>
                                  <a:pt x="315" y="29"/>
                                </a:lnTo>
                                <a:lnTo>
                                  <a:pt x="306" y="29"/>
                                </a:lnTo>
                                <a:lnTo>
                                  <a:pt x="307" y="51"/>
                                </a:lnTo>
                                <a:lnTo>
                                  <a:pt x="357" y="24"/>
                                </a:lnTo>
                                <a:lnTo>
                                  <a:pt x="350" y="21"/>
                                </a:lnTo>
                                <a:close/>
                                <a:moveTo>
                                  <a:pt x="306" y="21"/>
                                </a:moveTo>
                                <a:lnTo>
                                  <a:pt x="0" y="25"/>
                                </a:lnTo>
                                <a:lnTo>
                                  <a:pt x="0" y="34"/>
                                </a:lnTo>
                                <a:lnTo>
                                  <a:pt x="306" y="29"/>
                                </a:lnTo>
                                <a:lnTo>
                                  <a:pt x="306" y="21"/>
                                </a:lnTo>
                                <a:close/>
                                <a:moveTo>
                                  <a:pt x="315" y="21"/>
                                </a:moveTo>
                                <a:lnTo>
                                  <a:pt x="306" y="21"/>
                                </a:lnTo>
                                <a:lnTo>
                                  <a:pt x="306" y="29"/>
                                </a:lnTo>
                                <a:lnTo>
                                  <a:pt x="315" y="29"/>
                                </a:lnTo>
                                <a:lnTo>
                                  <a:pt x="315" y="21"/>
                                </a:lnTo>
                                <a:close/>
                                <a:moveTo>
                                  <a:pt x="306" y="0"/>
                                </a:moveTo>
                                <a:lnTo>
                                  <a:pt x="306" y="21"/>
                                </a:lnTo>
                                <a:lnTo>
                                  <a:pt x="315" y="21"/>
                                </a:lnTo>
                                <a:lnTo>
                                  <a:pt x="350" y="21"/>
                                </a:lnTo>
                                <a:lnTo>
                                  <a:pt x="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4" name="Freeform 1235"/>
                        <wps:cNvSpPr>
                          <a:spLocks/>
                        </wps:cNvSpPr>
                        <wps:spPr bwMode="auto">
                          <a:xfrm>
                            <a:off x="2820" y="679"/>
                            <a:ext cx="1037" cy="612"/>
                          </a:xfrm>
                          <a:custGeom>
                            <a:avLst/>
                            <a:gdLst>
                              <a:gd name="T0" fmla="+- 0 3754 2820"/>
                              <a:gd name="T1" fmla="*/ T0 w 1037"/>
                              <a:gd name="T2" fmla="+- 0 679 679"/>
                              <a:gd name="T3" fmla="*/ 679 h 612"/>
                              <a:gd name="T4" fmla="+- 0 2922 2820"/>
                              <a:gd name="T5" fmla="*/ T4 w 1037"/>
                              <a:gd name="T6" fmla="+- 0 679 679"/>
                              <a:gd name="T7" fmla="*/ 679 h 612"/>
                              <a:gd name="T8" fmla="+- 0 2882 2820"/>
                              <a:gd name="T9" fmla="*/ T8 w 1037"/>
                              <a:gd name="T10" fmla="+- 0 687 679"/>
                              <a:gd name="T11" fmla="*/ 687 h 612"/>
                              <a:gd name="T12" fmla="+- 0 2849 2820"/>
                              <a:gd name="T13" fmla="*/ T12 w 1037"/>
                              <a:gd name="T14" fmla="+- 0 709 679"/>
                              <a:gd name="T15" fmla="*/ 709 h 612"/>
                              <a:gd name="T16" fmla="+- 0 2828 2820"/>
                              <a:gd name="T17" fmla="*/ T16 w 1037"/>
                              <a:gd name="T18" fmla="+- 0 742 679"/>
                              <a:gd name="T19" fmla="*/ 742 h 612"/>
                              <a:gd name="T20" fmla="+- 0 2820 2820"/>
                              <a:gd name="T21" fmla="*/ T20 w 1037"/>
                              <a:gd name="T22" fmla="+- 0 781 679"/>
                              <a:gd name="T23" fmla="*/ 781 h 612"/>
                              <a:gd name="T24" fmla="+- 0 2820 2820"/>
                              <a:gd name="T25" fmla="*/ T24 w 1037"/>
                              <a:gd name="T26" fmla="+- 0 1189 679"/>
                              <a:gd name="T27" fmla="*/ 1189 h 612"/>
                              <a:gd name="T28" fmla="+- 0 2828 2820"/>
                              <a:gd name="T29" fmla="*/ T28 w 1037"/>
                              <a:gd name="T30" fmla="+- 0 1229 679"/>
                              <a:gd name="T31" fmla="*/ 1229 h 612"/>
                              <a:gd name="T32" fmla="+- 0 2849 2820"/>
                              <a:gd name="T33" fmla="*/ T32 w 1037"/>
                              <a:gd name="T34" fmla="+- 0 1261 679"/>
                              <a:gd name="T35" fmla="*/ 1261 h 612"/>
                              <a:gd name="T36" fmla="+- 0 2882 2820"/>
                              <a:gd name="T37" fmla="*/ T36 w 1037"/>
                              <a:gd name="T38" fmla="+- 0 1283 679"/>
                              <a:gd name="T39" fmla="*/ 1283 h 612"/>
                              <a:gd name="T40" fmla="+- 0 2922 2820"/>
                              <a:gd name="T41" fmla="*/ T40 w 1037"/>
                              <a:gd name="T42" fmla="+- 0 1291 679"/>
                              <a:gd name="T43" fmla="*/ 1291 h 612"/>
                              <a:gd name="T44" fmla="+- 0 3754 2820"/>
                              <a:gd name="T45" fmla="*/ T44 w 1037"/>
                              <a:gd name="T46" fmla="+- 0 1291 679"/>
                              <a:gd name="T47" fmla="*/ 1291 h 612"/>
                              <a:gd name="T48" fmla="+- 0 3793 2820"/>
                              <a:gd name="T49" fmla="*/ T48 w 1037"/>
                              <a:gd name="T50" fmla="+- 0 1283 679"/>
                              <a:gd name="T51" fmla="*/ 1283 h 612"/>
                              <a:gd name="T52" fmla="+- 0 3826 2820"/>
                              <a:gd name="T53" fmla="*/ T52 w 1037"/>
                              <a:gd name="T54" fmla="+- 0 1261 679"/>
                              <a:gd name="T55" fmla="*/ 1261 h 612"/>
                              <a:gd name="T56" fmla="+- 0 3848 2820"/>
                              <a:gd name="T57" fmla="*/ T56 w 1037"/>
                              <a:gd name="T58" fmla="+- 0 1229 679"/>
                              <a:gd name="T59" fmla="*/ 1229 h 612"/>
                              <a:gd name="T60" fmla="+- 0 3856 2820"/>
                              <a:gd name="T61" fmla="*/ T60 w 1037"/>
                              <a:gd name="T62" fmla="+- 0 1189 679"/>
                              <a:gd name="T63" fmla="*/ 1189 h 612"/>
                              <a:gd name="T64" fmla="+- 0 3856 2820"/>
                              <a:gd name="T65" fmla="*/ T64 w 1037"/>
                              <a:gd name="T66" fmla="+- 0 781 679"/>
                              <a:gd name="T67" fmla="*/ 781 h 612"/>
                              <a:gd name="T68" fmla="+- 0 3848 2820"/>
                              <a:gd name="T69" fmla="*/ T68 w 1037"/>
                              <a:gd name="T70" fmla="+- 0 742 679"/>
                              <a:gd name="T71" fmla="*/ 742 h 612"/>
                              <a:gd name="T72" fmla="+- 0 3826 2820"/>
                              <a:gd name="T73" fmla="*/ T72 w 1037"/>
                              <a:gd name="T74" fmla="+- 0 709 679"/>
                              <a:gd name="T75" fmla="*/ 709 h 612"/>
                              <a:gd name="T76" fmla="+- 0 3793 2820"/>
                              <a:gd name="T77" fmla="*/ T76 w 1037"/>
                              <a:gd name="T78" fmla="+- 0 687 679"/>
                              <a:gd name="T79" fmla="*/ 687 h 612"/>
                              <a:gd name="T80" fmla="+- 0 3754 2820"/>
                              <a:gd name="T81" fmla="*/ T80 w 1037"/>
                              <a:gd name="T82" fmla="+- 0 679 679"/>
                              <a:gd name="T83" fmla="*/ 679 h 6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37" h="612">
                                <a:moveTo>
                                  <a:pt x="934" y="0"/>
                                </a:moveTo>
                                <a:lnTo>
                                  <a:pt x="102" y="0"/>
                                </a:lnTo>
                                <a:lnTo>
                                  <a:pt x="62" y="8"/>
                                </a:lnTo>
                                <a:lnTo>
                                  <a:pt x="29" y="30"/>
                                </a:lnTo>
                                <a:lnTo>
                                  <a:pt x="8" y="63"/>
                                </a:lnTo>
                                <a:lnTo>
                                  <a:pt x="0" y="102"/>
                                </a:lnTo>
                                <a:lnTo>
                                  <a:pt x="0" y="510"/>
                                </a:lnTo>
                                <a:lnTo>
                                  <a:pt x="8" y="550"/>
                                </a:lnTo>
                                <a:lnTo>
                                  <a:pt x="29" y="582"/>
                                </a:lnTo>
                                <a:lnTo>
                                  <a:pt x="62" y="604"/>
                                </a:lnTo>
                                <a:lnTo>
                                  <a:pt x="102" y="612"/>
                                </a:lnTo>
                                <a:lnTo>
                                  <a:pt x="934" y="612"/>
                                </a:lnTo>
                                <a:lnTo>
                                  <a:pt x="973" y="604"/>
                                </a:lnTo>
                                <a:lnTo>
                                  <a:pt x="1006" y="582"/>
                                </a:lnTo>
                                <a:lnTo>
                                  <a:pt x="1028" y="550"/>
                                </a:lnTo>
                                <a:lnTo>
                                  <a:pt x="1036" y="510"/>
                                </a:lnTo>
                                <a:lnTo>
                                  <a:pt x="1036" y="102"/>
                                </a:lnTo>
                                <a:lnTo>
                                  <a:pt x="1028" y="63"/>
                                </a:lnTo>
                                <a:lnTo>
                                  <a:pt x="1006" y="30"/>
                                </a:lnTo>
                                <a:lnTo>
                                  <a:pt x="973" y="8"/>
                                </a:lnTo>
                                <a:lnTo>
                                  <a:pt x="934" y="0"/>
                                </a:lnTo>
                                <a:close/>
                              </a:path>
                            </a:pathLst>
                          </a:custGeom>
                          <a:solidFill>
                            <a:srgbClr val="0079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5" name="Freeform 1234"/>
                        <wps:cNvSpPr>
                          <a:spLocks/>
                        </wps:cNvSpPr>
                        <wps:spPr bwMode="auto">
                          <a:xfrm>
                            <a:off x="2820" y="679"/>
                            <a:ext cx="1037" cy="612"/>
                          </a:xfrm>
                          <a:custGeom>
                            <a:avLst/>
                            <a:gdLst>
                              <a:gd name="T0" fmla="+- 0 2820 2820"/>
                              <a:gd name="T1" fmla="*/ T0 w 1037"/>
                              <a:gd name="T2" fmla="+- 0 781 679"/>
                              <a:gd name="T3" fmla="*/ 781 h 612"/>
                              <a:gd name="T4" fmla="+- 0 2828 2820"/>
                              <a:gd name="T5" fmla="*/ T4 w 1037"/>
                              <a:gd name="T6" fmla="+- 0 742 679"/>
                              <a:gd name="T7" fmla="*/ 742 h 612"/>
                              <a:gd name="T8" fmla="+- 0 2849 2820"/>
                              <a:gd name="T9" fmla="*/ T8 w 1037"/>
                              <a:gd name="T10" fmla="+- 0 709 679"/>
                              <a:gd name="T11" fmla="*/ 709 h 612"/>
                              <a:gd name="T12" fmla="+- 0 2882 2820"/>
                              <a:gd name="T13" fmla="*/ T12 w 1037"/>
                              <a:gd name="T14" fmla="+- 0 687 679"/>
                              <a:gd name="T15" fmla="*/ 687 h 612"/>
                              <a:gd name="T16" fmla="+- 0 2922 2820"/>
                              <a:gd name="T17" fmla="*/ T16 w 1037"/>
                              <a:gd name="T18" fmla="+- 0 679 679"/>
                              <a:gd name="T19" fmla="*/ 679 h 612"/>
                              <a:gd name="T20" fmla="+- 0 3754 2820"/>
                              <a:gd name="T21" fmla="*/ T20 w 1037"/>
                              <a:gd name="T22" fmla="+- 0 679 679"/>
                              <a:gd name="T23" fmla="*/ 679 h 612"/>
                              <a:gd name="T24" fmla="+- 0 3793 2820"/>
                              <a:gd name="T25" fmla="*/ T24 w 1037"/>
                              <a:gd name="T26" fmla="+- 0 687 679"/>
                              <a:gd name="T27" fmla="*/ 687 h 612"/>
                              <a:gd name="T28" fmla="+- 0 3826 2820"/>
                              <a:gd name="T29" fmla="*/ T28 w 1037"/>
                              <a:gd name="T30" fmla="+- 0 709 679"/>
                              <a:gd name="T31" fmla="*/ 709 h 612"/>
                              <a:gd name="T32" fmla="+- 0 3848 2820"/>
                              <a:gd name="T33" fmla="*/ T32 w 1037"/>
                              <a:gd name="T34" fmla="+- 0 742 679"/>
                              <a:gd name="T35" fmla="*/ 742 h 612"/>
                              <a:gd name="T36" fmla="+- 0 3856 2820"/>
                              <a:gd name="T37" fmla="*/ T36 w 1037"/>
                              <a:gd name="T38" fmla="+- 0 781 679"/>
                              <a:gd name="T39" fmla="*/ 781 h 612"/>
                              <a:gd name="T40" fmla="+- 0 3856 2820"/>
                              <a:gd name="T41" fmla="*/ T40 w 1037"/>
                              <a:gd name="T42" fmla="+- 0 1189 679"/>
                              <a:gd name="T43" fmla="*/ 1189 h 612"/>
                              <a:gd name="T44" fmla="+- 0 3848 2820"/>
                              <a:gd name="T45" fmla="*/ T44 w 1037"/>
                              <a:gd name="T46" fmla="+- 0 1229 679"/>
                              <a:gd name="T47" fmla="*/ 1229 h 612"/>
                              <a:gd name="T48" fmla="+- 0 3826 2820"/>
                              <a:gd name="T49" fmla="*/ T48 w 1037"/>
                              <a:gd name="T50" fmla="+- 0 1261 679"/>
                              <a:gd name="T51" fmla="*/ 1261 h 612"/>
                              <a:gd name="T52" fmla="+- 0 3793 2820"/>
                              <a:gd name="T53" fmla="*/ T52 w 1037"/>
                              <a:gd name="T54" fmla="+- 0 1283 679"/>
                              <a:gd name="T55" fmla="*/ 1283 h 612"/>
                              <a:gd name="T56" fmla="+- 0 3754 2820"/>
                              <a:gd name="T57" fmla="*/ T56 w 1037"/>
                              <a:gd name="T58" fmla="+- 0 1291 679"/>
                              <a:gd name="T59" fmla="*/ 1291 h 612"/>
                              <a:gd name="T60" fmla="+- 0 2922 2820"/>
                              <a:gd name="T61" fmla="*/ T60 w 1037"/>
                              <a:gd name="T62" fmla="+- 0 1291 679"/>
                              <a:gd name="T63" fmla="*/ 1291 h 612"/>
                              <a:gd name="T64" fmla="+- 0 2882 2820"/>
                              <a:gd name="T65" fmla="*/ T64 w 1037"/>
                              <a:gd name="T66" fmla="+- 0 1283 679"/>
                              <a:gd name="T67" fmla="*/ 1283 h 612"/>
                              <a:gd name="T68" fmla="+- 0 2849 2820"/>
                              <a:gd name="T69" fmla="*/ T68 w 1037"/>
                              <a:gd name="T70" fmla="+- 0 1261 679"/>
                              <a:gd name="T71" fmla="*/ 1261 h 612"/>
                              <a:gd name="T72" fmla="+- 0 2828 2820"/>
                              <a:gd name="T73" fmla="*/ T72 w 1037"/>
                              <a:gd name="T74" fmla="+- 0 1229 679"/>
                              <a:gd name="T75" fmla="*/ 1229 h 612"/>
                              <a:gd name="T76" fmla="+- 0 2820 2820"/>
                              <a:gd name="T77" fmla="*/ T76 w 1037"/>
                              <a:gd name="T78" fmla="+- 0 1189 679"/>
                              <a:gd name="T79" fmla="*/ 1189 h 612"/>
                              <a:gd name="T80" fmla="+- 0 2820 2820"/>
                              <a:gd name="T81" fmla="*/ T80 w 1037"/>
                              <a:gd name="T82" fmla="+- 0 781 679"/>
                              <a:gd name="T83" fmla="*/ 781 h 6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37" h="612">
                                <a:moveTo>
                                  <a:pt x="0" y="102"/>
                                </a:moveTo>
                                <a:lnTo>
                                  <a:pt x="8" y="63"/>
                                </a:lnTo>
                                <a:lnTo>
                                  <a:pt x="29" y="30"/>
                                </a:lnTo>
                                <a:lnTo>
                                  <a:pt x="62" y="8"/>
                                </a:lnTo>
                                <a:lnTo>
                                  <a:pt x="102" y="0"/>
                                </a:lnTo>
                                <a:lnTo>
                                  <a:pt x="934" y="0"/>
                                </a:lnTo>
                                <a:lnTo>
                                  <a:pt x="973" y="8"/>
                                </a:lnTo>
                                <a:lnTo>
                                  <a:pt x="1006" y="30"/>
                                </a:lnTo>
                                <a:lnTo>
                                  <a:pt x="1028" y="63"/>
                                </a:lnTo>
                                <a:lnTo>
                                  <a:pt x="1036" y="102"/>
                                </a:lnTo>
                                <a:lnTo>
                                  <a:pt x="1036" y="510"/>
                                </a:lnTo>
                                <a:lnTo>
                                  <a:pt x="1028" y="550"/>
                                </a:lnTo>
                                <a:lnTo>
                                  <a:pt x="1006" y="582"/>
                                </a:lnTo>
                                <a:lnTo>
                                  <a:pt x="973" y="604"/>
                                </a:lnTo>
                                <a:lnTo>
                                  <a:pt x="934" y="612"/>
                                </a:lnTo>
                                <a:lnTo>
                                  <a:pt x="102" y="612"/>
                                </a:lnTo>
                                <a:lnTo>
                                  <a:pt x="62" y="604"/>
                                </a:lnTo>
                                <a:lnTo>
                                  <a:pt x="29" y="582"/>
                                </a:lnTo>
                                <a:lnTo>
                                  <a:pt x="8" y="550"/>
                                </a:lnTo>
                                <a:lnTo>
                                  <a:pt x="0" y="510"/>
                                </a:lnTo>
                                <a:lnTo>
                                  <a:pt x="0" y="102"/>
                                </a:lnTo>
                                <a:close/>
                              </a:path>
                            </a:pathLst>
                          </a:custGeom>
                          <a:noFill/>
                          <a:ln w="10786">
                            <a:solidFill>
                              <a:srgbClr val="00578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6" name="Freeform 1233"/>
                        <wps:cNvSpPr>
                          <a:spLocks/>
                        </wps:cNvSpPr>
                        <wps:spPr bwMode="auto">
                          <a:xfrm>
                            <a:off x="2820" y="1359"/>
                            <a:ext cx="1037" cy="612"/>
                          </a:xfrm>
                          <a:custGeom>
                            <a:avLst/>
                            <a:gdLst>
                              <a:gd name="T0" fmla="+- 0 3754 2820"/>
                              <a:gd name="T1" fmla="*/ T0 w 1037"/>
                              <a:gd name="T2" fmla="+- 0 1359 1359"/>
                              <a:gd name="T3" fmla="*/ 1359 h 612"/>
                              <a:gd name="T4" fmla="+- 0 2922 2820"/>
                              <a:gd name="T5" fmla="*/ T4 w 1037"/>
                              <a:gd name="T6" fmla="+- 0 1359 1359"/>
                              <a:gd name="T7" fmla="*/ 1359 h 612"/>
                              <a:gd name="T8" fmla="+- 0 2882 2820"/>
                              <a:gd name="T9" fmla="*/ T8 w 1037"/>
                              <a:gd name="T10" fmla="+- 0 1367 1359"/>
                              <a:gd name="T11" fmla="*/ 1367 h 612"/>
                              <a:gd name="T12" fmla="+- 0 2849 2820"/>
                              <a:gd name="T13" fmla="*/ T12 w 1037"/>
                              <a:gd name="T14" fmla="+- 0 1389 1359"/>
                              <a:gd name="T15" fmla="*/ 1389 h 612"/>
                              <a:gd name="T16" fmla="+- 0 2828 2820"/>
                              <a:gd name="T17" fmla="*/ T16 w 1037"/>
                              <a:gd name="T18" fmla="+- 0 1421 1359"/>
                              <a:gd name="T19" fmla="*/ 1421 h 612"/>
                              <a:gd name="T20" fmla="+- 0 2820 2820"/>
                              <a:gd name="T21" fmla="*/ T20 w 1037"/>
                              <a:gd name="T22" fmla="+- 0 1461 1359"/>
                              <a:gd name="T23" fmla="*/ 1461 h 612"/>
                              <a:gd name="T24" fmla="+- 0 2820 2820"/>
                              <a:gd name="T25" fmla="*/ T24 w 1037"/>
                              <a:gd name="T26" fmla="+- 0 1868 1359"/>
                              <a:gd name="T27" fmla="*/ 1868 h 612"/>
                              <a:gd name="T28" fmla="+- 0 2828 2820"/>
                              <a:gd name="T29" fmla="*/ T28 w 1037"/>
                              <a:gd name="T30" fmla="+- 0 1908 1359"/>
                              <a:gd name="T31" fmla="*/ 1908 h 612"/>
                              <a:gd name="T32" fmla="+- 0 2849 2820"/>
                              <a:gd name="T33" fmla="*/ T32 w 1037"/>
                              <a:gd name="T34" fmla="+- 0 1940 1359"/>
                              <a:gd name="T35" fmla="*/ 1940 h 612"/>
                              <a:gd name="T36" fmla="+- 0 2882 2820"/>
                              <a:gd name="T37" fmla="*/ T36 w 1037"/>
                              <a:gd name="T38" fmla="+- 0 1962 1359"/>
                              <a:gd name="T39" fmla="*/ 1962 h 612"/>
                              <a:gd name="T40" fmla="+- 0 2922 2820"/>
                              <a:gd name="T41" fmla="*/ T40 w 1037"/>
                              <a:gd name="T42" fmla="+- 0 1970 1359"/>
                              <a:gd name="T43" fmla="*/ 1970 h 612"/>
                              <a:gd name="T44" fmla="+- 0 3754 2820"/>
                              <a:gd name="T45" fmla="*/ T44 w 1037"/>
                              <a:gd name="T46" fmla="+- 0 1970 1359"/>
                              <a:gd name="T47" fmla="*/ 1970 h 612"/>
                              <a:gd name="T48" fmla="+- 0 3793 2820"/>
                              <a:gd name="T49" fmla="*/ T48 w 1037"/>
                              <a:gd name="T50" fmla="+- 0 1962 1359"/>
                              <a:gd name="T51" fmla="*/ 1962 h 612"/>
                              <a:gd name="T52" fmla="+- 0 3826 2820"/>
                              <a:gd name="T53" fmla="*/ T52 w 1037"/>
                              <a:gd name="T54" fmla="+- 0 1940 1359"/>
                              <a:gd name="T55" fmla="*/ 1940 h 612"/>
                              <a:gd name="T56" fmla="+- 0 3848 2820"/>
                              <a:gd name="T57" fmla="*/ T56 w 1037"/>
                              <a:gd name="T58" fmla="+- 0 1908 1359"/>
                              <a:gd name="T59" fmla="*/ 1908 h 612"/>
                              <a:gd name="T60" fmla="+- 0 3856 2820"/>
                              <a:gd name="T61" fmla="*/ T60 w 1037"/>
                              <a:gd name="T62" fmla="+- 0 1868 1359"/>
                              <a:gd name="T63" fmla="*/ 1868 h 612"/>
                              <a:gd name="T64" fmla="+- 0 3856 2820"/>
                              <a:gd name="T65" fmla="*/ T64 w 1037"/>
                              <a:gd name="T66" fmla="+- 0 1461 1359"/>
                              <a:gd name="T67" fmla="*/ 1461 h 612"/>
                              <a:gd name="T68" fmla="+- 0 3848 2820"/>
                              <a:gd name="T69" fmla="*/ T68 w 1037"/>
                              <a:gd name="T70" fmla="+- 0 1421 1359"/>
                              <a:gd name="T71" fmla="*/ 1421 h 612"/>
                              <a:gd name="T72" fmla="+- 0 3826 2820"/>
                              <a:gd name="T73" fmla="*/ T72 w 1037"/>
                              <a:gd name="T74" fmla="+- 0 1389 1359"/>
                              <a:gd name="T75" fmla="*/ 1389 h 612"/>
                              <a:gd name="T76" fmla="+- 0 3793 2820"/>
                              <a:gd name="T77" fmla="*/ T76 w 1037"/>
                              <a:gd name="T78" fmla="+- 0 1367 1359"/>
                              <a:gd name="T79" fmla="*/ 1367 h 612"/>
                              <a:gd name="T80" fmla="+- 0 3754 2820"/>
                              <a:gd name="T81" fmla="*/ T80 w 1037"/>
                              <a:gd name="T82" fmla="+- 0 1359 1359"/>
                              <a:gd name="T83" fmla="*/ 1359 h 6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37" h="612">
                                <a:moveTo>
                                  <a:pt x="934" y="0"/>
                                </a:moveTo>
                                <a:lnTo>
                                  <a:pt x="102" y="0"/>
                                </a:lnTo>
                                <a:lnTo>
                                  <a:pt x="62" y="8"/>
                                </a:lnTo>
                                <a:lnTo>
                                  <a:pt x="29" y="30"/>
                                </a:lnTo>
                                <a:lnTo>
                                  <a:pt x="8" y="62"/>
                                </a:lnTo>
                                <a:lnTo>
                                  <a:pt x="0" y="102"/>
                                </a:lnTo>
                                <a:lnTo>
                                  <a:pt x="0" y="509"/>
                                </a:lnTo>
                                <a:lnTo>
                                  <a:pt x="8" y="549"/>
                                </a:lnTo>
                                <a:lnTo>
                                  <a:pt x="29" y="581"/>
                                </a:lnTo>
                                <a:lnTo>
                                  <a:pt x="62" y="603"/>
                                </a:lnTo>
                                <a:lnTo>
                                  <a:pt x="102" y="611"/>
                                </a:lnTo>
                                <a:lnTo>
                                  <a:pt x="934" y="611"/>
                                </a:lnTo>
                                <a:lnTo>
                                  <a:pt x="973" y="603"/>
                                </a:lnTo>
                                <a:lnTo>
                                  <a:pt x="1006" y="581"/>
                                </a:lnTo>
                                <a:lnTo>
                                  <a:pt x="1028" y="549"/>
                                </a:lnTo>
                                <a:lnTo>
                                  <a:pt x="1036" y="509"/>
                                </a:lnTo>
                                <a:lnTo>
                                  <a:pt x="1036" y="102"/>
                                </a:lnTo>
                                <a:lnTo>
                                  <a:pt x="1028" y="62"/>
                                </a:lnTo>
                                <a:lnTo>
                                  <a:pt x="1006" y="30"/>
                                </a:lnTo>
                                <a:lnTo>
                                  <a:pt x="973" y="8"/>
                                </a:lnTo>
                                <a:lnTo>
                                  <a:pt x="934" y="0"/>
                                </a:lnTo>
                                <a:close/>
                              </a:path>
                            </a:pathLst>
                          </a:custGeom>
                          <a:solidFill>
                            <a:srgbClr val="0079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7" name="Freeform 1232"/>
                        <wps:cNvSpPr>
                          <a:spLocks/>
                        </wps:cNvSpPr>
                        <wps:spPr bwMode="auto">
                          <a:xfrm>
                            <a:off x="2820" y="1359"/>
                            <a:ext cx="1037" cy="612"/>
                          </a:xfrm>
                          <a:custGeom>
                            <a:avLst/>
                            <a:gdLst>
                              <a:gd name="T0" fmla="+- 0 2820 2820"/>
                              <a:gd name="T1" fmla="*/ T0 w 1037"/>
                              <a:gd name="T2" fmla="+- 0 1461 1359"/>
                              <a:gd name="T3" fmla="*/ 1461 h 612"/>
                              <a:gd name="T4" fmla="+- 0 2828 2820"/>
                              <a:gd name="T5" fmla="*/ T4 w 1037"/>
                              <a:gd name="T6" fmla="+- 0 1421 1359"/>
                              <a:gd name="T7" fmla="*/ 1421 h 612"/>
                              <a:gd name="T8" fmla="+- 0 2849 2820"/>
                              <a:gd name="T9" fmla="*/ T8 w 1037"/>
                              <a:gd name="T10" fmla="+- 0 1389 1359"/>
                              <a:gd name="T11" fmla="*/ 1389 h 612"/>
                              <a:gd name="T12" fmla="+- 0 2882 2820"/>
                              <a:gd name="T13" fmla="*/ T12 w 1037"/>
                              <a:gd name="T14" fmla="+- 0 1367 1359"/>
                              <a:gd name="T15" fmla="*/ 1367 h 612"/>
                              <a:gd name="T16" fmla="+- 0 2922 2820"/>
                              <a:gd name="T17" fmla="*/ T16 w 1037"/>
                              <a:gd name="T18" fmla="+- 0 1359 1359"/>
                              <a:gd name="T19" fmla="*/ 1359 h 612"/>
                              <a:gd name="T20" fmla="+- 0 3754 2820"/>
                              <a:gd name="T21" fmla="*/ T20 w 1037"/>
                              <a:gd name="T22" fmla="+- 0 1359 1359"/>
                              <a:gd name="T23" fmla="*/ 1359 h 612"/>
                              <a:gd name="T24" fmla="+- 0 3793 2820"/>
                              <a:gd name="T25" fmla="*/ T24 w 1037"/>
                              <a:gd name="T26" fmla="+- 0 1367 1359"/>
                              <a:gd name="T27" fmla="*/ 1367 h 612"/>
                              <a:gd name="T28" fmla="+- 0 3826 2820"/>
                              <a:gd name="T29" fmla="*/ T28 w 1037"/>
                              <a:gd name="T30" fmla="+- 0 1389 1359"/>
                              <a:gd name="T31" fmla="*/ 1389 h 612"/>
                              <a:gd name="T32" fmla="+- 0 3848 2820"/>
                              <a:gd name="T33" fmla="*/ T32 w 1037"/>
                              <a:gd name="T34" fmla="+- 0 1421 1359"/>
                              <a:gd name="T35" fmla="*/ 1421 h 612"/>
                              <a:gd name="T36" fmla="+- 0 3856 2820"/>
                              <a:gd name="T37" fmla="*/ T36 w 1037"/>
                              <a:gd name="T38" fmla="+- 0 1461 1359"/>
                              <a:gd name="T39" fmla="*/ 1461 h 612"/>
                              <a:gd name="T40" fmla="+- 0 3856 2820"/>
                              <a:gd name="T41" fmla="*/ T40 w 1037"/>
                              <a:gd name="T42" fmla="+- 0 1868 1359"/>
                              <a:gd name="T43" fmla="*/ 1868 h 612"/>
                              <a:gd name="T44" fmla="+- 0 3848 2820"/>
                              <a:gd name="T45" fmla="*/ T44 w 1037"/>
                              <a:gd name="T46" fmla="+- 0 1908 1359"/>
                              <a:gd name="T47" fmla="*/ 1908 h 612"/>
                              <a:gd name="T48" fmla="+- 0 3826 2820"/>
                              <a:gd name="T49" fmla="*/ T48 w 1037"/>
                              <a:gd name="T50" fmla="+- 0 1940 1359"/>
                              <a:gd name="T51" fmla="*/ 1940 h 612"/>
                              <a:gd name="T52" fmla="+- 0 3793 2820"/>
                              <a:gd name="T53" fmla="*/ T52 w 1037"/>
                              <a:gd name="T54" fmla="+- 0 1962 1359"/>
                              <a:gd name="T55" fmla="*/ 1962 h 612"/>
                              <a:gd name="T56" fmla="+- 0 3754 2820"/>
                              <a:gd name="T57" fmla="*/ T56 w 1037"/>
                              <a:gd name="T58" fmla="+- 0 1970 1359"/>
                              <a:gd name="T59" fmla="*/ 1970 h 612"/>
                              <a:gd name="T60" fmla="+- 0 2922 2820"/>
                              <a:gd name="T61" fmla="*/ T60 w 1037"/>
                              <a:gd name="T62" fmla="+- 0 1970 1359"/>
                              <a:gd name="T63" fmla="*/ 1970 h 612"/>
                              <a:gd name="T64" fmla="+- 0 2882 2820"/>
                              <a:gd name="T65" fmla="*/ T64 w 1037"/>
                              <a:gd name="T66" fmla="+- 0 1962 1359"/>
                              <a:gd name="T67" fmla="*/ 1962 h 612"/>
                              <a:gd name="T68" fmla="+- 0 2849 2820"/>
                              <a:gd name="T69" fmla="*/ T68 w 1037"/>
                              <a:gd name="T70" fmla="+- 0 1940 1359"/>
                              <a:gd name="T71" fmla="*/ 1940 h 612"/>
                              <a:gd name="T72" fmla="+- 0 2828 2820"/>
                              <a:gd name="T73" fmla="*/ T72 w 1037"/>
                              <a:gd name="T74" fmla="+- 0 1908 1359"/>
                              <a:gd name="T75" fmla="*/ 1908 h 612"/>
                              <a:gd name="T76" fmla="+- 0 2820 2820"/>
                              <a:gd name="T77" fmla="*/ T76 w 1037"/>
                              <a:gd name="T78" fmla="+- 0 1868 1359"/>
                              <a:gd name="T79" fmla="*/ 1868 h 612"/>
                              <a:gd name="T80" fmla="+- 0 2820 2820"/>
                              <a:gd name="T81" fmla="*/ T80 w 1037"/>
                              <a:gd name="T82" fmla="+- 0 1461 1359"/>
                              <a:gd name="T83" fmla="*/ 1461 h 6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37" h="612">
                                <a:moveTo>
                                  <a:pt x="0" y="102"/>
                                </a:moveTo>
                                <a:lnTo>
                                  <a:pt x="8" y="62"/>
                                </a:lnTo>
                                <a:lnTo>
                                  <a:pt x="29" y="30"/>
                                </a:lnTo>
                                <a:lnTo>
                                  <a:pt x="62" y="8"/>
                                </a:lnTo>
                                <a:lnTo>
                                  <a:pt x="102" y="0"/>
                                </a:lnTo>
                                <a:lnTo>
                                  <a:pt x="934" y="0"/>
                                </a:lnTo>
                                <a:lnTo>
                                  <a:pt x="973" y="8"/>
                                </a:lnTo>
                                <a:lnTo>
                                  <a:pt x="1006" y="30"/>
                                </a:lnTo>
                                <a:lnTo>
                                  <a:pt x="1028" y="62"/>
                                </a:lnTo>
                                <a:lnTo>
                                  <a:pt x="1036" y="102"/>
                                </a:lnTo>
                                <a:lnTo>
                                  <a:pt x="1036" y="509"/>
                                </a:lnTo>
                                <a:lnTo>
                                  <a:pt x="1028" y="549"/>
                                </a:lnTo>
                                <a:lnTo>
                                  <a:pt x="1006" y="581"/>
                                </a:lnTo>
                                <a:lnTo>
                                  <a:pt x="973" y="603"/>
                                </a:lnTo>
                                <a:lnTo>
                                  <a:pt x="934" y="611"/>
                                </a:lnTo>
                                <a:lnTo>
                                  <a:pt x="102" y="611"/>
                                </a:lnTo>
                                <a:lnTo>
                                  <a:pt x="62" y="603"/>
                                </a:lnTo>
                                <a:lnTo>
                                  <a:pt x="29" y="581"/>
                                </a:lnTo>
                                <a:lnTo>
                                  <a:pt x="8" y="549"/>
                                </a:lnTo>
                                <a:lnTo>
                                  <a:pt x="0" y="509"/>
                                </a:lnTo>
                                <a:lnTo>
                                  <a:pt x="0" y="102"/>
                                </a:lnTo>
                                <a:close/>
                              </a:path>
                            </a:pathLst>
                          </a:custGeom>
                          <a:noFill/>
                          <a:ln w="10786">
                            <a:solidFill>
                              <a:srgbClr val="00578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8" name="Freeform 1231"/>
                        <wps:cNvSpPr>
                          <a:spLocks/>
                        </wps:cNvSpPr>
                        <wps:spPr bwMode="auto">
                          <a:xfrm>
                            <a:off x="2820" y="2030"/>
                            <a:ext cx="1037" cy="612"/>
                          </a:xfrm>
                          <a:custGeom>
                            <a:avLst/>
                            <a:gdLst>
                              <a:gd name="T0" fmla="+- 0 3754 2820"/>
                              <a:gd name="T1" fmla="*/ T0 w 1037"/>
                              <a:gd name="T2" fmla="+- 0 2030 2030"/>
                              <a:gd name="T3" fmla="*/ 2030 h 612"/>
                              <a:gd name="T4" fmla="+- 0 2922 2820"/>
                              <a:gd name="T5" fmla="*/ T4 w 1037"/>
                              <a:gd name="T6" fmla="+- 0 2030 2030"/>
                              <a:gd name="T7" fmla="*/ 2030 h 612"/>
                              <a:gd name="T8" fmla="+- 0 2882 2820"/>
                              <a:gd name="T9" fmla="*/ T8 w 1037"/>
                              <a:gd name="T10" fmla="+- 0 2038 2030"/>
                              <a:gd name="T11" fmla="*/ 2038 h 612"/>
                              <a:gd name="T12" fmla="+- 0 2849 2820"/>
                              <a:gd name="T13" fmla="*/ T12 w 1037"/>
                              <a:gd name="T14" fmla="+- 0 2060 2030"/>
                              <a:gd name="T15" fmla="*/ 2060 h 612"/>
                              <a:gd name="T16" fmla="+- 0 2828 2820"/>
                              <a:gd name="T17" fmla="*/ T16 w 1037"/>
                              <a:gd name="T18" fmla="+- 0 2092 2030"/>
                              <a:gd name="T19" fmla="*/ 2092 h 612"/>
                              <a:gd name="T20" fmla="+- 0 2820 2820"/>
                              <a:gd name="T21" fmla="*/ T20 w 1037"/>
                              <a:gd name="T22" fmla="+- 0 2132 2030"/>
                              <a:gd name="T23" fmla="*/ 2132 h 612"/>
                              <a:gd name="T24" fmla="+- 0 2820 2820"/>
                              <a:gd name="T25" fmla="*/ T24 w 1037"/>
                              <a:gd name="T26" fmla="+- 0 2539 2030"/>
                              <a:gd name="T27" fmla="*/ 2539 h 612"/>
                              <a:gd name="T28" fmla="+- 0 2828 2820"/>
                              <a:gd name="T29" fmla="*/ T28 w 1037"/>
                              <a:gd name="T30" fmla="+- 0 2579 2030"/>
                              <a:gd name="T31" fmla="*/ 2579 h 612"/>
                              <a:gd name="T32" fmla="+- 0 2849 2820"/>
                              <a:gd name="T33" fmla="*/ T32 w 1037"/>
                              <a:gd name="T34" fmla="+- 0 2611 2030"/>
                              <a:gd name="T35" fmla="*/ 2611 h 612"/>
                              <a:gd name="T36" fmla="+- 0 2882 2820"/>
                              <a:gd name="T37" fmla="*/ T36 w 1037"/>
                              <a:gd name="T38" fmla="+- 0 2633 2030"/>
                              <a:gd name="T39" fmla="*/ 2633 h 612"/>
                              <a:gd name="T40" fmla="+- 0 2922 2820"/>
                              <a:gd name="T41" fmla="*/ T40 w 1037"/>
                              <a:gd name="T42" fmla="+- 0 2641 2030"/>
                              <a:gd name="T43" fmla="*/ 2641 h 612"/>
                              <a:gd name="T44" fmla="+- 0 3754 2820"/>
                              <a:gd name="T45" fmla="*/ T44 w 1037"/>
                              <a:gd name="T46" fmla="+- 0 2641 2030"/>
                              <a:gd name="T47" fmla="*/ 2641 h 612"/>
                              <a:gd name="T48" fmla="+- 0 3793 2820"/>
                              <a:gd name="T49" fmla="*/ T48 w 1037"/>
                              <a:gd name="T50" fmla="+- 0 2633 2030"/>
                              <a:gd name="T51" fmla="*/ 2633 h 612"/>
                              <a:gd name="T52" fmla="+- 0 3826 2820"/>
                              <a:gd name="T53" fmla="*/ T52 w 1037"/>
                              <a:gd name="T54" fmla="+- 0 2611 2030"/>
                              <a:gd name="T55" fmla="*/ 2611 h 612"/>
                              <a:gd name="T56" fmla="+- 0 3848 2820"/>
                              <a:gd name="T57" fmla="*/ T56 w 1037"/>
                              <a:gd name="T58" fmla="+- 0 2579 2030"/>
                              <a:gd name="T59" fmla="*/ 2579 h 612"/>
                              <a:gd name="T60" fmla="+- 0 3856 2820"/>
                              <a:gd name="T61" fmla="*/ T60 w 1037"/>
                              <a:gd name="T62" fmla="+- 0 2539 2030"/>
                              <a:gd name="T63" fmla="*/ 2539 h 612"/>
                              <a:gd name="T64" fmla="+- 0 3856 2820"/>
                              <a:gd name="T65" fmla="*/ T64 w 1037"/>
                              <a:gd name="T66" fmla="+- 0 2132 2030"/>
                              <a:gd name="T67" fmla="*/ 2132 h 612"/>
                              <a:gd name="T68" fmla="+- 0 3848 2820"/>
                              <a:gd name="T69" fmla="*/ T68 w 1037"/>
                              <a:gd name="T70" fmla="+- 0 2092 2030"/>
                              <a:gd name="T71" fmla="*/ 2092 h 612"/>
                              <a:gd name="T72" fmla="+- 0 3826 2820"/>
                              <a:gd name="T73" fmla="*/ T72 w 1037"/>
                              <a:gd name="T74" fmla="+- 0 2060 2030"/>
                              <a:gd name="T75" fmla="*/ 2060 h 612"/>
                              <a:gd name="T76" fmla="+- 0 3793 2820"/>
                              <a:gd name="T77" fmla="*/ T76 w 1037"/>
                              <a:gd name="T78" fmla="+- 0 2038 2030"/>
                              <a:gd name="T79" fmla="*/ 2038 h 612"/>
                              <a:gd name="T80" fmla="+- 0 3754 2820"/>
                              <a:gd name="T81" fmla="*/ T80 w 1037"/>
                              <a:gd name="T82" fmla="+- 0 2030 2030"/>
                              <a:gd name="T83" fmla="*/ 2030 h 6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37" h="612">
                                <a:moveTo>
                                  <a:pt x="934" y="0"/>
                                </a:moveTo>
                                <a:lnTo>
                                  <a:pt x="102" y="0"/>
                                </a:lnTo>
                                <a:lnTo>
                                  <a:pt x="62" y="8"/>
                                </a:lnTo>
                                <a:lnTo>
                                  <a:pt x="29" y="30"/>
                                </a:lnTo>
                                <a:lnTo>
                                  <a:pt x="8" y="62"/>
                                </a:lnTo>
                                <a:lnTo>
                                  <a:pt x="0" y="102"/>
                                </a:lnTo>
                                <a:lnTo>
                                  <a:pt x="0" y="509"/>
                                </a:lnTo>
                                <a:lnTo>
                                  <a:pt x="8" y="549"/>
                                </a:lnTo>
                                <a:lnTo>
                                  <a:pt x="29" y="581"/>
                                </a:lnTo>
                                <a:lnTo>
                                  <a:pt x="62" y="603"/>
                                </a:lnTo>
                                <a:lnTo>
                                  <a:pt x="102" y="611"/>
                                </a:lnTo>
                                <a:lnTo>
                                  <a:pt x="934" y="611"/>
                                </a:lnTo>
                                <a:lnTo>
                                  <a:pt x="973" y="603"/>
                                </a:lnTo>
                                <a:lnTo>
                                  <a:pt x="1006" y="581"/>
                                </a:lnTo>
                                <a:lnTo>
                                  <a:pt x="1028" y="549"/>
                                </a:lnTo>
                                <a:lnTo>
                                  <a:pt x="1036" y="509"/>
                                </a:lnTo>
                                <a:lnTo>
                                  <a:pt x="1036" y="102"/>
                                </a:lnTo>
                                <a:lnTo>
                                  <a:pt x="1028" y="62"/>
                                </a:lnTo>
                                <a:lnTo>
                                  <a:pt x="1006" y="30"/>
                                </a:lnTo>
                                <a:lnTo>
                                  <a:pt x="973" y="8"/>
                                </a:lnTo>
                                <a:lnTo>
                                  <a:pt x="934" y="0"/>
                                </a:lnTo>
                                <a:close/>
                              </a:path>
                            </a:pathLst>
                          </a:custGeom>
                          <a:solidFill>
                            <a:srgbClr val="0079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9" name="Freeform 1230"/>
                        <wps:cNvSpPr>
                          <a:spLocks/>
                        </wps:cNvSpPr>
                        <wps:spPr bwMode="auto">
                          <a:xfrm>
                            <a:off x="2820" y="2030"/>
                            <a:ext cx="1037" cy="612"/>
                          </a:xfrm>
                          <a:custGeom>
                            <a:avLst/>
                            <a:gdLst>
                              <a:gd name="T0" fmla="+- 0 2820 2820"/>
                              <a:gd name="T1" fmla="*/ T0 w 1037"/>
                              <a:gd name="T2" fmla="+- 0 2132 2030"/>
                              <a:gd name="T3" fmla="*/ 2132 h 612"/>
                              <a:gd name="T4" fmla="+- 0 2828 2820"/>
                              <a:gd name="T5" fmla="*/ T4 w 1037"/>
                              <a:gd name="T6" fmla="+- 0 2092 2030"/>
                              <a:gd name="T7" fmla="*/ 2092 h 612"/>
                              <a:gd name="T8" fmla="+- 0 2849 2820"/>
                              <a:gd name="T9" fmla="*/ T8 w 1037"/>
                              <a:gd name="T10" fmla="+- 0 2060 2030"/>
                              <a:gd name="T11" fmla="*/ 2060 h 612"/>
                              <a:gd name="T12" fmla="+- 0 2882 2820"/>
                              <a:gd name="T13" fmla="*/ T12 w 1037"/>
                              <a:gd name="T14" fmla="+- 0 2038 2030"/>
                              <a:gd name="T15" fmla="*/ 2038 h 612"/>
                              <a:gd name="T16" fmla="+- 0 2922 2820"/>
                              <a:gd name="T17" fmla="*/ T16 w 1037"/>
                              <a:gd name="T18" fmla="+- 0 2030 2030"/>
                              <a:gd name="T19" fmla="*/ 2030 h 612"/>
                              <a:gd name="T20" fmla="+- 0 3754 2820"/>
                              <a:gd name="T21" fmla="*/ T20 w 1037"/>
                              <a:gd name="T22" fmla="+- 0 2030 2030"/>
                              <a:gd name="T23" fmla="*/ 2030 h 612"/>
                              <a:gd name="T24" fmla="+- 0 3793 2820"/>
                              <a:gd name="T25" fmla="*/ T24 w 1037"/>
                              <a:gd name="T26" fmla="+- 0 2038 2030"/>
                              <a:gd name="T27" fmla="*/ 2038 h 612"/>
                              <a:gd name="T28" fmla="+- 0 3826 2820"/>
                              <a:gd name="T29" fmla="*/ T28 w 1037"/>
                              <a:gd name="T30" fmla="+- 0 2060 2030"/>
                              <a:gd name="T31" fmla="*/ 2060 h 612"/>
                              <a:gd name="T32" fmla="+- 0 3848 2820"/>
                              <a:gd name="T33" fmla="*/ T32 w 1037"/>
                              <a:gd name="T34" fmla="+- 0 2092 2030"/>
                              <a:gd name="T35" fmla="*/ 2092 h 612"/>
                              <a:gd name="T36" fmla="+- 0 3856 2820"/>
                              <a:gd name="T37" fmla="*/ T36 w 1037"/>
                              <a:gd name="T38" fmla="+- 0 2132 2030"/>
                              <a:gd name="T39" fmla="*/ 2132 h 612"/>
                              <a:gd name="T40" fmla="+- 0 3856 2820"/>
                              <a:gd name="T41" fmla="*/ T40 w 1037"/>
                              <a:gd name="T42" fmla="+- 0 2539 2030"/>
                              <a:gd name="T43" fmla="*/ 2539 h 612"/>
                              <a:gd name="T44" fmla="+- 0 3848 2820"/>
                              <a:gd name="T45" fmla="*/ T44 w 1037"/>
                              <a:gd name="T46" fmla="+- 0 2579 2030"/>
                              <a:gd name="T47" fmla="*/ 2579 h 612"/>
                              <a:gd name="T48" fmla="+- 0 3826 2820"/>
                              <a:gd name="T49" fmla="*/ T48 w 1037"/>
                              <a:gd name="T50" fmla="+- 0 2611 2030"/>
                              <a:gd name="T51" fmla="*/ 2611 h 612"/>
                              <a:gd name="T52" fmla="+- 0 3793 2820"/>
                              <a:gd name="T53" fmla="*/ T52 w 1037"/>
                              <a:gd name="T54" fmla="+- 0 2633 2030"/>
                              <a:gd name="T55" fmla="*/ 2633 h 612"/>
                              <a:gd name="T56" fmla="+- 0 3754 2820"/>
                              <a:gd name="T57" fmla="*/ T56 w 1037"/>
                              <a:gd name="T58" fmla="+- 0 2641 2030"/>
                              <a:gd name="T59" fmla="*/ 2641 h 612"/>
                              <a:gd name="T60" fmla="+- 0 2922 2820"/>
                              <a:gd name="T61" fmla="*/ T60 w 1037"/>
                              <a:gd name="T62" fmla="+- 0 2641 2030"/>
                              <a:gd name="T63" fmla="*/ 2641 h 612"/>
                              <a:gd name="T64" fmla="+- 0 2882 2820"/>
                              <a:gd name="T65" fmla="*/ T64 w 1037"/>
                              <a:gd name="T66" fmla="+- 0 2633 2030"/>
                              <a:gd name="T67" fmla="*/ 2633 h 612"/>
                              <a:gd name="T68" fmla="+- 0 2849 2820"/>
                              <a:gd name="T69" fmla="*/ T68 w 1037"/>
                              <a:gd name="T70" fmla="+- 0 2611 2030"/>
                              <a:gd name="T71" fmla="*/ 2611 h 612"/>
                              <a:gd name="T72" fmla="+- 0 2828 2820"/>
                              <a:gd name="T73" fmla="*/ T72 w 1037"/>
                              <a:gd name="T74" fmla="+- 0 2579 2030"/>
                              <a:gd name="T75" fmla="*/ 2579 h 612"/>
                              <a:gd name="T76" fmla="+- 0 2820 2820"/>
                              <a:gd name="T77" fmla="*/ T76 w 1037"/>
                              <a:gd name="T78" fmla="+- 0 2539 2030"/>
                              <a:gd name="T79" fmla="*/ 2539 h 612"/>
                              <a:gd name="T80" fmla="+- 0 2820 2820"/>
                              <a:gd name="T81" fmla="*/ T80 w 1037"/>
                              <a:gd name="T82" fmla="+- 0 2132 2030"/>
                              <a:gd name="T83" fmla="*/ 2132 h 6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37" h="612">
                                <a:moveTo>
                                  <a:pt x="0" y="102"/>
                                </a:moveTo>
                                <a:lnTo>
                                  <a:pt x="8" y="62"/>
                                </a:lnTo>
                                <a:lnTo>
                                  <a:pt x="29" y="30"/>
                                </a:lnTo>
                                <a:lnTo>
                                  <a:pt x="62" y="8"/>
                                </a:lnTo>
                                <a:lnTo>
                                  <a:pt x="102" y="0"/>
                                </a:lnTo>
                                <a:lnTo>
                                  <a:pt x="934" y="0"/>
                                </a:lnTo>
                                <a:lnTo>
                                  <a:pt x="973" y="8"/>
                                </a:lnTo>
                                <a:lnTo>
                                  <a:pt x="1006" y="30"/>
                                </a:lnTo>
                                <a:lnTo>
                                  <a:pt x="1028" y="62"/>
                                </a:lnTo>
                                <a:lnTo>
                                  <a:pt x="1036" y="102"/>
                                </a:lnTo>
                                <a:lnTo>
                                  <a:pt x="1036" y="509"/>
                                </a:lnTo>
                                <a:lnTo>
                                  <a:pt x="1028" y="549"/>
                                </a:lnTo>
                                <a:lnTo>
                                  <a:pt x="1006" y="581"/>
                                </a:lnTo>
                                <a:lnTo>
                                  <a:pt x="973" y="603"/>
                                </a:lnTo>
                                <a:lnTo>
                                  <a:pt x="934" y="611"/>
                                </a:lnTo>
                                <a:lnTo>
                                  <a:pt x="102" y="611"/>
                                </a:lnTo>
                                <a:lnTo>
                                  <a:pt x="62" y="603"/>
                                </a:lnTo>
                                <a:lnTo>
                                  <a:pt x="29" y="581"/>
                                </a:lnTo>
                                <a:lnTo>
                                  <a:pt x="8" y="549"/>
                                </a:lnTo>
                                <a:lnTo>
                                  <a:pt x="0" y="509"/>
                                </a:lnTo>
                                <a:lnTo>
                                  <a:pt x="0" y="102"/>
                                </a:lnTo>
                                <a:close/>
                              </a:path>
                            </a:pathLst>
                          </a:custGeom>
                          <a:noFill/>
                          <a:ln w="10786">
                            <a:solidFill>
                              <a:srgbClr val="00578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0" name="Freeform 1229"/>
                        <wps:cNvSpPr>
                          <a:spLocks/>
                        </wps:cNvSpPr>
                        <wps:spPr bwMode="auto">
                          <a:xfrm>
                            <a:off x="2820" y="9"/>
                            <a:ext cx="1037" cy="612"/>
                          </a:xfrm>
                          <a:custGeom>
                            <a:avLst/>
                            <a:gdLst>
                              <a:gd name="T0" fmla="+- 0 3754 2820"/>
                              <a:gd name="T1" fmla="*/ T0 w 1037"/>
                              <a:gd name="T2" fmla="+- 0 9 9"/>
                              <a:gd name="T3" fmla="*/ 9 h 612"/>
                              <a:gd name="T4" fmla="+- 0 2922 2820"/>
                              <a:gd name="T5" fmla="*/ T4 w 1037"/>
                              <a:gd name="T6" fmla="+- 0 9 9"/>
                              <a:gd name="T7" fmla="*/ 9 h 612"/>
                              <a:gd name="T8" fmla="+- 0 2882 2820"/>
                              <a:gd name="T9" fmla="*/ T8 w 1037"/>
                              <a:gd name="T10" fmla="+- 0 17 9"/>
                              <a:gd name="T11" fmla="*/ 17 h 612"/>
                              <a:gd name="T12" fmla="+- 0 2849 2820"/>
                              <a:gd name="T13" fmla="*/ T12 w 1037"/>
                              <a:gd name="T14" fmla="+- 0 38 9"/>
                              <a:gd name="T15" fmla="*/ 38 h 612"/>
                              <a:gd name="T16" fmla="+- 0 2828 2820"/>
                              <a:gd name="T17" fmla="*/ T16 w 1037"/>
                              <a:gd name="T18" fmla="+- 0 71 9"/>
                              <a:gd name="T19" fmla="*/ 71 h 612"/>
                              <a:gd name="T20" fmla="+- 0 2820 2820"/>
                              <a:gd name="T21" fmla="*/ T20 w 1037"/>
                              <a:gd name="T22" fmla="+- 0 110 9"/>
                              <a:gd name="T23" fmla="*/ 110 h 612"/>
                              <a:gd name="T24" fmla="+- 0 2820 2820"/>
                              <a:gd name="T25" fmla="*/ T24 w 1037"/>
                              <a:gd name="T26" fmla="+- 0 518 9"/>
                              <a:gd name="T27" fmla="*/ 518 h 612"/>
                              <a:gd name="T28" fmla="+- 0 2828 2820"/>
                              <a:gd name="T29" fmla="*/ T28 w 1037"/>
                              <a:gd name="T30" fmla="+- 0 558 9"/>
                              <a:gd name="T31" fmla="*/ 558 h 612"/>
                              <a:gd name="T32" fmla="+- 0 2849 2820"/>
                              <a:gd name="T33" fmla="*/ T32 w 1037"/>
                              <a:gd name="T34" fmla="+- 0 590 9"/>
                              <a:gd name="T35" fmla="*/ 590 h 612"/>
                              <a:gd name="T36" fmla="+- 0 2882 2820"/>
                              <a:gd name="T37" fmla="*/ T36 w 1037"/>
                              <a:gd name="T38" fmla="+- 0 612 9"/>
                              <a:gd name="T39" fmla="*/ 612 h 612"/>
                              <a:gd name="T40" fmla="+- 0 2922 2820"/>
                              <a:gd name="T41" fmla="*/ T40 w 1037"/>
                              <a:gd name="T42" fmla="+- 0 620 9"/>
                              <a:gd name="T43" fmla="*/ 620 h 612"/>
                              <a:gd name="T44" fmla="+- 0 3754 2820"/>
                              <a:gd name="T45" fmla="*/ T44 w 1037"/>
                              <a:gd name="T46" fmla="+- 0 620 9"/>
                              <a:gd name="T47" fmla="*/ 620 h 612"/>
                              <a:gd name="T48" fmla="+- 0 3793 2820"/>
                              <a:gd name="T49" fmla="*/ T48 w 1037"/>
                              <a:gd name="T50" fmla="+- 0 612 9"/>
                              <a:gd name="T51" fmla="*/ 612 h 612"/>
                              <a:gd name="T52" fmla="+- 0 3826 2820"/>
                              <a:gd name="T53" fmla="*/ T52 w 1037"/>
                              <a:gd name="T54" fmla="+- 0 590 9"/>
                              <a:gd name="T55" fmla="*/ 590 h 612"/>
                              <a:gd name="T56" fmla="+- 0 3848 2820"/>
                              <a:gd name="T57" fmla="*/ T56 w 1037"/>
                              <a:gd name="T58" fmla="+- 0 558 9"/>
                              <a:gd name="T59" fmla="*/ 558 h 612"/>
                              <a:gd name="T60" fmla="+- 0 3856 2820"/>
                              <a:gd name="T61" fmla="*/ T60 w 1037"/>
                              <a:gd name="T62" fmla="+- 0 518 9"/>
                              <a:gd name="T63" fmla="*/ 518 h 612"/>
                              <a:gd name="T64" fmla="+- 0 3856 2820"/>
                              <a:gd name="T65" fmla="*/ T64 w 1037"/>
                              <a:gd name="T66" fmla="+- 0 110 9"/>
                              <a:gd name="T67" fmla="*/ 110 h 612"/>
                              <a:gd name="T68" fmla="+- 0 3848 2820"/>
                              <a:gd name="T69" fmla="*/ T68 w 1037"/>
                              <a:gd name="T70" fmla="+- 0 71 9"/>
                              <a:gd name="T71" fmla="*/ 71 h 612"/>
                              <a:gd name="T72" fmla="+- 0 3826 2820"/>
                              <a:gd name="T73" fmla="*/ T72 w 1037"/>
                              <a:gd name="T74" fmla="+- 0 38 9"/>
                              <a:gd name="T75" fmla="*/ 38 h 612"/>
                              <a:gd name="T76" fmla="+- 0 3793 2820"/>
                              <a:gd name="T77" fmla="*/ T76 w 1037"/>
                              <a:gd name="T78" fmla="+- 0 17 9"/>
                              <a:gd name="T79" fmla="*/ 17 h 612"/>
                              <a:gd name="T80" fmla="+- 0 3754 2820"/>
                              <a:gd name="T81" fmla="*/ T80 w 1037"/>
                              <a:gd name="T82" fmla="+- 0 9 9"/>
                              <a:gd name="T83" fmla="*/ 9 h 6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37" h="612">
                                <a:moveTo>
                                  <a:pt x="934" y="0"/>
                                </a:moveTo>
                                <a:lnTo>
                                  <a:pt x="102" y="0"/>
                                </a:lnTo>
                                <a:lnTo>
                                  <a:pt x="62" y="8"/>
                                </a:lnTo>
                                <a:lnTo>
                                  <a:pt x="29" y="29"/>
                                </a:lnTo>
                                <a:lnTo>
                                  <a:pt x="8" y="62"/>
                                </a:lnTo>
                                <a:lnTo>
                                  <a:pt x="0" y="101"/>
                                </a:lnTo>
                                <a:lnTo>
                                  <a:pt x="0" y="509"/>
                                </a:lnTo>
                                <a:lnTo>
                                  <a:pt x="8" y="549"/>
                                </a:lnTo>
                                <a:lnTo>
                                  <a:pt x="29" y="581"/>
                                </a:lnTo>
                                <a:lnTo>
                                  <a:pt x="62" y="603"/>
                                </a:lnTo>
                                <a:lnTo>
                                  <a:pt x="102" y="611"/>
                                </a:lnTo>
                                <a:lnTo>
                                  <a:pt x="934" y="611"/>
                                </a:lnTo>
                                <a:lnTo>
                                  <a:pt x="973" y="603"/>
                                </a:lnTo>
                                <a:lnTo>
                                  <a:pt x="1006" y="581"/>
                                </a:lnTo>
                                <a:lnTo>
                                  <a:pt x="1028" y="549"/>
                                </a:lnTo>
                                <a:lnTo>
                                  <a:pt x="1036" y="509"/>
                                </a:lnTo>
                                <a:lnTo>
                                  <a:pt x="1036" y="101"/>
                                </a:lnTo>
                                <a:lnTo>
                                  <a:pt x="1028" y="62"/>
                                </a:lnTo>
                                <a:lnTo>
                                  <a:pt x="1006" y="29"/>
                                </a:lnTo>
                                <a:lnTo>
                                  <a:pt x="973" y="8"/>
                                </a:lnTo>
                                <a:lnTo>
                                  <a:pt x="934" y="0"/>
                                </a:lnTo>
                                <a:close/>
                              </a:path>
                            </a:pathLst>
                          </a:custGeom>
                          <a:solidFill>
                            <a:srgbClr val="0079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1" name="Freeform 1228"/>
                        <wps:cNvSpPr>
                          <a:spLocks/>
                        </wps:cNvSpPr>
                        <wps:spPr bwMode="auto">
                          <a:xfrm>
                            <a:off x="2820" y="9"/>
                            <a:ext cx="1037" cy="612"/>
                          </a:xfrm>
                          <a:custGeom>
                            <a:avLst/>
                            <a:gdLst>
                              <a:gd name="T0" fmla="+- 0 2820 2820"/>
                              <a:gd name="T1" fmla="*/ T0 w 1037"/>
                              <a:gd name="T2" fmla="+- 0 110 9"/>
                              <a:gd name="T3" fmla="*/ 110 h 612"/>
                              <a:gd name="T4" fmla="+- 0 2828 2820"/>
                              <a:gd name="T5" fmla="*/ T4 w 1037"/>
                              <a:gd name="T6" fmla="+- 0 71 9"/>
                              <a:gd name="T7" fmla="*/ 71 h 612"/>
                              <a:gd name="T8" fmla="+- 0 2849 2820"/>
                              <a:gd name="T9" fmla="*/ T8 w 1037"/>
                              <a:gd name="T10" fmla="+- 0 38 9"/>
                              <a:gd name="T11" fmla="*/ 38 h 612"/>
                              <a:gd name="T12" fmla="+- 0 2882 2820"/>
                              <a:gd name="T13" fmla="*/ T12 w 1037"/>
                              <a:gd name="T14" fmla="+- 0 17 9"/>
                              <a:gd name="T15" fmla="*/ 17 h 612"/>
                              <a:gd name="T16" fmla="+- 0 2922 2820"/>
                              <a:gd name="T17" fmla="*/ T16 w 1037"/>
                              <a:gd name="T18" fmla="+- 0 9 9"/>
                              <a:gd name="T19" fmla="*/ 9 h 612"/>
                              <a:gd name="T20" fmla="+- 0 3754 2820"/>
                              <a:gd name="T21" fmla="*/ T20 w 1037"/>
                              <a:gd name="T22" fmla="+- 0 9 9"/>
                              <a:gd name="T23" fmla="*/ 9 h 612"/>
                              <a:gd name="T24" fmla="+- 0 3793 2820"/>
                              <a:gd name="T25" fmla="*/ T24 w 1037"/>
                              <a:gd name="T26" fmla="+- 0 17 9"/>
                              <a:gd name="T27" fmla="*/ 17 h 612"/>
                              <a:gd name="T28" fmla="+- 0 3826 2820"/>
                              <a:gd name="T29" fmla="*/ T28 w 1037"/>
                              <a:gd name="T30" fmla="+- 0 38 9"/>
                              <a:gd name="T31" fmla="*/ 38 h 612"/>
                              <a:gd name="T32" fmla="+- 0 3848 2820"/>
                              <a:gd name="T33" fmla="*/ T32 w 1037"/>
                              <a:gd name="T34" fmla="+- 0 71 9"/>
                              <a:gd name="T35" fmla="*/ 71 h 612"/>
                              <a:gd name="T36" fmla="+- 0 3856 2820"/>
                              <a:gd name="T37" fmla="*/ T36 w 1037"/>
                              <a:gd name="T38" fmla="+- 0 110 9"/>
                              <a:gd name="T39" fmla="*/ 110 h 612"/>
                              <a:gd name="T40" fmla="+- 0 3856 2820"/>
                              <a:gd name="T41" fmla="*/ T40 w 1037"/>
                              <a:gd name="T42" fmla="+- 0 518 9"/>
                              <a:gd name="T43" fmla="*/ 518 h 612"/>
                              <a:gd name="T44" fmla="+- 0 3848 2820"/>
                              <a:gd name="T45" fmla="*/ T44 w 1037"/>
                              <a:gd name="T46" fmla="+- 0 558 9"/>
                              <a:gd name="T47" fmla="*/ 558 h 612"/>
                              <a:gd name="T48" fmla="+- 0 3826 2820"/>
                              <a:gd name="T49" fmla="*/ T48 w 1037"/>
                              <a:gd name="T50" fmla="+- 0 590 9"/>
                              <a:gd name="T51" fmla="*/ 590 h 612"/>
                              <a:gd name="T52" fmla="+- 0 3793 2820"/>
                              <a:gd name="T53" fmla="*/ T52 w 1037"/>
                              <a:gd name="T54" fmla="+- 0 612 9"/>
                              <a:gd name="T55" fmla="*/ 612 h 612"/>
                              <a:gd name="T56" fmla="+- 0 3754 2820"/>
                              <a:gd name="T57" fmla="*/ T56 w 1037"/>
                              <a:gd name="T58" fmla="+- 0 620 9"/>
                              <a:gd name="T59" fmla="*/ 620 h 612"/>
                              <a:gd name="T60" fmla="+- 0 2922 2820"/>
                              <a:gd name="T61" fmla="*/ T60 w 1037"/>
                              <a:gd name="T62" fmla="+- 0 620 9"/>
                              <a:gd name="T63" fmla="*/ 620 h 612"/>
                              <a:gd name="T64" fmla="+- 0 2882 2820"/>
                              <a:gd name="T65" fmla="*/ T64 w 1037"/>
                              <a:gd name="T66" fmla="+- 0 612 9"/>
                              <a:gd name="T67" fmla="*/ 612 h 612"/>
                              <a:gd name="T68" fmla="+- 0 2849 2820"/>
                              <a:gd name="T69" fmla="*/ T68 w 1037"/>
                              <a:gd name="T70" fmla="+- 0 590 9"/>
                              <a:gd name="T71" fmla="*/ 590 h 612"/>
                              <a:gd name="T72" fmla="+- 0 2828 2820"/>
                              <a:gd name="T73" fmla="*/ T72 w 1037"/>
                              <a:gd name="T74" fmla="+- 0 558 9"/>
                              <a:gd name="T75" fmla="*/ 558 h 612"/>
                              <a:gd name="T76" fmla="+- 0 2820 2820"/>
                              <a:gd name="T77" fmla="*/ T76 w 1037"/>
                              <a:gd name="T78" fmla="+- 0 518 9"/>
                              <a:gd name="T79" fmla="*/ 518 h 612"/>
                              <a:gd name="T80" fmla="+- 0 2820 2820"/>
                              <a:gd name="T81" fmla="*/ T80 w 1037"/>
                              <a:gd name="T82" fmla="+- 0 110 9"/>
                              <a:gd name="T83" fmla="*/ 110 h 6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37" h="612">
                                <a:moveTo>
                                  <a:pt x="0" y="101"/>
                                </a:moveTo>
                                <a:lnTo>
                                  <a:pt x="8" y="62"/>
                                </a:lnTo>
                                <a:lnTo>
                                  <a:pt x="29" y="29"/>
                                </a:lnTo>
                                <a:lnTo>
                                  <a:pt x="62" y="8"/>
                                </a:lnTo>
                                <a:lnTo>
                                  <a:pt x="102" y="0"/>
                                </a:lnTo>
                                <a:lnTo>
                                  <a:pt x="934" y="0"/>
                                </a:lnTo>
                                <a:lnTo>
                                  <a:pt x="973" y="8"/>
                                </a:lnTo>
                                <a:lnTo>
                                  <a:pt x="1006" y="29"/>
                                </a:lnTo>
                                <a:lnTo>
                                  <a:pt x="1028" y="62"/>
                                </a:lnTo>
                                <a:lnTo>
                                  <a:pt x="1036" y="101"/>
                                </a:lnTo>
                                <a:lnTo>
                                  <a:pt x="1036" y="509"/>
                                </a:lnTo>
                                <a:lnTo>
                                  <a:pt x="1028" y="549"/>
                                </a:lnTo>
                                <a:lnTo>
                                  <a:pt x="1006" y="581"/>
                                </a:lnTo>
                                <a:lnTo>
                                  <a:pt x="973" y="603"/>
                                </a:lnTo>
                                <a:lnTo>
                                  <a:pt x="934" y="611"/>
                                </a:lnTo>
                                <a:lnTo>
                                  <a:pt x="102" y="611"/>
                                </a:lnTo>
                                <a:lnTo>
                                  <a:pt x="62" y="603"/>
                                </a:lnTo>
                                <a:lnTo>
                                  <a:pt x="29" y="581"/>
                                </a:lnTo>
                                <a:lnTo>
                                  <a:pt x="8" y="549"/>
                                </a:lnTo>
                                <a:lnTo>
                                  <a:pt x="0" y="509"/>
                                </a:lnTo>
                                <a:lnTo>
                                  <a:pt x="0" y="101"/>
                                </a:lnTo>
                                <a:close/>
                              </a:path>
                            </a:pathLst>
                          </a:custGeom>
                          <a:noFill/>
                          <a:ln w="10786">
                            <a:solidFill>
                              <a:srgbClr val="00578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2" name="AutoShape 1227"/>
                        <wps:cNvSpPr>
                          <a:spLocks/>
                        </wps:cNvSpPr>
                        <wps:spPr bwMode="auto">
                          <a:xfrm>
                            <a:off x="1953" y="293"/>
                            <a:ext cx="870" cy="545"/>
                          </a:xfrm>
                          <a:custGeom>
                            <a:avLst/>
                            <a:gdLst>
                              <a:gd name="T0" fmla="+- 0 2772 1953"/>
                              <a:gd name="T1" fmla="*/ T0 w 870"/>
                              <a:gd name="T2" fmla="+- 0 314 293"/>
                              <a:gd name="T3" fmla="*/ 314 h 545"/>
                              <a:gd name="T4" fmla="+- 0 1955 1953"/>
                              <a:gd name="T5" fmla="*/ T4 w 870"/>
                              <a:gd name="T6" fmla="+- 0 314 293"/>
                              <a:gd name="T7" fmla="*/ 314 h 545"/>
                              <a:gd name="T8" fmla="+- 0 1953 1953"/>
                              <a:gd name="T9" fmla="*/ T8 w 870"/>
                              <a:gd name="T10" fmla="+- 0 316 293"/>
                              <a:gd name="T11" fmla="*/ 316 h 545"/>
                              <a:gd name="T12" fmla="+- 0 1953 1953"/>
                              <a:gd name="T13" fmla="*/ T12 w 870"/>
                              <a:gd name="T14" fmla="+- 0 838 293"/>
                              <a:gd name="T15" fmla="*/ 838 h 545"/>
                              <a:gd name="T16" fmla="+- 0 1962 1953"/>
                              <a:gd name="T17" fmla="*/ T16 w 870"/>
                              <a:gd name="T18" fmla="+- 0 838 293"/>
                              <a:gd name="T19" fmla="*/ 838 h 545"/>
                              <a:gd name="T20" fmla="+- 0 1962 1953"/>
                              <a:gd name="T21" fmla="*/ T20 w 870"/>
                              <a:gd name="T22" fmla="+- 0 323 293"/>
                              <a:gd name="T23" fmla="*/ 323 h 545"/>
                              <a:gd name="T24" fmla="+- 0 1958 1953"/>
                              <a:gd name="T25" fmla="*/ T24 w 870"/>
                              <a:gd name="T26" fmla="+- 0 323 293"/>
                              <a:gd name="T27" fmla="*/ 323 h 545"/>
                              <a:gd name="T28" fmla="+- 0 1962 1953"/>
                              <a:gd name="T29" fmla="*/ T28 w 870"/>
                              <a:gd name="T30" fmla="+- 0 318 293"/>
                              <a:gd name="T31" fmla="*/ 318 h 545"/>
                              <a:gd name="T32" fmla="+- 0 2772 1953"/>
                              <a:gd name="T33" fmla="*/ T32 w 870"/>
                              <a:gd name="T34" fmla="+- 0 318 293"/>
                              <a:gd name="T35" fmla="*/ 318 h 545"/>
                              <a:gd name="T36" fmla="+- 0 2772 1953"/>
                              <a:gd name="T37" fmla="*/ T36 w 870"/>
                              <a:gd name="T38" fmla="+- 0 314 293"/>
                              <a:gd name="T39" fmla="*/ 314 h 545"/>
                              <a:gd name="T40" fmla="+- 0 2772 1953"/>
                              <a:gd name="T41" fmla="*/ T40 w 870"/>
                              <a:gd name="T42" fmla="+- 0 293 293"/>
                              <a:gd name="T43" fmla="*/ 293 h 545"/>
                              <a:gd name="T44" fmla="+- 0 2772 1953"/>
                              <a:gd name="T45" fmla="*/ T44 w 870"/>
                              <a:gd name="T46" fmla="+- 0 344 293"/>
                              <a:gd name="T47" fmla="*/ 344 h 545"/>
                              <a:gd name="T48" fmla="+- 0 2815 1953"/>
                              <a:gd name="T49" fmla="*/ T48 w 870"/>
                              <a:gd name="T50" fmla="+- 0 323 293"/>
                              <a:gd name="T51" fmla="*/ 323 h 545"/>
                              <a:gd name="T52" fmla="+- 0 2781 1953"/>
                              <a:gd name="T53" fmla="*/ T52 w 870"/>
                              <a:gd name="T54" fmla="+- 0 323 293"/>
                              <a:gd name="T55" fmla="*/ 323 h 545"/>
                              <a:gd name="T56" fmla="+- 0 2781 1953"/>
                              <a:gd name="T57" fmla="*/ T56 w 870"/>
                              <a:gd name="T58" fmla="+- 0 314 293"/>
                              <a:gd name="T59" fmla="*/ 314 h 545"/>
                              <a:gd name="T60" fmla="+- 0 2815 1953"/>
                              <a:gd name="T61" fmla="*/ T60 w 870"/>
                              <a:gd name="T62" fmla="+- 0 314 293"/>
                              <a:gd name="T63" fmla="*/ 314 h 545"/>
                              <a:gd name="T64" fmla="+- 0 2772 1953"/>
                              <a:gd name="T65" fmla="*/ T64 w 870"/>
                              <a:gd name="T66" fmla="+- 0 293 293"/>
                              <a:gd name="T67" fmla="*/ 293 h 545"/>
                              <a:gd name="T68" fmla="+- 0 1962 1953"/>
                              <a:gd name="T69" fmla="*/ T68 w 870"/>
                              <a:gd name="T70" fmla="+- 0 318 293"/>
                              <a:gd name="T71" fmla="*/ 318 h 545"/>
                              <a:gd name="T72" fmla="+- 0 1958 1953"/>
                              <a:gd name="T73" fmla="*/ T72 w 870"/>
                              <a:gd name="T74" fmla="+- 0 323 293"/>
                              <a:gd name="T75" fmla="*/ 323 h 545"/>
                              <a:gd name="T76" fmla="+- 0 1962 1953"/>
                              <a:gd name="T77" fmla="*/ T76 w 870"/>
                              <a:gd name="T78" fmla="+- 0 323 293"/>
                              <a:gd name="T79" fmla="*/ 323 h 545"/>
                              <a:gd name="T80" fmla="+- 0 1962 1953"/>
                              <a:gd name="T81" fmla="*/ T80 w 870"/>
                              <a:gd name="T82" fmla="+- 0 318 293"/>
                              <a:gd name="T83" fmla="*/ 318 h 545"/>
                              <a:gd name="T84" fmla="+- 0 2772 1953"/>
                              <a:gd name="T85" fmla="*/ T84 w 870"/>
                              <a:gd name="T86" fmla="+- 0 318 293"/>
                              <a:gd name="T87" fmla="*/ 318 h 545"/>
                              <a:gd name="T88" fmla="+- 0 1962 1953"/>
                              <a:gd name="T89" fmla="*/ T88 w 870"/>
                              <a:gd name="T90" fmla="+- 0 318 293"/>
                              <a:gd name="T91" fmla="*/ 318 h 545"/>
                              <a:gd name="T92" fmla="+- 0 1962 1953"/>
                              <a:gd name="T93" fmla="*/ T92 w 870"/>
                              <a:gd name="T94" fmla="+- 0 323 293"/>
                              <a:gd name="T95" fmla="*/ 323 h 545"/>
                              <a:gd name="T96" fmla="+- 0 2772 1953"/>
                              <a:gd name="T97" fmla="*/ T96 w 870"/>
                              <a:gd name="T98" fmla="+- 0 323 293"/>
                              <a:gd name="T99" fmla="*/ 323 h 545"/>
                              <a:gd name="T100" fmla="+- 0 2772 1953"/>
                              <a:gd name="T101" fmla="*/ T100 w 870"/>
                              <a:gd name="T102" fmla="+- 0 318 293"/>
                              <a:gd name="T103" fmla="*/ 318 h 545"/>
                              <a:gd name="T104" fmla="+- 0 2815 1953"/>
                              <a:gd name="T105" fmla="*/ T104 w 870"/>
                              <a:gd name="T106" fmla="+- 0 314 293"/>
                              <a:gd name="T107" fmla="*/ 314 h 545"/>
                              <a:gd name="T108" fmla="+- 0 2781 1953"/>
                              <a:gd name="T109" fmla="*/ T108 w 870"/>
                              <a:gd name="T110" fmla="+- 0 314 293"/>
                              <a:gd name="T111" fmla="*/ 314 h 545"/>
                              <a:gd name="T112" fmla="+- 0 2781 1953"/>
                              <a:gd name="T113" fmla="*/ T112 w 870"/>
                              <a:gd name="T114" fmla="+- 0 323 293"/>
                              <a:gd name="T115" fmla="*/ 323 h 545"/>
                              <a:gd name="T116" fmla="+- 0 2815 1953"/>
                              <a:gd name="T117" fmla="*/ T116 w 870"/>
                              <a:gd name="T118" fmla="+- 0 323 293"/>
                              <a:gd name="T119" fmla="*/ 323 h 545"/>
                              <a:gd name="T120" fmla="+- 0 2823 1953"/>
                              <a:gd name="T121" fmla="*/ T120 w 870"/>
                              <a:gd name="T122" fmla="+- 0 318 293"/>
                              <a:gd name="T123" fmla="*/ 318 h 545"/>
                              <a:gd name="T124" fmla="+- 0 2815 1953"/>
                              <a:gd name="T125" fmla="*/ T124 w 870"/>
                              <a:gd name="T126" fmla="+- 0 314 293"/>
                              <a:gd name="T127" fmla="*/ 314 h 5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870" h="545">
                                <a:moveTo>
                                  <a:pt x="819" y="21"/>
                                </a:moveTo>
                                <a:lnTo>
                                  <a:pt x="2" y="21"/>
                                </a:lnTo>
                                <a:lnTo>
                                  <a:pt x="0" y="23"/>
                                </a:lnTo>
                                <a:lnTo>
                                  <a:pt x="0" y="545"/>
                                </a:lnTo>
                                <a:lnTo>
                                  <a:pt x="9" y="545"/>
                                </a:lnTo>
                                <a:lnTo>
                                  <a:pt x="9" y="30"/>
                                </a:lnTo>
                                <a:lnTo>
                                  <a:pt x="5" y="30"/>
                                </a:lnTo>
                                <a:lnTo>
                                  <a:pt x="9" y="25"/>
                                </a:lnTo>
                                <a:lnTo>
                                  <a:pt x="819" y="25"/>
                                </a:lnTo>
                                <a:lnTo>
                                  <a:pt x="819" y="21"/>
                                </a:lnTo>
                                <a:close/>
                                <a:moveTo>
                                  <a:pt x="819" y="0"/>
                                </a:moveTo>
                                <a:lnTo>
                                  <a:pt x="819" y="51"/>
                                </a:lnTo>
                                <a:lnTo>
                                  <a:pt x="862" y="30"/>
                                </a:lnTo>
                                <a:lnTo>
                                  <a:pt x="828" y="30"/>
                                </a:lnTo>
                                <a:lnTo>
                                  <a:pt x="828" y="21"/>
                                </a:lnTo>
                                <a:lnTo>
                                  <a:pt x="862" y="21"/>
                                </a:lnTo>
                                <a:lnTo>
                                  <a:pt x="819" y="0"/>
                                </a:lnTo>
                                <a:close/>
                                <a:moveTo>
                                  <a:pt x="9" y="25"/>
                                </a:moveTo>
                                <a:lnTo>
                                  <a:pt x="5" y="30"/>
                                </a:lnTo>
                                <a:lnTo>
                                  <a:pt x="9" y="30"/>
                                </a:lnTo>
                                <a:lnTo>
                                  <a:pt x="9" y="25"/>
                                </a:lnTo>
                                <a:close/>
                                <a:moveTo>
                                  <a:pt x="819" y="25"/>
                                </a:moveTo>
                                <a:lnTo>
                                  <a:pt x="9" y="25"/>
                                </a:lnTo>
                                <a:lnTo>
                                  <a:pt x="9" y="30"/>
                                </a:lnTo>
                                <a:lnTo>
                                  <a:pt x="819" y="30"/>
                                </a:lnTo>
                                <a:lnTo>
                                  <a:pt x="819" y="25"/>
                                </a:lnTo>
                                <a:close/>
                                <a:moveTo>
                                  <a:pt x="862" y="21"/>
                                </a:moveTo>
                                <a:lnTo>
                                  <a:pt x="828" y="21"/>
                                </a:lnTo>
                                <a:lnTo>
                                  <a:pt x="828" y="30"/>
                                </a:lnTo>
                                <a:lnTo>
                                  <a:pt x="862" y="30"/>
                                </a:lnTo>
                                <a:lnTo>
                                  <a:pt x="870" y="25"/>
                                </a:lnTo>
                                <a:lnTo>
                                  <a:pt x="862"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3" name="AutoShape 1226"/>
                        <wps:cNvSpPr>
                          <a:spLocks/>
                        </wps:cNvSpPr>
                        <wps:spPr bwMode="auto">
                          <a:xfrm>
                            <a:off x="1953" y="1142"/>
                            <a:ext cx="870" cy="555"/>
                          </a:xfrm>
                          <a:custGeom>
                            <a:avLst/>
                            <a:gdLst>
                              <a:gd name="T0" fmla="+- 0 2772 1953"/>
                              <a:gd name="T1" fmla="*/ T0 w 870"/>
                              <a:gd name="T2" fmla="+- 0 1646 1142"/>
                              <a:gd name="T3" fmla="*/ 1646 h 555"/>
                              <a:gd name="T4" fmla="+- 0 2772 1953"/>
                              <a:gd name="T5" fmla="*/ T4 w 870"/>
                              <a:gd name="T6" fmla="+- 0 1697 1142"/>
                              <a:gd name="T7" fmla="*/ 1697 h 555"/>
                              <a:gd name="T8" fmla="+- 0 2815 1953"/>
                              <a:gd name="T9" fmla="*/ T8 w 870"/>
                              <a:gd name="T10" fmla="+- 0 1676 1142"/>
                              <a:gd name="T11" fmla="*/ 1676 h 555"/>
                              <a:gd name="T12" fmla="+- 0 2781 1953"/>
                              <a:gd name="T13" fmla="*/ T12 w 870"/>
                              <a:gd name="T14" fmla="+- 0 1676 1142"/>
                              <a:gd name="T15" fmla="*/ 1676 h 555"/>
                              <a:gd name="T16" fmla="+- 0 2781 1953"/>
                              <a:gd name="T17" fmla="*/ T16 w 870"/>
                              <a:gd name="T18" fmla="+- 0 1668 1142"/>
                              <a:gd name="T19" fmla="*/ 1668 h 555"/>
                              <a:gd name="T20" fmla="+- 0 2815 1953"/>
                              <a:gd name="T21" fmla="*/ T20 w 870"/>
                              <a:gd name="T22" fmla="+- 0 1668 1142"/>
                              <a:gd name="T23" fmla="*/ 1668 h 555"/>
                              <a:gd name="T24" fmla="+- 0 2772 1953"/>
                              <a:gd name="T25" fmla="*/ T24 w 870"/>
                              <a:gd name="T26" fmla="+- 0 1646 1142"/>
                              <a:gd name="T27" fmla="*/ 1646 h 555"/>
                              <a:gd name="T28" fmla="+- 0 1962 1953"/>
                              <a:gd name="T29" fmla="*/ T28 w 870"/>
                              <a:gd name="T30" fmla="+- 0 1142 1142"/>
                              <a:gd name="T31" fmla="*/ 1142 h 555"/>
                              <a:gd name="T32" fmla="+- 0 1953 1953"/>
                              <a:gd name="T33" fmla="*/ T32 w 870"/>
                              <a:gd name="T34" fmla="+- 0 1142 1142"/>
                              <a:gd name="T35" fmla="*/ 1142 h 555"/>
                              <a:gd name="T36" fmla="+- 0 1953 1953"/>
                              <a:gd name="T37" fmla="*/ T36 w 870"/>
                              <a:gd name="T38" fmla="+- 0 1674 1142"/>
                              <a:gd name="T39" fmla="*/ 1674 h 555"/>
                              <a:gd name="T40" fmla="+- 0 1955 1953"/>
                              <a:gd name="T41" fmla="*/ T40 w 870"/>
                              <a:gd name="T42" fmla="+- 0 1676 1142"/>
                              <a:gd name="T43" fmla="*/ 1676 h 555"/>
                              <a:gd name="T44" fmla="+- 0 2772 1953"/>
                              <a:gd name="T45" fmla="*/ T44 w 870"/>
                              <a:gd name="T46" fmla="+- 0 1676 1142"/>
                              <a:gd name="T47" fmla="*/ 1676 h 555"/>
                              <a:gd name="T48" fmla="+- 0 2772 1953"/>
                              <a:gd name="T49" fmla="*/ T48 w 870"/>
                              <a:gd name="T50" fmla="+- 0 1672 1142"/>
                              <a:gd name="T51" fmla="*/ 1672 h 555"/>
                              <a:gd name="T52" fmla="+- 0 1962 1953"/>
                              <a:gd name="T53" fmla="*/ T52 w 870"/>
                              <a:gd name="T54" fmla="+- 0 1672 1142"/>
                              <a:gd name="T55" fmla="*/ 1672 h 555"/>
                              <a:gd name="T56" fmla="+- 0 1958 1953"/>
                              <a:gd name="T57" fmla="*/ T56 w 870"/>
                              <a:gd name="T58" fmla="+- 0 1668 1142"/>
                              <a:gd name="T59" fmla="*/ 1668 h 555"/>
                              <a:gd name="T60" fmla="+- 0 1962 1953"/>
                              <a:gd name="T61" fmla="*/ T60 w 870"/>
                              <a:gd name="T62" fmla="+- 0 1668 1142"/>
                              <a:gd name="T63" fmla="*/ 1668 h 555"/>
                              <a:gd name="T64" fmla="+- 0 1962 1953"/>
                              <a:gd name="T65" fmla="*/ T64 w 870"/>
                              <a:gd name="T66" fmla="+- 0 1142 1142"/>
                              <a:gd name="T67" fmla="*/ 1142 h 555"/>
                              <a:gd name="T68" fmla="+- 0 2815 1953"/>
                              <a:gd name="T69" fmla="*/ T68 w 870"/>
                              <a:gd name="T70" fmla="+- 0 1668 1142"/>
                              <a:gd name="T71" fmla="*/ 1668 h 555"/>
                              <a:gd name="T72" fmla="+- 0 2781 1953"/>
                              <a:gd name="T73" fmla="*/ T72 w 870"/>
                              <a:gd name="T74" fmla="+- 0 1668 1142"/>
                              <a:gd name="T75" fmla="*/ 1668 h 555"/>
                              <a:gd name="T76" fmla="+- 0 2781 1953"/>
                              <a:gd name="T77" fmla="*/ T76 w 870"/>
                              <a:gd name="T78" fmla="+- 0 1676 1142"/>
                              <a:gd name="T79" fmla="*/ 1676 h 555"/>
                              <a:gd name="T80" fmla="+- 0 2815 1953"/>
                              <a:gd name="T81" fmla="*/ T80 w 870"/>
                              <a:gd name="T82" fmla="+- 0 1676 1142"/>
                              <a:gd name="T83" fmla="*/ 1676 h 555"/>
                              <a:gd name="T84" fmla="+- 0 2823 1953"/>
                              <a:gd name="T85" fmla="*/ T84 w 870"/>
                              <a:gd name="T86" fmla="+- 0 1672 1142"/>
                              <a:gd name="T87" fmla="*/ 1672 h 555"/>
                              <a:gd name="T88" fmla="+- 0 2815 1953"/>
                              <a:gd name="T89" fmla="*/ T88 w 870"/>
                              <a:gd name="T90" fmla="+- 0 1668 1142"/>
                              <a:gd name="T91" fmla="*/ 1668 h 555"/>
                              <a:gd name="T92" fmla="+- 0 1962 1953"/>
                              <a:gd name="T93" fmla="*/ T92 w 870"/>
                              <a:gd name="T94" fmla="+- 0 1668 1142"/>
                              <a:gd name="T95" fmla="*/ 1668 h 555"/>
                              <a:gd name="T96" fmla="+- 0 1958 1953"/>
                              <a:gd name="T97" fmla="*/ T96 w 870"/>
                              <a:gd name="T98" fmla="+- 0 1668 1142"/>
                              <a:gd name="T99" fmla="*/ 1668 h 555"/>
                              <a:gd name="T100" fmla="+- 0 1962 1953"/>
                              <a:gd name="T101" fmla="*/ T100 w 870"/>
                              <a:gd name="T102" fmla="+- 0 1672 1142"/>
                              <a:gd name="T103" fmla="*/ 1672 h 555"/>
                              <a:gd name="T104" fmla="+- 0 1962 1953"/>
                              <a:gd name="T105" fmla="*/ T104 w 870"/>
                              <a:gd name="T106" fmla="+- 0 1668 1142"/>
                              <a:gd name="T107" fmla="*/ 1668 h 555"/>
                              <a:gd name="T108" fmla="+- 0 2772 1953"/>
                              <a:gd name="T109" fmla="*/ T108 w 870"/>
                              <a:gd name="T110" fmla="+- 0 1668 1142"/>
                              <a:gd name="T111" fmla="*/ 1668 h 555"/>
                              <a:gd name="T112" fmla="+- 0 1962 1953"/>
                              <a:gd name="T113" fmla="*/ T112 w 870"/>
                              <a:gd name="T114" fmla="+- 0 1668 1142"/>
                              <a:gd name="T115" fmla="*/ 1668 h 555"/>
                              <a:gd name="T116" fmla="+- 0 1962 1953"/>
                              <a:gd name="T117" fmla="*/ T116 w 870"/>
                              <a:gd name="T118" fmla="+- 0 1672 1142"/>
                              <a:gd name="T119" fmla="*/ 1672 h 555"/>
                              <a:gd name="T120" fmla="+- 0 2772 1953"/>
                              <a:gd name="T121" fmla="*/ T120 w 870"/>
                              <a:gd name="T122" fmla="+- 0 1672 1142"/>
                              <a:gd name="T123" fmla="*/ 1672 h 555"/>
                              <a:gd name="T124" fmla="+- 0 2772 1953"/>
                              <a:gd name="T125" fmla="*/ T124 w 870"/>
                              <a:gd name="T126" fmla="+- 0 1668 1142"/>
                              <a:gd name="T127" fmla="*/ 1668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870" h="555">
                                <a:moveTo>
                                  <a:pt x="819" y="504"/>
                                </a:moveTo>
                                <a:lnTo>
                                  <a:pt x="819" y="555"/>
                                </a:lnTo>
                                <a:lnTo>
                                  <a:pt x="862" y="534"/>
                                </a:lnTo>
                                <a:lnTo>
                                  <a:pt x="828" y="534"/>
                                </a:lnTo>
                                <a:lnTo>
                                  <a:pt x="828" y="526"/>
                                </a:lnTo>
                                <a:lnTo>
                                  <a:pt x="862" y="526"/>
                                </a:lnTo>
                                <a:lnTo>
                                  <a:pt x="819" y="504"/>
                                </a:lnTo>
                                <a:close/>
                                <a:moveTo>
                                  <a:pt x="9" y="0"/>
                                </a:moveTo>
                                <a:lnTo>
                                  <a:pt x="0" y="0"/>
                                </a:lnTo>
                                <a:lnTo>
                                  <a:pt x="0" y="532"/>
                                </a:lnTo>
                                <a:lnTo>
                                  <a:pt x="2" y="534"/>
                                </a:lnTo>
                                <a:lnTo>
                                  <a:pt x="819" y="534"/>
                                </a:lnTo>
                                <a:lnTo>
                                  <a:pt x="819" y="530"/>
                                </a:lnTo>
                                <a:lnTo>
                                  <a:pt x="9" y="530"/>
                                </a:lnTo>
                                <a:lnTo>
                                  <a:pt x="5" y="526"/>
                                </a:lnTo>
                                <a:lnTo>
                                  <a:pt x="9" y="526"/>
                                </a:lnTo>
                                <a:lnTo>
                                  <a:pt x="9" y="0"/>
                                </a:lnTo>
                                <a:close/>
                                <a:moveTo>
                                  <a:pt x="862" y="526"/>
                                </a:moveTo>
                                <a:lnTo>
                                  <a:pt x="828" y="526"/>
                                </a:lnTo>
                                <a:lnTo>
                                  <a:pt x="828" y="534"/>
                                </a:lnTo>
                                <a:lnTo>
                                  <a:pt x="862" y="534"/>
                                </a:lnTo>
                                <a:lnTo>
                                  <a:pt x="870" y="530"/>
                                </a:lnTo>
                                <a:lnTo>
                                  <a:pt x="862" y="526"/>
                                </a:lnTo>
                                <a:close/>
                                <a:moveTo>
                                  <a:pt x="9" y="526"/>
                                </a:moveTo>
                                <a:lnTo>
                                  <a:pt x="5" y="526"/>
                                </a:lnTo>
                                <a:lnTo>
                                  <a:pt x="9" y="530"/>
                                </a:lnTo>
                                <a:lnTo>
                                  <a:pt x="9" y="526"/>
                                </a:lnTo>
                                <a:close/>
                                <a:moveTo>
                                  <a:pt x="819" y="526"/>
                                </a:moveTo>
                                <a:lnTo>
                                  <a:pt x="9" y="526"/>
                                </a:lnTo>
                                <a:lnTo>
                                  <a:pt x="9" y="530"/>
                                </a:lnTo>
                                <a:lnTo>
                                  <a:pt x="819" y="530"/>
                                </a:lnTo>
                                <a:lnTo>
                                  <a:pt x="819" y="5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4" name="AutoShape 1225"/>
                        <wps:cNvSpPr>
                          <a:spLocks/>
                        </wps:cNvSpPr>
                        <wps:spPr bwMode="auto">
                          <a:xfrm>
                            <a:off x="1953" y="1142"/>
                            <a:ext cx="870" cy="1230"/>
                          </a:xfrm>
                          <a:custGeom>
                            <a:avLst/>
                            <a:gdLst>
                              <a:gd name="T0" fmla="+- 0 2772 1953"/>
                              <a:gd name="T1" fmla="*/ T0 w 870"/>
                              <a:gd name="T2" fmla="+- 0 2321 1142"/>
                              <a:gd name="T3" fmla="*/ 2321 h 1230"/>
                              <a:gd name="T4" fmla="+- 0 2772 1953"/>
                              <a:gd name="T5" fmla="*/ T4 w 870"/>
                              <a:gd name="T6" fmla="+- 0 2372 1142"/>
                              <a:gd name="T7" fmla="*/ 2372 h 1230"/>
                              <a:gd name="T8" fmla="+- 0 2815 1953"/>
                              <a:gd name="T9" fmla="*/ T8 w 870"/>
                              <a:gd name="T10" fmla="+- 0 2351 1142"/>
                              <a:gd name="T11" fmla="*/ 2351 h 1230"/>
                              <a:gd name="T12" fmla="+- 0 2781 1953"/>
                              <a:gd name="T13" fmla="*/ T12 w 870"/>
                              <a:gd name="T14" fmla="+- 0 2351 1142"/>
                              <a:gd name="T15" fmla="*/ 2351 h 1230"/>
                              <a:gd name="T16" fmla="+- 0 2781 1953"/>
                              <a:gd name="T17" fmla="*/ T16 w 870"/>
                              <a:gd name="T18" fmla="+- 0 2342 1142"/>
                              <a:gd name="T19" fmla="*/ 2342 h 1230"/>
                              <a:gd name="T20" fmla="+- 0 2815 1953"/>
                              <a:gd name="T21" fmla="*/ T20 w 870"/>
                              <a:gd name="T22" fmla="+- 0 2342 1142"/>
                              <a:gd name="T23" fmla="*/ 2342 h 1230"/>
                              <a:gd name="T24" fmla="+- 0 2772 1953"/>
                              <a:gd name="T25" fmla="*/ T24 w 870"/>
                              <a:gd name="T26" fmla="+- 0 2321 1142"/>
                              <a:gd name="T27" fmla="*/ 2321 h 1230"/>
                              <a:gd name="T28" fmla="+- 0 1962 1953"/>
                              <a:gd name="T29" fmla="*/ T28 w 870"/>
                              <a:gd name="T30" fmla="+- 0 1142 1142"/>
                              <a:gd name="T31" fmla="*/ 1142 h 1230"/>
                              <a:gd name="T32" fmla="+- 0 1953 1953"/>
                              <a:gd name="T33" fmla="*/ T32 w 870"/>
                              <a:gd name="T34" fmla="+- 0 1142 1142"/>
                              <a:gd name="T35" fmla="*/ 1142 h 1230"/>
                              <a:gd name="T36" fmla="+- 0 1953 1953"/>
                              <a:gd name="T37" fmla="*/ T36 w 870"/>
                              <a:gd name="T38" fmla="+- 0 2349 1142"/>
                              <a:gd name="T39" fmla="*/ 2349 h 1230"/>
                              <a:gd name="T40" fmla="+- 0 1955 1953"/>
                              <a:gd name="T41" fmla="*/ T40 w 870"/>
                              <a:gd name="T42" fmla="+- 0 2351 1142"/>
                              <a:gd name="T43" fmla="*/ 2351 h 1230"/>
                              <a:gd name="T44" fmla="+- 0 2772 1953"/>
                              <a:gd name="T45" fmla="*/ T44 w 870"/>
                              <a:gd name="T46" fmla="+- 0 2351 1142"/>
                              <a:gd name="T47" fmla="*/ 2351 h 1230"/>
                              <a:gd name="T48" fmla="+- 0 2772 1953"/>
                              <a:gd name="T49" fmla="*/ T48 w 870"/>
                              <a:gd name="T50" fmla="+- 0 2346 1142"/>
                              <a:gd name="T51" fmla="*/ 2346 h 1230"/>
                              <a:gd name="T52" fmla="+- 0 1962 1953"/>
                              <a:gd name="T53" fmla="*/ T52 w 870"/>
                              <a:gd name="T54" fmla="+- 0 2346 1142"/>
                              <a:gd name="T55" fmla="*/ 2346 h 1230"/>
                              <a:gd name="T56" fmla="+- 0 1958 1953"/>
                              <a:gd name="T57" fmla="*/ T56 w 870"/>
                              <a:gd name="T58" fmla="+- 0 2342 1142"/>
                              <a:gd name="T59" fmla="*/ 2342 h 1230"/>
                              <a:gd name="T60" fmla="+- 0 1962 1953"/>
                              <a:gd name="T61" fmla="*/ T60 w 870"/>
                              <a:gd name="T62" fmla="+- 0 2342 1142"/>
                              <a:gd name="T63" fmla="*/ 2342 h 1230"/>
                              <a:gd name="T64" fmla="+- 0 1962 1953"/>
                              <a:gd name="T65" fmla="*/ T64 w 870"/>
                              <a:gd name="T66" fmla="+- 0 1142 1142"/>
                              <a:gd name="T67" fmla="*/ 1142 h 1230"/>
                              <a:gd name="T68" fmla="+- 0 2815 1953"/>
                              <a:gd name="T69" fmla="*/ T68 w 870"/>
                              <a:gd name="T70" fmla="+- 0 2342 1142"/>
                              <a:gd name="T71" fmla="*/ 2342 h 1230"/>
                              <a:gd name="T72" fmla="+- 0 2781 1953"/>
                              <a:gd name="T73" fmla="*/ T72 w 870"/>
                              <a:gd name="T74" fmla="+- 0 2342 1142"/>
                              <a:gd name="T75" fmla="*/ 2342 h 1230"/>
                              <a:gd name="T76" fmla="+- 0 2781 1953"/>
                              <a:gd name="T77" fmla="*/ T76 w 870"/>
                              <a:gd name="T78" fmla="+- 0 2351 1142"/>
                              <a:gd name="T79" fmla="*/ 2351 h 1230"/>
                              <a:gd name="T80" fmla="+- 0 2815 1953"/>
                              <a:gd name="T81" fmla="*/ T80 w 870"/>
                              <a:gd name="T82" fmla="+- 0 2351 1142"/>
                              <a:gd name="T83" fmla="*/ 2351 h 1230"/>
                              <a:gd name="T84" fmla="+- 0 2823 1953"/>
                              <a:gd name="T85" fmla="*/ T84 w 870"/>
                              <a:gd name="T86" fmla="+- 0 2346 1142"/>
                              <a:gd name="T87" fmla="*/ 2346 h 1230"/>
                              <a:gd name="T88" fmla="+- 0 2815 1953"/>
                              <a:gd name="T89" fmla="*/ T88 w 870"/>
                              <a:gd name="T90" fmla="+- 0 2342 1142"/>
                              <a:gd name="T91" fmla="*/ 2342 h 1230"/>
                              <a:gd name="T92" fmla="+- 0 1962 1953"/>
                              <a:gd name="T93" fmla="*/ T92 w 870"/>
                              <a:gd name="T94" fmla="+- 0 2342 1142"/>
                              <a:gd name="T95" fmla="*/ 2342 h 1230"/>
                              <a:gd name="T96" fmla="+- 0 1958 1953"/>
                              <a:gd name="T97" fmla="*/ T96 w 870"/>
                              <a:gd name="T98" fmla="+- 0 2342 1142"/>
                              <a:gd name="T99" fmla="*/ 2342 h 1230"/>
                              <a:gd name="T100" fmla="+- 0 1962 1953"/>
                              <a:gd name="T101" fmla="*/ T100 w 870"/>
                              <a:gd name="T102" fmla="+- 0 2346 1142"/>
                              <a:gd name="T103" fmla="*/ 2346 h 1230"/>
                              <a:gd name="T104" fmla="+- 0 1962 1953"/>
                              <a:gd name="T105" fmla="*/ T104 w 870"/>
                              <a:gd name="T106" fmla="+- 0 2342 1142"/>
                              <a:gd name="T107" fmla="*/ 2342 h 1230"/>
                              <a:gd name="T108" fmla="+- 0 2772 1953"/>
                              <a:gd name="T109" fmla="*/ T108 w 870"/>
                              <a:gd name="T110" fmla="+- 0 2342 1142"/>
                              <a:gd name="T111" fmla="*/ 2342 h 1230"/>
                              <a:gd name="T112" fmla="+- 0 1962 1953"/>
                              <a:gd name="T113" fmla="*/ T112 w 870"/>
                              <a:gd name="T114" fmla="+- 0 2342 1142"/>
                              <a:gd name="T115" fmla="*/ 2342 h 1230"/>
                              <a:gd name="T116" fmla="+- 0 1962 1953"/>
                              <a:gd name="T117" fmla="*/ T116 w 870"/>
                              <a:gd name="T118" fmla="+- 0 2346 1142"/>
                              <a:gd name="T119" fmla="*/ 2346 h 1230"/>
                              <a:gd name="T120" fmla="+- 0 2772 1953"/>
                              <a:gd name="T121" fmla="*/ T120 w 870"/>
                              <a:gd name="T122" fmla="+- 0 2346 1142"/>
                              <a:gd name="T123" fmla="*/ 2346 h 1230"/>
                              <a:gd name="T124" fmla="+- 0 2772 1953"/>
                              <a:gd name="T125" fmla="*/ T124 w 870"/>
                              <a:gd name="T126" fmla="+- 0 2342 1142"/>
                              <a:gd name="T127" fmla="*/ 2342 h 1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870" h="1230">
                                <a:moveTo>
                                  <a:pt x="819" y="1179"/>
                                </a:moveTo>
                                <a:lnTo>
                                  <a:pt x="819" y="1230"/>
                                </a:lnTo>
                                <a:lnTo>
                                  <a:pt x="862" y="1209"/>
                                </a:lnTo>
                                <a:lnTo>
                                  <a:pt x="828" y="1209"/>
                                </a:lnTo>
                                <a:lnTo>
                                  <a:pt x="828" y="1200"/>
                                </a:lnTo>
                                <a:lnTo>
                                  <a:pt x="862" y="1200"/>
                                </a:lnTo>
                                <a:lnTo>
                                  <a:pt x="819" y="1179"/>
                                </a:lnTo>
                                <a:close/>
                                <a:moveTo>
                                  <a:pt x="9" y="0"/>
                                </a:moveTo>
                                <a:lnTo>
                                  <a:pt x="0" y="0"/>
                                </a:lnTo>
                                <a:lnTo>
                                  <a:pt x="0" y="1207"/>
                                </a:lnTo>
                                <a:lnTo>
                                  <a:pt x="2" y="1209"/>
                                </a:lnTo>
                                <a:lnTo>
                                  <a:pt x="819" y="1209"/>
                                </a:lnTo>
                                <a:lnTo>
                                  <a:pt x="819" y="1204"/>
                                </a:lnTo>
                                <a:lnTo>
                                  <a:pt x="9" y="1204"/>
                                </a:lnTo>
                                <a:lnTo>
                                  <a:pt x="5" y="1200"/>
                                </a:lnTo>
                                <a:lnTo>
                                  <a:pt x="9" y="1200"/>
                                </a:lnTo>
                                <a:lnTo>
                                  <a:pt x="9" y="0"/>
                                </a:lnTo>
                                <a:close/>
                                <a:moveTo>
                                  <a:pt x="862" y="1200"/>
                                </a:moveTo>
                                <a:lnTo>
                                  <a:pt x="828" y="1200"/>
                                </a:lnTo>
                                <a:lnTo>
                                  <a:pt x="828" y="1209"/>
                                </a:lnTo>
                                <a:lnTo>
                                  <a:pt x="862" y="1209"/>
                                </a:lnTo>
                                <a:lnTo>
                                  <a:pt x="870" y="1204"/>
                                </a:lnTo>
                                <a:lnTo>
                                  <a:pt x="862" y="1200"/>
                                </a:lnTo>
                                <a:close/>
                                <a:moveTo>
                                  <a:pt x="9" y="1200"/>
                                </a:moveTo>
                                <a:lnTo>
                                  <a:pt x="5" y="1200"/>
                                </a:lnTo>
                                <a:lnTo>
                                  <a:pt x="9" y="1204"/>
                                </a:lnTo>
                                <a:lnTo>
                                  <a:pt x="9" y="1200"/>
                                </a:lnTo>
                                <a:close/>
                                <a:moveTo>
                                  <a:pt x="819" y="1200"/>
                                </a:moveTo>
                                <a:lnTo>
                                  <a:pt x="9" y="1200"/>
                                </a:lnTo>
                                <a:lnTo>
                                  <a:pt x="9" y="1204"/>
                                </a:lnTo>
                                <a:lnTo>
                                  <a:pt x="819" y="1204"/>
                                </a:lnTo>
                                <a:lnTo>
                                  <a:pt x="819" y="12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5" name="AutoShape 1224"/>
                        <wps:cNvSpPr>
                          <a:spLocks/>
                        </wps:cNvSpPr>
                        <wps:spPr bwMode="auto">
                          <a:xfrm>
                            <a:off x="1083" y="1643"/>
                            <a:ext cx="1743" cy="51"/>
                          </a:xfrm>
                          <a:custGeom>
                            <a:avLst/>
                            <a:gdLst>
                              <a:gd name="T0" fmla="+- 0 2775 1083"/>
                              <a:gd name="T1" fmla="*/ T0 w 1743"/>
                              <a:gd name="T2" fmla="+- 0 1673 1643"/>
                              <a:gd name="T3" fmla="*/ 1673 h 51"/>
                              <a:gd name="T4" fmla="+- 0 2775 1083"/>
                              <a:gd name="T5" fmla="*/ T4 w 1743"/>
                              <a:gd name="T6" fmla="+- 0 1694 1643"/>
                              <a:gd name="T7" fmla="*/ 1694 h 51"/>
                              <a:gd name="T8" fmla="+- 0 2817 1083"/>
                              <a:gd name="T9" fmla="*/ T8 w 1743"/>
                              <a:gd name="T10" fmla="+- 0 1673 1643"/>
                              <a:gd name="T11" fmla="*/ 1673 h 51"/>
                              <a:gd name="T12" fmla="+- 0 2775 1083"/>
                              <a:gd name="T13" fmla="*/ T12 w 1743"/>
                              <a:gd name="T14" fmla="+- 0 1673 1643"/>
                              <a:gd name="T15" fmla="*/ 1673 h 51"/>
                              <a:gd name="T16" fmla="+- 0 2775 1083"/>
                              <a:gd name="T17" fmla="*/ T16 w 1743"/>
                              <a:gd name="T18" fmla="+- 0 1665 1643"/>
                              <a:gd name="T19" fmla="*/ 1665 h 51"/>
                              <a:gd name="T20" fmla="+- 0 2775 1083"/>
                              <a:gd name="T21" fmla="*/ T20 w 1743"/>
                              <a:gd name="T22" fmla="+- 0 1673 1643"/>
                              <a:gd name="T23" fmla="*/ 1673 h 51"/>
                              <a:gd name="T24" fmla="+- 0 2783 1083"/>
                              <a:gd name="T25" fmla="*/ T24 w 1743"/>
                              <a:gd name="T26" fmla="+- 0 1673 1643"/>
                              <a:gd name="T27" fmla="*/ 1673 h 51"/>
                              <a:gd name="T28" fmla="+- 0 2783 1083"/>
                              <a:gd name="T29" fmla="*/ T28 w 1743"/>
                              <a:gd name="T30" fmla="+- 0 1665 1643"/>
                              <a:gd name="T31" fmla="*/ 1665 h 51"/>
                              <a:gd name="T32" fmla="+- 0 2775 1083"/>
                              <a:gd name="T33" fmla="*/ T32 w 1743"/>
                              <a:gd name="T34" fmla="+- 0 1665 1643"/>
                              <a:gd name="T35" fmla="*/ 1665 h 51"/>
                              <a:gd name="T36" fmla="+- 0 2775 1083"/>
                              <a:gd name="T37" fmla="*/ T36 w 1743"/>
                              <a:gd name="T38" fmla="+- 0 1643 1643"/>
                              <a:gd name="T39" fmla="*/ 1643 h 51"/>
                              <a:gd name="T40" fmla="+- 0 2775 1083"/>
                              <a:gd name="T41" fmla="*/ T40 w 1743"/>
                              <a:gd name="T42" fmla="+- 0 1665 1643"/>
                              <a:gd name="T43" fmla="*/ 1665 h 51"/>
                              <a:gd name="T44" fmla="+- 0 2783 1083"/>
                              <a:gd name="T45" fmla="*/ T44 w 1743"/>
                              <a:gd name="T46" fmla="+- 0 1665 1643"/>
                              <a:gd name="T47" fmla="*/ 1665 h 51"/>
                              <a:gd name="T48" fmla="+- 0 2783 1083"/>
                              <a:gd name="T49" fmla="*/ T48 w 1743"/>
                              <a:gd name="T50" fmla="+- 0 1673 1643"/>
                              <a:gd name="T51" fmla="*/ 1673 h 51"/>
                              <a:gd name="T52" fmla="+- 0 2817 1083"/>
                              <a:gd name="T53" fmla="*/ T52 w 1743"/>
                              <a:gd name="T54" fmla="+- 0 1673 1643"/>
                              <a:gd name="T55" fmla="*/ 1673 h 51"/>
                              <a:gd name="T56" fmla="+- 0 2826 1083"/>
                              <a:gd name="T57" fmla="*/ T56 w 1743"/>
                              <a:gd name="T58" fmla="+- 0 1669 1643"/>
                              <a:gd name="T59" fmla="*/ 1669 h 51"/>
                              <a:gd name="T60" fmla="+- 0 2775 1083"/>
                              <a:gd name="T61" fmla="*/ T60 w 1743"/>
                              <a:gd name="T62" fmla="+- 0 1643 1643"/>
                              <a:gd name="T63" fmla="*/ 1643 h 51"/>
                              <a:gd name="T64" fmla="+- 0 1083 1083"/>
                              <a:gd name="T65" fmla="*/ T64 w 1743"/>
                              <a:gd name="T66" fmla="+- 0 1665 1643"/>
                              <a:gd name="T67" fmla="*/ 1665 h 51"/>
                              <a:gd name="T68" fmla="+- 0 1083 1083"/>
                              <a:gd name="T69" fmla="*/ T68 w 1743"/>
                              <a:gd name="T70" fmla="+- 0 1673 1643"/>
                              <a:gd name="T71" fmla="*/ 1673 h 51"/>
                              <a:gd name="T72" fmla="+- 0 2775 1083"/>
                              <a:gd name="T73" fmla="*/ T72 w 1743"/>
                              <a:gd name="T74" fmla="+- 0 1673 1643"/>
                              <a:gd name="T75" fmla="*/ 1673 h 51"/>
                              <a:gd name="T76" fmla="+- 0 2775 1083"/>
                              <a:gd name="T77" fmla="*/ T76 w 1743"/>
                              <a:gd name="T78" fmla="+- 0 1665 1643"/>
                              <a:gd name="T79" fmla="*/ 1665 h 51"/>
                              <a:gd name="T80" fmla="+- 0 1083 1083"/>
                              <a:gd name="T81" fmla="*/ T80 w 1743"/>
                              <a:gd name="T82" fmla="+- 0 1665 1643"/>
                              <a:gd name="T83" fmla="*/ 1665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43" h="51">
                                <a:moveTo>
                                  <a:pt x="1692" y="30"/>
                                </a:moveTo>
                                <a:lnTo>
                                  <a:pt x="1692" y="51"/>
                                </a:lnTo>
                                <a:lnTo>
                                  <a:pt x="1734" y="30"/>
                                </a:lnTo>
                                <a:lnTo>
                                  <a:pt x="1692" y="30"/>
                                </a:lnTo>
                                <a:close/>
                                <a:moveTo>
                                  <a:pt x="1692" y="22"/>
                                </a:moveTo>
                                <a:lnTo>
                                  <a:pt x="1692" y="30"/>
                                </a:lnTo>
                                <a:lnTo>
                                  <a:pt x="1700" y="30"/>
                                </a:lnTo>
                                <a:lnTo>
                                  <a:pt x="1700" y="22"/>
                                </a:lnTo>
                                <a:lnTo>
                                  <a:pt x="1692" y="22"/>
                                </a:lnTo>
                                <a:close/>
                                <a:moveTo>
                                  <a:pt x="1692" y="0"/>
                                </a:moveTo>
                                <a:lnTo>
                                  <a:pt x="1692" y="22"/>
                                </a:lnTo>
                                <a:lnTo>
                                  <a:pt x="1700" y="22"/>
                                </a:lnTo>
                                <a:lnTo>
                                  <a:pt x="1700" y="30"/>
                                </a:lnTo>
                                <a:lnTo>
                                  <a:pt x="1734" y="30"/>
                                </a:lnTo>
                                <a:lnTo>
                                  <a:pt x="1743" y="26"/>
                                </a:lnTo>
                                <a:lnTo>
                                  <a:pt x="1692" y="0"/>
                                </a:lnTo>
                                <a:close/>
                                <a:moveTo>
                                  <a:pt x="0" y="22"/>
                                </a:moveTo>
                                <a:lnTo>
                                  <a:pt x="0" y="30"/>
                                </a:lnTo>
                                <a:lnTo>
                                  <a:pt x="1692" y="30"/>
                                </a:lnTo>
                                <a:lnTo>
                                  <a:pt x="1692" y="22"/>
                                </a:lnTo>
                                <a:lnTo>
                                  <a:pt x="0" y="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6" name="AutoShape 1223"/>
                        <wps:cNvSpPr>
                          <a:spLocks/>
                        </wps:cNvSpPr>
                        <wps:spPr bwMode="auto">
                          <a:xfrm>
                            <a:off x="1083" y="293"/>
                            <a:ext cx="1743" cy="1380"/>
                          </a:xfrm>
                          <a:custGeom>
                            <a:avLst/>
                            <a:gdLst>
                              <a:gd name="T0" fmla="+- 0 1950 1083"/>
                              <a:gd name="T1" fmla="*/ T0 w 1743"/>
                              <a:gd name="T2" fmla="+- 0 1664 293"/>
                              <a:gd name="T3" fmla="*/ 1664 h 1380"/>
                              <a:gd name="T4" fmla="+- 0 1083 1083"/>
                              <a:gd name="T5" fmla="*/ T4 w 1743"/>
                              <a:gd name="T6" fmla="+- 0 1664 293"/>
                              <a:gd name="T7" fmla="*/ 1664 h 1380"/>
                              <a:gd name="T8" fmla="+- 0 1083 1083"/>
                              <a:gd name="T9" fmla="*/ T8 w 1743"/>
                              <a:gd name="T10" fmla="+- 0 1672 293"/>
                              <a:gd name="T11" fmla="*/ 1672 h 1380"/>
                              <a:gd name="T12" fmla="+- 0 1957 1083"/>
                              <a:gd name="T13" fmla="*/ T12 w 1743"/>
                              <a:gd name="T14" fmla="+- 0 1672 293"/>
                              <a:gd name="T15" fmla="*/ 1672 h 1380"/>
                              <a:gd name="T16" fmla="+- 0 1958 1083"/>
                              <a:gd name="T17" fmla="*/ T16 w 1743"/>
                              <a:gd name="T18" fmla="+- 0 1670 293"/>
                              <a:gd name="T19" fmla="*/ 1670 h 1380"/>
                              <a:gd name="T20" fmla="+- 0 1958 1083"/>
                              <a:gd name="T21" fmla="*/ T20 w 1743"/>
                              <a:gd name="T22" fmla="+- 0 1668 293"/>
                              <a:gd name="T23" fmla="*/ 1668 h 1380"/>
                              <a:gd name="T24" fmla="+- 0 1950 1083"/>
                              <a:gd name="T25" fmla="*/ T24 w 1743"/>
                              <a:gd name="T26" fmla="+- 0 1668 293"/>
                              <a:gd name="T27" fmla="*/ 1668 h 1380"/>
                              <a:gd name="T28" fmla="+- 0 1950 1083"/>
                              <a:gd name="T29" fmla="*/ T28 w 1743"/>
                              <a:gd name="T30" fmla="+- 0 1664 293"/>
                              <a:gd name="T31" fmla="*/ 1664 h 1380"/>
                              <a:gd name="T32" fmla="+- 0 2775 1083"/>
                              <a:gd name="T33" fmla="*/ T32 w 1743"/>
                              <a:gd name="T34" fmla="+- 0 314 293"/>
                              <a:gd name="T35" fmla="*/ 314 h 1380"/>
                              <a:gd name="T36" fmla="+- 0 1952 1083"/>
                              <a:gd name="T37" fmla="*/ T36 w 1743"/>
                              <a:gd name="T38" fmla="+- 0 314 293"/>
                              <a:gd name="T39" fmla="*/ 314 h 1380"/>
                              <a:gd name="T40" fmla="+- 0 1950 1083"/>
                              <a:gd name="T41" fmla="*/ T40 w 1743"/>
                              <a:gd name="T42" fmla="+- 0 316 293"/>
                              <a:gd name="T43" fmla="*/ 316 h 1380"/>
                              <a:gd name="T44" fmla="+- 0 1950 1083"/>
                              <a:gd name="T45" fmla="*/ T44 w 1743"/>
                              <a:gd name="T46" fmla="+- 0 1668 293"/>
                              <a:gd name="T47" fmla="*/ 1668 h 1380"/>
                              <a:gd name="T48" fmla="+- 0 1954 1083"/>
                              <a:gd name="T49" fmla="*/ T48 w 1743"/>
                              <a:gd name="T50" fmla="+- 0 1664 293"/>
                              <a:gd name="T51" fmla="*/ 1664 h 1380"/>
                              <a:gd name="T52" fmla="+- 0 1958 1083"/>
                              <a:gd name="T53" fmla="*/ T52 w 1743"/>
                              <a:gd name="T54" fmla="+- 0 1664 293"/>
                              <a:gd name="T55" fmla="*/ 1664 h 1380"/>
                              <a:gd name="T56" fmla="+- 0 1958 1083"/>
                              <a:gd name="T57" fmla="*/ T56 w 1743"/>
                              <a:gd name="T58" fmla="+- 0 323 293"/>
                              <a:gd name="T59" fmla="*/ 323 h 1380"/>
                              <a:gd name="T60" fmla="+- 0 1954 1083"/>
                              <a:gd name="T61" fmla="*/ T60 w 1743"/>
                              <a:gd name="T62" fmla="+- 0 323 293"/>
                              <a:gd name="T63" fmla="*/ 323 h 1380"/>
                              <a:gd name="T64" fmla="+- 0 1958 1083"/>
                              <a:gd name="T65" fmla="*/ T64 w 1743"/>
                              <a:gd name="T66" fmla="+- 0 318 293"/>
                              <a:gd name="T67" fmla="*/ 318 h 1380"/>
                              <a:gd name="T68" fmla="+- 0 2775 1083"/>
                              <a:gd name="T69" fmla="*/ T68 w 1743"/>
                              <a:gd name="T70" fmla="+- 0 318 293"/>
                              <a:gd name="T71" fmla="*/ 318 h 1380"/>
                              <a:gd name="T72" fmla="+- 0 2775 1083"/>
                              <a:gd name="T73" fmla="*/ T72 w 1743"/>
                              <a:gd name="T74" fmla="+- 0 314 293"/>
                              <a:gd name="T75" fmla="*/ 314 h 1380"/>
                              <a:gd name="T76" fmla="+- 0 1958 1083"/>
                              <a:gd name="T77" fmla="*/ T76 w 1743"/>
                              <a:gd name="T78" fmla="+- 0 1664 293"/>
                              <a:gd name="T79" fmla="*/ 1664 h 1380"/>
                              <a:gd name="T80" fmla="+- 0 1954 1083"/>
                              <a:gd name="T81" fmla="*/ T80 w 1743"/>
                              <a:gd name="T82" fmla="+- 0 1664 293"/>
                              <a:gd name="T83" fmla="*/ 1664 h 1380"/>
                              <a:gd name="T84" fmla="+- 0 1950 1083"/>
                              <a:gd name="T85" fmla="*/ T84 w 1743"/>
                              <a:gd name="T86" fmla="+- 0 1668 293"/>
                              <a:gd name="T87" fmla="*/ 1668 h 1380"/>
                              <a:gd name="T88" fmla="+- 0 1958 1083"/>
                              <a:gd name="T89" fmla="*/ T88 w 1743"/>
                              <a:gd name="T90" fmla="+- 0 1668 293"/>
                              <a:gd name="T91" fmla="*/ 1668 h 1380"/>
                              <a:gd name="T92" fmla="+- 0 1958 1083"/>
                              <a:gd name="T93" fmla="*/ T92 w 1743"/>
                              <a:gd name="T94" fmla="+- 0 1664 293"/>
                              <a:gd name="T95" fmla="*/ 1664 h 1380"/>
                              <a:gd name="T96" fmla="+- 0 2775 1083"/>
                              <a:gd name="T97" fmla="*/ T96 w 1743"/>
                              <a:gd name="T98" fmla="+- 0 293 293"/>
                              <a:gd name="T99" fmla="*/ 293 h 1380"/>
                              <a:gd name="T100" fmla="+- 0 2775 1083"/>
                              <a:gd name="T101" fmla="*/ T100 w 1743"/>
                              <a:gd name="T102" fmla="+- 0 344 293"/>
                              <a:gd name="T103" fmla="*/ 344 h 1380"/>
                              <a:gd name="T104" fmla="+- 0 2817 1083"/>
                              <a:gd name="T105" fmla="*/ T104 w 1743"/>
                              <a:gd name="T106" fmla="+- 0 323 293"/>
                              <a:gd name="T107" fmla="*/ 323 h 1380"/>
                              <a:gd name="T108" fmla="+- 0 2783 1083"/>
                              <a:gd name="T109" fmla="*/ T108 w 1743"/>
                              <a:gd name="T110" fmla="+- 0 323 293"/>
                              <a:gd name="T111" fmla="*/ 323 h 1380"/>
                              <a:gd name="T112" fmla="+- 0 2783 1083"/>
                              <a:gd name="T113" fmla="*/ T112 w 1743"/>
                              <a:gd name="T114" fmla="+- 0 314 293"/>
                              <a:gd name="T115" fmla="*/ 314 h 1380"/>
                              <a:gd name="T116" fmla="+- 0 2817 1083"/>
                              <a:gd name="T117" fmla="*/ T116 w 1743"/>
                              <a:gd name="T118" fmla="+- 0 314 293"/>
                              <a:gd name="T119" fmla="*/ 314 h 1380"/>
                              <a:gd name="T120" fmla="+- 0 2775 1083"/>
                              <a:gd name="T121" fmla="*/ T120 w 1743"/>
                              <a:gd name="T122" fmla="+- 0 293 293"/>
                              <a:gd name="T123" fmla="*/ 293 h 1380"/>
                              <a:gd name="T124" fmla="+- 0 1958 1083"/>
                              <a:gd name="T125" fmla="*/ T124 w 1743"/>
                              <a:gd name="T126" fmla="+- 0 318 293"/>
                              <a:gd name="T127" fmla="*/ 318 h 1380"/>
                              <a:gd name="T128" fmla="+- 0 1954 1083"/>
                              <a:gd name="T129" fmla="*/ T128 w 1743"/>
                              <a:gd name="T130" fmla="+- 0 323 293"/>
                              <a:gd name="T131" fmla="*/ 323 h 1380"/>
                              <a:gd name="T132" fmla="+- 0 1958 1083"/>
                              <a:gd name="T133" fmla="*/ T132 w 1743"/>
                              <a:gd name="T134" fmla="+- 0 323 293"/>
                              <a:gd name="T135" fmla="*/ 323 h 1380"/>
                              <a:gd name="T136" fmla="+- 0 1958 1083"/>
                              <a:gd name="T137" fmla="*/ T136 w 1743"/>
                              <a:gd name="T138" fmla="+- 0 318 293"/>
                              <a:gd name="T139" fmla="*/ 318 h 1380"/>
                              <a:gd name="T140" fmla="+- 0 2775 1083"/>
                              <a:gd name="T141" fmla="*/ T140 w 1743"/>
                              <a:gd name="T142" fmla="+- 0 318 293"/>
                              <a:gd name="T143" fmla="*/ 318 h 1380"/>
                              <a:gd name="T144" fmla="+- 0 1958 1083"/>
                              <a:gd name="T145" fmla="*/ T144 w 1743"/>
                              <a:gd name="T146" fmla="+- 0 318 293"/>
                              <a:gd name="T147" fmla="*/ 318 h 1380"/>
                              <a:gd name="T148" fmla="+- 0 1958 1083"/>
                              <a:gd name="T149" fmla="*/ T148 w 1743"/>
                              <a:gd name="T150" fmla="+- 0 323 293"/>
                              <a:gd name="T151" fmla="*/ 323 h 1380"/>
                              <a:gd name="T152" fmla="+- 0 2775 1083"/>
                              <a:gd name="T153" fmla="*/ T152 w 1743"/>
                              <a:gd name="T154" fmla="+- 0 323 293"/>
                              <a:gd name="T155" fmla="*/ 323 h 1380"/>
                              <a:gd name="T156" fmla="+- 0 2775 1083"/>
                              <a:gd name="T157" fmla="*/ T156 w 1743"/>
                              <a:gd name="T158" fmla="+- 0 318 293"/>
                              <a:gd name="T159" fmla="*/ 318 h 1380"/>
                              <a:gd name="T160" fmla="+- 0 2817 1083"/>
                              <a:gd name="T161" fmla="*/ T160 w 1743"/>
                              <a:gd name="T162" fmla="+- 0 314 293"/>
                              <a:gd name="T163" fmla="*/ 314 h 1380"/>
                              <a:gd name="T164" fmla="+- 0 2783 1083"/>
                              <a:gd name="T165" fmla="*/ T164 w 1743"/>
                              <a:gd name="T166" fmla="+- 0 314 293"/>
                              <a:gd name="T167" fmla="*/ 314 h 1380"/>
                              <a:gd name="T168" fmla="+- 0 2783 1083"/>
                              <a:gd name="T169" fmla="*/ T168 w 1743"/>
                              <a:gd name="T170" fmla="+- 0 323 293"/>
                              <a:gd name="T171" fmla="*/ 323 h 1380"/>
                              <a:gd name="T172" fmla="+- 0 2817 1083"/>
                              <a:gd name="T173" fmla="*/ T172 w 1743"/>
                              <a:gd name="T174" fmla="+- 0 323 293"/>
                              <a:gd name="T175" fmla="*/ 323 h 1380"/>
                              <a:gd name="T176" fmla="+- 0 2826 1083"/>
                              <a:gd name="T177" fmla="*/ T176 w 1743"/>
                              <a:gd name="T178" fmla="+- 0 318 293"/>
                              <a:gd name="T179" fmla="*/ 318 h 1380"/>
                              <a:gd name="T180" fmla="+- 0 2817 1083"/>
                              <a:gd name="T181" fmla="*/ T180 w 1743"/>
                              <a:gd name="T182" fmla="+- 0 314 293"/>
                              <a:gd name="T183" fmla="*/ 314 h 13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743" h="1380">
                                <a:moveTo>
                                  <a:pt x="867" y="1371"/>
                                </a:moveTo>
                                <a:lnTo>
                                  <a:pt x="0" y="1371"/>
                                </a:lnTo>
                                <a:lnTo>
                                  <a:pt x="0" y="1379"/>
                                </a:lnTo>
                                <a:lnTo>
                                  <a:pt x="874" y="1379"/>
                                </a:lnTo>
                                <a:lnTo>
                                  <a:pt x="875" y="1377"/>
                                </a:lnTo>
                                <a:lnTo>
                                  <a:pt x="875" y="1375"/>
                                </a:lnTo>
                                <a:lnTo>
                                  <a:pt x="867" y="1375"/>
                                </a:lnTo>
                                <a:lnTo>
                                  <a:pt x="867" y="1371"/>
                                </a:lnTo>
                                <a:close/>
                                <a:moveTo>
                                  <a:pt x="1692" y="21"/>
                                </a:moveTo>
                                <a:lnTo>
                                  <a:pt x="869" y="21"/>
                                </a:lnTo>
                                <a:lnTo>
                                  <a:pt x="867" y="23"/>
                                </a:lnTo>
                                <a:lnTo>
                                  <a:pt x="867" y="1375"/>
                                </a:lnTo>
                                <a:lnTo>
                                  <a:pt x="871" y="1371"/>
                                </a:lnTo>
                                <a:lnTo>
                                  <a:pt x="875" y="1371"/>
                                </a:lnTo>
                                <a:lnTo>
                                  <a:pt x="875" y="30"/>
                                </a:lnTo>
                                <a:lnTo>
                                  <a:pt x="871" y="30"/>
                                </a:lnTo>
                                <a:lnTo>
                                  <a:pt x="875" y="25"/>
                                </a:lnTo>
                                <a:lnTo>
                                  <a:pt x="1692" y="25"/>
                                </a:lnTo>
                                <a:lnTo>
                                  <a:pt x="1692" y="21"/>
                                </a:lnTo>
                                <a:close/>
                                <a:moveTo>
                                  <a:pt x="875" y="1371"/>
                                </a:moveTo>
                                <a:lnTo>
                                  <a:pt x="871" y="1371"/>
                                </a:lnTo>
                                <a:lnTo>
                                  <a:pt x="867" y="1375"/>
                                </a:lnTo>
                                <a:lnTo>
                                  <a:pt x="875" y="1375"/>
                                </a:lnTo>
                                <a:lnTo>
                                  <a:pt x="875" y="1371"/>
                                </a:lnTo>
                                <a:close/>
                                <a:moveTo>
                                  <a:pt x="1692" y="0"/>
                                </a:moveTo>
                                <a:lnTo>
                                  <a:pt x="1692" y="51"/>
                                </a:lnTo>
                                <a:lnTo>
                                  <a:pt x="1734" y="30"/>
                                </a:lnTo>
                                <a:lnTo>
                                  <a:pt x="1700" y="30"/>
                                </a:lnTo>
                                <a:lnTo>
                                  <a:pt x="1700" y="21"/>
                                </a:lnTo>
                                <a:lnTo>
                                  <a:pt x="1734" y="21"/>
                                </a:lnTo>
                                <a:lnTo>
                                  <a:pt x="1692" y="0"/>
                                </a:lnTo>
                                <a:close/>
                                <a:moveTo>
                                  <a:pt x="875" y="25"/>
                                </a:moveTo>
                                <a:lnTo>
                                  <a:pt x="871" y="30"/>
                                </a:lnTo>
                                <a:lnTo>
                                  <a:pt x="875" y="30"/>
                                </a:lnTo>
                                <a:lnTo>
                                  <a:pt x="875" y="25"/>
                                </a:lnTo>
                                <a:close/>
                                <a:moveTo>
                                  <a:pt x="1692" y="25"/>
                                </a:moveTo>
                                <a:lnTo>
                                  <a:pt x="875" y="25"/>
                                </a:lnTo>
                                <a:lnTo>
                                  <a:pt x="875" y="30"/>
                                </a:lnTo>
                                <a:lnTo>
                                  <a:pt x="1692" y="30"/>
                                </a:lnTo>
                                <a:lnTo>
                                  <a:pt x="1692" y="25"/>
                                </a:lnTo>
                                <a:close/>
                                <a:moveTo>
                                  <a:pt x="1734" y="21"/>
                                </a:moveTo>
                                <a:lnTo>
                                  <a:pt x="1700" y="21"/>
                                </a:lnTo>
                                <a:lnTo>
                                  <a:pt x="1700" y="30"/>
                                </a:lnTo>
                                <a:lnTo>
                                  <a:pt x="1734" y="30"/>
                                </a:lnTo>
                                <a:lnTo>
                                  <a:pt x="1743" y="25"/>
                                </a:lnTo>
                                <a:lnTo>
                                  <a:pt x="1734"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7" name="AutoShape 1222"/>
                        <wps:cNvSpPr>
                          <a:spLocks/>
                        </wps:cNvSpPr>
                        <wps:spPr bwMode="auto">
                          <a:xfrm>
                            <a:off x="1083" y="1665"/>
                            <a:ext cx="1743" cy="705"/>
                          </a:xfrm>
                          <a:custGeom>
                            <a:avLst/>
                            <a:gdLst>
                              <a:gd name="T0" fmla="+- 0 2775 1083"/>
                              <a:gd name="T1" fmla="*/ T0 w 1743"/>
                              <a:gd name="T2" fmla="+- 0 2318 1665"/>
                              <a:gd name="T3" fmla="*/ 2318 h 705"/>
                              <a:gd name="T4" fmla="+- 0 2775 1083"/>
                              <a:gd name="T5" fmla="*/ T4 w 1743"/>
                              <a:gd name="T6" fmla="+- 0 2369 1665"/>
                              <a:gd name="T7" fmla="*/ 2369 h 705"/>
                              <a:gd name="T8" fmla="+- 0 2817 1083"/>
                              <a:gd name="T9" fmla="*/ T8 w 1743"/>
                              <a:gd name="T10" fmla="+- 0 2348 1665"/>
                              <a:gd name="T11" fmla="*/ 2348 h 705"/>
                              <a:gd name="T12" fmla="+- 0 2783 1083"/>
                              <a:gd name="T13" fmla="*/ T12 w 1743"/>
                              <a:gd name="T14" fmla="+- 0 2348 1665"/>
                              <a:gd name="T15" fmla="*/ 2348 h 705"/>
                              <a:gd name="T16" fmla="+- 0 2783 1083"/>
                              <a:gd name="T17" fmla="*/ T16 w 1743"/>
                              <a:gd name="T18" fmla="+- 0 2339 1665"/>
                              <a:gd name="T19" fmla="*/ 2339 h 705"/>
                              <a:gd name="T20" fmla="+- 0 2817 1083"/>
                              <a:gd name="T21" fmla="*/ T20 w 1743"/>
                              <a:gd name="T22" fmla="+- 0 2339 1665"/>
                              <a:gd name="T23" fmla="*/ 2339 h 705"/>
                              <a:gd name="T24" fmla="+- 0 2775 1083"/>
                              <a:gd name="T25" fmla="*/ T24 w 1743"/>
                              <a:gd name="T26" fmla="+- 0 2318 1665"/>
                              <a:gd name="T27" fmla="*/ 2318 h 705"/>
                              <a:gd name="T28" fmla="+- 0 1950 1083"/>
                              <a:gd name="T29" fmla="*/ T28 w 1743"/>
                              <a:gd name="T30" fmla="+- 0 1669 1665"/>
                              <a:gd name="T31" fmla="*/ 1669 h 705"/>
                              <a:gd name="T32" fmla="+- 0 1950 1083"/>
                              <a:gd name="T33" fmla="*/ T32 w 1743"/>
                              <a:gd name="T34" fmla="+- 0 2346 1665"/>
                              <a:gd name="T35" fmla="*/ 2346 h 705"/>
                              <a:gd name="T36" fmla="+- 0 1952 1083"/>
                              <a:gd name="T37" fmla="*/ T36 w 1743"/>
                              <a:gd name="T38" fmla="+- 0 2348 1665"/>
                              <a:gd name="T39" fmla="*/ 2348 h 705"/>
                              <a:gd name="T40" fmla="+- 0 2775 1083"/>
                              <a:gd name="T41" fmla="*/ T40 w 1743"/>
                              <a:gd name="T42" fmla="+- 0 2348 1665"/>
                              <a:gd name="T43" fmla="*/ 2348 h 705"/>
                              <a:gd name="T44" fmla="+- 0 2775 1083"/>
                              <a:gd name="T45" fmla="*/ T44 w 1743"/>
                              <a:gd name="T46" fmla="+- 0 2344 1665"/>
                              <a:gd name="T47" fmla="*/ 2344 h 705"/>
                              <a:gd name="T48" fmla="+- 0 1958 1083"/>
                              <a:gd name="T49" fmla="*/ T48 w 1743"/>
                              <a:gd name="T50" fmla="+- 0 2344 1665"/>
                              <a:gd name="T51" fmla="*/ 2344 h 705"/>
                              <a:gd name="T52" fmla="+- 0 1954 1083"/>
                              <a:gd name="T53" fmla="*/ T52 w 1743"/>
                              <a:gd name="T54" fmla="+- 0 2339 1665"/>
                              <a:gd name="T55" fmla="*/ 2339 h 705"/>
                              <a:gd name="T56" fmla="+- 0 1958 1083"/>
                              <a:gd name="T57" fmla="*/ T56 w 1743"/>
                              <a:gd name="T58" fmla="+- 0 2339 1665"/>
                              <a:gd name="T59" fmla="*/ 2339 h 705"/>
                              <a:gd name="T60" fmla="+- 0 1958 1083"/>
                              <a:gd name="T61" fmla="*/ T60 w 1743"/>
                              <a:gd name="T62" fmla="+- 0 1673 1665"/>
                              <a:gd name="T63" fmla="*/ 1673 h 705"/>
                              <a:gd name="T64" fmla="+- 0 1954 1083"/>
                              <a:gd name="T65" fmla="*/ T64 w 1743"/>
                              <a:gd name="T66" fmla="+- 0 1673 1665"/>
                              <a:gd name="T67" fmla="*/ 1673 h 705"/>
                              <a:gd name="T68" fmla="+- 0 1950 1083"/>
                              <a:gd name="T69" fmla="*/ T68 w 1743"/>
                              <a:gd name="T70" fmla="+- 0 1669 1665"/>
                              <a:gd name="T71" fmla="*/ 1669 h 705"/>
                              <a:gd name="T72" fmla="+- 0 2817 1083"/>
                              <a:gd name="T73" fmla="*/ T72 w 1743"/>
                              <a:gd name="T74" fmla="+- 0 2339 1665"/>
                              <a:gd name="T75" fmla="*/ 2339 h 705"/>
                              <a:gd name="T76" fmla="+- 0 2783 1083"/>
                              <a:gd name="T77" fmla="*/ T76 w 1743"/>
                              <a:gd name="T78" fmla="+- 0 2339 1665"/>
                              <a:gd name="T79" fmla="*/ 2339 h 705"/>
                              <a:gd name="T80" fmla="+- 0 2783 1083"/>
                              <a:gd name="T81" fmla="*/ T80 w 1743"/>
                              <a:gd name="T82" fmla="+- 0 2348 1665"/>
                              <a:gd name="T83" fmla="*/ 2348 h 705"/>
                              <a:gd name="T84" fmla="+- 0 2817 1083"/>
                              <a:gd name="T85" fmla="*/ T84 w 1743"/>
                              <a:gd name="T86" fmla="+- 0 2348 1665"/>
                              <a:gd name="T87" fmla="*/ 2348 h 705"/>
                              <a:gd name="T88" fmla="+- 0 2826 1083"/>
                              <a:gd name="T89" fmla="*/ T88 w 1743"/>
                              <a:gd name="T90" fmla="+- 0 2344 1665"/>
                              <a:gd name="T91" fmla="*/ 2344 h 705"/>
                              <a:gd name="T92" fmla="+- 0 2817 1083"/>
                              <a:gd name="T93" fmla="*/ T92 w 1743"/>
                              <a:gd name="T94" fmla="+- 0 2339 1665"/>
                              <a:gd name="T95" fmla="*/ 2339 h 705"/>
                              <a:gd name="T96" fmla="+- 0 1958 1083"/>
                              <a:gd name="T97" fmla="*/ T96 w 1743"/>
                              <a:gd name="T98" fmla="+- 0 2339 1665"/>
                              <a:gd name="T99" fmla="*/ 2339 h 705"/>
                              <a:gd name="T100" fmla="+- 0 1954 1083"/>
                              <a:gd name="T101" fmla="*/ T100 w 1743"/>
                              <a:gd name="T102" fmla="+- 0 2339 1665"/>
                              <a:gd name="T103" fmla="*/ 2339 h 705"/>
                              <a:gd name="T104" fmla="+- 0 1958 1083"/>
                              <a:gd name="T105" fmla="*/ T104 w 1743"/>
                              <a:gd name="T106" fmla="+- 0 2344 1665"/>
                              <a:gd name="T107" fmla="*/ 2344 h 705"/>
                              <a:gd name="T108" fmla="+- 0 1958 1083"/>
                              <a:gd name="T109" fmla="*/ T108 w 1743"/>
                              <a:gd name="T110" fmla="+- 0 2339 1665"/>
                              <a:gd name="T111" fmla="*/ 2339 h 705"/>
                              <a:gd name="T112" fmla="+- 0 2775 1083"/>
                              <a:gd name="T113" fmla="*/ T112 w 1743"/>
                              <a:gd name="T114" fmla="+- 0 2339 1665"/>
                              <a:gd name="T115" fmla="*/ 2339 h 705"/>
                              <a:gd name="T116" fmla="+- 0 1958 1083"/>
                              <a:gd name="T117" fmla="*/ T116 w 1743"/>
                              <a:gd name="T118" fmla="+- 0 2339 1665"/>
                              <a:gd name="T119" fmla="*/ 2339 h 705"/>
                              <a:gd name="T120" fmla="+- 0 1958 1083"/>
                              <a:gd name="T121" fmla="*/ T120 w 1743"/>
                              <a:gd name="T122" fmla="+- 0 2344 1665"/>
                              <a:gd name="T123" fmla="*/ 2344 h 705"/>
                              <a:gd name="T124" fmla="+- 0 2775 1083"/>
                              <a:gd name="T125" fmla="*/ T124 w 1743"/>
                              <a:gd name="T126" fmla="+- 0 2344 1665"/>
                              <a:gd name="T127" fmla="*/ 2344 h 705"/>
                              <a:gd name="T128" fmla="+- 0 2775 1083"/>
                              <a:gd name="T129" fmla="*/ T128 w 1743"/>
                              <a:gd name="T130" fmla="+- 0 2339 1665"/>
                              <a:gd name="T131" fmla="*/ 2339 h 705"/>
                              <a:gd name="T132" fmla="+- 0 1957 1083"/>
                              <a:gd name="T133" fmla="*/ T132 w 1743"/>
                              <a:gd name="T134" fmla="+- 0 1665 1665"/>
                              <a:gd name="T135" fmla="*/ 1665 h 705"/>
                              <a:gd name="T136" fmla="+- 0 1083 1083"/>
                              <a:gd name="T137" fmla="*/ T136 w 1743"/>
                              <a:gd name="T138" fmla="+- 0 1665 1665"/>
                              <a:gd name="T139" fmla="*/ 1665 h 705"/>
                              <a:gd name="T140" fmla="+- 0 1083 1083"/>
                              <a:gd name="T141" fmla="*/ T140 w 1743"/>
                              <a:gd name="T142" fmla="+- 0 1673 1665"/>
                              <a:gd name="T143" fmla="*/ 1673 h 705"/>
                              <a:gd name="T144" fmla="+- 0 1950 1083"/>
                              <a:gd name="T145" fmla="*/ T144 w 1743"/>
                              <a:gd name="T146" fmla="+- 0 1673 1665"/>
                              <a:gd name="T147" fmla="*/ 1673 h 705"/>
                              <a:gd name="T148" fmla="+- 0 1950 1083"/>
                              <a:gd name="T149" fmla="*/ T148 w 1743"/>
                              <a:gd name="T150" fmla="+- 0 1669 1665"/>
                              <a:gd name="T151" fmla="*/ 1669 h 705"/>
                              <a:gd name="T152" fmla="+- 0 1958 1083"/>
                              <a:gd name="T153" fmla="*/ T152 w 1743"/>
                              <a:gd name="T154" fmla="+- 0 1669 1665"/>
                              <a:gd name="T155" fmla="*/ 1669 h 705"/>
                              <a:gd name="T156" fmla="+- 0 1958 1083"/>
                              <a:gd name="T157" fmla="*/ T156 w 1743"/>
                              <a:gd name="T158" fmla="+- 0 1666 1665"/>
                              <a:gd name="T159" fmla="*/ 1666 h 705"/>
                              <a:gd name="T160" fmla="+- 0 1957 1083"/>
                              <a:gd name="T161" fmla="*/ T160 w 1743"/>
                              <a:gd name="T162" fmla="+- 0 1665 1665"/>
                              <a:gd name="T163" fmla="*/ 1665 h 705"/>
                              <a:gd name="T164" fmla="+- 0 1958 1083"/>
                              <a:gd name="T165" fmla="*/ T164 w 1743"/>
                              <a:gd name="T166" fmla="+- 0 1669 1665"/>
                              <a:gd name="T167" fmla="*/ 1669 h 705"/>
                              <a:gd name="T168" fmla="+- 0 1950 1083"/>
                              <a:gd name="T169" fmla="*/ T168 w 1743"/>
                              <a:gd name="T170" fmla="+- 0 1669 1665"/>
                              <a:gd name="T171" fmla="*/ 1669 h 705"/>
                              <a:gd name="T172" fmla="+- 0 1954 1083"/>
                              <a:gd name="T173" fmla="*/ T172 w 1743"/>
                              <a:gd name="T174" fmla="+- 0 1673 1665"/>
                              <a:gd name="T175" fmla="*/ 1673 h 705"/>
                              <a:gd name="T176" fmla="+- 0 1958 1083"/>
                              <a:gd name="T177" fmla="*/ T176 w 1743"/>
                              <a:gd name="T178" fmla="+- 0 1673 1665"/>
                              <a:gd name="T179" fmla="*/ 1673 h 705"/>
                              <a:gd name="T180" fmla="+- 0 1958 1083"/>
                              <a:gd name="T181" fmla="*/ T180 w 1743"/>
                              <a:gd name="T182" fmla="+- 0 1669 1665"/>
                              <a:gd name="T183" fmla="*/ 1669 h 7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743" h="705">
                                <a:moveTo>
                                  <a:pt x="1692" y="653"/>
                                </a:moveTo>
                                <a:lnTo>
                                  <a:pt x="1692" y="704"/>
                                </a:lnTo>
                                <a:lnTo>
                                  <a:pt x="1734" y="683"/>
                                </a:lnTo>
                                <a:lnTo>
                                  <a:pt x="1700" y="683"/>
                                </a:lnTo>
                                <a:lnTo>
                                  <a:pt x="1700" y="674"/>
                                </a:lnTo>
                                <a:lnTo>
                                  <a:pt x="1734" y="674"/>
                                </a:lnTo>
                                <a:lnTo>
                                  <a:pt x="1692" y="653"/>
                                </a:lnTo>
                                <a:close/>
                                <a:moveTo>
                                  <a:pt x="867" y="4"/>
                                </a:moveTo>
                                <a:lnTo>
                                  <a:pt x="867" y="681"/>
                                </a:lnTo>
                                <a:lnTo>
                                  <a:pt x="869" y="683"/>
                                </a:lnTo>
                                <a:lnTo>
                                  <a:pt x="1692" y="683"/>
                                </a:lnTo>
                                <a:lnTo>
                                  <a:pt x="1692" y="679"/>
                                </a:lnTo>
                                <a:lnTo>
                                  <a:pt x="875" y="679"/>
                                </a:lnTo>
                                <a:lnTo>
                                  <a:pt x="871" y="674"/>
                                </a:lnTo>
                                <a:lnTo>
                                  <a:pt x="875" y="674"/>
                                </a:lnTo>
                                <a:lnTo>
                                  <a:pt x="875" y="8"/>
                                </a:lnTo>
                                <a:lnTo>
                                  <a:pt x="871" y="8"/>
                                </a:lnTo>
                                <a:lnTo>
                                  <a:pt x="867" y="4"/>
                                </a:lnTo>
                                <a:close/>
                                <a:moveTo>
                                  <a:pt x="1734" y="674"/>
                                </a:moveTo>
                                <a:lnTo>
                                  <a:pt x="1700" y="674"/>
                                </a:lnTo>
                                <a:lnTo>
                                  <a:pt x="1700" y="683"/>
                                </a:lnTo>
                                <a:lnTo>
                                  <a:pt x="1734" y="683"/>
                                </a:lnTo>
                                <a:lnTo>
                                  <a:pt x="1743" y="679"/>
                                </a:lnTo>
                                <a:lnTo>
                                  <a:pt x="1734" y="674"/>
                                </a:lnTo>
                                <a:close/>
                                <a:moveTo>
                                  <a:pt x="875" y="674"/>
                                </a:moveTo>
                                <a:lnTo>
                                  <a:pt x="871" y="674"/>
                                </a:lnTo>
                                <a:lnTo>
                                  <a:pt x="875" y="679"/>
                                </a:lnTo>
                                <a:lnTo>
                                  <a:pt x="875" y="674"/>
                                </a:lnTo>
                                <a:close/>
                                <a:moveTo>
                                  <a:pt x="1692" y="674"/>
                                </a:moveTo>
                                <a:lnTo>
                                  <a:pt x="875" y="674"/>
                                </a:lnTo>
                                <a:lnTo>
                                  <a:pt x="875" y="679"/>
                                </a:lnTo>
                                <a:lnTo>
                                  <a:pt x="1692" y="679"/>
                                </a:lnTo>
                                <a:lnTo>
                                  <a:pt x="1692" y="674"/>
                                </a:lnTo>
                                <a:close/>
                                <a:moveTo>
                                  <a:pt x="874" y="0"/>
                                </a:moveTo>
                                <a:lnTo>
                                  <a:pt x="0" y="0"/>
                                </a:lnTo>
                                <a:lnTo>
                                  <a:pt x="0" y="8"/>
                                </a:lnTo>
                                <a:lnTo>
                                  <a:pt x="867" y="8"/>
                                </a:lnTo>
                                <a:lnTo>
                                  <a:pt x="867" y="4"/>
                                </a:lnTo>
                                <a:lnTo>
                                  <a:pt x="875" y="4"/>
                                </a:lnTo>
                                <a:lnTo>
                                  <a:pt x="875" y="1"/>
                                </a:lnTo>
                                <a:lnTo>
                                  <a:pt x="874" y="0"/>
                                </a:lnTo>
                                <a:close/>
                                <a:moveTo>
                                  <a:pt x="875" y="4"/>
                                </a:moveTo>
                                <a:lnTo>
                                  <a:pt x="867" y="4"/>
                                </a:lnTo>
                                <a:lnTo>
                                  <a:pt x="871" y="8"/>
                                </a:lnTo>
                                <a:lnTo>
                                  <a:pt x="875" y="8"/>
                                </a:lnTo>
                                <a:lnTo>
                                  <a:pt x="875"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8" name="Freeform 1221"/>
                        <wps:cNvSpPr>
                          <a:spLocks/>
                        </wps:cNvSpPr>
                        <wps:spPr bwMode="auto">
                          <a:xfrm>
                            <a:off x="4263" y="679"/>
                            <a:ext cx="1045" cy="612"/>
                          </a:xfrm>
                          <a:custGeom>
                            <a:avLst/>
                            <a:gdLst>
                              <a:gd name="T0" fmla="+- 0 5206 4263"/>
                              <a:gd name="T1" fmla="*/ T0 w 1045"/>
                              <a:gd name="T2" fmla="+- 0 679 679"/>
                              <a:gd name="T3" fmla="*/ 679 h 612"/>
                              <a:gd name="T4" fmla="+- 0 4365 4263"/>
                              <a:gd name="T5" fmla="*/ T4 w 1045"/>
                              <a:gd name="T6" fmla="+- 0 679 679"/>
                              <a:gd name="T7" fmla="*/ 679 h 612"/>
                              <a:gd name="T8" fmla="+- 0 4326 4263"/>
                              <a:gd name="T9" fmla="*/ T8 w 1045"/>
                              <a:gd name="T10" fmla="+- 0 687 679"/>
                              <a:gd name="T11" fmla="*/ 687 h 612"/>
                              <a:gd name="T12" fmla="+- 0 4293 4263"/>
                              <a:gd name="T13" fmla="*/ T12 w 1045"/>
                              <a:gd name="T14" fmla="+- 0 709 679"/>
                              <a:gd name="T15" fmla="*/ 709 h 612"/>
                              <a:gd name="T16" fmla="+- 0 4271 4263"/>
                              <a:gd name="T17" fmla="*/ T16 w 1045"/>
                              <a:gd name="T18" fmla="+- 0 742 679"/>
                              <a:gd name="T19" fmla="*/ 742 h 612"/>
                              <a:gd name="T20" fmla="+- 0 4263 4263"/>
                              <a:gd name="T21" fmla="*/ T20 w 1045"/>
                              <a:gd name="T22" fmla="+- 0 781 679"/>
                              <a:gd name="T23" fmla="*/ 781 h 612"/>
                              <a:gd name="T24" fmla="+- 0 4263 4263"/>
                              <a:gd name="T25" fmla="*/ T24 w 1045"/>
                              <a:gd name="T26" fmla="+- 0 1189 679"/>
                              <a:gd name="T27" fmla="*/ 1189 h 612"/>
                              <a:gd name="T28" fmla="+- 0 4271 4263"/>
                              <a:gd name="T29" fmla="*/ T28 w 1045"/>
                              <a:gd name="T30" fmla="+- 0 1229 679"/>
                              <a:gd name="T31" fmla="*/ 1229 h 612"/>
                              <a:gd name="T32" fmla="+- 0 4293 4263"/>
                              <a:gd name="T33" fmla="*/ T32 w 1045"/>
                              <a:gd name="T34" fmla="+- 0 1261 679"/>
                              <a:gd name="T35" fmla="*/ 1261 h 612"/>
                              <a:gd name="T36" fmla="+- 0 4326 4263"/>
                              <a:gd name="T37" fmla="*/ T36 w 1045"/>
                              <a:gd name="T38" fmla="+- 0 1283 679"/>
                              <a:gd name="T39" fmla="*/ 1283 h 612"/>
                              <a:gd name="T40" fmla="+- 0 4365 4263"/>
                              <a:gd name="T41" fmla="*/ T40 w 1045"/>
                              <a:gd name="T42" fmla="+- 0 1291 679"/>
                              <a:gd name="T43" fmla="*/ 1291 h 612"/>
                              <a:gd name="T44" fmla="+- 0 5206 4263"/>
                              <a:gd name="T45" fmla="*/ T44 w 1045"/>
                              <a:gd name="T46" fmla="+- 0 1291 679"/>
                              <a:gd name="T47" fmla="*/ 1291 h 612"/>
                              <a:gd name="T48" fmla="+- 0 5246 4263"/>
                              <a:gd name="T49" fmla="*/ T48 w 1045"/>
                              <a:gd name="T50" fmla="+- 0 1283 679"/>
                              <a:gd name="T51" fmla="*/ 1283 h 612"/>
                              <a:gd name="T52" fmla="+- 0 5278 4263"/>
                              <a:gd name="T53" fmla="*/ T52 w 1045"/>
                              <a:gd name="T54" fmla="+- 0 1261 679"/>
                              <a:gd name="T55" fmla="*/ 1261 h 612"/>
                              <a:gd name="T56" fmla="+- 0 5300 4263"/>
                              <a:gd name="T57" fmla="*/ T56 w 1045"/>
                              <a:gd name="T58" fmla="+- 0 1229 679"/>
                              <a:gd name="T59" fmla="*/ 1229 h 612"/>
                              <a:gd name="T60" fmla="+- 0 5308 4263"/>
                              <a:gd name="T61" fmla="*/ T60 w 1045"/>
                              <a:gd name="T62" fmla="+- 0 1189 679"/>
                              <a:gd name="T63" fmla="*/ 1189 h 612"/>
                              <a:gd name="T64" fmla="+- 0 5308 4263"/>
                              <a:gd name="T65" fmla="*/ T64 w 1045"/>
                              <a:gd name="T66" fmla="+- 0 781 679"/>
                              <a:gd name="T67" fmla="*/ 781 h 612"/>
                              <a:gd name="T68" fmla="+- 0 5300 4263"/>
                              <a:gd name="T69" fmla="*/ T68 w 1045"/>
                              <a:gd name="T70" fmla="+- 0 742 679"/>
                              <a:gd name="T71" fmla="*/ 742 h 612"/>
                              <a:gd name="T72" fmla="+- 0 5278 4263"/>
                              <a:gd name="T73" fmla="*/ T72 w 1045"/>
                              <a:gd name="T74" fmla="+- 0 709 679"/>
                              <a:gd name="T75" fmla="*/ 709 h 612"/>
                              <a:gd name="T76" fmla="+- 0 5246 4263"/>
                              <a:gd name="T77" fmla="*/ T76 w 1045"/>
                              <a:gd name="T78" fmla="+- 0 687 679"/>
                              <a:gd name="T79" fmla="*/ 687 h 612"/>
                              <a:gd name="T80" fmla="+- 0 5206 4263"/>
                              <a:gd name="T81" fmla="*/ T80 w 1045"/>
                              <a:gd name="T82" fmla="+- 0 679 679"/>
                              <a:gd name="T83" fmla="*/ 679 h 6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45" h="612">
                                <a:moveTo>
                                  <a:pt x="943" y="0"/>
                                </a:moveTo>
                                <a:lnTo>
                                  <a:pt x="102" y="0"/>
                                </a:lnTo>
                                <a:lnTo>
                                  <a:pt x="63" y="8"/>
                                </a:lnTo>
                                <a:lnTo>
                                  <a:pt x="30" y="30"/>
                                </a:lnTo>
                                <a:lnTo>
                                  <a:pt x="8" y="63"/>
                                </a:lnTo>
                                <a:lnTo>
                                  <a:pt x="0" y="102"/>
                                </a:lnTo>
                                <a:lnTo>
                                  <a:pt x="0" y="510"/>
                                </a:lnTo>
                                <a:lnTo>
                                  <a:pt x="8" y="550"/>
                                </a:lnTo>
                                <a:lnTo>
                                  <a:pt x="30" y="582"/>
                                </a:lnTo>
                                <a:lnTo>
                                  <a:pt x="63" y="604"/>
                                </a:lnTo>
                                <a:lnTo>
                                  <a:pt x="102" y="612"/>
                                </a:lnTo>
                                <a:lnTo>
                                  <a:pt x="943" y="612"/>
                                </a:lnTo>
                                <a:lnTo>
                                  <a:pt x="983" y="604"/>
                                </a:lnTo>
                                <a:lnTo>
                                  <a:pt x="1015" y="582"/>
                                </a:lnTo>
                                <a:lnTo>
                                  <a:pt x="1037" y="550"/>
                                </a:lnTo>
                                <a:lnTo>
                                  <a:pt x="1045" y="510"/>
                                </a:lnTo>
                                <a:lnTo>
                                  <a:pt x="1045" y="102"/>
                                </a:lnTo>
                                <a:lnTo>
                                  <a:pt x="1037" y="63"/>
                                </a:lnTo>
                                <a:lnTo>
                                  <a:pt x="1015" y="30"/>
                                </a:lnTo>
                                <a:lnTo>
                                  <a:pt x="983" y="8"/>
                                </a:lnTo>
                                <a:lnTo>
                                  <a:pt x="943" y="0"/>
                                </a:lnTo>
                                <a:close/>
                              </a:path>
                            </a:pathLst>
                          </a:custGeom>
                          <a:solidFill>
                            <a:srgbClr val="0079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9" name="Freeform 1220"/>
                        <wps:cNvSpPr>
                          <a:spLocks/>
                        </wps:cNvSpPr>
                        <wps:spPr bwMode="auto">
                          <a:xfrm>
                            <a:off x="4263" y="679"/>
                            <a:ext cx="1045" cy="612"/>
                          </a:xfrm>
                          <a:custGeom>
                            <a:avLst/>
                            <a:gdLst>
                              <a:gd name="T0" fmla="+- 0 4263 4263"/>
                              <a:gd name="T1" fmla="*/ T0 w 1045"/>
                              <a:gd name="T2" fmla="+- 0 781 679"/>
                              <a:gd name="T3" fmla="*/ 781 h 612"/>
                              <a:gd name="T4" fmla="+- 0 4271 4263"/>
                              <a:gd name="T5" fmla="*/ T4 w 1045"/>
                              <a:gd name="T6" fmla="+- 0 742 679"/>
                              <a:gd name="T7" fmla="*/ 742 h 612"/>
                              <a:gd name="T8" fmla="+- 0 4293 4263"/>
                              <a:gd name="T9" fmla="*/ T8 w 1045"/>
                              <a:gd name="T10" fmla="+- 0 709 679"/>
                              <a:gd name="T11" fmla="*/ 709 h 612"/>
                              <a:gd name="T12" fmla="+- 0 4326 4263"/>
                              <a:gd name="T13" fmla="*/ T12 w 1045"/>
                              <a:gd name="T14" fmla="+- 0 687 679"/>
                              <a:gd name="T15" fmla="*/ 687 h 612"/>
                              <a:gd name="T16" fmla="+- 0 4365 4263"/>
                              <a:gd name="T17" fmla="*/ T16 w 1045"/>
                              <a:gd name="T18" fmla="+- 0 679 679"/>
                              <a:gd name="T19" fmla="*/ 679 h 612"/>
                              <a:gd name="T20" fmla="+- 0 5206 4263"/>
                              <a:gd name="T21" fmla="*/ T20 w 1045"/>
                              <a:gd name="T22" fmla="+- 0 679 679"/>
                              <a:gd name="T23" fmla="*/ 679 h 612"/>
                              <a:gd name="T24" fmla="+- 0 5246 4263"/>
                              <a:gd name="T25" fmla="*/ T24 w 1045"/>
                              <a:gd name="T26" fmla="+- 0 687 679"/>
                              <a:gd name="T27" fmla="*/ 687 h 612"/>
                              <a:gd name="T28" fmla="+- 0 5278 4263"/>
                              <a:gd name="T29" fmla="*/ T28 w 1045"/>
                              <a:gd name="T30" fmla="+- 0 709 679"/>
                              <a:gd name="T31" fmla="*/ 709 h 612"/>
                              <a:gd name="T32" fmla="+- 0 5300 4263"/>
                              <a:gd name="T33" fmla="*/ T32 w 1045"/>
                              <a:gd name="T34" fmla="+- 0 742 679"/>
                              <a:gd name="T35" fmla="*/ 742 h 612"/>
                              <a:gd name="T36" fmla="+- 0 5308 4263"/>
                              <a:gd name="T37" fmla="*/ T36 w 1045"/>
                              <a:gd name="T38" fmla="+- 0 781 679"/>
                              <a:gd name="T39" fmla="*/ 781 h 612"/>
                              <a:gd name="T40" fmla="+- 0 5308 4263"/>
                              <a:gd name="T41" fmla="*/ T40 w 1045"/>
                              <a:gd name="T42" fmla="+- 0 1189 679"/>
                              <a:gd name="T43" fmla="*/ 1189 h 612"/>
                              <a:gd name="T44" fmla="+- 0 5300 4263"/>
                              <a:gd name="T45" fmla="*/ T44 w 1045"/>
                              <a:gd name="T46" fmla="+- 0 1229 679"/>
                              <a:gd name="T47" fmla="*/ 1229 h 612"/>
                              <a:gd name="T48" fmla="+- 0 5278 4263"/>
                              <a:gd name="T49" fmla="*/ T48 w 1045"/>
                              <a:gd name="T50" fmla="+- 0 1261 679"/>
                              <a:gd name="T51" fmla="*/ 1261 h 612"/>
                              <a:gd name="T52" fmla="+- 0 5246 4263"/>
                              <a:gd name="T53" fmla="*/ T52 w 1045"/>
                              <a:gd name="T54" fmla="+- 0 1283 679"/>
                              <a:gd name="T55" fmla="*/ 1283 h 612"/>
                              <a:gd name="T56" fmla="+- 0 5206 4263"/>
                              <a:gd name="T57" fmla="*/ T56 w 1045"/>
                              <a:gd name="T58" fmla="+- 0 1291 679"/>
                              <a:gd name="T59" fmla="*/ 1291 h 612"/>
                              <a:gd name="T60" fmla="+- 0 4365 4263"/>
                              <a:gd name="T61" fmla="*/ T60 w 1045"/>
                              <a:gd name="T62" fmla="+- 0 1291 679"/>
                              <a:gd name="T63" fmla="*/ 1291 h 612"/>
                              <a:gd name="T64" fmla="+- 0 4326 4263"/>
                              <a:gd name="T65" fmla="*/ T64 w 1045"/>
                              <a:gd name="T66" fmla="+- 0 1283 679"/>
                              <a:gd name="T67" fmla="*/ 1283 h 612"/>
                              <a:gd name="T68" fmla="+- 0 4293 4263"/>
                              <a:gd name="T69" fmla="*/ T68 w 1045"/>
                              <a:gd name="T70" fmla="+- 0 1261 679"/>
                              <a:gd name="T71" fmla="*/ 1261 h 612"/>
                              <a:gd name="T72" fmla="+- 0 4271 4263"/>
                              <a:gd name="T73" fmla="*/ T72 w 1045"/>
                              <a:gd name="T74" fmla="+- 0 1229 679"/>
                              <a:gd name="T75" fmla="*/ 1229 h 612"/>
                              <a:gd name="T76" fmla="+- 0 4263 4263"/>
                              <a:gd name="T77" fmla="*/ T76 w 1045"/>
                              <a:gd name="T78" fmla="+- 0 1189 679"/>
                              <a:gd name="T79" fmla="*/ 1189 h 612"/>
                              <a:gd name="T80" fmla="+- 0 4263 4263"/>
                              <a:gd name="T81" fmla="*/ T80 w 1045"/>
                              <a:gd name="T82" fmla="+- 0 781 679"/>
                              <a:gd name="T83" fmla="*/ 781 h 6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45" h="612">
                                <a:moveTo>
                                  <a:pt x="0" y="102"/>
                                </a:moveTo>
                                <a:lnTo>
                                  <a:pt x="8" y="63"/>
                                </a:lnTo>
                                <a:lnTo>
                                  <a:pt x="30" y="30"/>
                                </a:lnTo>
                                <a:lnTo>
                                  <a:pt x="63" y="8"/>
                                </a:lnTo>
                                <a:lnTo>
                                  <a:pt x="102" y="0"/>
                                </a:lnTo>
                                <a:lnTo>
                                  <a:pt x="943" y="0"/>
                                </a:lnTo>
                                <a:lnTo>
                                  <a:pt x="983" y="8"/>
                                </a:lnTo>
                                <a:lnTo>
                                  <a:pt x="1015" y="30"/>
                                </a:lnTo>
                                <a:lnTo>
                                  <a:pt x="1037" y="63"/>
                                </a:lnTo>
                                <a:lnTo>
                                  <a:pt x="1045" y="102"/>
                                </a:lnTo>
                                <a:lnTo>
                                  <a:pt x="1045" y="510"/>
                                </a:lnTo>
                                <a:lnTo>
                                  <a:pt x="1037" y="550"/>
                                </a:lnTo>
                                <a:lnTo>
                                  <a:pt x="1015" y="582"/>
                                </a:lnTo>
                                <a:lnTo>
                                  <a:pt x="983" y="604"/>
                                </a:lnTo>
                                <a:lnTo>
                                  <a:pt x="943" y="612"/>
                                </a:lnTo>
                                <a:lnTo>
                                  <a:pt x="102" y="612"/>
                                </a:lnTo>
                                <a:lnTo>
                                  <a:pt x="63" y="604"/>
                                </a:lnTo>
                                <a:lnTo>
                                  <a:pt x="30" y="582"/>
                                </a:lnTo>
                                <a:lnTo>
                                  <a:pt x="8" y="550"/>
                                </a:lnTo>
                                <a:lnTo>
                                  <a:pt x="0" y="510"/>
                                </a:lnTo>
                                <a:lnTo>
                                  <a:pt x="0" y="102"/>
                                </a:lnTo>
                                <a:close/>
                              </a:path>
                            </a:pathLst>
                          </a:custGeom>
                          <a:noFill/>
                          <a:ln w="10786">
                            <a:solidFill>
                              <a:srgbClr val="00578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30" name="Picture 121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5274" y="1325"/>
                            <a:ext cx="1113" cy="6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31" name="Picture 121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5333" y="1376"/>
                            <a:ext cx="994" cy="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32" name="Picture 121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5312" y="1346"/>
                            <a:ext cx="1036" cy="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3" name="Freeform 1216"/>
                        <wps:cNvSpPr>
                          <a:spLocks/>
                        </wps:cNvSpPr>
                        <wps:spPr bwMode="auto">
                          <a:xfrm>
                            <a:off x="5312" y="1346"/>
                            <a:ext cx="1037" cy="612"/>
                          </a:xfrm>
                          <a:custGeom>
                            <a:avLst/>
                            <a:gdLst>
                              <a:gd name="T0" fmla="+- 0 6246 5312"/>
                              <a:gd name="T1" fmla="*/ T0 w 1037"/>
                              <a:gd name="T2" fmla="+- 0 1346 1346"/>
                              <a:gd name="T3" fmla="*/ 1346 h 612"/>
                              <a:gd name="T4" fmla="+- 0 5414 5312"/>
                              <a:gd name="T5" fmla="*/ T4 w 1037"/>
                              <a:gd name="T6" fmla="+- 0 1346 1346"/>
                              <a:gd name="T7" fmla="*/ 1346 h 612"/>
                              <a:gd name="T8" fmla="+- 0 5374 5312"/>
                              <a:gd name="T9" fmla="*/ T8 w 1037"/>
                              <a:gd name="T10" fmla="+- 0 1354 1346"/>
                              <a:gd name="T11" fmla="*/ 1354 h 612"/>
                              <a:gd name="T12" fmla="+- 0 5342 5312"/>
                              <a:gd name="T13" fmla="*/ T12 w 1037"/>
                              <a:gd name="T14" fmla="+- 0 1376 1346"/>
                              <a:gd name="T15" fmla="*/ 1376 h 612"/>
                              <a:gd name="T16" fmla="+- 0 5320 5312"/>
                              <a:gd name="T17" fmla="*/ T16 w 1037"/>
                              <a:gd name="T18" fmla="+- 0 1408 1346"/>
                              <a:gd name="T19" fmla="*/ 1408 h 612"/>
                              <a:gd name="T20" fmla="+- 0 5312 5312"/>
                              <a:gd name="T21" fmla="*/ T20 w 1037"/>
                              <a:gd name="T22" fmla="+- 0 1448 1346"/>
                              <a:gd name="T23" fmla="*/ 1448 h 612"/>
                              <a:gd name="T24" fmla="+- 0 5312 5312"/>
                              <a:gd name="T25" fmla="*/ T24 w 1037"/>
                              <a:gd name="T26" fmla="+- 0 1856 1346"/>
                              <a:gd name="T27" fmla="*/ 1856 h 612"/>
                              <a:gd name="T28" fmla="+- 0 5320 5312"/>
                              <a:gd name="T29" fmla="*/ T28 w 1037"/>
                              <a:gd name="T30" fmla="+- 0 1895 1346"/>
                              <a:gd name="T31" fmla="*/ 1895 h 612"/>
                              <a:gd name="T32" fmla="+- 0 5342 5312"/>
                              <a:gd name="T33" fmla="*/ T32 w 1037"/>
                              <a:gd name="T34" fmla="+- 0 1928 1346"/>
                              <a:gd name="T35" fmla="*/ 1928 h 612"/>
                              <a:gd name="T36" fmla="+- 0 5374 5312"/>
                              <a:gd name="T37" fmla="*/ T36 w 1037"/>
                              <a:gd name="T38" fmla="+- 0 1950 1346"/>
                              <a:gd name="T39" fmla="*/ 1950 h 612"/>
                              <a:gd name="T40" fmla="+- 0 5414 5312"/>
                              <a:gd name="T41" fmla="*/ T40 w 1037"/>
                              <a:gd name="T42" fmla="+- 0 1958 1346"/>
                              <a:gd name="T43" fmla="*/ 1958 h 612"/>
                              <a:gd name="T44" fmla="+- 0 6246 5312"/>
                              <a:gd name="T45" fmla="*/ T44 w 1037"/>
                              <a:gd name="T46" fmla="+- 0 1958 1346"/>
                              <a:gd name="T47" fmla="*/ 1958 h 612"/>
                              <a:gd name="T48" fmla="+- 0 6286 5312"/>
                              <a:gd name="T49" fmla="*/ T48 w 1037"/>
                              <a:gd name="T50" fmla="+- 0 1950 1346"/>
                              <a:gd name="T51" fmla="*/ 1950 h 612"/>
                              <a:gd name="T52" fmla="+- 0 6319 5312"/>
                              <a:gd name="T53" fmla="*/ T52 w 1037"/>
                              <a:gd name="T54" fmla="+- 0 1928 1346"/>
                              <a:gd name="T55" fmla="*/ 1928 h 612"/>
                              <a:gd name="T56" fmla="+- 0 6340 5312"/>
                              <a:gd name="T57" fmla="*/ T56 w 1037"/>
                              <a:gd name="T58" fmla="+- 0 1895 1346"/>
                              <a:gd name="T59" fmla="*/ 1895 h 612"/>
                              <a:gd name="T60" fmla="+- 0 6348 5312"/>
                              <a:gd name="T61" fmla="*/ T60 w 1037"/>
                              <a:gd name="T62" fmla="+- 0 1856 1346"/>
                              <a:gd name="T63" fmla="*/ 1856 h 612"/>
                              <a:gd name="T64" fmla="+- 0 6348 5312"/>
                              <a:gd name="T65" fmla="*/ T64 w 1037"/>
                              <a:gd name="T66" fmla="+- 0 1448 1346"/>
                              <a:gd name="T67" fmla="*/ 1448 h 612"/>
                              <a:gd name="T68" fmla="+- 0 6340 5312"/>
                              <a:gd name="T69" fmla="*/ T68 w 1037"/>
                              <a:gd name="T70" fmla="+- 0 1408 1346"/>
                              <a:gd name="T71" fmla="*/ 1408 h 612"/>
                              <a:gd name="T72" fmla="+- 0 6319 5312"/>
                              <a:gd name="T73" fmla="*/ T72 w 1037"/>
                              <a:gd name="T74" fmla="+- 0 1376 1346"/>
                              <a:gd name="T75" fmla="*/ 1376 h 612"/>
                              <a:gd name="T76" fmla="+- 0 6286 5312"/>
                              <a:gd name="T77" fmla="*/ T76 w 1037"/>
                              <a:gd name="T78" fmla="+- 0 1354 1346"/>
                              <a:gd name="T79" fmla="*/ 1354 h 612"/>
                              <a:gd name="T80" fmla="+- 0 6246 5312"/>
                              <a:gd name="T81" fmla="*/ T80 w 1037"/>
                              <a:gd name="T82" fmla="+- 0 1346 1346"/>
                              <a:gd name="T83" fmla="*/ 1346 h 6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37" h="612">
                                <a:moveTo>
                                  <a:pt x="934" y="0"/>
                                </a:moveTo>
                                <a:lnTo>
                                  <a:pt x="102" y="0"/>
                                </a:lnTo>
                                <a:lnTo>
                                  <a:pt x="62" y="8"/>
                                </a:lnTo>
                                <a:lnTo>
                                  <a:pt x="30" y="30"/>
                                </a:lnTo>
                                <a:lnTo>
                                  <a:pt x="8" y="62"/>
                                </a:lnTo>
                                <a:lnTo>
                                  <a:pt x="0" y="102"/>
                                </a:lnTo>
                                <a:lnTo>
                                  <a:pt x="0" y="510"/>
                                </a:lnTo>
                                <a:lnTo>
                                  <a:pt x="8" y="549"/>
                                </a:lnTo>
                                <a:lnTo>
                                  <a:pt x="30" y="582"/>
                                </a:lnTo>
                                <a:lnTo>
                                  <a:pt x="62" y="604"/>
                                </a:lnTo>
                                <a:lnTo>
                                  <a:pt x="102" y="612"/>
                                </a:lnTo>
                                <a:lnTo>
                                  <a:pt x="934" y="612"/>
                                </a:lnTo>
                                <a:lnTo>
                                  <a:pt x="974" y="604"/>
                                </a:lnTo>
                                <a:lnTo>
                                  <a:pt x="1007" y="582"/>
                                </a:lnTo>
                                <a:lnTo>
                                  <a:pt x="1028" y="549"/>
                                </a:lnTo>
                                <a:lnTo>
                                  <a:pt x="1036" y="510"/>
                                </a:lnTo>
                                <a:lnTo>
                                  <a:pt x="1036" y="102"/>
                                </a:lnTo>
                                <a:lnTo>
                                  <a:pt x="1028" y="62"/>
                                </a:lnTo>
                                <a:lnTo>
                                  <a:pt x="1007" y="30"/>
                                </a:lnTo>
                                <a:lnTo>
                                  <a:pt x="974" y="8"/>
                                </a:lnTo>
                                <a:lnTo>
                                  <a:pt x="934" y="0"/>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4" name="Freeform 1215"/>
                        <wps:cNvSpPr>
                          <a:spLocks/>
                        </wps:cNvSpPr>
                        <wps:spPr bwMode="auto">
                          <a:xfrm>
                            <a:off x="5312" y="1346"/>
                            <a:ext cx="1037" cy="612"/>
                          </a:xfrm>
                          <a:custGeom>
                            <a:avLst/>
                            <a:gdLst>
                              <a:gd name="T0" fmla="+- 0 5312 5312"/>
                              <a:gd name="T1" fmla="*/ T0 w 1037"/>
                              <a:gd name="T2" fmla="+- 0 1448 1346"/>
                              <a:gd name="T3" fmla="*/ 1448 h 612"/>
                              <a:gd name="T4" fmla="+- 0 5320 5312"/>
                              <a:gd name="T5" fmla="*/ T4 w 1037"/>
                              <a:gd name="T6" fmla="+- 0 1408 1346"/>
                              <a:gd name="T7" fmla="*/ 1408 h 612"/>
                              <a:gd name="T8" fmla="+- 0 5342 5312"/>
                              <a:gd name="T9" fmla="*/ T8 w 1037"/>
                              <a:gd name="T10" fmla="+- 0 1376 1346"/>
                              <a:gd name="T11" fmla="*/ 1376 h 612"/>
                              <a:gd name="T12" fmla="+- 0 5374 5312"/>
                              <a:gd name="T13" fmla="*/ T12 w 1037"/>
                              <a:gd name="T14" fmla="+- 0 1354 1346"/>
                              <a:gd name="T15" fmla="*/ 1354 h 612"/>
                              <a:gd name="T16" fmla="+- 0 5414 5312"/>
                              <a:gd name="T17" fmla="*/ T16 w 1037"/>
                              <a:gd name="T18" fmla="+- 0 1346 1346"/>
                              <a:gd name="T19" fmla="*/ 1346 h 612"/>
                              <a:gd name="T20" fmla="+- 0 6246 5312"/>
                              <a:gd name="T21" fmla="*/ T20 w 1037"/>
                              <a:gd name="T22" fmla="+- 0 1346 1346"/>
                              <a:gd name="T23" fmla="*/ 1346 h 612"/>
                              <a:gd name="T24" fmla="+- 0 6286 5312"/>
                              <a:gd name="T25" fmla="*/ T24 w 1037"/>
                              <a:gd name="T26" fmla="+- 0 1354 1346"/>
                              <a:gd name="T27" fmla="*/ 1354 h 612"/>
                              <a:gd name="T28" fmla="+- 0 6319 5312"/>
                              <a:gd name="T29" fmla="*/ T28 w 1037"/>
                              <a:gd name="T30" fmla="+- 0 1376 1346"/>
                              <a:gd name="T31" fmla="*/ 1376 h 612"/>
                              <a:gd name="T32" fmla="+- 0 6340 5312"/>
                              <a:gd name="T33" fmla="*/ T32 w 1037"/>
                              <a:gd name="T34" fmla="+- 0 1408 1346"/>
                              <a:gd name="T35" fmla="*/ 1408 h 612"/>
                              <a:gd name="T36" fmla="+- 0 6348 5312"/>
                              <a:gd name="T37" fmla="*/ T36 w 1037"/>
                              <a:gd name="T38" fmla="+- 0 1448 1346"/>
                              <a:gd name="T39" fmla="*/ 1448 h 612"/>
                              <a:gd name="T40" fmla="+- 0 6348 5312"/>
                              <a:gd name="T41" fmla="*/ T40 w 1037"/>
                              <a:gd name="T42" fmla="+- 0 1856 1346"/>
                              <a:gd name="T43" fmla="*/ 1856 h 612"/>
                              <a:gd name="T44" fmla="+- 0 6340 5312"/>
                              <a:gd name="T45" fmla="*/ T44 w 1037"/>
                              <a:gd name="T46" fmla="+- 0 1895 1346"/>
                              <a:gd name="T47" fmla="*/ 1895 h 612"/>
                              <a:gd name="T48" fmla="+- 0 6319 5312"/>
                              <a:gd name="T49" fmla="*/ T48 w 1037"/>
                              <a:gd name="T50" fmla="+- 0 1928 1346"/>
                              <a:gd name="T51" fmla="*/ 1928 h 612"/>
                              <a:gd name="T52" fmla="+- 0 6286 5312"/>
                              <a:gd name="T53" fmla="*/ T52 w 1037"/>
                              <a:gd name="T54" fmla="+- 0 1950 1346"/>
                              <a:gd name="T55" fmla="*/ 1950 h 612"/>
                              <a:gd name="T56" fmla="+- 0 6246 5312"/>
                              <a:gd name="T57" fmla="*/ T56 w 1037"/>
                              <a:gd name="T58" fmla="+- 0 1958 1346"/>
                              <a:gd name="T59" fmla="*/ 1958 h 612"/>
                              <a:gd name="T60" fmla="+- 0 5414 5312"/>
                              <a:gd name="T61" fmla="*/ T60 w 1037"/>
                              <a:gd name="T62" fmla="+- 0 1958 1346"/>
                              <a:gd name="T63" fmla="*/ 1958 h 612"/>
                              <a:gd name="T64" fmla="+- 0 5374 5312"/>
                              <a:gd name="T65" fmla="*/ T64 w 1037"/>
                              <a:gd name="T66" fmla="+- 0 1950 1346"/>
                              <a:gd name="T67" fmla="*/ 1950 h 612"/>
                              <a:gd name="T68" fmla="+- 0 5342 5312"/>
                              <a:gd name="T69" fmla="*/ T68 w 1037"/>
                              <a:gd name="T70" fmla="+- 0 1928 1346"/>
                              <a:gd name="T71" fmla="*/ 1928 h 612"/>
                              <a:gd name="T72" fmla="+- 0 5320 5312"/>
                              <a:gd name="T73" fmla="*/ T72 w 1037"/>
                              <a:gd name="T74" fmla="+- 0 1895 1346"/>
                              <a:gd name="T75" fmla="*/ 1895 h 612"/>
                              <a:gd name="T76" fmla="+- 0 5312 5312"/>
                              <a:gd name="T77" fmla="*/ T76 w 1037"/>
                              <a:gd name="T78" fmla="+- 0 1856 1346"/>
                              <a:gd name="T79" fmla="*/ 1856 h 612"/>
                              <a:gd name="T80" fmla="+- 0 5312 5312"/>
                              <a:gd name="T81" fmla="*/ T80 w 1037"/>
                              <a:gd name="T82" fmla="+- 0 1448 1346"/>
                              <a:gd name="T83" fmla="*/ 1448 h 6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37" h="612">
                                <a:moveTo>
                                  <a:pt x="0" y="102"/>
                                </a:moveTo>
                                <a:lnTo>
                                  <a:pt x="8" y="62"/>
                                </a:lnTo>
                                <a:lnTo>
                                  <a:pt x="30" y="30"/>
                                </a:lnTo>
                                <a:lnTo>
                                  <a:pt x="62" y="8"/>
                                </a:lnTo>
                                <a:lnTo>
                                  <a:pt x="102" y="0"/>
                                </a:lnTo>
                                <a:lnTo>
                                  <a:pt x="934" y="0"/>
                                </a:lnTo>
                                <a:lnTo>
                                  <a:pt x="974" y="8"/>
                                </a:lnTo>
                                <a:lnTo>
                                  <a:pt x="1007" y="30"/>
                                </a:lnTo>
                                <a:lnTo>
                                  <a:pt x="1028" y="62"/>
                                </a:lnTo>
                                <a:lnTo>
                                  <a:pt x="1036" y="102"/>
                                </a:lnTo>
                                <a:lnTo>
                                  <a:pt x="1036" y="510"/>
                                </a:lnTo>
                                <a:lnTo>
                                  <a:pt x="1028" y="549"/>
                                </a:lnTo>
                                <a:lnTo>
                                  <a:pt x="1007" y="582"/>
                                </a:lnTo>
                                <a:lnTo>
                                  <a:pt x="974" y="604"/>
                                </a:lnTo>
                                <a:lnTo>
                                  <a:pt x="934" y="612"/>
                                </a:lnTo>
                                <a:lnTo>
                                  <a:pt x="102" y="612"/>
                                </a:lnTo>
                                <a:lnTo>
                                  <a:pt x="62" y="604"/>
                                </a:lnTo>
                                <a:lnTo>
                                  <a:pt x="30" y="582"/>
                                </a:lnTo>
                                <a:lnTo>
                                  <a:pt x="8" y="549"/>
                                </a:lnTo>
                                <a:lnTo>
                                  <a:pt x="0" y="510"/>
                                </a:lnTo>
                                <a:lnTo>
                                  <a:pt x="0" y="102"/>
                                </a:lnTo>
                                <a:close/>
                              </a:path>
                            </a:pathLst>
                          </a:custGeom>
                          <a:noFill/>
                          <a:ln w="5393">
                            <a:solidFill>
                              <a:srgbClr val="8AC53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5" name="AutoShape 1214"/>
                        <wps:cNvSpPr>
                          <a:spLocks/>
                        </wps:cNvSpPr>
                        <wps:spPr bwMode="auto">
                          <a:xfrm>
                            <a:off x="3860" y="1958"/>
                            <a:ext cx="1991" cy="387"/>
                          </a:xfrm>
                          <a:custGeom>
                            <a:avLst/>
                            <a:gdLst>
                              <a:gd name="T0" fmla="+- 0 5821 3860"/>
                              <a:gd name="T1" fmla="*/ T0 w 1991"/>
                              <a:gd name="T2" fmla="+- 0 2336 1958"/>
                              <a:gd name="T3" fmla="*/ 2336 h 387"/>
                              <a:gd name="T4" fmla="+- 0 3860 3860"/>
                              <a:gd name="T5" fmla="*/ T4 w 1991"/>
                              <a:gd name="T6" fmla="+- 0 2336 1958"/>
                              <a:gd name="T7" fmla="*/ 2336 h 387"/>
                              <a:gd name="T8" fmla="+- 0 3860 3860"/>
                              <a:gd name="T9" fmla="*/ T8 w 1991"/>
                              <a:gd name="T10" fmla="+- 0 2345 1958"/>
                              <a:gd name="T11" fmla="*/ 2345 h 387"/>
                              <a:gd name="T12" fmla="+- 0 5828 3860"/>
                              <a:gd name="T13" fmla="*/ T12 w 1991"/>
                              <a:gd name="T14" fmla="+- 0 2345 1958"/>
                              <a:gd name="T15" fmla="*/ 2345 h 387"/>
                              <a:gd name="T16" fmla="+- 0 5830 3860"/>
                              <a:gd name="T17" fmla="*/ T16 w 1991"/>
                              <a:gd name="T18" fmla="+- 0 2343 1958"/>
                              <a:gd name="T19" fmla="*/ 2343 h 387"/>
                              <a:gd name="T20" fmla="+- 0 5830 3860"/>
                              <a:gd name="T21" fmla="*/ T20 w 1991"/>
                              <a:gd name="T22" fmla="+- 0 2340 1958"/>
                              <a:gd name="T23" fmla="*/ 2340 h 387"/>
                              <a:gd name="T24" fmla="+- 0 5821 3860"/>
                              <a:gd name="T25" fmla="*/ T24 w 1991"/>
                              <a:gd name="T26" fmla="+- 0 2340 1958"/>
                              <a:gd name="T27" fmla="*/ 2340 h 387"/>
                              <a:gd name="T28" fmla="+- 0 5821 3860"/>
                              <a:gd name="T29" fmla="*/ T28 w 1991"/>
                              <a:gd name="T30" fmla="+- 0 2336 1958"/>
                              <a:gd name="T31" fmla="*/ 2336 h 387"/>
                              <a:gd name="T32" fmla="+- 0 5830 3860"/>
                              <a:gd name="T33" fmla="*/ T32 w 1991"/>
                              <a:gd name="T34" fmla="+- 0 2000 1958"/>
                              <a:gd name="T35" fmla="*/ 2000 h 387"/>
                              <a:gd name="T36" fmla="+- 0 5821 3860"/>
                              <a:gd name="T37" fmla="*/ T36 w 1991"/>
                              <a:gd name="T38" fmla="+- 0 2000 1958"/>
                              <a:gd name="T39" fmla="*/ 2000 h 387"/>
                              <a:gd name="T40" fmla="+- 0 5821 3860"/>
                              <a:gd name="T41" fmla="*/ T40 w 1991"/>
                              <a:gd name="T42" fmla="+- 0 2340 1958"/>
                              <a:gd name="T43" fmla="*/ 2340 h 387"/>
                              <a:gd name="T44" fmla="+- 0 5825 3860"/>
                              <a:gd name="T45" fmla="*/ T44 w 1991"/>
                              <a:gd name="T46" fmla="+- 0 2336 1958"/>
                              <a:gd name="T47" fmla="*/ 2336 h 387"/>
                              <a:gd name="T48" fmla="+- 0 5830 3860"/>
                              <a:gd name="T49" fmla="*/ T48 w 1991"/>
                              <a:gd name="T50" fmla="+- 0 2336 1958"/>
                              <a:gd name="T51" fmla="*/ 2336 h 387"/>
                              <a:gd name="T52" fmla="+- 0 5830 3860"/>
                              <a:gd name="T53" fmla="*/ T52 w 1991"/>
                              <a:gd name="T54" fmla="+- 0 2000 1958"/>
                              <a:gd name="T55" fmla="*/ 2000 h 387"/>
                              <a:gd name="T56" fmla="+- 0 5830 3860"/>
                              <a:gd name="T57" fmla="*/ T56 w 1991"/>
                              <a:gd name="T58" fmla="+- 0 2336 1958"/>
                              <a:gd name="T59" fmla="*/ 2336 h 387"/>
                              <a:gd name="T60" fmla="+- 0 5825 3860"/>
                              <a:gd name="T61" fmla="*/ T60 w 1991"/>
                              <a:gd name="T62" fmla="+- 0 2336 1958"/>
                              <a:gd name="T63" fmla="*/ 2336 h 387"/>
                              <a:gd name="T64" fmla="+- 0 5821 3860"/>
                              <a:gd name="T65" fmla="*/ T64 w 1991"/>
                              <a:gd name="T66" fmla="+- 0 2340 1958"/>
                              <a:gd name="T67" fmla="*/ 2340 h 387"/>
                              <a:gd name="T68" fmla="+- 0 5830 3860"/>
                              <a:gd name="T69" fmla="*/ T68 w 1991"/>
                              <a:gd name="T70" fmla="+- 0 2340 1958"/>
                              <a:gd name="T71" fmla="*/ 2340 h 387"/>
                              <a:gd name="T72" fmla="+- 0 5830 3860"/>
                              <a:gd name="T73" fmla="*/ T72 w 1991"/>
                              <a:gd name="T74" fmla="+- 0 2336 1958"/>
                              <a:gd name="T75" fmla="*/ 2336 h 387"/>
                              <a:gd name="T76" fmla="+- 0 5825 3860"/>
                              <a:gd name="T77" fmla="*/ T76 w 1991"/>
                              <a:gd name="T78" fmla="+- 0 1958 1958"/>
                              <a:gd name="T79" fmla="*/ 1958 h 387"/>
                              <a:gd name="T80" fmla="+- 0 5800 3860"/>
                              <a:gd name="T81" fmla="*/ T80 w 1991"/>
                              <a:gd name="T82" fmla="+- 0 2009 1958"/>
                              <a:gd name="T83" fmla="*/ 2009 h 387"/>
                              <a:gd name="T84" fmla="+- 0 5821 3860"/>
                              <a:gd name="T85" fmla="*/ T84 w 1991"/>
                              <a:gd name="T86" fmla="+- 0 2009 1958"/>
                              <a:gd name="T87" fmla="*/ 2009 h 387"/>
                              <a:gd name="T88" fmla="+- 0 5821 3860"/>
                              <a:gd name="T89" fmla="*/ T88 w 1991"/>
                              <a:gd name="T90" fmla="+- 0 2000 1958"/>
                              <a:gd name="T91" fmla="*/ 2000 h 387"/>
                              <a:gd name="T92" fmla="+- 0 5847 3860"/>
                              <a:gd name="T93" fmla="*/ T92 w 1991"/>
                              <a:gd name="T94" fmla="+- 0 2000 1958"/>
                              <a:gd name="T95" fmla="*/ 2000 h 387"/>
                              <a:gd name="T96" fmla="+- 0 5825 3860"/>
                              <a:gd name="T97" fmla="*/ T96 w 1991"/>
                              <a:gd name="T98" fmla="+- 0 1958 1958"/>
                              <a:gd name="T99" fmla="*/ 1958 h 387"/>
                              <a:gd name="T100" fmla="+- 0 5847 3860"/>
                              <a:gd name="T101" fmla="*/ T100 w 1991"/>
                              <a:gd name="T102" fmla="+- 0 2000 1958"/>
                              <a:gd name="T103" fmla="*/ 2000 h 387"/>
                              <a:gd name="T104" fmla="+- 0 5830 3860"/>
                              <a:gd name="T105" fmla="*/ T104 w 1991"/>
                              <a:gd name="T106" fmla="+- 0 2000 1958"/>
                              <a:gd name="T107" fmla="*/ 2000 h 387"/>
                              <a:gd name="T108" fmla="+- 0 5830 3860"/>
                              <a:gd name="T109" fmla="*/ T108 w 1991"/>
                              <a:gd name="T110" fmla="+- 0 2009 1958"/>
                              <a:gd name="T111" fmla="*/ 2009 h 387"/>
                              <a:gd name="T112" fmla="+- 0 5851 3860"/>
                              <a:gd name="T113" fmla="*/ T112 w 1991"/>
                              <a:gd name="T114" fmla="+- 0 2009 1958"/>
                              <a:gd name="T115" fmla="*/ 2009 h 387"/>
                              <a:gd name="T116" fmla="+- 0 5847 3860"/>
                              <a:gd name="T117" fmla="*/ T116 w 1991"/>
                              <a:gd name="T118" fmla="+- 0 2000 1958"/>
                              <a:gd name="T119" fmla="*/ 2000 h 3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991" h="387">
                                <a:moveTo>
                                  <a:pt x="1961" y="378"/>
                                </a:moveTo>
                                <a:lnTo>
                                  <a:pt x="0" y="378"/>
                                </a:lnTo>
                                <a:lnTo>
                                  <a:pt x="0" y="387"/>
                                </a:lnTo>
                                <a:lnTo>
                                  <a:pt x="1968" y="387"/>
                                </a:lnTo>
                                <a:lnTo>
                                  <a:pt x="1970" y="385"/>
                                </a:lnTo>
                                <a:lnTo>
                                  <a:pt x="1970" y="382"/>
                                </a:lnTo>
                                <a:lnTo>
                                  <a:pt x="1961" y="382"/>
                                </a:lnTo>
                                <a:lnTo>
                                  <a:pt x="1961" y="378"/>
                                </a:lnTo>
                                <a:close/>
                                <a:moveTo>
                                  <a:pt x="1970" y="42"/>
                                </a:moveTo>
                                <a:lnTo>
                                  <a:pt x="1961" y="42"/>
                                </a:lnTo>
                                <a:lnTo>
                                  <a:pt x="1961" y="382"/>
                                </a:lnTo>
                                <a:lnTo>
                                  <a:pt x="1965" y="378"/>
                                </a:lnTo>
                                <a:lnTo>
                                  <a:pt x="1970" y="378"/>
                                </a:lnTo>
                                <a:lnTo>
                                  <a:pt x="1970" y="42"/>
                                </a:lnTo>
                                <a:close/>
                                <a:moveTo>
                                  <a:pt x="1970" y="378"/>
                                </a:moveTo>
                                <a:lnTo>
                                  <a:pt x="1965" y="378"/>
                                </a:lnTo>
                                <a:lnTo>
                                  <a:pt x="1961" y="382"/>
                                </a:lnTo>
                                <a:lnTo>
                                  <a:pt x="1970" y="382"/>
                                </a:lnTo>
                                <a:lnTo>
                                  <a:pt x="1970" y="378"/>
                                </a:lnTo>
                                <a:close/>
                                <a:moveTo>
                                  <a:pt x="1965" y="0"/>
                                </a:moveTo>
                                <a:lnTo>
                                  <a:pt x="1940" y="51"/>
                                </a:lnTo>
                                <a:lnTo>
                                  <a:pt x="1961" y="51"/>
                                </a:lnTo>
                                <a:lnTo>
                                  <a:pt x="1961" y="42"/>
                                </a:lnTo>
                                <a:lnTo>
                                  <a:pt x="1987" y="42"/>
                                </a:lnTo>
                                <a:lnTo>
                                  <a:pt x="1965" y="0"/>
                                </a:lnTo>
                                <a:close/>
                                <a:moveTo>
                                  <a:pt x="1987" y="42"/>
                                </a:moveTo>
                                <a:lnTo>
                                  <a:pt x="1970" y="42"/>
                                </a:lnTo>
                                <a:lnTo>
                                  <a:pt x="1970" y="51"/>
                                </a:lnTo>
                                <a:lnTo>
                                  <a:pt x="1991" y="51"/>
                                </a:lnTo>
                                <a:lnTo>
                                  <a:pt x="1987"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6" name="AutoShape 1213"/>
                        <wps:cNvSpPr>
                          <a:spLocks/>
                        </wps:cNvSpPr>
                        <wps:spPr bwMode="auto">
                          <a:xfrm>
                            <a:off x="3860" y="1295"/>
                            <a:ext cx="952" cy="374"/>
                          </a:xfrm>
                          <a:custGeom>
                            <a:avLst/>
                            <a:gdLst>
                              <a:gd name="T0" fmla="+- 0 4782 3860"/>
                              <a:gd name="T1" fmla="*/ T0 w 952"/>
                              <a:gd name="T2" fmla="+- 0 1660 1295"/>
                              <a:gd name="T3" fmla="*/ 1660 h 374"/>
                              <a:gd name="T4" fmla="+- 0 3860 3860"/>
                              <a:gd name="T5" fmla="*/ T4 w 952"/>
                              <a:gd name="T6" fmla="+- 0 1660 1295"/>
                              <a:gd name="T7" fmla="*/ 1660 h 374"/>
                              <a:gd name="T8" fmla="+- 0 3860 3860"/>
                              <a:gd name="T9" fmla="*/ T8 w 952"/>
                              <a:gd name="T10" fmla="+- 0 1668 1295"/>
                              <a:gd name="T11" fmla="*/ 1668 h 374"/>
                              <a:gd name="T12" fmla="+- 0 4788 3860"/>
                              <a:gd name="T13" fmla="*/ T12 w 952"/>
                              <a:gd name="T14" fmla="+- 0 1668 1295"/>
                              <a:gd name="T15" fmla="*/ 1668 h 374"/>
                              <a:gd name="T16" fmla="+- 0 4790 3860"/>
                              <a:gd name="T17" fmla="*/ T16 w 952"/>
                              <a:gd name="T18" fmla="+- 0 1666 1295"/>
                              <a:gd name="T19" fmla="*/ 1666 h 374"/>
                              <a:gd name="T20" fmla="+- 0 4790 3860"/>
                              <a:gd name="T21" fmla="*/ T20 w 952"/>
                              <a:gd name="T22" fmla="+- 0 1664 1295"/>
                              <a:gd name="T23" fmla="*/ 1664 h 374"/>
                              <a:gd name="T24" fmla="+- 0 4782 3860"/>
                              <a:gd name="T25" fmla="*/ T24 w 952"/>
                              <a:gd name="T26" fmla="+- 0 1664 1295"/>
                              <a:gd name="T27" fmla="*/ 1664 h 374"/>
                              <a:gd name="T28" fmla="+- 0 4782 3860"/>
                              <a:gd name="T29" fmla="*/ T28 w 952"/>
                              <a:gd name="T30" fmla="+- 0 1660 1295"/>
                              <a:gd name="T31" fmla="*/ 1660 h 374"/>
                              <a:gd name="T32" fmla="+- 0 4790 3860"/>
                              <a:gd name="T33" fmla="*/ T32 w 952"/>
                              <a:gd name="T34" fmla="+- 0 1338 1295"/>
                              <a:gd name="T35" fmla="*/ 1338 h 374"/>
                              <a:gd name="T36" fmla="+- 0 4782 3860"/>
                              <a:gd name="T37" fmla="*/ T36 w 952"/>
                              <a:gd name="T38" fmla="+- 0 1338 1295"/>
                              <a:gd name="T39" fmla="*/ 1338 h 374"/>
                              <a:gd name="T40" fmla="+- 0 4782 3860"/>
                              <a:gd name="T41" fmla="*/ T40 w 952"/>
                              <a:gd name="T42" fmla="+- 0 1664 1295"/>
                              <a:gd name="T43" fmla="*/ 1664 h 374"/>
                              <a:gd name="T44" fmla="+- 0 4786 3860"/>
                              <a:gd name="T45" fmla="*/ T44 w 952"/>
                              <a:gd name="T46" fmla="+- 0 1660 1295"/>
                              <a:gd name="T47" fmla="*/ 1660 h 374"/>
                              <a:gd name="T48" fmla="+- 0 4790 3860"/>
                              <a:gd name="T49" fmla="*/ T48 w 952"/>
                              <a:gd name="T50" fmla="+- 0 1660 1295"/>
                              <a:gd name="T51" fmla="*/ 1660 h 374"/>
                              <a:gd name="T52" fmla="+- 0 4790 3860"/>
                              <a:gd name="T53" fmla="*/ T52 w 952"/>
                              <a:gd name="T54" fmla="+- 0 1338 1295"/>
                              <a:gd name="T55" fmla="*/ 1338 h 374"/>
                              <a:gd name="T56" fmla="+- 0 4790 3860"/>
                              <a:gd name="T57" fmla="*/ T56 w 952"/>
                              <a:gd name="T58" fmla="+- 0 1660 1295"/>
                              <a:gd name="T59" fmla="*/ 1660 h 374"/>
                              <a:gd name="T60" fmla="+- 0 4786 3860"/>
                              <a:gd name="T61" fmla="*/ T60 w 952"/>
                              <a:gd name="T62" fmla="+- 0 1660 1295"/>
                              <a:gd name="T63" fmla="*/ 1660 h 374"/>
                              <a:gd name="T64" fmla="+- 0 4782 3860"/>
                              <a:gd name="T65" fmla="*/ T64 w 952"/>
                              <a:gd name="T66" fmla="+- 0 1664 1295"/>
                              <a:gd name="T67" fmla="*/ 1664 h 374"/>
                              <a:gd name="T68" fmla="+- 0 4790 3860"/>
                              <a:gd name="T69" fmla="*/ T68 w 952"/>
                              <a:gd name="T70" fmla="+- 0 1664 1295"/>
                              <a:gd name="T71" fmla="*/ 1664 h 374"/>
                              <a:gd name="T72" fmla="+- 0 4790 3860"/>
                              <a:gd name="T73" fmla="*/ T72 w 952"/>
                              <a:gd name="T74" fmla="+- 0 1660 1295"/>
                              <a:gd name="T75" fmla="*/ 1660 h 374"/>
                              <a:gd name="T76" fmla="+- 0 4786 3860"/>
                              <a:gd name="T77" fmla="*/ T76 w 952"/>
                              <a:gd name="T78" fmla="+- 0 1295 1295"/>
                              <a:gd name="T79" fmla="*/ 1295 h 374"/>
                              <a:gd name="T80" fmla="+- 0 4760 3860"/>
                              <a:gd name="T81" fmla="*/ T80 w 952"/>
                              <a:gd name="T82" fmla="+- 0 1346 1295"/>
                              <a:gd name="T83" fmla="*/ 1346 h 374"/>
                              <a:gd name="T84" fmla="+- 0 4782 3860"/>
                              <a:gd name="T85" fmla="*/ T84 w 952"/>
                              <a:gd name="T86" fmla="+- 0 1346 1295"/>
                              <a:gd name="T87" fmla="*/ 1346 h 374"/>
                              <a:gd name="T88" fmla="+- 0 4782 3860"/>
                              <a:gd name="T89" fmla="*/ T88 w 952"/>
                              <a:gd name="T90" fmla="+- 0 1338 1295"/>
                              <a:gd name="T91" fmla="*/ 1338 h 374"/>
                              <a:gd name="T92" fmla="+- 0 4807 3860"/>
                              <a:gd name="T93" fmla="*/ T92 w 952"/>
                              <a:gd name="T94" fmla="+- 0 1338 1295"/>
                              <a:gd name="T95" fmla="*/ 1338 h 374"/>
                              <a:gd name="T96" fmla="+- 0 4786 3860"/>
                              <a:gd name="T97" fmla="*/ T96 w 952"/>
                              <a:gd name="T98" fmla="+- 0 1295 1295"/>
                              <a:gd name="T99" fmla="*/ 1295 h 374"/>
                              <a:gd name="T100" fmla="+- 0 4807 3860"/>
                              <a:gd name="T101" fmla="*/ T100 w 952"/>
                              <a:gd name="T102" fmla="+- 0 1338 1295"/>
                              <a:gd name="T103" fmla="*/ 1338 h 374"/>
                              <a:gd name="T104" fmla="+- 0 4790 3860"/>
                              <a:gd name="T105" fmla="*/ T104 w 952"/>
                              <a:gd name="T106" fmla="+- 0 1338 1295"/>
                              <a:gd name="T107" fmla="*/ 1338 h 374"/>
                              <a:gd name="T108" fmla="+- 0 4790 3860"/>
                              <a:gd name="T109" fmla="*/ T108 w 952"/>
                              <a:gd name="T110" fmla="+- 0 1346 1295"/>
                              <a:gd name="T111" fmla="*/ 1346 h 374"/>
                              <a:gd name="T112" fmla="+- 0 4811 3860"/>
                              <a:gd name="T113" fmla="*/ T112 w 952"/>
                              <a:gd name="T114" fmla="+- 0 1346 1295"/>
                              <a:gd name="T115" fmla="*/ 1346 h 374"/>
                              <a:gd name="T116" fmla="+- 0 4807 3860"/>
                              <a:gd name="T117" fmla="*/ T116 w 952"/>
                              <a:gd name="T118" fmla="+- 0 1338 1295"/>
                              <a:gd name="T119" fmla="*/ 1338 h 3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52" h="374">
                                <a:moveTo>
                                  <a:pt x="922" y="365"/>
                                </a:moveTo>
                                <a:lnTo>
                                  <a:pt x="0" y="365"/>
                                </a:lnTo>
                                <a:lnTo>
                                  <a:pt x="0" y="373"/>
                                </a:lnTo>
                                <a:lnTo>
                                  <a:pt x="928" y="373"/>
                                </a:lnTo>
                                <a:lnTo>
                                  <a:pt x="930" y="371"/>
                                </a:lnTo>
                                <a:lnTo>
                                  <a:pt x="930" y="369"/>
                                </a:lnTo>
                                <a:lnTo>
                                  <a:pt x="922" y="369"/>
                                </a:lnTo>
                                <a:lnTo>
                                  <a:pt x="922" y="365"/>
                                </a:lnTo>
                                <a:close/>
                                <a:moveTo>
                                  <a:pt x="930" y="43"/>
                                </a:moveTo>
                                <a:lnTo>
                                  <a:pt x="922" y="43"/>
                                </a:lnTo>
                                <a:lnTo>
                                  <a:pt x="922" y="369"/>
                                </a:lnTo>
                                <a:lnTo>
                                  <a:pt x="926" y="365"/>
                                </a:lnTo>
                                <a:lnTo>
                                  <a:pt x="930" y="365"/>
                                </a:lnTo>
                                <a:lnTo>
                                  <a:pt x="930" y="43"/>
                                </a:lnTo>
                                <a:close/>
                                <a:moveTo>
                                  <a:pt x="930" y="365"/>
                                </a:moveTo>
                                <a:lnTo>
                                  <a:pt x="926" y="365"/>
                                </a:lnTo>
                                <a:lnTo>
                                  <a:pt x="922" y="369"/>
                                </a:lnTo>
                                <a:lnTo>
                                  <a:pt x="930" y="369"/>
                                </a:lnTo>
                                <a:lnTo>
                                  <a:pt x="930" y="365"/>
                                </a:lnTo>
                                <a:close/>
                                <a:moveTo>
                                  <a:pt x="926" y="0"/>
                                </a:moveTo>
                                <a:lnTo>
                                  <a:pt x="900" y="51"/>
                                </a:lnTo>
                                <a:lnTo>
                                  <a:pt x="922" y="51"/>
                                </a:lnTo>
                                <a:lnTo>
                                  <a:pt x="922" y="43"/>
                                </a:lnTo>
                                <a:lnTo>
                                  <a:pt x="947" y="43"/>
                                </a:lnTo>
                                <a:lnTo>
                                  <a:pt x="926" y="0"/>
                                </a:lnTo>
                                <a:close/>
                                <a:moveTo>
                                  <a:pt x="947" y="43"/>
                                </a:moveTo>
                                <a:lnTo>
                                  <a:pt x="930" y="43"/>
                                </a:lnTo>
                                <a:lnTo>
                                  <a:pt x="930" y="51"/>
                                </a:lnTo>
                                <a:lnTo>
                                  <a:pt x="951" y="51"/>
                                </a:lnTo>
                                <a:lnTo>
                                  <a:pt x="947"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7" name="AutoShape 1212"/>
                        <wps:cNvSpPr>
                          <a:spLocks/>
                        </wps:cNvSpPr>
                        <wps:spPr bwMode="auto">
                          <a:xfrm>
                            <a:off x="3860" y="314"/>
                            <a:ext cx="952" cy="374"/>
                          </a:xfrm>
                          <a:custGeom>
                            <a:avLst/>
                            <a:gdLst>
                              <a:gd name="T0" fmla="+- 0 4782 3860"/>
                              <a:gd name="T1" fmla="*/ T0 w 952"/>
                              <a:gd name="T2" fmla="+- 0 636 314"/>
                              <a:gd name="T3" fmla="*/ 636 h 374"/>
                              <a:gd name="T4" fmla="+- 0 4760 3860"/>
                              <a:gd name="T5" fmla="*/ T4 w 952"/>
                              <a:gd name="T6" fmla="+- 0 636 314"/>
                              <a:gd name="T7" fmla="*/ 636 h 374"/>
                              <a:gd name="T8" fmla="+- 0 4786 3860"/>
                              <a:gd name="T9" fmla="*/ T8 w 952"/>
                              <a:gd name="T10" fmla="+- 0 687 314"/>
                              <a:gd name="T11" fmla="*/ 687 h 374"/>
                              <a:gd name="T12" fmla="+- 0 4807 3860"/>
                              <a:gd name="T13" fmla="*/ T12 w 952"/>
                              <a:gd name="T14" fmla="+- 0 645 314"/>
                              <a:gd name="T15" fmla="*/ 645 h 374"/>
                              <a:gd name="T16" fmla="+- 0 4782 3860"/>
                              <a:gd name="T17" fmla="*/ T16 w 952"/>
                              <a:gd name="T18" fmla="+- 0 645 314"/>
                              <a:gd name="T19" fmla="*/ 645 h 374"/>
                              <a:gd name="T20" fmla="+- 0 4782 3860"/>
                              <a:gd name="T21" fmla="*/ T20 w 952"/>
                              <a:gd name="T22" fmla="+- 0 636 314"/>
                              <a:gd name="T23" fmla="*/ 636 h 374"/>
                              <a:gd name="T24" fmla="+- 0 4782 3860"/>
                              <a:gd name="T25" fmla="*/ T24 w 952"/>
                              <a:gd name="T26" fmla="+- 0 318 314"/>
                              <a:gd name="T27" fmla="*/ 318 h 374"/>
                              <a:gd name="T28" fmla="+- 0 4782 3860"/>
                              <a:gd name="T29" fmla="*/ T28 w 952"/>
                              <a:gd name="T30" fmla="+- 0 645 314"/>
                              <a:gd name="T31" fmla="*/ 645 h 374"/>
                              <a:gd name="T32" fmla="+- 0 4790 3860"/>
                              <a:gd name="T33" fmla="*/ T32 w 952"/>
                              <a:gd name="T34" fmla="+- 0 645 314"/>
                              <a:gd name="T35" fmla="*/ 645 h 374"/>
                              <a:gd name="T36" fmla="+- 0 4790 3860"/>
                              <a:gd name="T37" fmla="*/ T36 w 952"/>
                              <a:gd name="T38" fmla="+- 0 323 314"/>
                              <a:gd name="T39" fmla="*/ 323 h 374"/>
                              <a:gd name="T40" fmla="+- 0 4786 3860"/>
                              <a:gd name="T41" fmla="*/ T40 w 952"/>
                              <a:gd name="T42" fmla="+- 0 323 314"/>
                              <a:gd name="T43" fmla="*/ 323 h 374"/>
                              <a:gd name="T44" fmla="+- 0 4782 3860"/>
                              <a:gd name="T45" fmla="*/ T44 w 952"/>
                              <a:gd name="T46" fmla="+- 0 318 314"/>
                              <a:gd name="T47" fmla="*/ 318 h 374"/>
                              <a:gd name="T48" fmla="+- 0 4811 3860"/>
                              <a:gd name="T49" fmla="*/ T48 w 952"/>
                              <a:gd name="T50" fmla="+- 0 636 314"/>
                              <a:gd name="T51" fmla="*/ 636 h 374"/>
                              <a:gd name="T52" fmla="+- 0 4790 3860"/>
                              <a:gd name="T53" fmla="*/ T52 w 952"/>
                              <a:gd name="T54" fmla="+- 0 636 314"/>
                              <a:gd name="T55" fmla="*/ 636 h 374"/>
                              <a:gd name="T56" fmla="+- 0 4790 3860"/>
                              <a:gd name="T57" fmla="*/ T56 w 952"/>
                              <a:gd name="T58" fmla="+- 0 645 314"/>
                              <a:gd name="T59" fmla="*/ 645 h 374"/>
                              <a:gd name="T60" fmla="+- 0 4807 3860"/>
                              <a:gd name="T61" fmla="*/ T60 w 952"/>
                              <a:gd name="T62" fmla="+- 0 645 314"/>
                              <a:gd name="T63" fmla="*/ 645 h 374"/>
                              <a:gd name="T64" fmla="+- 0 4811 3860"/>
                              <a:gd name="T65" fmla="*/ T64 w 952"/>
                              <a:gd name="T66" fmla="+- 0 636 314"/>
                              <a:gd name="T67" fmla="*/ 636 h 374"/>
                              <a:gd name="T68" fmla="+- 0 4788 3860"/>
                              <a:gd name="T69" fmla="*/ T68 w 952"/>
                              <a:gd name="T70" fmla="+- 0 314 314"/>
                              <a:gd name="T71" fmla="*/ 314 h 374"/>
                              <a:gd name="T72" fmla="+- 0 3860 3860"/>
                              <a:gd name="T73" fmla="*/ T72 w 952"/>
                              <a:gd name="T74" fmla="+- 0 314 314"/>
                              <a:gd name="T75" fmla="*/ 314 h 374"/>
                              <a:gd name="T76" fmla="+- 0 3860 3860"/>
                              <a:gd name="T77" fmla="*/ T76 w 952"/>
                              <a:gd name="T78" fmla="+- 0 323 314"/>
                              <a:gd name="T79" fmla="*/ 323 h 374"/>
                              <a:gd name="T80" fmla="+- 0 4782 3860"/>
                              <a:gd name="T81" fmla="*/ T80 w 952"/>
                              <a:gd name="T82" fmla="+- 0 323 314"/>
                              <a:gd name="T83" fmla="*/ 323 h 374"/>
                              <a:gd name="T84" fmla="+- 0 4782 3860"/>
                              <a:gd name="T85" fmla="*/ T84 w 952"/>
                              <a:gd name="T86" fmla="+- 0 318 314"/>
                              <a:gd name="T87" fmla="*/ 318 h 374"/>
                              <a:gd name="T88" fmla="+- 0 4790 3860"/>
                              <a:gd name="T89" fmla="*/ T88 w 952"/>
                              <a:gd name="T90" fmla="+- 0 318 314"/>
                              <a:gd name="T91" fmla="*/ 318 h 374"/>
                              <a:gd name="T92" fmla="+- 0 4790 3860"/>
                              <a:gd name="T93" fmla="*/ T92 w 952"/>
                              <a:gd name="T94" fmla="+- 0 316 314"/>
                              <a:gd name="T95" fmla="*/ 316 h 374"/>
                              <a:gd name="T96" fmla="+- 0 4788 3860"/>
                              <a:gd name="T97" fmla="*/ T96 w 952"/>
                              <a:gd name="T98" fmla="+- 0 314 314"/>
                              <a:gd name="T99" fmla="*/ 314 h 374"/>
                              <a:gd name="T100" fmla="+- 0 4790 3860"/>
                              <a:gd name="T101" fmla="*/ T100 w 952"/>
                              <a:gd name="T102" fmla="+- 0 318 314"/>
                              <a:gd name="T103" fmla="*/ 318 h 374"/>
                              <a:gd name="T104" fmla="+- 0 4782 3860"/>
                              <a:gd name="T105" fmla="*/ T104 w 952"/>
                              <a:gd name="T106" fmla="+- 0 318 314"/>
                              <a:gd name="T107" fmla="*/ 318 h 374"/>
                              <a:gd name="T108" fmla="+- 0 4786 3860"/>
                              <a:gd name="T109" fmla="*/ T108 w 952"/>
                              <a:gd name="T110" fmla="+- 0 323 314"/>
                              <a:gd name="T111" fmla="*/ 323 h 374"/>
                              <a:gd name="T112" fmla="+- 0 4790 3860"/>
                              <a:gd name="T113" fmla="*/ T112 w 952"/>
                              <a:gd name="T114" fmla="+- 0 323 314"/>
                              <a:gd name="T115" fmla="*/ 323 h 374"/>
                              <a:gd name="T116" fmla="+- 0 4790 3860"/>
                              <a:gd name="T117" fmla="*/ T116 w 952"/>
                              <a:gd name="T118" fmla="+- 0 318 314"/>
                              <a:gd name="T119" fmla="*/ 318 h 3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52" h="374">
                                <a:moveTo>
                                  <a:pt x="922" y="322"/>
                                </a:moveTo>
                                <a:lnTo>
                                  <a:pt x="900" y="322"/>
                                </a:lnTo>
                                <a:lnTo>
                                  <a:pt x="926" y="373"/>
                                </a:lnTo>
                                <a:lnTo>
                                  <a:pt x="947" y="331"/>
                                </a:lnTo>
                                <a:lnTo>
                                  <a:pt x="922" y="331"/>
                                </a:lnTo>
                                <a:lnTo>
                                  <a:pt x="922" y="322"/>
                                </a:lnTo>
                                <a:close/>
                                <a:moveTo>
                                  <a:pt x="922" y="4"/>
                                </a:moveTo>
                                <a:lnTo>
                                  <a:pt x="922" y="331"/>
                                </a:lnTo>
                                <a:lnTo>
                                  <a:pt x="930" y="331"/>
                                </a:lnTo>
                                <a:lnTo>
                                  <a:pt x="930" y="9"/>
                                </a:lnTo>
                                <a:lnTo>
                                  <a:pt x="926" y="9"/>
                                </a:lnTo>
                                <a:lnTo>
                                  <a:pt x="922" y="4"/>
                                </a:lnTo>
                                <a:close/>
                                <a:moveTo>
                                  <a:pt x="951" y="322"/>
                                </a:moveTo>
                                <a:lnTo>
                                  <a:pt x="930" y="322"/>
                                </a:lnTo>
                                <a:lnTo>
                                  <a:pt x="930" y="331"/>
                                </a:lnTo>
                                <a:lnTo>
                                  <a:pt x="947" y="331"/>
                                </a:lnTo>
                                <a:lnTo>
                                  <a:pt x="951" y="322"/>
                                </a:lnTo>
                                <a:close/>
                                <a:moveTo>
                                  <a:pt x="928" y="0"/>
                                </a:moveTo>
                                <a:lnTo>
                                  <a:pt x="0" y="0"/>
                                </a:lnTo>
                                <a:lnTo>
                                  <a:pt x="0" y="9"/>
                                </a:lnTo>
                                <a:lnTo>
                                  <a:pt x="922" y="9"/>
                                </a:lnTo>
                                <a:lnTo>
                                  <a:pt x="922" y="4"/>
                                </a:lnTo>
                                <a:lnTo>
                                  <a:pt x="930" y="4"/>
                                </a:lnTo>
                                <a:lnTo>
                                  <a:pt x="930" y="2"/>
                                </a:lnTo>
                                <a:lnTo>
                                  <a:pt x="928" y="0"/>
                                </a:lnTo>
                                <a:close/>
                                <a:moveTo>
                                  <a:pt x="930" y="4"/>
                                </a:moveTo>
                                <a:lnTo>
                                  <a:pt x="922" y="4"/>
                                </a:lnTo>
                                <a:lnTo>
                                  <a:pt x="926" y="9"/>
                                </a:lnTo>
                                <a:lnTo>
                                  <a:pt x="930" y="9"/>
                                </a:lnTo>
                                <a:lnTo>
                                  <a:pt x="93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8" name="AutoShape 1211"/>
                        <wps:cNvSpPr>
                          <a:spLocks/>
                        </wps:cNvSpPr>
                        <wps:spPr bwMode="auto">
                          <a:xfrm>
                            <a:off x="5312" y="985"/>
                            <a:ext cx="546" cy="360"/>
                          </a:xfrm>
                          <a:custGeom>
                            <a:avLst/>
                            <a:gdLst>
                              <a:gd name="T0" fmla="+- 0 5828 5312"/>
                              <a:gd name="T1" fmla="*/ T0 w 546"/>
                              <a:gd name="T2" fmla="+- 0 1294 985"/>
                              <a:gd name="T3" fmla="*/ 1294 h 360"/>
                              <a:gd name="T4" fmla="+- 0 5807 5312"/>
                              <a:gd name="T5" fmla="*/ T4 w 546"/>
                              <a:gd name="T6" fmla="+- 0 1294 985"/>
                              <a:gd name="T7" fmla="*/ 1294 h 360"/>
                              <a:gd name="T8" fmla="+- 0 5832 5312"/>
                              <a:gd name="T9" fmla="*/ T8 w 546"/>
                              <a:gd name="T10" fmla="+- 0 1345 985"/>
                              <a:gd name="T11" fmla="*/ 1345 h 360"/>
                              <a:gd name="T12" fmla="+- 0 5853 5312"/>
                              <a:gd name="T13" fmla="*/ T12 w 546"/>
                              <a:gd name="T14" fmla="+- 0 1302 985"/>
                              <a:gd name="T15" fmla="*/ 1302 h 360"/>
                              <a:gd name="T16" fmla="+- 0 5828 5312"/>
                              <a:gd name="T17" fmla="*/ T16 w 546"/>
                              <a:gd name="T18" fmla="+- 0 1302 985"/>
                              <a:gd name="T19" fmla="*/ 1302 h 360"/>
                              <a:gd name="T20" fmla="+- 0 5828 5312"/>
                              <a:gd name="T21" fmla="*/ T20 w 546"/>
                              <a:gd name="T22" fmla="+- 0 1294 985"/>
                              <a:gd name="T23" fmla="*/ 1294 h 360"/>
                              <a:gd name="T24" fmla="+- 0 5828 5312"/>
                              <a:gd name="T25" fmla="*/ T24 w 546"/>
                              <a:gd name="T26" fmla="+- 0 989 985"/>
                              <a:gd name="T27" fmla="*/ 989 h 360"/>
                              <a:gd name="T28" fmla="+- 0 5828 5312"/>
                              <a:gd name="T29" fmla="*/ T28 w 546"/>
                              <a:gd name="T30" fmla="+- 0 1302 985"/>
                              <a:gd name="T31" fmla="*/ 1302 h 360"/>
                              <a:gd name="T32" fmla="+- 0 5836 5312"/>
                              <a:gd name="T33" fmla="*/ T32 w 546"/>
                              <a:gd name="T34" fmla="+- 0 1302 985"/>
                              <a:gd name="T35" fmla="*/ 1302 h 360"/>
                              <a:gd name="T36" fmla="+- 0 5836 5312"/>
                              <a:gd name="T37" fmla="*/ T36 w 546"/>
                              <a:gd name="T38" fmla="+- 0 994 985"/>
                              <a:gd name="T39" fmla="*/ 994 h 360"/>
                              <a:gd name="T40" fmla="+- 0 5832 5312"/>
                              <a:gd name="T41" fmla="*/ T40 w 546"/>
                              <a:gd name="T42" fmla="+- 0 994 985"/>
                              <a:gd name="T43" fmla="*/ 994 h 360"/>
                              <a:gd name="T44" fmla="+- 0 5828 5312"/>
                              <a:gd name="T45" fmla="*/ T44 w 546"/>
                              <a:gd name="T46" fmla="+- 0 989 985"/>
                              <a:gd name="T47" fmla="*/ 989 h 360"/>
                              <a:gd name="T48" fmla="+- 0 5857 5312"/>
                              <a:gd name="T49" fmla="*/ T48 w 546"/>
                              <a:gd name="T50" fmla="+- 0 1294 985"/>
                              <a:gd name="T51" fmla="*/ 1294 h 360"/>
                              <a:gd name="T52" fmla="+- 0 5836 5312"/>
                              <a:gd name="T53" fmla="*/ T52 w 546"/>
                              <a:gd name="T54" fmla="+- 0 1294 985"/>
                              <a:gd name="T55" fmla="*/ 1294 h 360"/>
                              <a:gd name="T56" fmla="+- 0 5836 5312"/>
                              <a:gd name="T57" fmla="*/ T56 w 546"/>
                              <a:gd name="T58" fmla="+- 0 1302 985"/>
                              <a:gd name="T59" fmla="*/ 1302 h 360"/>
                              <a:gd name="T60" fmla="+- 0 5853 5312"/>
                              <a:gd name="T61" fmla="*/ T60 w 546"/>
                              <a:gd name="T62" fmla="+- 0 1302 985"/>
                              <a:gd name="T63" fmla="*/ 1302 h 360"/>
                              <a:gd name="T64" fmla="+- 0 5857 5312"/>
                              <a:gd name="T65" fmla="*/ T64 w 546"/>
                              <a:gd name="T66" fmla="+- 0 1294 985"/>
                              <a:gd name="T67" fmla="*/ 1294 h 360"/>
                              <a:gd name="T68" fmla="+- 0 5834 5312"/>
                              <a:gd name="T69" fmla="*/ T68 w 546"/>
                              <a:gd name="T70" fmla="+- 0 985 985"/>
                              <a:gd name="T71" fmla="*/ 985 h 360"/>
                              <a:gd name="T72" fmla="+- 0 5312 5312"/>
                              <a:gd name="T73" fmla="*/ T72 w 546"/>
                              <a:gd name="T74" fmla="+- 0 985 985"/>
                              <a:gd name="T75" fmla="*/ 985 h 360"/>
                              <a:gd name="T76" fmla="+- 0 5312 5312"/>
                              <a:gd name="T77" fmla="*/ T76 w 546"/>
                              <a:gd name="T78" fmla="+- 0 994 985"/>
                              <a:gd name="T79" fmla="*/ 994 h 360"/>
                              <a:gd name="T80" fmla="+- 0 5828 5312"/>
                              <a:gd name="T81" fmla="*/ T80 w 546"/>
                              <a:gd name="T82" fmla="+- 0 994 985"/>
                              <a:gd name="T83" fmla="*/ 994 h 360"/>
                              <a:gd name="T84" fmla="+- 0 5828 5312"/>
                              <a:gd name="T85" fmla="*/ T84 w 546"/>
                              <a:gd name="T86" fmla="+- 0 989 985"/>
                              <a:gd name="T87" fmla="*/ 989 h 360"/>
                              <a:gd name="T88" fmla="+- 0 5836 5312"/>
                              <a:gd name="T89" fmla="*/ T88 w 546"/>
                              <a:gd name="T90" fmla="+- 0 989 985"/>
                              <a:gd name="T91" fmla="*/ 989 h 360"/>
                              <a:gd name="T92" fmla="+- 0 5836 5312"/>
                              <a:gd name="T93" fmla="*/ T92 w 546"/>
                              <a:gd name="T94" fmla="+- 0 987 985"/>
                              <a:gd name="T95" fmla="*/ 987 h 360"/>
                              <a:gd name="T96" fmla="+- 0 5834 5312"/>
                              <a:gd name="T97" fmla="*/ T96 w 546"/>
                              <a:gd name="T98" fmla="+- 0 985 985"/>
                              <a:gd name="T99" fmla="*/ 985 h 360"/>
                              <a:gd name="T100" fmla="+- 0 5836 5312"/>
                              <a:gd name="T101" fmla="*/ T100 w 546"/>
                              <a:gd name="T102" fmla="+- 0 989 985"/>
                              <a:gd name="T103" fmla="*/ 989 h 360"/>
                              <a:gd name="T104" fmla="+- 0 5828 5312"/>
                              <a:gd name="T105" fmla="*/ T104 w 546"/>
                              <a:gd name="T106" fmla="+- 0 989 985"/>
                              <a:gd name="T107" fmla="*/ 989 h 360"/>
                              <a:gd name="T108" fmla="+- 0 5832 5312"/>
                              <a:gd name="T109" fmla="*/ T108 w 546"/>
                              <a:gd name="T110" fmla="+- 0 994 985"/>
                              <a:gd name="T111" fmla="*/ 994 h 360"/>
                              <a:gd name="T112" fmla="+- 0 5836 5312"/>
                              <a:gd name="T113" fmla="*/ T112 w 546"/>
                              <a:gd name="T114" fmla="+- 0 994 985"/>
                              <a:gd name="T115" fmla="*/ 994 h 360"/>
                              <a:gd name="T116" fmla="+- 0 5836 5312"/>
                              <a:gd name="T117" fmla="*/ T116 w 546"/>
                              <a:gd name="T118" fmla="+- 0 989 985"/>
                              <a:gd name="T119" fmla="*/ 989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546" h="360">
                                <a:moveTo>
                                  <a:pt x="516" y="309"/>
                                </a:moveTo>
                                <a:lnTo>
                                  <a:pt x="495" y="309"/>
                                </a:lnTo>
                                <a:lnTo>
                                  <a:pt x="520" y="360"/>
                                </a:lnTo>
                                <a:lnTo>
                                  <a:pt x="541" y="317"/>
                                </a:lnTo>
                                <a:lnTo>
                                  <a:pt x="516" y="317"/>
                                </a:lnTo>
                                <a:lnTo>
                                  <a:pt x="516" y="309"/>
                                </a:lnTo>
                                <a:close/>
                                <a:moveTo>
                                  <a:pt x="516" y="4"/>
                                </a:moveTo>
                                <a:lnTo>
                                  <a:pt x="516" y="317"/>
                                </a:lnTo>
                                <a:lnTo>
                                  <a:pt x="524" y="317"/>
                                </a:lnTo>
                                <a:lnTo>
                                  <a:pt x="524" y="9"/>
                                </a:lnTo>
                                <a:lnTo>
                                  <a:pt x="520" y="9"/>
                                </a:lnTo>
                                <a:lnTo>
                                  <a:pt x="516" y="4"/>
                                </a:lnTo>
                                <a:close/>
                                <a:moveTo>
                                  <a:pt x="545" y="309"/>
                                </a:moveTo>
                                <a:lnTo>
                                  <a:pt x="524" y="309"/>
                                </a:lnTo>
                                <a:lnTo>
                                  <a:pt x="524" y="317"/>
                                </a:lnTo>
                                <a:lnTo>
                                  <a:pt x="541" y="317"/>
                                </a:lnTo>
                                <a:lnTo>
                                  <a:pt x="545" y="309"/>
                                </a:lnTo>
                                <a:close/>
                                <a:moveTo>
                                  <a:pt x="522" y="0"/>
                                </a:moveTo>
                                <a:lnTo>
                                  <a:pt x="0" y="0"/>
                                </a:lnTo>
                                <a:lnTo>
                                  <a:pt x="0" y="9"/>
                                </a:lnTo>
                                <a:lnTo>
                                  <a:pt x="516" y="9"/>
                                </a:lnTo>
                                <a:lnTo>
                                  <a:pt x="516" y="4"/>
                                </a:lnTo>
                                <a:lnTo>
                                  <a:pt x="524" y="4"/>
                                </a:lnTo>
                                <a:lnTo>
                                  <a:pt x="524" y="2"/>
                                </a:lnTo>
                                <a:lnTo>
                                  <a:pt x="522" y="0"/>
                                </a:lnTo>
                                <a:close/>
                                <a:moveTo>
                                  <a:pt x="524" y="4"/>
                                </a:moveTo>
                                <a:lnTo>
                                  <a:pt x="516" y="4"/>
                                </a:lnTo>
                                <a:lnTo>
                                  <a:pt x="520" y="9"/>
                                </a:lnTo>
                                <a:lnTo>
                                  <a:pt x="524" y="9"/>
                                </a:lnTo>
                                <a:lnTo>
                                  <a:pt x="524"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9" name="AutoShape 1210"/>
                        <wps:cNvSpPr>
                          <a:spLocks/>
                        </wps:cNvSpPr>
                        <wps:spPr bwMode="auto">
                          <a:xfrm>
                            <a:off x="3860" y="964"/>
                            <a:ext cx="407" cy="51"/>
                          </a:xfrm>
                          <a:custGeom>
                            <a:avLst/>
                            <a:gdLst>
                              <a:gd name="T0" fmla="+- 0 4215 3860"/>
                              <a:gd name="T1" fmla="*/ T0 w 407"/>
                              <a:gd name="T2" fmla="+- 0 994 964"/>
                              <a:gd name="T3" fmla="*/ 994 h 51"/>
                              <a:gd name="T4" fmla="+- 0 4215 3860"/>
                              <a:gd name="T5" fmla="*/ T4 w 407"/>
                              <a:gd name="T6" fmla="+- 0 1015 964"/>
                              <a:gd name="T7" fmla="*/ 1015 h 51"/>
                              <a:gd name="T8" fmla="+- 0 4258 3860"/>
                              <a:gd name="T9" fmla="*/ T8 w 407"/>
                              <a:gd name="T10" fmla="+- 0 994 964"/>
                              <a:gd name="T11" fmla="*/ 994 h 51"/>
                              <a:gd name="T12" fmla="+- 0 4215 3860"/>
                              <a:gd name="T13" fmla="*/ T12 w 407"/>
                              <a:gd name="T14" fmla="+- 0 994 964"/>
                              <a:gd name="T15" fmla="*/ 994 h 51"/>
                              <a:gd name="T16" fmla="+- 0 4215 3860"/>
                              <a:gd name="T17" fmla="*/ T16 w 407"/>
                              <a:gd name="T18" fmla="+- 0 985 964"/>
                              <a:gd name="T19" fmla="*/ 985 h 51"/>
                              <a:gd name="T20" fmla="+- 0 4215 3860"/>
                              <a:gd name="T21" fmla="*/ T20 w 407"/>
                              <a:gd name="T22" fmla="+- 0 994 964"/>
                              <a:gd name="T23" fmla="*/ 994 h 51"/>
                              <a:gd name="T24" fmla="+- 0 4224 3860"/>
                              <a:gd name="T25" fmla="*/ T24 w 407"/>
                              <a:gd name="T26" fmla="+- 0 994 964"/>
                              <a:gd name="T27" fmla="*/ 994 h 51"/>
                              <a:gd name="T28" fmla="+- 0 4224 3860"/>
                              <a:gd name="T29" fmla="*/ T28 w 407"/>
                              <a:gd name="T30" fmla="+- 0 985 964"/>
                              <a:gd name="T31" fmla="*/ 985 h 51"/>
                              <a:gd name="T32" fmla="+- 0 4215 3860"/>
                              <a:gd name="T33" fmla="*/ T32 w 407"/>
                              <a:gd name="T34" fmla="+- 0 985 964"/>
                              <a:gd name="T35" fmla="*/ 985 h 51"/>
                              <a:gd name="T36" fmla="+- 0 4215 3860"/>
                              <a:gd name="T37" fmla="*/ T36 w 407"/>
                              <a:gd name="T38" fmla="+- 0 964 964"/>
                              <a:gd name="T39" fmla="*/ 964 h 51"/>
                              <a:gd name="T40" fmla="+- 0 4215 3860"/>
                              <a:gd name="T41" fmla="*/ T40 w 407"/>
                              <a:gd name="T42" fmla="+- 0 985 964"/>
                              <a:gd name="T43" fmla="*/ 985 h 51"/>
                              <a:gd name="T44" fmla="+- 0 4224 3860"/>
                              <a:gd name="T45" fmla="*/ T44 w 407"/>
                              <a:gd name="T46" fmla="+- 0 985 964"/>
                              <a:gd name="T47" fmla="*/ 985 h 51"/>
                              <a:gd name="T48" fmla="+- 0 4224 3860"/>
                              <a:gd name="T49" fmla="*/ T48 w 407"/>
                              <a:gd name="T50" fmla="+- 0 994 964"/>
                              <a:gd name="T51" fmla="*/ 994 h 51"/>
                              <a:gd name="T52" fmla="+- 0 4258 3860"/>
                              <a:gd name="T53" fmla="*/ T52 w 407"/>
                              <a:gd name="T54" fmla="+- 0 994 964"/>
                              <a:gd name="T55" fmla="*/ 994 h 51"/>
                              <a:gd name="T56" fmla="+- 0 4266 3860"/>
                              <a:gd name="T57" fmla="*/ T56 w 407"/>
                              <a:gd name="T58" fmla="+- 0 989 964"/>
                              <a:gd name="T59" fmla="*/ 989 h 51"/>
                              <a:gd name="T60" fmla="+- 0 4215 3860"/>
                              <a:gd name="T61" fmla="*/ T60 w 407"/>
                              <a:gd name="T62" fmla="+- 0 964 964"/>
                              <a:gd name="T63" fmla="*/ 964 h 51"/>
                              <a:gd name="T64" fmla="+- 0 3860 3860"/>
                              <a:gd name="T65" fmla="*/ T64 w 407"/>
                              <a:gd name="T66" fmla="+- 0 985 964"/>
                              <a:gd name="T67" fmla="*/ 985 h 51"/>
                              <a:gd name="T68" fmla="+- 0 3860 3860"/>
                              <a:gd name="T69" fmla="*/ T68 w 407"/>
                              <a:gd name="T70" fmla="+- 0 994 964"/>
                              <a:gd name="T71" fmla="*/ 994 h 51"/>
                              <a:gd name="T72" fmla="+- 0 4215 3860"/>
                              <a:gd name="T73" fmla="*/ T72 w 407"/>
                              <a:gd name="T74" fmla="+- 0 994 964"/>
                              <a:gd name="T75" fmla="*/ 994 h 51"/>
                              <a:gd name="T76" fmla="+- 0 4215 3860"/>
                              <a:gd name="T77" fmla="*/ T76 w 407"/>
                              <a:gd name="T78" fmla="+- 0 985 964"/>
                              <a:gd name="T79" fmla="*/ 985 h 51"/>
                              <a:gd name="T80" fmla="+- 0 3860 3860"/>
                              <a:gd name="T81" fmla="*/ T80 w 407"/>
                              <a:gd name="T82" fmla="+- 0 985 964"/>
                              <a:gd name="T83" fmla="*/ 985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07" h="51">
                                <a:moveTo>
                                  <a:pt x="355" y="30"/>
                                </a:moveTo>
                                <a:lnTo>
                                  <a:pt x="355" y="51"/>
                                </a:lnTo>
                                <a:lnTo>
                                  <a:pt x="398" y="30"/>
                                </a:lnTo>
                                <a:lnTo>
                                  <a:pt x="355" y="30"/>
                                </a:lnTo>
                                <a:close/>
                                <a:moveTo>
                                  <a:pt x="355" y="21"/>
                                </a:moveTo>
                                <a:lnTo>
                                  <a:pt x="355" y="30"/>
                                </a:lnTo>
                                <a:lnTo>
                                  <a:pt x="364" y="30"/>
                                </a:lnTo>
                                <a:lnTo>
                                  <a:pt x="364" y="21"/>
                                </a:lnTo>
                                <a:lnTo>
                                  <a:pt x="355" y="21"/>
                                </a:lnTo>
                                <a:close/>
                                <a:moveTo>
                                  <a:pt x="355" y="0"/>
                                </a:moveTo>
                                <a:lnTo>
                                  <a:pt x="355" y="21"/>
                                </a:lnTo>
                                <a:lnTo>
                                  <a:pt x="364" y="21"/>
                                </a:lnTo>
                                <a:lnTo>
                                  <a:pt x="364" y="30"/>
                                </a:lnTo>
                                <a:lnTo>
                                  <a:pt x="398" y="30"/>
                                </a:lnTo>
                                <a:lnTo>
                                  <a:pt x="406" y="25"/>
                                </a:lnTo>
                                <a:lnTo>
                                  <a:pt x="355" y="0"/>
                                </a:lnTo>
                                <a:close/>
                                <a:moveTo>
                                  <a:pt x="0" y="21"/>
                                </a:moveTo>
                                <a:lnTo>
                                  <a:pt x="0" y="30"/>
                                </a:lnTo>
                                <a:lnTo>
                                  <a:pt x="355" y="30"/>
                                </a:lnTo>
                                <a:lnTo>
                                  <a:pt x="355" y="21"/>
                                </a:lnTo>
                                <a:lnTo>
                                  <a:pt x="0"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0" name="AutoShape 1209"/>
                        <wps:cNvSpPr>
                          <a:spLocks/>
                        </wps:cNvSpPr>
                        <wps:spPr bwMode="auto">
                          <a:xfrm>
                            <a:off x="3860" y="1627"/>
                            <a:ext cx="1446" cy="51"/>
                          </a:xfrm>
                          <a:custGeom>
                            <a:avLst/>
                            <a:gdLst>
                              <a:gd name="T0" fmla="+- 0 5298 3860"/>
                              <a:gd name="T1" fmla="*/ T0 w 1446"/>
                              <a:gd name="T2" fmla="+- 0 1648 1627"/>
                              <a:gd name="T3" fmla="*/ 1648 h 51"/>
                              <a:gd name="T4" fmla="+- 0 5263 3860"/>
                              <a:gd name="T5" fmla="*/ T4 w 1446"/>
                              <a:gd name="T6" fmla="+- 0 1648 1627"/>
                              <a:gd name="T7" fmla="*/ 1648 h 51"/>
                              <a:gd name="T8" fmla="+- 0 5263 3860"/>
                              <a:gd name="T9" fmla="*/ T8 w 1446"/>
                              <a:gd name="T10" fmla="+- 0 1657 1627"/>
                              <a:gd name="T11" fmla="*/ 1657 h 51"/>
                              <a:gd name="T12" fmla="+- 0 5255 3860"/>
                              <a:gd name="T13" fmla="*/ T12 w 1446"/>
                              <a:gd name="T14" fmla="+- 0 1657 1627"/>
                              <a:gd name="T15" fmla="*/ 1657 h 51"/>
                              <a:gd name="T16" fmla="+- 0 5255 3860"/>
                              <a:gd name="T17" fmla="*/ T16 w 1446"/>
                              <a:gd name="T18" fmla="+- 0 1678 1627"/>
                              <a:gd name="T19" fmla="*/ 1678 h 51"/>
                              <a:gd name="T20" fmla="+- 0 5306 3860"/>
                              <a:gd name="T21" fmla="*/ T20 w 1446"/>
                              <a:gd name="T22" fmla="+- 0 1652 1627"/>
                              <a:gd name="T23" fmla="*/ 1652 h 51"/>
                              <a:gd name="T24" fmla="+- 0 5298 3860"/>
                              <a:gd name="T25" fmla="*/ T24 w 1446"/>
                              <a:gd name="T26" fmla="+- 0 1648 1627"/>
                              <a:gd name="T27" fmla="*/ 1648 h 51"/>
                              <a:gd name="T28" fmla="+- 0 5255 3860"/>
                              <a:gd name="T29" fmla="*/ T28 w 1446"/>
                              <a:gd name="T30" fmla="+- 0 1648 1627"/>
                              <a:gd name="T31" fmla="*/ 1648 h 51"/>
                              <a:gd name="T32" fmla="+- 0 3860 3860"/>
                              <a:gd name="T33" fmla="*/ T32 w 1446"/>
                              <a:gd name="T34" fmla="+- 0 1661 1627"/>
                              <a:gd name="T35" fmla="*/ 1661 h 51"/>
                              <a:gd name="T36" fmla="+- 0 3860 3860"/>
                              <a:gd name="T37" fmla="*/ T36 w 1446"/>
                              <a:gd name="T38" fmla="+- 0 1670 1627"/>
                              <a:gd name="T39" fmla="*/ 1670 h 51"/>
                              <a:gd name="T40" fmla="+- 0 5255 3860"/>
                              <a:gd name="T41" fmla="*/ T40 w 1446"/>
                              <a:gd name="T42" fmla="+- 0 1657 1627"/>
                              <a:gd name="T43" fmla="*/ 1657 h 51"/>
                              <a:gd name="T44" fmla="+- 0 5255 3860"/>
                              <a:gd name="T45" fmla="*/ T44 w 1446"/>
                              <a:gd name="T46" fmla="+- 0 1648 1627"/>
                              <a:gd name="T47" fmla="*/ 1648 h 51"/>
                              <a:gd name="T48" fmla="+- 0 5263 3860"/>
                              <a:gd name="T49" fmla="*/ T48 w 1446"/>
                              <a:gd name="T50" fmla="+- 0 1648 1627"/>
                              <a:gd name="T51" fmla="*/ 1648 h 51"/>
                              <a:gd name="T52" fmla="+- 0 5255 3860"/>
                              <a:gd name="T53" fmla="*/ T52 w 1446"/>
                              <a:gd name="T54" fmla="+- 0 1648 1627"/>
                              <a:gd name="T55" fmla="*/ 1648 h 51"/>
                              <a:gd name="T56" fmla="+- 0 5255 3860"/>
                              <a:gd name="T57" fmla="*/ T56 w 1446"/>
                              <a:gd name="T58" fmla="+- 0 1657 1627"/>
                              <a:gd name="T59" fmla="*/ 1657 h 51"/>
                              <a:gd name="T60" fmla="+- 0 5263 3860"/>
                              <a:gd name="T61" fmla="*/ T60 w 1446"/>
                              <a:gd name="T62" fmla="+- 0 1657 1627"/>
                              <a:gd name="T63" fmla="*/ 1657 h 51"/>
                              <a:gd name="T64" fmla="+- 0 5263 3860"/>
                              <a:gd name="T65" fmla="*/ T64 w 1446"/>
                              <a:gd name="T66" fmla="+- 0 1648 1627"/>
                              <a:gd name="T67" fmla="*/ 1648 h 51"/>
                              <a:gd name="T68" fmla="+- 0 5254 3860"/>
                              <a:gd name="T69" fmla="*/ T68 w 1446"/>
                              <a:gd name="T70" fmla="+- 0 1627 1627"/>
                              <a:gd name="T71" fmla="*/ 1627 h 51"/>
                              <a:gd name="T72" fmla="+- 0 5255 3860"/>
                              <a:gd name="T73" fmla="*/ T72 w 1446"/>
                              <a:gd name="T74" fmla="+- 0 1648 1627"/>
                              <a:gd name="T75" fmla="*/ 1648 h 51"/>
                              <a:gd name="T76" fmla="+- 0 5298 3860"/>
                              <a:gd name="T77" fmla="*/ T76 w 1446"/>
                              <a:gd name="T78" fmla="+- 0 1648 1627"/>
                              <a:gd name="T79" fmla="*/ 1648 h 51"/>
                              <a:gd name="T80" fmla="+- 0 5254 3860"/>
                              <a:gd name="T81" fmla="*/ T80 w 1446"/>
                              <a:gd name="T82" fmla="+- 0 1627 1627"/>
                              <a:gd name="T83" fmla="*/ 1627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46" h="51">
                                <a:moveTo>
                                  <a:pt x="1438" y="21"/>
                                </a:moveTo>
                                <a:lnTo>
                                  <a:pt x="1403" y="21"/>
                                </a:lnTo>
                                <a:lnTo>
                                  <a:pt x="1403" y="30"/>
                                </a:lnTo>
                                <a:lnTo>
                                  <a:pt x="1395" y="30"/>
                                </a:lnTo>
                                <a:lnTo>
                                  <a:pt x="1395" y="51"/>
                                </a:lnTo>
                                <a:lnTo>
                                  <a:pt x="1446" y="25"/>
                                </a:lnTo>
                                <a:lnTo>
                                  <a:pt x="1438" y="21"/>
                                </a:lnTo>
                                <a:close/>
                                <a:moveTo>
                                  <a:pt x="1395" y="21"/>
                                </a:moveTo>
                                <a:lnTo>
                                  <a:pt x="0" y="34"/>
                                </a:lnTo>
                                <a:lnTo>
                                  <a:pt x="0" y="43"/>
                                </a:lnTo>
                                <a:lnTo>
                                  <a:pt x="1395" y="30"/>
                                </a:lnTo>
                                <a:lnTo>
                                  <a:pt x="1395" y="21"/>
                                </a:lnTo>
                                <a:close/>
                                <a:moveTo>
                                  <a:pt x="1403" y="21"/>
                                </a:moveTo>
                                <a:lnTo>
                                  <a:pt x="1395" y="21"/>
                                </a:lnTo>
                                <a:lnTo>
                                  <a:pt x="1395" y="30"/>
                                </a:lnTo>
                                <a:lnTo>
                                  <a:pt x="1403" y="30"/>
                                </a:lnTo>
                                <a:lnTo>
                                  <a:pt x="1403" y="21"/>
                                </a:lnTo>
                                <a:close/>
                                <a:moveTo>
                                  <a:pt x="1394" y="0"/>
                                </a:moveTo>
                                <a:lnTo>
                                  <a:pt x="1395" y="21"/>
                                </a:lnTo>
                                <a:lnTo>
                                  <a:pt x="1438" y="21"/>
                                </a:lnTo>
                                <a:lnTo>
                                  <a:pt x="139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1" name="AutoShape 1208"/>
                        <wps:cNvSpPr>
                          <a:spLocks/>
                        </wps:cNvSpPr>
                        <wps:spPr bwMode="auto">
                          <a:xfrm>
                            <a:off x="3860" y="985"/>
                            <a:ext cx="1446" cy="691"/>
                          </a:xfrm>
                          <a:custGeom>
                            <a:avLst/>
                            <a:gdLst>
                              <a:gd name="T0" fmla="+- 0 5255 3860"/>
                              <a:gd name="T1" fmla="*/ T0 w 1446"/>
                              <a:gd name="T2" fmla="+- 0 1625 985"/>
                              <a:gd name="T3" fmla="*/ 1625 h 691"/>
                              <a:gd name="T4" fmla="+- 0 5255 3860"/>
                              <a:gd name="T5" fmla="*/ T4 w 1446"/>
                              <a:gd name="T6" fmla="+- 0 1676 985"/>
                              <a:gd name="T7" fmla="*/ 1676 h 691"/>
                              <a:gd name="T8" fmla="+- 0 5297 3860"/>
                              <a:gd name="T9" fmla="*/ T8 w 1446"/>
                              <a:gd name="T10" fmla="+- 0 1655 985"/>
                              <a:gd name="T11" fmla="*/ 1655 h 691"/>
                              <a:gd name="T12" fmla="+- 0 5263 3860"/>
                              <a:gd name="T13" fmla="*/ T12 w 1446"/>
                              <a:gd name="T14" fmla="+- 0 1655 985"/>
                              <a:gd name="T15" fmla="*/ 1655 h 691"/>
                              <a:gd name="T16" fmla="+- 0 5263 3860"/>
                              <a:gd name="T17" fmla="*/ T16 w 1446"/>
                              <a:gd name="T18" fmla="+- 0 1646 985"/>
                              <a:gd name="T19" fmla="*/ 1646 h 691"/>
                              <a:gd name="T20" fmla="+- 0 5297 3860"/>
                              <a:gd name="T21" fmla="*/ T20 w 1446"/>
                              <a:gd name="T22" fmla="+- 0 1646 985"/>
                              <a:gd name="T23" fmla="*/ 1646 h 691"/>
                              <a:gd name="T24" fmla="+- 0 5255 3860"/>
                              <a:gd name="T25" fmla="*/ T24 w 1446"/>
                              <a:gd name="T26" fmla="+- 0 1625 985"/>
                              <a:gd name="T27" fmla="*/ 1625 h 691"/>
                              <a:gd name="T28" fmla="+- 0 4118 3860"/>
                              <a:gd name="T29" fmla="*/ T28 w 1446"/>
                              <a:gd name="T30" fmla="+- 0 989 985"/>
                              <a:gd name="T31" fmla="*/ 989 h 691"/>
                              <a:gd name="T32" fmla="+- 0 4118 3860"/>
                              <a:gd name="T33" fmla="*/ T32 w 1446"/>
                              <a:gd name="T34" fmla="+- 0 1653 985"/>
                              <a:gd name="T35" fmla="*/ 1653 h 691"/>
                              <a:gd name="T36" fmla="+- 0 4120 3860"/>
                              <a:gd name="T37" fmla="*/ T36 w 1446"/>
                              <a:gd name="T38" fmla="+- 0 1655 985"/>
                              <a:gd name="T39" fmla="*/ 1655 h 691"/>
                              <a:gd name="T40" fmla="+- 0 5255 3860"/>
                              <a:gd name="T41" fmla="*/ T40 w 1446"/>
                              <a:gd name="T42" fmla="+- 0 1655 985"/>
                              <a:gd name="T43" fmla="*/ 1655 h 691"/>
                              <a:gd name="T44" fmla="+- 0 5255 3860"/>
                              <a:gd name="T45" fmla="*/ T44 w 1446"/>
                              <a:gd name="T46" fmla="+- 0 1650 985"/>
                              <a:gd name="T47" fmla="*/ 1650 h 691"/>
                              <a:gd name="T48" fmla="+- 0 4127 3860"/>
                              <a:gd name="T49" fmla="*/ T48 w 1446"/>
                              <a:gd name="T50" fmla="+- 0 1650 985"/>
                              <a:gd name="T51" fmla="*/ 1650 h 691"/>
                              <a:gd name="T52" fmla="+- 0 4122 3860"/>
                              <a:gd name="T53" fmla="*/ T52 w 1446"/>
                              <a:gd name="T54" fmla="+- 0 1646 985"/>
                              <a:gd name="T55" fmla="*/ 1646 h 691"/>
                              <a:gd name="T56" fmla="+- 0 4127 3860"/>
                              <a:gd name="T57" fmla="*/ T56 w 1446"/>
                              <a:gd name="T58" fmla="+- 0 1646 985"/>
                              <a:gd name="T59" fmla="*/ 1646 h 691"/>
                              <a:gd name="T60" fmla="+- 0 4127 3860"/>
                              <a:gd name="T61" fmla="*/ T60 w 1446"/>
                              <a:gd name="T62" fmla="+- 0 994 985"/>
                              <a:gd name="T63" fmla="*/ 994 h 691"/>
                              <a:gd name="T64" fmla="+- 0 4122 3860"/>
                              <a:gd name="T65" fmla="*/ T64 w 1446"/>
                              <a:gd name="T66" fmla="+- 0 994 985"/>
                              <a:gd name="T67" fmla="*/ 994 h 691"/>
                              <a:gd name="T68" fmla="+- 0 4118 3860"/>
                              <a:gd name="T69" fmla="*/ T68 w 1446"/>
                              <a:gd name="T70" fmla="+- 0 989 985"/>
                              <a:gd name="T71" fmla="*/ 989 h 691"/>
                              <a:gd name="T72" fmla="+- 0 5297 3860"/>
                              <a:gd name="T73" fmla="*/ T72 w 1446"/>
                              <a:gd name="T74" fmla="+- 0 1646 985"/>
                              <a:gd name="T75" fmla="*/ 1646 h 691"/>
                              <a:gd name="T76" fmla="+- 0 5263 3860"/>
                              <a:gd name="T77" fmla="*/ T76 w 1446"/>
                              <a:gd name="T78" fmla="+- 0 1646 985"/>
                              <a:gd name="T79" fmla="*/ 1646 h 691"/>
                              <a:gd name="T80" fmla="+- 0 5263 3860"/>
                              <a:gd name="T81" fmla="*/ T80 w 1446"/>
                              <a:gd name="T82" fmla="+- 0 1655 985"/>
                              <a:gd name="T83" fmla="*/ 1655 h 691"/>
                              <a:gd name="T84" fmla="+- 0 5297 3860"/>
                              <a:gd name="T85" fmla="*/ T84 w 1446"/>
                              <a:gd name="T86" fmla="+- 0 1655 985"/>
                              <a:gd name="T87" fmla="*/ 1655 h 691"/>
                              <a:gd name="T88" fmla="+- 0 5306 3860"/>
                              <a:gd name="T89" fmla="*/ T88 w 1446"/>
                              <a:gd name="T90" fmla="+- 0 1650 985"/>
                              <a:gd name="T91" fmla="*/ 1650 h 691"/>
                              <a:gd name="T92" fmla="+- 0 5297 3860"/>
                              <a:gd name="T93" fmla="*/ T92 w 1446"/>
                              <a:gd name="T94" fmla="+- 0 1646 985"/>
                              <a:gd name="T95" fmla="*/ 1646 h 691"/>
                              <a:gd name="T96" fmla="+- 0 4127 3860"/>
                              <a:gd name="T97" fmla="*/ T96 w 1446"/>
                              <a:gd name="T98" fmla="+- 0 1646 985"/>
                              <a:gd name="T99" fmla="*/ 1646 h 691"/>
                              <a:gd name="T100" fmla="+- 0 4122 3860"/>
                              <a:gd name="T101" fmla="*/ T100 w 1446"/>
                              <a:gd name="T102" fmla="+- 0 1646 985"/>
                              <a:gd name="T103" fmla="*/ 1646 h 691"/>
                              <a:gd name="T104" fmla="+- 0 4127 3860"/>
                              <a:gd name="T105" fmla="*/ T104 w 1446"/>
                              <a:gd name="T106" fmla="+- 0 1650 985"/>
                              <a:gd name="T107" fmla="*/ 1650 h 691"/>
                              <a:gd name="T108" fmla="+- 0 4127 3860"/>
                              <a:gd name="T109" fmla="*/ T108 w 1446"/>
                              <a:gd name="T110" fmla="+- 0 1646 985"/>
                              <a:gd name="T111" fmla="*/ 1646 h 691"/>
                              <a:gd name="T112" fmla="+- 0 5255 3860"/>
                              <a:gd name="T113" fmla="*/ T112 w 1446"/>
                              <a:gd name="T114" fmla="+- 0 1646 985"/>
                              <a:gd name="T115" fmla="*/ 1646 h 691"/>
                              <a:gd name="T116" fmla="+- 0 4127 3860"/>
                              <a:gd name="T117" fmla="*/ T116 w 1446"/>
                              <a:gd name="T118" fmla="+- 0 1646 985"/>
                              <a:gd name="T119" fmla="*/ 1646 h 691"/>
                              <a:gd name="T120" fmla="+- 0 4127 3860"/>
                              <a:gd name="T121" fmla="*/ T120 w 1446"/>
                              <a:gd name="T122" fmla="+- 0 1650 985"/>
                              <a:gd name="T123" fmla="*/ 1650 h 691"/>
                              <a:gd name="T124" fmla="+- 0 5255 3860"/>
                              <a:gd name="T125" fmla="*/ T124 w 1446"/>
                              <a:gd name="T126" fmla="+- 0 1650 985"/>
                              <a:gd name="T127" fmla="*/ 1650 h 691"/>
                              <a:gd name="T128" fmla="+- 0 5255 3860"/>
                              <a:gd name="T129" fmla="*/ T128 w 1446"/>
                              <a:gd name="T130" fmla="+- 0 1646 985"/>
                              <a:gd name="T131" fmla="*/ 1646 h 691"/>
                              <a:gd name="T132" fmla="+- 0 4125 3860"/>
                              <a:gd name="T133" fmla="*/ T132 w 1446"/>
                              <a:gd name="T134" fmla="+- 0 985 985"/>
                              <a:gd name="T135" fmla="*/ 985 h 691"/>
                              <a:gd name="T136" fmla="+- 0 3860 3860"/>
                              <a:gd name="T137" fmla="*/ T136 w 1446"/>
                              <a:gd name="T138" fmla="+- 0 985 985"/>
                              <a:gd name="T139" fmla="*/ 985 h 691"/>
                              <a:gd name="T140" fmla="+- 0 3860 3860"/>
                              <a:gd name="T141" fmla="*/ T140 w 1446"/>
                              <a:gd name="T142" fmla="+- 0 994 985"/>
                              <a:gd name="T143" fmla="*/ 994 h 691"/>
                              <a:gd name="T144" fmla="+- 0 4118 3860"/>
                              <a:gd name="T145" fmla="*/ T144 w 1446"/>
                              <a:gd name="T146" fmla="+- 0 994 985"/>
                              <a:gd name="T147" fmla="*/ 994 h 691"/>
                              <a:gd name="T148" fmla="+- 0 4118 3860"/>
                              <a:gd name="T149" fmla="*/ T148 w 1446"/>
                              <a:gd name="T150" fmla="+- 0 989 985"/>
                              <a:gd name="T151" fmla="*/ 989 h 691"/>
                              <a:gd name="T152" fmla="+- 0 4127 3860"/>
                              <a:gd name="T153" fmla="*/ T152 w 1446"/>
                              <a:gd name="T154" fmla="+- 0 989 985"/>
                              <a:gd name="T155" fmla="*/ 989 h 691"/>
                              <a:gd name="T156" fmla="+- 0 4127 3860"/>
                              <a:gd name="T157" fmla="*/ T156 w 1446"/>
                              <a:gd name="T158" fmla="+- 0 987 985"/>
                              <a:gd name="T159" fmla="*/ 987 h 691"/>
                              <a:gd name="T160" fmla="+- 0 4125 3860"/>
                              <a:gd name="T161" fmla="*/ T160 w 1446"/>
                              <a:gd name="T162" fmla="+- 0 985 985"/>
                              <a:gd name="T163" fmla="*/ 985 h 691"/>
                              <a:gd name="T164" fmla="+- 0 4127 3860"/>
                              <a:gd name="T165" fmla="*/ T164 w 1446"/>
                              <a:gd name="T166" fmla="+- 0 989 985"/>
                              <a:gd name="T167" fmla="*/ 989 h 691"/>
                              <a:gd name="T168" fmla="+- 0 4118 3860"/>
                              <a:gd name="T169" fmla="*/ T168 w 1446"/>
                              <a:gd name="T170" fmla="+- 0 989 985"/>
                              <a:gd name="T171" fmla="*/ 989 h 691"/>
                              <a:gd name="T172" fmla="+- 0 4122 3860"/>
                              <a:gd name="T173" fmla="*/ T172 w 1446"/>
                              <a:gd name="T174" fmla="+- 0 994 985"/>
                              <a:gd name="T175" fmla="*/ 994 h 691"/>
                              <a:gd name="T176" fmla="+- 0 4127 3860"/>
                              <a:gd name="T177" fmla="*/ T176 w 1446"/>
                              <a:gd name="T178" fmla="+- 0 994 985"/>
                              <a:gd name="T179" fmla="*/ 994 h 691"/>
                              <a:gd name="T180" fmla="+- 0 4127 3860"/>
                              <a:gd name="T181" fmla="*/ T180 w 1446"/>
                              <a:gd name="T182" fmla="+- 0 989 985"/>
                              <a:gd name="T183" fmla="*/ 989 h 6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446" h="691">
                                <a:moveTo>
                                  <a:pt x="1395" y="640"/>
                                </a:moveTo>
                                <a:lnTo>
                                  <a:pt x="1395" y="691"/>
                                </a:lnTo>
                                <a:lnTo>
                                  <a:pt x="1437" y="670"/>
                                </a:lnTo>
                                <a:lnTo>
                                  <a:pt x="1403" y="670"/>
                                </a:lnTo>
                                <a:lnTo>
                                  <a:pt x="1403" y="661"/>
                                </a:lnTo>
                                <a:lnTo>
                                  <a:pt x="1437" y="661"/>
                                </a:lnTo>
                                <a:lnTo>
                                  <a:pt x="1395" y="640"/>
                                </a:lnTo>
                                <a:close/>
                                <a:moveTo>
                                  <a:pt x="258" y="4"/>
                                </a:moveTo>
                                <a:lnTo>
                                  <a:pt x="258" y="668"/>
                                </a:lnTo>
                                <a:lnTo>
                                  <a:pt x="260" y="670"/>
                                </a:lnTo>
                                <a:lnTo>
                                  <a:pt x="1395" y="670"/>
                                </a:lnTo>
                                <a:lnTo>
                                  <a:pt x="1395" y="665"/>
                                </a:lnTo>
                                <a:lnTo>
                                  <a:pt x="267" y="665"/>
                                </a:lnTo>
                                <a:lnTo>
                                  <a:pt x="262" y="661"/>
                                </a:lnTo>
                                <a:lnTo>
                                  <a:pt x="267" y="661"/>
                                </a:lnTo>
                                <a:lnTo>
                                  <a:pt x="267" y="9"/>
                                </a:lnTo>
                                <a:lnTo>
                                  <a:pt x="262" y="9"/>
                                </a:lnTo>
                                <a:lnTo>
                                  <a:pt x="258" y="4"/>
                                </a:lnTo>
                                <a:close/>
                                <a:moveTo>
                                  <a:pt x="1437" y="661"/>
                                </a:moveTo>
                                <a:lnTo>
                                  <a:pt x="1403" y="661"/>
                                </a:lnTo>
                                <a:lnTo>
                                  <a:pt x="1403" y="670"/>
                                </a:lnTo>
                                <a:lnTo>
                                  <a:pt x="1437" y="670"/>
                                </a:lnTo>
                                <a:lnTo>
                                  <a:pt x="1446" y="665"/>
                                </a:lnTo>
                                <a:lnTo>
                                  <a:pt x="1437" y="661"/>
                                </a:lnTo>
                                <a:close/>
                                <a:moveTo>
                                  <a:pt x="267" y="661"/>
                                </a:moveTo>
                                <a:lnTo>
                                  <a:pt x="262" y="661"/>
                                </a:lnTo>
                                <a:lnTo>
                                  <a:pt x="267" y="665"/>
                                </a:lnTo>
                                <a:lnTo>
                                  <a:pt x="267" y="661"/>
                                </a:lnTo>
                                <a:close/>
                                <a:moveTo>
                                  <a:pt x="1395" y="661"/>
                                </a:moveTo>
                                <a:lnTo>
                                  <a:pt x="267" y="661"/>
                                </a:lnTo>
                                <a:lnTo>
                                  <a:pt x="267" y="665"/>
                                </a:lnTo>
                                <a:lnTo>
                                  <a:pt x="1395" y="665"/>
                                </a:lnTo>
                                <a:lnTo>
                                  <a:pt x="1395" y="661"/>
                                </a:lnTo>
                                <a:close/>
                                <a:moveTo>
                                  <a:pt x="265" y="0"/>
                                </a:moveTo>
                                <a:lnTo>
                                  <a:pt x="0" y="0"/>
                                </a:lnTo>
                                <a:lnTo>
                                  <a:pt x="0" y="9"/>
                                </a:lnTo>
                                <a:lnTo>
                                  <a:pt x="258" y="9"/>
                                </a:lnTo>
                                <a:lnTo>
                                  <a:pt x="258" y="4"/>
                                </a:lnTo>
                                <a:lnTo>
                                  <a:pt x="267" y="4"/>
                                </a:lnTo>
                                <a:lnTo>
                                  <a:pt x="267" y="2"/>
                                </a:lnTo>
                                <a:lnTo>
                                  <a:pt x="265" y="0"/>
                                </a:lnTo>
                                <a:close/>
                                <a:moveTo>
                                  <a:pt x="267" y="4"/>
                                </a:moveTo>
                                <a:lnTo>
                                  <a:pt x="258" y="4"/>
                                </a:lnTo>
                                <a:lnTo>
                                  <a:pt x="262" y="9"/>
                                </a:lnTo>
                                <a:lnTo>
                                  <a:pt x="267" y="9"/>
                                </a:lnTo>
                                <a:lnTo>
                                  <a:pt x="267"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2" name="AutoShape 1207"/>
                        <wps:cNvSpPr>
                          <a:spLocks/>
                        </wps:cNvSpPr>
                        <wps:spPr bwMode="auto">
                          <a:xfrm>
                            <a:off x="1083" y="964"/>
                            <a:ext cx="1743" cy="705"/>
                          </a:xfrm>
                          <a:custGeom>
                            <a:avLst/>
                            <a:gdLst>
                              <a:gd name="T0" fmla="+- 0 1950 1083"/>
                              <a:gd name="T1" fmla="*/ T0 w 1743"/>
                              <a:gd name="T2" fmla="+- 0 1660 964"/>
                              <a:gd name="T3" fmla="*/ 1660 h 705"/>
                              <a:gd name="T4" fmla="+- 0 1083 1083"/>
                              <a:gd name="T5" fmla="*/ T4 w 1743"/>
                              <a:gd name="T6" fmla="+- 0 1660 964"/>
                              <a:gd name="T7" fmla="*/ 1660 h 705"/>
                              <a:gd name="T8" fmla="+- 0 1083 1083"/>
                              <a:gd name="T9" fmla="*/ T8 w 1743"/>
                              <a:gd name="T10" fmla="+- 0 1668 964"/>
                              <a:gd name="T11" fmla="*/ 1668 h 705"/>
                              <a:gd name="T12" fmla="+- 0 1957 1083"/>
                              <a:gd name="T13" fmla="*/ T12 w 1743"/>
                              <a:gd name="T14" fmla="+- 0 1668 964"/>
                              <a:gd name="T15" fmla="*/ 1668 h 705"/>
                              <a:gd name="T16" fmla="+- 0 1958 1083"/>
                              <a:gd name="T17" fmla="*/ T16 w 1743"/>
                              <a:gd name="T18" fmla="+- 0 1666 964"/>
                              <a:gd name="T19" fmla="*/ 1666 h 705"/>
                              <a:gd name="T20" fmla="+- 0 1958 1083"/>
                              <a:gd name="T21" fmla="*/ T20 w 1743"/>
                              <a:gd name="T22" fmla="+- 0 1664 964"/>
                              <a:gd name="T23" fmla="*/ 1664 h 705"/>
                              <a:gd name="T24" fmla="+- 0 1950 1083"/>
                              <a:gd name="T25" fmla="*/ T24 w 1743"/>
                              <a:gd name="T26" fmla="+- 0 1664 964"/>
                              <a:gd name="T27" fmla="*/ 1664 h 705"/>
                              <a:gd name="T28" fmla="+- 0 1950 1083"/>
                              <a:gd name="T29" fmla="*/ T28 w 1743"/>
                              <a:gd name="T30" fmla="+- 0 1660 964"/>
                              <a:gd name="T31" fmla="*/ 1660 h 705"/>
                              <a:gd name="T32" fmla="+- 0 2775 1083"/>
                              <a:gd name="T33" fmla="*/ T32 w 1743"/>
                              <a:gd name="T34" fmla="+- 0 985 964"/>
                              <a:gd name="T35" fmla="*/ 985 h 705"/>
                              <a:gd name="T36" fmla="+- 0 1952 1083"/>
                              <a:gd name="T37" fmla="*/ T36 w 1743"/>
                              <a:gd name="T38" fmla="+- 0 985 964"/>
                              <a:gd name="T39" fmla="*/ 985 h 705"/>
                              <a:gd name="T40" fmla="+- 0 1950 1083"/>
                              <a:gd name="T41" fmla="*/ T40 w 1743"/>
                              <a:gd name="T42" fmla="+- 0 987 964"/>
                              <a:gd name="T43" fmla="*/ 987 h 705"/>
                              <a:gd name="T44" fmla="+- 0 1950 1083"/>
                              <a:gd name="T45" fmla="*/ T44 w 1743"/>
                              <a:gd name="T46" fmla="+- 0 1664 964"/>
                              <a:gd name="T47" fmla="*/ 1664 h 705"/>
                              <a:gd name="T48" fmla="+- 0 1954 1083"/>
                              <a:gd name="T49" fmla="*/ T48 w 1743"/>
                              <a:gd name="T50" fmla="+- 0 1660 964"/>
                              <a:gd name="T51" fmla="*/ 1660 h 705"/>
                              <a:gd name="T52" fmla="+- 0 1958 1083"/>
                              <a:gd name="T53" fmla="*/ T52 w 1743"/>
                              <a:gd name="T54" fmla="+- 0 1660 964"/>
                              <a:gd name="T55" fmla="*/ 1660 h 705"/>
                              <a:gd name="T56" fmla="+- 0 1958 1083"/>
                              <a:gd name="T57" fmla="*/ T56 w 1743"/>
                              <a:gd name="T58" fmla="+- 0 994 964"/>
                              <a:gd name="T59" fmla="*/ 994 h 705"/>
                              <a:gd name="T60" fmla="+- 0 1954 1083"/>
                              <a:gd name="T61" fmla="*/ T60 w 1743"/>
                              <a:gd name="T62" fmla="+- 0 994 964"/>
                              <a:gd name="T63" fmla="*/ 994 h 705"/>
                              <a:gd name="T64" fmla="+- 0 1958 1083"/>
                              <a:gd name="T65" fmla="*/ T64 w 1743"/>
                              <a:gd name="T66" fmla="+- 0 989 964"/>
                              <a:gd name="T67" fmla="*/ 989 h 705"/>
                              <a:gd name="T68" fmla="+- 0 2775 1083"/>
                              <a:gd name="T69" fmla="*/ T68 w 1743"/>
                              <a:gd name="T70" fmla="+- 0 989 964"/>
                              <a:gd name="T71" fmla="*/ 989 h 705"/>
                              <a:gd name="T72" fmla="+- 0 2775 1083"/>
                              <a:gd name="T73" fmla="*/ T72 w 1743"/>
                              <a:gd name="T74" fmla="+- 0 985 964"/>
                              <a:gd name="T75" fmla="*/ 985 h 705"/>
                              <a:gd name="T76" fmla="+- 0 1958 1083"/>
                              <a:gd name="T77" fmla="*/ T76 w 1743"/>
                              <a:gd name="T78" fmla="+- 0 1660 964"/>
                              <a:gd name="T79" fmla="*/ 1660 h 705"/>
                              <a:gd name="T80" fmla="+- 0 1954 1083"/>
                              <a:gd name="T81" fmla="*/ T80 w 1743"/>
                              <a:gd name="T82" fmla="+- 0 1660 964"/>
                              <a:gd name="T83" fmla="*/ 1660 h 705"/>
                              <a:gd name="T84" fmla="+- 0 1950 1083"/>
                              <a:gd name="T85" fmla="*/ T84 w 1743"/>
                              <a:gd name="T86" fmla="+- 0 1664 964"/>
                              <a:gd name="T87" fmla="*/ 1664 h 705"/>
                              <a:gd name="T88" fmla="+- 0 1958 1083"/>
                              <a:gd name="T89" fmla="*/ T88 w 1743"/>
                              <a:gd name="T90" fmla="+- 0 1664 964"/>
                              <a:gd name="T91" fmla="*/ 1664 h 705"/>
                              <a:gd name="T92" fmla="+- 0 1958 1083"/>
                              <a:gd name="T93" fmla="*/ T92 w 1743"/>
                              <a:gd name="T94" fmla="+- 0 1660 964"/>
                              <a:gd name="T95" fmla="*/ 1660 h 705"/>
                              <a:gd name="T96" fmla="+- 0 2775 1083"/>
                              <a:gd name="T97" fmla="*/ T96 w 1743"/>
                              <a:gd name="T98" fmla="+- 0 964 964"/>
                              <a:gd name="T99" fmla="*/ 964 h 705"/>
                              <a:gd name="T100" fmla="+- 0 2775 1083"/>
                              <a:gd name="T101" fmla="*/ T100 w 1743"/>
                              <a:gd name="T102" fmla="+- 0 1015 964"/>
                              <a:gd name="T103" fmla="*/ 1015 h 705"/>
                              <a:gd name="T104" fmla="+- 0 2817 1083"/>
                              <a:gd name="T105" fmla="*/ T104 w 1743"/>
                              <a:gd name="T106" fmla="+- 0 994 964"/>
                              <a:gd name="T107" fmla="*/ 994 h 705"/>
                              <a:gd name="T108" fmla="+- 0 2783 1083"/>
                              <a:gd name="T109" fmla="*/ T108 w 1743"/>
                              <a:gd name="T110" fmla="+- 0 994 964"/>
                              <a:gd name="T111" fmla="*/ 994 h 705"/>
                              <a:gd name="T112" fmla="+- 0 2783 1083"/>
                              <a:gd name="T113" fmla="*/ T112 w 1743"/>
                              <a:gd name="T114" fmla="+- 0 985 964"/>
                              <a:gd name="T115" fmla="*/ 985 h 705"/>
                              <a:gd name="T116" fmla="+- 0 2817 1083"/>
                              <a:gd name="T117" fmla="*/ T116 w 1743"/>
                              <a:gd name="T118" fmla="+- 0 985 964"/>
                              <a:gd name="T119" fmla="*/ 985 h 705"/>
                              <a:gd name="T120" fmla="+- 0 2775 1083"/>
                              <a:gd name="T121" fmla="*/ T120 w 1743"/>
                              <a:gd name="T122" fmla="+- 0 964 964"/>
                              <a:gd name="T123" fmla="*/ 964 h 705"/>
                              <a:gd name="T124" fmla="+- 0 1958 1083"/>
                              <a:gd name="T125" fmla="*/ T124 w 1743"/>
                              <a:gd name="T126" fmla="+- 0 989 964"/>
                              <a:gd name="T127" fmla="*/ 989 h 705"/>
                              <a:gd name="T128" fmla="+- 0 1954 1083"/>
                              <a:gd name="T129" fmla="*/ T128 w 1743"/>
                              <a:gd name="T130" fmla="+- 0 994 964"/>
                              <a:gd name="T131" fmla="*/ 994 h 705"/>
                              <a:gd name="T132" fmla="+- 0 1958 1083"/>
                              <a:gd name="T133" fmla="*/ T132 w 1743"/>
                              <a:gd name="T134" fmla="+- 0 994 964"/>
                              <a:gd name="T135" fmla="*/ 994 h 705"/>
                              <a:gd name="T136" fmla="+- 0 1958 1083"/>
                              <a:gd name="T137" fmla="*/ T136 w 1743"/>
                              <a:gd name="T138" fmla="+- 0 989 964"/>
                              <a:gd name="T139" fmla="*/ 989 h 705"/>
                              <a:gd name="T140" fmla="+- 0 2775 1083"/>
                              <a:gd name="T141" fmla="*/ T140 w 1743"/>
                              <a:gd name="T142" fmla="+- 0 989 964"/>
                              <a:gd name="T143" fmla="*/ 989 h 705"/>
                              <a:gd name="T144" fmla="+- 0 1958 1083"/>
                              <a:gd name="T145" fmla="*/ T144 w 1743"/>
                              <a:gd name="T146" fmla="+- 0 989 964"/>
                              <a:gd name="T147" fmla="*/ 989 h 705"/>
                              <a:gd name="T148" fmla="+- 0 1958 1083"/>
                              <a:gd name="T149" fmla="*/ T148 w 1743"/>
                              <a:gd name="T150" fmla="+- 0 994 964"/>
                              <a:gd name="T151" fmla="*/ 994 h 705"/>
                              <a:gd name="T152" fmla="+- 0 2775 1083"/>
                              <a:gd name="T153" fmla="*/ T152 w 1743"/>
                              <a:gd name="T154" fmla="+- 0 994 964"/>
                              <a:gd name="T155" fmla="*/ 994 h 705"/>
                              <a:gd name="T156" fmla="+- 0 2775 1083"/>
                              <a:gd name="T157" fmla="*/ T156 w 1743"/>
                              <a:gd name="T158" fmla="+- 0 989 964"/>
                              <a:gd name="T159" fmla="*/ 989 h 705"/>
                              <a:gd name="T160" fmla="+- 0 2817 1083"/>
                              <a:gd name="T161" fmla="*/ T160 w 1743"/>
                              <a:gd name="T162" fmla="+- 0 985 964"/>
                              <a:gd name="T163" fmla="*/ 985 h 705"/>
                              <a:gd name="T164" fmla="+- 0 2783 1083"/>
                              <a:gd name="T165" fmla="*/ T164 w 1743"/>
                              <a:gd name="T166" fmla="+- 0 985 964"/>
                              <a:gd name="T167" fmla="*/ 985 h 705"/>
                              <a:gd name="T168" fmla="+- 0 2783 1083"/>
                              <a:gd name="T169" fmla="*/ T168 w 1743"/>
                              <a:gd name="T170" fmla="+- 0 994 964"/>
                              <a:gd name="T171" fmla="*/ 994 h 705"/>
                              <a:gd name="T172" fmla="+- 0 2817 1083"/>
                              <a:gd name="T173" fmla="*/ T172 w 1743"/>
                              <a:gd name="T174" fmla="+- 0 994 964"/>
                              <a:gd name="T175" fmla="*/ 994 h 705"/>
                              <a:gd name="T176" fmla="+- 0 2826 1083"/>
                              <a:gd name="T177" fmla="*/ T176 w 1743"/>
                              <a:gd name="T178" fmla="+- 0 989 964"/>
                              <a:gd name="T179" fmla="*/ 989 h 705"/>
                              <a:gd name="T180" fmla="+- 0 2817 1083"/>
                              <a:gd name="T181" fmla="*/ T180 w 1743"/>
                              <a:gd name="T182" fmla="+- 0 985 964"/>
                              <a:gd name="T183" fmla="*/ 985 h 7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743" h="705">
                                <a:moveTo>
                                  <a:pt x="867" y="696"/>
                                </a:moveTo>
                                <a:lnTo>
                                  <a:pt x="0" y="696"/>
                                </a:lnTo>
                                <a:lnTo>
                                  <a:pt x="0" y="704"/>
                                </a:lnTo>
                                <a:lnTo>
                                  <a:pt x="874" y="704"/>
                                </a:lnTo>
                                <a:lnTo>
                                  <a:pt x="875" y="702"/>
                                </a:lnTo>
                                <a:lnTo>
                                  <a:pt x="875" y="700"/>
                                </a:lnTo>
                                <a:lnTo>
                                  <a:pt x="867" y="700"/>
                                </a:lnTo>
                                <a:lnTo>
                                  <a:pt x="867" y="696"/>
                                </a:lnTo>
                                <a:close/>
                                <a:moveTo>
                                  <a:pt x="1692" y="21"/>
                                </a:moveTo>
                                <a:lnTo>
                                  <a:pt x="869" y="21"/>
                                </a:lnTo>
                                <a:lnTo>
                                  <a:pt x="867" y="23"/>
                                </a:lnTo>
                                <a:lnTo>
                                  <a:pt x="867" y="700"/>
                                </a:lnTo>
                                <a:lnTo>
                                  <a:pt x="871" y="696"/>
                                </a:lnTo>
                                <a:lnTo>
                                  <a:pt x="875" y="696"/>
                                </a:lnTo>
                                <a:lnTo>
                                  <a:pt x="875" y="30"/>
                                </a:lnTo>
                                <a:lnTo>
                                  <a:pt x="871" y="30"/>
                                </a:lnTo>
                                <a:lnTo>
                                  <a:pt x="875" y="25"/>
                                </a:lnTo>
                                <a:lnTo>
                                  <a:pt x="1692" y="25"/>
                                </a:lnTo>
                                <a:lnTo>
                                  <a:pt x="1692" y="21"/>
                                </a:lnTo>
                                <a:close/>
                                <a:moveTo>
                                  <a:pt x="875" y="696"/>
                                </a:moveTo>
                                <a:lnTo>
                                  <a:pt x="871" y="696"/>
                                </a:lnTo>
                                <a:lnTo>
                                  <a:pt x="867" y="700"/>
                                </a:lnTo>
                                <a:lnTo>
                                  <a:pt x="875" y="700"/>
                                </a:lnTo>
                                <a:lnTo>
                                  <a:pt x="875" y="696"/>
                                </a:lnTo>
                                <a:close/>
                                <a:moveTo>
                                  <a:pt x="1692" y="0"/>
                                </a:moveTo>
                                <a:lnTo>
                                  <a:pt x="1692" y="51"/>
                                </a:lnTo>
                                <a:lnTo>
                                  <a:pt x="1734" y="30"/>
                                </a:lnTo>
                                <a:lnTo>
                                  <a:pt x="1700" y="30"/>
                                </a:lnTo>
                                <a:lnTo>
                                  <a:pt x="1700" y="21"/>
                                </a:lnTo>
                                <a:lnTo>
                                  <a:pt x="1734" y="21"/>
                                </a:lnTo>
                                <a:lnTo>
                                  <a:pt x="1692" y="0"/>
                                </a:lnTo>
                                <a:close/>
                                <a:moveTo>
                                  <a:pt x="875" y="25"/>
                                </a:moveTo>
                                <a:lnTo>
                                  <a:pt x="871" y="30"/>
                                </a:lnTo>
                                <a:lnTo>
                                  <a:pt x="875" y="30"/>
                                </a:lnTo>
                                <a:lnTo>
                                  <a:pt x="875" y="25"/>
                                </a:lnTo>
                                <a:close/>
                                <a:moveTo>
                                  <a:pt x="1692" y="25"/>
                                </a:moveTo>
                                <a:lnTo>
                                  <a:pt x="875" y="25"/>
                                </a:lnTo>
                                <a:lnTo>
                                  <a:pt x="875" y="30"/>
                                </a:lnTo>
                                <a:lnTo>
                                  <a:pt x="1692" y="30"/>
                                </a:lnTo>
                                <a:lnTo>
                                  <a:pt x="1692" y="25"/>
                                </a:lnTo>
                                <a:close/>
                                <a:moveTo>
                                  <a:pt x="1734" y="21"/>
                                </a:moveTo>
                                <a:lnTo>
                                  <a:pt x="1700" y="21"/>
                                </a:lnTo>
                                <a:lnTo>
                                  <a:pt x="1700" y="30"/>
                                </a:lnTo>
                                <a:lnTo>
                                  <a:pt x="1734" y="30"/>
                                </a:lnTo>
                                <a:lnTo>
                                  <a:pt x="1743" y="25"/>
                                </a:lnTo>
                                <a:lnTo>
                                  <a:pt x="1734"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3" name="AutoShape 1206"/>
                        <wps:cNvSpPr>
                          <a:spLocks/>
                        </wps:cNvSpPr>
                        <wps:spPr bwMode="auto">
                          <a:xfrm>
                            <a:off x="2476" y="968"/>
                            <a:ext cx="346" cy="51"/>
                          </a:xfrm>
                          <a:custGeom>
                            <a:avLst/>
                            <a:gdLst>
                              <a:gd name="T0" fmla="+- 0 2771 2476"/>
                              <a:gd name="T1" fmla="*/ T0 w 346"/>
                              <a:gd name="T2" fmla="+- 0 968 968"/>
                              <a:gd name="T3" fmla="*/ 968 h 51"/>
                              <a:gd name="T4" fmla="+- 0 2771 2476"/>
                              <a:gd name="T5" fmla="*/ T4 w 346"/>
                              <a:gd name="T6" fmla="+- 0 990 968"/>
                              <a:gd name="T7" fmla="*/ 990 h 51"/>
                              <a:gd name="T8" fmla="+- 0 2779 2476"/>
                              <a:gd name="T9" fmla="*/ T8 w 346"/>
                              <a:gd name="T10" fmla="+- 0 990 968"/>
                              <a:gd name="T11" fmla="*/ 990 h 51"/>
                              <a:gd name="T12" fmla="+- 0 2779 2476"/>
                              <a:gd name="T13" fmla="*/ T12 w 346"/>
                              <a:gd name="T14" fmla="+- 0 998 968"/>
                              <a:gd name="T15" fmla="*/ 998 h 51"/>
                              <a:gd name="T16" fmla="+- 0 2771 2476"/>
                              <a:gd name="T17" fmla="*/ T16 w 346"/>
                              <a:gd name="T18" fmla="+- 0 998 968"/>
                              <a:gd name="T19" fmla="*/ 998 h 51"/>
                              <a:gd name="T20" fmla="+- 0 2770 2476"/>
                              <a:gd name="T21" fmla="*/ T20 w 346"/>
                              <a:gd name="T22" fmla="+- 0 1019 968"/>
                              <a:gd name="T23" fmla="*/ 1019 h 51"/>
                              <a:gd name="T24" fmla="+- 0 2814 2476"/>
                              <a:gd name="T25" fmla="*/ T24 w 346"/>
                              <a:gd name="T26" fmla="+- 0 998 968"/>
                              <a:gd name="T27" fmla="*/ 998 h 51"/>
                              <a:gd name="T28" fmla="+- 0 2779 2476"/>
                              <a:gd name="T29" fmla="*/ T28 w 346"/>
                              <a:gd name="T30" fmla="+- 0 998 968"/>
                              <a:gd name="T31" fmla="*/ 998 h 51"/>
                              <a:gd name="T32" fmla="+- 0 2771 2476"/>
                              <a:gd name="T33" fmla="*/ T32 w 346"/>
                              <a:gd name="T34" fmla="+- 0 998 968"/>
                              <a:gd name="T35" fmla="*/ 998 h 51"/>
                              <a:gd name="T36" fmla="+- 0 2814 2476"/>
                              <a:gd name="T37" fmla="*/ T36 w 346"/>
                              <a:gd name="T38" fmla="+- 0 998 968"/>
                              <a:gd name="T39" fmla="*/ 998 h 51"/>
                              <a:gd name="T40" fmla="+- 0 2822 2476"/>
                              <a:gd name="T41" fmla="*/ T40 w 346"/>
                              <a:gd name="T42" fmla="+- 0 995 968"/>
                              <a:gd name="T43" fmla="*/ 995 h 51"/>
                              <a:gd name="T44" fmla="+- 0 2771 2476"/>
                              <a:gd name="T45" fmla="*/ T44 w 346"/>
                              <a:gd name="T46" fmla="+- 0 968 968"/>
                              <a:gd name="T47" fmla="*/ 968 h 51"/>
                              <a:gd name="T48" fmla="+- 0 2771 2476"/>
                              <a:gd name="T49" fmla="*/ T48 w 346"/>
                              <a:gd name="T50" fmla="+- 0 990 968"/>
                              <a:gd name="T51" fmla="*/ 990 h 51"/>
                              <a:gd name="T52" fmla="+- 0 2771 2476"/>
                              <a:gd name="T53" fmla="*/ T52 w 346"/>
                              <a:gd name="T54" fmla="+- 0 998 968"/>
                              <a:gd name="T55" fmla="*/ 998 h 51"/>
                              <a:gd name="T56" fmla="+- 0 2779 2476"/>
                              <a:gd name="T57" fmla="*/ T56 w 346"/>
                              <a:gd name="T58" fmla="+- 0 998 968"/>
                              <a:gd name="T59" fmla="*/ 998 h 51"/>
                              <a:gd name="T60" fmla="+- 0 2779 2476"/>
                              <a:gd name="T61" fmla="*/ T60 w 346"/>
                              <a:gd name="T62" fmla="+- 0 990 968"/>
                              <a:gd name="T63" fmla="*/ 990 h 51"/>
                              <a:gd name="T64" fmla="+- 0 2771 2476"/>
                              <a:gd name="T65" fmla="*/ T64 w 346"/>
                              <a:gd name="T66" fmla="+- 0 990 968"/>
                              <a:gd name="T67" fmla="*/ 990 h 51"/>
                              <a:gd name="T68" fmla="+- 0 2476 2476"/>
                              <a:gd name="T69" fmla="*/ T68 w 346"/>
                              <a:gd name="T70" fmla="+- 0 985 968"/>
                              <a:gd name="T71" fmla="*/ 985 h 51"/>
                              <a:gd name="T72" fmla="+- 0 2476 2476"/>
                              <a:gd name="T73" fmla="*/ T72 w 346"/>
                              <a:gd name="T74" fmla="+- 0 994 968"/>
                              <a:gd name="T75" fmla="*/ 994 h 51"/>
                              <a:gd name="T76" fmla="+- 0 2771 2476"/>
                              <a:gd name="T77" fmla="*/ T76 w 346"/>
                              <a:gd name="T78" fmla="+- 0 998 968"/>
                              <a:gd name="T79" fmla="*/ 998 h 51"/>
                              <a:gd name="T80" fmla="+- 0 2771 2476"/>
                              <a:gd name="T81" fmla="*/ T80 w 346"/>
                              <a:gd name="T82" fmla="+- 0 990 968"/>
                              <a:gd name="T83" fmla="*/ 990 h 51"/>
                              <a:gd name="T84" fmla="+- 0 2476 2476"/>
                              <a:gd name="T85" fmla="*/ T84 w 346"/>
                              <a:gd name="T86" fmla="+- 0 985 968"/>
                              <a:gd name="T87" fmla="*/ 985 h 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46" h="51">
                                <a:moveTo>
                                  <a:pt x="295" y="0"/>
                                </a:moveTo>
                                <a:lnTo>
                                  <a:pt x="295" y="22"/>
                                </a:lnTo>
                                <a:lnTo>
                                  <a:pt x="303" y="22"/>
                                </a:lnTo>
                                <a:lnTo>
                                  <a:pt x="303" y="30"/>
                                </a:lnTo>
                                <a:lnTo>
                                  <a:pt x="295" y="30"/>
                                </a:lnTo>
                                <a:lnTo>
                                  <a:pt x="294" y="51"/>
                                </a:lnTo>
                                <a:lnTo>
                                  <a:pt x="338" y="30"/>
                                </a:lnTo>
                                <a:lnTo>
                                  <a:pt x="303" y="30"/>
                                </a:lnTo>
                                <a:lnTo>
                                  <a:pt x="295" y="30"/>
                                </a:lnTo>
                                <a:lnTo>
                                  <a:pt x="338" y="30"/>
                                </a:lnTo>
                                <a:lnTo>
                                  <a:pt x="346" y="27"/>
                                </a:lnTo>
                                <a:lnTo>
                                  <a:pt x="295" y="0"/>
                                </a:lnTo>
                                <a:close/>
                                <a:moveTo>
                                  <a:pt x="295" y="22"/>
                                </a:moveTo>
                                <a:lnTo>
                                  <a:pt x="295" y="30"/>
                                </a:lnTo>
                                <a:lnTo>
                                  <a:pt x="303" y="30"/>
                                </a:lnTo>
                                <a:lnTo>
                                  <a:pt x="303" y="22"/>
                                </a:lnTo>
                                <a:lnTo>
                                  <a:pt x="295" y="22"/>
                                </a:lnTo>
                                <a:close/>
                                <a:moveTo>
                                  <a:pt x="0" y="17"/>
                                </a:moveTo>
                                <a:lnTo>
                                  <a:pt x="0" y="26"/>
                                </a:lnTo>
                                <a:lnTo>
                                  <a:pt x="295" y="30"/>
                                </a:lnTo>
                                <a:lnTo>
                                  <a:pt x="295" y="22"/>
                                </a:lnTo>
                                <a:lnTo>
                                  <a:pt x="0" y="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4" name="Freeform 1205"/>
                        <wps:cNvSpPr>
                          <a:spLocks/>
                        </wps:cNvSpPr>
                        <wps:spPr bwMode="auto">
                          <a:xfrm>
                            <a:off x="1435" y="832"/>
                            <a:ext cx="1037" cy="306"/>
                          </a:xfrm>
                          <a:custGeom>
                            <a:avLst/>
                            <a:gdLst>
                              <a:gd name="T0" fmla="+- 0 2420 1435"/>
                              <a:gd name="T1" fmla="*/ T0 w 1037"/>
                              <a:gd name="T2" fmla="+- 0 832 832"/>
                              <a:gd name="T3" fmla="*/ 832 h 306"/>
                              <a:gd name="T4" fmla="+- 0 1486 1435"/>
                              <a:gd name="T5" fmla="*/ T4 w 1037"/>
                              <a:gd name="T6" fmla="+- 0 832 832"/>
                              <a:gd name="T7" fmla="*/ 832 h 306"/>
                              <a:gd name="T8" fmla="+- 0 1466 1435"/>
                              <a:gd name="T9" fmla="*/ T8 w 1037"/>
                              <a:gd name="T10" fmla="+- 0 836 832"/>
                              <a:gd name="T11" fmla="*/ 836 h 306"/>
                              <a:gd name="T12" fmla="+- 0 1450 1435"/>
                              <a:gd name="T13" fmla="*/ T12 w 1037"/>
                              <a:gd name="T14" fmla="+- 0 847 832"/>
                              <a:gd name="T15" fmla="*/ 847 h 306"/>
                              <a:gd name="T16" fmla="+- 0 1439 1435"/>
                              <a:gd name="T17" fmla="*/ T16 w 1037"/>
                              <a:gd name="T18" fmla="+- 0 863 832"/>
                              <a:gd name="T19" fmla="*/ 863 h 306"/>
                              <a:gd name="T20" fmla="+- 0 1435 1435"/>
                              <a:gd name="T21" fmla="*/ T20 w 1037"/>
                              <a:gd name="T22" fmla="+- 0 883 832"/>
                              <a:gd name="T23" fmla="*/ 883 h 306"/>
                              <a:gd name="T24" fmla="+- 0 1435 1435"/>
                              <a:gd name="T25" fmla="*/ T24 w 1037"/>
                              <a:gd name="T26" fmla="+- 0 1087 832"/>
                              <a:gd name="T27" fmla="*/ 1087 h 306"/>
                              <a:gd name="T28" fmla="+- 0 1439 1435"/>
                              <a:gd name="T29" fmla="*/ T28 w 1037"/>
                              <a:gd name="T30" fmla="+- 0 1107 832"/>
                              <a:gd name="T31" fmla="*/ 1107 h 306"/>
                              <a:gd name="T32" fmla="+- 0 1450 1435"/>
                              <a:gd name="T33" fmla="*/ T32 w 1037"/>
                              <a:gd name="T34" fmla="+- 0 1123 832"/>
                              <a:gd name="T35" fmla="*/ 1123 h 306"/>
                              <a:gd name="T36" fmla="+- 0 1466 1435"/>
                              <a:gd name="T37" fmla="*/ T36 w 1037"/>
                              <a:gd name="T38" fmla="+- 0 1134 832"/>
                              <a:gd name="T39" fmla="*/ 1134 h 306"/>
                              <a:gd name="T40" fmla="+- 0 1486 1435"/>
                              <a:gd name="T41" fmla="*/ T40 w 1037"/>
                              <a:gd name="T42" fmla="+- 0 1138 832"/>
                              <a:gd name="T43" fmla="*/ 1138 h 306"/>
                              <a:gd name="T44" fmla="+- 0 2420 1435"/>
                              <a:gd name="T45" fmla="*/ T44 w 1037"/>
                              <a:gd name="T46" fmla="+- 0 1138 832"/>
                              <a:gd name="T47" fmla="*/ 1138 h 306"/>
                              <a:gd name="T48" fmla="+- 0 2440 1435"/>
                              <a:gd name="T49" fmla="*/ T48 w 1037"/>
                              <a:gd name="T50" fmla="+- 0 1134 832"/>
                              <a:gd name="T51" fmla="*/ 1134 h 306"/>
                              <a:gd name="T52" fmla="+- 0 2456 1435"/>
                              <a:gd name="T53" fmla="*/ T52 w 1037"/>
                              <a:gd name="T54" fmla="+- 0 1123 832"/>
                              <a:gd name="T55" fmla="*/ 1123 h 306"/>
                              <a:gd name="T56" fmla="+- 0 2467 1435"/>
                              <a:gd name="T57" fmla="*/ T56 w 1037"/>
                              <a:gd name="T58" fmla="+- 0 1107 832"/>
                              <a:gd name="T59" fmla="*/ 1107 h 306"/>
                              <a:gd name="T60" fmla="+- 0 2471 1435"/>
                              <a:gd name="T61" fmla="*/ T60 w 1037"/>
                              <a:gd name="T62" fmla="+- 0 1087 832"/>
                              <a:gd name="T63" fmla="*/ 1087 h 306"/>
                              <a:gd name="T64" fmla="+- 0 2471 1435"/>
                              <a:gd name="T65" fmla="*/ T64 w 1037"/>
                              <a:gd name="T66" fmla="+- 0 883 832"/>
                              <a:gd name="T67" fmla="*/ 883 h 306"/>
                              <a:gd name="T68" fmla="+- 0 2467 1435"/>
                              <a:gd name="T69" fmla="*/ T68 w 1037"/>
                              <a:gd name="T70" fmla="+- 0 863 832"/>
                              <a:gd name="T71" fmla="*/ 863 h 306"/>
                              <a:gd name="T72" fmla="+- 0 2456 1435"/>
                              <a:gd name="T73" fmla="*/ T72 w 1037"/>
                              <a:gd name="T74" fmla="+- 0 847 832"/>
                              <a:gd name="T75" fmla="*/ 847 h 306"/>
                              <a:gd name="T76" fmla="+- 0 2440 1435"/>
                              <a:gd name="T77" fmla="*/ T76 w 1037"/>
                              <a:gd name="T78" fmla="+- 0 836 832"/>
                              <a:gd name="T79" fmla="*/ 836 h 306"/>
                              <a:gd name="T80" fmla="+- 0 2420 1435"/>
                              <a:gd name="T81" fmla="*/ T80 w 1037"/>
                              <a:gd name="T82" fmla="+- 0 832 832"/>
                              <a:gd name="T83" fmla="*/ 832 h 3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37" h="306">
                                <a:moveTo>
                                  <a:pt x="985" y="0"/>
                                </a:moveTo>
                                <a:lnTo>
                                  <a:pt x="51" y="0"/>
                                </a:lnTo>
                                <a:lnTo>
                                  <a:pt x="31" y="4"/>
                                </a:lnTo>
                                <a:lnTo>
                                  <a:pt x="15" y="15"/>
                                </a:lnTo>
                                <a:lnTo>
                                  <a:pt x="4" y="31"/>
                                </a:lnTo>
                                <a:lnTo>
                                  <a:pt x="0" y="51"/>
                                </a:lnTo>
                                <a:lnTo>
                                  <a:pt x="0" y="255"/>
                                </a:lnTo>
                                <a:lnTo>
                                  <a:pt x="4" y="275"/>
                                </a:lnTo>
                                <a:lnTo>
                                  <a:pt x="15" y="291"/>
                                </a:lnTo>
                                <a:lnTo>
                                  <a:pt x="31" y="302"/>
                                </a:lnTo>
                                <a:lnTo>
                                  <a:pt x="51" y="306"/>
                                </a:lnTo>
                                <a:lnTo>
                                  <a:pt x="985" y="306"/>
                                </a:lnTo>
                                <a:lnTo>
                                  <a:pt x="1005" y="302"/>
                                </a:lnTo>
                                <a:lnTo>
                                  <a:pt x="1021" y="291"/>
                                </a:lnTo>
                                <a:lnTo>
                                  <a:pt x="1032" y="275"/>
                                </a:lnTo>
                                <a:lnTo>
                                  <a:pt x="1036" y="255"/>
                                </a:lnTo>
                                <a:lnTo>
                                  <a:pt x="1036" y="51"/>
                                </a:lnTo>
                                <a:lnTo>
                                  <a:pt x="1032" y="31"/>
                                </a:lnTo>
                                <a:lnTo>
                                  <a:pt x="1021" y="15"/>
                                </a:lnTo>
                                <a:lnTo>
                                  <a:pt x="1005" y="4"/>
                                </a:lnTo>
                                <a:lnTo>
                                  <a:pt x="985" y="0"/>
                                </a:lnTo>
                                <a:close/>
                              </a:path>
                            </a:pathLst>
                          </a:custGeom>
                          <a:solidFill>
                            <a:srgbClr val="0079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5" name="Freeform 1204"/>
                        <wps:cNvSpPr>
                          <a:spLocks/>
                        </wps:cNvSpPr>
                        <wps:spPr bwMode="auto">
                          <a:xfrm>
                            <a:off x="1435" y="832"/>
                            <a:ext cx="1037" cy="306"/>
                          </a:xfrm>
                          <a:custGeom>
                            <a:avLst/>
                            <a:gdLst>
                              <a:gd name="T0" fmla="+- 0 1435 1435"/>
                              <a:gd name="T1" fmla="*/ T0 w 1037"/>
                              <a:gd name="T2" fmla="+- 0 883 832"/>
                              <a:gd name="T3" fmla="*/ 883 h 306"/>
                              <a:gd name="T4" fmla="+- 0 1439 1435"/>
                              <a:gd name="T5" fmla="*/ T4 w 1037"/>
                              <a:gd name="T6" fmla="+- 0 863 832"/>
                              <a:gd name="T7" fmla="*/ 863 h 306"/>
                              <a:gd name="T8" fmla="+- 0 1450 1435"/>
                              <a:gd name="T9" fmla="*/ T8 w 1037"/>
                              <a:gd name="T10" fmla="+- 0 847 832"/>
                              <a:gd name="T11" fmla="*/ 847 h 306"/>
                              <a:gd name="T12" fmla="+- 0 1466 1435"/>
                              <a:gd name="T13" fmla="*/ T12 w 1037"/>
                              <a:gd name="T14" fmla="+- 0 836 832"/>
                              <a:gd name="T15" fmla="*/ 836 h 306"/>
                              <a:gd name="T16" fmla="+- 0 1486 1435"/>
                              <a:gd name="T17" fmla="*/ T16 w 1037"/>
                              <a:gd name="T18" fmla="+- 0 832 832"/>
                              <a:gd name="T19" fmla="*/ 832 h 306"/>
                              <a:gd name="T20" fmla="+- 0 2420 1435"/>
                              <a:gd name="T21" fmla="*/ T20 w 1037"/>
                              <a:gd name="T22" fmla="+- 0 832 832"/>
                              <a:gd name="T23" fmla="*/ 832 h 306"/>
                              <a:gd name="T24" fmla="+- 0 2440 1435"/>
                              <a:gd name="T25" fmla="*/ T24 w 1037"/>
                              <a:gd name="T26" fmla="+- 0 836 832"/>
                              <a:gd name="T27" fmla="*/ 836 h 306"/>
                              <a:gd name="T28" fmla="+- 0 2456 1435"/>
                              <a:gd name="T29" fmla="*/ T28 w 1037"/>
                              <a:gd name="T30" fmla="+- 0 847 832"/>
                              <a:gd name="T31" fmla="*/ 847 h 306"/>
                              <a:gd name="T32" fmla="+- 0 2467 1435"/>
                              <a:gd name="T33" fmla="*/ T32 w 1037"/>
                              <a:gd name="T34" fmla="+- 0 863 832"/>
                              <a:gd name="T35" fmla="*/ 863 h 306"/>
                              <a:gd name="T36" fmla="+- 0 2471 1435"/>
                              <a:gd name="T37" fmla="*/ T36 w 1037"/>
                              <a:gd name="T38" fmla="+- 0 883 832"/>
                              <a:gd name="T39" fmla="*/ 883 h 306"/>
                              <a:gd name="T40" fmla="+- 0 2471 1435"/>
                              <a:gd name="T41" fmla="*/ T40 w 1037"/>
                              <a:gd name="T42" fmla="+- 0 1087 832"/>
                              <a:gd name="T43" fmla="*/ 1087 h 306"/>
                              <a:gd name="T44" fmla="+- 0 2467 1435"/>
                              <a:gd name="T45" fmla="*/ T44 w 1037"/>
                              <a:gd name="T46" fmla="+- 0 1107 832"/>
                              <a:gd name="T47" fmla="*/ 1107 h 306"/>
                              <a:gd name="T48" fmla="+- 0 2456 1435"/>
                              <a:gd name="T49" fmla="*/ T48 w 1037"/>
                              <a:gd name="T50" fmla="+- 0 1123 832"/>
                              <a:gd name="T51" fmla="*/ 1123 h 306"/>
                              <a:gd name="T52" fmla="+- 0 2440 1435"/>
                              <a:gd name="T53" fmla="*/ T52 w 1037"/>
                              <a:gd name="T54" fmla="+- 0 1134 832"/>
                              <a:gd name="T55" fmla="*/ 1134 h 306"/>
                              <a:gd name="T56" fmla="+- 0 2420 1435"/>
                              <a:gd name="T57" fmla="*/ T56 w 1037"/>
                              <a:gd name="T58" fmla="+- 0 1138 832"/>
                              <a:gd name="T59" fmla="*/ 1138 h 306"/>
                              <a:gd name="T60" fmla="+- 0 1486 1435"/>
                              <a:gd name="T61" fmla="*/ T60 w 1037"/>
                              <a:gd name="T62" fmla="+- 0 1138 832"/>
                              <a:gd name="T63" fmla="*/ 1138 h 306"/>
                              <a:gd name="T64" fmla="+- 0 1466 1435"/>
                              <a:gd name="T65" fmla="*/ T64 w 1037"/>
                              <a:gd name="T66" fmla="+- 0 1134 832"/>
                              <a:gd name="T67" fmla="*/ 1134 h 306"/>
                              <a:gd name="T68" fmla="+- 0 1450 1435"/>
                              <a:gd name="T69" fmla="*/ T68 w 1037"/>
                              <a:gd name="T70" fmla="+- 0 1123 832"/>
                              <a:gd name="T71" fmla="*/ 1123 h 306"/>
                              <a:gd name="T72" fmla="+- 0 1439 1435"/>
                              <a:gd name="T73" fmla="*/ T72 w 1037"/>
                              <a:gd name="T74" fmla="+- 0 1107 832"/>
                              <a:gd name="T75" fmla="*/ 1107 h 306"/>
                              <a:gd name="T76" fmla="+- 0 1435 1435"/>
                              <a:gd name="T77" fmla="*/ T76 w 1037"/>
                              <a:gd name="T78" fmla="+- 0 1087 832"/>
                              <a:gd name="T79" fmla="*/ 1087 h 306"/>
                              <a:gd name="T80" fmla="+- 0 1435 1435"/>
                              <a:gd name="T81" fmla="*/ T80 w 1037"/>
                              <a:gd name="T82" fmla="+- 0 883 832"/>
                              <a:gd name="T83" fmla="*/ 883 h 3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37" h="306">
                                <a:moveTo>
                                  <a:pt x="0" y="51"/>
                                </a:moveTo>
                                <a:lnTo>
                                  <a:pt x="4" y="31"/>
                                </a:lnTo>
                                <a:lnTo>
                                  <a:pt x="15" y="15"/>
                                </a:lnTo>
                                <a:lnTo>
                                  <a:pt x="31" y="4"/>
                                </a:lnTo>
                                <a:lnTo>
                                  <a:pt x="51" y="0"/>
                                </a:lnTo>
                                <a:lnTo>
                                  <a:pt x="985" y="0"/>
                                </a:lnTo>
                                <a:lnTo>
                                  <a:pt x="1005" y="4"/>
                                </a:lnTo>
                                <a:lnTo>
                                  <a:pt x="1021" y="15"/>
                                </a:lnTo>
                                <a:lnTo>
                                  <a:pt x="1032" y="31"/>
                                </a:lnTo>
                                <a:lnTo>
                                  <a:pt x="1036" y="51"/>
                                </a:lnTo>
                                <a:lnTo>
                                  <a:pt x="1036" y="255"/>
                                </a:lnTo>
                                <a:lnTo>
                                  <a:pt x="1032" y="275"/>
                                </a:lnTo>
                                <a:lnTo>
                                  <a:pt x="1021" y="291"/>
                                </a:lnTo>
                                <a:lnTo>
                                  <a:pt x="1005" y="302"/>
                                </a:lnTo>
                                <a:lnTo>
                                  <a:pt x="985" y="306"/>
                                </a:lnTo>
                                <a:lnTo>
                                  <a:pt x="51" y="306"/>
                                </a:lnTo>
                                <a:lnTo>
                                  <a:pt x="31" y="302"/>
                                </a:lnTo>
                                <a:lnTo>
                                  <a:pt x="15" y="291"/>
                                </a:lnTo>
                                <a:lnTo>
                                  <a:pt x="4" y="275"/>
                                </a:lnTo>
                                <a:lnTo>
                                  <a:pt x="0" y="255"/>
                                </a:lnTo>
                                <a:lnTo>
                                  <a:pt x="0" y="51"/>
                                </a:lnTo>
                                <a:close/>
                              </a:path>
                            </a:pathLst>
                          </a:custGeom>
                          <a:noFill/>
                          <a:ln w="10786">
                            <a:solidFill>
                              <a:srgbClr val="00578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6" name="Text Box 1203"/>
                        <wps:cNvSpPr txBox="1">
                          <a:spLocks noChangeArrowheads="1"/>
                        </wps:cNvSpPr>
                        <wps:spPr bwMode="auto">
                          <a:xfrm>
                            <a:off x="2956" y="181"/>
                            <a:ext cx="783"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235" w:lineRule="auto"/>
                                <w:ind w:left="220" w:right="3" w:hanging="221"/>
                                <w:rPr>
                                  <w:rFonts w:ascii="Arial"/>
                                  <w:b/>
                                  <w:sz w:val="12"/>
                                </w:rPr>
                              </w:pPr>
                              <w:bookmarkStart w:id="72" w:name="_bookmark7"/>
                              <w:bookmarkEnd w:id="72"/>
                              <w:r>
                                <w:rPr>
                                  <w:rFonts w:ascii="Arial"/>
                                  <w:b/>
                                  <w:color w:val="FFFFFF"/>
                                  <w:sz w:val="12"/>
                                </w:rPr>
                                <w:t>Aerodynamic loads</w:t>
                              </w:r>
                            </w:p>
                          </w:txbxContent>
                        </wps:txbx>
                        <wps:bodyPr rot="0" vert="horz" wrap="square" lIns="0" tIns="0" rIns="0" bIns="0" anchor="t" anchorCtr="0" upright="1">
                          <a:noAutofit/>
                        </wps:bodyPr>
                      </wps:wsp>
                      <wps:wsp>
                        <wps:cNvPr id="1247" name="Text Box 1202"/>
                        <wps:cNvSpPr txBox="1">
                          <a:spLocks noChangeArrowheads="1"/>
                        </wps:cNvSpPr>
                        <wps:spPr bwMode="auto">
                          <a:xfrm>
                            <a:off x="148" y="784"/>
                            <a:ext cx="823"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244" w:lineRule="auto"/>
                                <w:ind w:left="-1" w:right="18"/>
                                <w:jc w:val="center"/>
                                <w:rPr>
                                  <w:rFonts w:ascii="Arial"/>
                                  <w:b/>
                                  <w:sz w:val="12"/>
                                </w:rPr>
                              </w:pPr>
                              <w:r>
                                <w:rPr>
                                  <w:rFonts w:ascii="Arial"/>
                                  <w:b/>
                                  <w:sz w:val="12"/>
                                </w:rPr>
                                <w:t>Geometry</w:t>
                              </w:r>
                              <w:r>
                                <w:rPr>
                                  <w:rFonts w:ascii="Arial"/>
                                  <w:b/>
                                  <w:spacing w:val="-10"/>
                                  <w:sz w:val="12"/>
                                </w:rPr>
                                <w:t xml:space="preserve"> </w:t>
                              </w:r>
                              <w:r>
                                <w:rPr>
                                  <w:rFonts w:ascii="Arial"/>
                                  <w:b/>
                                  <w:sz w:val="12"/>
                                </w:rPr>
                                <w:t>and material definition</w:t>
                              </w:r>
                            </w:p>
                          </w:txbxContent>
                        </wps:txbx>
                        <wps:bodyPr rot="0" vert="horz" wrap="square" lIns="0" tIns="0" rIns="0" bIns="0" anchor="t" anchorCtr="0" upright="1">
                          <a:noAutofit/>
                        </wps:bodyPr>
                      </wps:wsp>
                      <wps:wsp>
                        <wps:cNvPr id="1248" name="Text Box 1201"/>
                        <wps:cNvSpPr txBox="1">
                          <a:spLocks noChangeArrowheads="1"/>
                        </wps:cNvSpPr>
                        <wps:spPr bwMode="auto">
                          <a:xfrm>
                            <a:off x="1556" y="920"/>
                            <a:ext cx="815"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33" w:lineRule="exact"/>
                                <w:rPr>
                                  <w:rFonts w:ascii="Arial"/>
                                  <w:b/>
                                  <w:sz w:val="12"/>
                                </w:rPr>
                              </w:pPr>
                              <w:r>
                                <w:rPr>
                                  <w:rFonts w:ascii="Arial"/>
                                  <w:b/>
                                  <w:color w:val="FFFFFF"/>
                                  <w:sz w:val="12"/>
                                </w:rPr>
                                <w:t>Discretization</w:t>
                              </w:r>
                            </w:p>
                          </w:txbxContent>
                        </wps:txbx>
                        <wps:bodyPr rot="0" vert="horz" wrap="square" lIns="0" tIns="0" rIns="0" bIns="0" anchor="t" anchorCtr="0" upright="1">
                          <a:noAutofit/>
                        </wps:bodyPr>
                      </wps:wsp>
                      <wps:wsp>
                        <wps:cNvPr id="1249" name="Text Box 1200"/>
                        <wps:cNvSpPr txBox="1">
                          <a:spLocks noChangeArrowheads="1"/>
                        </wps:cNvSpPr>
                        <wps:spPr bwMode="auto">
                          <a:xfrm>
                            <a:off x="2888" y="784"/>
                            <a:ext cx="920"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244" w:lineRule="auto"/>
                                <w:ind w:right="18" w:hanging="10"/>
                                <w:jc w:val="center"/>
                                <w:rPr>
                                  <w:rFonts w:ascii="Arial"/>
                                  <w:b/>
                                  <w:sz w:val="12"/>
                                </w:rPr>
                              </w:pPr>
                              <w:r>
                                <w:rPr>
                                  <w:rFonts w:ascii="Arial"/>
                                  <w:b/>
                                  <w:color w:val="FFFFFF"/>
                                  <w:sz w:val="12"/>
                                </w:rPr>
                                <w:t>Hydrostatic loads (Morison, Airy waves)</w:t>
                              </w:r>
                            </w:p>
                          </w:txbxContent>
                        </wps:txbx>
                        <wps:bodyPr rot="0" vert="horz" wrap="square" lIns="0" tIns="0" rIns="0" bIns="0" anchor="t" anchorCtr="0" upright="1">
                          <a:noAutofit/>
                        </wps:bodyPr>
                      </wps:wsp>
                      <wps:wsp>
                        <wps:cNvPr id="1250" name="Text Box 1199"/>
                        <wps:cNvSpPr txBox="1">
                          <a:spLocks noChangeArrowheads="1"/>
                        </wps:cNvSpPr>
                        <wps:spPr bwMode="auto">
                          <a:xfrm>
                            <a:off x="4325" y="784"/>
                            <a:ext cx="937"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244" w:lineRule="auto"/>
                                <w:ind w:right="18"/>
                                <w:jc w:val="center"/>
                                <w:rPr>
                                  <w:rFonts w:ascii="Arial"/>
                                  <w:b/>
                                  <w:sz w:val="12"/>
                                </w:rPr>
                              </w:pPr>
                              <w:r>
                                <w:rPr>
                                  <w:rFonts w:ascii="Arial"/>
                                  <w:b/>
                                  <w:color w:val="FFFFFF"/>
                                  <w:sz w:val="12"/>
                                </w:rPr>
                                <w:t>Static structural performance (pyFrame3DD)</w:t>
                              </w:r>
                            </w:p>
                          </w:txbxContent>
                        </wps:txbx>
                        <wps:bodyPr rot="0" vert="horz" wrap="square" lIns="0" tIns="0" rIns="0" bIns="0" anchor="t" anchorCtr="0" upright="1">
                          <a:noAutofit/>
                        </wps:bodyPr>
                      </wps:wsp>
                      <wps:wsp>
                        <wps:cNvPr id="1251" name="Text Box 1198"/>
                        <wps:cNvSpPr txBox="1">
                          <a:spLocks noChangeArrowheads="1"/>
                        </wps:cNvSpPr>
                        <wps:spPr bwMode="auto">
                          <a:xfrm>
                            <a:off x="5885" y="1161"/>
                            <a:ext cx="521"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70" w:lineRule="exact"/>
                                <w:rPr>
                                  <w:rFonts w:ascii="Arial-BoldItalicMT"/>
                                  <w:b/>
                                  <w:i/>
                                  <w:sz w:val="15"/>
                                </w:rPr>
                              </w:pPr>
                              <w:r>
                                <w:rPr>
                                  <w:rFonts w:ascii="Arial-BoldItalicMT"/>
                                  <w:b/>
                                  <w:i/>
                                  <w:color w:val="8DC63F"/>
                                  <w:sz w:val="15"/>
                                </w:rPr>
                                <w:t>Output</w:t>
                              </w:r>
                            </w:p>
                          </w:txbxContent>
                        </wps:txbx>
                        <wps:bodyPr rot="0" vert="horz" wrap="square" lIns="0" tIns="0" rIns="0" bIns="0" anchor="t" anchorCtr="0" upright="1">
                          <a:noAutofit/>
                        </wps:bodyPr>
                      </wps:wsp>
                      <wps:wsp>
                        <wps:cNvPr id="1252" name="Text Box 1197"/>
                        <wps:cNvSpPr txBox="1">
                          <a:spLocks noChangeArrowheads="1"/>
                        </wps:cNvSpPr>
                        <wps:spPr bwMode="auto">
                          <a:xfrm>
                            <a:off x="190" y="1531"/>
                            <a:ext cx="747"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235" w:lineRule="auto"/>
                                <w:ind w:left="186" w:right="7" w:hanging="187"/>
                                <w:rPr>
                                  <w:rFonts w:ascii="Arial"/>
                                  <w:b/>
                                  <w:sz w:val="12"/>
                                </w:rPr>
                              </w:pPr>
                              <w:r>
                                <w:rPr>
                                  <w:rFonts w:ascii="Arial"/>
                                  <w:b/>
                                  <w:sz w:val="12"/>
                                </w:rPr>
                                <w:t>Design Load Cases</w:t>
                              </w:r>
                            </w:p>
                          </w:txbxContent>
                        </wps:txbx>
                        <wps:bodyPr rot="0" vert="horz" wrap="square" lIns="0" tIns="0" rIns="0" bIns="0" anchor="t" anchorCtr="0" upright="1">
                          <a:noAutofit/>
                        </wps:bodyPr>
                      </wps:wsp>
                      <wps:wsp>
                        <wps:cNvPr id="1253" name="Text Box 1196"/>
                        <wps:cNvSpPr txBox="1">
                          <a:spLocks noChangeArrowheads="1"/>
                        </wps:cNvSpPr>
                        <wps:spPr bwMode="auto">
                          <a:xfrm>
                            <a:off x="2879" y="1464"/>
                            <a:ext cx="942"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244" w:lineRule="auto"/>
                                <w:ind w:left="186" w:right="2" w:hanging="187"/>
                                <w:rPr>
                                  <w:rFonts w:ascii="Arial"/>
                                  <w:b/>
                                  <w:sz w:val="12"/>
                                </w:rPr>
                              </w:pPr>
                              <w:r>
                                <w:rPr>
                                  <w:rFonts w:ascii="Arial"/>
                                  <w:b/>
                                  <w:color w:val="FFFFFF"/>
                                  <w:sz w:val="12"/>
                                </w:rPr>
                                <w:t>Mooring system response (</w:t>
                              </w:r>
                              <w:proofErr w:type="spellStart"/>
                              <w:r>
                                <w:rPr>
                                  <w:rFonts w:ascii="Arial"/>
                                  <w:b/>
                                  <w:color w:val="FFFFFF"/>
                                  <w:sz w:val="12"/>
                                </w:rPr>
                                <w:t>pyMAP</w:t>
                              </w:r>
                              <w:proofErr w:type="spellEnd"/>
                              <w:r>
                                <w:rPr>
                                  <w:rFonts w:ascii="Arial"/>
                                  <w:b/>
                                  <w:color w:val="FFFFFF"/>
                                  <w:sz w:val="12"/>
                                </w:rPr>
                                <w:t>)</w:t>
                              </w:r>
                            </w:p>
                          </w:txbxContent>
                        </wps:txbx>
                        <wps:bodyPr rot="0" vert="horz" wrap="square" lIns="0" tIns="0" rIns="0" bIns="0" anchor="t" anchorCtr="0" upright="1">
                          <a:noAutofit/>
                        </wps:bodyPr>
                      </wps:wsp>
                      <wps:wsp>
                        <wps:cNvPr id="1254" name="Text Box 1195"/>
                        <wps:cNvSpPr txBox="1">
                          <a:spLocks noChangeArrowheads="1"/>
                        </wps:cNvSpPr>
                        <wps:spPr bwMode="auto">
                          <a:xfrm>
                            <a:off x="174" y="2019"/>
                            <a:ext cx="776"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70" w:lineRule="exact"/>
                                <w:rPr>
                                  <w:rFonts w:ascii="Arial-BoldItalicMT"/>
                                  <w:b/>
                                  <w:i/>
                                  <w:sz w:val="15"/>
                                </w:rPr>
                              </w:pPr>
                              <w:r>
                                <w:rPr>
                                  <w:rFonts w:ascii="Arial-BoldItalicMT"/>
                                  <w:b/>
                                  <w:i/>
                                  <w:color w:val="FFC425"/>
                                  <w:sz w:val="15"/>
                                </w:rPr>
                                <w:t>User Input</w:t>
                              </w:r>
                            </w:p>
                          </w:txbxContent>
                        </wps:txbx>
                        <wps:bodyPr rot="0" vert="horz" wrap="square" lIns="0" tIns="0" rIns="0" bIns="0" anchor="t" anchorCtr="0" upright="1">
                          <a:noAutofit/>
                        </wps:bodyPr>
                      </wps:wsp>
                      <wps:wsp>
                        <wps:cNvPr id="1255" name="Text Box 1194"/>
                        <wps:cNvSpPr txBox="1">
                          <a:spLocks noChangeArrowheads="1"/>
                        </wps:cNvSpPr>
                        <wps:spPr bwMode="auto">
                          <a:xfrm>
                            <a:off x="2922" y="2211"/>
                            <a:ext cx="843"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235" w:lineRule="auto"/>
                                <w:ind w:left="59" w:right="3" w:hanging="60"/>
                                <w:rPr>
                                  <w:rFonts w:ascii="Arial"/>
                                  <w:b/>
                                  <w:sz w:val="12"/>
                                </w:rPr>
                              </w:pPr>
                              <w:r>
                                <w:rPr>
                                  <w:rFonts w:ascii="Arial"/>
                                  <w:b/>
                                  <w:color w:val="FFFFFF"/>
                                  <w:sz w:val="12"/>
                                </w:rPr>
                                <w:t>API Standards (Bulletin 2U)</w:t>
                              </w:r>
                            </w:p>
                          </w:txbxContent>
                        </wps:txbx>
                        <wps:bodyPr rot="0" vert="horz" wrap="square" lIns="0" tIns="0" rIns="0" bIns="0" anchor="t" anchorCtr="0" upright="1">
                          <a:noAutofit/>
                        </wps:bodyPr>
                      </wps:wsp>
                    </wpg:wgp>
                  </a:graphicData>
                </a:graphic>
              </wp:inline>
            </w:drawing>
          </mc:Choice>
          <mc:Fallback>
            <w:pict>
              <v:group w14:anchorId="45B93B8A" id="Group 1193" o:spid="_x0000_s1202" style="width:320.3pt;height:132.5pt;mso-position-horizontal-relative:char;mso-position-vertical-relative:line" coordsize="6406,2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">
                <v:shape id="Picture 1244" o:spid="_x0000_s1203" type="#_x0000_t75" style="position:absolute;top:1342;width:1121;height: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">
                  <v:imagedata r:id="rId126" o:title=""/>
                </v:shape>
                <v:shape id="Picture 1243" o:spid="_x0000_s1204" type="#_x0000_t75" style="position:absolute;left:38;top:1363;width:1045;height: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">
                  <v:imagedata r:id="rId127" o:title=""/>
                </v:shape>
                <v:shape id="Freeform 1242" o:spid="_x0000_s1205" style="position:absolute;left:38;top:1363;width:1045;height:612;visibility:visible;mso-wrap-style:square;v-text-anchor:top" coordsize="1045,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" path="m,102l8,62,30,30,62,8,102,,943,r40,8l1015,30r22,32l1045,102r,408l1037,549r-22,33l983,604r-40,8l102,612,62,604,30,582,8,549,,510,,102xe" filled="f" strokecolor="#ffc21f" strokeweight=".14981mm">
                  <v:path arrowok="t" o:connecttype="custom" o:connectlocs="0,1465;8,1425;30,1393;62,1371;102,1363;943,1363;983,1371;1015,1393;1037,1425;1045,1465;1045,1873;1037,1912;1015,1945;983,1967;943,1975;102,1975;62,1967;30,1945;8,1912;0,1873;0,1465" o:connectangles="0,0,0,0,0,0,0,0,0,0,0,0,0,0,0,0,0,0,0,0,0"/>
                </v:shape>
                <v:shape id="Picture 1241" o:spid="_x0000_s1206" type="#_x0000_t75" style="position:absolute;top:662;width:1121;height: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">
                  <v:imagedata r:id="rId126" o:title=""/>
                </v:shape>
                <v:shape id="Picture 1240" o:spid="_x0000_s1207" type="#_x0000_t75" style="position:absolute;left:42;top:713;width:1045;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">
                  <v:imagedata r:id="rId128" o:title=""/>
                </v:shape>
                <v:shape id="Freeform 1239" o:spid="_x0000_s1208" style="position:absolute;left:38;top:684;width:1045;height:612;visibility:visible;mso-wrap-style:square;v-text-anchor:top" coordsize="1045,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" path="m943,l102,,62,8,30,30,8,62,,102,,509r8,40l30,581r32,22l102,611r841,l983,603r32,-22l1037,549r8,-40l1045,102r-8,-40l1015,30,983,8,943,e" filled="f" stroked="f">
                  <v:path arrowok="t" o:connecttype="custom" o:connectlocs="943,684;102,684;62,692;30,714;8,746;0,786;0,1193;8,1233;30,1265;62,1287;102,1295;943,1295;983,1287;1015,1265;1037,1233;1045,1193;1045,786;1037,746;1015,714;983,692;943,684" o:connectangles="0,0,0,0,0,0,0,0,0,0,0,0,0,0,0,0,0,0,0,0,0"/>
                </v:shape>
                <v:shape id="Picture 1238" o:spid="_x0000_s1209" type="#_x0000_t75" style="position:absolute;left:38;top:684;width:1045;height: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">
                  <v:imagedata r:id="rId129" o:title=""/>
                </v:shape>
                <v:shape id="Freeform 1237" o:spid="_x0000_s1210" style="position:absolute;left:38;top:684;width:1045;height:612;visibility:visible;mso-wrap-style:square;v-text-anchor:top" coordsize="1045,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" path="m,102l8,62,30,30,62,8,102,,943,r40,8l1015,30r22,32l1045,102r,407l1037,549r-22,32l983,603r-40,8l102,611,62,603,30,581,8,549,,509,,102xe" filled="f" strokecolor="#ffc21f" strokeweight=".14981mm">
                  <v:path arrowok="t" o:connecttype="custom" o:connectlocs="0,786;8,746;30,714;62,692;102,684;943,684;983,692;1015,714;1037,746;1045,786;1045,1193;1037,1233;1015,1265;983,1287;943,1295;102,1295;62,1287;30,1265;8,1233;0,1193;0,786" o:connectangles="0,0,0,0,0,0,0,0,0,0,0,0,0,0,0,0,0,0,0,0,0"/>
                </v:shape>
                <v:shape id="AutoShape 1236" o:spid="_x0000_s1211" style="position:absolute;left:1083;top:965;width:358;height:51;visibility:visible;mso-wrap-style:square;v-text-anchor:top" coordsize="35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" path="m350,21r-35,l315,29r-9,l307,51,357,24r-7,-3xm306,21l,25r,9l306,29r,-8xm315,21r-9,l306,29r9,l315,21xm306,r,21l315,21r35,l306,xe" fillcolor="black" stroked="f">
                  <v:path arrowok="t" o:connecttype="custom" o:connectlocs="350,986;315,986;315,994;306,994;307,1016;357,989;350,986;306,986;0,990;0,999;306,994;306,986;315,986;306,986;306,994;315,994;315,986;306,965;306,986;315,986;350,986;306,965" o:connectangles="0,0,0,0,0,0,0,0,0,0,0,0,0,0,0,0,0,0,0,0,0,0"/>
                </v:shape>
                <v:shape id="Freeform 1235" o:spid="_x0000_s1212" style="position:absolute;left:2820;top:679;width:1037;height:612;visibility:visible;mso-wrap-style:square;v-text-anchor:top" coordsize="103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" path="m934,l102,,62,8,29,30,8,63,,102,,510r8,40l29,582r33,22l102,612r832,l973,604r33,-22l1028,550r8,-40l1036,102r-8,-39l1006,30,973,8,934,xe" fillcolor="#0079c1" stroked="f">
                  <v:path arrowok="t" o:connecttype="custom" o:connectlocs="934,679;102,679;62,687;29,709;8,742;0,781;0,1189;8,1229;29,1261;62,1283;102,1291;934,1291;973,1283;1006,1261;1028,1229;1036,1189;1036,781;1028,742;1006,709;973,687;934,679" o:connectangles="0,0,0,0,0,0,0,0,0,0,0,0,0,0,0,0,0,0,0,0,0"/>
                </v:shape>
                <v:shape id="Freeform 1234" o:spid="_x0000_s1213" style="position:absolute;left:2820;top:679;width:1037;height:612;visibility:visible;mso-wrap-style:square;v-text-anchor:top" coordsize="103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" path="m,102l8,63,29,30,62,8,102,,934,r39,8l1006,30r22,33l1036,102r,408l1028,550r-22,32l973,604r-39,8l102,612,62,604,29,582,8,550,,510,,102xe" filled="f" strokecolor="#00578d" strokeweight=".29961mm">
                  <v:path arrowok="t" o:connecttype="custom" o:connectlocs="0,781;8,742;29,709;62,687;102,679;934,679;973,687;1006,709;1028,742;1036,781;1036,1189;1028,1229;1006,1261;973,1283;934,1291;102,1291;62,1283;29,1261;8,1229;0,1189;0,781" o:connectangles="0,0,0,0,0,0,0,0,0,0,0,0,0,0,0,0,0,0,0,0,0"/>
                </v:shape>
                <v:shape id="Freeform 1233" o:spid="_x0000_s1214" style="position:absolute;left:2820;top:1359;width:1037;height:612;visibility:visible;mso-wrap-style:square;v-text-anchor:top" coordsize="103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" path="m934,l102,,62,8,29,30,8,62,,102,,509r8,40l29,581r33,22l102,611r832,l973,603r33,-22l1028,549r8,-40l1036,102r-8,-40l1006,30,973,8,934,xe" fillcolor="#0079c1" stroked="f">
                  <v:path arrowok="t" o:connecttype="custom" o:connectlocs="934,1359;102,1359;62,1367;29,1389;8,1421;0,1461;0,1868;8,1908;29,1940;62,1962;102,1970;934,1970;973,1962;1006,1940;1028,1908;1036,1868;1036,1461;1028,1421;1006,1389;973,1367;934,1359" o:connectangles="0,0,0,0,0,0,0,0,0,0,0,0,0,0,0,0,0,0,0,0,0"/>
                </v:shape>
                <v:shape id="Freeform 1232" o:spid="_x0000_s1215" style="position:absolute;left:2820;top:1359;width:1037;height:612;visibility:visible;mso-wrap-style:square;v-text-anchor:top" coordsize="103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" path="m,102l8,62,29,30,62,8,102,,934,r39,8l1006,30r22,32l1036,102r,407l1028,549r-22,32l973,603r-39,8l102,611,62,603,29,581,8,549,,509,,102xe" filled="f" strokecolor="#00578d" strokeweight=".29961mm">
                  <v:path arrowok="t" o:connecttype="custom" o:connectlocs="0,1461;8,1421;29,1389;62,1367;102,1359;934,1359;973,1367;1006,1389;1028,1421;1036,1461;1036,1868;1028,1908;1006,1940;973,1962;934,1970;102,1970;62,1962;29,1940;8,1908;0,1868;0,1461" o:connectangles="0,0,0,0,0,0,0,0,0,0,0,0,0,0,0,0,0,0,0,0,0"/>
                </v:shape>
                <v:shape id="Freeform 1231" o:spid="_x0000_s1216" style="position:absolute;left:2820;top:2030;width:1037;height:612;visibility:visible;mso-wrap-style:square;v-text-anchor:top" coordsize="103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" path="m934,l102,,62,8,29,30,8,62,,102,,509r8,40l29,581r33,22l102,611r832,l973,603r33,-22l1028,549r8,-40l1036,102r-8,-40l1006,30,973,8,934,xe" fillcolor="#0079c1" stroked="f">
                  <v:path arrowok="t" o:connecttype="custom" o:connectlocs="934,2030;102,2030;62,2038;29,2060;8,2092;0,2132;0,2539;8,2579;29,2611;62,2633;102,2641;934,2641;973,2633;1006,2611;1028,2579;1036,2539;1036,2132;1028,2092;1006,2060;973,2038;934,2030" o:connectangles="0,0,0,0,0,0,0,0,0,0,0,0,0,0,0,0,0,0,0,0,0"/>
                </v:shape>
                <v:shape id="Freeform 1230" o:spid="_x0000_s1217" style="position:absolute;left:2820;top:2030;width:1037;height:612;visibility:visible;mso-wrap-style:square;v-text-anchor:top" coordsize="103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" path="m,102l8,62,29,30,62,8,102,,934,r39,8l1006,30r22,32l1036,102r,407l1028,549r-22,32l973,603r-39,8l102,611,62,603,29,581,8,549,,509,,102xe" filled="f" strokecolor="#00578d" strokeweight=".29961mm">
                  <v:path arrowok="t" o:connecttype="custom" o:connectlocs="0,2132;8,2092;29,2060;62,2038;102,2030;934,2030;973,2038;1006,2060;1028,2092;1036,2132;1036,2539;1028,2579;1006,2611;973,2633;934,2641;102,2641;62,2633;29,2611;8,2579;0,2539;0,2132" o:connectangles="0,0,0,0,0,0,0,0,0,0,0,0,0,0,0,0,0,0,0,0,0"/>
                </v:shape>
                <v:shape id="Freeform 1229" o:spid="_x0000_s1218" style="position:absolute;left:2820;top:9;width:1037;height:612;visibility:visible;mso-wrap-style:square;v-text-anchor:top" coordsize="103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" path="m934,l102,,62,8,29,29,8,62,,101,,509r8,40l29,581r33,22l102,611r832,l973,603r33,-22l1028,549r8,-40l1036,101r-8,-39l1006,29,973,8,934,xe" fillcolor="#0079c1" stroked="f">
                  <v:path arrowok="t" o:connecttype="custom" o:connectlocs="934,9;102,9;62,17;29,38;8,71;0,110;0,518;8,558;29,590;62,612;102,620;934,620;973,612;1006,590;1028,558;1036,518;1036,110;1028,71;1006,38;973,17;934,9" o:connectangles="0,0,0,0,0,0,0,0,0,0,0,0,0,0,0,0,0,0,0,0,0"/>
                </v:shape>
                <v:shape id="Freeform 1228" o:spid="_x0000_s1219" style="position:absolute;left:2820;top:9;width:1037;height:612;visibility:visible;mso-wrap-style:square;v-text-anchor:top" coordsize="103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" path="m,101l8,62,29,29,62,8,102,,934,r39,8l1006,29r22,33l1036,101r,408l1028,549r-22,32l973,603r-39,8l102,611,62,603,29,581,8,549,,509,,101xe" filled="f" strokecolor="#00578d" strokeweight=".29961mm">
                  <v:path arrowok="t" o:connecttype="custom" o:connectlocs="0,110;8,71;29,38;62,17;102,9;934,9;973,17;1006,38;1028,71;1036,110;1036,518;1028,558;1006,590;973,612;934,620;102,620;62,612;29,590;8,558;0,518;0,110" o:connectangles="0,0,0,0,0,0,0,0,0,0,0,0,0,0,0,0,0,0,0,0,0"/>
                </v:shape>
                <v:shape id="AutoShape 1227" o:spid="_x0000_s1220" style="position:absolute;left:1953;top:293;width:870;height:545;visibility:visible;mso-wrap-style:square;v-text-anchor:top" coordsize="87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" path="m819,21l2,21,,23,,545r9,l9,30r-4,l9,25r810,l819,21xm819,r,51l862,30r-34,l828,21r34,l819,xm9,25l5,30r4,l9,25xm819,25l9,25r,5l819,30r,-5xm862,21r-34,l828,30r34,l870,25r-8,-4xe" fillcolor="black" stroked="f">
                  <v:path arrowok="t" o:connecttype="custom" o:connectlocs="819,314;2,314;0,316;0,838;9,838;9,323;5,323;9,318;819,318;819,314;819,293;819,344;862,323;828,323;828,314;862,314;819,293;9,318;5,323;9,323;9,318;819,318;9,318;9,323;819,323;819,318;862,314;828,314;828,323;862,323;870,318;862,314" o:connectangles="0,0,0,0,0,0,0,0,0,0,0,0,0,0,0,0,0,0,0,0,0,0,0,0,0,0,0,0,0,0,0,0"/>
                </v:shape>
                <v:shape id="AutoShape 1226" o:spid="_x0000_s1221" style="position:absolute;left:1953;top:1142;width:870;height:555;visibility:visible;mso-wrap-style:square;v-text-anchor:top" coordsize="87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" path="m819,504r,51l862,534r-34,l828,526r34,l819,504xm9,l,,,532r2,2l819,534r,-4l9,530,5,526r4,l9,xm862,526r-34,l828,534r34,l870,530r-8,-4xm9,526r-4,l9,530r,-4xm819,526l9,526r,4l819,530r,-4xe" fillcolor="black" stroked="f">
                  <v:path arrowok="t" o:connecttype="custom" o:connectlocs="819,1646;819,1697;862,1676;828,1676;828,1668;862,1668;819,1646;9,1142;0,1142;0,1674;2,1676;819,1676;819,1672;9,1672;5,1668;9,1668;9,1142;862,1668;828,1668;828,1676;862,1676;870,1672;862,1668;9,1668;5,1668;9,1672;9,1668;819,1668;9,1668;9,1672;819,1672;819,1668" o:connectangles="0,0,0,0,0,0,0,0,0,0,0,0,0,0,0,0,0,0,0,0,0,0,0,0,0,0,0,0,0,0,0,0"/>
                </v:shape>
                <v:shape id="AutoShape 1225" o:spid="_x0000_s1222" style="position:absolute;left:1953;top:1142;width:870;height:1230;visibility:visible;mso-wrap-style:square;v-text-anchor:top" coordsize="870,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" path="m819,1179r,51l862,1209r-34,l828,1200r34,l819,1179xm9,l,,,1207r2,2l819,1209r,-5l9,1204r-4,-4l9,1200,9,xm862,1200r-34,l828,1209r34,l870,1204r-8,-4xm9,1200r-4,l9,1204r,-4xm819,1200r-810,l9,1204r810,l819,1200xe" fillcolor="black" stroked="f">
                  <v:path arrowok="t" o:connecttype="custom" o:connectlocs="819,2321;819,2372;862,2351;828,2351;828,2342;862,2342;819,2321;9,1142;0,1142;0,2349;2,2351;819,2351;819,2346;9,2346;5,2342;9,2342;9,1142;862,2342;828,2342;828,2351;862,2351;870,2346;862,2342;9,2342;5,2342;9,2346;9,2342;819,2342;9,2342;9,2346;819,2346;819,2342" o:connectangles="0,0,0,0,0,0,0,0,0,0,0,0,0,0,0,0,0,0,0,0,0,0,0,0,0,0,0,0,0,0,0,0"/>
                </v:shape>
                <v:shape id="AutoShape 1224" o:spid="_x0000_s1223" style="position:absolute;left:1083;top:1643;width:1743;height:51;visibility:visible;mso-wrap-style:square;v-text-anchor:top" coordsize="174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" path="m1692,30r,21l1734,30r-42,xm1692,22r,8l1700,30r,-8l1692,22xm1692,r,22l1700,22r,8l1734,30r9,-4l1692,xm,22r,8l1692,30r,-8l,22xe" fillcolor="black" stroked="f">
                  <v:path arrowok="t" o:connecttype="custom" o:connectlocs="1692,1673;1692,1694;1734,1673;1692,1673;1692,1665;1692,1673;1700,1673;1700,1665;1692,1665;1692,1643;1692,1665;1700,1665;1700,1673;1734,1673;1743,1669;1692,1643;0,1665;0,1673;1692,1673;1692,1665;0,1665" o:connectangles="0,0,0,0,0,0,0,0,0,0,0,0,0,0,0,0,0,0,0,0,0"/>
                </v:shape>
                <v:shape id="AutoShape 1223" o:spid="_x0000_s1224" style="position:absolute;left:1083;top:293;width:1743;height:1380;visibility:visible;mso-wrap-style:square;v-text-anchor:top" coordsize="1743,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" path="m867,1371l,1371r,8l874,1379r1,-2l875,1375r-8,l867,1371xm1692,21r-823,l867,23r,1352l871,1371r4,l875,30r-4,l875,25r817,l1692,21xm875,1371r-4,l867,1375r8,l875,1371xm1692,r,51l1734,30r-34,l1700,21r34,l1692,xm875,25r-4,5l875,30r,-5xm1692,25r-817,l875,30r817,l1692,25xm1734,21r-34,l1700,30r34,l1743,25r-9,-4xe" fillcolor="black" stroked="f">
                  <v:path arrowok="t" o:connecttype="custom" o:connectlocs="867,1664;0,1664;0,1672;874,1672;875,1670;875,1668;867,1668;867,1664;1692,314;869,314;867,316;867,1668;871,1664;875,1664;875,323;871,323;875,318;1692,318;1692,314;875,1664;871,1664;867,1668;875,1668;875,1664;1692,293;1692,344;1734,323;1700,323;1700,314;1734,314;1692,293;875,318;871,323;875,323;875,318;1692,318;875,318;875,323;1692,323;1692,318;1734,314;1700,314;1700,323;1734,323;1743,318;1734,314" o:connectangles="0,0,0,0,0,0,0,0,0,0,0,0,0,0,0,0,0,0,0,0,0,0,0,0,0,0,0,0,0,0,0,0,0,0,0,0,0,0,0,0,0,0,0,0,0,0"/>
                </v:shape>
                <v:shape id="AutoShape 1222" o:spid="_x0000_s1225" style="position:absolute;left:1083;top:1665;width:1743;height:705;visibility:visible;mso-wrap-style:square;v-text-anchor:top" coordsize="174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" path="m1692,653r,51l1734,683r-34,l1700,674r34,l1692,653xm867,4r,677l869,683r823,l1692,679r-817,l871,674r4,l875,8r-4,l867,4xm1734,674r-34,l1700,683r34,l1743,679r-9,-5xm875,674r-4,l875,679r,-5xm1692,674r-817,l875,679r817,l1692,674xm874,l,,,8r867,l867,4r8,l875,1,874,xm875,4r-8,l871,8r4,l875,4xe" fillcolor="black" stroked="f">
                  <v:path arrowok="t" o:connecttype="custom" o:connectlocs="1692,2318;1692,2369;1734,2348;1700,2348;1700,2339;1734,2339;1692,2318;867,1669;867,2346;869,2348;1692,2348;1692,2344;875,2344;871,2339;875,2339;875,1673;871,1673;867,1669;1734,2339;1700,2339;1700,2348;1734,2348;1743,2344;1734,2339;875,2339;871,2339;875,2344;875,2339;1692,2339;875,2339;875,2344;1692,2344;1692,2339;874,1665;0,1665;0,1673;867,1673;867,1669;875,1669;875,1666;874,1665;875,1669;867,1669;871,1673;875,1673;875,1669" o:connectangles="0,0,0,0,0,0,0,0,0,0,0,0,0,0,0,0,0,0,0,0,0,0,0,0,0,0,0,0,0,0,0,0,0,0,0,0,0,0,0,0,0,0,0,0,0,0"/>
                </v:shape>
                <v:shape id="Freeform 1221" o:spid="_x0000_s1226" style="position:absolute;left:4263;top:679;width:1045;height:612;visibility:visible;mso-wrap-style:square;v-text-anchor:top" coordsize="1045,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" path="m943,l102,,63,8,30,30,8,63,,102,,510r8,40l30,582r33,22l102,612r841,l983,604r32,-22l1037,550r8,-40l1045,102r-8,-39l1015,30,983,8,943,xe" fillcolor="#0079c1" stroked="f">
                  <v:path arrowok="t" o:connecttype="custom" o:connectlocs="943,679;102,679;63,687;30,709;8,742;0,781;0,1189;8,1229;30,1261;63,1283;102,1291;943,1291;983,1283;1015,1261;1037,1229;1045,1189;1045,781;1037,742;1015,709;983,687;943,679" o:connectangles="0,0,0,0,0,0,0,0,0,0,0,0,0,0,0,0,0,0,0,0,0"/>
                </v:shape>
                <v:shape id="Freeform 1220" o:spid="_x0000_s1227" style="position:absolute;left:4263;top:679;width:1045;height:612;visibility:visible;mso-wrap-style:square;v-text-anchor:top" coordsize="1045,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" path="m,102l8,63,30,30,63,8,102,,943,r40,8l1015,30r22,33l1045,102r,408l1037,550r-22,32l983,604r-40,8l102,612,63,604,30,582,8,550,,510,,102xe" filled="f" strokecolor="#00578d" strokeweight=".29961mm">
                  <v:path arrowok="t" o:connecttype="custom" o:connectlocs="0,781;8,742;30,709;63,687;102,679;943,679;983,687;1015,709;1037,742;1045,781;1045,1189;1037,1229;1015,1261;983,1283;943,1291;102,1291;63,1283;30,1261;8,1229;0,1189;0,781" o:connectangles="0,0,0,0,0,0,0,0,0,0,0,0,0,0,0,0,0,0,0,0,0"/>
                </v:shape>
                <v:shape id="Picture 1219" o:spid="_x0000_s1228" type="#_x0000_t75" style="position:absolute;left:5274;top:1325;width:1113;height: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">
                  <v:imagedata r:id="rId130" o:title=""/>
                </v:shape>
                <v:shape id="Picture 1218" o:spid="_x0000_s1229" type="#_x0000_t75" style="position:absolute;left:5333;top:1376;width:994;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">
                  <v:imagedata r:id="rId131" o:title=""/>
                </v:shape>
                <v:shape id="Picture 1217" o:spid="_x0000_s1230" type="#_x0000_t75" style="position:absolute;left:5312;top:1346;width:1036;height: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">
                  <v:imagedata r:id="rId132" o:title=""/>
                </v:shape>
                <v:shape id="Freeform 1216" o:spid="_x0000_s1231" style="position:absolute;left:5312;top:1346;width:1037;height:612;visibility:visible;mso-wrap-style:square;v-text-anchor:top" coordsize="103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" path="m934,l102,,62,8,30,30,8,62,,102,,510r8,39l30,582r32,22l102,612r832,l974,604r33,-22l1028,549r8,-39l1036,102r-8,-40l1007,30,974,8,934,e" filled="f" stroked="f">
                  <v:path arrowok="t" o:connecttype="custom" o:connectlocs="934,1346;102,1346;62,1354;30,1376;8,1408;0,1448;0,1856;8,1895;30,1928;62,1950;102,1958;934,1958;974,1950;1007,1928;1028,1895;1036,1856;1036,1448;1028,1408;1007,1376;974,1354;934,1346" o:connectangles="0,0,0,0,0,0,0,0,0,0,0,0,0,0,0,0,0,0,0,0,0"/>
                </v:shape>
                <v:shape id="Freeform 1215" o:spid="_x0000_s1232" style="position:absolute;left:5312;top:1346;width:1037;height:612;visibility:visible;mso-wrap-style:square;v-text-anchor:top" coordsize="103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" path="m,102l8,62,30,30,62,8,102,,934,r40,8l1007,30r21,32l1036,102r,408l1028,549r-21,33l974,604r-40,8l102,612,62,604,30,582,8,549,,510,,102xe" filled="f" strokecolor="#8ac53a" strokeweight=".14981mm">
                  <v:path arrowok="t" o:connecttype="custom" o:connectlocs="0,1448;8,1408;30,1376;62,1354;102,1346;934,1346;974,1354;1007,1376;1028,1408;1036,1448;1036,1856;1028,1895;1007,1928;974,1950;934,1958;102,1958;62,1950;30,1928;8,1895;0,1856;0,1448" o:connectangles="0,0,0,0,0,0,0,0,0,0,0,0,0,0,0,0,0,0,0,0,0"/>
                </v:shape>
                <v:shape id="AutoShape 1214" o:spid="_x0000_s1233" style="position:absolute;left:3860;top:1958;width:1991;height:387;visibility:visible;mso-wrap-style:square;v-text-anchor:top" coordsize="1991,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" path="m1961,378l,378r,9l1968,387r2,-2l1970,382r-9,l1961,378xm1970,42r-9,l1961,382r4,-4l1970,378r,-336xm1970,378r-5,l1961,382r9,l1970,378xm1965,r-25,51l1961,51r,-9l1987,42,1965,xm1987,42r-17,l1970,51r21,l1987,42xe" fillcolor="black" stroked="f">
                  <v:path arrowok="t" o:connecttype="custom" o:connectlocs="1961,2336;0,2336;0,2345;1968,2345;1970,2343;1970,2340;1961,2340;1961,2336;1970,2000;1961,2000;1961,2340;1965,2336;1970,2336;1970,2000;1970,2336;1965,2336;1961,2340;1970,2340;1970,2336;1965,1958;1940,2009;1961,2009;1961,2000;1987,2000;1965,1958;1987,2000;1970,2000;1970,2009;1991,2009;1987,2000" o:connectangles="0,0,0,0,0,0,0,0,0,0,0,0,0,0,0,0,0,0,0,0,0,0,0,0,0,0,0,0,0,0"/>
                </v:shape>
                <v:shape id="AutoShape 1213" o:spid="_x0000_s1234" style="position:absolute;left:3860;top:1295;width:952;height:374;visibility:visible;mso-wrap-style:square;v-text-anchor:top" coordsize="952,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" path="m922,365l,365r,8l928,373r2,-2l930,369r-8,l922,365xm930,43r-8,l922,369r4,-4l930,365r,-322xm930,365r-4,l922,369r8,l930,365xm926,l900,51r22,l922,43r25,l926,xm947,43r-17,l930,51r21,l947,43xe" fillcolor="black" stroked="f">
                  <v:path arrowok="t" o:connecttype="custom" o:connectlocs="922,1660;0,1660;0,1668;928,1668;930,1666;930,1664;922,1664;922,1660;930,1338;922,1338;922,1664;926,1660;930,1660;930,1338;930,1660;926,1660;922,1664;930,1664;930,1660;926,1295;900,1346;922,1346;922,1338;947,1338;926,1295;947,1338;930,1338;930,1346;951,1346;947,1338" o:connectangles="0,0,0,0,0,0,0,0,0,0,0,0,0,0,0,0,0,0,0,0,0,0,0,0,0,0,0,0,0,0"/>
                </v:shape>
                <v:shape id="AutoShape 1212" o:spid="_x0000_s1235" style="position:absolute;left:3860;top:314;width:952;height:374;visibility:visible;mso-wrap-style:square;v-text-anchor:top" coordsize="952,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" path="m922,322r-22,l926,373r21,-42l922,331r,-9xm922,4r,327l930,331,930,9r-4,l922,4xm951,322r-21,l930,331r17,l951,322xm928,l,,,9r922,l922,4r8,l930,2,928,xm930,4r-8,l926,9r4,l930,4xe" fillcolor="black" stroked="f">
                  <v:path arrowok="t" o:connecttype="custom" o:connectlocs="922,636;900,636;926,687;947,645;922,645;922,636;922,318;922,645;930,645;930,323;926,323;922,318;951,636;930,636;930,645;947,645;951,636;928,314;0,314;0,323;922,323;922,318;930,318;930,316;928,314;930,318;922,318;926,323;930,323;930,318" o:connectangles="0,0,0,0,0,0,0,0,0,0,0,0,0,0,0,0,0,0,0,0,0,0,0,0,0,0,0,0,0,0"/>
                </v:shape>
                <v:shape id="AutoShape 1211" o:spid="_x0000_s1236" style="position:absolute;left:5312;top:985;width:546;height:360;visibility:visible;mso-wrap-style:square;v-text-anchor:top" coordsize="54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" path="m516,309r-21,l520,360r21,-43l516,317r,-8xm516,4r,313l524,317,524,9r-4,l516,4xm545,309r-21,l524,317r17,l545,309xm522,l,,,9r516,l516,4r8,l524,2,522,xm524,4r-8,l520,9r4,l524,4xe" fillcolor="black" stroked="f">
                  <v:path arrowok="t" o:connecttype="custom" o:connectlocs="516,1294;495,1294;520,1345;541,1302;516,1302;516,1294;516,989;516,1302;524,1302;524,994;520,994;516,989;545,1294;524,1294;524,1302;541,1302;545,1294;522,985;0,985;0,994;516,994;516,989;524,989;524,987;522,985;524,989;516,989;520,994;524,994;524,989" o:connectangles="0,0,0,0,0,0,0,0,0,0,0,0,0,0,0,0,0,0,0,0,0,0,0,0,0,0,0,0,0,0"/>
                </v:shape>
                <v:shape id="AutoShape 1210" o:spid="_x0000_s1237" style="position:absolute;left:3860;top:964;width:407;height:51;visibility:visible;mso-wrap-style:square;v-text-anchor:top" coordsize="40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" path="m355,30r,21l398,30r-43,xm355,21r,9l364,30r,-9l355,21xm355,r,21l364,21r,9l398,30r8,-5l355,xm,21r,9l355,30r,-9l,21xe" fillcolor="black" stroked="f">
                  <v:path arrowok="t" o:connecttype="custom" o:connectlocs="355,994;355,1015;398,994;355,994;355,985;355,994;364,994;364,985;355,985;355,964;355,985;364,985;364,994;398,994;406,989;355,964;0,985;0,994;355,994;355,985;0,985" o:connectangles="0,0,0,0,0,0,0,0,0,0,0,0,0,0,0,0,0,0,0,0,0"/>
                </v:shape>
                <v:shape id="AutoShape 1209" o:spid="_x0000_s1238" style="position:absolute;left:3860;top:1627;width:1446;height:51;visibility:visible;mso-wrap-style:square;v-text-anchor:top" coordsize="144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" path="m1438,21r-35,l1403,30r-8,l1395,51r51,-26l1438,21xm1395,21l,34r,9l1395,30r,-9xm1403,21r-8,l1395,30r8,l1403,21xm1394,r1,21l1438,21,1394,xe" fillcolor="black" stroked="f">
                  <v:path arrowok="t" o:connecttype="custom" o:connectlocs="1438,1648;1403,1648;1403,1657;1395,1657;1395,1678;1446,1652;1438,1648;1395,1648;0,1661;0,1670;1395,1657;1395,1648;1403,1648;1395,1648;1395,1657;1403,1657;1403,1648;1394,1627;1395,1648;1438,1648;1394,1627" o:connectangles="0,0,0,0,0,0,0,0,0,0,0,0,0,0,0,0,0,0,0,0,0"/>
                </v:shape>
                <v:shape id="AutoShape 1208" o:spid="_x0000_s1239" style="position:absolute;left:3860;top:985;width:1446;height:691;visibility:visible;mso-wrap-style:square;v-text-anchor:top" coordsize="1446,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" path="m1395,640r,51l1437,670r-34,l1403,661r34,l1395,640xm258,4r,664l260,670r1135,l1395,665r-1128,l262,661r5,l267,9r-5,l258,4xm1437,661r-34,l1403,670r34,l1446,665r-9,-4xm267,661r-5,l267,665r,-4xm1395,661r-1128,l267,665r1128,l1395,661xm265,l,,,9r258,l258,4r9,l267,2,265,xm267,4r-9,l262,9r5,l267,4xe" fillcolor="black" stroked="f">
                  <v:path arrowok="t" o:connecttype="custom" o:connectlocs="1395,1625;1395,1676;1437,1655;1403,1655;1403,1646;1437,1646;1395,1625;258,989;258,1653;260,1655;1395,1655;1395,1650;267,1650;262,1646;267,1646;267,994;262,994;258,989;1437,1646;1403,1646;1403,1655;1437,1655;1446,1650;1437,1646;267,1646;262,1646;267,1650;267,1646;1395,1646;267,1646;267,1650;1395,1650;1395,1646;265,985;0,985;0,994;258,994;258,989;267,989;267,987;265,985;267,989;258,989;262,994;267,994;267,989" o:connectangles="0,0,0,0,0,0,0,0,0,0,0,0,0,0,0,0,0,0,0,0,0,0,0,0,0,0,0,0,0,0,0,0,0,0,0,0,0,0,0,0,0,0,0,0,0,0"/>
                </v:shape>
                <v:shape id="AutoShape 1207" o:spid="_x0000_s1240" style="position:absolute;left:1083;top:964;width:1743;height:705;visibility:visible;mso-wrap-style:square;v-text-anchor:top" coordsize="174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" path="m867,696l,696r,8l874,704r1,-2l875,700r-8,l867,696xm1692,21r-823,l867,23r,677l871,696r4,l875,30r-4,l875,25r817,l1692,21xm875,696r-4,l867,700r8,l875,696xm1692,r,51l1734,30r-34,l1700,21r34,l1692,xm875,25r-4,5l875,30r,-5xm1692,25r-817,l875,30r817,l1692,25xm1734,21r-34,l1700,30r34,l1743,25r-9,-4xe" fillcolor="black" stroked="f">
                  <v:path arrowok="t" o:connecttype="custom" o:connectlocs="867,1660;0,1660;0,1668;874,1668;875,1666;875,1664;867,1664;867,1660;1692,985;869,985;867,987;867,1664;871,1660;875,1660;875,994;871,994;875,989;1692,989;1692,985;875,1660;871,1660;867,1664;875,1664;875,1660;1692,964;1692,1015;1734,994;1700,994;1700,985;1734,985;1692,964;875,989;871,994;875,994;875,989;1692,989;875,989;875,994;1692,994;1692,989;1734,985;1700,985;1700,994;1734,994;1743,989;1734,985" o:connectangles="0,0,0,0,0,0,0,0,0,0,0,0,0,0,0,0,0,0,0,0,0,0,0,0,0,0,0,0,0,0,0,0,0,0,0,0,0,0,0,0,0,0,0,0,0,0"/>
                </v:shape>
                <v:shape id="AutoShape 1206" o:spid="_x0000_s1241" style="position:absolute;left:2476;top:968;width:346;height:51;visibility:visible;mso-wrap-style:square;v-text-anchor:top" coordsize="34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" path="m295,r,22l303,22r,8l295,30r-1,21l338,30r-35,l295,30r43,l346,27,295,xm295,22r,8l303,30r,-8l295,22xm,17r,9l295,30r,-8l,17xe" fillcolor="black" stroked="f">
                  <v:path arrowok="t" o:connecttype="custom" o:connectlocs="295,968;295,990;303,990;303,998;295,998;294,1019;338,998;303,998;295,998;338,998;346,995;295,968;295,990;295,998;303,998;303,990;295,990;0,985;0,994;295,998;295,990;0,985" o:connectangles="0,0,0,0,0,0,0,0,0,0,0,0,0,0,0,0,0,0,0,0,0,0"/>
                </v:shape>
                <v:shape id="Freeform 1205" o:spid="_x0000_s1242" style="position:absolute;left:1435;top:832;width:1037;height:306;visibility:visible;mso-wrap-style:square;v-text-anchor:top" coordsize="1037,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" path="m985,l51,,31,4,15,15,4,31,,51,,255r4,20l15,291r16,11l51,306r934,l1005,302r16,-11l1032,275r4,-20l1036,51r-4,-20l1021,15,1005,4,985,xe" fillcolor="#0079c1" stroked="f">
                  <v:path arrowok="t" o:connecttype="custom" o:connectlocs="985,832;51,832;31,836;15,847;4,863;0,883;0,1087;4,1107;15,1123;31,1134;51,1138;985,1138;1005,1134;1021,1123;1032,1107;1036,1087;1036,883;1032,863;1021,847;1005,836;985,832" o:connectangles="0,0,0,0,0,0,0,0,0,0,0,0,0,0,0,0,0,0,0,0,0"/>
                </v:shape>
                <v:shape id="Freeform 1204" o:spid="_x0000_s1243" style="position:absolute;left:1435;top:832;width:1037;height:306;visibility:visible;mso-wrap-style:square;v-text-anchor:top" coordsize="1037,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" path="m,51l4,31,15,15,31,4,51,,985,r20,4l1021,15r11,16l1036,51r,204l1032,275r-11,16l1005,302r-20,4l51,306,31,302,15,291,4,275,,255,,51xe" filled="f" strokecolor="#00578d" strokeweight=".29961mm">
                  <v:path arrowok="t" o:connecttype="custom" o:connectlocs="0,883;4,863;15,847;31,836;51,832;985,832;1005,836;1021,847;1032,863;1036,883;1036,1087;1032,1107;1021,1123;1005,1134;985,1138;51,1138;31,1134;15,1123;4,1107;0,1087;0,883" o:connectangles="0,0,0,0,0,0,0,0,0,0,0,0,0,0,0,0,0,0,0,0,0"/>
                </v:shape>
                <v:shape id="Text Box 1203" o:spid="_x0000_s1244" type="#_x0000_t202" style="position:absolute;left:2956;top:181;width:783;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" filled="f" stroked="f">
                  <v:textbox inset="0,0,0,0">
                    <w:txbxContent>
                      <w:p w:rsidR="0009622D" w:rsidRDefault="0009622D">
                        <w:pPr>
                          <w:spacing w:line="235" w:lineRule="auto"/>
                          <w:ind w:left="220" w:right="3" w:hanging="221"/>
                          <w:rPr>
                            <w:rFonts w:ascii="Arial"/>
                            <w:b/>
                            <w:sz w:val="12"/>
                          </w:rPr>
                        </w:pPr>
                        <w:bookmarkStart w:id="73" w:name="_bookmark7"/>
                        <w:bookmarkEnd w:id="73"/>
                        <w:r>
                          <w:rPr>
                            <w:rFonts w:ascii="Arial"/>
                            <w:b/>
                            <w:color w:val="FFFFFF"/>
                            <w:sz w:val="12"/>
                          </w:rPr>
                          <w:t>Aerodynamic loads</w:t>
                        </w:r>
                      </w:p>
                    </w:txbxContent>
                  </v:textbox>
                </v:shape>
                <v:shape id="Text Box 1202" o:spid="_x0000_s1245" type="#_x0000_t202" style="position:absolute;left:148;top:784;width:823;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" filled="f" stroked="f">
                  <v:textbox inset="0,0,0,0">
                    <w:txbxContent>
                      <w:p w:rsidR="0009622D" w:rsidRDefault="0009622D">
                        <w:pPr>
                          <w:spacing w:line="244" w:lineRule="auto"/>
                          <w:ind w:left="-1" w:right="18"/>
                          <w:jc w:val="center"/>
                          <w:rPr>
                            <w:rFonts w:ascii="Arial"/>
                            <w:b/>
                            <w:sz w:val="12"/>
                          </w:rPr>
                        </w:pPr>
                        <w:r>
                          <w:rPr>
                            <w:rFonts w:ascii="Arial"/>
                            <w:b/>
                            <w:sz w:val="12"/>
                          </w:rPr>
                          <w:t>Geometry</w:t>
                        </w:r>
                        <w:r>
                          <w:rPr>
                            <w:rFonts w:ascii="Arial"/>
                            <w:b/>
                            <w:spacing w:val="-10"/>
                            <w:sz w:val="12"/>
                          </w:rPr>
                          <w:t xml:space="preserve"> </w:t>
                        </w:r>
                        <w:r>
                          <w:rPr>
                            <w:rFonts w:ascii="Arial"/>
                            <w:b/>
                            <w:sz w:val="12"/>
                          </w:rPr>
                          <w:t>and material definition</w:t>
                        </w:r>
                      </w:p>
                    </w:txbxContent>
                  </v:textbox>
                </v:shape>
                <v:shape id="Text Box 1201" o:spid="_x0000_s1246" type="#_x0000_t202" style="position:absolute;left:1556;top:920;width:815;height: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" filled="f" stroked="f">
                  <v:textbox inset="0,0,0,0">
                    <w:txbxContent>
                      <w:p w:rsidR="0009622D" w:rsidRDefault="0009622D">
                        <w:pPr>
                          <w:spacing w:line="133" w:lineRule="exact"/>
                          <w:rPr>
                            <w:rFonts w:ascii="Arial"/>
                            <w:b/>
                            <w:sz w:val="12"/>
                          </w:rPr>
                        </w:pPr>
                        <w:r>
                          <w:rPr>
                            <w:rFonts w:ascii="Arial"/>
                            <w:b/>
                            <w:color w:val="FFFFFF"/>
                            <w:sz w:val="12"/>
                          </w:rPr>
                          <w:t>Discretization</w:t>
                        </w:r>
                      </w:p>
                    </w:txbxContent>
                  </v:textbox>
                </v:shape>
                <v:shape id="Text Box 1200" o:spid="_x0000_s1247" type="#_x0000_t202" style="position:absolute;left:2888;top:784;width:920;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" filled="f" stroked="f">
                  <v:textbox inset="0,0,0,0">
                    <w:txbxContent>
                      <w:p w:rsidR="0009622D" w:rsidRDefault="0009622D">
                        <w:pPr>
                          <w:spacing w:line="244" w:lineRule="auto"/>
                          <w:ind w:right="18" w:hanging="10"/>
                          <w:jc w:val="center"/>
                          <w:rPr>
                            <w:rFonts w:ascii="Arial"/>
                            <w:b/>
                            <w:sz w:val="12"/>
                          </w:rPr>
                        </w:pPr>
                        <w:r>
                          <w:rPr>
                            <w:rFonts w:ascii="Arial"/>
                            <w:b/>
                            <w:color w:val="FFFFFF"/>
                            <w:sz w:val="12"/>
                          </w:rPr>
                          <w:t>Hydrostatic loads (Morison, Airy waves)</w:t>
                        </w:r>
                      </w:p>
                    </w:txbxContent>
                  </v:textbox>
                </v:shape>
                <v:shape id="Text Box 1199" o:spid="_x0000_s1248" type="#_x0000_t202" style="position:absolute;left:4325;top:784;width:937;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" filled="f" stroked="f">
                  <v:textbox inset="0,0,0,0">
                    <w:txbxContent>
                      <w:p w:rsidR="0009622D" w:rsidRDefault="0009622D">
                        <w:pPr>
                          <w:spacing w:line="244" w:lineRule="auto"/>
                          <w:ind w:right="18"/>
                          <w:jc w:val="center"/>
                          <w:rPr>
                            <w:rFonts w:ascii="Arial"/>
                            <w:b/>
                            <w:sz w:val="12"/>
                          </w:rPr>
                        </w:pPr>
                        <w:r>
                          <w:rPr>
                            <w:rFonts w:ascii="Arial"/>
                            <w:b/>
                            <w:color w:val="FFFFFF"/>
                            <w:sz w:val="12"/>
                          </w:rPr>
                          <w:t>Static structural performance (pyFrame3DD)</w:t>
                        </w:r>
                      </w:p>
                    </w:txbxContent>
                  </v:textbox>
                </v:shape>
                <v:shape id="Text Box 1198" o:spid="_x0000_s1249" type="#_x0000_t202" style="position:absolute;left:5885;top:1161;width:521;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" filled="f" stroked="f">
                  <v:textbox inset="0,0,0,0">
                    <w:txbxContent>
                      <w:p w:rsidR="0009622D" w:rsidRDefault="0009622D">
                        <w:pPr>
                          <w:spacing w:line="170" w:lineRule="exact"/>
                          <w:rPr>
                            <w:rFonts w:ascii="Arial-BoldItalicMT"/>
                            <w:b/>
                            <w:i/>
                            <w:sz w:val="15"/>
                          </w:rPr>
                        </w:pPr>
                        <w:r>
                          <w:rPr>
                            <w:rFonts w:ascii="Arial-BoldItalicMT"/>
                            <w:b/>
                            <w:i/>
                            <w:color w:val="8DC63F"/>
                            <w:sz w:val="15"/>
                          </w:rPr>
                          <w:t>Output</w:t>
                        </w:r>
                      </w:p>
                    </w:txbxContent>
                  </v:textbox>
                </v:shape>
                <v:shape id="Text Box 1197" o:spid="_x0000_s1250" type="#_x0000_t202" style="position:absolute;left:190;top:1531;width:747;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" filled="f" stroked="f">
                  <v:textbox inset="0,0,0,0">
                    <w:txbxContent>
                      <w:p w:rsidR="0009622D" w:rsidRDefault="0009622D">
                        <w:pPr>
                          <w:spacing w:line="235" w:lineRule="auto"/>
                          <w:ind w:left="186" w:right="7" w:hanging="187"/>
                          <w:rPr>
                            <w:rFonts w:ascii="Arial"/>
                            <w:b/>
                            <w:sz w:val="12"/>
                          </w:rPr>
                        </w:pPr>
                        <w:r>
                          <w:rPr>
                            <w:rFonts w:ascii="Arial"/>
                            <w:b/>
                            <w:sz w:val="12"/>
                          </w:rPr>
                          <w:t>Design Load Cases</w:t>
                        </w:r>
                      </w:p>
                    </w:txbxContent>
                  </v:textbox>
                </v:shape>
                <v:shape id="Text Box 1196" o:spid="_x0000_s1251" type="#_x0000_t202" style="position:absolute;left:2879;top:1464;width:942;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" filled="f" stroked="f">
                  <v:textbox inset="0,0,0,0">
                    <w:txbxContent>
                      <w:p w:rsidR="0009622D" w:rsidRDefault="0009622D">
                        <w:pPr>
                          <w:spacing w:line="244" w:lineRule="auto"/>
                          <w:ind w:left="186" w:right="2" w:hanging="187"/>
                          <w:rPr>
                            <w:rFonts w:ascii="Arial"/>
                            <w:b/>
                            <w:sz w:val="12"/>
                          </w:rPr>
                        </w:pPr>
                        <w:r>
                          <w:rPr>
                            <w:rFonts w:ascii="Arial"/>
                            <w:b/>
                            <w:color w:val="FFFFFF"/>
                            <w:sz w:val="12"/>
                          </w:rPr>
                          <w:t>Mooring system response (</w:t>
                        </w:r>
                        <w:proofErr w:type="spellStart"/>
                        <w:r>
                          <w:rPr>
                            <w:rFonts w:ascii="Arial"/>
                            <w:b/>
                            <w:color w:val="FFFFFF"/>
                            <w:sz w:val="12"/>
                          </w:rPr>
                          <w:t>pyMAP</w:t>
                        </w:r>
                        <w:proofErr w:type="spellEnd"/>
                        <w:r>
                          <w:rPr>
                            <w:rFonts w:ascii="Arial"/>
                            <w:b/>
                            <w:color w:val="FFFFFF"/>
                            <w:sz w:val="12"/>
                          </w:rPr>
                          <w:t>)</w:t>
                        </w:r>
                      </w:p>
                    </w:txbxContent>
                  </v:textbox>
                </v:shape>
                <v:shape id="Text Box 1195" o:spid="_x0000_s1252" type="#_x0000_t202" style="position:absolute;left:174;top:2019;width:776;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" filled="f" stroked="f">
                  <v:textbox inset="0,0,0,0">
                    <w:txbxContent>
                      <w:p w:rsidR="0009622D" w:rsidRDefault="0009622D">
                        <w:pPr>
                          <w:spacing w:line="170" w:lineRule="exact"/>
                          <w:rPr>
                            <w:rFonts w:ascii="Arial-BoldItalicMT"/>
                            <w:b/>
                            <w:i/>
                            <w:sz w:val="15"/>
                          </w:rPr>
                        </w:pPr>
                        <w:r>
                          <w:rPr>
                            <w:rFonts w:ascii="Arial-BoldItalicMT"/>
                            <w:b/>
                            <w:i/>
                            <w:color w:val="FFC425"/>
                            <w:sz w:val="15"/>
                          </w:rPr>
                          <w:t>User Input</w:t>
                        </w:r>
                      </w:p>
                    </w:txbxContent>
                  </v:textbox>
                </v:shape>
                <v:shape id="Text Box 1194" o:spid="_x0000_s1253" type="#_x0000_t202" style="position:absolute;left:2922;top:2211;width:843;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" filled="f" stroked="f">
                  <v:textbox inset="0,0,0,0">
                    <w:txbxContent>
                      <w:p w:rsidR="0009622D" w:rsidRDefault="0009622D">
                        <w:pPr>
                          <w:spacing w:line="235" w:lineRule="auto"/>
                          <w:ind w:left="59" w:right="3" w:hanging="60"/>
                          <w:rPr>
                            <w:rFonts w:ascii="Arial"/>
                            <w:b/>
                            <w:sz w:val="12"/>
                          </w:rPr>
                        </w:pPr>
                        <w:r>
                          <w:rPr>
                            <w:rFonts w:ascii="Arial"/>
                            <w:b/>
                            <w:color w:val="FFFFFF"/>
                            <w:sz w:val="12"/>
                          </w:rPr>
                          <w:t>API Standards (Bulletin 2U)</w:t>
                        </w:r>
                      </w:p>
                    </w:txbxContent>
                  </v:textbox>
                </v:shape>
                <w10:anchorlock/>
              </v:group>
            </w:pict>
          </mc:Fallback>
        </mc:AlternateContent>
      </w:r>
    </w:p>
    <w:p w:rsidR="00012D33" w:rsidRDefault="0009622D">
      <w:pPr>
        <w:spacing w:before="14"/>
        <w:ind w:left="2072" w:right="1905"/>
        <w:jc w:val="center"/>
        <w:rPr>
          <w:rFonts w:ascii="Arial-BoldItalicMT"/>
          <w:b/>
          <w:i/>
          <w:sz w:val="15"/>
        </w:rPr>
      </w:pPr>
      <w:proofErr w:type="spellStart"/>
      <w:r>
        <w:rPr>
          <w:rFonts w:ascii="Arial-BoldItalicMT"/>
          <w:b/>
          <w:i/>
          <w:color w:val="0079C1"/>
          <w:sz w:val="15"/>
        </w:rPr>
        <w:t>FloatingSE</w:t>
      </w:r>
      <w:proofErr w:type="spellEnd"/>
    </w:p>
    <w:p w:rsidR="00012D33" w:rsidRDefault="00012D33">
      <w:pPr>
        <w:pStyle w:val="BodyText"/>
        <w:spacing w:before="6"/>
        <w:rPr>
          <w:rFonts w:ascii="Arial-BoldItalicMT"/>
          <w:b/>
          <w:i/>
          <w:sz w:val="18"/>
        </w:rPr>
      </w:pPr>
    </w:p>
    <w:p w:rsidR="00012D33" w:rsidRDefault="0009622D">
      <w:pPr>
        <w:spacing w:before="67"/>
        <w:ind w:left="119" w:firstLine="265"/>
        <w:jc w:val="both"/>
        <w:rPr>
          <w:sz w:val="18"/>
        </w:rPr>
      </w:pPr>
      <w:r>
        <w:rPr>
          <w:b/>
          <w:w w:val="110"/>
          <w:sz w:val="18"/>
        </w:rPr>
        <w:t xml:space="preserve">Figure 4:     </w:t>
      </w:r>
      <w:r>
        <w:rPr>
          <w:w w:val="110"/>
          <w:sz w:val="18"/>
        </w:rPr>
        <w:t xml:space="preserve">Analysis steps and tools in </w:t>
      </w:r>
      <w:proofErr w:type="spellStart"/>
      <w:r>
        <w:rPr>
          <w:i/>
          <w:w w:val="110"/>
          <w:sz w:val="18"/>
        </w:rPr>
        <w:t>FloatingSE</w:t>
      </w:r>
      <w:proofErr w:type="spellEnd"/>
      <w:r>
        <w:rPr>
          <w:w w:val="110"/>
          <w:sz w:val="18"/>
        </w:rPr>
        <w:t>, the floating substructure design module within WISDEM.</w:t>
      </w:r>
    </w:p>
    <w:p w:rsidR="00012D33" w:rsidRDefault="00012D33">
      <w:pPr>
        <w:pStyle w:val="BodyText"/>
        <w:rPr>
          <w:sz w:val="18"/>
        </w:rPr>
      </w:pPr>
    </w:p>
    <w:p w:rsidR="00012D33" w:rsidRDefault="00012D33">
      <w:pPr>
        <w:pStyle w:val="BodyText"/>
        <w:rPr>
          <w:sz w:val="18"/>
        </w:rPr>
      </w:pPr>
    </w:p>
    <w:p w:rsidR="00012D33" w:rsidRDefault="00012D33">
      <w:pPr>
        <w:pStyle w:val="BodyText"/>
        <w:spacing w:before="4"/>
        <w:rPr>
          <w:sz w:val="19"/>
        </w:rPr>
      </w:pPr>
    </w:p>
    <w:p w:rsidR="00012D33" w:rsidRDefault="0009622D">
      <w:pPr>
        <w:pStyle w:val="BodyText"/>
        <w:spacing w:line="273" w:lineRule="auto"/>
        <w:ind w:left="119" w:right="118"/>
        <w:jc w:val="both"/>
      </w:pPr>
      <w:r>
        <w:rPr>
          <w:w w:val="110"/>
        </w:rPr>
        <w:t>results</w:t>
      </w:r>
      <w:r>
        <w:rPr>
          <w:spacing w:val="-8"/>
          <w:w w:val="110"/>
        </w:rPr>
        <w:t xml:space="preserve"> </w:t>
      </w:r>
      <w:r>
        <w:rPr>
          <w:w w:val="110"/>
        </w:rPr>
        <w:t>of</w:t>
      </w:r>
      <w:r>
        <w:rPr>
          <w:spacing w:val="-8"/>
          <w:w w:val="110"/>
        </w:rPr>
        <w:t xml:space="preserve"> </w:t>
      </w:r>
      <w:r>
        <w:rPr>
          <w:w w:val="110"/>
        </w:rPr>
        <w:t>the</w:t>
      </w:r>
      <w:r>
        <w:rPr>
          <w:spacing w:val="-8"/>
          <w:w w:val="110"/>
        </w:rPr>
        <w:t xml:space="preserve"> </w:t>
      </w:r>
      <w:r>
        <w:rPr>
          <w:w w:val="110"/>
        </w:rPr>
        <w:t>studies,</w:t>
      </w:r>
      <w:r>
        <w:rPr>
          <w:spacing w:val="-5"/>
          <w:w w:val="110"/>
        </w:rPr>
        <w:t xml:space="preserve"> </w:t>
      </w:r>
      <w:r>
        <w:rPr>
          <w:w w:val="110"/>
        </w:rPr>
        <w:t>both</w:t>
      </w:r>
      <w:r>
        <w:rPr>
          <w:spacing w:val="-7"/>
          <w:w w:val="110"/>
        </w:rPr>
        <w:t xml:space="preserve"> </w:t>
      </w:r>
      <w:r>
        <w:rPr>
          <w:w w:val="110"/>
        </w:rPr>
        <w:t>the</w:t>
      </w:r>
      <w:r>
        <w:rPr>
          <w:spacing w:val="-8"/>
          <w:w w:val="110"/>
        </w:rPr>
        <w:t xml:space="preserve"> </w:t>
      </w:r>
      <w:r>
        <w:rPr>
          <w:w w:val="110"/>
        </w:rPr>
        <w:t>conceptual</w:t>
      </w:r>
      <w:r>
        <w:rPr>
          <w:spacing w:val="-7"/>
          <w:w w:val="110"/>
        </w:rPr>
        <w:t xml:space="preserve"> </w:t>
      </w:r>
      <w:r>
        <w:rPr>
          <w:w w:val="110"/>
        </w:rPr>
        <w:t>designs</w:t>
      </w:r>
      <w:r>
        <w:rPr>
          <w:spacing w:val="-8"/>
          <w:w w:val="110"/>
        </w:rPr>
        <w:t xml:space="preserve"> </w:t>
      </w:r>
      <w:r>
        <w:rPr>
          <w:w w:val="110"/>
        </w:rPr>
        <w:t>of</w:t>
      </w:r>
      <w:r>
        <w:rPr>
          <w:spacing w:val="-8"/>
          <w:w w:val="110"/>
        </w:rPr>
        <w:t xml:space="preserve"> </w:t>
      </w:r>
      <w:r>
        <w:rPr>
          <w:w w:val="110"/>
        </w:rPr>
        <w:t>floating</w:t>
      </w:r>
      <w:r>
        <w:rPr>
          <w:spacing w:val="-8"/>
          <w:w w:val="110"/>
        </w:rPr>
        <w:t xml:space="preserve"> </w:t>
      </w:r>
      <w:r>
        <w:rPr>
          <w:w w:val="110"/>
        </w:rPr>
        <w:t>turbine</w:t>
      </w:r>
      <w:r>
        <w:rPr>
          <w:spacing w:val="-8"/>
          <w:w w:val="110"/>
        </w:rPr>
        <w:t xml:space="preserve"> </w:t>
      </w:r>
      <w:r>
        <w:rPr>
          <w:w w:val="110"/>
        </w:rPr>
        <w:t>substructures</w:t>
      </w:r>
      <w:r>
        <w:rPr>
          <w:spacing w:val="-7"/>
          <w:w w:val="110"/>
        </w:rPr>
        <w:t xml:space="preserve"> </w:t>
      </w:r>
      <w:r>
        <w:rPr>
          <w:w w:val="110"/>
        </w:rPr>
        <w:t>and</w:t>
      </w:r>
      <w:r>
        <w:rPr>
          <w:spacing w:val="-7"/>
          <w:w w:val="110"/>
        </w:rPr>
        <w:t xml:space="preserve"> </w:t>
      </w:r>
      <w:r>
        <w:rPr>
          <w:w w:val="110"/>
        </w:rPr>
        <w:t>the</w:t>
      </w:r>
      <w:r>
        <w:rPr>
          <w:spacing w:val="-8"/>
          <w:w w:val="110"/>
        </w:rPr>
        <w:t xml:space="preserve"> </w:t>
      </w:r>
      <w:r>
        <w:rPr>
          <w:w w:val="110"/>
        </w:rPr>
        <w:t>sensitivity</w:t>
      </w:r>
      <w:r>
        <w:rPr>
          <w:spacing w:val="-8"/>
          <w:w w:val="110"/>
        </w:rPr>
        <w:t xml:space="preserve"> </w:t>
      </w:r>
      <w:r>
        <w:rPr>
          <w:spacing w:val="-3"/>
          <w:w w:val="110"/>
        </w:rPr>
        <w:t xml:space="preserve">study, </w:t>
      </w:r>
      <w:r>
        <w:rPr>
          <w:w w:val="110"/>
        </w:rPr>
        <w:t>is presented in Section</w:t>
      </w:r>
      <w:r>
        <w:rPr>
          <w:spacing w:val="-33"/>
          <w:w w:val="110"/>
        </w:rPr>
        <w:t xml:space="preserve"> </w:t>
      </w:r>
      <w:hyperlink w:anchor="_bookmark24" w:history="1">
        <w:r>
          <w:rPr>
            <w:w w:val="110"/>
          </w:rPr>
          <w:t>5.</w:t>
        </w:r>
      </w:hyperlink>
    </w:p>
    <w:p w:rsidR="00012D33" w:rsidRDefault="0009622D">
      <w:pPr>
        <w:pStyle w:val="BodyText"/>
        <w:spacing w:before="1" w:line="273" w:lineRule="auto"/>
        <w:ind w:left="119" w:right="117" w:firstLine="298"/>
        <w:jc w:val="both"/>
      </w:pPr>
      <w:r>
        <w:rPr>
          <w:w w:val="110"/>
        </w:rPr>
        <w:t xml:space="preserve">The analysis presented here helps to quantify the </w:t>
      </w:r>
      <w:r>
        <w:rPr>
          <w:spacing w:val="-3"/>
          <w:w w:val="110"/>
        </w:rPr>
        <w:t xml:space="preserve">value </w:t>
      </w:r>
      <w:r>
        <w:rPr>
          <w:w w:val="110"/>
        </w:rPr>
        <w:t>of weight reduction in floating offshore wind turbines.</w:t>
      </w:r>
      <w:r>
        <w:rPr>
          <w:spacing w:val="11"/>
          <w:w w:val="110"/>
        </w:rPr>
        <w:t xml:space="preserve"> </w:t>
      </w:r>
      <w:r>
        <w:rPr>
          <w:spacing w:val="-4"/>
          <w:w w:val="110"/>
        </w:rPr>
        <w:t>Weight</w:t>
      </w:r>
      <w:r>
        <w:rPr>
          <w:spacing w:val="-10"/>
          <w:w w:val="110"/>
        </w:rPr>
        <w:t xml:space="preserve"> </w:t>
      </w:r>
      <w:r>
        <w:rPr>
          <w:w w:val="110"/>
        </w:rPr>
        <w:t>minimization,</w:t>
      </w:r>
      <w:r>
        <w:rPr>
          <w:spacing w:val="-8"/>
          <w:w w:val="110"/>
        </w:rPr>
        <w:t xml:space="preserve"> </w:t>
      </w:r>
      <w:r>
        <w:rPr>
          <w:w w:val="110"/>
        </w:rPr>
        <w:t>and</w:t>
      </w:r>
      <w:r>
        <w:rPr>
          <w:spacing w:val="-10"/>
          <w:w w:val="110"/>
        </w:rPr>
        <w:t xml:space="preserve"> </w:t>
      </w:r>
      <w:r>
        <w:rPr>
          <w:w w:val="110"/>
        </w:rPr>
        <w:t>a</w:t>
      </w:r>
      <w:r>
        <w:rPr>
          <w:spacing w:val="-10"/>
          <w:w w:val="110"/>
        </w:rPr>
        <w:t xml:space="preserve"> </w:t>
      </w:r>
      <w:r>
        <w:rPr>
          <w:w w:val="110"/>
        </w:rPr>
        <w:t>cost</w:t>
      </w:r>
      <w:r>
        <w:rPr>
          <w:spacing w:val="-10"/>
          <w:w w:val="110"/>
        </w:rPr>
        <w:t xml:space="preserve"> </w:t>
      </w:r>
      <w:r>
        <w:rPr>
          <w:w w:val="110"/>
        </w:rPr>
        <w:t>premium,</w:t>
      </w:r>
      <w:r>
        <w:rPr>
          <w:spacing w:val="-8"/>
          <w:w w:val="110"/>
        </w:rPr>
        <w:t xml:space="preserve"> </w:t>
      </w:r>
      <w:r>
        <w:rPr>
          <w:w w:val="110"/>
        </w:rPr>
        <w:t>is</w:t>
      </w:r>
      <w:r>
        <w:rPr>
          <w:spacing w:val="-10"/>
          <w:w w:val="110"/>
        </w:rPr>
        <w:t xml:space="preserve"> </w:t>
      </w:r>
      <w:r>
        <w:rPr>
          <w:w w:val="110"/>
        </w:rPr>
        <w:t>a</w:t>
      </w:r>
      <w:r>
        <w:rPr>
          <w:spacing w:val="-10"/>
          <w:w w:val="110"/>
        </w:rPr>
        <w:t xml:space="preserve"> </w:t>
      </w:r>
      <w:r>
        <w:rPr>
          <w:w w:val="110"/>
        </w:rPr>
        <w:t>classic</w:t>
      </w:r>
      <w:r>
        <w:rPr>
          <w:spacing w:val="-10"/>
          <w:w w:val="110"/>
        </w:rPr>
        <w:t xml:space="preserve"> </w:t>
      </w:r>
      <w:r>
        <w:rPr>
          <w:w w:val="110"/>
        </w:rPr>
        <w:t>cost-benefit</w:t>
      </w:r>
      <w:r>
        <w:rPr>
          <w:spacing w:val="-10"/>
          <w:w w:val="110"/>
        </w:rPr>
        <w:t xml:space="preserve"> </w:t>
      </w:r>
      <w:r>
        <w:rPr>
          <w:w w:val="110"/>
        </w:rPr>
        <w:t>tradeoff</w:t>
      </w:r>
      <w:r>
        <w:rPr>
          <w:spacing w:val="-10"/>
          <w:w w:val="110"/>
        </w:rPr>
        <w:t xml:space="preserve"> </w:t>
      </w:r>
      <w:r>
        <w:rPr>
          <w:w w:val="110"/>
        </w:rPr>
        <w:t>study</w:t>
      </w:r>
      <w:r>
        <w:rPr>
          <w:spacing w:val="-10"/>
          <w:w w:val="110"/>
        </w:rPr>
        <w:t xml:space="preserve"> </w:t>
      </w:r>
      <w:r>
        <w:rPr>
          <w:w w:val="110"/>
        </w:rPr>
        <w:t>that</w:t>
      </w:r>
      <w:r>
        <w:rPr>
          <w:spacing w:val="-10"/>
          <w:w w:val="110"/>
        </w:rPr>
        <w:t xml:space="preserve"> </w:t>
      </w:r>
      <w:r>
        <w:rPr>
          <w:w w:val="110"/>
        </w:rPr>
        <w:t>is</w:t>
      </w:r>
      <w:r>
        <w:rPr>
          <w:spacing w:val="-10"/>
          <w:w w:val="110"/>
        </w:rPr>
        <w:t xml:space="preserve"> </w:t>
      </w:r>
      <w:r>
        <w:rPr>
          <w:w w:val="110"/>
        </w:rPr>
        <w:t xml:space="preserve">especially germane to floating offshore wind energy systems. </w:t>
      </w:r>
      <w:commentRangeStart w:id="74"/>
      <w:proofErr w:type="spellStart"/>
      <w:r>
        <w:rPr>
          <w:w w:val="110"/>
        </w:rPr>
        <w:t>Parameterically</w:t>
      </w:r>
      <w:proofErr w:type="spellEnd"/>
      <w:r>
        <w:rPr>
          <w:w w:val="110"/>
        </w:rPr>
        <w:t xml:space="preserve"> changing the weight of the nacelle is a </w:t>
      </w:r>
      <w:ins w:id="75" w:author="Musial, Walter" w:date="2018-09-27T17:10:00Z">
        <w:r w:rsidR="0038640E">
          <w:rPr>
            <w:w w:val="110"/>
          </w:rPr>
          <w:t>simplified method</w:t>
        </w:r>
      </w:ins>
      <w:commentRangeStart w:id="76"/>
      <w:del w:id="77" w:author="Musial, Walter" w:date="2018-09-27T17:09:00Z">
        <w:r w:rsidDel="0038640E">
          <w:rPr>
            <w:w w:val="110"/>
          </w:rPr>
          <w:delText>surrogate</w:delText>
        </w:r>
      </w:del>
      <w:commentRangeEnd w:id="76"/>
      <w:r w:rsidR="0038640E">
        <w:rPr>
          <w:rStyle w:val="CommentReference"/>
        </w:rPr>
        <w:commentReference w:id="76"/>
      </w:r>
      <w:r>
        <w:rPr>
          <w:w w:val="110"/>
        </w:rPr>
        <w:t xml:space="preserve"> for </w:t>
      </w:r>
      <w:ins w:id="78" w:author="Musial, Walter" w:date="2018-09-27T17:10:00Z">
        <w:r w:rsidR="0038640E">
          <w:rPr>
            <w:w w:val="110"/>
          </w:rPr>
          <w:t xml:space="preserve">estimating the impact of </w:t>
        </w:r>
      </w:ins>
      <w:ins w:id="79" w:author="Musial, Walter" w:date="2018-09-27T17:12:00Z">
        <w:r w:rsidR="0038640E">
          <w:rPr>
            <w:w w:val="110"/>
          </w:rPr>
          <w:t xml:space="preserve">possible </w:t>
        </w:r>
      </w:ins>
      <w:ins w:id="80" w:author="Musial, Walter" w:date="2018-09-27T17:10:00Z">
        <w:r w:rsidR="0038640E">
          <w:rPr>
            <w:w w:val="110"/>
          </w:rPr>
          <w:t xml:space="preserve">weight reductions from </w:t>
        </w:r>
      </w:ins>
      <w:r>
        <w:rPr>
          <w:w w:val="110"/>
        </w:rPr>
        <w:t xml:space="preserve">new drivetrain and generator technologies or innovations </w:t>
      </w:r>
      <w:del w:id="81" w:author="Musial, Walter" w:date="2018-09-27T17:10:00Z">
        <w:r w:rsidDel="0038640E">
          <w:rPr>
            <w:w w:val="110"/>
          </w:rPr>
          <w:delText>that offer to reduce the weight of t</w:delText>
        </w:r>
      </w:del>
      <w:del w:id="82" w:author="Musial, Walter" w:date="2018-09-27T17:11:00Z">
        <w:r w:rsidDel="0038640E">
          <w:rPr>
            <w:w w:val="110"/>
          </w:rPr>
          <w:delText>hese components at</w:delText>
        </w:r>
      </w:del>
      <w:ins w:id="83" w:author="Musial, Walter" w:date="2018-09-27T17:11:00Z">
        <w:r w:rsidR="0038640E">
          <w:rPr>
            <w:w w:val="110"/>
          </w:rPr>
          <w:t>on the entire system and subsequently calculating the respective</w:t>
        </w:r>
      </w:ins>
      <w:del w:id="84" w:author="Musial, Walter" w:date="2018-09-27T17:11:00Z">
        <w:r w:rsidDel="0038640E">
          <w:rPr>
            <w:w w:val="110"/>
          </w:rPr>
          <w:delText xml:space="preserve"> a </w:delText>
        </w:r>
      </w:del>
      <w:ins w:id="85" w:author="Musial, Walter" w:date="2018-09-27T17:12:00Z">
        <w:r w:rsidR="0038640E">
          <w:rPr>
            <w:w w:val="110"/>
          </w:rPr>
          <w:t xml:space="preserve"> </w:t>
        </w:r>
      </w:ins>
      <w:r>
        <w:rPr>
          <w:w w:val="110"/>
        </w:rPr>
        <w:t>cost premium</w:t>
      </w:r>
      <w:ins w:id="86" w:author="Musial, Walter" w:date="2018-09-27T17:12:00Z">
        <w:r w:rsidR="0038640E">
          <w:rPr>
            <w:w w:val="110"/>
          </w:rPr>
          <w:t>s</w:t>
        </w:r>
      </w:ins>
      <w:r>
        <w:rPr>
          <w:w w:val="110"/>
        </w:rPr>
        <w:t xml:space="preserve">. </w:t>
      </w:r>
      <w:commentRangeEnd w:id="74"/>
      <w:r w:rsidR="0038640E">
        <w:rPr>
          <w:rStyle w:val="CommentReference"/>
        </w:rPr>
        <w:commentReference w:id="74"/>
      </w:r>
      <w:r>
        <w:rPr>
          <w:w w:val="110"/>
        </w:rPr>
        <w:t xml:space="preserve">Without a full systems framework, it is difficult for the engineer to make such a tradeoff. Thus, the study here teases some of the types of questions that could </w:t>
      </w:r>
      <w:r>
        <w:rPr>
          <w:spacing w:val="2"/>
          <w:w w:val="110"/>
        </w:rPr>
        <w:t xml:space="preserve">be </w:t>
      </w:r>
      <w:r>
        <w:rPr>
          <w:w w:val="110"/>
        </w:rPr>
        <w:t>posed and answered with the WISDEM framework to address some of the open questions and challenges for</w:t>
      </w:r>
      <w:r>
        <w:rPr>
          <w:spacing w:val="-18"/>
          <w:w w:val="110"/>
        </w:rPr>
        <w:t xml:space="preserve"> </w:t>
      </w:r>
      <w:r>
        <w:rPr>
          <w:w w:val="110"/>
        </w:rPr>
        <w:t xml:space="preserve">floating </w:t>
      </w:r>
      <w:r>
        <w:rPr>
          <w:w w:val="105"/>
        </w:rPr>
        <w:t>offshore wind energy</w:t>
      </w:r>
      <w:r>
        <w:rPr>
          <w:spacing w:val="20"/>
          <w:w w:val="105"/>
        </w:rPr>
        <w:t xml:space="preserve"> </w:t>
      </w:r>
      <w:r>
        <w:rPr>
          <w:w w:val="105"/>
        </w:rPr>
        <w:t>systems.</w:t>
      </w:r>
    </w:p>
    <w:p w:rsidR="00012D33" w:rsidRDefault="00012D33">
      <w:pPr>
        <w:pStyle w:val="BodyText"/>
      </w:pPr>
    </w:p>
    <w:p w:rsidR="00012D33" w:rsidRDefault="0009622D">
      <w:pPr>
        <w:pStyle w:val="Heading1"/>
        <w:numPr>
          <w:ilvl w:val="0"/>
          <w:numId w:val="13"/>
        </w:numPr>
        <w:tabs>
          <w:tab w:val="left" w:pos="605"/>
        </w:tabs>
        <w:spacing w:before="129"/>
        <w:ind w:hanging="484"/>
        <w:jc w:val="both"/>
      </w:pPr>
      <w:bookmarkStart w:id="87" w:name="Geometry"/>
      <w:bookmarkStart w:id="88" w:name="_bookmark8"/>
      <w:bookmarkEnd w:id="87"/>
      <w:bookmarkEnd w:id="88"/>
      <w:r>
        <w:rPr>
          <w:w w:val="115"/>
        </w:rPr>
        <w:t>Geometry</w:t>
      </w:r>
    </w:p>
    <w:p w:rsidR="00012D33" w:rsidRDefault="0009622D">
      <w:pPr>
        <w:pStyle w:val="BodyText"/>
        <w:spacing w:before="212" w:line="273" w:lineRule="auto"/>
        <w:ind w:left="119" w:right="117"/>
        <w:jc w:val="both"/>
      </w:pPr>
      <w:r>
        <w:rPr>
          <w:w w:val="105"/>
        </w:rPr>
        <w:t xml:space="preserve">This section describes the variables and methods used to parameterize the substructure geometry in </w:t>
      </w:r>
      <w:r>
        <w:rPr>
          <w:rFonts w:ascii="Arial"/>
          <w:i/>
          <w:w w:val="105"/>
        </w:rPr>
        <w:t xml:space="preserve">Float- </w:t>
      </w:r>
      <w:proofErr w:type="spellStart"/>
      <w:r>
        <w:rPr>
          <w:rFonts w:ascii="Arial"/>
          <w:i/>
          <w:w w:val="105"/>
        </w:rPr>
        <w:t>ingSE</w:t>
      </w:r>
      <w:proofErr w:type="spellEnd"/>
      <w:r>
        <w:rPr>
          <w:w w:val="105"/>
        </w:rPr>
        <w:t xml:space="preserve">. </w:t>
      </w:r>
      <w:proofErr w:type="gramStart"/>
      <w:r>
        <w:rPr>
          <w:spacing w:val="-3"/>
          <w:w w:val="105"/>
        </w:rPr>
        <w:t xml:space="preserve">Typically,  </w:t>
      </w:r>
      <w:r>
        <w:rPr>
          <w:w w:val="105"/>
        </w:rPr>
        <w:t>substructure</w:t>
      </w:r>
      <w:proofErr w:type="gramEnd"/>
      <w:r>
        <w:rPr>
          <w:w w:val="105"/>
        </w:rPr>
        <w:t xml:space="preserve"> designs </w:t>
      </w:r>
      <w:r>
        <w:rPr>
          <w:spacing w:val="-3"/>
          <w:w w:val="105"/>
        </w:rPr>
        <w:t xml:space="preserve">have </w:t>
      </w:r>
      <w:r>
        <w:rPr>
          <w:w w:val="105"/>
        </w:rPr>
        <w:t xml:space="preserve">fallen into three classical regimes, which are shown in Figure      </w:t>
      </w:r>
      <w:hyperlink w:anchor="_bookmark9" w:history="1">
        <w:r>
          <w:rPr>
            <w:w w:val="105"/>
          </w:rPr>
          <w:t>5,</w:t>
        </w:r>
      </w:hyperlink>
      <w:r>
        <w:rPr>
          <w:w w:val="105"/>
        </w:rPr>
        <w:t xml:space="preserve"> each of which attains </w:t>
      </w:r>
      <w:ins w:id="89" w:author="Musial, Walter" w:date="2018-09-27T17:14:00Z">
        <w:r w:rsidR="00A74646">
          <w:rPr>
            <w:w w:val="105"/>
          </w:rPr>
          <w:t xml:space="preserve">static </w:t>
        </w:r>
      </w:ins>
      <w:r>
        <w:rPr>
          <w:w w:val="105"/>
        </w:rPr>
        <w:t xml:space="preserve">stability through different physical mechanisms.  A spar derives its stability from         a deep drafted ballast.  A semisubmersible derives its stability from distributed waterplane </w:t>
      </w:r>
      <w:proofErr w:type="gramStart"/>
      <w:r>
        <w:rPr>
          <w:w w:val="105"/>
        </w:rPr>
        <w:t>area,  achieved</w:t>
      </w:r>
      <w:proofErr w:type="gramEnd"/>
      <w:r>
        <w:rPr>
          <w:w w:val="105"/>
        </w:rPr>
        <w:t xml:space="preserve">   with offset columns spread evenly around a main column or central point.   A tension leg platform (</w:t>
      </w:r>
      <w:proofErr w:type="gramStart"/>
      <w:r>
        <w:rPr>
          <w:w w:val="105"/>
        </w:rPr>
        <w:t xml:space="preserve">TLP)   </w:t>
      </w:r>
      <w:proofErr w:type="gramEnd"/>
      <w:r>
        <w:rPr>
          <w:w w:val="105"/>
        </w:rPr>
        <w:t xml:space="preserve"> uses taut mooring lines for its   </w:t>
      </w:r>
      <w:r>
        <w:rPr>
          <w:spacing w:val="14"/>
          <w:w w:val="105"/>
        </w:rPr>
        <w:t xml:space="preserve"> </w:t>
      </w:r>
      <w:r>
        <w:rPr>
          <w:spacing w:val="-3"/>
          <w:w w:val="105"/>
        </w:rPr>
        <w:t>stability.</w:t>
      </w:r>
    </w:p>
    <w:p w:rsidR="00012D33" w:rsidRDefault="0009622D">
      <w:pPr>
        <w:pStyle w:val="BodyText"/>
        <w:spacing w:before="1" w:line="273" w:lineRule="auto"/>
        <w:ind w:left="119" w:right="117" w:firstLine="298"/>
        <w:jc w:val="both"/>
      </w:pPr>
      <w:proofErr w:type="gramStart"/>
      <w:r>
        <w:rPr>
          <w:w w:val="105"/>
        </w:rPr>
        <w:t>Similar to</w:t>
      </w:r>
      <w:proofErr w:type="gramEnd"/>
      <w:r>
        <w:rPr>
          <w:w w:val="105"/>
        </w:rPr>
        <w:t xml:space="preserve"> Karimi et al. </w:t>
      </w:r>
      <w:hyperlink w:anchor="_bookmark53" w:history="1">
        <w:r>
          <w:rPr>
            <w:w w:val="105"/>
          </w:rPr>
          <w:t>[19],</w:t>
        </w:r>
      </w:hyperlink>
      <w:r>
        <w:rPr>
          <w:w w:val="105"/>
        </w:rPr>
        <w:t xml:space="preserve"> care was taken to parameterize the substructure in a general manner, so as to </w:t>
      </w:r>
      <w:r>
        <w:rPr>
          <w:spacing w:val="2"/>
          <w:w w:val="105"/>
        </w:rPr>
        <w:t xml:space="preserve">be </w:t>
      </w:r>
      <w:r>
        <w:rPr>
          <w:w w:val="105"/>
        </w:rPr>
        <w:t xml:space="preserve">able to use the same set of design variables to describe spars, semisubmersibles, TLPs, and hybrids of those archetypes.  The intent is that this modular approach to substructure definition will enable rapid analysis of   the majority of designs currently proposed </w:t>
      </w:r>
      <w:proofErr w:type="gramStart"/>
      <w:r>
        <w:rPr>
          <w:spacing w:val="-3"/>
          <w:w w:val="105"/>
        </w:rPr>
        <w:t xml:space="preserve">by  </w:t>
      </w:r>
      <w:r>
        <w:rPr>
          <w:w w:val="105"/>
        </w:rPr>
        <w:t>the</w:t>
      </w:r>
      <w:proofErr w:type="gramEnd"/>
      <w:r>
        <w:rPr>
          <w:w w:val="105"/>
        </w:rPr>
        <w:t xml:space="preserve"> floating wind development </w:t>
      </w:r>
      <w:r>
        <w:rPr>
          <w:spacing w:val="-3"/>
          <w:w w:val="105"/>
        </w:rPr>
        <w:t xml:space="preserve">community,  </w:t>
      </w:r>
      <w:r>
        <w:rPr>
          <w:w w:val="105"/>
        </w:rPr>
        <w:t xml:space="preserve">whether classical    or </w:t>
      </w:r>
      <w:r>
        <w:rPr>
          <w:spacing w:val="-3"/>
          <w:w w:val="105"/>
        </w:rPr>
        <w:t xml:space="preserve">novel </w:t>
      </w:r>
      <w:r>
        <w:rPr>
          <w:w w:val="105"/>
        </w:rPr>
        <w:t>in nature. Furthermore, generalizing the substructure definition also empowers the optimization algorithm</w:t>
      </w:r>
      <w:r>
        <w:rPr>
          <w:spacing w:val="20"/>
          <w:w w:val="105"/>
        </w:rPr>
        <w:t xml:space="preserve"> </w:t>
      </w:r>
      <w:r>
        <w:rPr>
          <w:w w:val="105"/>
        </w:rPr>
        <w:t>to</w:t>
      </w:r>
      <w:r>
        <w:rPr>
          <w:spacing w:val="19"/>
          <w:w w:val="105"/>
        </w:rPr>
        <w:t xml:space="preserve"> </w:t>
      </w:r>
      <w:r>
        <w:rPr>
          <w:w w:val="105"/>
        </w:rPr>
        <w:t>search</w:t>
      </w:r>
      <w:r>
        <w:rPr>
          <w:spacing w:val="19"/>
          <w:w w:val="105"/>
        </w:rPr>
        <w:t xml:space="preserve"> </w:t>
      </w:r>
      <w:r>
        <w:rPr>
          <w:w w:val="105"/>
        </w:rPr>
        <w:t>a</w:t>
      </w:r>
      <w:r>
        <w:rPr>
          <w:spacing w:val="19"/>
          <w:w w:val="105"/>
        </w:rPr>
        <w:t xml:space="preserve"> </w:t>
      </w:r>
      <w:r>
        <w:rPr>
          <w:w w:val="105"/>
        </w:rPr>
        <w:t>broad</w:t>
      </w:r>
      <w:r>
        <w:rPr>
          <w:spacing w:val="19"/>
          <w:w w:val="105"/>
        </w:rPr>
        <w:t xml:space="preserve"> </w:t>
      </w:r>
      <w:r>
        <w:rPr>
          <w:w w:val="105"/>
        </w:rPr>
        <w:t>tradespace</w:t>
      </w:r>
      <w:r>
        <w:rPr>
          <w:spacing w:val="17"/>
          <w:w w:val="105"/>
        </w:rPr>
        <w:t xml:space="preserve"> </w:t>
      </w:r>
      <w:r>
        <w:rPr>
          <w:w w:val="105"/>
        </w:rPr>
        <w:t>more</w:t>
      </w:r>
      <w:r>
        <w:rPr>
          <w:spacing w:val="19"/>
          <w:w w:val="105"/>
        </w:rPr>
        <w:t xml:space="preserve"> </w:t>
      </w:r>
      <w:r>
        <w:rPr>
          <w:w w:val="105"/>
        </w:rPr>
        <w:t>efficiently</w:t>
      </w:r>
      <w:r>
        <w:rPr>
          <w:spacing w:val="19"/>
          <w:w w:val="105"/>
        </w:rPr>
        <w:t xml:space="preserve"> </w:t>
      </w:r>
      <w:r>
        <w:rPr>
          <w:spacing w:val="-3"/>
          <w:w w:val="105"/>
        </w:rPr>
        <w:t>by</w:t>
      </w:r>
      <w:r>
        <w:rPr>
          <w:spacing w:val="19"/>
          <w:w w:val="105"/>
        </w:rPr>
        <w:t xml:space="preserve"> </w:t>
      </w:r>
      <w:r>
        <w:rPr>
          <w:w w:val="105"/>
        </w:rPr>
        <w:t>moving</w:t>
      </w:r>
      <w:r>
        <w:rPr>
          <w:spacing w:val="19"/>
          <w:w w:val="105"/>
        </w:rPr>
        <w:t xml:space="preserve"> </w:t>
      </w:r>
      <w:r>
        <w:rPr>
          <w:w w:val="105"/>
        </w:rPr>
        <w:t>fluidly</w:t>
      </w:r>
      <w:r>
        <w:rPr>
          <w:spacing w:val="19"/>
          <w:w w:val="105"/>
        </w:rPr>
        <w:t xml:space="preserve"> </w:t>
      </w:r>
      <w:r>
        <w:rPr>
          <w:w w:val="105"/>
        </w:rPr>
        <w:t>from</w:t>
      </w:r>
      <w:r>
        <w:rPr>
          <w:spacing w:val="19"/>
          <w:w w:val="105"/>
        </w:rPr>
        <w:t xml:space="preserve"> </w:t>
      </w:r>
      <w:r>
        <w:rPr>
          <w:w w:val="105"/>
        </w:rPr>
        <w:t>one</w:t>
      </w:r>
      <w:r>
        <w:rPr>
          <w:spacing w:val="19"/>
          <w:w w:val="105"/>
        </w:rPr>
        <w:t xml:space="preserve"> </w:t>
      </w:r>
      <w:r>
        <w:rPr>
          <w:w w:val="105"/>
        </w:rPr>
        <w:t>region</w:t>
      </w:r>
      <w:r>
        <w:rPr>
          <w:spacing w:val="19"/>
          <w:w w:val="105"/>
        </w:rPr>
        <w:t xml:space="preserve"> </w:t>
      </w:r>
      <w:r>
        <w:rPr>
          <w:w w:val="105"/>
        </w:rPr>
        <w:t>to</w:t>
      </w:r>
      <w:r>
        <w:rPr>
          <w:spacing w:val="19"/>
          <w:w w:val="105"/>
        </w:rPr>
        <w:t xml:space="preserve"> </w:t>
      </w:r>
      <w:r>
        <w:rPr>
          <w:w w:val="105"/>
        </w:rPr>
        <w:t>another.</w:t>
      </w:r>
    </w:p>
    <w:p w:rsidR="00012D33" w:rsidRDefault="0009622D">
      <w:pPr>
        <w:pStyle w:val="BodyText"/>
        <w:spacing w:before="1" w:line="273" w:lineRule="auto"/>
        <w:ind w:left="119" w:right="118" w:firstLine="298"/>
        <w:jc w:val="both"/>
      </w:pPr>
      <w:r>
        <w:rPr>
          <w:w w:val="105"/>
        </w:rPr>
        <w:t xml:space="preserve">With that intent in </w:t>
      </w:r>
      <w:proofErr w:type="gramStart"/>
      <w:r>
        <w:rPr>
          <w:w w:val="105"/>
        </w:rPr>
        <w:t>mind,  the</w:t>
      </w:r>
      <w:proofErr w:type="gramEnd"/>
      <w:r>
        <w:rPr>
          <w:w w:val="105"/>
        </w:rPr>
        <w:t xml:space="preserve"> general configuration of a spar-type substructure is shown in Figure </w:t>
      </w:r>
      <w:hyperlink w:anchor="_bookmark10" w:history="1">
        <w:r>
          <w:rPr>
            <w:w w:val="105"/>
          </w:rPr>
          <w:t>6</w:t>
        </w:r>
      </w:hyperlink>
      <w:r>
        <w:rPr>
          <w:w w:val="105"/>
        </w:rPr>
        <w:t xml:space="preserve">,       with nomenclature borrowed from the field of </w:t>
      </w:r>
      <w:r>
        <w:rPr>
          <w:spacing w:val="-4"/>
          <w:w w:val="105"/>
        </w:rPr>
        <w:t xml:space="preserve">naval </w:t>
      </w:r>
      <w:r>
        <w:rPr>
          <w:w w:val="105"/>
        </w:rPr>
        <w:t xml:space="preserve">architecture.  A semisubmersible configuration </w:t>
      </w:r>
      <w:proofErr w:type="gramStart"/>
      <w:r>
        <w:rPr>
          <w:w w:val="105"/>
        </w:rPr>
        <w:t xml:space="preserve">would  </w:t>
      </w:r>
      <w:r>
        <w:rPr>
          <w:spacing w:val="-3"/>
          <w:w w:val="105"/>
        </w:rPr>
        <w:t>have</w:t>
      </w:r>
      <w:proofErr w:type="gramEnd"/>
      <w:r>
        <w:rPr>
          <w:spacing w:val="-3"/>
          <w:w w:val="105"/>
        </w:rPr>
        <w:t xml:space="preserve">  </w:t>
      </w:r>
      <w:r>
        <w:rPr>
          <w:w w:val="105"/>
        </w:rPr>
        <w:t xml:space="preserve">a similar diagram, but with multiple offset columns connected with pontoon elements.  A TLP </w:t>
      </w:r>
      <w:proofErr w:type="gramStart"/>
      <w:r>
        <w:rPr>
          <w:w w:val="105"/>
        </w:rPr>
        <w:t>might  look</w:t>
      </w:r>
      <w:proofErr w:type="gramEnd"/>
      <w:r>
        <w:rPr>
          <w:spacing w:val="22"/>
          <w:w w:val="105"/>
        </w:rPr>
        <w:t xml:space="preserve"> </w:t>
      </w:r>
      <w:r>
        <w:rPr>
          <w:w w:val="105"/>
        </w:rPr>
        <w:t>similar</w:t>
      </w:r>
      <w:r>
        <w:rPr>
          <w:spacing w:val="22"/>
          <w:w w:val="105"/>
        </w:rPr>
        <w:t xml:space="preserve"> </w:t>
      </w:r>
      <w:r>
        <w:rPr>
          <w:w w:val="105"/>
        </w:rPr>
        <w:t>to</w:t>
      </w:r>
      <w:r>
        <w:rPr>
          <w:spacing w:val="22"/>
          <w:w w:val="105"/>
        </w:rPr>
        <w:t xml:space="preserve"> </w:t>
      </w:r>
      <w:r>
        <w:rPr>
          <w:w w:val="105"/>
        </w:rPr>
        <w:t>a</w:t>
      </w:r>
      <w:r>
        <w:rPr>
          <w:spacing w:val="22"/>
          <w:w w:val="105"/>
        </w:rPr>
        <w:t xml:space="preserve"> </w:t>
      </w:r>
      <w:r>
        <w:rPr>
          <w:w w:val="105"/>
        </w:rPr>
        <w:t>spar</w:t>
      </w:r>
      <w:r>
        <w:rPr>
          <w:spacing w:val="22"/>
          <w:w w:val="105"/>
        </w:rPr>
        <w:t xml:space="preserve"> </w:t>
      </w:r>
      <w:r>
        <w:rPr>
          <w:w w:val="105"/>
        </w:rPr>
        <w:t>or</w:t>
      </w:r>
      <w:r>
        <w:rPr>
          <w:spacing w:val="22"/>
          <w:w w:val="105"/>
        </w:rPr>
        <w:t xml:space="preserve"> </w:t>
      </w:r>
      <w:r>
        <w:rPr>
          <w:w w:val="105"/>
        </w:rPr>
        <w:t>semisubmersible,</w:t>
      </w:r>
      <w:r>
        <w:rPr>
          <w:spacing w:val="22"/>
          <w:w w:val="105"/>
        </w:rPr>
        <w:t xml:space="preserve"> </w:t>
      </w:r>
      <w:r>
        <w:rPr>
          <w:w w:val="105"/>
        </w:rPr>
        <w:t>with</w:t>
      </w:r>
      <w:r>
        <w:rPr>
          <w:spacing w:val="22"/>
          <w:w w:val="105"/>
        </w:rPr>
        <w:t xml:space="preserve"> </w:t>
      </w:r>
      <w:r>
        <w:rPr>
          <w:w w:val="105"/>
        </w:rPr>
        <w:t>taut</w:t>
      </w:r>
      <w:r>
        <w:rPr>
          <w:spacing w:val="22"/>
          <w:w w:val="105"/>
        </w:rPr>
        <w:t xml:space="preserve"> </w:t>
      </w:r>
      <w:r>
        <w:rPr>
          <w:w w:val="105"/>
        </w:rPr>
        <w:t>mooring</w:t>
      </w:r>
      <w:r>
        <w:rPr>
          <w:spacing w:val="22"/>
          <w:w w:val="105"/>
        </w:rPr>
        <w:t xml:space="preserve"> </w:t>
      </w:r>
      <w:r>
        <w:rPr>
          <w:w w:val="105"/>
        </w:rPr>
        <w:t>lines</w:t>
      </w:r>
      <w:r>
        <w:rPr>
          <w:spacing w:val="22"/>
          <w:w w:val="105"/>
        </w:rPr>
        <w:t xml:space="preserve"> </w:t>
      </w:r>
      <w:r>
        <w:rPr>
          <w:w w:val="105"/>
        </w:rPr>
        <w:t>instead</w:t>
      </w:r>
      <w:r>
        <w:rPr>
          <w:spacing w:val="22"/>
          <w:w w:val="105"/>
        </w:rPr>
        <w:t xml:space="preserve"> </w:t>
      </w:r>
      <w:r>
        <w:rPr>
          <w:w w:val="105"/>
        </w:rPr>
        <w:t>of</w:t>
      </w:r>
      <w:r>
        <w:rPr>
          <w:spacing w:val="22"/>
          <w:w w:val="105"/>
        </w:rPr>
        <w:t xml:space="preserve"> </w:t>
      </w:r>
      <w:r>
        <w:rPr>
          <w:w w:val="105"/>
        </w:rPr>
        <w:t>the</w:t>
      </w:r>
      <w:r>
        <w:rPr>
          <w:spacing w:val="22"/>
          <w:w w:val="105"/>
        </w:rPr>
        <w:t xml:space="preserve"> </w:t>
      </w:r>
      <w:r>
        <w:rPr>
          <w:w w:val="105"/>
        </w:rPr>
        <w:t>catenary</w:t>
      </w:r>
      <w:r>
        <w:rPr>
          <w:spacing w:val="22"/>
          <w:w w:val="105"/>
        </w:rPr>
        <w:t xml:space="preserve"> </w:t>
      </w:r>
      <w:r>
        <w:rPr>
          <w:w w:val="105"/>
        </w:rPr>
        <w:t>ones</w:t>
      </w:r>
      <w:r>
        <w:rPr>
          <w:spacing w:val="22"/>
          <w:w w:val="105"/>
        </w:rPr>
        <w:t xml:space="preserve"> </w:t>
      </w:r>
      <w:r>
        <w:rPr>
          <w:w w:val="105"/>
        </w:rPr>
        <w:t>shown.</w:t>
      </w:r>
    </w:p>
    <w:p w:rsidR="00012D33" w:rsidRDefault="00012D33">
      <w:pPr>
        <w:pStyle w:val="BodyText"/>
        <w:spacing w:before="11"/>
        <w:rPr>
          <w:sz w:val="24"/>
        </w:rPr>
      </w:pPr>
    </w:p>
    <w:p w:rsidR="00012D33" w:rsidRDefault="0009622D">
      <w:pPr>
        <w:pStyle w:val="Heading2"/>
        <w:numPr>
          <w:ilvl w:val="1"/>
          <w:numId w:val="13"/>
        </w:numPr>
        <w:tabs>
          <w:tab w:val="left" w:pos="733"/>
        </w:tabs>
        <w:ind w:hanging="612"/>
        <w:jc w:val="both"/>
      </w:pPr>
      <w:bookmarkStart w:id="90" w:name="Tapered_Cylinders_(Vertical_Frustums)"/>
      <w:bookmarkEnd w:id="90"/>
      <w:r>
        <w:rPr>
          <w:spacing w:val="-3"/>
          <w:w w:val="115"/>
        </w:rPr>
        <w:t xml:space="preserve">Tapered </w:t>
      </w:r>
      <w:r>
        <w:rPr>
          <w:w w:val="115"/>
        </w:rPr>
        <w:t xml:space="preserve">Cylinders </w:t>
      </w:r>
      <w:r>
        <w:rPr>
          <w:spacing w:val="-3"/>
          <w:w w:val="115"/>
        </w:rPr>
        <w:t>(Vertical</w:t>
      </w:r>
      <w:r>
        <w:rPr>
          <w:spacing w:val="21"/>
          <w:w w:val="115"/>
        </w:rPr>
        <w:t xml:space="preserve"> </w:t>
      </w:r>
      <w:r>
        <w:rPr>
          <w:spacing w:val="-3"/>
          <w:w w:val="115"/>
        </w:rPr>
        <w:t>Frustums)</w:t>
      </w:r>
    </w:p>
    <w:p w:rsidR="00012D33" w:rsidRDefault="0009622D">
      <w:pPr>
        <w:pStyle w:val="BodyText"/>
        <w:spacing w:before="153" w:line="273" w:lineRule="auto"/>
        <w:ind w:left="119" w:right="117"/>
        <w:jc w:val="both"/>
      </w:pPr>
      <w:proofErr w:type="gramStart"/>
      <w:r>
        <w:rPr>
          <w:w w:val="105"/>
        </w:rPr>
        <w:t>A number of</w:t>
      </w:r>
      <w:proofErr w:type="gramEnd"/>
      <w:r>
        <w:rPr>
          <w:w w:val="105"/>
        </w:rPr>
        <w:t xml:space="preserve"> typical floating substructure designs, such as the spar or semisubmersible, contain vertically oriented columns. In </w:t>
      </w:r>
      <w:proofErr w:type="spellStart"/>
      <w:r>
        <w:rPr>
          <w:rFonts w:ascii="Arial"/>
          <w:i/>
          <w:w w:val="105"/>
        </w:rPr>
        <w:t>FloatingSE</w:t>
      </w:r>
      <w:proofErr w:type="spellEnd"/>
      <w:r>
        <w:rPr>
          <w:w w:val="105"/>
        </w:rPr>
        <w:t>, these columns are assumed to have a circular cross-section making them,</w:t>
      </w:r>
    </w:p>
    <w:p w:rsidR="00012D33" w:rsidRDefault="00012D33">
      <w:pPr>
        <w:spacing w:line="273" w:lineRule="auto"/>
        <w:jc w:val="both"/>
        <w:sectPr w:rsidR="00012D33">
          <w:pgSz w:w="12240" w:h="15840"/>
          <w:pgMar w:top="1440" w:right="1320" w:bottom="980" w:left="1320" w:header="0" w:footer="792" w:gutter="0"/>
          <w:cols w:space="720"/>
        </w:sectPr>
      </w:pPr>
    </w:p>
    <w:p w:rsidR="00012D33" w:rsidRDefault="0009622D">
      <w:pPr>
        <w:pStyle w:val="BodyText"/>
        <w:ind w:left="2100"/>
      </w:pPr>
      <w:r>
        <w:rPr>
          <w:noProof/>
        </w:rPr>
        <w:drawing>
          <wp:inline distT="0" distB="0" distL="0" distR="0" wp14:anchorId="7670C8B8" wp14:editId="736D2F68">
            <wp:extent cx="3398707" cy="2540888"/>
            <wp:effectExtent l="0" t="0" r="0" b="0"/>
            <wp:docPr id="1"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2.jpeg"/>
                    <pic:cNvPicPr/>
                  </pic:nvPicPr>
                  <pic:blipFill>
                    <a:blip r:embed="rId133" cstate="print"/>
                    <a:stretch>
                      <a:fillRect/>
                    </a:stretch>
                  </pic:blipFill>
                  <pic:spPr>
                    <a:xfrm>
                      <a:off x="0" y="0"/>
                      <a:ext cx="3398707" cy="2540888"/>
                    </a:xfrm>
                    <a:prstGeom prst="rect">
                      <a:avLst/>
                    </a:prstGeom>
                  </pic:spPr>
                </pic:pic>
              </a:graphicData>
            </a:graphic>
          </wp:inline>
        </w:drawing>
      </w:r>
    </w:p>
    <w:p w:rsidR="00012D33" w:rsidRDefault="00012D33">
      <w:pPr>
        <w:pStyle w:val="BodyText"/>
        <w:spacing w:before="3"/>
        <w:rPr>
          <w:sz w:val="13"/>
        </w:rPr>
      </w:pPr>
    </w:p>
    <w:p w:rsidR="00012D33" w:rsidRDefault="0009622D">
      <w:pPr>
        <w:spacing w:before="67"/>
        <w:ind w:left="2033"/>
        <w:rPr>
          <w:sz w:val="18"/>
        </w:rPr>
      </w:pPr>
      <w:bookmarkStart w:id="91" w:name="_bookmark9"/>
      <w:bookmarkEnd w:id="91"/>
      <w:proofErr w:type="gramStart"/>
      <w:r>
        <w:rPr>
          <w:b/>
          <w:w w:val="110"/>
          <w:sz w:val="18"/>
        </w:rPr>
        <w:t>Figure  5</w:t>
      </w:r>
      <w:proofErr w:type="gramEnd"/>
      <w:r>
        <w:rPr>
          <w:b/>
          <w:w w:val="110"/>
          <w:sz w:val="18"/>
        </w:rPr>
        <w:t xml:space="preserve">:  </w:t>
      </w:r>
      <w:r>
        <w:rPr>
          <w:w w:val="110"/>
          <w:sz w:val="18"/>
        </w:rPr>
        <w:t>Three classical designs for floating turbine  substructures.</w:t>
      </w:r>
    </w:p>
    <w:p w:rsidR="00012D33" w:rsidRDefault="00012D33">
      <w:pPr>
        <w:pStyle w:val="BodyText"/>
        <w:rPr>
          <w:sz w:val="18"/>
        </w:rPr>
      </w:pPr>
    </w:p>
    <w:p w:rsidR="00012D33" w:rsidRDefault="00012D33">
      <w:pPr>
        <w:pStyle w:val="BodyText"/>
        <w:rPr>
          <w:sz w:val="18"/>
        </w:rPr>
      </w:pPr>
    </w:p>
    <w:p w:rsidR="00012D33" w:rsidRDefault="00012D33">
      <w:pPr>
        <w:pStyle w:val="BodyText"/>
        <w:spacing w:before="4"/>
        <w:rPr>
          <w:sz w:val="19"/>
        </w:rPr>
      </w:pPr>
    </w:p>
    <w:p w:rsidR="00012D33" w:rsidRDefault="0009622D">
      <w:pPr>
        <w:pStyle w:val="BodyText"/>
        <w:spacing w:line="273" w:lineRule="auto"/>
        <w:ind w:left="119" w:right="117"/>
        <w:jc w:val="both"/>
      </w:pPr>
      <w:r>
        <w:rPr>
          <w:w w:val="110"/>
        </w:rPr>
        <w:t xml:space="preserve">formally, vertical frustums. These frustums are assumed to </w:t>
      </w:r>
      <w:r>
        <w:rPr>
          <w:spacing w:val="2"/>
          <w:w w:val="110"/>
        </w:rPr>
        <w:t xml:space="preserve">be </w:t>
      </w:r>
      <w:r>
        <w:rPr>
          <w:w w:val="110"/>
        </w:rPr>
        <w:t xml:space="preserve">ring-stiffened to support the buckling loads inherent in a submerged support structure. The number of columns, their geometry, and the ring stiffeners are parameterized in the </w:t>
      </w:r>
      <w:proofErr w:type="spellStart"/>
      <w:r>
        <w:rPr>
          <w:rFonts w:ascii="Arial"/>
          <w:i/>
          <w:w w:val="110"/>
        </w:rPr>
        <w:t>FloatingSE</w:t>
      </w:r>
      <w:proofErr w:type="spellEnd"/>
      <w:r>
        <w:rPr>
          <w:rFonts w:ascii="Arial"/>
          <w:i/>
          <w:w w:val="110"/>
        </w:rPr>
        <w:t xml:space="preserve"> </w:t>
      </w:r>
      <w:r>
        <w:rPr>
          <w:w w:val="110"/>
        </w:rPr>
        <w:t xml:space="preserve">module according to the diagrams in Figures </w:t>
      </w:r>
      <w:hyperlink w:anchor="_bookmark10" w:history="1">
        <w:r>
          <w:rPr>
            <w:w w:val="110"/>
          </w:rPr>
          <w:t>6</w:t>
        </w:r>
      </w:hyperlink>
      <w:r>
        <w:rPr>
          <w:w w:val="110"/>
        </w:rPr>
        <w:t xml:space="preserve"> and </w:t>
      </w:r>
      <w:hyperlink w:anchor="_bookmark11" w:history="1">
        <w:r>
          <w:rPr>
            <w:w w:val="110"/>
          </w:rPr>
          <w:t>7.</w:t>
        </w:r>
      </w:hyperlink>
      <w:r>
        <w:rPr>
          <w:w w:val="110"/>
        </w:rPr>
        <w:t xml:space="preserve"> The main column is assumed to </w:t>
      </w:r>
      <w:ins w:id="92" w:author="Musial, Walter" w:date="2018-09-27T17:16:00Z">
        <w:r w:rsidR="00A74646">
          <w:rPr>
            <w:w w:val="110"/>
          </w:rPr>
          <w:t xml:space="preserve">be </w:t>
        </w:r>
      </w:ins>
      <w:r>
        <w:rPr>
          <w:w w:val="110"/>
        </w:rPr>
        <w:t>centered at (</w:t>
      </w:r>
      <w:r>
        <w:rPr>
          <w:i/>
          <w:w w:val="110"/>
        </w:rPr>
        <w:t xml:space="preserve">x </w:t>
      </w:r>
      <w:r>
        <w:rPr>
          <w:w w:val="110"/>
        </w:rPr>
        <w:t>= 0</w:t>
      </w:r>
      <w:r>
        <w:rPr>
          <w:i/>
          <w:w w:val="110"/>
        </w:rPr>
        <w:t xml:space="preserve">, y </w:t>
      </w:r>
      <w:r>
        <w:rPr>
          <w:w w:val="110"/>
        </w:rPr>
        <w:t xml:space="preserve">= 0), directly underneath the turbine </w:t>
      </w:r>
      <w:r>
        <w:rPr>
          <w:spacing w:val="-3"/>
          <w:w w:val="110"/>
        </w:rPr>
        <w:t xml:space="preserve">tower </w:t>
      </w:r>
      <w:r>
        <w:rPr>
          <w:w w:val="110"/>
        </w:rPr>
        <w:t>(note that off- centered</w:t>
      </w:r>
      <w:r>
        <w:rPr>
          <w:spacing w:val="-6"/>
          <w:w w:val="110"/>
        </w:rPr>
        <w:t xml:space="preserve"> </w:t>
      </w:r>
      <w:r>
        <w:rPr>
          <w:w w:val="110"/>
        </w:rPr>
        <w:t>turbines</w:t>
      </w:r>
      <w:r>
        <w:rPr>
          <w:spacing w:val="-6"/>
          <w:w w:val="110"/>
        </w:rPr>
        <w:t xml:space="preserve"> </w:t>
      </w:r>
      <w:r>
        <w:rPr>
          <w:w w:val="110"/>
        </w:rPr>
        <w:t>are</w:t>
      </w:r>
      <w:r>
        <w:rPr>
          <w:spacing w:val="-6"/>
          <w:w w:val="110"/>
        </w:rPr>
        <w:t xml:space="preserve"> </w:t>
      </w:r>
      <w:r>
        <w:rPr>
          <w:w w:val="110"/>
        </w:rPr>
        <w:t>not</w:t>
      </w:r>
      <w:r>
        <w:rPr>
          <w:spacing w:val="-6"/>
          <w:w w:val="110"/>
        </w:rPr>
        <w:t xml:space="preserve"> </w:t>
      </w:r>
      <w:r>
        <w:rPr>
          <w:w w:val="110"/>
        </w:rPr>
        <w:t>yet</w:t>
      </w:r>
      <w:r>
        <w:rPr>
          <w:spacing w:val="-6"/>
          <w:w w:val="110"/>
        </w:rPr>
        <w:t xml:space="preserve"> </w:t>
      </w:r>
      <w:r>
        <w:rPr>
          <w:w w:val="110"/>
        </w:rPr>
        <w:t>supported).</w:t>
      </w:r>
      <w:r>
        <w:rPr>
          <w:spacing w:val="14"/>
          <w:w w:val="110"/>
        </w:rPr>
        <w:t xml:space="preserve"> </w:t>
      </w:r>
      <w:r>
        <w:rPr>
          <w:w w:val="110"/>
        </w:rPr>
        <w:t>Other</w:t>
      </w:r>
      <w:r>
        <w:rPr>
          <w:spacing w:val="-6"/>
          <w:w w:val="110"/>
        </w:rPr>
        <w:t xml:space="preserve"> </w:t>
      </w:r>
      <w:r>
        <w:rPr>
          <w:w w:val="110"/>
        </w:rPr>
        <w:t>columns</w:t>
      </w:r>
      <w:r>
        <w:rPr>
          <w:spacing w:val="-6"/>
          <w:w w:val="110"/>
        </w:rPr>
        <w:t xml:space="preserve"> </w:t>
      </w:r>
      <w:r>
        <w:rPr>
          <w:w w:val="110"/>
        </w:rPr>
        <w:t>are</w:t>
      </w:r>
      <w:r>
        <w:rPr>
          <w:spacing w:val="-6"/>
          <w:w w:val="110"/>
        </w:rPr>
        <w:t xml:space="preserve"> </w:t>
      </w:r>
      <w:r>
        <w:rPr>
          <w:w w:val="110"/>
        </w:rPr>
        <w:t>referred</w:t>
      </w:r>
      <w:r>
        <w:rPr>
          <w:spacing w:val="-6"/>
          <w:w w:val="110"/>
        </w:rPr>
        <w:t xml:space="preserve"> </w:t>
      </w:r>
      <w:r>
        <w:rPr>
          <w:w w:val="110"/>
        </w:rPr>
        <w:t>to</w:t>
      </w:r>
      <w:r>
        <w:rPr>
          <w:spacing w:val="-6"/>
          <w:w w:val="110"/>
        </w:rPr>
        <w:t xml:space="preserve"> </w:t>
      </w:r>
      <w:r>
        <w:rPr>
          <w:w w:val="110"/>
        </w:rPr>
        <w:t>as</w:t>
      </w:r>
      <w:r>
        <w:rPr>
          <w:spacing w:val="-6"/>
          <w:w w:val="110"/>
        </w:rPr>
        <w:t xml:space="preserve"> </w:t>
      </w:r>
      <w:r>
        <w:rPr>
          <w:rFonts w:ascii="Arial"/>
          <w:i/>
          <w:w w:val="110"/>
        </w:rPr>
        <w:t>offset</w:t>
      </w:r>
      <w:r>
        <w:rPr>
          <w:rFonts w:ascii="Arial"/>
          <w:i/>
          <w:spacing w:val="3"/>
          <w:w w:val="110"/>
        </w:rPr>
        <w:t xml:space="preserve"> </w:t>
      </w:r>
      <w:proofErr w:type="gramStart"/>
      <w:r>
        <w:rPr>
          <w:w w:val="110"/>
        </w:rPr>
        <w:t>columns,</w:t>
      </w:r>
      <w:r>
        <w:rPr>
          <w:spacing w:val="-5"/>
          <w:w w:val="110"/>
        </w:rPr>
        <w:t xml:space="preserve"> </w:t>
      </w:r>
      <w:r>
        <w:rPr>
          <w:w w:val="110"/>
        </w:rPr>
        <w:t>and</w:t>
      </w:r>
      <w:proofErr w:type="gramEnd"/>
      <w:r>
        <w:rPr>
          <w:spacing w:val="-6"/>
          <w:w w:val="110"/>
        </w:rPr>
        <w:t xml:space="preserve"> </w:t>
      </w:r>
      <w:r>
        <w:rPr>
          <w:w w:val="110"/>
        </w:rPr>
        <w:t>are</w:t>
      </w:r>
      <w:r>
        <w:rPr>
          <w:spacing w:val="-6"/>
          <w:w w:val="110"/>
        </w:rPr>
        <w:t xml:space="preserve"> </w:t>
      </w:r>
      <w:r>
        <w:rPr>
          <w:w w:val="110"/>
        </w:rPr>
        <w:t xml:space="preserve">assumed to </w:t>
      </w:r>
      <w:r>
        <w:rPr>
          <w:spacing w:val="2"/>
          <w:w w:val="110"/>
        </w:rPr>
        <w:t xml:space="preserve">be </w:t>
      </w:r>
      <w:r>
        <w:rPr>
          <w:w w:val="110"/>
        </w:rPr>
        <w:t xml:space="preserve">evenly spread around the main column. The material of the vertical columns is currently assumed to </w:t>
      </w:r>
      <w:r>
        <w:rPr>
          <w:spacing w:val="2"/>
          <w:w w:val="110"/>
        </w:rPr>
        <w:t xml:space="preserve">be </w:t>
      </w:r>
      <w:r>
        <w:rPr>
          <w:w w:val="110"/>
        </w:rPr>
        <w:t xml:space="preserve">ASTM 992 steel. </w:t>
      </w:r>
      <w:r>
        <w:rPr>
          <w:spacing w:val="-3"/>
          <w:w w:val="110"/>
        </w:rPr>
        <w:t xml:space="preserve">Future </w:t>
      </w:r>
      <w:r>
        <w:rPr>
          <w:w w:val="110"/>
        </w:rPr>
        <w:t>developments will include the option to select one of multiple material</w:t>
      </w:r>
      <w:r>
        <w:rPr>
          <w:spacing w:val="-18"/>
          <w:w w:val="110"/>
        </w:rPr>
        <w:t xml:space="preserve"> </w:t>
      </w:r>
      <w:r>
        <w:rPr>
          <w:w w:val="110"/>
        </w:rPr>
        <w:t>options for</w:t>
      </w:r>
      <w:r>
        <w:rPr>
          <w:spacing w:val="-14"/>
          <w:w w:val="110"/>
        </w:rPr>
        <w:t xml:space="preserve"> </w:t>
      </w:r>
      <w:r>
        <w:rPr>
          <w:w w:val="110"/>
        </w:rPr>
        <w:t>each</w:t>
      </w:r>
      <w:r>
        <w:rPr>
          <w:spacing w:val="-14"/>
          <w:w w:val="110"/>
        </w:rPr>
        <w:t xml:space="preserve"> </w:t>
      </w:r>
      <w:r>
        <w:rPr>
          <w:w w:val="110"/>
        </w:rPr>
        <w:t>section</w:t>
      </w:r>
      <w:r>
        <w:rPr>
          <w:spacing w:val="-14"/>
          <w:w w:val="110"/>
        </w:rPr>
        <w:t xml:space="preserve"> </w:t>
      </w:r>
      <w:r>
        <w:rPr>
          <w:w w:val="110"/>
        </w:rPr>
        <w:t>in</w:t>
      </w:r>
      <w:r>
        <w:rPr>
          <w:spacing w:val="-14"/>
          <w:w w:val="110"/>
        </w:rPr>
        <w:t xml:space="preserve"> </w:t>
      </w:r>
      <w:r>
        <w:rPr>
          <w:w w:val="110"/>
        </w:rPr>
        <w:t>each</w:t>
      </w:r>
      <w:r>
        <w:rPr>
          <w:spacing w:val="-14"/>
          <w:w w:val="110"/>
        </w:rPr>
        <w:t xml:space="preserve"> </w:t>
      </w:r>
      <w:r>
        <w:rPr>
          <w:w w:val="110"/>
        </w:rPr>
        <w:t>cylinder.</w:t>
      </w:r>
    </w:p>
    <w:p w:rsidR="00012D33" w:rsidRDefault="00012D33">
      <w:pPr>
        <w:pStyle w:val="BodyText"/>
        <w:spacing w:before="11"/>
        <w:rPr>
          <w:sz w:val="24"/>
        </w:rPr>
      </w:pPr>
    </w:p>
    <w:p w:rsidR="00012D33" w:rsidRDefault="0009622D">
      <w:pPr>
        <w:pStyle w:val="Heading2"/>
        <w:numPr>
          <w:ilvl w:val="1"/>
          <w:numId w:val="13"/>
        </w:numPr>
        <w:tabs>
          <w:tab w:val="left" w:pos="733"/>
        </w:tabs>
        <w:ind w:hanging="612"/>
        <w:jc w:val="both"/>
      </w:pPr>
      <w:r>
        <w:rPr>
          <w:w w:val="115"/>
        </w:rPr>
        <w:t>Discretization</w:t>
      </w:r>
    </w:p>
    <w:p w:rsidR="00012D33" w:rsidRDefault="0009622D">
      <w:pPr>
        <w:pStyle w:val="BodyText"/>
        <w:spacing w:before="153" w:line="271" w:lineRule="auto"/>
        <w:ind w:left="120" w:right="117"/>
        <w:jc w:val="both"/>
      </w:pPr>
      <w:r>
        <w:rPr>
          <w:spacing w:val="-9"/>
          <w:w w:val="110"/>
        </w:rPr>
        <w:t>To</w:t>
      </w:r>
      <w:r>
        <w:rPr>
          <w:spacing w:val="-6"/>
          <w:w w:val="110"/>
        </w:rPr>
        <w:t xml:space="preserve"> </w:t>
      </w:r>
      <w:r>
        <w:rPr>
          <w:w w:val="110"/>
        </w:rPr>
        <w:t>allow</w:t>
      </w:r>
      <w:r>
        <w:rPr>
          <w:spacing w:val="-6"/>
          <w:w w:val="110"/>
        </w:rPr>
        <w:t xml:space="preserve"> </w:t>
      </w:r>
      <w:r>
        <w:rPr>
          <w:w w:val="110"/>
        </w:rPr>
        <w:t>for</w:t>
      </w:r>
      <w:r>
        <w:rPr>
          <w:spacing w:val="-6"/>
          <w:w w:val="110"/>
        </w:rPr>
        <w:t xml:space="preserve"> </w:t>
      </w:r>
      <w:r>
        <w:rPr>
          <w:w w:val="110"/>
        </w:rPr>
        <w:t>varying</w:t>
      </w:r>
      <w:r>
        <w:rPr>
          <w:spacing w:val="-6"/>
          <w:w w:val="110"/>
        </w:rPr>
        <w:t xml:space="preserve"> </w:t>
      </w:r>
      <w:r>
        <w:rPr>
          <w:w w:val="110"/>
        </w:rPr>
        <w:t>geometry</w:t>
      </w:r>
      <w:r>
        <w:rPr>
          <w:spacing w:val="-5"/>
          <w:w w:val="110"/>
        </w:rPr>
        <w:t xml:space="preserve"> </w:t>
      </w:r>
      <w:r>
        <w:rPr>
          <w:w w:val="110"/>
        </w:rPr>
        <w:t>parameters</w:t>
      </w:r>
      <w:r>
        <w:rPr>
          <w:spacing w:val="-6"/>
          <w:w w:val="110"/>
        </w:rPr>
        <w:t xml:space="preserve"> </w:t>
      </w:r>
      <w:r>
        <w:rPr>
          <w:w w:val="110"/>
        </w:rPr>
        <w:t>along</w:t>
      </w:r>
      <w:r>
        <w:rPr>
          <w:spacing w:val="-6"/>
          <w:w w:val="110"/>
        </w:rPr>
        <w:t xml:space="preserve"> </w:t>
      </w:r>
      <w:r>
        <w:rPr>
          <w:w w:val="110"/>
        </w:rPr>
        <w:t>the</w:t>
      </w:r>
      <w:r>
        <w:rPr>
          <w:spacing w:val="-6"/>
          <w:w w:val="110"/>
        </w:rPr>
        <w:t xml:space="preserve"> </w:t>
      </w:r>
      <w:r>
        <w:rPr>
          <w:w w:val="110"/>
        </w:rPr>
        <w:t>length</w:t>
      </w:r>
      <w:r>
        <w:rPr>
          <w:spacing w:val="-6"/>
          <w:w w:val="110"/>
        </w:rPr>
        <w:t xml:space="preserve"> </w:t>
      </w:r>
      <w:r>
        <w:rPr>
          <w:w w:val="110"/>
        </w:rPr>
        <w:t>of</w:t>
      </w:r>
      <w:r>
        <w:rPr>
          <w:spacing w:val="-6"/>
          <w:w w:val="110"/>
        </w:rPr>
        <w:t xml:space="preserve"> </w:t>
      </w:r>
      <w:r>
        <w:rPr>
          <w:w w:val="110"/>
        </w:rPr>
        <w:t>substructure</w:t>
      </w:r>
      <w:r>
        <w:rPr>
          <w:spacing w:val="-6"/>
          <w:w w:val="110"/>
        </w:rPr>
        <w:t xml:space="preserve"> </w:t>
      </w:r>
      <w:r>
        <w:rPr>
          <w:w w:val="110"/>
        </w:rPr>
        <w:t>columns,</w:t>
      </w:r>
      <w:r>
        <w:rPr>
          <w:spacing w:val="-6"/>
          <w:w w:val="110"/>
        </w:rPr>
        <w:t xml:space="preserve"> </w:t>
      </w:r>
      <w:r>
        <w:rPr>
          <w:w w:val="110"/>
        </w:rPr>
        <w:t>the</w:t>
      </w:r>
      <w:r>
        <w:rPr>
          <w:spacing w:val="-6"/>
          <w:w w:val="110"/>
        </w:rPr>
        <w:t xml:space="preserve"> </w:t>
      </w:r>
      <w:r>
        <w:rPr>
          <w:w w:val="110"/>
        </w:rPr>
        <w:t>larger</w:t>
      </w:r>
      <w:r>
        <w:rPr>
          <w:spacing w:val="-6"/>
          <w:w w:val="110"/>
        </w:rPr>
        <w:t xml:space="preserve"> </w:t>
      </w:r>
      <w:r>
        <w:rPr>
          <w:w w:val="110"/>
        </w:rPr>
        <w:t>components are</w:t>
      </w:r>
      <w:r>
        <w:rPr>
          <w:spacing w:val="-7"/>
          <w:w w:val="110"/>
        </w:rPr>
        <w:t xml:space="preserve"> </w:t>
      </w:r>
      <w:r>
        <w:rPr>
          <w:w w:val="110"/>
        </w:rPr>
        <w:t>divided</w:t>
      </w:r>
      <w:r>
        <w:rPr>
          <w:spacing w:val="-7"/>
          <w:w w:val="110"/>
        </w:rPr>
        <w:t xml:space="preserve"> </w:t>
      </w:r>
      <w:r>
        <w:rPr>
          <w:w w:val="110"/>
        </w:rPr>
        <w:t>into</w:t>
      </w:r>
      <w:r>
        <w:rPr>
          <w:spacing w:val="-7"/>
          <w:w w:val="110"/>
        </w:rPr>
        <w:t xml:space="preserve"> </w:t>
      </w:r>
      <w:r>
        <w:rPr>
          <w:w w:val="110"/>
        </w:rPr>
        <w:t>sections.</w:t>
      </w:r>
      <w:r>
        <w:rPr>
          <w:spacing w:val="11"/>
          <w:w w:val="110"/>
        </w:rPr>
        <w:t xml:space="preserve"> </w:t>
      </w:r>
      <w:r>
        <w:rPr>
          <w:w w:val="110"/>
        </w:rPr>
        <w:t>The</w:t>
      </w:r>
      <w:r>
        <w:rPr>
          <w:spacing w:val="-7"/>
          <w:w w:val="110"/>
        </w:rPr>
        <w:t xml:space="preserve"> </w:t>
      </w:r>
      <w:r>
        <w:rPr>
          <w:w w:val="110"/>
        </w:rPr>
        <w:t>user</w:t>
      </w:r>
      <w:r>
        <w:rPr>
          <w:spacing w:val="-7"/>
          <w:w w:val="110"/>
        </w:rPr>
        <w:t xml:space="preserve"> </w:t>
      </w:r>
      <w:r>
        <w:rPr>
          <w:w w:val="110"/>
        </w:rPr>
        <w:t>may</w:t>
      </w:r>
      <w:r>
        <w:rPr>
          <w:spacing w:val="-7"/>
          <w:w w:val="110"/>
        </w:rPr>
        <w:t xml:space="preserve"> </w:t>
      </w:r>
      <w:r>
        <w:rPr>
          <w:w w:val="110"/>
        </w:rPr>
        <w:t>specify</w:t>
      </w:r>
      <w:r>
        <w:rPr>
          <w:spacing w:val="-7"/>
          <w:w w:val="110"/>
        </w:rPr>
        <w:t xml:space="preserve"> </w:t>
      </w:r>
      <w:r>
        <w:rPr>
          <w:w w:val="110"/>
        </w:rPr>
        <w:t>the</w:t>
      </w:r>
      <w:r>
        <w:rPr>
          <w:spacing w:val="-7"/>
          <w:w w:val="110"/>
        </w:rPr>
        <w:t xml:space="preserve"> </w:t>
      </w:r>
      <w:r>
        <w:rPr>
          <w:w w:val="110"/>
        </w:rPr>
        <w:t>number</w:t>
      </w:r>
      <w:r>
        <w:rPr>
          <w:spacing w:val="-7"/>
          <w:w w:val="110"/>
        </w:rPr>
        <w:t xml:space="preserve"> </w:t>
      </w:r>
      <w:r>
        <w:rPr>
          <w:w w:val="110"/>
        </w:rPr>
        <w:t>of</w:t>
      </w:r>
      <w:r>
        <w:rPr>
          <w:spacing w:val="-7"/>
          <w:w w:val="110"/>
        </w:rPr>
        <w:t xml:space="preserve"> </w:t>
      </w:r>
      <w:r>
        <w:rPr>
          <w:w w:val="110"/>
        </w:rPr>
        <w:t>overall</w:t>
      </w:r>
      <w:r>
        <w:rPr>
          <w:spacing w:val="-7"/>
          <w:w w:val="110"/>
        </w:rPr>
        <w:t xml:space="preserve"> </w:t>
      </w:r>
      <w:r>
        <w:rPr>
          <w:w w:val="110"/>
        </w:rPr>
        <w:t>sections,</w:t>
      </w:r>
      <w:r>
        <w:rPr>
          <w:spacing w:val="-6"/>
          <w:w w:val="110"/>
        </w:rPr>
        <w:t xml:space="preserve"> </w:t>
      </w:r>
      <w:r>
        <w:rPr>
          <w:i/>
          <w:w w:val="110"/>
        </w:rPr>
        <w:t>n</w:t>
      </w:r>
      <w:r>
        <w:rPr>
          <w:rFonts w:ascii="Arial"/>
          <w:i/>
          <w:w w:val="110"/>
          <w:position w:val="-2"/>
          <w:sz w:val="14"/>
        </w:rPr>
        <w:t>s</w:t>
      </w:r>
      <w:r>
        <w:rPr>
          <w:rFonts w:ascii="Arial"/>
          <w:i/>
          <w:spacing w:val="13"/>
          <w:w w:val="110"/>
          <w:position w:val="-2"/>
          <w:sz w:val="14"/>
        </w:rPr>
        <w:t xml:space="preserve"> </w:t>
      </w:r>
      <w:r>
        <w:rPr>
          <w:w w:val="110"/>
        </w:rPr>
        <w:t>and</w:t>
      </w:r>
      <w:r>
        <w:rPr>
          <w:spacing w:val="-7"/>
          <w:w w:val="110"/>
        </w:rPr>
        <w:t xml:space="preserve"> </w:t>
      </w:r>
      <w:r>
        <w:rPr>
          <w:w w:val="110"/>
        </w:rPr>
        <w:t>the</w:t>
      </w:r>
      <w:r>
        <w:rPr>
          <w:spacing w:val="-7"/>
          <w:w w:val="110"/>
        </w:rPr>
        <w:t xml:space="preserve"> </w:t>
      </w:r>
      <w:r>
        <w:rPr>
          <w:w w:val="110"/>
        </w:rPr>
        <w:t>geometry</w:t>
      </w:r>
      <w:r>
        <w:rPr>
          <w:spacing w:val="-6"/>
          <w:w w:val="110"/>
        </w:rPr>
        <w:t xml:space="preserve"> </w:t>
      </w:r>
      <w:r>
        <w:rPr>
          <w:w w:val="110"/>
        </w:rPr>
        <w:t>of</w:t>
      </w:r>
      <w:r>
        <w:rPr>
          <w:spacing w:val="-7"/>
          <w:w w:val="110"/>
        </w:rPr>
        <w:t xml:space="preserve"> </w:t>
      </w:r>
      <w:r>
        <w:rPr>
          <w:w w:val="110"/>
        </w:rPr>
        <w:t>each section. Some of the geometry parameters are tied to the nodes that bracket each section, such as column diameter and wall thickness, with linear variation between each node. Other parameters are considered constant within each section, such as the spacing between ring stiffeners. The number of sections should resemble</w:t>
      </w:r>
      <w:r>
        <w:rPr>
          <w:spacing w:val="-5"/>
          <w:w w:val="110"/>
        </w:rPr>
        <w:t xml:space="preserve"> </w:t>
      </w:r>
      <w:r>
        <w:rPr>
          <w:w w:val="110"/>
        </w:rPr>
        <w:t>the</w:t>
      </w:r>
      <w:r>
        <w:rPr>
          <w:spacing w:val="-5"/>
          <w:w w:val="110"/>
        </w:rPr>
        <w:t xml:space="preserve"> </w:t>
      </w:r>
      <w:r>
        <w:rPr>
          <w:w w:val="110"/>
        </w:rPr>
        <w:t>physical</w:t>
      </w:r>
      <w:r>
        <w:rPr>
          <w:spacing w:val="-5"/>
          <w:w w:val="110"/>
        </w:rPr>
        <w:t xml:space="preserve"> </w:t>
      </w:r>
      <w:r>
        <w:rPr>
          <w:w w:val="110"/>
        </w:rPr>
        <w:t>number</w:t>
      </w:r>
      <w:r>
        <w:rPr>
          <w:spacing w:val="-5"/>
          <w:w w:val="110"/>
        </w:rPr>
        <w:t xml:space="preserve"> </w:t>
      </w:r>
      <w:r>
        <w:rPr>
          <w:w w:val="110"/>
        </w:rPr>
        <w:t>of</w:t>
      </w:r>
      <w:r>
        <w:rPr>
          <w:spacing w:val="-5"/>
          <w:w w:val="110"/>
        </w:rPr>
        <w:t xml:space="preserve"> </w:t>
      </w:r>
      <w:r>
        <w:rPr>
          <w:w w:val="110"/>
        </w:rPr>
        <w:t>cans</w:t>
      </w:r>
      <w:r>
        <w:rPr>
          <w:spacing w:val="-5"/>
          <w:w w:val="110"/>
        </w:rPr>
        <w:t xml:space="preserve"> </w:t>
      </w:r>
      <w:r>
        <w:rPr>
          <w:w w:val="110"/>
        </w:rPr>
        <w:t>or</w:t>
      </w:r>
      <w:r>
        <w:rPr>
          <w:spacing w:val="-5"/>
          <w:w w:val="110"/>
        </w:rPr>
        <w:t xml:space="preserve"> </w:t>
      </w:r>
      <w:r>
        <w:rPr>
          <w:w w:val="110"/>
        </w:rPr>
        <w:t>sections</w:t>
      </w:r>
      <w:r>
        <w:rPr>
          <w:spacing w:val="-5"/>
          <w:w w:val="110"/>
        </w:rPr>
        <w:t xml:space="preserve"> </w:t>
      </w:r>
      <w:r>
        <w:rPr>
          <w:w w:val="110"/>
        </w:rPr>
        <w:t>used</w:t>
      </w:r>
      <w:r>
        <w:rPr>
          <w:spacing w:val="-5"/>
          <w:w w:val="110"/>
        </w:rPr>
        <w:t xml:space="preserve"> </w:t>
      </w:r>
      <w:r>
        <w:rPr>
          <w:w w:val="110"/>
        </w:rPr>
        <w:t>in</w:t>
      </w:r>
      <w:r>
        <w:rPr>
          <w:spacing w:val="-5"/>
          <w:w w:val="110"/>
        </w:rPr>
        <w:t xml:space="preserve"> </w:t>
      </w:r>
      <w:r>
        <w:rPr>
          <w:w w:val="110"/>
        </w:rPr>
        <w:t>the</w:t>
      </w:r>
      <w:r>
        <w:rPr>
          <w:spacing w:val="-5"/>
          <w:w w:val="110"/>
        </w:rPr>
        <w:t xml:space="preserve"> </w:t>
      </w:r>
      <w:r>
        <w:rPr>
          <w:w w:val="110"/>
        </w:rPr>
        <w:t>manufacturing</w:t>
      </w:r>
      <w:r>
        <w:rPr>
          <w:spacing w:val="-5"/>
          <w:w w:val="110"/>
        </w:rPr>
        <w:t xml:space="preserve"> </w:t>
      </w:r>
      <w:r>
        <w:rPr>
          <w:w w:val="110"/>
        </w:rPr>
        <w:t>of</w:t>
      </w:r>
      <w:r>
        <w:rPr>
          <w:spacing w:val="-5"/>
          <w:w w:val="110"/>
        </w:rPr>
        <w:t xml:space="preserve"> </w:t>
      </w:r>
      <w:r>
        <w:rPr>
          <w:w w:val="110"/>
        </w:rPr>
        <w:t>the</w:t>
      </w:r>
      <w:r>
        <w:rPr>
          <w:spacing w:val="-5"/>
          <w:w w:val="110"/>
        </w:rPr>
        <w:t xml:space="preserve"> </w:t>
      </w:r>
      <w:r>
        <w:rPr>
          <w:w w:val="110"/>
        </w:rPr>
        <w:t>real</w:t>
      </w:r>
      <w:r>
        <w:rPr>
          <w:spacing w:val="-5"/>
          <w:w w:val="110"/>
        </w:rPr>
        <w:t xml:space="preserve"> </w:t>
      </w:r>
      <w:r>
        <w:rPr>
          <w:w w:val="110"/>
        </w:rPr>
        <w:t>article.</w:t>
      </w:r>
    </w:p>
    <w:p w:rsidR="00012D33" w:rsidRDefault="00012D33">
      <w:pPr>
        <w:pStyle w:val="BodyText"/>
        <w:spacing w:before="7"/>
        <w:rPr>
          <w:sz w:val="24"/>
        </w:rPr>
      </w:pPr>
    </w:p>
    <w:p w:rsidR="00012D33" w:rsidRDefault="0009622D">
      <w:pPr>
        <w:pStyle w:val="Heading4"/>
        <w:numPr>
          <w:ilvl w:val="2"/>
          <w:numId w:val="13"/>
        </w:numPr>
        <w:tabs>
          <w:tab w:val="left" w:pos="821"/>
        </w:tabs>
        <w:ind w:hanging="700"/>
        <w:jc w:val="both"/>
      </w:pPr>
      <w:bookmarkStart w:id="93" w:name="Ballast"/>
      <w:bookmarkEnd w:id="93"/>
      <w:r>
        <w:rPr>
          <w:w w:val="120"/>
        </w:rPr>
        <w:t>Ballast</w:t>
      </w:r>
    </w:p>
    <w:p w:rsidR="00012D33" w:rsidRDefault="00A74646">
      <w:pPr>
        <w:pStyle w:val="BodyText"/>
        <w:spacing w:before="161" w:line="273" w:lineRule="auto"/>
        <w:ind w:left="120" w:right="117"/>
        <w:jc w:val="both"/>
      </w:pPr>
      <w:ins w:id="94" w:author="Musial, Walter" w:date="2018-09-27T17:18:00Z">
        <w:r>
          <w:rPr>
            <w:w w:val="110"/>
          </w:rPr>
          <w:t xml:space="preserve">Stability of </w:t>
        </w:r>
      </w:ins>
      <w:del w:id="95" w:author="Musial, Walter" w:date="2018-09-27T17:18:00Z">
        <w:r w:rsidR="0009622D" w:rsidDel="00A74646">
          <w:rPr>
            <w:w w:val="110"/>
          </w:rPr>
          <w:delText>S</w:delText>
        </w:r>
      </w:del>
      <w:ins w:id="96" w:author="Musial, Walter" w:date="2018-09-27T17:18:00Z">
        <w:r>
          <w:rPr>
            <w:w w:val="110"/>
          </w:rPr>
          <w:t>s</w:t>
        </w:r>
      </w:ins>
      <w:r w:rsidR="0009622D">
        <w:rPr>
          <w:w w:val="110"/>
        </w:rPr>
        <w:t>ubstructure</w:t>
      </w:r>
      <w:r w:rsidR="0009622D">
        <w:rPr>
          <w:spacing w:val="-12"/>
          <w:w w:val="110"/>
        </w:rPr>
        <w:t xml:space="preserve"> </w:t>
      </w:r>
      <w:r w:rsidR="0009622D">
        <w:rPr>
          <w:w w:val="110"/>
        </w:rPr>
        <w:t>columns</w:t>
      </w:r>
      <w:r w:rsidR="0009622D">
        <w:rPr>
          <w:spacing w:val="-12"/>
          <w:w w:val="110"/>
        </w:rPr>
        <w:t xml:space="preserve"> </w:t>
      </w:r>
      <w:r w:rsidR="0009622D">
        <w:rPr>
          <w:w w:val="110"/>
        </w:rPr>
        <w:t>with</w:t>
      </w:r>
      <w:r w:rsidR="0009622D">
        <w:rPr>
          <w:spacing w:val="-12"/>
          <w:w w:val="110"/>
        </w:rPr>
        <w:t xml:space="preserve"> </w:t>
      </w:r>
      <w:r w:rsidR="0009622D">
        <w:rPr>
          <w:w w:val="110"/>
        </w:rPr>
        <w:t>long</w:t>
      </w:r>
      <w:r w:rsidR="0009622D">
        <w:rPr>
          <w:spacing w:val="-12"/>
          <w:w w:val="110"/>
        </w:rPr>
        <w:t xml:space="preserve"> </w:t>
      </w:r>
      <w:r w:rsidR="0009622D">
        <w:rPr>
          <w:w w:val="110"/>
        </w:rPr>
        <w:t>drafts</w:t>
      </w:r>
      <w:r w:rsidR="0009622D">
        <w:rPr>
          <w:spacing w:val="-12"/>
          <w:w w:val="110"/>
        </w:rPr>
        <w:t xml:space="preserve"> </w:t>
      </w:r>
      <w:r w:rsidR="0009622D">
        <w:rPr>
          <w:w w:val="110"/>
        </w:rPr>
        <w:t>can</w:t>
      </w:r>
      <w:r w:rsidR="0009622D">
        <w:rPr>
          <w:spacing w:val="-12"/>
          <w:w w:val="110"/>
        </w:rPr>
        <w:t xml:space="preserve"> </w:t>
      </w:r>
      <w:ins w:id="97" w:author="Musial, Walter" w:date="2018-09-27T17:18:00Z">
        <w:r>
          <w:rPr>
            <w:spacing w:val="-12"/>
            <w:w w:val="110"/>
          </w:rPr>
          <w:t xml:space="preserve">be </w:t>
        </w:r>
      </w:ins>
      <w:r w:rsidR="0009622D">
        <w:rPr>
          <w:w w:val="110"/>
        </w:rPr>
        <w:t>enhance</w:t>
      </w:r>
      <w:ins w:id="98" w:author="Musial, Walter" w:date="2018-09-27T17:18:00Z">
        <w:r>
          <w:rPr>
            <w:w w:val="110"/>
          </w:rPr>
          <w:t>d</w:t>
        </w:r>
      </w:ins>
      <w:r w:rsidR="0009622D">
        <w:rPr>
          <w:spacing w:val="-12"/>
          <w:w w:val="110"/>
        </w:rPr>
        <w:t xml:space="preserve"> </w:t>
      </w:r>
      <w:del w:id="99" w:author="Musial, Walter" w:date="2018-09-27T17:18:00Z">
        <w:r w:rsidR="0009622D" w:rsidDel="00A74646">
          <w:rPr>
            <w:w w:val="110"/>
          </w:rPr>
          <w:delText>stability</w:delText>
        </w:r>
        <w:r w:rsidR="0009622D" w:rsidDel="00A74646">
          <w:rPr>
            <w:spacing w:val="-12"/>
            <w:w w:val="110"/>
          </w:rPr>
          <w:delText xml:space="preserve"> </w:delText>
        </w:r>
      </w:del>
      <w:r w:rsidR="0009622D">
        <w:rPr>
          <w:spacing w:val="-3"/>
          <w:w w:val="110"/>
        </w:rPr>
        <w:t>by</w:t>
      </w:r>
      <w:r w:rsidR="0009622D">
        <w:rPr>
          <w:spacing w:val="-12"/>
          <w:w w:val="110"/>
        </w:rPr>
        <w:t xml:space="preserve"> </w:t>
      </w:r>
      <w:r w:rsidR="0009622D">
        <w:rPr>
          <w:w w:val="110"/>
        </w:rPr>
        <w:t>placing</w:t>
      </w:r>
      <w:r w:rsidR="0009622D">
        <w:rPr>
          <w:spacing w:val="-12"/>
          <w:w w:val="110"/>
        </w:rPr>
        <w:t xml:space="preserve"> </w:t>
      </w:r>
      <w:r w:rsidR="0009622D">
        <w:rPr>
          <w:w w:val="110"/>
        </w:rPr>
        <w:t>heavy</w:t>
      </w:r>
      <w:r w:rsidR="0009622D">
        <w:rPr>
          <w:spacing w:val="-12"/>
          <w:w w:val="110"/>
        </w:rPr>
        <w:t xml:space="preserve"> </w:t>
      </w:r>
      <w:r w:rsidR="0009622D">
        <w:rPr>
          <w:w w:val="110"/>
        </w:rPr>
        <w:t>ballast,</w:t>
      </w:r>
      <w:r w:rsidR="0009622D">
        <w:rPr>
          <w:spacing w:val="-11"/>
          <w:w w:val="110"/>
        </w:rPr>
        <w:t xml:space="preserve"> </w:t>
      </w:r>
      <w:r w:rsidR="0009622D">
        <w:rPr>
          <w:w w:val="110"/>
        </w:rPr>
        <w:t>such</w:t>
      </w:r>
      <w:r w:rsidR="0009622D">
        <w:rPr>
          <w:spacing w:val="-12"/>
          <w:w w:val="110"/>
        </w:rPr>
        <w:t xml:space="preserve"> </w:t>
      </w:r>
      <w:r w:rsidR="0009622D">
        <w:rPr>
          <w:w w:val="110"/>
        </w:rPr>
        <w:t>as</w:t>
      </w:r>
      <w:r w:rsidR="0009622D">
        <w:rPr>
          <w:spacing w:val="-12"/>
          <w:w w:val="110"/>
        </w:rPr>
        <w:t xml:space="preserve"> </w:t>
      </w:r>
      <w:r w:rsidR="0009622D">
        <w:rPr>
          <w:w w:val="110"/>
        </w:rPr>
        <w:t>magnetite</w:t>
      </w:r>
      <w:r w:rsidR="0009622D">
        <w:rPr>
          <w:spacing w:val="-12"/>
          <w:w w:val="110"/>
        </w:rPr>
        <w:t xml:space="preserve"> </w:t>
      </w:r>
      <w:r w:rsidR="0009622D">
        <w:rPr>
          <w:w w:val="110"/>
        </w:rPr>
        <w:t>iron ore,</w:t>
      </w:r>
      <w:r w:rsidR="0009622D">
        <w:rPr>
          <w:spacing w:val="-5"/>
          <w:w w:val="110"/>
        </w:rPr>
        <w:t xml:space="preserve"> </w:t>
      </w:r>
      <w:r w:rsidR="0009622D">
        <w:rPr>
          <w:w w:val="110"/>
        </w:rPr>
        <w:t>at</w:t>
      </w:r>
      <w:r w:rsidR="0009622D">
        <w:rPr>
          <w:spacing w:val="-8"/>
          <w:w w:val="110"/>
        </w:rPr>
        <w:t xml:space="preserve"> </w:t>
      </w:r>
      <w:r w:rsidR="0009622D">
        <w:rPr>
          <w:w w:val="110"/>
        </w:rPr>
        <w:t>their</w:t>
      </w:r>
      <w:r w:rsidR="0009622D">
        <w:rPr>
          <w:spacing w:val="-8"/>
          <w:w w:val="110"/>
        </w:rPr>
        <w:t xml:space="preserve"> </w:t>
      </w:r>
      <w:r w:rsidR="0009622D">
        <w:rPr>
          <w:w w:val="110"/>
        </w:rPr>
        <w:t>bottom</w:t>
      </w:r>
      <w:r w:rsidR="0009622D">
        <w:rPr>
          <w:spacing w:val="-8"/>
          <w:w w:val="110"/>
        </w:rPr>
        <w:t xml:space="preserve"> </w:t>
      </w:r>
      <w:r w:rsidR="0009622D">
        <w:rPr>
          <w:w w:val="110"/>
        </w:rPr>
        <w:t>sections.</w:t>
      </w:r>
      <w:r w:rsidR="0009622D">
        <w:rPr>
          <w:spacing w:val="20"/>
          <w:w w:val="110"/>
        </w:rPr>
        <w:t xml:space="preserve"> </w:t>
      </w:r>
      <w:r w:rsidR="0009622D">
        <w:rPr>
          <w:w w:val="110"/>
        </w:rPr>
        <w:t>The</w:t>
      </w:r>
      <w:r w:rsidR="0009622D">
        <w:rPr>
          <w:spacing w:val="-8"/>
          <w:w w:val="110"/>
        </w:rPr>
        <w:t xml:space="preserve"> </w:t>
      </w:r>
      <w:r w:rsidR="0009622D">
        <w:rPr>
          <w:w w:val="110"/>
        </w:rPr>
        <w:t>user</w:t>
      </w:r>
      <w:r w:rsidR="0009622D">
        <w:rPr>
          <w:spacing w:val="-8"/>
          <w:w w:val="110"/>
        </w:rPr>
        <w:t xml:space="preserve"> </w:t>
      </w:r>
      <w:r w:rsidR="0009622D">
        <w:rPr>
          <w:w w:val="110"/>
        </w:rPr>
        <w:t>can</w:t>
      </w:r>
      <w:r w:rsidR="0009622D">
        <w:rPr>
          <w:spacing w:val="-8"/>
          <w:w w:val="110"/>
        </w:rPr>
        <w:t xml:space="preserve"> </w:t>
      </w:r>
      <w:r w:rsidR="0009622D">
        <w:rPr>
          <w:w w:val="110"/>
        </w:rPr>
        <w:t>specify</w:t>
      </w:r>
      <w:r w:rsidR="0009622D">
        <w:rPr>
          <w:spacing w:val="-8"/>
          <w:w w:val="110"/>
        </w:rPr>
        <w:t xml:space="preserve"> </w:t>
      </w:r>
      <w:r w:rsidR="0009622D">
        <w:rPr>
          <w:w w:val="110"/>
        </w:rPr>
        <w:t>the</w:t>
      </w:r>
      <w:r w:rsidR="0009622D">
        <w:rPr>
          <w:spacing w:val="-8"/>
          <w:w w:val="110"/>
        </w:rPr>
        <w:t xml:space="preserve"> </w:t>
      </w:r>
      <w:r w:rsidR="0009622D">
        <w:rPr>
          <w:w w:val="110"/>
        </w:rPr>
        <w:t>density</w:t>
      </w:r>
      <w:r w:rsidR="0009622D">
        <w:rPr>
          <w:spacing w:val="-8"/>
          <w:w w:val="110"/>
        </w:rPr>
        <w:t xml:space="preserve"> </w:t>
      </w:r>
      <w:r w:rsidR="0009622D">
        <w:rPr>
          <w:w w:val="110"/>
        </w:rPr>
        <w:t>of</w:t>
      </w:r>
      <w:r w:rsidR="0009622D">
        <w:rPr>
          <w:spacing w:val="-8"/>
          <w:w w:val="110"/>
        </w:rPr>
        <w:t xml:space="preserve"> </w:t>
      </w:r>
      <w:r w:rsidR="0009622D">
        <w:rPr>
          <w:w w:val="110"/>
        </w:rPr>
        <w:t>the</w:t>
      </w:r>
      <w:r w:rsidR="0009622D">
        <w:rPr>
          <w:spacing w:val="-8"/>
          <w:w w:val="110"/>
        </w:rPr>
        <w:t xml:space="preserve"> </w:t>
      </w:r>
      <w:r w:rsidR="0009622D">
        <w:rPr>
          <w:w w:val="110"/>
        </w:rPr>
        <w:t>permanent</w:t>
      </w:r>
      <w:r w:rsidR="0009622D">
        <w:rPr>
          <w:spacing w:val="-8"/>
          <w:w w:val="110"/>
        </w:rPr>
        <w:t xml:space="preserve"> </w:t>
      </w:r>
      <w:r w:rsidR="0009622D">
        <w:rPr>
          <w:w w:val="110"/>
        </w:rPr>
        <w:t>ballast</w:t>
      </w:r>
      <w:r w:rsidR="0009622D">
        <w:rPr>
          <w:spacing w:val="-8"/>
          <w:w w:val="110"/>
        </w:rPr>
        <w:t xml:space="preserve"> </w:t>
      </w:r>
      <w:r w:rsidR="0009622D">
        <w:rPr>
          <w:w w:val="110"/>
        </w:rPr>
        <w:t>added</w:t>
      </w:r>
      <w:r w:rsidR="0009622D">
        <w:rPr>
          <w:spacing w:val="-8"/>
          <w:w w:val="110"/>
        </w:rPr>
        <w:t xml:space="preserve"> </w:t>
      </w:r>
      <w:r w:rsidR="0009622D">
        <w:rPr>
          <w:w w:val="110"/>
        </w:rPr>
        <w:t>and</w:t>
      </w:r>
      <w:r w:rsidR="0009622D">
        <w:rPr>
          <w:spacing w:val="-8"/>
          <w:w w:val="110"/>
        </w:rPr>
        <w:t xml:space="preserve"> </w:t>
      </w:r>
      <w:r w:rsidR="0009622D">
        <w:rPr>
          <w:w w:val="110"/>
        </w:rPr>
        <w:t>the</w:t>
      </w:r>
      <w:r w:rsidR="0009622D">
        <w:rPr>
          <w:spacing w:val="-8"/>
          <w:w w:val="110"/>
        </w:rPr>
        <w:t xml:space="preserve"> </w:t>
      </w:r>
      <w:r w:rsidR="0009622D">
        <w:rPr>
          <w:w w:val="110"/>
        </w:rPr>
        <w:t xml:space="preserve">height of the ballast extent within the column. </w:t>
      </w:r>
      <w:r w:rsidR="0009622D">
        <w:rPr>
          <w:spacing w:val="-3"/>
          <w:w w:val="110"/>
        </w:rPr>
        <w:t xml:space="preserve">Variable </w:t>
      </w:r>
      <w:r w:rsidR="0009622D">
        <w:rPr>
          <w:w w:val="110"/>
        </w:rPr>
        <w:t>ballast, as opposed to permanent ballast, is water that is added or removed above the permanent ballast to achieve neutral buoyancy as the operating conditions of the</w:t>
      </w:r>
      <w:r w:rsidR="0009622D">
        <w:rPr>
          <w:spacing w:val="-6"/>
          <w:w w:val="110"/>
        </w:rPr>
        <w:t xml:space="preserve"> </w:t>
      </w:r>
      <w:r w:rsidR="0009622D">
        <w:rPr>
          <w:w w:val="110"/>
        </w:rPr>
        <w:t>turbine</w:t>
      </w:r>
      <w:r w:rsidR="0009622D">
        <w:rPr>
          <w:spacing w:val="-6"/>
          <w:w w:val="110"/>
        </w:rPr>
        <w:t xml:space="preserve"> </w:t>
      </w:r>
      <w:r w:rsidR="0009622D">
        <w:rPr>
          <w:w w:val="110"/>
        </w:rPr>
        <w:t>change.</w:t>
      </w:r>
      <w:r w:rsidR="0009622D">
        <w:rPr>
          <w:spacing w:val="11"/>
          <w:w w:val="110"/>
        </w:rPr>
        <w:t xml:space="preserve"> </w:t>
      </w:r>
      <w:r w:rsidR="0009622D">
        <w:rPr>
          <w:w w:val="110"/>
        </w:rPr>
        <w:t>A</w:t>
      </w:r>
      <w:r w:rsidR="0009622D">
        <w:rPr>
          <w:spacing w:val="-6"/>
          <w:w w:val="110"/>
        </w:rPr>
        <w:t xml:space="preserve"> </w:t>
      </w:r>
      <w:r w:rsidR="0009622D">
        <w:rPr>
          <w:w w:val="110"/>
        </w:rPr>
        <w:t>discussion</w:t>
      </w:r>
      <w:r w:rsidR="0009622D">
        <w:rPr>
          <w:spacing w:val="-6"/>
          <w:w w:val="110"/>
        </w:rPr>
        <w:t xml:space="preserve"> </w:t>
      </w:r>
      <w:r w:rsidR="0009622D">
        <w:rPr>
          <w:w w:val="110"/>
        </w:rPr>
        <w:t>of</w:t>
      </w:r>
      <w:r w:rsidR="0009622D">
        <w:rPr>
          <w:spacing w:val="-6"/>
          <w:w w:val="110"/>
        </w:rPr>
        <w:t xml:space="preserve"> </w:t>
      </w:r>
      <w:r w:rsidR="0009622D">
        <w:rPr>
          <w:w w:val="110"/>
        </w:rPr>
        <w:t>variable</w:t>
      </w:r>
      <w:r w:rsidR="0009622D">
        <w:rPr>
          <w:spacing w:val="-5"/>
          <w:w w:val="110"/>
        </w:rPr>
        <w:t xml:space="preserve"> </w:t>
      </w:r>
      <w:r w:rsidR="0009622D">
        <w:rPr>
          <w:w w:val="110"/>
        </w:rPr>
        <w:t>water</w:t>
      </w:r>
      <w:r w:rsidR="0009622D">
        <w:rPr>
          <w:spacing w:val="-6"/>
          <w:w w:val="110"/>
        </w:rPr>
        <w:t xml:space="preserve"> </w:t>
      </w:r>
      <w:r w:rsidR="0009622D">
        <w:rPr>
          <w:w w:val="110"/>
        </w:rPr>
        <w:t>balance</w:t>
      </w:r>
      <w:r w:rsidR="0009622D">
        <w:rPr>
          <w:spacing w:val="-6"/>
          <w:w w:val="110"/>
        </w:rPr>
        <w:t xml:space="preserve"> </w:t>
      </w:r>
      <w:r w:rsidR="0009622D">
        <w:rPr>
          <w:w w:val="110"/>
        </w:rPr>
        <w:t>in</w:t>
      </w:r>
      <w:r w:rsidR="0009622D">
        <w:rPr>
          <w:spacing w:val="-6"/>
          <w:w w:val="110"/>
        </w:rPr>
        <w:t xml:space="preserve"> </w:t>
      </w:r>
      <w:r w:rsidR="0009622D">
        <w:rPr>
          <w:w w:val="110"/>
        </w:rPr>
        <w:t>the</w:t>
      </w:r>
      <w:r w:rsidR="0009622D">
        <w:rPr>
          <w:spacing w:val="-6"/>
          <w:w w:val="110"/>
        </w:rPr>
        <w:t xml:space="preserve"> </w:t>
      </w:r>
      <w:r w:rsidR="0009622D">
        <w:rPr>
          <w:w w:val="110"/>
        </w:rPr>
        <w:t>model</w:t>
      </w:r>
      <w:r w:rsidR="0009622D">
        <w:rPr>
          <w:spacing w:val="-6"/>
          <w:w w:val="110"/>
        </w:rPr>
        <w:t xml:space="preserve"> </w:t>
      </w:r>
      <w:r w:rsidR="0009622D">
        <w:rPr>
          <w:w w:val="110"/>
        </w:rPr>
        <w:t>is</w:t>
      </w:r>
      <w:r w:rsidR="0009622D">
        <w:rPr>
          <w:spacing w:val="-6"/>
          <w:w w:val="110"/>
        </w:rPr>
        <w:t xml:space="preserve"> </w:t>
      </w:r>
      <w:r w:rsidR="0009622D">
        <w:rPr>
          <w:w w:val="110"/>
        </w:rPr>
        <w:t>found</w:t>
      </w:r>
      <w:r w:rsidR="0009622D">
        <w:rPr>
          <w:spacing w:val="-6"/>
          <w:w w:val="110"/>
        </w:rPr>
        <w:t xml:space="preserve"> </w:t>
      </w:r>
      <w:r w:rsidR="0009622D">
        <w:rPr>
          <w:w w:val="110"/>
        </w:rPr>
        <w:t>in</w:t>
      </w:r>
      <w:r w:rsidR="0009622D">
        <w:rPr>
          <w:spacing w:val="-6"/>
          <w:w w:val="110"/>
        </w:rPr>
        <w:t xml:space="preserve"> </w:t>
      </w:r>
      <w:r w:rsidR="0009622D">
        <w:rPr>
          <w:w w:val="110"/>
        </w:rPr>
        <w:t>Section</w:t>
      </w:r>
      <w:r w:rsidR="0009622D">
        <w:rPr>
          <w:spacing w:val="-6"/>
          <w:w w:val="110"/>
        </w:rPr>
        <w:t xml:space="preserve"> </w:t>
      </w:r>
      <w:hyperlink w:anchor="_bookmark18" w:history="1">
        <w:r w:rsidR="0009622D">
          <w:rPr>
            <w:w w:val="110"/>
          </w:rPr>
          <w:t>3.5.</w:t>
        </w:r>
      </w:hyperlink>
    </w:p>
    <w:p w:rsidR="00012D33" w:rsidRDefault="00012D33">
      <w:pPr>
        <w:pStyle w:val="BodyText"/>
        <w:spacing w:before="4"/>
        <w:rPr>
          <w:sz w:val="24"/>
        </w:rPr>
      </w:pPr>
    </w:p>
    <w:p w:rsidR="00012D33" w:rsidRDefault="0009622D">
      <w:pPr>
        <w:pStyle w:val="Heading4"/>
        <w:numPr>
          <w:ilvl w:val="2"/>
          <w:numId w:val="13"/>
        </w:numPr>
        <w:tabs>
          <w:tab w:val="left" w:pos="821"/>
        </w:tabs>
        <w:ind w:hanging="700"/>
        <w:jc w:val="both"/>
      </w:pPr>
      <w:bookmarkStart w:id="100" w:name="Buoyancy_Tanks_(and_Heave_Plates)"/>
      <w:bookmarkEnd w:id="100"/>
      <w:r>
        <w:rPr>
          <w:w w:val="115"/>
        </w:rPr>
        <w:t xml:space="preserve">Buoyancy </w:t>
      </w:r>
      <w:proofErr w:type="gramStart"/>
      <w:r>
        <w:rPr>
          <w:spacing w:val="-4"/>
          <w:w w:val="115"/>
        </w:rPr>
        <w:t xml:space="preserve">Tanks  </w:t>
      </w:r>
      <w:r>
        <w:rPr>
          <w:w w:val="115"/>
        </w:rPr>
        <w:t>(</w:t>
      </w:r>
      <w:proofErr w:type="gramEnd"/>
      <w:r>
        <w:rPr>
          <w:w w:val="115"/>
        </w:rPr>
        <w:t xml:space="preserve">and </w:t>
      </w:r>
      <w:r>
        <w:rPr>
          <w:spacing w:val="-3"/>
          <w:w w:val="115"/>
        </w:rPr>
        <w:t xml:space="preserve">Heave </w:t>
      </w:r>
      <w:r>
        <w:rPr>
          <w:spacing w:val="23"/>
          <w:w w:val="115"/>
        </w:rPr>
        <w:t xml:space="preserve"> </w:t>
      </w:r>
      <w:r>
        <w:rPr>
          <w:w w:val="115"/>
        </w:rPr>
        <w:t>Plates)</w:t>
      </w:r>
    </w:p>
    <w:p w:rsidR="00012D33" w:rsidRDefault="0009622D">
      <w:pPr>
        <w:pStyle w:val="BodyText"/>
        <w:spacing w:before="161" w:line="273" w:lineRule="auto"/>
        <w:ind w:left="120" w:right="118"/>
        <w:jc w:val="both"/>
      </w:pPr>
      <w:r>
        <w:rPr>
          <w:w w:val="110"/>
        </w:rPr>
        <w:t xml:space="preserve">Buoyancy tanks are modeled as a collar around the column and are not subject the same taper or </w:t>
      </w:r>
      <w:proofErr w:type="spellStart"/>
      <w:r>
        <w:rPr>
          <w:w w:val="110"/>
        </w:rPr>
        <w:t>connec</w:t>
      </w:r>
      <w:proofErr w:type="spellEnd"/>
      <w:r>
        <w:rPr>
          <w:w w:val="110"/>
        </w:rPr>
        <w:t xml:space="preserve">- </w:t>
      </w:r>
      <w:proofErr w:type="spellStart"/>
      <w:r>
        <w:rPr>
          <w:w w:val="110"/>
        </w:rPr>
        <w:t>tivity</w:t>
      </w:r>
      <w:proofErr w:type="spellEnd"/>
      <w:r>
        <w:rPr>
          <w:w w:val="110"/>
        </w:rPr>
        <w:t xml:space="preserve"> constraints as the frustum sections. They therefore offer added buoyancy without incurring as much structural mass or cost.  Moreover, they can also serve to augment the heave added mass like a plate.     In</w:t>
      </w:r>
    </w:p>
    <w:p w:rsidR="00012D33" w:rsidRDefault="00012D33">
      <w:pPr>
        <w:spacing w:line="273" w:lineRule="auto"/>
        <w:jc w:val="both"/>
        <w:sectPr w:rsidR="00012D33">
          <w:pgSz w:w="12240" w:h="15840"/>
          <w:pgMar w:top="1440" w:right="1320" w:bottom="980" w:left="1320" w:header="0" w:footer="792" w:gutter="0"/>
          <w:cols w:space="720"/>
        </w:sectPr>
      </w:pPr>
    </w:p>
    <w:p w:rsidR="00012D33" w:rsidRDefault="00F23B9E">
      <w:pPr>
        <w:pStyle w:val="BodyText"/>
        <w:ind w:left="1232"/>
      </w:pPr>
      <w:r>
        <w:rPr>
          <w:noProof/>
        </w:rPr>
        <mc:AlternateContent>
          <mc:Choice Requires="wpg">
            <w:drawing>
              <wp:inline distT="0" distB="0" distL="0" distR="0" wp14:anchorId="76382B1B" wp14:editId="0B054556">
                <wp:extent cx="4538980" cy="3973195"/>
                <wp:effectExtent l="4445" t="9525" r="0" b="8255"/>
                <wp:docPr id="1143" name="Group 1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38980" cy="3973195"/>
                          <a:chOff x="0" y="0"/>
                          <a:chExt cx="7148" cy="6257"/>
                        </a:xfrm>
                      </wpg:grpSpPr>
                      <wps:wsp>
                        <wps:cNvPr id="1144" name="Rectangle 1192"/>
                        <wps:cNvSpPr>
                          <a:spLocks noChangeArrowheads="1"/>
                        </wps:cNvSpPr>
                        <wps:spPr bwMode="auto">
                          <a:xfrm>
                            <a:off x="3175" y="3396"/>
                            <a:ext cx="301" cy="1584"/>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5" name="Rectangle 1191"/>
                        <wps:cNvSpPr>
                          <a:spLocks noChangeArrowheads="1"/>
                        </wps:cNvSpPr>
                        <wps:spPr bwMode="auto">
                          <a:xfrm>
                            <a:off x="3175" y="3396"/>
                            <a:ext cx="301" cy="1584"/>
                          </a:xfrm>
                          <a:prstGeom prst="rect">
                            <a:avLst/>
                          </a:prstGeom>
                          <a:noFill/>
                          <a:ln w="831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6" name="Picture 119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3155" y="2722"/>
                            <a:ext cx="327" cy="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7" name="Line 1189"/>
                        <wps:cNvCnPr>
                          <a:cxnSpLocks noChangeShapeType="1"/>
                        </wps:cNvCnPr>
                        <wps:spPr bwMode="auto">
                          <a:xfrm>
                            <a:off x="583" y="3082"/>
                            <a:ext cx="5796" cy="0"/>
                          </a:xfrm>
                          <a:prstGeom prst="line">
                            <a:avLst/>
                          </a:prstGeom>
                          <a:noFill/>
                          <a:ln w="41565">
                            <a:solidFill>
                              <a:srgbClr val="0079C1"/>
                            </a:solidFill>
                            <a:prstDash val="solid"/>
                            <a:round/>
                            <a:headEnd/>
                            <a:tailEnd/>
                          </a:ln>
                          <a:extLst>
                            <a:ext uri="{909E8E84-426E-40DD-AFC4-6F175D3DCCD1}">
                              <a14:hiddenFill xmlns:a14="http://schemas.microsoft.com/office/drawing/2010/main">
                                <a:noFill/>
                              </a14:hiddenFill>
                            </a:ext>
                          </a:extLst>
                        </wps:spPr>
                        <wps:bodyPr/>
                      </wps:wsp>
                      <wps:wsp>
                        <wps:cNvPr id="1148" name="Line 1188"/>
                        <wps:cNvCnPr>
                          <a:cxnSpLocks noChangeShapeType="1"/>
                        </wps:cNvCnPr>
                        <wps:spPr bwMode="auto">
                          <a:xfrm>
                            <a:off x="3476" y="4993"/>
                            <a:ext cx="905" cy="0"/>
                          </a:xfrm>
                          <a:prstGeom prst="line">
                            <a:avLst/>
                          </a:prstGeom>
                          <a:noFill/>
                          <a:ln w="831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9" name="Line 1187"/>
                        <wps:cNvCnPr>
                          <a:cxnSpLocks noChangeShapeType="1"/>
                        </wps:cNvCnPr>
                        <wps:spPr bwMode="auto">
                          <a:xfrm>
                            <a:off x="2835" y="2729"/>
                            <a:ext cx="471" cy="0"/>
                          </a:xfrm>
                          <a:prstGeom prst="line">
                            <a:avLst/>
                          </a:prstGeom>
                          <a:noFill/>
                          <a:ln w="831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0" name="AutoShape 1186"/>
                        <wps:cNvSpPr>
                          <a:spLocks/>
                        </wps:cNvSpPr>
                        <wps:spPr bwMode="auto">
                          <a:xfrm>
                            <a:off x="3070" y="2716"/>
                            <a:ext cx="79" cy="369"/>
                          </a:xfrm>
                          <a:custGeom>
                            <a:avLst/>
                            <a:gdLst>
                              <a:gd name="T0" fmla="+- 0 3103 3070"/>
                              <a:gd name="T1" fmla="*/ T0 w 79"/>
                              <a:gd name="T2" fmla="+- 0 3006 2716"/>
                              <a:gd name="T3" fmla="*/ 3006 h 369"/>
                              <a:gd name="T4" fmla="+- 0 3070 3070"/>
                              <a:gd name="T5" fmla="*/ T4 w 79"/>
                              <a:gd name="T6" fmla="+- 0 3006 2716"/>
                              <a:gd name="T7" fmla="*/ 3006 h 369"/>
                              <a:gd name="T8" fmla="+- 0 3109 3070"/>
                              <a:gd name="T9" fmla="*/ T8 w 79"/>
                              <a:gd name="T10" fmla="+- 0 3084 2716"/>
                              <a:gd name="T11" fmla="*/ 3084 h 369"/>
                              <a:gd name="T12" fmla="+- 0 3142 3070"/>
                              <a:gd name="T13" fmla="*/ T12 w 79"/>
                              <a:gd name="T14" fmla="+- 0 3019 2716"/>
                              <a:gd name="T15" fmla="*/ 3019 h 369"/>
                              <a:gd name="T16" fmla="+- 0 3103 3070"/>
                              <a:gd name="T17" fmla="*/ T16 w 79"/>
                              <a:gd name="T18" fmla="+- 0 3019 2716"/>
                              <a:gd name="T19" fmla="*/ 3019 h 369"/>
                              <a:gd name="T20" fmla="+- 0 3103 3070"/>
                              <a:gd name="T21" fmla="*/ T20 w 79"/>
                              <a:gd name="T22" fmla="+- 0 3006 2716"/>
                              <a:gd name="T23" fmla="*/ 3006 h 369"/>
                              <a:gd name="T24" fmla="+- 0 3116 3070"/>
                              <a:gd name="T25" fmla="*/ T24 w 79"/>
                              <a:gd name="T26" fmla="+- 0 2781 2716"/>
                              <a:gd name="T27" fmla="*/ 2781 h 369"/>
                              <a:gd name="T28" fmla="+- 0 3103 3070"/>
                              <a:gd name="T29" fmla="*/ T28 w 79"/>
                              <a:gd name="T30" fmla="+- 0 2781 2716"/>
                              <a:gd name="T31" fmla="*/ 2781 h 369"/>
                              <a:gd name="T32" fmla="+- 0 3103 3070"/>
                              <a:gd name="T33" fmla="*/ T32 w 79"/>
                              <a:gd name="T34" fmla="+- 0 3019 2716"/>
                              <a:gd name="T35" fmla="*/ 3019 h 369"/>
                              <a:gd name="T36" fmla="+- 0 3116 3070"/>
                              <a:gd name="T37" fmla="*/ T36 w 79"/>
                              <a:gd name="T38" fmla="+- 0 3019 2716"/>
                              <a:gd name="T39" fmla="*/ 3019 h 369"/>
                              <a:gd name="T40" fmla="+- 0 3116 3070"/>
                              <a:gd name="T41" fmla="*/ T40 w 79"/>
                              <a:gd name="T42" fmla="+- 0 2781 2716"/>
                              <a:gd name="T43" fmla="*/ 2781 h 369"/>
                              <a:gd name="T44" fmla="+- 0 3149 3070"/>
                              <a:gd name="T45" fmla="*/ T44 w 79"/>
                              <a:gd name="T46" fmla="+- 0 3006 2716"/>
                              <a:gd name="T47" fmla="*/ 3006 h 369"/>
                              <a:gd name="T48" fmla="+- 0 3116 3070"/>
                              <a:gd name="T49" fmla="*/ T48 w 79"/>
                              <a:gd name="T50" fmla="+- 0 3006 2716"/>
                              <a:gd name="T51" fmla="*/ 3006 h 369"/>
                              <a:gd name="T52" fmla="+- 0 3116 3070"/>
                              <a:gd name="T53" fmla="*/ T52 w 79"/>
                              <a:gd name="T54" fmla="+- 0 3019 2716"/>
                              <a:gd name="T55" fmla="*/ 3019 h 369"/>
                              <a:gd name="T56" fmla="+- 0 3142 3070"/>
                              <a:gd name="T57" fmla="*/ T56 w 79"/>
                              <a:gd name="T58" fmla="+- 0 3019 2716"/>
                              <a:gd name="T59" fmla="*/ 3019 h 369"/>
                              <a:gd name="T60" fmla="+- 0 3149 3070"/>
                              <a:gd name="T61" fmla="*/ T60 w 79"/>
                              <a:gd name="T62" fmla="+- 0 3006 2716"/>
                              <a:gd name="T63" fmla="*/ 3006 h 369"/>
                              <a:gd name="T64" fmla="+- 0 3109 3070"/>
                              <a:gd name="T65" fmla="*/ T64 w 79"/>
                              <a:gd name="T66" fmla="+- 0 2716 2716"/>
                              <a:gd name="T67" fmla="*/ 2716 h 369"/>
                              <a:gd name="T68" fmla="+- 0 3070 3070"/>
                              <a:gd name="T69" fmla="*/ T68 w 79"/>
                              <a:gd name="T70" fmla="+- 0 2794 2716"/>
                              <a:gd name="T71" fmla="*/ 2794 h 369"/>
                              <a:gd name="T72" fmla="+- 0 3103 3070"/>
                              <a:gd name="T73" fmla="*/ T72 w 79"/>
                              <a:gd name="T74" fmla="+- 0 2794 2716"/>
                              <a:gd name="T75" fmla="*/ 2794 h 369"/>
                              <a:gd name="T76" fmla="+- 0 3103 3070"/>
                              <a:gd name="T77" fmla="*/ T76 w 79"/>
                              <a:gd name="T78" fmla="+- 0 2781 2716"/>
                              <a:gd name="T79" fmla="*/ 2781 h 369"/>
                              <a:gd name="T80" fmla="+- 0 3142 3070"/>
                              <a:gd name="T81" fmla="*/ T80 w 79"/>
                              <a:gd name="T82" fmla="+- 0 2781 2716"/>
                              <a:gd name="T83" fmla="*/ 2781 h 369"/>
                              <a:gd name="T84" fmla="+- 0 3109 3070"/>
                              <a:gd name="T85" fmla="*/ T84 w 79"/>
                              <a:gd name="T86" fmla="+- 0 2716 2716"/>
                              <a:gd name="T87" fmla="*/ 2716 h 369"/>
                              <a:gd name="T88" fmla="+- 0 3142 3070"/>
                              <a:gd name="T89" fmla="*/ T88 w 79"/>
                              <a:gd name="T90" fmla="+- 0 2781 2716"/>
                              <a:gd name="T91" fmla="*/ 2781 h 369"/>
                              <a:gd name="T92" fmla="+- 0 3116 3070"/>
                              <a:gd name="T93" fmla="*/ T92 w 79"/>
                              <a:gd name="T94" fmla="+- 0 2781 2716"/>
                              <a:gd name="T95" fmla="*/ 2781 h 369"/>
                              <a:gd name="T96" fmla="+- 0 3116 3070"/>
                              <a:gd name="T97" fmla="*/ T96 w 79"/>
                              <a:gd name="T98" fmla="+- 0 2794 2716"/>
                              <a:gd name="T99" fmla="*/ 2794 h 369"/>
                              <a:gd name="T100" fmla="+- 0 3149 3070"/>
                              <a:gd name="T101" fmla="*/ T100 w 79"/>
                              <a:gd name="T102" fmla="+- 0 2794 2716"/>
                              <a:gd name="T103" fmla="*/ 2794 h 369"/>
                              <a:gd name="T104" fmla="+- 0 3142 3070"/>
                              <a:gd name="T105" fmla="*/ T104 w 79"/>
                              <a:gd name="T106" fmla="+- 0 2781 2716"/>
                              <a:gd name="T107" fmla="*/ 2781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9" h="369">
                                <a:moveTo>
                                  <a:pt x="33" y="290"/>
                                </a:moveTo>
                                <a:lnTo>
                                  <a:pt x="0" y="290"/>
                                </a:lnTo>
                                <a:lnTo>
                                  <a:pt x="39" y="368"/>
                                </a:lnTo>
                                <a:lnTo>
                                  <a:pt x="72" y="303"/>
                                </a:lnTo>
                                <a:lnTo>
                                  <a:pt x="33" y="303"/>
                                </a:lnTo>
                                <a:lnTo>
                                  <a:pt x="33" y="290"/>
                                </a:lnTo>
                                <a:close/>
                                <a:moveTo>
                                  <a:pt x="46" y="65"/>
                                </a:moveTo>
                                <a:lnTo>
                                  <a:pt x="33" y="65"/>
                                </a:lnTo>
                                <a:lnTo>
                                  <a:pt x="33" y="303"/>
                                </a:lnTo>
                                <a:lnTo>
                                  <a:pt x="46" y="303"/>
                                </a:lnTo>
                                <a:lnTo>
                                  <a:pt x="46" y="65"/>
                                </a:lnTo>
                                <a:close/>
                                <a:moveTo>
                                  <a:pt x="79" y="290"/>
                                </a:moveTo>
                                <a:lnTo>
                                  <a:pt x="46" y="290"/>
                                </a:lnTo>
                                <a:lnTo>
                                  <a:pt x="46" y="303"/>
                                </a:lnTo>
                                <a:lnTo>
                                  <a:pt x="72" y="303"/>
                                </a:lnTo>
                                <a:lnTo>
                                  <a:pt x="79" y="290"/>
                                </a:lnTo>
                                <a:close/>
                                <a:moveTo>
                                  <a:pt x="39" y="0"/>
                                </a:moveTo>
                                <a:lnTo>
                                  <a:pt x="0" y="78"/>
                                </a:lnTo>
                                <a:lnTo>
                                  <a:pt x="33" y="78"/>
                                </a:lnTo>
                                <a:lnTo>
                                  <a:pt x="33" y="65"/>
                                </a:lnTo>
                                <a:lnTo>
                                  <a:pt x="72" y="65"/>
                                </a:lnTo>
                                <a:lnTo>
                                  <a:pt x="39" y="0"/>
                                </a:lnTo>
                                <a:close/>
                                <a:moveTo>
                                  <a:pt x="72" y="65"/>
                                </a:moveTo>
                                <a:lnTo>
                                  <a:pt x="46" y="65"/>
                                </a:lnTo>
                                <a:lnTo>
                                  <a:pt x="46" y="78"/>
                                </a:lnTo>
                                <a:lnTo>
                                  <a:pt x="79" y="78"/>
                                </a:lnTo>
                                <a:lnTo>
                                  <a:pt x="72" y="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1" name="AutoShape 1185"/>
                        <wps:cNvSpPr>
                          <a:spLocks/>
                        </wps:cNvSpPr>
                        <wps:spPr bwMode="auto">
                          <a:xfrm>
                            <a:off x="4222" y="3069"/>
                            <a:ext cx="79" cy="1930"/>
                          </a:xfrm>
                          <a:custGeom>
                            <a:avLst/>
                            <a:gdLst>
                              <a:gd name="T0" fmla="+- 0 4255 4222"/>
                              <a:gd name="T1" fmla="*/ T0 w 79"/>
                              <a:gd name="T2" fmla="+- 0 4920 3069"/>
                              <a:gd name="T3" fmla="*/ 4920 h 1930"/>
                              <a:gd name="T4" fmla="+- 0 4222 4222"/>
                              <a:gd name="T5" fmla="*/ T4 w 79"/>
                              <a:gd name="T6" fmla="+- 0 4920 3069"/>
                              <a:gd name="T7" fmla="*/ 4920 h 1930"/>
                              <a:gd name="T8" fmla="+- 0 4262 4222"/>
                              <a:gd name="T9" fmla="*/ T8 w 79"/>
                              <a:gd name="T10" fmla="+- 0 4999 3069"/>
                              <a:gd name="T11" fmla="*/ 4999 h 1930"/>
                              <a:gd name="T12" fmla="+- 0 4294 4222"/>
                              <a:gd name="T13" fmla="*/ T12 w 79"/>
                              <a:gd name="T14" fmla="+- 0 4933 3069"/>
                              <a:gd name="T15" fmla="*/ 4933 h 1930"/>
                              <a:gd name="T16" fmla="+- 0 4255 4222"/>
                              <a:gd name="T17" fmla="*/ T16 w 79"/>
                              <a:gd name="T18" fmla="+- 0 4933 3069"/>
                              <a:gd name="T19" fmla="*/ 4933 h 1930"/>
                              <a:gd name="T20" fmla="+- 0 4255 4222"/>
                              <a:gd name="T21" fmla="*/ T20 w 79"/>
                              <a:gd name="T22" fmla="+- 0 4920 3069"/>
                              <a:gd name="T23" fmla="*/ 4920 h 1930"/>
                              <a:gd name="T24" fmla="+- 0 4268 4222"/>
                              <a:gd name="T25" fmla="*/ T24 w 79"/>
                              <a:gd name="T26" fmla="+- 0 3134 3069"/>
                              <a:gd name="T27" fmla="*/ 3134 h 1930"/>
                              <a:gd name="T28" fmla="+- 0 4255 4222"/>
                              <a:gd name="T29" fmla="*/ T28 w 79"/>
                              <a:gd name="T30" fmla="+- 0 3134 3069"/>
                              <a:gd name="T31" fmla="*/ 3134 h 1930"/>
                              <a:gd name="T32" fmla="+- 0 4255 4222"/>
                              <a:gd name="T33" fmla="*/ T32 w 79"/>
                              <a:gd name="T34" fmla="+- 0 4933 3069"/>
                              <a:gd name="T35" fmla="*/ 4933 h 1930"/>
                              <a:gd name="T36" fmla="+- 0 4268 4222"/>
                              <a:gd name="T37" fmla="*/ T36 w 79"/>
                              <a:gd name="T38" fmla="+- 0 4933 3069"/>
                              <a:gd name="T39" fmla="*/ 4933 h 1930"/>
                              <a:gd name="T40" fmla="+- 0 4268 4222"/>
                              <a:gd name="T41" fmla="*/ T40 w 79"/>
                              <a:gd name="T42" fmla="+- 0 3134 3069"/>
                              <a:gd name="T43" fmla="*/ 3134 h 1930"/>
                              <a:gd name="T44" fmla="+- 0 4301 4222"/>
                              <a:gd name="T45" fmla="*/ T44 w 79"/>
                              <a:gd name="T46" fmla="+- 0 4920 3069"/>
                              <a:gd name="T47" fmla="*/ 4920 h 1930"/>
                              <a:gd name="T48" fmla="+- 0 4268 4222"/>
                              <a:gd name="T49" fmla="*/ T48 w 79"/>
                              <a:gd name="T50" fmla="+- 0 4920 3069"/>
                              <a:gd name="T51" fmla="*/ 4920 h 1930"/>
                              <a:gd name="T52" fmla="+- 0 4268 4222"/>
                              <a:gd name="T53" fmla="*/ T52 w 79"/>
                              <a:gd name="T54" fmla="+- 0 4933 3069"/>
                              <a:gd name="T55" fmla="*/ 4933 h 1930"/>
                              <a:gd name="T56" fmla="+- 0 4294 4222"/>
                              <a:gd name="T57" fmla="*/ T56 w 79"/>
                              <a:gd name="T58" fmla="+- 0 4933 3069"/>
                              <a:gd name="T59" fmla="*/ 4933 h 1930"/>
                              <a:gd name="T60" fmla="+- 0 4301 4222"/>
                              <a:gd name="T61" fmla="*/ T60 w 79"/>
                              <a:gd name="T62" fmla="+- 0 4920 3069"/>
                              <a:gd name="T63" fmla="*/ 4920 h 1930"/>
                              <a:gd name="T64" fmla="+- 0 4262 4222"/>
                              <a:gd name="T65" fmla="*/ T64 w 79"/>
                              <a:gd name="T66" fmla="+- 0 3069 3069"/>
                              <a:gd name="T67" fmla="*/ 3069 h 1930"/>
                              <a:gd name="T68" fmla="+- 0 4222 4222"/>
                              <a:gd name="T69" fmla="*/ T68 w 79"/>
                              <a:gd name="T70" fmla="+- 0 3148 3069"/>
                              <a:gd name="T71" fmla="*/ 3148 h 1930"/>
                              <a:gd name="T72" fmla="+- 0 4255 4222"/>
                              <a:gd name="T73" fmla="*/ T72 w 79"/>
                              <a:gd name="T74" fmla="+- 0 3148 3069"/>
                              <a:gd name="T75" fmla="*/ 3148 h 1930"/>
                              <a:gd name="T76" fmla="+- 0 4255 4222"/>
                              <a:gd name="T77" fmla="*/ T76 w 79"/>
                              <a:gd name="T78" fmla="+- 0 3134 3069"/>
                              <a:gd name="T79" fmla="*/ 3134 h 1930"/>
                              <a:gd name="T80" fmla="+- 0 4294 4222"/>
                              <a:gd name="T81" fmla="*/ T80 w 79"/>
                              <a:gd name="T82" fmla="+- 0 3134 3069"/>
                              <a:gd name="T83" fmla="*/ 3134 h 1930"/>
                              <a:gd name="T84" fmla="+- 0 4262 4222"/>
                              <a:gd name="T85" fmla="*/ T84 w 79"/>
                              <a:gd name="T86" fmla="+- 0 3069 3069"/>
                              <a:gd name="T87" fmla="*/ 3069 h 1930"/>
                              <a:gd name="T88" fmla="+- 0 4294 4222"/>
                              <a:gd name="T89" fmla="*/ T88 w 79"/>
                              <a:gd name="T90" fmla="+- 0 3134 3069"/>
                              <a:gd name="T91" fmla="*/ 3134 h 1930"/>
                              <a:gd name="T92" fmla="+- 0 4268 4222"/>
                              <a:gd name="T93" fmla="*/ T92 w 79"/>
                              <a:gd name="T94" fmla="+- 0 3134 3069"/>
                              <a:gd name="T95" fmla="*/ 3134 h 1930"/>
                              <a:gd name="T96" fmla="+- 0 4268 4222"/>
                              <a:gd name="T97" fmla="*/ T96 w 79"/>
                              <a:gd name="T98" fmla="+- 0 3148 3069"/>
                              <a:gd name="T99" fmla="*/ 3148 h 1930"/>
                              <a:gd name="T100" fmla="+- 0 4301 4222"/>
                              <a:gd name="T101" fmla="*/ T100 w 79"/>
                              <a:gd name="T102" fmla="+- 0 3148 3069"/>
                              <a:gd name="T103" fmla="*/ 3148 h 1930"/>
                              <a:gd name="T104" fmla="+- 0 4294 4222"/>
                              <a:gd name="T105" fmla="*/ T104 w 79"/>
                              <a:gd name="T106" fmla="+- 0 3134 3069"/>
                              <a:gd name="T107" fmla="*/ 3134 h 19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9" h="1930">
                                <a:moveTo>
                                  <a:pt x="33" y="1851"/>
                                </a:moveTo>
                                <a:lnTo>
                                  <a:pt x="0" y="1851"/>
                                </a:lnTo>
                                <a:lnTo>
                                  <a:pt x="40" y="1930"/>
                                </a:lnTo>
                                <a:lnTo>
                                  <a:pt x="72" y="1864"/>
                                </a:lnTo>
                                <a:lnTo>
                                  <a:pt x="33" y="1864"/>
                                </a:lnTo>
                                <a:lnTo>
                                  <a:pt x="33" y="1851"/>
                                </a:lnTo>
                                <a:close/>
                                <a:moveTo>
                                  <a:pt x="46" y="65"/>
                                </a:moveTo>
                                <a:lnTo>
                                  <a:pt x="33" y="65"/>
                                </a:lnTo>
                                <a:lnTo>
                                  <a:pt x="33" y="1864"/>
                                </a:lnTo>
                                <a:lnTo>
                                  <a:pt x="46" y="1864"/>
                                </a:lnTo>
                                <a:lnTo>
                                  <a:pt x="46" y="65"/>
                                </a:lnTo>
                                <a:close/>
                                <a:moveTo>
                                  <a:pt x="79" y="1851"/>
                                </a:moveTo>
                                <a:lnTo>
                                  <a:pt x="46" y="1851"/>
                                </a:lnTo>
                                <a:lnTo>
                                  <a:pt x="46" y="1864"/>
                                </a:lnTo>
                                <a:lnTo>
                                  <a:pt x="72" y="1864"/>
                                </a:lnTo>
                                <a:lnTo>
                                  <a:pt x="79" y="1851"/>
                                </a:lnTo>
                                <a:close/>
                                <a:moveTo>
                                  <a:pt x="40" y="0"/>
                                </a:moveTo>
                                <a:lnTo>
                                  <a:pt x="0" y="79"/>
                                </a:lnTo>
                                <a:lnTo>
                                  <a:pt x="33" y="79"/>
                                </a:lnTo>
                                <a:lnTo>
                                  <a:pt x="33" y="65"/>
                                </a:lnTo>
                                <a:lnTo>
                                  <a:pt x="72" y="65"/>
                                </a:lnTo>
                                <a:lnTo>
                                  <a:pt x="40" y="0"/>
                                </a:lnTo>
                                <a:close/>
                                <a:moveTo>
                                  <a:pt x="72" y="65"/>
                                </a:moveTo>
                                <a:lnTo>
                                  <a:pt x="46" y="65"/>
                                </a:lnTo>
                                <a:lnTo>
                                  <a:pt x="46" y="79"/>
                                </a:lnTo>
                                <a:lnTo>
                                  <a:pt x="79" y="79"/>
                                </a:lnTo>
                                <a:lnTo>
                                  <a:pt x="72" y="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 name="AutoShape 1184"/>
                        <wps:cNvSpPr>
                          <a:spLocks/>
                        </wps:cNvSpPr>
                        <wps:spPr bwMode="auto">
                          <a:xfrm>
                            <a:off x="740" y="3082"/>
                            <a:ext cx="79" cy="3122"/>
                          </a:xfrm>
                          <a:custGeom>
                            <a:avLst/>
                            <a:gdLst>
                              <a:gd name="T0" fmla="+- 0 773 740"/>
                              <a:gd name="T1" fmla="*/ T0 w 79"/>
                              <a:gd name="T2" fmla="+- 0 6125 3082"/>
                              <a:gd name="T3" fmla="*/ 6125 h 3122"/>
                              <a:gd name="T4" fmla="+- 0 740 740"/>
                              <a:gd name="T5" fmla="*/ T4 w 79"/>
                              <a:gd name="T6" fmla="+- 0 6125 3082"/>
                              <a:gd name="T7" fmla="*/ 6125 h 3122"/>
                              <a:gd name="T8" fmla="+- 0 779 740"/>
                              <a:gd name="T9" fmla="*/ T8 w 79"/>
                              <a:gd name="T10" fmla="+- 0 6204 3082"/>
                              <a:gd name="T11" fmla="*/ 6204 h 3122"/>
                              <a:gd name="T12" fmla="+- 0 812 740"/>
                              <a:gd name="T13" fmla="*/ T12 w 79"/>
                              <a:gd name="T14" fmla="+- 0 6138 3082"/>
                              <a:gd name="T15" fmla="*/ 6138 h 3122"/>
                              <a:gd name="T16" fmla="+- 0 773 740"/>
                              <a:gd name="T17" fmla="*/ T16 w 79"/>
                              <a:gd name="T18" fmla="+- 0 6138 3082"/>
                              <a:gd name="T19" fmla="*/ 6138 h 3122"/>
                              <a:gd name="T20" fmla="+- 0 773 740"/>
                              <a:gd name="T21" fmla="*/ T20 w 79"/>
                              <a:gd name="T22" fmla="+- 0 6125 3082"/>
                              <a:gd name="T23" fmla="*/ 6125 h 3122"/>
                              <a:gd name="T24" fmla="+- 0 786 740"/>
                              <a:gd name="T25" fmla="*/ T24 w 79"/>
                              <a:gd name="T26" fmla="+- 0 3148 3082"/>
                              <a:gd name="T27" fmla="*/ 3148 h 3122"/>
                              <a:gd name="T28" fmla="+- 0 773 740"/>
                              <a:gd name="T29" fmla="*/ T28 w 79"/>
                              <a:gd name="T30" fmla="+- 0 3148 3082"/>
                              <a:gd name="T31" fmla="*/ 3148 h 3122"/>
                              <a:gd name="T32" fmla="+- 0 773 740"/>
                              <a:gd name="T33" fmla="*/ T32 w 79"/>
                              <a:gd name="T34" fmla="+- 0 6138 3082"/>
                              <a:gd name="T35" fmla="*/ 6138 h 3122"/>
                              <a:gd name="T36" fmla="+- 0 786 740"/>
                              <a:gd name="T37" fmla="*/ T36 w 79"/>
                              <a:gd name="T38" fmla="+- 0 6138 3082"/>
                              <a:gd name="T39" fmla="*/ 6138 h 3122"/>
                              <a:gd name="T40" fmla="+- 0 786 740"/>
                              <a:gd name="T41" fmla="*/ T40 w 79"/>
                              <a:gd name="T42" fmla="+- 0 3148 3082"/>
                              <a:gd name="T43" fmla="*/ 3148 h 3122"/>
                              <a:gd name="T44" fmla="+- 0 818 740"/>
                              <a:gd name="T45" fmla="*/ T44 w 79"/>
                              <a:gd name="T46" fmla="+- 0 6125 3082"/>
                              <a:gd name="T47" fmla="*/ 6125 h 3122"/>
                              <a:gd name="T48" fmla="+- 0 786 740"/>
                              <a:gd name="T49" fmla="*/ T48 w 79"/>
                              <a:gd name="T50" fmla="+- 0 6125 3082"/>
                              <a:gd name="T51" fmla="*/ 6125 h 3122"/>
                              <a:gd name="T52" fmla="+- 0 786 740"/>
                              <a:gd name="T53" fmla="*/ T52 w 79"/>
                              <a:gd name="T54" fmla="+- 0 6138 3082"/>
                              <a:gd name="T55" fmla="*/ 6138 h 3122"/>
                              <a:gd name="T56" fmla="+- 0 812 740"/>
                              <a:gd name="T57" fmla="*/ T56 w 79"/>
                              <a:gd name="T58" fmla="+- 0 6138 3082"/>
                              <a:gd name="T59" fmla="*/ 6138 h 3122"/>
                              <a:gd name="T60" fmla="+- 0 818 740"/>
                              <a:gd name="T61" fmla="*/ T60 w 79"/>
                              <a:gd name="T62" fmla="+- 0 6125 3082"/>
                              <a:gd name="T63" fmla="*/ 6125 h 3122"/>
                              <a:gd name="T64" fmla="+- 0 779 740"/>
                              <a:gd name="T65" fmla="*/ T64 w 79"/>
                              <a:gd name="T66" fmla="+- 0 3082 3082"/>
                              <a:gd name="T67" fmla="*/ 3082 h 3122"/>
                              <a:gd name="T68" fmla="+- 0 740 740"/>
                              <a:gd name="T69" fmla="*/ T68 w 79"/>
                              <a:gd name="T70" fmla="+- 0 3161 3082"/>
                              <a:gd name="T71" fmla="*/ 3161 h 3122"/>
                              <a:gd name="T72" fmla="+- 0 773 740"/>
                              <a:gd name="T73" fmla="*/ T72 w 79"/>
                              <a:gd name="T74" fmla="+- 0 3161 3082"/>
                              <a:gd name="T75" fmla="*/ 3161 h 3122"/>
                              <a:gd name="T76" fmla="+- 0 773 740"/>
                              <a:gd name="T77" fmla="*/ T76 w 79"/>
                              <a:gd name="T78" fmla="+- 0 3148 3082"/>
                              <a:gd name="T79" fmla="*/ 3148 h 3122"/>
                              <a:gd name="T80" fmla="+- 0 812 740"/>
                              <a:gd name="T81" fmla="*/ T80 w 79"/>
                              <a:gd name="T82" fmla="+- 0 3148 3082"/>
                              <a:gd name="T83" fmla="*/ 3148 h 3122"/>
                              <a:gd name="T84" fmla="+- 0 779 740"/>
                              <a:gd name="T85" fmla="*/ T84 w 79"/>
                              <a:gd name="T86" fmla="+- 0 3082 3082"/>
                              <a:gd name="T87" fmla="*/ 3082 h 3122"/>
                              <a:gd name="T88" fmla="+- 0 812 740"/>
                              <a:gd name="T89" fmla="*/ T88 w 79"/>
                              <a:gd name="T90" fmla="+- 0 3148 3082"/>
                              <a:gd name="T91" fmla="*/ 3148 h 3122"/>
                              <a:gd name="T92" fmla="+- 0 786 740"/>
                              <a:gd name="T93" fmla="*/ T92 w 79"/>
                              <a:gd name="T94" fmla="+- 0 3148 3082"/>
                              <a:gd name="T95" fmla="*/ 3148 h 3122"/>
                              <a:gd name="T96" fmla="+- 0 786 740"/>
                              <a:gd name="T97" fmla="*/ T96 w 79"/>
                              <a:gd name="T98" fmla="+- 0 3161 3082"/>
                              <a:gd name="T99" fmla="*/ 3161 h 3122"/>
                              <a:gd name="T100" fmla="+- 0 818 740"/>
                              <a:gd name="T101" fmla="*/ T100 w 79"/>
                              <a:gd name="T102" fmla="+- 0 3161 3082"/>
                              <a:gd name="T103" fmla="*/ 3161 h 3122"/>
                              <a:gd name="T104" fmla="+- 0 812 740"/>
                              <a:gd name="T105" fmla="*/ T104 w 79"/>
                              <a:gd name="T106" fmla="+- 0 3148 3082"/>
                              <a:gd name="T107" fmla="*/ 3148 h 31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9" h="3122">
                                <a:moveTo>
                                  <a:pt x="33" y="3043"/>
                                </a:moveTo>
                                <a:lnTo>
                                  <a:pt x="0" y="3043"/>
                                </a:lnTo>
                                <a:lnTo>
                                  <a:pt x="39" y="3122"/>
                                </a:lnTo>
                                <a:lnTo>
                                  <a:pt x="72" y="3056"/>
                                </a:lnTo>
                                <a:lnTo>
                                  <a:pt x="33" y="3056"/>
                                </a:lnTo>
                                <a:lnTo>
                                  <a:pt x="33" y="3043"/>
                                </a:lnTo>
                                <a:close/>
                                <a:moveTo>
                                  <a:pt x="46" y="66"/>
                                </a:moveTo>
                                <a:lnTo>
                                  <a:pt x="33" y="66"/>
                                </a:lnTo>
                                <a:lnTo>
                                  <a:pt x="33" y="3056"/>
                                </a:lnTo>
                                <a:lnTo>
                                  <a:pt x="46" y="3056"/>
                                </a:lnTo>
                                <a:lnTo>
                                  <a:pt x="46" y="66"/>
                                </a:lnTo>
                                <a:close/>
                                <a:moveTo>
                                  <a:pt x="78" y="3043"/>
                                </a:moveTo>
                                <a:lnTo>
                                  <a:pt x="46" y="3043"/>
                                </a:lnTo>
                                <a:lnTo>
                                  <a:pt x="46" y="3056"/>
                                </a:lnTo>
                                <a:lnTo>
                                  <a:pt x="72" y="3056"/>
                                </a:lnTo>
                                <a:lnTo>
                                  <a:pt x="78" y="3043"/>
                                </a:lnTo>
                                <a:close/>
                                <a:moveTo>
                                  <a:pt x="39" y="0"/>
                                </a:moveTo>
                                <a:lnTo>
                                  <a:pt x="0" y="79"/>
                                </a:lnTo>
                                <a:lnTo>
                                  <a:pt x="33" y="79"/>
                                </a:lnTo>
                                <a:lnTo>
                                  <a:pt x="33" y="66"/>
                                </a:lnTo>
                                <a:lnTo>
                                  <a:pt x="72" y="66"/>
                                </a:lnTo>
                                <a:lnTo>
                                  <a:pt x="39" y="0"/>
                                </a:lnTo>
                                <a:close/>
                                <a:moveTo>
                                  <a:pt x="72" y="66"/>
                                </a:moveTo>
                                <a:lnTo>
                                  <a:pt x="46" y="66"/>
                                </a:lnTo>
                                <a:lnTo>
                                  <a:pt x="46" y="79"/>
                                </a:lnTo>
                                <a:lnTo>
                                  <a:pt x="78" y="79"/>
                                </a:lnTo>
                                <a:lnTo>
                                  <a:pt x="72" y="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3" name="AutoShape 1183"/>
                        <wps:cNvSpPr>
                          <a:spLocks/>
                        </wps:cNvSpPr>
                        <wps:spPr bwMode="auto">
                          <a:xfrm>
                            <a:off x="1905" y="1092"/>
                            <a:ext cx="79" cy="1968"/>
                          </a:xfrm>
                          <a:custGeom>
                            <a:avLst/>
                            <a:gdLst>
                              <a:gd name="T0" fmla="+- 0 1938 1905"/>
                              <a:gd name="T1" fmla="*/ T0 w 79"/>
                              <a:gd name="T2" fmla="+- 0 2982 1092"/>
                              <a:gd name="T3" fmla="*/ 2982 h 1968"/>
                              <a:gd name="T4" fmla="+- 0 1905 1905"/>
                              <a:gd name="T5" fmla="*/ T4 w 79"/>
                              <a:gd name="T6" fmla="+- 0 2982 1092"/>
                              <a:gd name="T7" fmla="*/ 2982 h 1968"/>
                              <a:gd name="T8" fmla="+- 0 1944 1905"/>
                              <a:gd name="T9" fmla="*/ T8 w 79"/>
                              <a:gd name="T10" fmla="+- 0 3060 1092"/>
                              <a:gd name="T11" fmla="*/ 3060 h 1968"/>
                              <a:gd name="T12" fmla="+- 0 1977 1905"/>
                              <a:gd name="T13" fmla="*/ T12 w 79"/>
                              <a:gd name="T14" fmla="+- 0 2995 1092"/>
                              <a:gd name="T15" fmla="*/ 2995 h 1968"/>
                              <a:gd name="T16" fmla="+- 0 1938 1905"/>
                              <a:gd name="T17" fmla="*/ T16 w 79"/>
                              <a:gd name="T18" fmla="+- 0 2995 1092"/>
                              <a:gd name="T19" fmla="*/ 2995 h 1968"/>
                              <a:gd name="T20" fmla="+- 0 1938 1905"/>
                              <a:gd name="T21" fmla="*/ T20 w 79"/>
                              <a:gd name="T22" fmla="+- 0 2982 1092"/>
                              <a:gd name="T23" fmla="*/ 2982 h 1968"/>
                              <a:gd name="T24" fmla="+- 0 1951 1905"/>
                              <a:gd name="T25" fmla="*/ T24 w 79"/>
                              <a:gd name="T26" fmla="+- 0 1158 1092"/>
                              <a:gd name="T27" fmla="*/ 1158 h 1968"/>
                              <a:gd name="T28" fmla="+- 0 1938 1905"/>
                              <a:gd name="T29" fmla="*/ T28 w 79"/>
                              <a:gd name="T30" fmla="+- 0 1158 1092"/>
                              <a:gd name="T31" fmla="*/ 1158 h 1968"/>
                              <a:gd name="T32" fmla="+- 0 1938 1905"/>
                              <a:gd name="T33" fmla="*/ T32 w 79"/>
                              <a:gd name="T34" fmla="+- 0 2995 1092"/>
                              <a:gd name="T35" fmla="*/ 2995 h 1968"/>
                              <a:gd name="T36" fmla="+- 0 1951 1905"/>
                              <a:gd name="T37" fmla="*/ T36 w 79"/>
                              <a:gd name="T38" fmla="+- 0 2995 1092"/>
                              <a:gd name="T39" fmla="*/ 2995 h 1968"/>
                              <a:gd name="T40" fmla="+- 0 1951 1905"/>
                              <a:gd name="T41" fmla="*/ T40 w 79"/>
                              <a:gd name="T42" fmla="+- 0 1158 1092"/>
                              <a:gd name="T43" fmla="*/ 1158 h 1968"/>
                              <a:gd name="T44" fmla="+- 0 1984 1905"/>
                              <a:gd name="T45" fmla="*/ T44 w 79"/>
                              <a:gd name="T46" fmla="+- 0 2982 1092"/>
                              <a:gd name="T47" fmla="*/ 2982 h 1968"/>
                              <a:gd name="T48" fmla="+- 0 1951 1905"/>
                              <a:gd name="T49" fmla="*/ T48 w 79"/>
                              <a:gd name="T50" fmla="+- 0 2982 1092"/>
                              <a:gd name="T51" fmla="*/ 2982 h 1968"/>
                              <a:gd name="T52" fmla="+- 0 1951 1905"/>
                              <a:gd name="T53" fmla="*/ T52 w 79"/>
                              <a:gd name="T54" fmla="+- 0 2995 1092"/>
                              <a:gd name="T55" fmla="*/ 2995 h 1968"/>
                              <a:gd name="T56" fmla="+- 0 1977 1905"/>
                              <a:gd name="T57" fmla="*/ T56 w 79"/>
                              <a:gd name="T58" fmla="+- 0 2995 1092"/>
                              <a:gd name="T59" fmla="*/ 2995 h 1968"/>
                              <a:gd name="T60" fmla="+- 0 1984 1905"/>
                              <a:gd name="T61" fmla="*/ T60 w 79"/>
                              <a:gd name="T62" fmla="+- 0 2982 1092"/>
                              <a:gd name="T63" fmla="*/ 2982 h 1968"/>
                              <a:gd name="T64" fmla="+- 0 1944 1905"/>
                              <a:gd name="T65" fmla="*/ T64 w 79"/>
                              <a:gd name="T66" fmla="+- 0 1092 1092"/>
                              <a:gd name="T67" fmla="*/ 1092 h 1968"/>
                              <a:gd name="T68" fmla="+- 0 1905 1905"/>
                              <a:gd name="T69" fmla="*/ T68 w 79"/>
                              <a:gd name="T70" fmla="+- 0 1171 1092"/>
                              <a:gd name="T71" fmla="*/ 1171 h 1968"/>
                              <a:gd name="T72" fmla="+- 0 1938 1905"/>
                              <a:gd name="T73" fmla="*/ T72 w 79"/>
                              <a:gd name="T74" fmla="+- 0 1171 1092"/>
                              <a:gd name="T75" fmla="*/ 1171 h 1968"/>
                              <a:gd name="T76" fmla="+- 0 1938 1905"/>
                              <a:gd name="T77" fmla="*/ T76 w 79"/>
                              <a:gd name="T78" fmla="+- 0 1158 1092"/>
                              <a:gd name="T79" fmla="*/ 1158 h 1968"/>
                              <a:gd name="T80" fmla="+- 0 1977 1905"/>
                              <a:gd name="T81" fmla="*/ T80 w 79"/>
                              <a:gd name="T82" fmla="+- 0 1158 1092"/>
                              <a:gd name="T83" fmla="*/ 1158 h 1968"/>
                              <a:gd name="T84" fmla="+- 0 1944 1905"/>
                              <a:gd name="T85" fmla="*/ T84 w 79"/>
                              <a:gd name="T86" fmla="+- 0 1092 1092"/>
                              <a:gd name="T87" fmla="*/ 1092 h 1968"/>
                              <a:gd name="T88" fmla="+- 0 1977 1905"/>
                              <a:gd name="T89" fmla="*/ T88 w 79"/>
                              <a:gd name="T90" fmla="+- 0 1158 1092"/>
                              <a:gd name="T91" fmla="*/ 1158 h 1968"/>
                              <a:gd name="T92" fmla="+- 0 1951 1905"/>
                              <a:gd name="T93" fmla="*/ T92 w 79"/>
                              <a:gd name="T94" fmla="+- 0 1158 1092"/>
                              <a:gd name="T95" fmla="*/ 1158 h 1968"/>
                              <a:gd name="T96" fmla="+- 0 1951 1905"/>
                              <a:gd name="T97" fmla="*/ T96 w 79"/>
                              <a:gd name="T98" fmla="+- 0 1171 1092"/>
                              <a:gd name="T99" fmla="*/ 1171 h 1968"/>
                              <a:gd name="T100" fmla="+- 0 1984 1905"/>
                              <a:gd name="T101" fmla="*/ T100 w 79"/>
                              <a:gd name="T102" fmla="+- 0 1171 1092"/>
                              <a:gd name="T103" fmla="*/ 1171 h 1968"/>
                              <a:gd name="T104" fmla="+- 0 1977 1905"/>
                              <a:gd name="T105" fmla="*/ T104 w 79"/>
                              <a:gd name="T106" fmla="+- 0 1158 1092"/>
                              <a:gd name="T107" fmla="*/ 1158 h 19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9" h="1968">
                                <a:moveTo>
                                  <a:pt x="33" y="1890"/>
                                </a:moveTo>
                                <a:lnTo>
                                  <a:pt x="0" y="1890"/>
                                </a:lnTo>
                                <a:lnTo>
                                  <a:pt x="39" y="1968"/>
                                </a:lnTo>
                                <a:lnTo>
                                  <a:pt x="72" y="1903"/>
                                </a:lnTo>
                                <a:lnTo>
                                  <a:pt x="33" y="1903"/>
                                </a:lnTo>
                                <a:lnTo>
                                  <a:pt x="33" y="1890"/>
                                </a:lnTo>
                                <a:close/>
                                <a:moveTo>
                                  <a:pt x="46" y="66"/>
                                </a:moveTo>
                                <a:lnTo>
                                  <a:pt x="33" y="66"/>
                                </a:lnTo>
                                <a:lnTo>
                                  <a:pt x="33" y="1903"/>
                                </a:lnTo>
                                <a:lnTo>
                                  <a:pt x="46" y="1903"/>
                                </a:lnTo>
                                <a:lnTo>
                                  <a:pt x="46" y="66"/>
                                </a:lnTo>
                                <a:close/>
                                <a:moveTo>
                                  <a:pt x="79" y="1890"/>
                                </a:moveTo>
                                <a:lnTo>
                                  <a:pt x="46" y="1890"/>
                                </a:lnTo>
                                <a:lnTo>
                                  <a:pt x="46" y="1903"/>
                                </a:lnTo>
                                <a:lnTo>
                                  <a:pt x="72" y="1903"/>
                                </a:lnTo>
                                <a:lnTo>
                                  <a:pt x="79" y="1890"/>
                                </a:lnTo>
                                <a:close/>
                                <a:moveTo>
                                  <a:pt x="39" y="0"/>
                                </a:moveTo>
                                <a:lnTo>
                                  <a:pt x="0" y="79"/>
                                </a:lnTo>
                                <a:lnTo>
                                  <a:pt x="33" y="79"/>
                                </a:lnTo>
                                <a:lnTo>
                                  <a:pt x="33" y="66"/>
                                </a:lnTo>
                                <a:lnTo>
                                  <a:pt x="72" y="66"/>
                                </a:lnTo>
                                <a:lnTo>
                                  <a:pt x="39" y="0"/>
                                </a:lnTo>
                                <a:close/>
                                <a:moveTo>
                                  <a:pt x="72" y="66"/>
                                </a:moveTo>
                                <a:lnTo>
                                  <a:pt x="46" y="66"/>
                                </a:lnTo>
                                <a:lnTo>
                                  <a:pt x="46" y="79"/>
                                </a:lnTo>
                                <a:lnTo>
                                  <a:pt x="79" y="79"/>
                                </a:lnTo>
                                <a:lnTo>
                                  <a:pt x="72" y="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4" name="AutoShape 1182"/>
                        <wps:cNvSpPr>
                          <a:spLocks/>
                        </wps:cNvSpPr>
                        <wps:spPr bwMode="auto">
                          <a:xfrm>
                            <a:off x="2131" y="32"/>
                            <a:ext cx="156" cy="2152"/>
                          </a:xfrm>
                          <a:custGeom>
                            <a:avLst/>
                            <a:gdLst>
                              <a:gd name="T0" fmla="+- 0 2131 2131"/>
                              <a:gd name="T1" fmla="*/ T0 w 156"/>
                              <a:gd name="T2" fmla="+- 0 2103 32"/>
                              <a:gd name="T3" fmla="*/ 2103 h 2152"/>
                              <a:gd name="T4" fmla="+- 0 2167 2131"/>
                              <a:gd name="T5" fmla="*/ T4 w 156"/>
                              <a:gd name="T6" fmla="+- 0 2183 32"/>
                              <a:gd name="T7" fmla="*/ 2183 h 2152"/>
                              <a:gd name="T8" fmla="+- 0 2203 2131"/>
                              <a:gd name="T9" fmla="*/ T8 w 156"/>
                              <a:gd name="T10" fmla="+- 0 2118 32"/>
                              <a:gd name="T11" fmla="*/ 2118 h 2152"/>
                              <a:gd name="T12" fmla="+- 0 2176 2131"/>
                              <a:gd name="T13" fmla="*/ T12 w 156"/>
                              <a:gd name="T14" fmla="+- 0 2118 32"/>
                              <a:gd name="T15" fmla="*/ 2118 h 2152"/>
                              <a:gd name="T16" fmla="+- 0 2163 2131"/>
                              <a:gd name="T17" fmla="*/ T16 w 156"/>
                              <a:gd name="T18" fmla="+- 0 2117 32"/>
                              <a:gd name="T19" fmla="*/ 2117 h 2152"/>
                              <a:gd name="T20" fmla="+- 0 2163 2131"/>
                              <a:gd name="T21" fmla="*/ T20 w 156"/>
                              <a:gd name="T22" fmla="+- 0 2104 32"/>
                              <a:gd name="T23" fmla="*/ 2104 h 2152"/>
                              <a:gd name="T24" fmla="+- 0 2131 2131"/>
                              <a:gd name="T25" fmla="*/ T24 w 156"/>
                              <a:gd name="T26" fmla="+- 0 2103 32"/>
                              <a:gd name="T27" fmla="*/ 2103 h 2152"/>
                              <a:gd name="T28" fmla="+- 0 2163 2131"/>
                              <a:gd name="T29" fmla="*/ T28 w 156"/>
                              <a:gd name="T30" fmla="+- 0 2104 32"/>
                              <a:gd name="T31" fmla="*/ 2104 h 2152"/>
                              <a:gd name="T32" fmla="+- 0 2163 2131"/>
                              <a:gd name="T33" fmla="*/ T32 w 156"/>
                              <a:gd name="T34" fmla="+- 0 2117 32"/>
                              <a:gd name="T35" fmla="*/ 2117 h 2152"/>
                              <a:gd name="T36" fmla="+- 0 2176 2131"/>
                              <a:gd name="T37" fmla="*/ T36 w 156"/>
                              <a:gd name="T38" fmla="+- 0 2118 32"/>
                              <a:gd name="T39" fmla="*/ 2118 h 2152"/>
                              <a:gd name="T40" fmla="+- 0 2176 2131"/>
                              <a:gd name="T41" fmla="*/ T40 w 156"/>
                              <a:gd name="T42" fmla="+- 0 2105 32"/>
                              <a:gd name="T43" fmla="*/ 2105 h 2152"/>
                              <a:gd name="T44" fmla="+- 0 2163 2131"/>
                              <a:gd name="T45" fmla="*/ T44 w 156"/>
                              <a:gd name="T46" fmla="+- 0 2104 32"/>
                              <a:gd name="T47" fmla="*/ 2104 h 2152"/>
                              <a:gd name="T48" fmla="+- 0 2176 2131"/>
                              <a:gd name="T49" fmla="*/ T48 w 156"/>
                              <a:gd name="T50" fmla="+- 0 2105 32"/>
                              <a:gd name="T51" fmla="*/ 2105 h 2152"/>
                              <a:gd name="T52" fmla="+- 0 2176 2131"/>
                              <a:gd name="T53" fmla="*/ T52 w 156"/>
                              <a:gd name="T54" fmla="+- 0 2118 32"/>
                              <a:gd name="T55" fmla="*/ 2118 h 2152"/>
                              <a:gd name="T56" fmla="+- 0 2203 2131"/>
                              <a:gd name="T57" fmla="*/ T56 w 156"/>
                              <a:gd name="T58" fmla="+- 0 2118 32"/>
                              <a:gd name="T59" fmla="*/ 2118 h 2152"/>
                              <a:gd name="T60" fmla="+- 0 2209 2131"/>
                              <a:gd name="T61" fmla="*/ T60 w 156"/>
                              <a:gd name="T62" fmla="+- 0 2106 32"/>
                              <a:gd name="T63" fmla="*/ 2106 h 2152"/>
                              <a:gd name="T64" fmla="+- 0 2176 2131"/>
                              <a:gd name="T65" fmla="*/ T64 w 156"/>
                              <a:gd name="T66" fmla="+- 0 2105 32"/>
                              <a:gd name="T67" fmla="*/ 2105 h 2152"/>
                              <a:gd name="T68" fmla="+- 0 2241 2131"/>
                              <a:gd name="T69" fmla="*/ T68 w 156"/>
                              <a:gd name="T70" fmla="+- 0 110 32"/>
                              <a:gd name="T71" fmla="*/ 110 h 2152"/>
                              <a:gd name="T72" fmla="+- 0 2163 2131"/>
                              <a:gd name="T73" fmla="*/ T72 w 156"/>
                              <a:gd name="T74" fmla="+- 0 2104 32"/>
                              <a:gd name="T75" fmla="*/ 2104 h 2152"/>
                              <a:gd name="T76" fmla="+- 0 2176 2131"/>
                              <a:gd name="T77" fmla="*/ T76 w 156"/>
                              <a:gd name="T78" fmla="+- 0 2105 32"/>
                              <a:gd name="T79" fmla="*/ 2105 h 2152"/>
                              <a:gd name="T80" fmla="+- 0 2254 2131"/>
                              <a:gd name="T81" fmla="*/ T80 w 156"/>
                              <a:gd name="T82" fmla="+- 0 111 32"/>
                              <a:gd name="T83" fmla="*/ 111 h 2152"/>
                              <a:gd name="T84" fmla="+- 0 2241 2131"/>
                              <a:gd name="T85" fmla="*/ T84 w 156"/>
                              <a:gd name="T86" fmla="+- 0 110 32"/>
                              <a:gd name="T87" fmla="*/ 110 h 2152"/>
                              <a:gd name="T88" fmla="+- 0 2280 2131"/>
                              <a:gd name="T89" fmla="*/ T88 w 156"/>
                              <a:gd name="T90" fmla="+- 0 97 32"/>
                              <a:gd name="T91" fmla="*/ 97 h 2152"/>
                              <a:gd name="T92" fmla="+- 0 2241 2131"/>
                              <a:gd name="T93" fmla="*/ T92 w 156"/>
                              <a:gd name="T94" fmla="+- 0 97 32"/>
                              <a:gd name="T95" fmla="*/ 97 h 2152"/>
                              <a:gd name="T96" fmla="+- 0 2254 2131"/>
                              <a:gd name="T97" fmla="*/ T96 w 156"/>
                              <a:gd name="T98" fmla="+- 0 97 32"/>
                              <a:gd name="T99" fmla="*/ 97 h 2152"/>
                              <a:gd name="T100" fmla="+- 0 2254 2131"/>
                              <a:gd name="T101" fmla="*/ T100 w 156"/>
                              <a:gd name="T102" fmla="+- 0 111 32"/>
                              <a:gd name="T103" fmla="*/ 111 h 2152"/>
                              <a:gd name="T104" fmla="+- 0 2286 2131"/>
                              <a:gd name="T105" fmla="*/ T104 w 156"/>
                              <a:gd name="T106" fmla="+- 0 112 32"/>
                              <a:gd name="T107" fmla="*/ 112 h 2152"/>
                              <a:gd name="T108" fmla="+- 0 2280 2131"/>
                              <a:gd name="T109" fmla="*/ T108 w 156"/>
                              <a:gd name="T110" fmla="+- 0 97 32"/>
                              <a:gd name="T111" fmla="*/ 97 h 2152"/>
                              <a:gd name="T112" fmla="+- 0 2241 2131"/>
                              <a:gd name="T113" fmla="*/ T112 w 156"/>
                              <a:gd name="T114" fmla="+- 0 97 32"/>
                              <a:gd name="T115" fmla="*/ 97 h 2152"/>
                              <a:gd name="T116" fmla="+- 0 2241 2131"/>
                              <a:gd name="T117" fmla="*/ T116 w 156"/>
                              <a:gd name="T118" fmla="+- 0 110 32"/>
                              <a:gd name="T119" fmla="*/ 110 h 2152"/>
                              <a:gd name="T120" fmla="+- 0 2254 2131"/>
                              <a:gd name="T121" fmla="*/ T120 w 156"/>
                              <a:gd name="T122" fmla="+- 0 111 32"/>
                              <a:gd name="T123" fmla="*/ 111 h 2152"/>
                              <a:gd name="T124" fmla="+- 0 2254 2131"/>
                              <a:gd name="T125" fmla="*/ T124 w 156"/>
                              <a:gd name="T126" fmla="+- 0 97 32"/>
                              <a:gd name="T127" fmla="*/ 97 h 2152"/>
                              <a:gd name="T128" fmla="+- 0 2241 2131"/>
                              <a:gd name="T129" fmla="*/ T128 w 156"/>
                              <a:gd name="T130" fmla="+- 0 97 32"/>
                              <a:gd name="T131" fmla="*/ 97 h 2152"/>
                              <a:gd name="T132" fmla="+- 0 2250 2131"/>
                              <a:gd name="T133" fmla="*/ T132 w 156"/>
                              <a:gd name="T134" fmla="+- 0 32 32"/>
                              <a:gd name="T135" fmla="*/ 32 h 2152"/>
                              <a:gd name="T136" fmla="+- 0 2208 2131"/>
                              <a:gd name="T137" fmla="*/ T136 w 156"/>
                              <a:gd name="T138" fmla="+- 0 109 32"/>
                              <a:gd name="T139" fmla="*/ 109 h 2152"/>
                              <a:gd name="T140" fmla="+- 0 2241 2131"/>
                              <a:gd name="T141" fmla="*/ T140 w 156"/>
                              <a:gd name="T142" fmla="+- 0 110 32"/>
                              <a:gd name="T143" fmla="*/ 110 h 2152"/>
                              <a:gd name="T144" fmla="+- 0 2241 2131"/>
                              <a:gd name="T145" fmla="*/ T144 w 156"/>
                              <a:gd name="T146" fmla="+- 0 97 32"/>
                              <a:gd name="T147" fmla="*/ 97 h 2152"/>
                              <a:gd name="T148" fmla="+- 0 2280 2131"/>
                              <a:gd name="T149" fmla="*/ T148 w 156"/>
                              <a:gd name="T150" fmla="+- 0 97 32"/>
                              <a:gd name="T151" fmla="*/ 97 h 2152"/>
                              <a:gd name="T152" fmla="+- 0 2250 2131"/>
                              <a:gd name="T153" fmla="*/ T152 w 156"/>
                              <a:gd name="T154" fmla="+- 0 32 32"/>
                              <a:gd name="T155" fmla="*/ 32 h 2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56" h="2152">
                                <a:moveTo>
                                  <a:pt x="0" y="2071"/>
                                </a:moveTo>
                                <a:lnTo>
                                  <a:pt x="36" y="2151"/>
                                </a:lnTo>
                                <a:lnTo>
                                  <a:pt x="72" y="2086"/>
                                </a:lnTo>
                                <a:lnTo>
                                  <a:pt x="45" y="2086"/>
                                </a:lnTo>
                                <a:lnTo>
                                  <a:pt x="32" y="2085"/>
                                </a:lnTo>
                                <a:lnTo>
                                  <a:pt x="32" y="2072"/>
                                </a:lnTo>
                                <a:lnTo>
                                  <a:pt x="0" y="2071"/>
                                </a:lnTo>
                                <a:close/>
                                <a:moveTo>
                                  <a:pt x="32" y="2072"/>
                                </a:moveTo>
                                <a:lnTo>
                                  <a:pt x="32" y="2085"/>
                                </a:lnTo>
                                <a:lnTo>
                                  <a:pt x="45" y="2086"/>
                                </a:lnTo>
                                <a:lnTo>
                                  <a:pt x="45" y="2073"/>
                                </a:lnTo>
                                <a:lnTo>
                                  <a:pt x="32" y="2072"/>
                                </a:lnTo>
                                <a:close/>
                                <a:moveTo>
                                  <a:pt x="45" y="2073"/>
                                </a:moveTo>
                                <a:lnTo>
                                  <a:pt x="45" y="2086"/>
                                </a:lnTo>
                                <a:lnTo>
                                  <a:pt x="72" y="2086"/>
                                </a:lnTo>
                                <a:lnTo>
                                  <a:pt x="78" y="2074"/>
                                </a:lnTo>
                                <a:lnTo>
                                  <a:pt x="45" y="2073"/>
                                </a:lnTo>
                                <a:close/>
                                <a:moveTo>
                                  <a:pt x="110" y="78"/>
                                </a:moveTo>
                                <a:lnTo>
                                  <a:pt x="32" y="2072"/>
                                </a:lnTo>
                                <a:lnTo>
                                  <a:pt x="45" y="2073"/>
                                </a:lnTo>
                                <a:lnTo>
                                  <a:pt x="123" y="79"/>
                                </a:lnTo>
                                <a:lnTo>
                                  <a:pt x="110" y="78"/>
                                </a:lnTo>
                                <a:close/>
                                <a:moveTo>
                                  <a:pt x="149" y="65"/>
                                </a:moveTo>
                                <a:lnTo>
                                  <a:pt x="110" y="65"/>
                                </a:lnTo>
                                <a:lnTo>
                                  <a:pt x="123" y="65"/>
                                </a:lnTo>
                                <a:lnTo>
                                  <a:pt x="123" y="79"/>
                                </a:lnTo>
                                <a:lnTo>
                                  <a:pt x="155" y="80"/>
                                </a:lnTo>
                                <a:lnTo>
                                  <a:pt x="149" y="65"/>
                                </a:lnTo>
                                <a:close/>
                                <a:moveTo>
                                  <a:pt x="110" y="65"/>
                                </a:moveTo>
                                <a:lnTo>
                                  <a:pt x="110" y="78"/>
                                </a:lnTo>
                                <a:lnTo>
                                  <a:pt x="123" y="79"/>
                                </a:lnTo>
                                <a:lnTo>
                                  <a:pt x="123" y="65"/>
                                </a:lnTo>
                                <a:lnTo>
                                  <a:pt x="110" y="65"/>
                                </a:lnTo>
                                <a:close/>
                                <a:moveTo>
                                  <a:pt x="119" y="0"/>
                                </a:moveTo>
                                <a:lnTo>
                                  <a:pt x="77" y="77"/>
                                </a:lnTo>
                                <a:lnTo>
                                  <a:pt x="110" y="78"/>
                                </a:lnTo>
                                <a:lnTo>
                                  <a:pt x="110" y="65"/>
                                </a:lnTo>
                                <a:lnTo>
                                  <a:pt x="149" y="65"/>
                                </a:lnTo>
                                <a:lnTo>
                                  <a:pt x="1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5" name="Line 1181"/>
                        <wps:cNvCnPr>
                          <a:cxnSpLocks noChangeShapeType="1"/>
                        </wps:cNvCnPr>
                        <wps:spPr bwMode="auto">
                          <a:xfrm>
                            <a:off x="2141" y="2192"/>
                            <a:ext cx="754" cy="0"/>
                          </a:xfrm>
                          <a:prstGeom prst="line">
                            <a:avLst/>
                          </a:prstGeom>
                          <a:noFill/>
                          <a:ln w="831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6" name="Line 1180"/>
                        <wps:cNvCnPr>
                          <a:cxnSpLocks noChangeShapeType="1"/>
                        </wps:cNvCnPr>
                        <wps:spPr bwMode="auto">
                          <a:xfrm>
                            <a:off x="2141" y="45"/>
                            <a:ext cx="754" cy="0"/>
                          </a:xfrm>
                          <a:prstGeom prst="line">
                            <a:avLst/>
                          </a:prstGeom>
                          <a:noFill/>
                          <a:ln w="831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7" name="Line 1179"/>
                        <wps:cNvCnPr>
                          <a:cxnSpLocks noChangeShapeType="1"/>
                        </wps:cNvCnPr>
                        <wps:spPr bwMode="auto">
                          <a:xfrm>
                            <a:off x="33" y="6224"/>
                            <a:ext cx="7082" cy="0"/>
                          </a:xfrm>
                          <a:prstGeom prst="line">
                            <a:avLst/>
                          </a:prstGeom>
                          <a:noFill/>
                          <a:ln w="41565">
                            <a:solidFill>
                              <a:srgbClr val="926A00"/>
                            </a:solidFill>
                            <a:prstDash val="solid"/>
                            <a:round/>
                            <a:headEnd/>
                            <a:tailEnd/>
                          </a:ln>
                          <a:extLst>
                            <a:ext uri="{909E8E84-426E-40DD-AFC4-6F175D3DCCD1}">
                              <a14:hiddenFill xmlns:a14="http://schemas.microsoft.com/office/drawing/2010/main">
                                <a:noFill/>
                              </a14:hiddenFill>
                            </a:ext>
                          </a:extLst>
                        </wps:spPr>
                        <wps:bodyPr/>
                      </wps:wsp>
                      <wps:wsp>
                        <wps:cNvPr id="1158" name="Freeform 1178"/>
                        <wps:cNvSpPr>
                          <a:spLocks/>
                        </wps:cNvSpPr>
                        <wps:spPr bwMode="auto">
                          <a:xfrm>
                            <a:off x="1021" y="3429"/>
                            <a:ext cx="2108" cy="2789"/>
                          </a:xfrm>
                          <a:custGeom>
                            <a:avLst/>
                            <a:gdLst>
                              <a:gd name="T0" fmla="+- 0 3129 1021"/>
                              <a:gd name="T1" fmla="*/ T0 w 2108"/>
                              <a:gd name="T2" fmla="+- 0 3429 3429"/>
                              <a:gd name="T3" fmla="*/ 3429 h 2789"/>
                              <a:gd name="T4" fmla="+- 0 3099 1021"/>
                              <a:gd name="T5" fmla="*/ T4 w 2108"/>
                              <a:gd name="T6" fmla="+- 0 3529 3429"/>
                              <a:gd name="T7" fmla="*/ 3529 h 2789"/>
                              <a:gd name="T8" fmla="+- 0 3070 1021"/>
                              <a:gd name="T9" fmla="*/ T8 w 2108"/>
                              <a:gd name="T10" fmla="+- 0 3628 3429"/>
                              <a:gd name="T11" fmla="*/ 3628 h 2789"/>
                              <a:gd name="T12" fmla="+- 0 3041 1021"/>
                              <a:gd name="T13" fmla="*/ T12 w 2108"/>
                              <a:gd name="T14" fmla="+- 0 3725 3429"/>
                              <a:gd name="T15" fmla="*/ 3725 h 2789"/>
                              <a:gd name="T16" fmla="+- 0 3013 1021"/>
                              <a:gd name="T17" fmla="*/ T16 w 2108"/>
                              <a:gd name="T18" fmla="+- 0 3821 3429"/>
                              <a:gd name="T19" fmla="*/ 3821 h 2789"/>
                              <a:gd name="T20" fmla="+- 0 2985 1021"/>
                              <a:gd name="T21" fmla="*/ T20 w 2108"/>
                              <a:gd name="T22" fmla="+- 0 3915 3429"/>
                              <a:gd name="T23" fmla="*/ 3915 h 2789"/>
                              <a:gd name="T24" fmla="+- 0 2958 1021"/>
                              <a:gd name="T25" fmla="*/ T24 w 2108"/>
                              <a:gd name="T26" fmla="+- 0 4008 3429"/>
                              <a:gd name="T27" fmla="*/ 4008 h 2789"/>
                              <a:gd name="T28" fmla="+- 0 2931 1021"/>
                              <a:gd name="T29" fmla="*/ T28 w 2108"/>
                              <a:gd name="T30" fmla="+- 0 4100 3429"/>
                              <a:gd name="T31" fmla="*/ 4100 h 2789"/>
                              <a:gd name="T32" fmla="+- 0 2904 1021"/>
                              <a:gd name="T33" fmla="*/ T32 w 2108"/>
                              <a:gd name="T34" fmla="+- 0 4189 3429"/>
                              <a:gd name="T35" fmla="*/ 4189 h 2789"/>
                              <a:gd name="T36" fmla="+- 0 2878 1021"/>
                              <a:gd name="T37" fmla="*/ T36 w 2108"/>
                              <a:gd name="T38" fmla="+- 0 4278 3429"/>
                              <a:gd name="T39" fmla="*/ 4278 h 2789"/>
                              <a:gd name="T40" fmla="+- 0 2852 1021"/>
                              <a:gd name="T41" fmla="*/ T40 w 2108"/>
                              <a:gd name="T42" fmla="+- 0 4364 3429"/>
                              <a:gd name="T43" fmla="*/ 4364 h 2789"/>
                              <a:gd name="T44" fmla="+- 0 2826 1021"/>
                              <a:gd name="T45" fmla="*/ T44 w 2108"/>
                              <a:gd name="T46" fmla="+- 0 4449 3429"/>
                              <a:gd name="T47" fmla="*/ 4449 h 2789"/>
                              <a:gd name="T48" fmla="+- 0 2800 1021"/>
                              <a:gd name="T49" fmla="*/ T48 w 2108"/>
                              <a:gd name="T50" fmla="+- 0 4532 3429"/>
                              <a:gd name="T51" fmla="*/ 4532 h 2789"/>
                              <a:gd name="T52" fmla="+- 0 2775 1021"/>
                              <a:gd name="T53" fmla="*/ T52 w 2108"/>
                              <a:gd name="T54" fmla="+- 0 4614 3429"/>
                              <a:gd name="T55" fmla="*/ 4614 h 2789"/>
                              <a:gd name="T56" fmla="+- 0 2749 1021"/>
                              <a:gd name="T57" fmla="*/ T56 w 2108"/>
                              <a:gd name="T58" fmla="+- 0 4693 3429"/>
                              <a:gd name="T59" fmla="*/ 4693 h 2789"/>
                              <a:gd name="T60" fmla="+- 0 2724 1021"/>
                              <a:gd name="T61" fmla="*/ T60 w 2108"/>
                              <a:gd name="T62" fmla="+- 0 4771 3429"/>
                              <a:gd name="T63" fmla="*/ 4771 h 2789"/>
                              <a:gd name="T64" fmla="+- 0 2698 1021"/>
                              <a:gd name="T65" fmla="*/ T64 w 2108"/>
                              <a:gd name="T66" fmla="+- 0 4847 3429"/>
                              <a:gd name="T67" fmla="*/ 4847 h 2789"/>
                              <a:gd name="T68" fmla="+- 0 2673 1021"/>
                              <a:gd name="T69" fmla="*/ T68 w 2108"/>
                              <a:gd name="T70" fmla="+- 0 4921 3429"/>
                              <a:gd name="T71" fmla="*/ 4921 h 2789"/>
                              <a:gd name="T72" fmla="+- 0 2647 1021"/>
                              <a:gd name="T73" fmla="*/ T72 w 2108"/>
                              <a:gd name="T74" fmla="+- 0 4992 3429"/>
                              <a:gd name="T75" fmla="*/ 4992 h 2789"/>
                              <a:gd name="T76" fmla="+- 0 2621 1021"/>
                              <a:gd name="T77" fmla="*/ T76 w 2108"/>
                              <a:gd name="T78" fmla="+- 0 5062 3429"/>
                              <a:gd name="T79" fmla="*/ 5062 h 2789"/>
                              <a:gd name="T80" fmla="+- 0 2595 1021"/>
                              <a:gd name="T81" fmla="*/ T80 w 2108"/>
                              <a:gd name="T82" fmla="+- 0 5130 3429"/>
                              <a:gd name="T83" fmla="*/ 5130 h 2789"/>
                              <a:gd name="T84" fmla="+- 0 2569 1021"/>
                              <a:gd name="T85" fmla="*/ T84 w 2108"/>
                              <a:gd name="T86" fmla="+- 0 5196 3429"/>
                              <a:gd name="T87" fmla="*/ 5196 h 2789"/>
                              <a:gd name="T88" fmla="+- 0 2542 1021"/>
                              <a:gd name="T89" fmla="*/ T88 w 2108"/>
                              <a:gd name="T90" fmla="+- 0 5260 3429"/>
                              <a:gd name="T91" fmla="*/ 5260 h 2789"/>
                              <a:gd name="T92" fmla="+- 0 2515 1021"/>
                              <a:gd name="T93" fmla="*/ T92 w 2108"/>
                              <a:gd name="T94" fmla="+- 0 5321 3429"/>
                              <a:gd name="T95" fmla="*/ 5321 h 2789"/>
                              <a:gd name="T96" fmla="+- 0 2488 1021"/>
                              <a:gd name="T97" fmla="*/ T96 w 2108"/>
                              <a:gd name="T98" fmla="+- 0 5380 3429"/>
                              <a:gd name="T99" fmla="*/ 5380 h 2789"/>
                              <a:gd name="T100" fmla="+- 0 2461 1021"/>
                              <a:gd name="T101" fmla="*/ T100 w 2108"/>
                              <a:gd name="T102" fmla="+- 0 5437 3429"/>
                              <a:gd name="T103" fmla="*/ 5437 h 2789"/>
                              <a:gd name="T104" fmla="+- 0 2432 1021"/>
                              <a:gd name="T105" fmla="*/ T104 w 2108"/>
                              <a:gd name="T106" fmla="+- 0 5492 3429"/>
                              <a:gd name="T107" fmla="*/ 5492 h 2789"/>
                              <a:gd name="T108" fmla="+- 0 2375 1021"/>
                              <a:gd name="T109" fmla="*/ T108 w 2108"/>
                              <a:gd name="T110" fmla="+- 0 5594 3429"/>
                              <a:gd name="T111" fmla="*/ 5594 h 2789"/>
                              <a:gd name="T112" fmla="+- 0 2314 1021"/>
                              <a:gd name="T113" fmla="*/ T112 w 2108"/>
                              <a:gd name="T114" fmla="+- 0 5687 3429"/>
                              <a:gd name="T115" fmla="*/ 5687 h 2789"/>
                              <a:gd name="T116" fmla="+- 0 2263 1021"/>
                              <a:gd name="T117" fmla="*/ T116 w 2108"/>
                              <a:gd name="T118" fmla="+- 0 5754 3429"/>
                              <a:gd name="T119" fmla="*/ 5754 h 2789"/>
                              <a:gd name="T120" fmla="+- 0 2208 1021"/>
                              <a:gd name="T121" fmla="*/ T120 w 2108"/>
                              <a:gd name="T122" fmla="+- 0 5817 3429"/>
                              <a:gd name="T123" fmla="*/ 5817 h 2789"/>
                              <a:gd name="T124" fmla="+- 0 2150 1021"/>
                              <a:gd name="T125" fmla="*/ T124 w 2108"/>
                              <a:gd name="T126" fmla="+- 0 5874 3429"/>
                              <a:gd name="T127" fmla="*/ 5874 h 2789"/>
                              <a:gd name="T128" fmla="+- 0 2087 1021"/>
                              <a:gd name="T129" fmla="*/ T128 w 2108"/>
                              <a:gd name="T130" fmla="+- 0 5927 3429"/>
                              <a:gd name="T131" fmla="*/ 5927 h 2789"/>
                              <a:gd name="T132" fmla="+- 0 2022 1021"/>
                              <a:gd name="T133" fmla="*/ T132 w 2108"/>
                              <a:gd name="T134" fmla="+- 0 5976 3429"/>
                              <a:gd name="T135" fmla="*/ 5976 h 2789"/>
                              <a:gd name="T136" fmla="+- 0 1954 1021"/>
                              <a:gd name="T137" fmla="*/ T136 w 2108"/>
                              <a:gd name="T138" fmla="+- 0 6019 3429"/>
                              <a:gd name="T139" fmla="*/ 6019 h 2789"/>
                              <a:gd name="T140" fmla="+- 0 1884 1021"/>
                              <a:gd name="T141" fmla="*/ T140 w 2108"/>
                              <a:gd name="T142" fmla="+- 0 6059 3429"/>
                              <a:gd name="T143" fmla="*/ 6059 h 2789"/>
                              <a:gd name="T144" fmla="+- 0 1813 1021"/>
                              <a:gd name="T145" fmla="*/ T144 w 2108"/>
                              <a:gd name="T146" fmla="+- 0 6094 3429"/>
                              <a:gd name="T147" fmla="*/ 6094 h 2789"/>
                              <a:gd name="T148" fmla="+- 0 1739 1021"/>
                              <a:gd name="T149" fmla="*/ T148 w 2108"/>
                              <a:gd name="T150" fmla="+- 0 6124 3429"/>
                              <a:gd name="T151" fmla="*/ 6124 h 2789"/>
                              <a:gd name="T152" fmla="+- 0 1665 1021"/>
                              <a:gd name="T153" fmla="*/ T152 w 2108"/>
                              <a:gd name="T154" fmla="+- 0 6150 3429"/>
                              <a:gd name="T155" fmla="*/ 6150 h 2789"/>
                              <a:gd name="T156" fmla="+- 0 1591 1021"/>
                              <a:gd name="T157" fmla="*/ T156 w 2108"/>
                              <a:gd name="T158" fmla="+- 0 6172 3429"/>
                              <a:gd name="T159" fmla="*/ 6172 h 2789"/>
                              <a:gd name="T160" fmla="+- 0 1516 1021"/>
                              <a:gd name="T161" fmla="*/ T160 w 2108"/>
                              <a:gd name="T162" fmla="+- 0 6189 3429"/>
                              <a:gd name="T163" fmla="*/ 6189 h 2789"/>
                              <a:gd name="T164" fmla="+- 0 1441 1021"/>
                              <a:gd name="T165" fmla="*/ T164 w 2108"/>
                              <a:gd name="T166" fmla="+- 0 6203 3429"/>
                              <a:gd name="T167" fmla="*/ 6203 h 2789"/>
                              <a:gd name="T168" fmla="+- 0 1367 1021"/>
                              <a:gd name="T169" fmla="*/ T168 w 2108"/>
                              <a:gd name="T170" fmla="+- 0 6212 3429"/>
                              <a:gd name="T171" fmla="*/ 6212 h 2789"/>
                              <a:gd name="T172" fmla="+- 0 1294 1021"/>
                              <a:gd name="T173" fmla="*/ T172 w 2108"/>
                              <a:gd name="T174" fmla="+- 0 6217 3429"/>
                              <a:gd name="T175" fmla="*/ 6217 h 2789"/>
                              <a:gd name="T176" fmla="+- 0 1223 1021"/>
                              <a:gd name="T177" fmla="*/ T176 w 2108"/>
                              <a:gd name="T178" fmla="+- 0 6217 3429"/>
                              <a:gd name="T179" fmla="*/ 6217 h 2789"/>
                              <a:gd name="T180" fmla="+- 0 1153 1021"/>
                              <a:gd name="T181" fmla="*/ T180 w 2108"/>
                              <a:gd name="T182" fmla="+- 0 6214 3429"/>
                              <a:gd name="T183" fmla="*/ 6214 h 2789"/>
                              <a:gd name="T184" fmla="+- 0 1086 1021"/>
                              <a:gd name="T185" fmla="*/ T184 w 2108"/>
                              <a:gd name="T186" fmla="+- 0 6206 3429"/>
                              <a:gd name="T187" fmla="*/ 6206 h 2789"/>
                              <a:gd name="T188" fmla="+- 0 1021 1021"/>
                              <a:gd name="T189" fmla="*/ T188 w 2108"/>
                              <a:gd name="T190" fmla="+- 0 6195 3429"/>
                              <a:gd name="T191" fmla="*/ 6195 h 27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108" h="2789">
                                <a:moveTo>
                                  <a:pt x="2108" y="0"/>
                                </a:moveTo>
                                <a:lnTo>
                                  <a:pt x="2078" y="100"/>
                                </a:lnTo>
                                <a:lnTo>
                                  <a:pt x="2049" y="199"/>
                                </a:lnTo>
                                <a:lnTo>
                                  <a:pt x="2020" y="296"/>
                                </a:lnTo>
                                <a:lnTo>
                                  <a:pt x="1992" y="392"/>
                                </a:lnTo>
                                <a:lnTo>
                                  <a:pt x="1964" y="486"/>
                                </a:lnTo>
                                <a:lnTo>
                                  <a:pt x="1937" y="579"/>
                                </a:lnTo>
                                <a:lnTo>
                                  <a:pt x="1910" y="671"/>
                                </a:lnTo>
                                <a:lnTo>
                                  <a:pt x="1883" y="760"/>
                                </a:lnTo>
                                <a:lnTo>
                                  <a:pt x="1857" y="849"/>
                                </a:lnTo>
                                <a:lnTo>
                                  <a:pt x="1831" y="935"/>
                                </a:lnTo>
                                <a:lnTo>
                                  <a:pt x="1805" y="1020"/>
                                </a:lnTo>
                                <a:lnTo>
                                  <a:pt x="1779" y="1103"/>
                                </a:lnTo>
                                <a:lnTo>
                                  <a:pt x="1754" y="1185"/>
                                </a:lnTo>
                                <a:lnTo>
                                  <a:pt x="1728" y="1264"/>
                                </a:lnTo>
                                <a:lnTo>
                                  <a:pt x="1703" y="1342"/>
                                </a:lnTo>
                                <a:lnTo>
                                  <a:pt x="1677" y="1418"/>
                                </a:lnTo>
                                <a:lnTo>
                                  <a:pt x="1652" y="1492"/>
                                </a:lnTo>
                                <a:lnTo>
                                  <a:pt x="1626" y="1563"/>
                                </a:lnTo>
                                <a:lnTo>
                                  <a:pt x="1600" y="1633"/>
                                </a:lnTo>
                                <a:lnTo>
                                  <a:pt x="1574" y="1701"/>
                                </a:lnTo>
                                <a:lnTo>
                                  <a:pt x="1548" y="1767"/>
                                </a:lnTo>
                                <a:lnTo>
                                  <a:pt x="1521" y="1831"/>
                                </a:lnTo>
                                <a:lnTo>
                                  <a:pt x="1494" y="1892"/>
                                </a:lnTo>
                                <a:lnTo>
                                  <a:pt x="1467" y="1951"/>
                                </a:lnTo>
                                <a:lnTo>
                                  <a:pt x="1440" y="2008"/>
                                </a:lnTo>
                                <a:lnTo>
                                  <a:pt x="1411" y="2063"/>
                                </a:lnTo>
                                <a:lnTo>
                                  <a:pt x="1354" y="2165"/>
                                </a:lnTo>
                                <a:lnTo>
                                  <a:pt x="1293" y="2258"/>
                                </a:lnTo>
                                <a:lnTo>
                                  <a:pt x="1242" y="2325"/>
                                </a:lnTo>
                                <a:lnTo>
                                  <a:pt x="1187" y="2388"/>
                                </a:lnTo>
                                <a:lnTo>
                                  <a:pt x="1129" y="2445"/>
                                </a:lnTo>
                                <a:lnTo>
                                  <a:pt x="1066" y="2498"/>
                                </a:lnTo>
                                <a:lnTo>
                                  <a:pt x="1001" y="2547"/>
                                </a:lnTo>
                                <a:lnTo>
                                  <a:pt x="933" y="2590"/>
                                </a:lnTo>
                                <a:lnTo>
                                  <a:pt x="863" y="2630"/>
                                </a:lnTo>
                                <a:lnTo>
                                  <a:pt x="792" y="2665"/>
                                </a:lnTo>
                                <a:lnTo>
                                  <a:pt x="718" y="2695"/>
                                </a:lnTo>
                                <a:lnTo>
                                  <a:pt x="644" y="2721"/>
                                </a:lnTo>
                                <a:lnTo>
                                  <a:pt x="570" y="2743"/>
                                </a:lnTo>
                                <a:lnTo>
                                  <a:pt x="495" y="2760"/>
                                </a:lnTo>
                                <a:lnTo>
                                  <a:pt x="420" y="2774"/>
                                </a:lnTo>
                                <a:lnTo>
                                  <a:pt x="346" y="2783"/>
                                </a:lnTo>
                                <a:lnTo>
                                  <a:pt x="273" y="2788"/>
                                </a:lnTo>
                                <a:lnTo>
                                  <a:pt x="202" y="2788"/>
                                </a:lnTo>
                                <a:lnTo>
                                  <a:pt x="132" y="2785"/>
                                </a:lnTo>
                                <a:lnTo>
                                  <a:pt x="65" y="2777"/>
                                </a:lnTo>
                                <a:lnTo>
                                  <a:pt x="0" y="2766"/>
                                </a:lnTo>
                              </a:path>
                            </a:pathLst>
                          </a:custGeom>
                          <a:noFill/>
                          <a:ln w="16626">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9" name="Freeform 1177"/>
                        <wps:cNvSpPr>
                          <a:spLocks/>
                        </wps:cNvSpPr>
                        <wps:spPr bwMode="auto">
                          <a:xfrm>
                            <a:off x="3522" y="3403"/>
                            <a:ext cx="2095" cy="2802"/>
                          </a:xfrm>
                          <a:custGeom>
                            <a:avLst/>
                            <a:gdLst>
                              <a:gd name="T0" fmla="+- 0 3522 3522"/>
                              <a:gd name="T1" fmla="*/ T0 w 2095"/>
                              <a:gd name="T2" fmla="+- 0 3403 3403"/>
                              <a:gd name="T3" fmla="*/ 3403 h 2802"/>
                              <a:gd name="T4" fmla="+- 0 3552 3522"/>
                              <a:gd name="T5" fmla="*/ T4 w 2095"/>
                              <a:gd name="T6" fmla="+- 0 3503 3403"/>
                              <a:gd name="T7" fmla="*/ 3503 h 2802"/>
                              <a:gd name="T8" fmla="+- 0 3581 3522"/>
                              <a:gd name="T9" fmla="*/ T8 w 2095"/>
                              <a:gd name="T10" fmla="+- 0 3602 3403"/>
                              <a:gd name="T11" fmla="*/ 3602 h 2802"/>
                              <a:gd name="T12" fmla="+- 0 3609 3522"/>
                              <a:gd name="T13" fmla="*/ T12 w 2095"/>
                              <a:gd name="T14" fmla="+- 0 3700 3403"/>
                              <a:gd name="T15" fmla="*/ 3700 h 2802"/>
                              <a:gd name="T16" fmla="+- 0 3637 3522"/>
                              <a:gd name="T17" fmla="*/ T16 w 2095"/>
                              <a:gd name="T18" fmla="+- 0 3797 3403"/>
                              <a:gd name="T19" fmla="*/ 3797 h 2802"/>
                              <a:gd name="T20" fmla="+- 0 3665 3522"/>
                              <a:gd name="T21" fmla="*/ T20 w 2095"/>
                              <a:gd name="T22" fmla="+- 0 3891 3403"/>
                              <a:gd name="T23" fmla="*/ 3891 h 2802"/>
                              <a:gd name="T24" fmla="+- 0 3692 3522"/>
                              <a:gd name="T25" fmla="*/ T24 w 2095"/>
                              <a:gd name="T26" fmla="+- 0 3985 3403"/>
                              <a:gd name="T27" fmla="*/ 3985 h 2802"/>
                              <a:gd name="T28" fmla="+- 0 3719 3522"/>
                              <a:gd name="T29" fmla="*/ T28 w 2095"/>
                              <a:gd name="T30" fmla="+- 0 4077 3403"/>
                              <a:gd name="T31" fmla="*/ 4077 h 2802"/>
                              <a:gd name="T32" fmla="+- 0 3745 3522"/>
                              <a:gd name="T33" fmla="*/ T32 w 2095"/>
                              <a:gd name="T34" fmla="+- 0 4167 3403"/>
                              <a:gd name="T35" fmla="*/ 4167 h 2802"/>
                              <a:gd name="T36" fmla="+- 0 3771 3522"/>
                              <a:gd name="T37" fmla="*/ T36 w 2095"/>
                              <a:gd name="T38" fmla="+- 0 4255 3403"/>
                              <a:gd name="T39" fmla="*/ 4255 h 2802"/>
                              <a:gd name="T40" fmla="+- 0 3797 3522"/>
                              <a:gd name="T41" fmla="*/ T40 w 2095"/>
                              <a:gd name="T42" fmla="+- 0 4342 3403"/>
                              <a:gd name="T43" fmla="*/ 4342 h 2802"/>
                              <a:gd name="T44" fmla="+- 0 3823 3522"/>
                              <a:gd name="T45" fmla="*/ T44 w 2095"/>
                              <a:gd name="T46" fmla="+- 0 4428 3403"/>
                              <a:gd name="T47" fmla="*/ 4428 h 2802"/>
                              <a:gd name="T48" fmla="+- 0 3849 3522"/>
                              <a:gd name="T49" fmla="*/ T48 w 2095"/>
                              <a:gd name="T50" fmla="+- 0 4511 3403"/>
                              <a:gd name="T51" fmla="*/ 4511 h 2802"/>
                              <a:gd name="T52" fmla="+- 0 3874 3522"/>
                              <a:gd name="T53" fmla="*/ T52 w 2095"/>
                              <a:gd name="T54" fmla="+- 0 4593 3403"/>
                              <a:gd name="T55" fmla="*/ 4593 h 2802"/>
                              <a:gd name="T56" fmla="+- 0 3899 3522"/>
                              <a:gd name="T57" fmla="*/ T56 w 2095"/>
                              <a:gd name="T58" fmla="+- 0 4673 3403"/>
                              <a:gd name="T59" fmla="*/ 4673 h 2802"/>
                              <a:gd name="T60" fmla="+- 0 3925 3522"/>
                              <a:gd name="T61" fmla="*/ T60 w 2095"/>
                              <a:gd name="T62" fmla="+- 0 4751 3403"/>
                              <a:gd name="T63" fmla="*/ 4751 h 2802"/>
                              <a:gd name="T64" fmla="+- 0 3950 3522"/>
                              <a:gd name="T65" fmla="*/ T64 w 2095"/>
                              <a:gd name="T66" fmla="+- 0 4827 3403"/>
                              <a:gd name="T67" fmla="*/ 4827 h 2802"/>
                              <a:gd name="T68" fmla="+- 0 3975 3522"/>
                              <a:gd name="T69" fmla="*/ T68 w 2095"/>
                              <a:gd name="T70" fmla="+- 0 4901 3403"/>
                              <a:gd name="T71" fmla="*/ 4901 h 2802"/>
                              <a:gd name="T72" fmla="+- 0 4001 3522"/>
                              <a:gd name="T73" fmla="*/ T72 w 2095"/>
                              <a:gd name="T74" fmla="+- 0 4974 3403"/>
                              <a:gd name="T75" fmla="*/ 4974 h 2802"/>
                              <a:gd name="T76" fmla="+- 0 4027 3522"/>
                              <a:gd name="T77" fmla="*/ T76 w 2095"/>
                              <a:gd name="T78" fmla="+- 0 5044 3403"/>
                              <a:gd name="T79" fmla="*/ 5044 h 2802"/>
                              <a:gd name="T80" fmla="+- 0 4053 3522"/>
                              <a:gd name="T81" fmla="*/ T80 w 2095"/>
                              <a:gd name="T82" fmla="+- 0 5112 3403"/>
                              <a:gd name="T83" fmla="*/ 5112 h 2802"/>
                              <a:gd name="T84" fmla="+- 0 4079 3522"/>
                              <a:gd name="T85" fmla="*/ T84 w 2095"/>
                              <a:gd name="T86" fmla="+- 0 5178 3403"/>
                              <a:gd name="T87" fmla="*/ 5178 h 2802"/>
                              <a:gd name="T88" fmla="+- 0 4105 3522"/>
                              <a:gd name="T89" fmla="*/ T88 w 2095"/>
                              <a:gd name="T90" fmla="+- 0 5242 3403"/>
                              <a:gd name="T91" fmla="*/ 5242 h 2802"/>
                              <a:gd name="T92" fmla="+- 0 4132 3522"/>
                              <a:gd name="T93" fmla="*/ T92 w 2095"/>
                              <a:gd name="T94" fmla="+- 0 5304 3403"/>
                              <a:gd name="T95" fmla="*/ 5304 h 2802"/>
                              <a:gd name="T96" fmla="+- 0 4159 3522"/>
                              <a:gd name="T97" fmla="*/ T96 w 2095"/>
                              <a:gd name="T98" fmla="+- 0 5363 3403"/>
                              <a:gd name="T99" fmla="*/ 5363 h 2802"/>
                              <a:gd name="T100" fmla="+- 0 4186 3522"/>
                              <a:gd name="T101" fmla="*/ T100 w 2095"/>
                              <a:gd name="T102" fmla="+- 0 5421 3403"/>
                              <a:gd name="T103" fmla="*/ 5421 h 2802"/>
                              <a:gd name="T104" fmla="+- 0 4214 3522"/>
                              <a:gd name="T105" fmla="*/ T104 w 2095"/>
                              <a:gd name="T106" fmla="+- 0 5476 3403"/>
                              <a:gd name="T107" fmla="*/ 5476 h 2802"/>
                              <a:gd name="T108" fmla="+- 0 4272 3522"/>
                              <a:gd name="T109" fmla="*/ T108 w 2095"/>
                              <a:gd name="T110" fmla="+- 0 5578 3403"/>
                              <a:gd name="T111" fmla="*/ 5578 h 2802"/>
                              <a:gd name="T112" fmla="+- 0 4332 3522"/>
                              <a:gd name="T113" fmla="*/ T112 w 2095"/>
                              <a:gd name="T114" fmla="+- 0 5672 3403"/>
                              <a:gd name="T115" fmla="*/ 5672 h 2802"/>
                              <a:gd name="T116" fmla="+- 0 4382 3522"/>
                              <a:gd name="T117" fmla="*/ T116 w 2095"/>
                              <a:gd name="T118" fmla="+- 0 5739 3403"/>
                              <a:gd name="T119" fmla="*/ 5739 h 2802"/>
                              <a:gd name="T120" fmla="+- 0 4437 3522"/>
                              <a:gd name="T121" fmla="*/ T120 w 2095"/>
                              <a:gd name="T122" fmla="+- 0 5802 3403"/>
                              <a:gd name="T123" fmla="*/ 5802 h 2802"/>
                              <a:gd name="T124" fmla="+- 0 4495 3522"/>
                              <a:gd name="T125" fmla="*/ T124 w 2095"/>
                              <a:gd name="T126" fmla="+- 0 5859 3403"/>
                              <a:gd name="T127" fmla="*/ 5859 h 2802"/>
                              <a:gd name="T128" fmla="+- 0 4557 3522"/>
                              <a:gd name="T129" fmla="*/ T128 w 2095"/>
                              <a:gd name="T130" fmla="+- 0 5913 3403"/>
                              <a:gd name="T131" fmla="*/ 5913 h 2802"/>
                              <a:gd name="T132" fmla="+- 0 4622 3522"/>
                              <a:gd name="T133" fmla="*/ T132 w 2095"/>
                              <a:gd name="T134" fmla="+- 0 5961 3403"/>
                              <a:gd name="T135" fmla="*/ 5961 h 2802"/>
                              <a:gd name="T136" fmla="+- 0 4689 3522"/>
                              <a:gd name="T137" fmla="*/ T136 w 2095"/>
                              <a:gd name="T138" fmla="+- 0 6005 3403"/>
                              <a:gd name="T139" fmla="*/ 6005 h 2802"/>
                              <a:gd name="T140" fmla="+- 0 4759 3522"/>
                              <a:gd name="T141" fmla="*/ T140 w 2095"/>
                              <a:gd name="T142" fmla="+- 0 6045 3403"/>
                              <a:gd name="T143" fmla="*/ 6045 h 2802"/>
                              <a:gd name="T144" fmla="+- 0 4830 3522"/>
                              <a:gd name="T145" fmla="*/ T144 w 2095"/>
                              <a:gd name="T146" fmla="+- 0 6080 3403"/>
                              <a:gd name="T147" fmla="*/ 6080 h 2802"/>
                              <a:gd name="T148" fmla="+- 0 4903 3522"/>
                              <a:gd name="T149" fmla="*/ T148 w 2095"/>
                              <a:gd name="T150" fmla="+- 0 6111 3403"/>
                              <a:gd name="T151" fmla="*/ 6111 h 2802"/>
                              <a:gd name="T152" fmla="+- 0 4977 3522"/>
                              <a:gd name="T153" fmla="*/ T152 w 2095"/>
                              <a:gd name="T154" fmla="+- 0 6137 3403"/>
                              <a:gd name="T155" fmla="*/ 6137 h 2802"/>
                              <a:gd name="T156" fmla="+- 0 5051 3522"/>
                              <a:gd name="T157" fmla="*/ T156 w 2095"/>
                              <a:gd name="T158" fmla="+- 0 6159 3403"/>
                              <a:gd name="T159" fmla="*/ 6159 h 2802"/>
                              <a:gd name="T160" fmla="+- 0 5125 3522"/>
                              <a:gd name="T161" fmla="*/ T160 w 2095"/>
                              <a:gd name="T162" fmla="+- 0 6176 3403"/>
                              <a:gd name="T163" fmla="*/ 6176 h 2802"/>
                              <a:gd name="T164" fmla="+- 0 5199 3522"/>
                              <a:gd name="T165" fmla="*/ T164 w 2095"/>
                              <a:gd name="T166" fmla="+- 0 6189 3403"/>
                              <a:gd name="T167" fmla="*/ 6189 h 2802"/>
                              <a:gd name="T168" fmla="+- 0 5273 3522"/>
                              <a:gd name="T169" fmla="*/ T168 w 2095"/>
                              <a:gd name="T170" fmla="+- 0 6199 3403"/>
                              <a:gd name="T171" fmla="*/ 6199 h 2802"/>
                              <a:gd name="T172" fmla="+- 0 5345 3522"/>
                              <a:gd name="T173" fmla="*/ T172 w 2095"/>
                              <a:gd name="T174" fmla="+- 0 6203 3403"/>
                              <a:gd name="T175" fmla="*/ 6203 h 2802"/>
                              <a:gd name="T176" fmla="+- 0 5416 3522"/>
                              <a:gd name="T177" fmla="*/ T176 w 2095"/>
                              <a:gd name="T178" fmla="+- 0 6204 3403"/>
                              <a:gd name="T179" fmla="*/ 6204 h 2802"/>
                              <a:gd name="T180" fmla="+- 0 5485 3522"/>
                              <a:gd name="T181" fmla="*/ T180 w 2095"/>
                              <a:gd name="T182" fmla="+- 0 6201 3403"/>
                              <a:gd name="T183" fmla="*/ 6201 h 2802"/>
                              <a:gd name="T184" fmla="+- 0 5552 3522"/>
                              <a:gd name="T185" fmla="*/ T184 w 2095"/>
                              <a:gd name="T186" fmla="+- 0 6193 3403"/>
                              <a:gd name="T187" fmla="*/ 6193 h 2802"/>
                              <a:gd name="T188" fmla="+- 0 5616 3522"/>
                              <a:gd name="T189" fmla="*/ T188 w 2095"/>
                              <a:gd name="T190" fmla="+- 0 6182 3403"/>
                              <a:gd name="T191" fmla="*/ 6182 h 28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095" h="2802">
                                <a:moveTo>
                                  <a:pt x="0" y="0"/>
                                </a:moveTo>
                                <a:lnTo>
                                  <a:pt x="30" y="100"/>
                                </a:lnTo>
                                <a:lnTo>
                                  <a:pt x="59" y="199"/>
                                </a:lnTo>
                                <a:lnTo>
                                  <a:pt x="87" y="297"/>
                                </a:lnTo>
                                <a:lnTo>
                                  <a:pt x="115" y="394"/>
                                </a:lnTo>
                                <a:lnTo>
                                  <a:pt x="143" y="488"/>
                                </a:lnTo>
                                <a:lnTo>
                                  <a:pt x="170" y="582"/>
                                </a:lnTo>
                                <a:lnTo>
                                  <a:pt x="197" y="674"/>
                                </a:lnTo>
                                <a:lnTo>
                                  <a:pt x="223" y="764"/>
                                </a:lnTo>
                                <a:lnTo>
                                  <a:pt x="249" y="852"/>
                                </a:lnTo>
                                <a:lnTo>
                                  <a:pt x="275" y="939"/>
                                </a:lnTo>
                                <a:lnTo>
                                  <a:pt x="301" y="1025"/>
                                </a:lnTo>
                                <a:lnTo>
                                  <a:pt x="327" y="1108"/>
                                </a:lnTo>
                                <a:lnTo>
                                  <a:pt x="352" y="1190"/>
                                </a:lnTo>
                                <a:lnTo>
                                  <a:pt x="377" y="1270"/>
                                </a:lnTo>
                                <a:lnTo>
                                  <a:pt x="403" y="1348"/>
                                </a:lnTo>
                                <a:lnTo>
                                  <a:pt x="428" y="1424"/>
                                </a:lnTo>
                                <a:lnTo>
                                  <a:pt x="453" y="1498"/>
                                </a:lnTo>
                                <a:lnTo>
                                  <a:pt x="479" y="1571"/>
                                </a:lnTo>
                                <a:lnTo>
                                  <a:pt x="505" y="1641"/>
                                </a:lnTo>
                                <a:lnTo>
                                  <a:pt x="531" y="1709"/>
                                </a:lnTo>
                                <a:lnTo>
                                  <a:pt x="557" y="1775"/>
                                </a:lnTo>
                                <a:lnTo>
                                  <a:pt x="583" y="1839"/>
                                </a:lnTo>
                                <a:lnTo>
                                  <a:pt x="610" y="1901"/>
                                </a:lnTo>
                                <a:lnTo>
                                  <a:pt x="637" y="1960"/>
                                </a:lnTo>
                                <a:lnTo>
                                  <a:pt x="664" y="2018"/>
                                </a:lnTo>
                                <a:lnTo>
                                  <a:pt x="692" y="2073"/>
                                </a:lnTo>
                                <a:lnTo>
                                  <a:pt x="750" y="2175"/>
                                </a:lnTo>
                                <a:lnTo>
                                  <a:pt x="810" y="2269"/>
                                </a:lnTo>
                                <a:lnTo>
                                  <a:pt x="860" y="2336"/>
                                </a:lnTo>
                                <a:lnTo>
                                  <a:pt x="915" y="2399"/>
                                </a:lnTo>
                                <a:lnTo>
                                  <a:pt x="973" y="2456"/>
                                </a:lnTo>
                                <a:lnTo>
                                  <a:pt x="1035" y="2510"/>
                                </a:lnTo>
                                <a:lnTo>
                                  <a:pt x="1100" y="2558"/>
                                </a:lnTo>
                                <a:lnTo>
                                  <a:pt x="1167" y="2602"/>
                                </a:lnTo>
                                <a:lnTo>
                                  <a:pt x="1237" y="2642"/>
                                </a:lnTo>
                                <a:lnTo>
                                  <a:pt x="1308" y="2677"/>
                                </a:lnTo>
                                <a:lnTo>
                                  <a:pt x="1381" y="2708"/>
                                </a:lnTo>
                                <a:lnTo>
                                  <a:pt x="1455" y="2734"/>
                                </a:lnTo>
                                <a:lnTo>
                                  <a:pt x="1529" y="2756"/>
                                </a:lnTo>
                                <a:lnTo>
                                  <a:pt x="1603" y="2773"/>
                                </a:lnTo>
                                <a:lnTo>
                                  <a:pt x="1677" y="2786"/>
                                </a:lnTo>
                                <a:lnTo>
                                  <a:pt x="1751" y="2796"/>
                                </a:lnTo>
                                <a:lnTo>
                                  <a:pt x="1823" y="2800"/>
                                </a:lnTo>
                                <a:lnTo>
                                  <a:pt x="1894" y="2801"/>
                                </a:lnTo>
                                <a:lnTo>
                                  <a:pt x="1963" y="2798"/>
                                </a:lnTo>
                                <a:lnTo>
                                  <a:pt x="2030" y="2790"/>
                                </a:lnTo>
                                <a:lnTo>
                                  <a:pt x="2094" y="2779"/>
                                </a:lnTo>
                              </a:path>
                            </a:pathLst>
                          </a:custGeom>
                          <a:noFill/>
                          <a:ln w="16626">
                            <a:solidFill>
                              <a:srgbClr val="7F7F7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0" name="Freeform 1176"/>
                        <wps:cNvSpPr>
                          <a:spLocks/>
                        </wps:cNvSpPr>
                        <wps:spPr bwMode="auto">
                          <a:xfrm>
                            <a:off x="3280" y="1171"/>
                            <a:ext cx="92" cy="1558"/>
                          </a:xfrm>
                          <a:custGeom>
                            <a:avLst/>
                            <a:gdLst>
                              <a:gd name="T0" fmla="+- 0 3348 3280"/>
                              <a:gd name="T1" fmla="*/ T0 w 92"/>
                              <a:gd name="T2" fmla="+- 0 1171 1171"/>
                              <a:gd name="T3" fmla="*/ 1171 h 1558"/>
                              <a:gd name="T4" fmla="+- 0 3303 3280"/>
                              <a:gd name="T5" fmla="*/ T4 w 92"/>
                              <a:gd name="T6" fmla="+- 0 1171 1171"/>
                              <a:gd name="T7" fmla="*/ 1171 h 1558"/>
                              <a:gd name="T8" fmla="+- 0 3280 3280"/>
                              <a:gd name="T9" fmla="*/ T8 w 92"/>
                              <a:gd name="T10" fmla="+- 0 2729 1171"/>
                              <a:gd name="T11" fmla="*/ 2729 h 1558"/>
                              <a:gd name="T12" fmla="+- 0 3371 3280"/>
                              <a:gd name="T13" fmla="*/ T12 w 92"/>
                              <a:gd name="T14" fmla="+- 0 2729 1171"/>
                              <a:gd name="T15" fmla="*/ 2729 h 1558"/>
                              <a:gd name="T16" fmla="+- 0 3348 3280"/>
                              <a:gd name="T17" fmla="*/ T16 w 92"/>
                              <a:gd name="T18" fmla="+- 0 1171 1171"/>
                              <a:gd name="T19" fmla="*/ 1171 h 1558"/>
                            </a:gdLst>
                            <a:ahLst/>
                            <a:cxnLst>
                              <a:cxn ang="0">
                                <a:pos x="T1" y="T3"/>
                              </a:cxn>
                              <a:cxn ang="0">
                                <a:pos x="T5" y="T7"/>
                              </a:cxn>
                              <a:cxn ang="0">
                                <a:pos x="T9" y="T11"/>
                              </a:cxn>
                              <a:cxn ang="0">
                                <a:pos x="T13" y="T15"/>
                              </a:cxn>
                              <a:cxn ang="0">
                                <a:pos x="T17" y="T19"/>
                              </a:cxn>
                            </a:cxnLst>
                            <a:rect l="0" t="0" r="r" b="b"/>
                            <a:pathLst>
                              <a:path w="92" h="1558">
                                <a:moveTo>
                                  <a:pt x="68" y="0"/>
                                </a:moveTo>
                                <a:lnTo>
                                  <a:pt x="23" y="0"/>
                                </a:lnTo>
                                <a:lnTo>
                                  <a:pt x="0" y="1558"/>
                                </a:lnTo>
                                <a:lnTo>
                                  <a:pt x="91" y="1558"/>
                                </a:lnTo>
                                <a:lnTo>
                                  <a:pt x="68"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1" name="Freeform 1175"/>
                        <wps:cNvSpPr>
                          <a:spLocks/>
                        </wps:cNvSpPr>
                        <wps:spPr bwMode="auto">
                          <a:xfrm>
                            <a:off x="3280" y="1171"/>
                            <a:ext cx="92" cy="1558"/>
                          </a:xfrm>
                          <a:custGeom>
                            <a:avLst/>
                            <a:gdLst>
                              <a:gd name="T0" fmla="+- 0 3280 3280"/>
                              <a:gd name="T1" fmla="*/ T0 w 92"/>
                              <a:gd name="T2" fmla="+- 0 2729 1171"/>
                              <a:gd name="T3" fmla="*/ 2729 h 1558"/>
                              <a:gd name="T4" fmla="+- 0 3303 3280"/>
                              <a:gd name="T5" fmla="*/ T4 w 92"/>
                              <a:gd name="T6" fmla="+- 0 1171 1171"/>
                              <a:gd name="T7" fmla="*/ 1171 h 1558"/>
                              <a:gd name="T8" fmla="+- 0 3348 3280"/>
                              <a:gd name="T9" fmla="*/ T8 w 92"/>
                              <a:gd name="T10" fmla="+- 0 1171 1171"/>
                              <a:gd name="T11" fmla="*/ 1171 h 1558"/>
                              <a:gd name="T12" fmla="+- 0 3371 3280"/>
                              <a:gd name="T13" fmla="*/ T12 w 92"/>
                              <a:gd name="T14" fmla="+- 0 2729 1171"/>
                              <a:gd name="T15" fmla="*/ 2729 h 1558"/>
                              <a:gd name="T16" fmla="+- 0 3280 3280"/>
                              <a:gd name="T17" fmla="*/ T16 w 92"/>
                              <a:gd name="T18" fmla="+- 0 2729 1171"/>
                              <a:gd name="T19" fmla="*/ 2729 h 1558"/>
                            </a:gdLst>
                            <a:ahLst/>
                            <a:cxnLst>
                              <a:cxn ang="0">
                                <a:pos x="T1" y="T3"/>
                              </a:cxn>
                              <a:cxn ang="0">
                                <a:pos x="T5" y="T7"/>
                              </a:cxn>
                              <a:cxn ang="0">
                                <a:pos x="T9" y="T11"/>
                              </a:cxn>
                              <a:cxn ang="0">
                                <a:pos x="T13" y="T15"/>
                              </a:cxn>
                              <a:cxn ang="0">
                                <a:pos x="T17" y="T19"/>
                              </a:cxn>
                            </a:cxnLst>
                            <a:rect l="0" t="0" r="r" b="b"/>
                            <a:pathLst>
                              <a:path w="92" h="1558">
                                <a:moveTo>
                                  <a:pt x="0" y="1558"/>
                                </a:moveTo>
                                <a:lnTo>
                                  <a:pt x="23" y="0"/>
                                </a:lnTo>
                                <a:lnTo>
                                  <a:pt x="68" y="0"/>
                                </a:lnTo>
                                <a:lnTo>
                                  <a:pt x="91" y="1558"/>
                                </a:lnTo>
                                <a:lnTo>
                                  <a:pt x="0" y="1558"/>
                                </a:lnTo>
                                <a:close/>
                              </a:path>
                            </a:pathLst>
                          </a:custGeom>
                          <a:noFill/>
                          <a:ln w="83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2" name="Rectangle 1174"/>
                        <wps:cNvSpPr>
                          <a:spLocks noChangeArrowheads="1"/>
                        </wps:cNvSpPr>
                        <wps:spPr bwMode="auto">
                          <a:xfrm>
                            <a:off x="2992" y="1040"/>
                            <a:ext cx="458" cy="13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3" name="Rectangle 1173"/>
                        <wps:cNvSpPr>
                          <a:spLocks noChangeArrowheads="1"/>
                        </wps:cNvSpPr>
                        <wps:spPr bwMode="auto">
                          <a:xfrm>
                            <a:off x="2992" y="1040"/>
                            <a:ext cx="458" cy="131"/>
                          </a:xfrm>
                          <a:prstGeom prst="rect">
                            <a:avLst/>
                          </a:prstGeom>
                          <a:noFill/>
                          <a:ln w="831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4" name="Picture 117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2867" y="1046"/>
                            <a:ext cx="105"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5" name="Line 1171"/>
                        <wps:cNvCnPr>
                          <a:cxnSpLocks noChangeShapeType="1"/>
                        </wps:cNvCnPr>
                        <wps:spPr bwMode="auto">
                          <a:xfrm>
                            <a:off x="2890" y="1174"/>
                            <a:ext cx="0" cy="1014"/>
                          </a:xfrm>
                          <a:prstGeom prst="line">
                            <a:avLst/>
                          </a:prstGeom>
                          <a:noFill/>
                          <a:ln w="56334">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1166" name="Freeform 1170"/>
                        <wps:cNvSpPr>
                          <a:spLocks/>
                        </wps:cNvSpPr>
                        <wps:spPr bwMode="auto">
                          <a:xfrm>
                            <a:off x="2846" y="1174"/>
                            <a:ext cx="89" cy="1014"/>
                          </a:xfrm>
                          <a:custGeom>
                            <a:avLst/>
                            <a:gdLst>
                              <a:gd name="T0" fmla="+- 0 2857 2846"/>
                              <a:gd name="T1" fmla="*/ T0 w 89"/>
                              <a:gd name="T2" fmla="+- 0 1679 1174"/>
                              <a:gd name="T3" fmla="*/ 1679 h 1014"/>
                              <a:gd name="T4" fmla="+- 0 2865 2846"/>
                              <a:gd name="T5" fmla="*/ T4 w 89"/>
                              <a:gd name="T6" fmla="+- 0 1563 1174"/>
                              <a:gd name="T7" fmla="*/ 1563 h 1014"/>
                              <a:gd name="T8" fmla="+- 0 2874 2846"/>
                              <a:gd name="T9" fmla="*/ T8 w 89"/>
                              <a:gd name="T10" fmla="+- 0 1457 1174"/>
                              <a:gd name="T11" fmla="*/ 1457 h 1014"/>
                              <a:gd name="T12" fmla="+- 0 2884 2846"/>
                              <a:gd name="T13" fmla="*/ T12 w 89"/>
                              <a:gd name="T14" fmla="+- 0 1363 1174"/>
                              <a:gd name="T15" fmla="*/ 1363 h 1014"/>
                              <a:gd name="T16" fmla="+- 0 2893 2846"/>
                              <a:gd name="T17" fmla="*/ T16 w 89"/>
                              <a:gd name="T18" fmla="+- 0 1285 1174"/>
                              <a:gd name="T19" fmla="*/ 1285 h 1014"/>
                              <a:gd name="T20" fmla="+- 0 2903 2846"/>
                              <a:gd name="T21" fmla="*/ T20 w 89"/>
                              <a:gd name="T22" fmla="+- 0 1225 1174"/>
                              <a:gd name="T23" fmla="*/ 1225 h 1014"/>
                              <a:gd name="T24" fmla="+- 0 2920 2846"/>
                              <a:gd name="T25" fmla="*/ T24 w 89"/>
                              <a:gd name="T26" fmla="+- 0 1174 1174"/>
                              <a:gd name="T27" fmla="*/ 1174 h 1014"/>
                              <a:gd name="T28" fmla="+- 0 2927 2846"/>
                              <a:gd name="T29" fmla="*/ T28 w 89"/>
                              <a:gd name="T30" fmla="+- 0 1188 1174"/>
                              <a:gd name="T31" fmla="*/ 1188 h 1014"/>
                              <a:gd name="T32" fmla="+- 0 2932 2846"/>
                              <a:gd name="T33" fmla="*/ T32 w 89"/>
                              <a:gd name="T34" fmla="+- 0 1227 1174"/>
                              <a:gd name="T35" fmla="*/ 1227 h 1014"/>
                              <a:gd name="T36" fmla="+- 0 2934 2846"/>
                              <a:gd name="T37" fmla="*/ T36 w 89"/>
                              <a:gd name="T38" fmla="+- 0 1287 1174"/>
                              <a:gd name="T39" fmla="*/ 1287 h 1014"/>
                              <a:gd name="T40" fmla="+- 0 2934 2846"/>
                              <a:gd name="T41" fmla="*/ T40 w 89"/>
                              <a:gd name="T42" fmla="+- 0 1366 1174"/>
                              <a:gd name="T43" fmla="*/ 1366 h 1014"/>
                              <a:gd name="T44" fmla="+- 0 2932 2846"/>
                              <a:gd name="T45" fmla="*/ T44 w 89"/>
                              <a:gd name="T46" fmla="+- 0 1460 1174"/>
                              <a:gd name="T47" fmla="*/ 1460 h 1014"/>
                              <a:gd name="T48" fmla="+- 0 2928 2846"/>
                              <a:gd name="T49" fmla="*/ T48 w 89"/>
                              <a:gd name="T50" fmla="+- 0 1567 1174"/>
                              <a:gd name="T51" fmla="*/ 1567 h 1014"/>
                              <a:gd name="T52" fmla="+- 0 2922 2846"/>
                              <a:gd name="T53" fmla="*/ T52 w 89"/>
                              <a:gd name="T54" fmla="+- 0 1683 1174"/>
                              <a:gd name="T55" fmla="*/ 1683 h 1014"/>
                              <a:gd name="T56" fmla="+- 0 2915 2846"/>
                              <a:gd name="T57" fmla="*/ T56 w 89"/>
                              <a:gd name="T58" fmla="+- 0 1799 1174"/>
                              <a:gd name="T59" fmla="*/ 1799 h 1014"/>
                              <a:gd name="T60" fmla="+- 0 2906 2846"/>
                              <a:gd name="T61" fmla="*/ T60 w 89"/>
                              <a:gd name="T62" fmla="+- 0 1906 1174"/>
                              <a:gd name="T63" fmla="*/ 1906 h 1014"/>
                              <a:gd name="T64" fmla="+- 0 2896 2846"/>
                              <a:gd name="T65" fmla="*/ T64 w 89"/>
                              <a:gd name="T66" fmla="+- 0 1999 1174"/>
                              <a:gd name="T67" fmla="*/ 1999 h 1014"/>
                              <a:gd name="T68" fmla="+- 0 2886 2846"/>
                              <a:gd name="T69" fmla="*/ T68 w 89"/>
                              <a:gd name="T70" fmla="+- 0 2078 1174"/>
                              <a:gd name="T71" fmla="*/ 2078 h 1014"/>
                              <a:gd name="T72" fmla="+- 0 2877 2846"/>
                              <a:gd name="T73" fmla="*/ T72 w 89"/>
                              <a:gd name="T74" fmla="+- 0 2137 1174"/>
                              <a:gd name="T75" fmla="*/ 2137 h 1014"/>
                              <a:gd name="T76" fmla="+- 0 2859 2846"/>
                              <a:gd name="T77" fmla="*/ T76 w 89"/>
                              <a:gd name="T78" fmla="+- 0 2188 1174"/>
                              <a:gd name="T79" fmla="*/ 2188 h 1014"/>
                              <a:gd name="T80" fmla="+- 0 2853 2846"/>
                              <a:gd name="T81" fmla="*/ T80 w 89"/>
                              <a:gd name="T82" fmla="+- 0 2174 1174"/>
                              <a:gd name="T83" fmla="*/ 2174 h 1014"/>
                              <a:gd name="T84" fmla="+- 0 2848 2846"/>
                              <a:gd name="T85" fmla="*/ T84 w 89"/>
                              <a:gd name="T86" fmla="+- 0 2135 1174"/>
                              <a:gd name="T87" fmla="*/ 2135 h 1014"/>
                              <a:gd name="T88" fmla="+- 0 2846 2846"/>
                              <a:gd name="T89" fmla="*/ T88 w 89"/>
                              <a:gd name="T90" fmla="+- 0 2075 1174"/>
                              <a:gd name="T91" fmla="*/ 2075 h 1014"/>
                              <a:gd name="T92" fmla="+- 0 2846 2846"/>
                              <a:gd name="T93" fmla="*/ T92 w 89"/>
                              <a:gd name="T94" fmla="+- 0 1996 1174"/>
                              <a:gd name="T95" fmla="*/ 1996 h 1014"/>
                              <a:gd name="T96" fmla="+- 0 2847 2846"/>
                              <a:gd name="T97" fmla="*/ T96 w 89"/>
                              <a:gd name="T98" fmla="+- 0 1902 1174"/>
                              <a:gd name="T99" fmla="*/ 1902 h 1014"/>
                              <a:gd name="T100" fmla="+- 0 2851 2846"/>
                              <a:gd name="T101" fmla="*/ T100 w 89"/>
                              <a:gd name="T102" fmla="+- 0 1795 1174"/>
                              <a:gd name="T103" fmla="*/ 1795 h 1014"/>
                              <a:gd name="T104" fmla="+- 0 2857 2846"/>
                              <a:gd name="T105" fmla="*/ T104 w 89"/>
                              <a:gd name="T106" fmla="+- 0 1679 1174"/>
                              <a:gd name="T107" fmla="*/ 1679 h 10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89" h="1014">
                                <a:moveTo>
                                  <a:pt x="11" y="505"/>
                                </a:moveTo>
                                <a:lnTo>
                                  <a:pt x="19" y="389"/>
                                </a:lnTo>
                                <a:lnTo>
                                  <a:pt x="28" y="283"/>
                                </a:lnTo>
                                <a:lnTo>
                                  <a:pt x="38" y="189"/>
                                </a:lnTo>
                                <a:lnTo>
                                  <a:pt x="47" y="111"/>
                                </a:lnTo>
                                <a:lnTo>
                                  <a:pt x="57" y="51"/>
                                </a:lnTo>
                                <a:lnTo>
                                  <a:pt x="74" y="0"/>
                                </a:lnTo>
                                <a:lnTo>
                                  <a:pt x="81" y="14"/>
                                </a:lnTo>
                                <a:lnTo>
                                  <a:pt x="86" y="53"/>
                                </a:lnTo>
                                <a:lnTo>
                                  <a:pt x="88" y="113"/>
                                </a:lnTo>
                                <a:lnTo>
                                  <a:pt x="88" y="192"/>
                                </a:lnTo>
                                <a:lnTo>
                                  <a:pt x="86" y="286"/>
                                </a:lnTo>
                                <a:lnTo>
                                  <a:pt x="82" y="393"/>
                                </a:lnTo>
                                <a:lnTo>
                                  <a:pt x="76" y="509"/>
                                </a:lnTo>
                                <a:lnTo>
                                  <a:pt x="69" y="625"/>
                                </a:lnTo>
                                <a:lnTo>
                                  <a:pt x="60" y="732"/>
                                </a:lnTo>
                                <a:lnTo>
                                  <a:pt x="50" y="825"/>
                                </a:lnTo>
                                <a:lnTo>
                                  <a:pt x="40" y="904"/>
                                </a:lnTo>
                                <a:lnTo>
                                  <a:pt x="31" y="963"/>
                                </a:lnTo>
                                <a:lnTo>
                                  <a:pt x="13" y="1014"/>
                                </a:lnTo>
                                <a:lnTo>
                                  <a:pt x="7" y="1000"/>
                                </a:lnTo>
                                <a:lnTo>
                                  <a:pt x="2" y="961"/>
                                </a:lnTo>
                                <a:lnTo>
                                  <a:pt x="0" y="901"/>
                                </a:lnTo>
                                <a:lnTo>
                                  <a:pt x="0" y="822"/>
                                </a:lnTo>
                                <a:lnTo>
                                  <a:pt x="1" y="728"/>
                                </a:lnTo>
                                <a:lnTo>
                                  <a:pt x="5" y="621"/>
                                </a:lnTo>
                                <a:lnTo>
                                  <a:pt x="11" y="505"/>
                                </a:lnTo>
                                <a:close/>
                              </a:path>
                            </a:pathLst>
                          </a:custGeom>
                          <a:noFill/>
                          <a:ln w="83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7" name="Line 1169"/>
                        <wps:cNvCnPr>
                          <a:cxnSpLocks noChangeShapeType="1"/>
                        </wps:cNvCnPr>
                        <wps:spPr bwMode="auto">
                          <a:xfrm>
                            <a:off x="2906" y="44"/>
                            <a:ext cx="0" cy="1014"/>
                          </a:xfrm>
                          <a:prstGeom prst="line">
                            <a:avLst/>
                          </a:prstGeom>
                          <a:noFill/>
                          <a:ln w="56333">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1168" name="Freeform 1168"/>
                        <wps:cNvSpPr>
                          <a:spLocks/>
                        </wps:cNvSpPr>
                        <wps:spPr bwMode="auto">
                          <a:xfrm>
                            <a:off x="2862" y="45"/>
                            <a:ext cx="89" cy="1014"/>
                          </a:xfrm>
                          <a:custGeom>
                            <a:avLst/>
                            <a:gdLst>
                              <a:gd name="T0" fmla="+- 0 2938 2862"/>
                              <a:gd name="T1" fmla="*/ T0 w 89"/>
                              <a:gd name="T2" fmla="+- 0 549 45"/>
                              <a:gd name="T3" fmla="*/ 549 h 1014"/>
                              <a:gd name="T4" fmla="+- 0 2931 2862"/>
                              <a:gd name="T5" fmla="*/ T4 w 89"/>
                              <a:gd name="T6" fmla="+- 0 433 45"/>
                              <a:gd name="T7" fmla="*/ 433 h 1014"/>
                              <a:gd name="T8" fmla="+- 0 2922 2862"/>
                              <a:gd name="T9" fmla="*/ T8 w 89"/>
                              <a:gd name="T10" fmla="+- 0 327 45"/>
                              <a:gd name="T11" fmla="*/ 327 h 1014"/>
                              <a:gd name="T12" fmla="+- 0 2912 2862"/>
                              <a:gd name="T13" fmla="*/ T12 w 89"/>
                              <a:gd name="T14" fmla="+- 0 233 45"/>
                              <a:gd name="T15" fmla="*/ 233 h 1014"/>
                              <a:gd name="T16" fmla="+- 0 2902 2862"/>
                              <a:gd name="T17" fmla="*/ T16 w 89"/>
                              <a:gd name="T18" fmla="+- 0 155 45"/>
                              <a:gd name="T19" fmla="*/ 155 h 1014"/>
                              <a:gd name="T20" fmla="+- 0 2893 2862"/>
                              <a:gd name="T21" fmla="*/ T20 w 89"/>
                              <a:gd name="T22" fmla="+- 0 95 45"/>
                              <a:gd name="T23" fmla="*/ 95 h 1014"/>
                              <a:gd name="T24" fmla="+- 0 2875 2862"/>
                              <a:gd name="T25" fmla="*/ T24 w 89"/>
                              <a:gd name="T26" fmla="+- 0 45 45"/>
                              <a:gd name="T27" fmla="*/ 45 h 1014"/>
                              <a:gd name="T28" fmla="+- 0 2869 2862"/>
                              <a:gd name="T29" fmla="*/ T28 w 89"/>
                              <a:gd name="T30" fmla="+- 0 58 45"/>
                              <a:gd name="T31" fmla="*/ 58 h 1014"/>
                              <a:gd name="T32" fmla="+- 0 2864 2862"/>
                              <a:gd name="T33" fmla="*/ T32 w 89"/>
                              <a:gd name="T34" fmla="+- 0 97 45"/>
                              <a:gd name="T35" fmla="*/ 97 h 1014"/>
                              <a:gd name="T36" fmla="+- 0 2862 2862"/>
                              <a:gd name="T37" fmla="*/ T36 w 89"/>
                              <a:gd name="T38" fmla="+- 0 157 45"/>
                              <a:gd name="T39" fmla="*/ 157 h 1014"/>
                              <a:gd name="T40" fmla="+- 0 2862 2862"/>
                              <a:gd name="T41" fmla="*/ T40 w 89"/>
                              <a:gd name="T42" fmla="+- 0 236 45"/>
                              <a:gd name="T43" fmla="*/ 236 h 1014"/>
                              <a:gd name="T44" fmla="+- 0 2863 2862"/>
                              <a:gd name="T45" fmla="*/ T44 w 89"/>
                              <a:gd name="T46" fmla="+- 0 330 45"/>
                              <a:gd name="T47" fmla="*/ 330 h 1014"/>
                              <a:gd name="T48" fmla="+- 0 2867 2862"/>
                              <a:gd name="T49" fmla="*/ T48 w 89"/>
                              <a:gd name="T50" fmla="+- 0 437 45"/>
                              <a:gd name="T51" fmla="*/ 437 h 1014"/>
                              <a:gd name="T52" fmla="+- 0 2873 2862"/>
                              <a:gd name="T53" fmla="*/ T52 w 89"/>
                              <a:gd name="T54" fmla="+- 0 553 45"/>
                              <a:gd name="T55" fmla="*/ 553 h 1014"/>
                              <a:gd name="T56" fmla="+- 0 2881 2862"/>
                              <a:gd name="T57" fmla="*/ T56 w 89"/>
                              <a:gd name="T58" fmla="+- 0 669 45"/>
                              <a:gd name="T59" fmla="*/ 669 h 1014"/>
                              <a:gd name="T60" fmla="+- 0 2890 2862"/>
                              <a:gd name="T61" fmla="*/ T60 w 89"/>
                              <a:gd name="T62" fmla="+- 0 776 45"/>
                              <a:gd name="T63" fmla="*/ 776 h 1014"/>
                              <a:gd name="T64" fmla="+- 0 2900 2862"/>
                              <a:gd name="T65" fmla="*/ T64 w 89"/>
                              <a:gd name="T66" fmla="+- 0 869 45"/>
                              <a:gd name="T67" fmla="*/ 869 h 1014"/>
                              <a:gd name="T68" fmla="+- 0 2909 2862"/>
                              <a:gd name="T69" fmla="*/ T68 w 89"/>
                              <a:gd name="T70" fmla="+- 0 948 45"/>
                              <a:gd name="T71" fmla="*/ 948 h 1014"/>
                              <a:gd name="T72" fmla="+- 0 2919 2862"/>
                              <a:gd name="T73" fmla="*/ T72 w 89"/>
                              <a:gd name="T74" fmla="+- 0 1007 45"/>
                              <a:gd name="T75" fmla="*/ 1007 h 1014"/>
                              <a:gd name="T76" fmla="+- 0 2936 2862"/>
                              <a:gd name="T77" fmla="*/ T76 w 89"/>
                              <a:gd name="T78" fmla="+- 0 1058 45"/>
                              <a:gd name="T79" fmla="*/ 1058 h 1014"/>
                              <a:gd name="T80" fmla="+- 0 2943 2862"/>
                              <a:gd name="T81" fmla="*/ T80 w 89"/>
                              <a:gd name="T82" fmla="+- 0 1044 45"/>
                              <a:gd name="T83" fmla="*/ 1044 h 1014"/>
                              <a:gd name="T84" fmla="+- 0 2948 2862"/>
                              <a:gd name="T85" fmla="*/ T84 w 89"/>
                              <a:gd name="T86" fmla="+- 0 1005 45"/>
                              <a:gd name="T87" fmla="*/ 1005 h 1014"/>
                              <a:gd name="T88" fmla="+- 0 2950 2862"/>
                              <a:gd name="T89" fmla="*/ T88 w 89"/>
                              <a:gd name="T90" fmla="+- 0 945 45"/>
                              <a:gd name="T91" fmla="*/ 945 h 1014"/>
                              <a:gd name="T92" fmla="+- 0 2950 2862"/>
                              <a:gd name="T93" fmla="*/ T92 w 89"/>
                              <a:gd name="T94" fmla="+- 0 866 45"/>
                              <a:gd name="T95" fmla="*/ 866 h 1014"/>
                              <a:gd name="T96" fmla="+- 0 2948 2862"/>
                              <a:gd name="T97" fmla="*/ T96 w 89"/>
                              <a:gd name="T98" fmla="+- 0 772 45"/>
                              <a:gd name="T99" fmla="*/ 772 h 1014"/>
                              <a:gd name="T100" fmla="+- 0 2944 2862"/>
                              <a:gd name="T101" fmla="*/ T100 w 89"/>
                              <a:gd name="T102" fmla="+- 0 665 45"/>
                              <a:gd name="T103" fmla="*/ 665 h 1014"/>
                              <a:gd name="T104" fmla="+- 0 2938 2862"/>
                              <a:gd name="T105" fmla="*/ T104 w 89"/>
                              <a:gd name="T106" fmla="+- 0 549 45"/>
                              <a:gd name="T107" fmla="*/ 549 h 10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89" h="1014">
                                <a:moveTo>
                                  <a:pt x="76" y="504"/>
                                </a:moveTo>
                                <a:lnTo>
                                  <a:pt x="69" y="388"/>
                                </a:lnTo>
                                <a:lnTo>
                                  <a:pt x="60" y="282"/>
                                </a:lnTo>
                                <a:lnTo>
                                  <a:pt x="50" y="188"/>
                                </a:lnTo>
                                <a:lnTo>
                                  <a:pt x="40" y="110"/>
                                </a:lnTo>
                                <a:lnTo>
                                  <a:pt x="31" y="50"/>
                                </a:lnTo>
                                <a:lnTo>
                                  <a:pt x="13" y="0"/>
                                </a:lnTo>
                                <a:lnTo>
                                  <a:pt x="7" y="13"/>
                                </a:lnTo>
                                <a:lnTo>
                                  <a:pt x="2" y="52"/>
                                </a:lnTo>
                                <a:lnTo>
                                  <a:pt x="0" y="112"/>
                                </a:lnTo>
                                <a:lnTo>
                                  <a:pt x="0" y="191"/>
                                </a:lnTo>
                                <a:lnTo>
                                  <a:pt x="1" y="285"/>
                                </a:lnTo>
                                <a:lnTo>
                                  <a:pt x="5" y="392"/>
                                </a:lnTo>
                                <a:lnTo>
                                  <a:pt x="11" y="508"/>
                                </a:lnTo>
                                <a:lnTo>
                                  <a:pt x="19" y="624"/>
                                </a:lnTo>
                                <a:lnTo>
                                  <a:pt x="28" y="731"/>
                                </a:lnTo>
                                <a:lnTo>
                                  <a:pt x="38" y="824"/>
                                </a:lnTo>
                                <a:lnTo>
                                  <a:pt x="47" y="903"/>
                                </a:lnTo>
                                <a:lnTo>
                                  <a:pt x="57" y="962"/>
                                </a:lnTo>
                                <a:lnTo>
                                  <a:pt x="74" y="1013"/>
                                </a:lnTo>
                                <a:lnTo>
                                  <a:pt x="81" y="999"/>
                                </a:lnTo>
                                <a:lnTo>
                                  <a:pt x="86" y="960"/>
                                </a:lnTo>
                                <a:lnTo>
                                  <a:pt x="88" y="900"/>
                                </a:lnTo>
                                <a:lnTo>
                                  <a:pt x="88" y="821"/>
                                </a:lnTo>
                                <a:lnTo>
                                  <a:pt x="86" y="727"/>
                                </a:lnTo>
                                <a:lnTo>
                                  <a:pt x="82" y="620"/>
                                </a:lnTo>
                                <a:lnTo>
                                  <a:pt x="76" y="504"/>
                                </a:lnTo>
                                <a:close/>
                              </a:path>
                            </a:pathLst>
                          </a:custGeom>
                          <a:noFill/>
                          <a:ln w="83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9" name="Freeform 1167"/>
                        <wps:cNvSpPr>
                          <a:spLocks/>
                        </wps:cNvSpPr>
                        <wps:spPr bwMode="auto">
                          <a:xfrm>
                            <a:off x="1251" y="1472"/>
                            <a:ext cx="537" cy="144"/>
                          </a:xfrm>
                          <a:custGeom>
                            <a:avLst/>
                            <a:gdLst>
                              <a:gd name="T0" fmla="+- 0 1251 1251"/>
                              <a:gd name="T1" fmla="*/ T0 w 537"/>
                              <a:gd name="T2" fmla="+- 0 1508 1472"/>
                              <a:gd name="T3" fmla="*/ 1508 h 144"/>
                              <a:gd name="T4" fmla="+- 0 1715 1251"/>
                              <a:gd name="T5" fmla="*/ T4 w 537"/>
                              <a:gd name="T6" fmla="+- 0 1508 1472"/>
                              <a:gd name="T7" fmla="*/ 1508 h 144"/>
                              <a:gd name="T8" fmla="+- 0 1715 1251"/>
                              <a:gd name="T9" fmla="*/ T8 w 537"/>
                              <a:gd name="T10" fmla="+- 0 1472 1472"/>
                              <a:gd name="T11" fmla="*/ 1472 h 144"/>
                              <a:gd name="T12" fmla="+- 0 1787 1251"/>
                              <a:gd name="T13" fmla="*/ T12 w 537"/>
                              <a:gd name="T14" fmla="+- 0 1544 1472"/>
                              <a:gd name="T15" fmla="*/ 1544 h 144"/>
                              <a:gd name="T16" fmla="+- 0 1715 1251"/>
                              <a:gd name="T17" fmla="*/ T16 w 537"/>
                              <a:gd name="T18" fmla="+- 0 1616 1472"/>
                              <a:gd name="T19" fmla="*/ 1616 h 144"/>
                              <a:gd name="T20" fmla="+- 0 1715 1251"/>
                              <a:gd name="T21" fmla="*/ T20 w 537"/>
                              <a:gd name="T22" fmla="+- 0 1580 1472"/>
                              <a:gd name="T23" fmla="*/ 1580 h 144"/>
                              <a:gd name="T24" fmla="+- 0 1251 1251"/>
                              <a:gd name="T25" fmla="*/ T24 w 537"/>
                              <a:gd name="T26" fmla="+- 0 1580 1472"/>
                              <a:gd name="T27" fmla="*/ 1580 h 144"/>
                              <a:gd name="T28" fmla="+- 0 1251 1251"/>
                              <a:gd name="T29" fmla="*/ T28 w 537"/>
                              <a:gd name="T30" fmla="+- 0 1508 1472"/>
                              <a:gd name="T31" fmla="*/ 1508 h 1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37" h="144">
                                <a:moveTo>
                                  <a:pt x="0" y="36"/>
                                </a:moveTo>
                                <a:lnTo>
                                  <a:pt x="464" y="36"/>
                                </a:lnTo>
                                <a:lnTo>
                                  <a:pt x="464" y="0"/>
                                </a:lnTo>
                                <a:lnTo>
                                  <a:pt x="536" y="72"/>
                                </a:lnTo>
                                <a:lnTo>
                                  <a:pt x="464" y="144"/>
                                </a:lnTo>
                                <a:lnTo>
                                  <a:pt x="464" y="108"/>
                                </a:lnTo>
                                <a:lnTo>
                                  <a:pt x="0" y="108"/>
                                </a:lnTo>
                                <a:lnTo>
                                  <a:pt x="0" y="36"/>
                                </a:lnTo>
                                <a:close/>
                              </a:path>
                            </a:pathLst>
                          </a:custGeom>
                          <a:noFill/>
                          <a:ln w="83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0" name="AutoShape 1166"/>
                        <wps:cNvSpPr>
                          <a:spLocks/>
                        </wps:cNvSpPr>
                        <wps:spPr bwMode="auto">
                          <a:xfrm>
                            <a:off x="576" y="933"/>
                            <a:ext cx="575" cy="122"/>
                          </a:xfrm>
                          <a:custGeom>
                            <a:avLst/>
                            <a:gdLst>
                              <a:gd name="T0" fmla="+- 0 576 576"/>
                              <a:gd name="T1" fmla="*/ T0 w 575"/>
                              <a:gd name="T2" fmla="+- 0 981 933"/>
                              <a:gd name="T3" fmla="*/ 981 h 122"/>
                              <a:gd name="T4" fmla="+- 0 655 576"/>
                              <a:gd name="T5" fmla="*/ T4 w 575"/>
                              <a:gd name="T6" fmla="+- 0 1007 933"/>
                              <a:gd name="T7" fmla="*/ 1007 h 122"/>
                              <a:gd name="T8" fmla="+- 0 760 576"/>
                              <a:gd name="T9" fmla="*/ T8 w 575"/>
                              <a:gd name="T10" fmla="+- 0 981 933"/>
                              <a:gd name="T11" fmla="*/ 981 h 122"/>
                              <a:gd name="T12" fmla="+- 0 681 576"/>
                              <a:gd name="T13" fmla="*/ T12 w 575"/>
                              <a:gd name="T14" fmla="+- 0 1007 933"/>
                              <a:gd name="T15" fmla="*/ 1007 h 122"/>
                              <a:gd name="T16" fmla="+- 0 760 576"/>
                              <a:gd name="T17" fmla="*/ T16 w 575"/>
                              <a:gd name="T18" fmla="+- 0 981 933"/>
                              <a:gd name="T19" fmla="*/ 981 h 122"/>
                              <a:gd name="T20" fmla="+- 0 786 576"/>
                              <a:gd name="T21" fmla="*/ T20 w 575"/>
                              <a:gd name="T22" fmla="+- 0 981 933"/>
                              <a:gd name="T23" fmla="*/ 981 h 122"/>
                              <a:gd name="T24" fmla="+- 0 864 576"/>
                              <a:gd name="T25" fmla="*/ T24 w 575"/>
                              <a:gd name="T26" fmla="+- 0 1007 933"/>
                              <a:gd name="T27" fmla="*/ 1007 h 122"/>
                              <a:gd name="T28" fmla="+- 0 890 576"/>
                              <a:gd name="T29" fmla="*/ T28 w 575"/>
                              <a:gd name="T30" fmla="+- 0 981 933"/>
                              <a:gd name="T31" fmla="*/ 981 h 122"/>
                              <a:gd name="T32" fmla="+- 0 969 576"/>
                              <a:gd name="T33" fmla="*/ T32 w 575"/>
                              <a:gd name="T34" fmla="+- 0 1007 933"/>
                              <a:gd name="T35" fmla="*/ 1007 h 122"/>
                              <a:gd name="T36" fmla="+- 0 890 576"/>
                              <a:gd name="T37" fmla="*/ T36 w 575"/>
                              <a:gd name="T38" fmla="+- 0 981 933"/>
                              <a:gd name="T39" fmla="*/ 981 h 122"/>
                              <a:gd name="T40" fmla="+- 0 1033 576"/>
                              <a:gd name="T41" fmla="*/ T40 w 575"/>
                              <a:gd name="T42" fmla="+- 0 1032 933"/>
                              <a:gd name="T43" fmla="*/ 1032 h 122"/>
                              <a:gd name="T44" fmla="+- 0 1038 576"/>
                              <a:gd name="T45" fmla="*/ T44 w 575"/>
                              <a:gd name="T46" fmla="+- 0 1053 933"/>
                              <a:gd name="T47" fmla="*/ 1053 h 122"/>
                              <a:gd name="T48" fmla="+- 0 1128 576"/>
                              <a:gd name="T49" fmla="*/ T48 w 575"/>
                              <a:gd name="T50" fmla="+- 0 1007 933"/>
                              <a:gd name="T51" fmla="*/ 1007 h 122"/>
                              <a:gd name="T52" fmla="+- 0 1100 576"/>
                              <a:gd name="T53" fmla="*/ T52 w 575"/>
                              <a:gd name="T54" fmla="+- 0 995 933"/>
                              <a:gd name="T55" fmla="*/ 995 h 122"/>
                              <a:gd name="T56" fmla="+- 0 1074 576"/>
                              <a:gd name="T57" fmla="*/ T56 w 575"/>
                              <a:gd name="T58" fmla="+- 0 981 933"/>
                              <a:gd name="T59" fmla="*/ 981 h 122"/>
                              <a:gd name="T60" fmla="+- 0 995 576"/>
                              <a:gd name="T61" fmla="*/ T60 w 575"/>
                              <a:gd name="T62" fmla="+- 0 1007 933"/>
                              <a:gd name="T63" fmla="*/ 1007 h 122"/>
                              <a:gd name="T64" fmla="+- 0 1074 576"/>
                              <a:gd name="T65" fmla="*/ T64 w 575"/>
                              <a:gd name="T66" fmla="+- 0 981 933"/>
                              <a:gd name="T67" fmla="*/ 981 h 122"/>
                              <a:gd name="T68" fmla="+- 0 1100 576"/>
                              <a:gd name="T69" fmla="*/ T68 w 575"/>
                              <a:gd name="T70" fmla="+- 0 1007 933"/>
                              <a:gd name="T71" fmla="*/ 1007 h 122"/>
                              <a:gd name="T72" fmla="+- 0 1125 576"/>
                              <a:gd name="T73" fmla="*/ T72 w 575"/>
                              <a:gd name="T74" fmla="+- 0 1005 933"/>
                              <a:gd name="T75" fmla="*/ 1005 h 122"/>
                              <a:gd name="T76" fmla="+- 0 1100 576"/>
                              <a:gd name="T77" fmla="*/ T76 w 575"/>
                              <a:gd name="T78" fmla="+- 0 995 933"/>
                              <a:gd name="T79" fmla="*/ 995 h 122"/>
                              <a:gd name="T80" fmla="+- 0 1125 576"/>
                              <a:gd name="T81" fmla="*/ T80 w 575"/>
                              <a:gd name="T82" fmla="+- 0 981 933"/>
                              <a:gd name="T83" fmla="*/ 981 h 122"/>
                              <a:gd name="T84" fmla="+- 0 1128 576"/>
                              <a:gd name="T85" fmla="*/ T84 w 575"/>
                              <a:gd name="T86" fmla="+- 0 1007 933"/>
                              <a:gd name="T87" fmla="*/ 1007 h 122"/>
                              <a:gd name="T88" fmla="+- 0 1128 576"/>
                              <a:gd name="T89" fmla="*/ T88 w 575"/>
                              <a:gd name="T90" fmla="+- 0 981 933"/>
                              <a:gd name="T91" fmla="*/ 981 h 122"/>
                              <a:gd name="T92" fmla="+- 0 1100 576"/>
                              <a:gd name="T93" fmla="*/ T92 w 575"/>
                              <a:gd name="T94" fmla="+- 0 993 933"/>
                              <a:gd name="T95" fmla="*/ 993 h 122"/>
                              <a:gd name="T96" fmla="+- 0 1118 576"/>
                              <a:gd name="T97" fmla="*/ T96 w 575"/>
                              <a:gd name="T98" fmla="+- 0 1005 933"/>
                              <a:gd name="T99" fmla="*/ 1005 h 122"/>
                              <a:gd name="T100" fmla="+- 0 1125 576"/>
                              <a:gd name="T101" fmla="*/ T100 w 575"/>
                              <a:gd name="T102" fmla="+- 0 983 933"/>
                              <a:gd name="T103" fmla="*/ 983 h 122"/>
                              <a:gd name="T104" fmla="+- 0 1118 576"/>
                              <a:gd name="T105" fmla="*/ T104 w 575"/>
                              <a:gd name="T106" fmla="+- 0 1005 933"/>
                              <a:gd name="T107" fmla="*/ 1005 h 122"/>
                              <a:gd name="T108" fmla="+- 0 1125 576"/>
                              <a:gd name="T109" fmla="*/ T108 w 575"/>
                              <a:gd name="T110" fmla="+- 0 983 933"/>
                              <a:gd name="T111" fmla="*/ 983 h 122"/>
                              <a:gd name="T112" fmla="+- 0 1099 576"/>
                              <a:gd name="T113" fmla="*/ T112 w 575"/>
                              <a:gd name="T114" fmla="+- 0 994 933"/>
                              <a:gd name="T115" fmla="*/ 994 h 122"/>
                              <a:gd name="T116" fmla="+- 0 1100 576"/>
                              <a:gd name="T117" fmla="*/ T116 w 575"/>
                              <a:gd name="T118" fmla="+- 0 993 933"/>
                              <a:gd name="T119" fmla="*/ 993 h 122"/>
                              <a:gd name="T120" fmla="+- 0 1038 576"/>
                              <a:gd name="T121" fmla="*/ T120 w 575"/>
                              <a:gd name="T122" fmla="+- 0 935 933"/>
                              <a:gd name="T123" fmla="*/ 935 h 122"/>
                              <a:gd name="T124" fmla="+- 0 1033 576"/>
                              <a:gd name="T125" fmla="*/ T124 w 575"/>
                              <a:gd name="T126" fmla="+- 0 956 933"/>
                              <a:gd name="T127" fmla="*/ 956 h 122"/>
                              <a:gd name="T128" fmla="+- 0 1100 576"/>
                              <a:gd name="T129" fmla="*/ T128 w 575"/>
                              <a:gd name="T130" fmla="+- 0 993 933"/>
                              <a:gd name="T131" fmla="*/ 993 h 122"/>
                              <a:gd name="T132" fmla="+- 0 1128 576"/>
                              <a:gd name="T133" fmla="*/ T132 w 575"/>
                              <a:gd name="T134" fmla="+- 0 981 933"/>
                              <a:gd name="T135" fmla="*/ 981 h 122"/>
                              <a:gd name="T136" fmla="+- 0 1125 576"/>
                              <a:gd name="T137" fmla="*/ T136 w 575"/>
                              <a:gd name="T138" fmla="+- 0 981 933"/>
                              <a:gd name="T139" fmla="*/ 981 h 122"/>
                              <a:gd name="T140" fmla="+- 0 1100 576"/>
                              <a:gd name="T141" fmla="*/ T140 w 575"/>
                              <a:gd name="T142" fmla="+- 0 993 933"/>
                              <a:gd name="T143" fmla="*/ 993 h 122"/>
                              <a:gd name="T144" fmla="+- 0 1125 576"/>
                              <a:gd name="T145" fmla="*/ T144 w 575"/>
                              <a:gd name="T146" fmla="+- 0 983 933"/>
                              <a:gd name="T147" fmla="*/ 983 h 1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575" h="122">
                                <a:moveTo>
                                  <a:pt x="79" y="48"/>
                                </a:moveTo>
                                <a:lnTo>
                                  <a:pt x="0" y="48"/>
                                </a:lnTo>
                                <a:lnTo>
                                  <a:pt x="0" y="74"/>
                                </a:lnTo>
                                <a:lnTo>
                                  <a:pt x="79" y="74"/>
                                </a:lnTo>
                                <a:lnTo>
                                  <a:pt x="79" y="48"/>
                                </a:lnTo>
                                <a:close/>
                                <a:moveTo>
                                  <a:pt x="184" y="48"/>
                                </a:moveTo>
                                <a:lnTo>
                                  <a:pt x="105" y="48"/>
                                </a:lnTo>
                                <a:lnTo>
                                  <a:pt x="105" y="74"/>
                                </a:lnTo>
                                <a:lnTo>
                                  <a:pt x="184" y="74"/>
                                </a:lnTo>
                                <a:lnTo>
                                  <a:pt x="184" y="48"/>
                                </a:lnTo>
                                <a:close/>
                                <a:moveTo>
                                  <a:pt x="288" y="48"/>
                                </a:moveTo>
                                <a:lnTo>
                                  <a:pt x="210" y="48"/>
                                </a:lnTo>
                                <a:lnTo>
                                  <a:pt x="210" y="74"/>
                                </a:lnTo>
                                <a:lnTo>
                                  <a:pt x="288" y="74"/>
                                </a:lnTo>
                                <a:lnTo>
                                  <a:pt x="288" y="48"/>
                                </a:lnTo>
                                <a:close/>
                                <a:moveTo>
                                  <a:pt x="314" y="48"/>
                                </a:moveTo>
                                <a:lnTo>
                                  <a:pt x="314" y="74"/>
                                </a:lnTo>
                                <a:lnTo>
                                  <a:pt x="393" y="74"/>
                                </a:lnTo>
                                <a:lnTo>
                                  <a:pt x="393" y="48"/>
                                </a:lnTo>
                                <a:lnTo>
                                  <a:pt x="314" y="48"/>
                                </a:lnTo>
                                <a:close/>
                                <a:moveTo>
                                  <a:pt x="523" y="61"/>
                                </a:moveTo>
                                <a:lnTo>
                                  <a:pt x="457" y="99"/>
                                </a:lnTo>
                                <a:lnTo>
                                  <a:pt x="455" y="107"/>
                                </a:lnTo>
                                <a:lnTo>
                                  <a:pt x="462" y="120"/>
                                </a:lnTo>
                                <a:lnTo>
                                  <a:pt x="470" y="122"/>
                                </a:lnTo>
                                <a:lnTo>
                                  <a:pt x="552" y="74"/>
                                </a:lnTo>
                                <a:lnTo>
                                  <a:pt x="524" y="74"/>
                                </a:lnTo>
                                <a:lnTo>
                                  <a:pt x="524" y="62"/>
                                </a:lnTo>
                                <a:lnTo>
                                  <a:pt x="523" y="61"/>
                                </a:lnTo>
                                <a:close/>
                                <a:moveTo>
                                  <a:pt x="498" y="48"/>
                                </a:moveTo>
                                <a:lnTo>
                                  <a:pt x="419" y="48"/>
                                </a:lnTo>
                                <a:lnTo>
                                  <a:pt x="419" y="74"/>
                                </a:lnTo>
                                <a:lnTo>
                                  <a:pt x="498" y="74"/>
                                </a:lnTo>
                                <a:lnTo>
                                  <a:pt x="498" y="48"/>
                                </a:lnTo>
                                <a:close/>
                                <a:moveTo>
                                  <a:pt x="524" y="62"/>
                                </a:moveTo>
                                <a:lnTo>
                                  <a:pt x="524" y="74"/>
                                </a:lnTo>
                                <a:lnTo>
                                  <a:pt x="549" y="74"/>
                                </a:lnTo>
                                <a:lnTo>
                                  <a:pt x="549" y="72"/>
                                </a:lnTo>
                                <a:lnTo>
                                  <a:pt x="542" y="72"/>
                                </a:lnTo>
                                <a:lnTo>
                                  <a:pt x="524" y="62"/>
                                </a:lnTo>
                                <a:close/>
                                <a:moveTo>
                                  <a:pt x="552" y="48"/>
                                </a:moveTo>
                                <a:lnTo>
                                  <a:pt x="549" y="48"/>
                                </a:lnTo>
                                <a:lnTo>
                                  <a:pt x="549" y="74"/>
                                </a:lnTo>
                                <a:lnTo>
                                  <a:pt x="552" y="74"/>
                                </a:lnTo>
                                <a:lnTo>
                                  <a:pt x="575" y="61"/>
                                </a:lnTo>
                                <a:lnTo>
                                  <a:pt x="552" y="48"/>
                                </a:lnTo>
                                <a:close/>
                                <a:moveTo>
                                  <a:pt x="542" y="50"/>
                                </a:moveTo>
                                <a:lnTo>
                                  <a:pt x="524" y="60"/>
                                </a:lnTo>
                                <a:lnTo>
                                  <a:pt x="524" y="62"/>
                                </a:lnTo>
                                <a:lnTo>
                                  <a:pt x="542" y="72"/>
                                </a:lnTo>
                                <a:lnTo>
                                  <a:pt x="542" y="50"/>
                                </a:lnTo>
                                <a:close/>
                                <a:moveTo>
                                  <a:pt x="549" y="50"/>
                                </a:moveTo>
                                <a:lnTo>
                                  <a:pt x="542" y="50"/>
                                </a:lnTo>
                                <a:lnTo>
                                  <a:pt x="542" y="72"/>
                                </a:lnTo>
                                <a:lnTo>
                                  <a:pt x="549" y="72"/>
                                </a:lnTo>
                                <a:lnTo>
                                  <a:pt x="549" y="50"/>
                                </a:lnTo>
                                <a:close/>
                                <a:moveTo>
                                  <a:pt x="524" y="60"/>
                                </a:moveTo>
                                <a:lnTo>
                                  <a:pt x="523" y="61"/>
                                </a:lnTo>
                                <a:lnTo>
                                  <a:pt x="524" y="62"/>
                                </a:lnTo>
                                <a:lnTo>
                                  <a:pt x="524" y="60"/>
                                </a:lnTo>
                                <a:close/>
                                <a:moveTo>
                                  <a:pt x="470" y="0"/>
                                </a:moveTo>
                                <a:lnTo>
                                  <a:pt x="462" y="2"/>
                                </a:lnTo>
                                <a:lnTo>
                                  <a:pt x="455" y="15"/>
                                </a:lnTo>
                                <a:lnTo>
                                  <a:pt x="457" y="23"/>
                                </a:lnTo>
                                <a:lnTo>
                                  <a:pt x="523" y="61"/>
                                </a:lnTo>
                                <a:lnTo>
                                  <a:pt x="524" y="60"/>
                                </a:lnTo>
                                <a:lnTo>
                                  <a:pt x="524" y="48"/>
                                </a:lnTo>
                                <a:lnTo>
                                  <a:pt x="552" y="48"/>
                                </a:lnTo>
                                <a:lnTo>
                                  <a:pt x="470" y="0"/>
                                </a:lnTo>
                                <a:close/>
                                <a:moveTo>
                                  <a:pt x="549" y="48"/>
                                </a:moveTo>
                                <a:lnTo>
                                  <a:pt x="524" y="48"/>
                                </a:lnTo>
                                <a:lnTo>
                                  <a:pt x="524" y="60"/>
                                </a:lnTo>
                                <a:lnTo>
                                  <a:pt x="542" y="50"/>
                                </a:lnTo>
                                <a:lnTo>
                                  <a:pt x="549" y="50"/>
                                </a:lnTo>
                                <a:lnTo>
                                  <a:pt x="549" y="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1" name="AutoShape 1165"/>
                        <wps:cNvSpPr>
                          <a:spLocks/>
                        </wps:cNvSpPr>
                        <wps:spPr bwMode="auto">
                          <a:xfrm>
                            <a:off x="576" y="1038"/>
                            <a:ext cx="575" cy="122"/>
                          </a:xfrm>
                          <a:custGeom>
                            <a:avLst/>
                            <a:gdLst>
                              <a:gd name="T0" fmla="+- 0 576 576"/>
                              <a:gd name="T1" fmla="*/ T0 w 575"/>
                              <a:gd name="T2" fmla="+- 0 1086 1038"/>
                              <a:gd name="T3" fmla="*/ 1086 h 122"/>
                              <a:gd name="T4" fmla="+- 0 655 576"/>
                              <a:gd name="T5" fmla="*/ T4 w 575"/>
                              <a:gd name="T6" fmla="+- 0 1112 1038"/>
                              <a:gd name="T7" fmla="*/ 1112 h 122"/>
                              <a:gd name="T8" fmla="+- 0 760 576"/>
                              <a:gd name="T9" fmla="*/ T8 w 575"/>
                              <a:gd name="T10" fmla="+- 0 1086 1038"/>
                              <a:gd name="T11" fmla="*/ 1086 h 122"/>
                              <a:gd name="T12" fmla="+- 0 681 576"/>
                              <a:gd name="T13" fmla="*/ T12 w 575"/>
                              <a:gd name="T14" fmla="+- 0 1112 1038"/>
                              <a:gd name="T15" fmla="*/ 1112 h 122"/>
                              <a:gd name="T16" fmla="+- 0 760 576"/>
                              <a:gd name="T17" fmla="*/ T16 w 575"/>
                              <a:gd name="T18" fmla="+- 0 1086 1038"/>
                              <a:gd name="T19" fmla="*/ 1086 h 122"/>
                              <a:gd name="T20" fmla="+- 0 786 576"/>
                              <a:gd name="T21" fmla="*/ T20 w 575"/>
                              <a:gd name="T22" fmla="+- 0 1086 1038"/>
                              <a:gd name="T23" fmla="*/ 1086 h 122"/>
                              <a:gd name="T24" fmla="+- 0 864 576"/>
                              <a:gd name="T25" fmla="*/ T24 w 575"/>
                              <a:gd name="T26" fmla="+- 0 1112 1038"/>
                              <a:gd name="T27" fmla="*/ 1112 h 122"/>
                              <a:gd name="T28" fmla="+- 0 890 576"/>
                              <a:gd name="T29" fmla="*/ T28 w 575"/>
                              <a:gd name="T30" fmla="+- 0 1086 1038"/>
                              <a:gd name="T31" fmla="*/ 1086 h 122"/>
                              <a:gd name="T32" fmla="+- 0 969 576"/>
                              <a:gd name="T33" fmla="*/ T32 w 575"/>
                              <a:gd name="T34" fmla="+- 0 1112 1038"/>
                              <a:gd name="T35" fmla="*/ 1112 h 122"/>
                              <a:gd name="T36" fmla="+- 0 890 576"/>
                              <a:gd name="T37" fmla="*/ T36 w 575"/>
                              <a:gd name="T38" fmla="+- 0 1086 1038"/>
                              <a:gd name="T39" fmla="*/ 1086 h 122"/>
                              <a:gd name="T40" fmla="+- 0 1033 576"/>
                              <a:gd name="T41" fmla="*/ T40 w 575"/>
                              <a:gd name="T42" fmla="+- 0 1137 1038"/>
                              <a:gd name="T43" fmla="*/ 1137 h 122"/>
                              <a:gd name="T44" fmla="+- 0 1038 576"/>
                              <a:gd name="T45" fmla="*/ T44 w 575"/>
                              <a:gd name="T46" fmla="+- 0 1157 1038"/>
                              <a:gd name="T47" fmla="*/ 1157 h 122"/>
                              <a:gd name="T48" fmla="+- 0 1128 576"/>
                              <a:gd name="T49" fmla="*/ T48 w 575"/>
                              <a:gd name="T50" fmla="+- 0 1112 1038"/>
                              <a:gd name="T51" fmla="*/ 1112 h 122"/>
                              <a:gd name="T52" fmla="+- 0 1100 576"/>
                              <a:gd name="T53" fmla="*/ T52 w 575"/>
                              <a:gd name="T54" fmla="+- 0 1099 1038"/>
                              <a:gd name="T55" fmla="*/ 1099 h 122"/>
                              <a:gd name="T56" fmla="+- 0 1074 576"/>
                              <a:gd name="T57" fmla="*/ T56 w 575"/>
                              <a:gd name="T58" fmla="+- 0 1086 1038"/>
                              <a:gd name="T59" fmla="*/ 1086 h 122"/>
                              <a:gd name="T60" fmla="+- 0 995 576"/>
                              <a:gd name="T61" fmla="*/ T60 w 575"/>
                              <a:gd name="T62" fmla="+- 0 1112 1038"/>
                              <a:gd name="T63" fmla="*/ 1112 h 122"/>
                              <a:gd name="T64" fmla="+- 0 1074 576"/>
                              <a:gd name="T65" fmla="*/ T64 w 575"/>
                              <a:gd name="T66" fmla="+- 0 1086 1038"/>
                              <a:gd name="T67" fmla="*/ 1086 h 122"/>
                              <a:gd name="T68" fmla="+- 0 1100 576"/>
                              <a:gd name="T69" fmla="*/ T68 w 575"/>
                              <a:gd name="T70" fmla="+- 0 1112 1038"/>
                              <a:gd name="T71" fmla="*/ 1112 h 122"/>
                              <a:gd name="T72" fmla="+- 0 1125 576"/>
                              <a:gd name="T73" fmla="*/ T72 w 575"/>
                              <a:gd name="T74" fmla="+- 0 1110 1038"/>
                              <a:gd name="T75" fmla="*/ 1110 h 122"/>
                              <a:gd name="T76" fmla="+- 0 1100 576"/>
                              <a:gd name="T77" fmla="*/ T76 w 575"/>
                              <a:gd name="T78" fmla="+- 0 1099 1038"/>
                              <a:gd name="T79" fmla="*/ 1099 h 122"/>
                              <a:gd name="T80" fmla="+- 0 1125 576"/>
                              <a:gd name="T81" fmla="*/ T80 w 575"/>
                              <a:gd name="T82" fmla="+- 0 1086 1038"/>
                              <a:gd name="T83" fmla="*/ 1086 h 122"/>
                              <a:gd name="T84" fmla="+- 0 1128 576"/>
                              <a:gd name="T85" fmla="*/ T84 w 575"/>
                              <a:gd name="T86" fmla="+- 0 1112 1038"/>
                              <a:gd name="T87" fmla="*/ 1112 h 122"/>
                              <a:gd name="T88" fmla="+- 0 1128 576"/>
                              <a:gd name="T89" fmla="*/ T88 w 575"/>
                              <a:gd name="T90" fmla="+- 0 1086 1038"/>
                              <a:gd name="T91" fmla="*/ 1086 h 122"/>
                              <a:gd name="T92" fmla="+- 0 1100 576"/>
                              <a:gd name="T93" fmla="*/ T92 w 575"/>
                              <a:gd name="T94" fmla="+- 0 1098 1038"/>
                              <a:gd name="T95" fmla="*/ 1098 h 122"/>
                              <a:gd name="T96" fmla="+- 0 1118 576"/>
                              <a:gd name="T97" fmla="*/ T96 w 575"/>
                              <a:gd name="T98" fmla="+- 0 1110 1038"/>
                              <a:gd name="T99" fmla="*/ 1110 h 122"/>
                              <a:gd name="T100" fmla="+- 0 1125 576"/>
                              <a:gd name="T101" fmla="*/ T100 w 575"/>
                              <a:gd name="T102" fmla="+- 0 1087 1038"/>
                              <a:gd name="T103" fmla="*/ 1087 h 122"/>
                              <a:gd name="T104" fmla="+- 0 1118 576"/>
                              <a:gd name="T105" fmla="*/ T104 w 575"/>
                              <a:gd name="T106" fmla="+- 0 1110 1038"/>
                              <a:gd name="T107" fmla="*/ 1110 h 122"/>
                              <a:gd name="T108" fmla="+- 0 1125 576"/>
                              <a:gd name="T109" fmla="*/ T108 w 575"/>
                              <a:gd name="T110" fmla="+- 0 1087 1038"/>
                              <a:gd name="T111" fmla="*/ 1087 h 122"/>
                              <a:gd name="T112" fmla="+- 0 1099 576"/>
                              <a:gd name="T113" fmla="*/ T112 w 575"/>
                              <a:gd name="T114" fmla="+- 0 1099 1038"/>
                              <a:gd name="T115" fmla="*/ 1099 h 122"/>
                              <a:gd name="T116" fmla="+- 0 1100 576"/>
                              <a:gd name="T117" fmla="*/ T116 w 575"/>
                              <a:gd name="T118" fmla="+- 0 1098 1038"/>
                              <a:gd name="T119" fmla="*/ 1098 h 122"/>
                              <a:gd name="T120" fmla="+- 0 1038 576"/>
                              <a:gd name="T121" fmla="*/ T120 w 575"/>
                              <a:gd name="T122" fmla="+- 0 1040 1038"/>
                              <a:gd name="T123" fmla="*/ 1040 h 122"/>
                              <a:gd name="T124" fmla="+- 0 1033 576"/>
                              <a:gd name="T125" fmla="*/ T124 w 575"/>
                              <a:gd name="T126" fmla="+- 0 1061 1038"/>
                              <a:gd name="T127" fmla="*/ 1061 h 122"/>
                              <a:gd name="T128" fmla="+- 0 1100 576"/>
                              <a:gd name="T129" fmla="*/ T128 w 575"/>
                              <a:gd name="T130" fmla="+- 0 1098 1038"/>
                              <a:gd name="T131" fmla="*/ 1098 h 122"/>
                              <a:gd name="T132" fmla="+- 0 1128 576"/>
                              <a:gd name="T133" fmla="*/ T132 w 575"/>
                              <a:gd name="T134" fmla="+- 0 1086 1038"/>
                              <a:gd name="T135" fmla="*/ 1086 h 122"/>
                              <a:gd name="T136" fmla="+- 0 1125 576"/>
                              <a:gd name="T137" fmla="*/ T136 w 575"/>
                              <a:gd name="T138" fmla="+- 0 1086 1038"/>
                              <a:gd name="T139" fmla="*/ 1086 h 122"/>
                              <a:gd name="T140" fmla="+- 0 1100 576"/>
                              <a:gd name="T141" fmla="*/ T140 w 575"/>
                              <a:gd name="T142" fmla="+- 0 1098 1038"/>
                              <a:gd name="T143" fmla="*/ 1098 h 122"/>
                              <a:gd name="T144" fmla="+- 0 1125 576"/>
                              <a:gd name="T145" fmla="*/ T144 w 575"/>
                              <a:gd name="T146" fmla="+- 0 1087 1038"/>
                              <a:gd name="T147" fmla="*/ 1087 h 1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575" h="122">
                                <a:moveTo>
                                  <a:pt x="79" y="48"/>
                                </a:moveTo>
                                <a:lnTo>
                                  <a:pt x="0" y="48"/>
                                </a:lnTo>
                                <a:lnTo>
                                  <a:pt x="0" y="74"/>
                                </a:lnTo>
                                <a:lnTo>
                                  <a:pt x="79" y="74"/>
                                </a:lnTo>
                                <a:lnTo>
                                  <a:pt x="79" y="48"/>
                                </a:lnTo>
                                <a:close/>
                                <a:moveTo>
                                  <a:pt x="184" y="48"/>
                                </a:moveTo>
                                <a:lnTo>
                                  <a:pt x="105" y="48"/>
                                </a:lnTo>
                                <a:lnTo>
                                  <a:pt x="105" y="74"/>
                                </a:lnTo>
                                <a:lnTo>
                                  <a:pt x="184" y="74"/>
                                </a:lnTo>
                                <a:lnTo>
                                  <a:pt x="184" y="48"/>
                                </a:lnTo>
                                <a:close/>
                                <a:moveTo>
                                  <a:pt x="288" y="48"/>
                                </a:moveTo>
                                <a:lnTo>
                                  <a:pt x="210" y="48"/>
                                </a:lnTo>
                                <a:lnTo>
                                  <a:pt x="210" y="74"/>
                                </a:lnTo>
                                <a:lnTo>
                                  <a:pt x="288" y="74"/>
                                </a:lnTo>
                                <a:lnTo>
                                  <a:pt x="288" y="48"/>
                                </a:lnTo>
                                <a:close/>
                                <a:moveTo>
                                  <a:pt x="314" y="48"/>
                                </a:moveTo>
                                <a:lnTo>
                                  <a:pt x="314" y="74"/>
                                </a:lnTo>
                                <a:lnTo>
                                  <a:pt x="393" y="74"/>
                                </a:lnTo>
                                <a:lnTo>
                                  <a:pt x="393" y="48"/>
                                </a:lnTo>
                                <a:lnTo>
                                  <a:pt x="314" y="48"/>
                                </a:lnTo>
                                <a:close/>
                                <a:moveTo>
                                  <a:pt x="523" y="61"/>
                                </a:moveTo>
                                <a:lnTo>
                                  <a:pt x="457" y="99"/>
                                </a:lnTo>
                                <a:lnTo>
                                  <a:pt x="455" y="107"/>
                                </a:lnTo>
                                <a:lnTo>
                                  <a:pt x="462" y="119"/>
                                </a:lnTo>
                                <a:lnTo>
                                  <a:pt x="470" y="121"/>
                                </a:lnTo>
                                <a:lnTo>
                                  <a:pt x="552" y="74"/>
                                </a:lnTo>
                                <a:lnTo>
                                  <a:pt x="524" y="74"/>
                                </a:lnTo>
                                <a:lnTo>
                                  <a:pt x="524" y="61"/>
                                </a:lnTo>
                                <a:lnTo>
                                  <a:pt x="523" y="61"/>
                                </a:lnTo>
                                <a:close/>
                                <a:moveTo>
                                  <a:pt x="498" y="48"/>
                                </a:moveTo>
                                <a:lnTo>
                                  <a:pt x="419" y="48"/>
                                </a:lnTo>
                                <a:lnTo>
                                  <a:pt x="419" y="74"/>
                                </a:lnTo>
                                <a:lnTo>
                                  <a:pt x="498" y="74"/>
                                </a:lnTo>
                                <a:lnTo>
                                  <a:pt x="498" y="48"/>
                                </a:lnTo>
                                <a:close/>
                                <a:moveTo>
                                  <a:pt x="524" y="61"/>
                                </a:moveTo>
                                <a:lnTo>
                                  <a:pt x="524" y="74"/>
                                </a:lnTo>
                                <a:lnTo>
                                  <a:pt x="549" y="74"/>
                                </a:lnTo>
                                <a:lnTo>
                                  <a:pt x="549" y="72"/>
                                </a:lnTo>
                                <a:lnTo>
                                  <a:pt x="542" y="72"/>
                                </a:lnTo>
                                <a:lnTo>
                                  <a:pt x="524" y="61"/>
                                </a:lnTo>
                                <a:close/>
                                <a:moveTo>
                                  <a:pt x="552" y="48"/>
                                </a:moveTo>
                                <a:lnTo>
                                  <a:pt x="549" y="48"/>
                                </a:lnTo>
                                <a:lnTo>
                                  <a:pt x="549" y="74"/>
                                </a:lnTo>
                                <a:lnTo>
                                  <a:pt x="552" y="74"/>
                                </a:lnTo>
                                <a:lnTo>
                                  <a:pt x="575" y="61"/>
                                </a:lnTo>
                                <a:lnTo>
                                  <a:pt x="552" y="48"/>
                                </a:lnTo>
                                <a:close/>
                                <a:moveTo>
                                  <a:pt x="542" y="49"/>
                                </a:moveTo>
                                <a:lnTo>
                                  <a:pt x="524" y="60"/>
                                </a:lnTo>
                                <a:lnTo>
                                  <a:pt x="524" y="61"/>
                                </a:lnTo>
                                <a:lnTo>
                                  <a:pt x="542" y="72"/>
                                </a:lnTo>
                                <a:lnTo>
                                  <a:pt x="542" y="49"/>
                                </a:lnTo>
                                <a:close/>
                                <a:moveTo>
                                  <a:pt x="549" y="49"/>
                                </a:moveTo>
                                <a:lnTo>
                                  <a:pt x="542" y="49"/>
                                </a:lnTo>
                                <a:lnTo>
                                  <a:pt x="542" y="72"/>
                                </a:lnTo>
                                <a:lnTo>
                                  <a:pt x="549" y="72"/>
                                </a:lnTo>
                                <a:lnTo>
                                  <a:pt x="549" y="49"/>
                                </a:lnTo>
                                <a:close/>
                                <a:moveTo>
                                  <a:pt x="524" y="60"/>
                                </a:moveTo>
                                <a:lnTo>
                                  <a:pt x="523" y="61"/>
                                </a:lnTo>
                                <a:lnTo>
                                  <a:pt x="524" y="61"/>
                                </a:lnTo>
                                <a:lnTo>
                                  <a:pt x="524" y="60"/>
                                </a:lnTo>
                                <a:close/>
                                <a:moveTo>
                                  <a:pt x="470" y="0"/>
                                </a:moveTo>
                                <a:lnTo>
                                  <a:pt x="462" y="2"/>
                                </a:lnTo>
                                <a:lnTo>
                                  <a:pt x="455" y="15"/>
                                </a:lnTo>
                                <a:lnTo>
                                  <a:pt x="457" y="23"/>
                                </a:lnTo>
                                <a:lnTo>
                                  <a:pt x="523" y="61"/>
                                </a:lnTo>
                                <a:lnTo>
                                  <a:pt x="524" y="60"/>
                                </a:lnTo>
                                <a:lnTo>
                                  <a:pt x="524" y="48"/>
                                </a:lnTo>
                                <a:lnTo>
                                  <a:pt x="552" y="48"/>
                                </a:lnTo>
                                <a:lnTo>
                                  <a:pt x="470" y="0"/>
                                </a:lnTo>
                                <a:close/>
                                <a:moveTo>
                                  <a:pt x="549" y="48"/>
                                </a:moveTo>
                                <a:lnTo>
                                  <a:pt x="524" y="48"/>
                                </a:lnTo>
                                <a:lnTo>
                                  <a:pt x="524" y="60"/>
                                </a:lnTo>
                                <a:lnTo>
                                  <a:pt x="542" y="49"/>
                                </a:lnTo>
                                <a:lnTo>
                                  <a:pt x="549" y="49"/>
                                </a:lnTo>
                                <a:lnTo>
                                  <a:pt x="549" y="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2" name="AutoShape 1164"/>
                        <wps:cNvSpPr>
                          <a:spLocks/>
                        </wps:cNvSpPr>
                        <wps:spPr bwMode="auto">
                          <a:xfrm>
                            <a:off x="576" y="1143"/>
                            <a:ext cx="575" cy="122"/>
                          </a:xfrm>
                          <a:custGeom>
                            <a:avLst/>
                            <a:gdLst>
                              <a:gd name="T0" fmla="+- 0 576 576"/>
                              <a:gd name="T1" fmla="*/ T0 w 575"/>
                              <a:gd name="T2" fmla="+- 0 1190 1143"/>
                              <a:gd name="T3" fmla="*/ 1190 h 122"/>
                              <a:gd name="T4" fmla="+- 0 655 576"/>
                              <a:gd name="T5" fmla="*/ T4 w 575"/>
                              <a:gd name="T6" fmla="+- 0 1217 1143"/>
                              <a:gd name="T7" fmla="*/ 1217 h 122"/>
                              <a:gd name="T8" fmla="+- 0 760 576"/>
                              <a:gd name="T9" fmla="*/ T8 w 575"/>
                              <a:gd name="T10" fmla="+- 0 1190 1143"/>
                              <a:gd name="T11" fmla="*/ 1190 h 122"/>
                              <a:gd name="T12" fmla="+- 0 681 576"/>
                              <a:gd name="T13" fmla="*/ T12 w 575"/>
                              <a:gd name="T14" fmla="+- 0 1217 1143"/>
                              <a:gd name="T15" fmla="*/ 1217 h 122"/>
                              <a:gd name="T16" fmla="+- 0 760 576"/>
                              <a:gd name="T17" fmla="*/ T16 w 575"/>
                              <a:gd name="T18" fmla="+- 0 1190 1143"/>
                              <a:gd name="T19" fmla="*/ 1190 h 122"/>
                              <a:gd name="T20" fmla="+- 0 786 576"/>
                              <a:gd name="T21" fmla="*/ T20 w 575"/>
                              <a:gd name="T22" fmla="+- 0 1190 1143"/>
                              <a:gd name="T23" fmla="*/ 1190 h 122"/>
                              <a:gd name="T24" fmla="+- 0 864 576"/>
                              <a:gd name="T25" fmla="*/ T24 w 575"/>
                              <a:gd name="T26" fmla="+- 0 1217 1143"/>
                              <a:gd name="T27" fmla="*/ 1217 h 122"/>
                              <a:gd name="T28" fmla="+- 0 890 576"/>
                              <a:gd name="T29" fmla="*/ T28 w 575"/>
                              <a:gd name="T30" fmla="+- 0 1190 1143"/>
                              <a:gd name="T31" fmla="*/ 1190 h 122"/>
                              <a:gd name="T32" fmla="+- 0 969 576"/>
                              <a:gd name="T33" fmla="*/ T32 w 575"/>
                              <a:gd name="T34" fmla="+- 0 1217 1143"/>
                              <a:gd name="T35" fmla="*/ 1217 h 122"/>
                              <a:gd name="T36" fmla="+- 0 890 576"/>
                              <a:gd name="T37" fmla="*/ T36 w 575"/>
                              <a:gd name="T38" fmla="+- 0 1190 1143"/>
                              <a:gd name="T39" fmla="*/ 1190 h 122"/>
                              <a:gd name="T40" fmla="+- 0 1033 576"/>
                              <a:gd name="T41" fmla="*/ T40 w 575"/>
                              <a:gd name="T42" fmla="+- 0 1242 1143"/>
                              <a:gd name="T43" fmla="*/ 1242 h 122"/>
                              <a:gd name="T44" fmla="+- 0 1038 576"/>
                              <a:gd name="T45" fmla="*/ T44 w 575"/>
                              <a:gd name="T46" fmla="+- 0 1262 1143"/>
                              <a:gd name="T47" fmla="*/ 1262 h 122"/>
                              <a:gd name="T48" fmla="+- 0 1128 576"/>
                              <a:gd name="T49" fmla="*/ T48 w 575"/>
                              <a:gd name="T50" fmla="+- 0 1217 1143"/>
                              <a:gd name="T51" fmla="*/ 1217 h 122"/>
                              <a:gd name="T52" fmla="+- 0 1100 576"/>
                              <a:gd name="T53" fmla="*/ T52 w 575"/>
                              <a:gd name="T54" fmla="+- 0 1204 1143"/>
                              <a:gd name="T55" fmla="*/ 1204 h 122"/>
                              <a:gd name="T56" fmla="+- 0 1074 576"/>
                              <a:gd name="T57" fmla="*/ T56 w 575"/>
                              <a:gd name="T58" fmla="+- 0 1190 1143"/>
                              <a:gd name="T59" fmla="*/ 1190 h 122"/>
                              <a:gd name="T60" fmla="+- 0 995 576"/>
                              <a:gd name="T61" fmla="*/ T60 w 575"/>
                              <a:gd name="T62" fmla="+- 0 1217 1143"/>
                              <a:gd name="T63" fmla="*/ 1217 h 122"/>
                              <a:gd name="T64" fmla="+- 0 1074 576"/>
                              <a:gd name="T65" fmla="*/ T64 w 575"/>
                              <a:gd name="T66" fmla="+- 0 1190 1143"/>
                              <a:gd name="T67" fmla="*/ 1190 h 122"/>
                              <a:gd name="T68" fmla="+- 0 1100 576"/>
                              <a:gd name="T69" fmla="*/ T68 w 575"/>
                              <a:gd name="T70" fmla="+- 0 1217 1143"/>
                              <a:gd name="T71" fmla="*/ 1217 h 122"/>
                              <a:gd name="T72" fmla="+- 0 1125 576"/>
                              <a:gd name="T73" fmla="*/ T72 w 575"/>
                              <a:gd name="T74" fmla="+- 0 1215 1143"/>
                              <a:gd name="T75" fmla="*/ 1215 h 122"/>
                              <a:gd name="T76" fmla="+- 0 1100 576"/>
                              <a:gd name="T77" fmla="*/ T76 w 575"/>
                              <a:gd name="T78" fmla="+- 0 1204 1143"/>
                              <a:gd name="T79" fmla="*/ 1204 h 122"/>
                              <a:gd name="T80" fmla="+- 0 1125 576"/>
                              <a:gd name="T81" fmla="*/ T80 w 575"/>
                              <a:gd name="T82" fmla="+- 0 1190 1143"/>
                              <a:gd name="T83" fmla="*/ 1190 h 122"/>
                              <a:gd name="T84" fmla="+- 0 1128 576"/>
                              <a:gd name="T85" fmla="*/ T84 w 575"/>
                              <a:gd name="T86" fmla="+- 0 1217 1143"/>
                              <a:gd name="T87" fmla="*/ 1217 h 122"/>
                              <a:gd name="T88" fmla="+- 0 1128 576"/>
                              <a:gd name="T89" fmla="*/ T88 w 575"/>
                              <a:gd name="T90" fmla="+- 0 1190 1143"/>
                              <a:gd name="T91" fmla="*/ 1190 h 122"/>
                              <a:gd name="T92" fmla="+- 0 1100 576"/>
                              <a:gd name="T93" fmla="*/ T92 w 575"/>
                              <a:gd name="T94" fmla="+- 0 1203 1143"/>
                              <a:gd name="T95" fmla="*/ 1203 h 122"/>
                              <a:gd name="T96" fmla="+- 0 1118 576"/>
                              <a:gd name="T97" fmla="*/ T96 w 575"/>
                              <a:gd name="T98" fmla="+- 0 1215 1143"/>
                              <a:gd name="T99" fmla="*/ 1215 h 122"/>
                              <a:gd name="T100" fmla="+- 0 1125 576"/>
                              <a:gd name="T101" fmla="*/ T100 w 575"/>
                              <a:gd name="T102" fmla="+- 0 1192 1143"/>
                              <a:gd name="T103" fmla="*/ 1192 h 122"/>
                              <a:gd name="T104" fmla="+- 0 1118 576"/>
                              <a:gd name="T105" fmla="*/ T104 w 575"/>
                              <a:gd name="T106" fmla="+- 0 1215 1143"/>
                              <a:gd name="T107" fmla="*/ 1215 h 122"/>
                              <a:gd name="T108" fmla="+- 0 1125 576"/>
                              <a:gd name="T109" fmla="*/ T108 w 575"/>
                              <a:gd name="T110" fmla="+- 0 1192 1143"/>
                              <a:gd name="T111" fmla="*/ 1192 h 122"/>
                              <a:gd name="T112" fmla="+- 0 1099 576"/>
                              <a:gd name="T113" fmla="*/ T112 w 575"/>
                              <a:gd name="T114" fmla="+- 0 1203 1143"/>
                              <a:gd name="T115" fmla="*/ 1203 h 122"/>
                              <a:gd name="T116" fmla="+- 0 1100 576"/>
                              <a:gd name="T117" fmla="*/ T116 w 575"/>
                              <a:gd name="T118" fmla="+- 0 1203 1143"/>
                              <a:gd name="T119" fmla="*/ 1203 h 122"/>
                              <a:gd name="T120" fmla="+- 0 1038 576"/>
                              <a:gd name="T121" fmla="*/ T120 w 575"/>
                              <a:gd name="T122" fmla="+- 0 1145 1143"/>
                              <a:gd name="T123" fmla="*/ 1145 h 122"/>
                              <a:gd name="T124" fmla="+- 0 1033 576"/>
                              <a:gd name="T125" fmla="*/ T124 w 575"/>
                              <a:gd name="T126" fmla="+- 0 1165 1143"/>
                              <a:gd name="T127" fmla="*/ 1165 h 122"/>
                              <a:gd name="T128" fmla="+- 0 1100 576"/>
                              <a:gd name="T129" fmla="*/ T128 w 575"/>
                              <a:gd name="T130" fmla="+- 0 1203 1143"/>
                              <a:gd name="T131" fmla="*/ 1203 h 122"/>
                              <a:gd name="T132" fmla="+- 0 1128 576"/>
                              <a:gd name="T133" fmla="*/ T132 w 575"/>
                              <a:gd name="T134" fmla="+- 0 1190 1143"/>
                              <a:gd name="T135" fmla="*/ 1190 h 122"/>
                              <a:gd name="T136" fmla="+- 0 1125 576"/>
                              <a:gd name="T137" fmla="*/ T136 w 575"/>
                              <a:gd name="T138" fmla="+- 0 1190 1143"/>
                              <a:gd name="T139" fmla="*/ 1190 h 122"/>
                              <a:gd name="T140" fmla="+- 0 1100 576"/>
                              <a:gd name="T141" fmla="*/ T140 w 575"/>
                              <a:gd name="T142" fmla="+- 0 1203 1143"/>
                              <a:gd name="T143" fmla="*/ 1203 h 122"/>
                              <a:gd name="T144" fmla="+- 0 1125 576"/>
                              <a:gd name="T145" fmla="*/ T144 w 575"/>
                              <a:gd name="T146" fmla="+- 0 1192 1143"/>
                              <a:gd name="T147" fmla="*/ 1192 h 1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575" h="122">
                                <a:moveTo>
                                  <a:pt x="79" y="47"/>
                                </a:moveTo>
                                <a:lnTo>
                                  <a:pt x="0" y="47"/>
                                </a:lnTo>
                                <a:lnTo>
                                  <a:pt x="0" y="74"/>
                                </a:lnTo>
                                <a:lnTo>
                                  <a:pt x="79" y="74"/>
                                </a:lnTo>
                                <a:lnTo>
                                  <a:pt x="79" y="47"/>
                                </a:lnTo>
                                <a:close/>
                                <a:moveTo>
                                  <a:pt x="184" y="47"/>
                                </a:moveTo>
                                <a:lnTo>
                                  <a:pt x="105" y="47"/>
                                </a:lnTo>
                                <a:lnTo>
                                  <a:pt x="105" y="74"/>
                                </a:lnTo>
                                <a:lnTo>
                                  <a:pt x="184" y="74"/>
                                </a:lnTo>
                                <a:lnTo>
                                  <a:pt x="184" y="47"/>
                                </a:lnTo>
                                <a:close/>
                                <a:moveTo>
                                  <a:pt x="288" y="47"/>
                                </a:moveTo>
                                <a:lnTo>
                                  <a:pt x="210" y="47"/>
                                </a:lnTo>
                                <a:lnTo>
                                  <a:pt x="210" y="74"/>
                                </a:lnTo>
                                <a:lnTo>
                                  <a:pt x="288" y="74"/>
                                </a:lnTo>
                                <a:lnTo>
                                  <a:pt x="288" y="47"/>
                                </a:lnTo>
                                <a:close/>
                                <a:moveTo>
                                  <a:pt x="314" y="47"/>
                                </a:moveTo>
                                <a:lnTo>
                                  <a:pt x="314" y="74"/>
                                </a:lnTo>
                                <a:lnTo>
                                  <a:pt x="393" y="74"/>
                                </a:lnTo>
                                <a:lnTo>
                                  <a:pt x="393" y="47"/>
                                </a:lnTo>
                                <a:lnTo>
                                  <a:pt x="314" y="47"/>
                                </a:lnTo>
                                <a:close/>
                                <a:moveTo>
                                  <a:pt x="523" y="60"/>
                                </a:moveTo>
                                <a:lnTo>
                                  <a:pt x="457" y="99"/>
                                </a:lnTo>
                                <a:lnTo>
                                  <a:pt x="455" y="107"/>
                                </a:lnTo>
                                <a:lnTo>
                                  <a:pt x="462" y="119"/>
                                </a:lnTo>
                                <a:lnTo>
                                  <a:pt x="470" y="121"/>
                                </a:lnTo>
                                <a:lnTo>
                                  <a:pt x="552" y="74"/>
                                </a:lnTo>
                                <a:lnTo>
                                  <a:pt x="524" y="74"/>
                                </a:lnTo>
                                <a:lnTo>
                                  <a:pt x="524" y="61"/>
                                </a:lnTo>
                                <a:lnTo>
                                  <a:pt x="523" y="60"/>
                                </a:lnTo>
                                <a:close/>
                                <a:moveTo>
                                  <a:pt x="498" y="47"/>
                                </a:moveTo>
                                <a:lnTo>
                                  <a:pt x="419" y="47"/>
                                </a:lnTo>
                                <a:lnTo>
                                  <a:pt x="419" y="74"/>
                                </a:lnTo>
                                <a:lnTo>
                                  <a:pt x="498" y="74"/>
                                </a:lnTo>
                                <a:lnTo>
                                  <a:pt x="498" y="47"/>
                                </a:lnTo>
                                <a:close/>
                                <a:moveTo>
                                  <a:pt x="524" y="61"/>
                                </a:moveTo>
                                <a:lnTo>
                                  <a:pt x="524" y="74"/>
                                </a:lnTo>
                                <a:lnTo>
                                  <a:pt x="549" y="74"/>
                                </a:lnTo>
                                <a:lnTo>
                                  <a:pt x="549" y="72"/>
                                </a:lnTo>
                                <a:lnTo>
                                  <a:pt x="542" y="72"/>
                                </a:lnTo>
                                <a:lnTo>
                                  <a:pt x="524" y="61"/>
                                </a:lnTo>
                                <a:close/>
                                <a:moveTo>
                                  <a:pt x="552" y="47"/>
                                </a:moveTo>
                                <a:lnTo>
                                  <a:pt x="549" y="47"/>
                                </a:lnTo>
                                <a:lnTo>
                                  <a:pt x="549" y="74"/>
                                </a:lnTo>
                                <a:lnTo>
                                  <a:pt x="552" y="74"/>
                                </a:lnTo>
                                <a:lnTo>
                                  <a:pt x="575" y="60"/>
                                </a:lnTo>
                                <a:lnTo>
                                  <a:pt x="552" y="47"/>
                                </a:lnTo>
                                <a:close/>
                                <a:moveTo>
                                  <a:pt x="542" y="49"/>
                                </a:moveTo>
                                <a:lnTo>
                                  <a:pt x="524" y="60"/>
                                </a:lnTo>
                                <a:lnTo>
                                  <a:pt x="524" y="61"/>
                                </a:lnTo>
                                <a:lnTo>
                                  <a:pt x="542" y="72"/>
                                </a:lnTo>
                                <a:lnTo>
                                  <a:pt x="542" y="49"/>
                                </a:lnTo>
                                <a:close/>
                                <a:moveTo>
                                  <a:pt x="549" y="49"/>
                                </a:moveTo>
                                <a:lnTo>
                                  <a:pt x="542" y="49"/>
                                </a:lnTo>
                                <a:lnTo>
                                  <a:pt x="542" y="72"/>
                                </a:lnTo>
                                <a:lnTo>
                                  <a:pt x="549" y="72"/>
                                </a:lnTo>
                                <a:lnTo>
                                  <a:pt x="549" y="49"/>
                                </a:lnTo>
                                <a:close/>
                                <a:moveTo>
                                  <a:pt x="524" y="60"/>
                                </a:moveTo>
                                <a:lnTo>
                                  <a:pt x="523" y="60"/>
                                </a:lnTo>
                                <a:lnTo>
                                  <a:pt x="524" y="61"/>
                                </a:lnTo>
                                <a:lnTo>
                                  <a:pt x="524" y="60"/>
                                </a:lnTo>
                                <a:close/>
                                <a:moveTo>
                                  <a:pt x="470" y="0"/>
                                </a:moveTo>
                                <a:lnTo>
                                  <a:pt x="462" y="2"/>
                                </a:lnTo>
                                <a:lnTo>
                                  <a:pt x="455" y="14"/>
                                </a:lnTo>
                                <a:lnTo>
                                  <a:pt x="457" y="22"/>
                                </a:lnTo>
                                <a:lnTo>
                                  <a:pt x="523" y="60"/>
                                </a:lnTo>
                                <a:lnTo>
                                  <a:pt x="524" y="60"/>
                                </a:lnTo>
                                <a:lnTo>
                                  <a:pt x="524" y="47"/>
                                </a:lnTo>
                                <a:lnTo>
                                  <a:pt x="552" y="47"/>
                                </a:lnTo>
                                <a:lnTo>
                                  <a:pt x="470" y="0"/>
                                </a:lnTo>
                                <a:close/>
                                <a:moveTo>
                                  <a:pt x="549" y="47"/>
                                </a:moveTo>
                                <a:lnTo>
                                  <a:pt x="524" y="47"/>
                                </a:lnTo>
                                <a:lnTo>
                                  <a:pt x="524" y="60"/>
                                </a:lnTo>
                                <a:lnTo>
                                  <a:pt x="542" y="49"/>
                                </a:lnTo>
                                <a:lnTo>
                                  <a:pt x="549" y="49"/>
                                </a:lnTo>
                                <a:lnTo>
                                  <a:pt x="549" y="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3" name="AutoShape 1163"/>
                        <wps:cNvSpPr>
                          <a:spLocks/>
                        </wps:cNvSpPr>
                        <wps:spPr bwMode="auto">
                          <a:xfrm>
                            <a:off x="1519" y="3159"/>
                            <a:ext cx="575" cy="122"/>
                          </a:xfrm>
                          <a:custGeom>
                            <a:avLst/>
                            <a:gdLst>
                              <a:gd name="T0" fmla="+- 0 1519 1519"/>
                              <a:gd name="T1" fmla="*/ T0 w 575"/>
                              <a:gd name="T2" fmla="+- 0 3206 3159"/>
                              <a:gd name="T3" fmla="*/ 3206 h 122"/>
                              <a:gd name="T4" fmla="+- 0 1545 1519"/>
                              <a:gd name="T5" fmla="*/ T4 w 575"/>
                              <a:gd name="T6" fmla="+- 0 3233 3159"/>
                              <a:gd name="T7" fmla="*/ 3233 h 122"/>
                              <a:gd name="T8" fmla="+- 0 1597 1519"/>
                              <a:gd name="T9" fmla="*/ T8 w 575"/>
                              <a:gd name="T10" fmla="+- 0 3206 3159"/>
                              <a:gd name="T11" fmla="*/ 3206 h 122"/>
                              <a:gd name="T12" fmla="+- 0 1571 1519"/>
                              <a:gd name="T13" fmla="*/ T12 w 575"/>
                              <a:gd name="T14" fmla="+- 0 3233 3159"/>
                              <a:gd name="T15" fmla="*/ 3233 h 122"/>
                              <a:gd name="T16" fmla="+- 0 1597 1519"/>
                              <a:gd name="T17" fmla="*/ T16 w 575"/>
                              <a:gd name="T18" fmla="+- 0 3206 3159"/>
                              <a:gd name="T19" fmla="*/ 3206 h 122"/>
                              <a:gd name="T20" fmla="+- 0 1624 1519"/>
                              <a:gd name="T21" fmla="*/ T20 w 575"/>
                              <a:gd name="T22" fmla="+- 0 3206 3159"/>
                              <a:gd name="T23" fmla="*/ 3206 h 122"/>
                              <a:gd name="T24" fmla="+- 0 1650 1519"/>
                              <a:gd name="T25" fmla="*/ T24 w 575"/>
                              <a:gd name="T26" fmla="+- 0 3233 3159"/>
                              <a:gd name="T27" fmla="*/ 3233 h 122"/>
                              <a:gd name="T28" fmla="+- 0 1702 1519"/>
                              <a:gd name="T29" fmla="*/ T28 w 575"/>
                              <a:gd name="T30" fmla="+- 0 3206 3159"/>
                              <a:gd name="T31" fmla="*/ 3206 h 122"/>
                              <a:gd name="T32" fmla="+- 0 1676 1519"/>
                              <a:gd name="T33" fmla="*/ T32 w 575"/>
                              <a:gd name="T34" fmla="+- 0 3233 3159"/>
                              <a:gd name="T35" fmla="*/ 3233 h 122"/>
                              <a:gd name="T36" fmla="+- 0 1702 1519"/>
                              <a:gd name="T37" fmla="*/ T36 w 575"/>
                              <a:gd name="T38" fmla="+- 0 3206 3159"/>
                              <a:gd name="T39" fmla="*/ 3206 h 122"/>
                              <a:gd name="T40" fmla="+- 0 1728 1519"/>
                              <a:gd name="T41" fmla="*/ T40 w 575"/>
                              <a:gd name="T42" fmla="+- 0 3206 3159"/>
                              <a:gd name="T43" fmla="*/ 3206 h 122"/>
                              <a:gd name="T44" fmla="+- 0 1755 1519"/>
                              <a:gd name="T45" fmla="*/ T44 w 575"/>
                              <a:gd name="T46" fmla="+- 0 3233 3159"/>
                              <a:gd name="T47" fmla="*/ 3233 h 122"/>
                              <a:gd name="T48" fmla="+- 0 1807 1519"/>
                              <a:gd name="T49" fmla="*/ T48 w 575"/>
                              <a:gd name="T50" fmla="+- 0 3206 3159"/>
                              <a:gd name="T51" fmla="*/ 3206 h 122"/>
                              <a:gd name="T52" fmla="+- 0 1781 1519"/>
                              <a:gd name="T53" fmla="*/ T52 w 575"/>
                              <a:gd name="T54" fmla="+- 0 3233 3159"/>
                              <a:gd name="T55" fmla="*/ 3233 h 122"/>
                              <a:gd name="T56" fmla="+- 0 1807 1519"/>
                              <a:gd name="T57" fmla="*/ T56 w 575"/>
                              <a:gd name="T58" fmla="+- 0 3206 3159"/>
                              <a:gd name="T59" fmla="*/ 3206 h 122"/>
                              <a:gd name="T60" fmla="+- 0 1833 1519"/>
                              <a:gd name="T61" fmla="*/ T60 w 575"/>
                              <a:gd name="T62" fmla="+- 0 3206 3159"/>
                              <a:gd name="T63" fmla="*/ 3206 h 122"/>
                              <a:gd name="T64" fmla="+- 0 1859 1519"/>
                              <a:gd name="T65" fmla="*/ T64 w 575"/>
                              <a:gd name="T66" fmla="+- 0 3233 3159"/>
                              <a:gd name="T67" fmla="*/ 3233 h 122"/>
                              <a:gd name="T68" fmla="+- 0 1912 1519"/>
                              <a:gd name="T69" fmla="*/ T68 w 575"/>
                              <a:gd name="T70" fmla="+- 0 3206 3159"/>
                              <a:gd name="T71" fmla="*/ 3206 h 122"/>
                              <a:gd name="T72" fmla="+- 0 1885 1519"/>
                              <a:gd name="T73" fmla="*/ T72 w 575"/>
                              <a:gd name="T74" fmla="+- 0 3233 3159"/>
                              <a:gd name="T75" fmla="*/ 3233 h 122"/>
                              <a:gd name="T76" fmla="+- 0 1912 1519"/>
                              <a:gd name="T77" fmla="*/ T76 w 575"/>
                              <a:gd name="T78" fmla="+- 0 3206 3159"/>
                              <a:gd name="T79" fmla="*/ 3206 h 122"/>
                              <a:gd name="T80" fmla="+- 0 1938 1519"/>
                              <a:gd name="T81" fmla="*/ T80 w 575"/>
                              <a:gd name="T82" fmla="+- 0 3206 3159"/>
                              <a:gd name="T83" fmla="*/ 3206 h 122"/>
                              <a:gd name="T84" fmla="+- 0 1964 1519"/>
                              <a:gd name="T85" fmla="*/ T84 w 575"/>
                              <a:gd name="T86" fmla="+- 0 3233 3159"/>
                              <a:gd name="T87" fmla="*/ 3233 h 122"/>
                              <a:gd name="T88" fmla="+- 0 2041 1519"/>
                              <a:gd name="T89" fmla="*/ T88 w 575"/>
                              <a:gd name="T90" fmla="+- 0 3220 3159"/>
                              <a:gd name="T91" fmla="*/ 3220 h 122"/>
                              <a:gd name="T92" fmla="+- 0 1974 1519"/>
                              <a:gd name="T93" fmla="*/ T92 w 575"/>
                              <a:gd name="T94" fmla="+- 0 3266 3159"/>
                              <a:gd name="T95" fmla="*/ 3266 h 122"/>
                              <a:gd name="T96" fmla="+- 0 1989 1519"/>
                              <a:gd name="T97" fmla="*/ T96 w 575"/>
                              <a:gd name="T98" fmla="+- 0 3280 3159"/>
                              <a:gd name="T99" fmla="*/ 3280 h 122"/>
                              <a:gd name="T100" fmla="+- 0 2043 1519"/>
                              <a:gd name="T101" fmla="*/ T100 w 575"/>
                              <a:gd name="T102" fmla="+- 0 3233 3159"/>
                              <a:gd name="T103" fmla="*/ 3233 h 122"/>
                              <a:gd name="T104" fmla="+- 0 2041 1519"/>
                              <a:gd name="T105" fmla="*/ T104 w 575"/>
                              <a:gd name="T106" fmla="+- 0 3220 3159"/>
                              <a:gd name="T107" fmla="*/ 3220 h 122"/>
                              <a:gd name="T108" fmla="+- 0 1990 1519"/>
                              <a:gd name="T109" fmla="*/ T108 w 575"/>
                              <a:gd name="T110" fmla="+- 0 3206 3159"/>
                              <a:gd name="T111" fmla="*/ 3206 h 122"/>
                              <a:gd name="T112" fmla="+- 0 2016 1519"/>
                              <a:gd name="T113" fmla="*/ T112 w 575"/>
                              <a:gd name="T114" fmla="+- 0 3233 3159"/>
                              <a:gd name="T115" fmla="*/ 3233 h 122"/>
                              <a:gd name="T116" fmla="+- 0 2043 1519"/>
                              <a:gd name="T117" fmla="*/ T116 w 575"/>
                              <a:gd name="T118" fmla="+- 0 3220 3159"/>
                              <a:gd name="T119" fmla="*/ 3220 h 122"/>
                              <a:gd name="T120" fmla="+- 0 2067 1519"/>
                              <a:gd name="T121" fmla="*/ T120 w 575"/>
                              <a:gd name="T122" fmla="+- 0 3233 3159"/>
                              <a:gd name="T123" fmla="*/ 3233 h 122"/>
                              <a:gd name="T124" fmla="+- 0 2061 1519"/>
                              <a:gd name="T125" fmla="*/ T124 w 575"/>
                              <a:gd name="T126" fmla="+- 0 3231 3159"/>
                              <a:gd name="T127" fmla="*/ 3231 h 122"/>
                              <a:gd name="T128" fmla="+- 0 2071 1519"/>
                              <a:gd name="T129" fmla="*/ T128 w 575"/>
                              <a:gd name="T130" fmla="+- 0 3206 3159"/>
                              <a:gd name="T131" fmla="*/ 3206 h 122"/>
                              <a:gd name="T132" fmla="+- 0 2067 1519"/>
                              <a:gd name="T133" fmla="*/ T132 w 575"/>
                              <a:gd name="T134" fmla="+- 0 3233 3159"/>
                              <a:gd name="T135" fmla="*/ 3233 h 122"/>
                              <a:gd name="T136" fmla="+- 0 2093 1519"/>
                              <a:gd name="T137" fmla="*/ T136 w 575"/>
                              <a:gd name="T138" fmla="+- 0 3220 3159"/>
                              <a:gd name="T139" fmla="*/ 3220 h 122"/>
                              <a:gd name="T140" fmla="+- 0 2061 1519"/>
                              <a:gd name="T141" fmla="*/ T140 w 575"/>
                              <a:gd name="T142" fmla="+- 0 3208 3159"/>
                              <a:gd name="T143" fmla="*/ 3208 h 122"/>
                              <a:gd name="T144" fmla="+- 0 2043 1519"/>
                              <a:gd name="T145" fmla="*/ T144 w 575"/>
                              <a:gd name="T146" fmla="+- 0 3220 3159"/>
                              <a:gd name="T147" fmla="*/ 3220 h 122"/>
                              <a:gd name="T148" fmla="+- 0 2061 1519"/>
                              <a:gd name="T149" fmla="*/ T148 w 575"/>
                              <a:gd name="T150" fmla="+- 0 3208 3159"/>
                              <a:gd name="T151" fmla="*/ 3208 h 122"/>
                              <a:gd name="T152" fmla="+- 0 2061 1519"/>
                              <a:gd name="T153" fmla="*/ T152 w 575"/>
                              <a:gd name="T154" fmla="+- 0 3208 3159"/>
                              <a:gd name="T155" fmla="*/ 3208 h 122"/>
                              <a:gd name="T156" fmla="+- 0 2067 1519"/>
                              <a:gd name="T157" fmla="*/ T156 w 575"/>
                              <a:gd name="T158" fmla="+- 0 3231 3159"/>
                              <a:gd name="T159" fmla="*/ 3231 h 122"/>
                              <a:gd name="T160" fmla="+- 0 2043 1519"/>
                              <a:gd name="T161" fmla="*/ T160 w 575"/>
                              <a:gd name="T162" fmla="+- 0 3219 3159"/>
                              <a:gd name="T163" fmla="*/ 3219 h 122"/>
                              <a:gd name="T164" fmla="+- 0 2043 1519"/>
                              <a:gd name="T165" fmla="*/ T164 w 575"/>
                              <a:gd name="T166" fmla="+- 0 3220 3159"/>
                              <a:gd name="T167" fmla="*/ 3220 h 122"/>
                              <a:gd name="T168" fmla="+- 0 1989 1519"/>
                              <a:gd name="T169" fmla="*/ T168 w 575"/>
                              <a:gd name="T170" fmla="+- 0 3159 3159"/>
                              <a:gd name="T171" fmla="*/ 3159 h 122"/>
                              <a:gd name="T172" fmla="+- 0 1974 1519"/>
                              <a:gd name="T173" fmla="*/ T172 w 575"/>
                              <a:gd name="T174" fmla="+- 0 3173 3159"/>
                              <a:gd name="T175" fmla="*/ 3173 h 122"/>
                              <a:gd name="T176" fmla="+- 0 2041 1519"/>
                              <a:gd name="T177" fmla="*/ T176 w 575"/>
                              <a:gd name="T178" fmla="+- 0 3220 3159"/>
                              <a:gd name="T179" fmla="*/ 3220 h 122"/>
                              <a:gd name="T180" fmla="+- 0 2043 1519"/>
                              <a:gd name="T181" fmla="*/ T180 w 575"/>
                              <a:gd name="T182" fmla="+- 0 3206 3159"/>
                              <a:gd name="T183" fmla="*/ 3206 h 122"/>
                              <a:gd name="T184" fmla="+- 0 1989 1519"/>
                              <a:gd name="T185" fmla="*/ T184 w 575"/>
                              <a:gd name="T186" fmla="+- 0 3159 3159"/>
                              <a:gd name="T187" fmla="*/ 3159 h 122"/>
                              <a:gd name="T188" fmla="+- 0 2043 1519"/>
                              <a:gd name="T189" fmla="*/ T188 w 575"/>
                              <a:gd name="T190" fmla="+- 0 3206 3159"/>
                              <a:gd name="T191" fmla="*/ 3206 h 122"/>
                              <a:gd name="T192" fmla="+- 0 2061 1519"/>
                              <a:gd name="T193" fmla="*/ T192 w 575"/>
                              <a:gd name="T194" fmla="+- 0 3208 3159"/>
                              <a:gd name="T195" fmla="*/ 3208 h 122"/>
                              <a:gd name="T196" fmla="+- 0 2067 1519"/>
                              <a:gd name="T197" fmla="*/ T196 w 575"/>
                              <a:gd name="T198" fmla="+- 0 3206 3159"/>
                              <a:gd name="T199" fmla="*/ 3206 h 1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5" h="122">
                                <a:moveTo>
                                  <a:pt x="26" y="47"/>
                                </a:moveTo>
                                <a:lnTo>
                                  <a:pt x="0" y="47"/>
                                </a:lnTo>
                                <a:lnTo>
                                  <a:pt x="0" y="74"/>
                                </a:lnTo>
                                <a:lnTo>
                                  <a:pt x="26" y="74"/>
                                </a:lnTo>
                                <a:lnTo>
                                  <a:pt x="26" y="47"/>
                                </a:lnTo>
                                <a:close/>
                                <a:moveTo>
                                  <a:pt x="78" y="47"/>
                                </a:moveTo>
                                <a:lnTo>
                                  <a:pt x="52" y="47"/>
                                </a:lnTo>
                                <a:lnTo>
                                  <a:pt x="52" y="74"/>
                                </a:lnTo>
                                <a:lnTo>
                                  <a:pt x="78" y="74"/>
                                </a:lnTo>
                                <a:lnTo>
                                  <a:pt x="78" y="47"/>
                                </a:lnTo>
                                <a:close/>
                                <a:moveTo>
                                  <a:pt x="131" y="47"/>
                                </a:moveTo>
                                <a:lnTo>
                                  <a:pt x="105" y="47"/>
                                </a:lnTo>
                                <a:lnTo>
                                  <a:pt x="105" y="74"/>
                                </a:lnTo>
                                <a:lnTo>
                                  <a:pt x="131" y="74"/>
                                </a:lnTo>
                                <a:lnTo>
                                  <a:pt x="131" y="47"/>
                                </a:lnTo>
                                <a:close/>
                                <a:moveTo>
                                  <a:pt x="183" y="47"/>
                                </a:moveTo>
                                <a:lnTo>
                                  <a:pt x="157" y="47"/>
                                </a:lnTo>
                                <a:lnTo>
                                  <a:pt x="157" y="74"/>
                                </a:lnTo>
                                <a:lnTo>
                                  <a:pt x="183" y="74"/>
                                </a:lnTo>
                                <a:lnTo>
                                  <a:pt x="183" y="47"/>
                                </a:lnTo>
                                <a:close/>
                                <a:moveTo>
                                  <a:pt x="236" y="47"/>
                                </a:moveTo>
                                <a:lnTo>
                                  <a:pt x="209" y="47"/>
                                </a:lnTo>
                                <a:lnTo>
                                  <a:pt x="209" y="74"/>
                                </a:lnTo>
                                <a:lnTo>
                                  <a:pt x="236" y="74"/>
                                </a:lnTo>
                                <a:lnTo>
                                  <a:pt x="236" y="47"/>
                                </a:lnTo>
                                <a:close/>
                                <a:moveTo>
                                  <a:pt x="288" y="47"/>
                                </a:moveTo>
                                <a:lnTo>
                                  <a:pt x="262" y="47"/>
                                </a:lnTo>
                                <a:lnTo>
                                  <a:pt x="262" y="74"/>
                                </a:lnTo>
                                <a:lnTo>
                                  <a:pt x="288" y="74"/>
                                </a:lnTo>
                                <a:lnTo>
                                  <a:pt x="288" y="47"/>
                                </a:lnTo>
                                <a:close/>
                                <a:moveTo>
                                  <a:pt x="340" y="47"/>
                                </a:moveTo>
                                <a:lnTo>
                                  <a:pt x="314" y="47"/>
                                </a:lnTo>
                                <a:lnTo>
                                  <a:pt x="314" y="74"/>
                                </a:lnTo>
                                <a:lnTo>
                                  <a:pt x="340" y="74"/>
                                </a:lnTo>
                                <a:lnTo>
                                  <a:pt x="340" y="47"/>
                                </a:lnTo>
                                <a:close/>
                                <a:moveTo>
                                  <a:pt x="393" y="47"/>
                                </a:moveTo>
                                <a:lnTo>
                                  <a:pt x="366" y="47"/>
                                </a:lnTo>
                                <a:lnTo>
                                  <a:pt x="366" y="74"/>
                                </a:lnTo>
                                <a:lnTo>
                                  <a:pt x="393" y="74"/>
                                </a:lnTo>
                                <a:lnTo>
                                  <a:pt x="393" y="47"/>
                                </a:lnTo>
                                <a:close/>
                                <a:moveTo>
                                  <a:pt x="445" y="47"/>
                                </a:moveTo>
                                <a:lnTo>
                                  <a:pt x="419" y="47"/>
                                </a:lnTo>
                                <a:lnTo>
                                  <a:pt x="419" y="74"/>
                                </a:lnTo>
                                <a:lnTo>
                                  <a:pt x="445" y="74"/>
                                </a:lnTo>
                                <a:lnTo>
                                  <a:pt x="445" y="47"/>
                                </a:lnTo>
                                <a:close/>
                                <a:moveTo>
                                  <a:pt x="522" y="61"/>
                                </a:moveTo>
                                <a:lnTo>
                                  <a:pt x="457" y="99"/>
                                </a:lnTo>
                                <a:lnTo>
                                  <a:pt x="455" y="107"/>
                                </a:lnTo>
                                <a:lnTo>
                                  <a:pt x="462" y="119"/>
                                </a:lnTo>
                                <a:lnTo>
                                  <a:pt x="470" y="121"/>
                                </a:lnTo>
                                <a:lnTo>
                                  <a:pt x="552" y="74"/>
                                </a:lnTo>
                                <a:lnTo>
                                  <a:pt x="524" y="74"/>
                                </a:lnTo>
                                <a:lnTo>
                                  <a:pt x="524" y="61"/>
                                </a:lnTo>
                                <a:lnTo>
                                  <a:pt x="522" y="61"/>
                                </a:lnTo>
                                <a:close/>
                                <a:moveTo>
                                  <a:pt x="497" y="47"/>
                                </a:moveTo>
                                <a:lnTo>
                                  <a:pt x="471" y="47"/>
                                </a:lnTo>
                                <a:lnTo>
                                  <a:pt x="471" y="74"/>
                                </a:lnTo>
                                <a:lnTo>
                                  <a:pt x="497" y="74"/>
                                </a:lnTo>
                                <a:lnTo>
                                  <a:pt x="497" y="47"/>
                                </a:lnTo>
                                <a:close/>
                                <a:moveTo>
                                  <a:pt x="524" y="61"/>
                                </a:moveTo>
                                <a:lnTo>
                                  <a:pt x="524" y="74"/>
                                </a:lnTo>
                                <a:lnTo>
                                  <a:pt x="548" y="74"/>
                                </a:lnTo>
                                <a:lnTo>
                                  <a:pt x="548" y="72"/>
                                </a:lnTo>
                                <a:lnTo>
                                  <a:pt x="542" y="72"/>
                                </a:lnTo>
                                <a:lnTo>
                                  <a:pt x="524" y="61"/>
                                </a:lnTo>
                                <a:close/>
                                <a:moveTo>
                                  <a:pt x="552" y="47"/>
                                </a:moveTo>
                                <a:lnTo>
                                  <a:pt x="548" y="47"/>
                                </a:lnTo>
                                <a:lnTo>
                                  <a:pt x="548" y="74"/>
                                </a:lnTo>
                                <a:lnTo>
                                  <a:pt x="552" y="74"/>
                                </a:lnTo>
                                <a:lnTo>
                                  <a:pt x="574" y="61"/>
                                </a:lnTo>
                                <a:lnTo>
                                  <a:pt x="552" y="47"/>
                                </a:lnTo>
                                <a:close/>
                                <a:moveTo>
                                  <a:pt x="542" y="49"/>
                                </a:moveTo>
                                <a:lnTo>
                                  <a:pt x="524" y="60"/>
                                </a:lnTo>
                                <a:lnTo>
                                  <a:pt x="524" y="61"/>
                                </a:lnTo>
                                <a:lnTo>
                                  <a:pt x="542" y="72"/>
                                </a:lnTo>
                                <a:lnTo>
                                  <a:pt x="542" y="49"/>
                                </a:lnTo>
                                <a:close/>
                                <a:moveTo>
                                  <a:pt x="548" y="49"/>
                                </a:moveTo>
                                <a:lnTo>
                                  <a:pt x="542" y="49"/>
                                </a:lnTo>
                                <a:lnTo>
                                  <a:pt x="542" y="72"/>
                                </a:lnTo>
                                <a:lnTo>
                                  <a:pt x="548" y="72"/>
                                </a:lnTo>
                                <a:lnTo>
                                  <a:pt x="548" y="49"/>
                                </a:lnTo>
                                <a:close/>
                                <a:moveTo>
                                  <a:pt x="524" y="60"/>
                                </a:moveTo>
                                <a:lnTo>
                                  <a:pt x="522" y="61"/>
                                </a:lnTo>
                                <a:lnTo>
                                  <a:pt x="524" y="61"/>
                                </a:lnTo>
                                <a:lnTo>
                                  <a:pt x="524" y="60"/>
                                </a:lnTo>
                                <a:close/>
                                <a:moveTo>
                                  <a:pt x="470" y="0"/>
                                </a:moveTo>
                                <a:lnTo>
                                  <a:pt x="462" y="2"/>
                                </a:lnTo>
                                <a:lnTo>
                                  <a:pt x="455" y="14"/>
                                </a:lnTo>
                                <a:lnTo>
                                  <a:pt x="457" y="22"/>
                                </a:lnTo>
                                <a:lnTo>
                                  <a:pt x="522" y="61"/>
                                </a:lnTo>
                                <a:lnTo>
                                  <a:pt x="524" y="60"/>
                                </a:lnTo>
                                <a:lnTo>
                                  <a:pt x="524" y="47"/>
                                </a:lnTo>
                                <a:lnTo>
                                  <a:pt x="552" y="47"/>
                                </a:lnTo>
                                <a:lnTo>
                                  <a:pt x="470" y="0"/>
                                </a:lnTo>
                                <a:close/>
                                <a:moveTo>
                                  <a:pt x="548" y="47"/>
                                </a:moveTo>
                                <a:lnTo>
                                  <a:pt x="524" y="47"/>
                                </a:lnTo>
                                <a:lnTo>
                                  <a:pt x="524" y="60"/>
                                </a:lnTo>
                                <a:lnTo>
                                  <a:pt x="542" y="49"/>
                                </a:lnTo>
                                <a:lnTo>
                                  <a:pt x="548" y="49"/>
                                </a:lnTo>
                                <a:lnTo>
                                  <a:pt x="548" y="47"/>
                                </a:lnTo>
                                <a:close/>
                              </a:path>
                            </a:pathLst>
                          </a:custGeom>
                          <a:solidFill>
                            <a:srgbClr val="0079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4" name="AutoShape 1162"/>
                        <wps:cNvSpPr>
                          <a:spLocks/>
                        </wps:cNvSpPr>
                        <wps:spPr bwMode="auto">
                          <a:xfrm>
                            <a:off x="1519" y="3237"/>
                            <a:ext cx="425" cy="122"/>
                          </a:xfrm>
                          <a:custGeom>
                            <a:avLst/>
                            <a:gdLst>
                              <a:gd name="T0" fmla="+- 0 1519 1519"/>
                              <a:gd name="T1" fmla="*/ T0 w 425"/>
                              <a:gd name="T2" fmla="+- 0 3285 3237"/>
                              <a:gd name="T3" fmla="*/ 3285 h 122"/>
                              <a:gd name="T4" fmla="+- 0 1545 1519"/>
                              <a:gd name="T5" fmla="*/ T4 w 425"/>
                              <a:gd name="T6" fmla="+- 0 3311 3237"/>
                              <a:gd name="T7" fmla="*/ 3311 h 122"/>
                              <a:gd name="T8" fmla="+- 0 1597 1519"/>
                              <a:gd name="T9" fmla="*/ T8 w 425"/>
                              <a:gd name="T10" fmla="+- 0 3285 3237"/>
                              <a:gd name="T11" fmla="*/ 3285 h 122"/>
                              <a:gd name="T12" fmla="+- 0 1571 1519"/>
                              <a:gd name="T13" fmla="*/ T12 w 425"/>
                              <a:gd name="T14" fmla="+- 0 3311 3237"/>
                              <a:gd name="T15" fmla="*/ 3311 h 122"/>
                              <a:gd name="T16" fmla="+- 0 1597 1519"/>
                              <a:gd name="T17" fmla="*/ T16 w 425"/>
                              <a:gd name="T18" fmla="+- 0 3285 3237"/>
                              <a:gd name="T19" fmla="*/ 3285 h 122"/>
                              <a:gd name="T20" fmla="+- 0 1624 1519"/>
                              <a:gd name="T21" fmla="*/ T20 w 425"/>
                              <a:gd name="T22" fmla="+- 0 3285 3237"/>
                              <a:gd name="T23" fmla="*/ 3285 h 122"/>
                              <a:gd name="T24" fmla="+- 0 1650 1519"/>
                              <a:gd name="T25" fmla="*/ T24 w 425"/>
                              <a:gd name="T26" fmla="+- 0 3311 3237"/>
                              <a:gd name="T27" fmla="*/ 3311 h 122"/>
                              <a:gd name="T28" fmla="+- 0 1702 1519"/>
                              <a:gd name="T29" fmla="*/ T28 w 425"/>
                              <a:gd name="T30" fmla="+- 0 3285 3237"/>
                              <a:gd name="T31" fmla="*/ 3285 h 122"/>
                              <a:gd name="T32" fmla="+- 0 1676 1519"/>
                              <a:gd name="T33" fmla="*/ T32 w 425"/>
                              <a:gd name="T34" fmla="+- 0 3311 3237"/>
                              <a:gd name="T35" fmla="*/ 3311 h 122"/>
                              <a:gd name="T36" fmla="+- 0 1702 1519"/>
                              <a:gd name="T37" fmla="*/ T36 w 425"/>
                              <a:gd name="T38" fmla="+- 0 3285 3237"/>
                              <a:gd name="T39" fmla="*/ 3285 h 122"/>
                              <a:gd name="T40" fmla="+- 0 1728 1519"/>
                              <a:gd name="T41" fmla="*/ T40 w 425"/>
                              <a:gd name="T42" fmla="+- 0 3285 3237"/>
                              <a:gd name="T43" fmla="*/ 3285 h 122"/>
                              <a:gd name="T44" fmla="+- 0 1755 1519"/>
                              <a:gd name="T45" fmla="*/ T44 w 425"/>
                              <a:gd name="T46" fmla="+- 0 3311 3237"/>
                              <a:gd name="T47" fmla="*/ 3311 h 122"/>
                              <a:gd name="T48" fmla="+- 0 1781 1519"/>
                              <a:gd name="T49" fmla="*/ T48 w 425"/>
                              <a:gd name="T50" fmla="+- 0 3285 3237"/>
                              <a:gd name="T51" fmla="*/ 3285 h 122"/>
                              <a:gd name="T52" fmla="+- 0 1807 1519"/>
                              <a:gd name="T53" fmla="*/ T52 w 425"/>
                              <a:gd name="T54" fmla="+- 0 3311 3237"/>
                              <a:gd name="T55" fmla="*/ 3311 h 122"/>
                              <a:gd name="T56" fmla="+- 0 1781 1519"/>
                              <a:gd name="T57" fmla="*/ T56 w 425"/>
                              <a:gd name="T58" fmla="+- 0 3285 3237"/>
                              <a:gd name="T59" fmla="*/ 3285 h 122"/>
                              <a:gd name="T60" fmla="+- 0 1826 1519"/>
                              <a:gd name="T61" fmla="*/ T60 w 425"/>
                              <a:gd name="T62" fmla="+- 0 3336 3237"/>
                              <a:gd name="T63" fmla="*/ 3336 h 122"/>
                              <a:gd name="T64" fmla="+- 0 1831 1519"/>
                              <a:gd name="T65" fmla="*/ T64 w 425"/>
                              <a:gd name="T66" fmla="+- 0 3357 3237"/>
                              <a:gd name="T67" fmla="*/ 3357 h 122"/>
                              <a:gd name="T68" fmla="+- 0 1921 1519"/>
                              <a:gd name="T69" fmla="*/ T68 w 425"/>
                              <a:gd name="T70" fmla="+- 0 3311 3237"/>
                              <a:gd name="T71" fmla="*/ 3311 h 122"/>
                              <a:gd name="T72" fmla="+- 0 1885 1519"/>
                              <a:gd name="T73" fmla="*/ T72 w 425"/>
                              <a:gd name="T74" fmla="+- 0 3301 3237"/>
                              <a:gd name="T75" fmla="*/ 3301 h 122"/>
                              <a:gd name="T76" fmla="+- 0 1833 1519"/>
                              <a:gd name="T77" fmla="*/ T76 w 425"/>
                              <a:gd name="T78" fmla="+- 0 3285 3237"/>
                              <a:gd name="T79" fmla="*/ 3285 h 122"/>
                              <a:gd name="T80" fmla="+- 0 1859 1519"/>
                              <a:gd name="T81" fmla="*/ T80 w 425"/>
                              <a:gd name="T82" fmla="+- 0 3311 3237"/>
                              <a:gd name="T83" fmla="*/ 3311 h 122"/>
                              <a:gd name="T84" fmla="+- 0 1891 1519"/>
                              <a:gd name="T85" fmla="*/ T84 w 425"/>
                              <a:gd name="T86" fmla="+- 0 3298 3237"/>
                              <a:gd name="T87" fmla="*/ 3298 h 122"/>
                              <a:gd name="T88" fmla="+- 0 1885 1519"/>
                              <a:gd name="T89" fmla="*/ T88 w 425"/>
                              <a:gd name="T90" fmla="+- 0 3311 3237"/>
                              <a:gd name="T91" fmla="*/ 3311 h 122"/>
                              <a:gd name="T92" fmla="+- 0 1912 1519"/>
                              <a:gd name="T93" fmla="*/ T92 w 425"/>
                              <a:gd name="T94" fmla="+- 0 3309 3237"/>
                              <a:gd name="T95" fmla="*/ 3309 h 122"/>
                              <a:gd name="T96" fmla="+- 0 1891 1519"/>
                              <a:gd name="T97" fmla="*/ T96 w 425"/>
                              <a:gd name="T98" fmla="+- 0 3298 3237"/>
                              <a:gd name="T99" fmla="*/ 3298 h 122"/>
                              <a:gd name="T100" fmla="+- 0 1912 1519"/>
                              <a:gd name="T101" fmla="*/ T100 w 425"/>
                              <a:gd name="T102" fmla="+- 0 3285 3237"/>
                              <a:gd name="T103" fmla="*/ 3285 h 122"/>
                              <a:gd name="T104" fmla="+- 0 1921 1519"/>
                              <a:gd name="T105" fmla="*/ T104 w 425"/>
                              <a:gd name="T106" fmla="+- 0 3311 3237"/>
                              <a:gd name="T107" fmla="*/ 3311 h 122"/>
                              <a:gd name="T108" fmla="+- 0 1921 1519"/>
                              <a:gd name="T109" fmla="*/ T108 w 425"/>
                              <a:gd name="T110" fmla="+- 0 3285 3237"/>
                              <a:gd name="T111" fmla="*/ 3285 h 122"/>
                              <a:gd name="T112" fmla="+- 0 1891 1519"/>
                              <a:gd name="T113" fmla="*/ T112 w 425"/>
                              <a:gd name="T114" fmla="+- 0 3298 3237"/>
                              <a:gd name="T115" fmla="*/ 3298 h 122"/>
                              <a:gd name="T116" fmla="+- 0 1911 1519"/>
                              <a:gd name="T117" fmla="*/ T116 w 425"/>
                              <a:gd name="T118" fmla="+- 0 3287 3237"/>
                              <a:gd name="T119" fmla="*/ 3287 h 122"/>
                              <a:gd name="T120" fmla="+- 0 1911 1519"/>
                              <a:gd name="T121" fmla="*/ T120 w 425"/>
                              <a:gd name="T122" fmla="+- 0 3287 3237"/>
                              <a:gd name="T123" fmla="*/ 3287 h 122"/>
                              <a:gd name="T124" fmla="+- 0 1912 1519"/>
                              <a:gd name="T125" fmla="*/ T124 w 425"/>
                              <a:gd name="T126" fmla="+- 0 3309 3237"/>
                              <a:gd name="T127" fmla="*/ 3309 h 122"/>
                              <a:gd name="T128" fmla="+- 0 1885 1519"/>
                              <a:gd name="T129" fmla="*/ T128 w 425"/>
                              <a:gd name="T130" fmla="+- 0 3295 3237"/>
                              <a:gd name="T131" fmla="*/ 3295 h 122"/>
                              <a:gd name="T132" fmla="+- 0 1891 1519"/>
                              <a:gd name="T133" fmla="*/ T132 w 425"/>
                              <a:gd name="T134" fmla="+- 0 3298 3237"/>
                              <a:gd name="T135" fmla="*/ 3298 h 122"/>
                              <a:gd name="T136" fmla="+- 0 1912 1519"/>
                              <a:gd name="T137" fmla="*/ T136 w 425"/>
                              <a:gd name="T138" fmla="+- 0 3285 3237"/>
                              <a:gd name="T139" fmla="*/ 3285 h 122"/>
                              <a:gd name="T140" fmla="+- 0 1885 1519"/>
                              <a:gd name="T141" fmla="*/ T140 w 425"/>
                              <a:gd name="T142" fmla="+- 0 3295 3237"/>
                              <a:gd name="T143" fmla="*/ 3295 h 122"/>
                              <a:gd name="T144" fmla="+- 0 1911 1519"/>
                              <a:gd name="T145" fmla="*/ T144 w 425"/>
                              <a:gd name="T146" fmla="+- 0 3287 3237"/>
                              <a:gd name="T147" fmla="*/ 3287 h 122"/>
                              <a:gd name="T148" fmla="+- 0 1912 1519"/>
                              <a:gd name="T149" fmla="*/ T148 w 425"/>
                              <a:gd name="T150" fmla="+- 0 3285 3237"/>
                              <a:gd name="T151" fmla="*/ 3285 h 122"/>
                              <a:gd name="T152" fmla="+- 0 1831 1519"/>
                              <a:gd name="T153" fmla="*/ T152 w 425"/>
                              <a:gd name="T154" fmla="+- 0 3239 3237"/>
                              <a:gd name="T155" fmla="*/ 3239 h 122"/>
                              <a:gd name="T156" fmla="+- 0 1826 1519"/>
                              <a:gd name="T157" fmla="*/ T156 w 425"/>
                              <a:gd name="T158" fmla="+- 0 3260 3237"/>
                              <a:gd name="T159" fmla="*/ 3260 h 122"/>
                              <a:gd name="T160" fmla="+- 0 1885 1519"/>
                              <a:gd name="T161" fmla="*/ T160 w 425"/>
                              <a:gd name="T162" fmla="+- 0 3285 3237"/>
                              <a:gd name="T163" fmla="*/ 3285 h 122"/>
                              <a:gd name="T164" fmla="+- 0 1839 1519"/>
                              <a:gd name="T165" fmla="*/ T164 w 425"/>
                              <a:gd name="T166" fmla="+- 0 3237 3237"/>
                              <a:gd name="T167" fmla="*/ 3237 h 1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25" h="122">
                                <a:moveTo>
                                  <a:pt x="26" y="48"/>
                                </a:moveTo>
                                <a:lnTo>
                                  <a:pt x="0" y="48"/>
                                </a:lnTo>
                                <a:lnTo>
                                  <a:pt x="0" y="74"/>
                                </a:lnTo>
                                <a:lnTo>
                                  <a:pt x="26" y="74"/>
                                </a:lnTo>
                                <a:lnTo>
                                  <a:pt x="26" y="48"/>
                                </a:lnTo>
                                <a:close/>
                                <a:moveTo>
                                  <a:pt x="78" y="48"/>
                                </a:moveTo>
                                <a:lnTo>
                                  <a:pt x="52" y="48"/>
                                </a:lnTo>
                                <a:lnTo>
                                  <a:pt x="52" y="74"/>
                                </a:lnTo>
                                <a:lnTo>
                                  <a:pt x="78" y="74"/>
                                </a:lnTo>
                                <a:lnTo>
                                  <a:pt x="78" y="48"/>
                                </a:lnTo>
                                <a:close/>
                                <a:moveTo>
                                  <a:pt x="131" y="48"/>
                                </a:moveTo>
                                <a:lnTo>
                                  <a:pt x="105" y="48"/>
                                </a:lnTo>
                                <a:lnTo>
                                  <a:pt x="105" y="74"/>
                                </a:lnTo>
                                <a:lnTo>
                                  <a:pt x="131" y="74"/>
                                </a:lnTo>
                                <a:lnTo>
                                  <a:pt x="131" y="48"/>
                                </a:lnTo>
                                <a:close/>
                                <a:moveTo>
                                  <a:pt x="183" y="48"/>
                                </a:moveTo>
                                <a:lnTo>
                                  <a:pt x="157" y="48"/>
                                </a:lnTo>
                                <a:lnTo>
                                  <a:pt x="157" y="74"/>
                                </a:lnTo>
                                <a:lnTo>
                                  <a:pt x="183" y="74"/>
                                </a:lnTo>
                                <a:lnTo>
                                  <a:pt x="183" y="48"/>
                                </a:lnTo>
                                <a:close/>
                                <a:moveTo>
                                  <a:pt x="236" y="48"/>
                                </a:moveTo>
                                <a:lnTo>
                                  <a:pt x="209" y="48"/>
                                </a:lnTo>
                                <a:lnTo>
                                  <a:pt x="209" y="74"/>
                                </a:lnTo>
                                <a:lnTo>
                                  <a:pt x="236" y="74"/>
                                </a:lnTo>
                                <a:lnTo>
                                  <a:pt x="236" y="48"/>
                                </a:lnTo>
                                <a:close/>
                                <a:moveTo>
                                  <a:pt x="262" y="48"/>
                                </a:moveTo>
                                <a:lnTo>
                                  <a:pt x="262" y="74"/>
                                </a:lnTo>
                                <a:lnTo>
                                  <a:pt x="288" y="74"/>
                                </a:lnTo>
                                <a:lnTo>
                                  <a:pt x="288" y="48"/>
                                </a:lnTo>
                                <a:lnTo>
                                  <a:pt x="262" y="48"/>
                                </a:lnTo>
                                <a:close/>
                                <a:moveTo>
                                  <a:pt x="366" y="64"/>
                                </a:moveTo>
                                <a:lnTo>
                                  <a:pt x="307" y="99"/>
                                </a:lnTo>
                                <a:lnTo>
                                  <a:pt x="305" y="107"/>
                                </a:lnTo>
                                <a:lnTo>
                                  <a:pt x="312" y="120"/>
                                </a:lnTo>
                                <a:lnTo>
                                  <a:pt x="320" y="122"/>
                                </a:lnTo>
                                <a:lnTo>
                                  <a:pt x="402" y="74"/>
                                </a:lnTo>
                                <a:lnTo>
                                  <a:pt x="366" y="74"/>
                                </a:lnTo>
                                <a:lnTo>
                                  <a:pt x="366" y="64"/>
                                </a:lnTo>
                                <a:close/>
                                <a:moveTo>
                                  <a:pt x="340" y="48"/>
                                </a:moveTo>
                                <a:lnTo>
                                  <a:pt x="314" y="48"/>
                                </a:lnTo>
                                <a:lnTo>
                                  <a:pt x="314" y="74"/>
                                </a:lnTo>
                                <a:lnTo>
                                  <a:pt x="340" y="74"/>
                                </a:lnTo>
                                <a:lnTo>
                                  <a:pt x="340" y="48"/>
                                </a:lnTo>
                                <a:close/>
                                <a:moveTo>
                                  <a:pt x="372" y="61"/>
                                </a:moveTo>
                                <a:lnTo>
                                  <a:pt x="366" y="64"/>
                                </a:lnTo>
                                <a:lnTo>
                                  <a:pt x="366" y="74"/>
                                </a:lnTo>
                                <a:lnTo>
                                  <a:pt x="393" y="74"/>
                                </a:lnTo>
                                <a:lnTo>
                                  <a:pt x="393" y="72"/>
                                </a:lnTo>
                                <a:lnTo>
                                  <a:pt x="392" y="72"/>
                                </a:lnTo>
                                <a:lnTo>
                                  <a:pt x="372" y="61"/>
                                </a:lnTo>
                                <a:close/>
                                <a:moveTo>
                                  <a:pt x="402" y="48"/>
                                </a:moveTo>
                                <a:lnTo>
                                  <a:pt x="393" y="48"/>
                                </a:lnTo>
                                <a:lnTo>
                                  <a:pt x="393" y="74"/>
                                </a:lnTo>
                                <a:lnTo>
                                  <a:pt x="402" y="74"/>
                                </a:lnTo>
                                <a:lnTo>
                                  <a:pt x="424" y="61"/>
                                </a:lnTo>
                                <a:lnTo>
                                  <a:pt x="402" y="48"/>
                                </a:lnTo>
                                <a:close/>
                                <a:moveTo>
                                  <a:pt x="392" y="50"/>
                                </a:moveTo>
                                <a:lnTo>
                                  <a:pt x="372" y="61"/>
                                </a:lnTo>
                                <a:lnTo>
                                  <a:pt x="392" y="72"/>
                                </a:lnTo>
                                <a:lnTo>
                                  <a:pt x="392" y="50"/>
                                </a:lnTo>
                                <a:close/>
                                <a:moveTo>
                                  <a:pt x="393" y="50"/>
                                </a:moveTo>
                                <a:lnTo>
                                  <a:pt x="392" y="50"/>
                                </a:lnTo>
                                <a:lnTo>
                                  <a:pt x="392" y="72"/>
                                </a:lnTo>
                                <a:lnTo>
                                  <a:pt x="393" y="72"/>
                                </a:lnTo>
                                <a:lnTo>
                                  <a:pt x="393" y="50"/>
                                </a:lnTo>
                                <a:close/>
                                <a:moveTo>
                                  <a:pt x="366" y="58"/>
                                </a:moveTo>
                                <a:lnTo>
                                  <a:pt x="366" y="64"/>
                                </a:lnTo>
                                <a:lnTo>
                                  <a:pt x="372" y="61"/>
                                </a:lnTo>
                                <a:lnTo>
                                  <a:pt x="366" y="58"/>
                                </a:lnTo>
                                <a:close/>
                                <a:moveTo>
                                  <a:pt x="393" y="48"/>
                                </a:moveTo>
                                <a:lnTo>
                                  <a:pt x="366" y="48"/>
                                </a:lnTo>
                                <a:lnTo>
                                  <a:pt x="366" y="58"/>
                                </a:lnTo>
                                <a:lnTo>
                                  <a:pt x="372" y="61"/>
                                </a:lnTo>
                                <a:lnTo>
                                  <a:pt x="392" y="50"/>
                                </a:lnTo>
                                <a:lnTo>
                                  <a:pt x="393" y="50"/>
                                </a:lnTo>
                                <a:lnTo>
                                  <a:pt x="393" y="48"/>
                                </a:lnTo>
                                <a:close/>
                                <a:moveTo>
                                  <a:pt x="320" y="0"/>
                                </a:moveTo>
                                <a:lnTo>
                                  <a:pt x="312" y="2"/>
                                </a:lnTo>
                                <a:lnTo>
                                  <a:pt x="305" y="15"/>
                                </a:lnTo>
                                <a:lnTo>
                                  <a:pt x="307" y="23"/>
                                </a:lnTo>
                                <a:lnTo>
                                  <a:pt x="366" y="58"/>
                                </a:lnTo>
                                <a:lnTo>
                                  <a:pt x="366" y="48"/>
                                </a:lnTo>
                                <a:lnTo>
                                  <a:pt x="402" y="48"/>
                                </a:lnTo>
                                <a:lnTo>
                                  <a:pt x="320" y="0"/>
                                </a:lnTo>
                                <a:close/>
                              </a:path>
                            </a:pathLst>
                          </a:custGeom>
                          <a:solidFill>
                            <a:srgbClr val="0079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75" name="Picture 116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1519" y="3316"/>
                            <a:ext cx="28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6" name="AutoShape 1160"/>
                        <wps:cNvSpPr>
                          <a:spLocks/>
                        </wps:cNvSpPr>
                        <wps:spPr bwMode="auto">
                          <a:xfrm>
                            <a:off x="1009" y="2905"/>
                            <a:ext cx="562" cy="289"/>
                          </a:xfrm>
                          <a:custGeom>
                            <a:avLst/>
                            <a:gdLst>
                              <a:gd name="T0" fmla="+- 0 1085 1009"/>
                              <a:gd name="T1" fmla="*/ T0 w 562"/>
                              <a:gd name="T2" fmla="+- 0 2973 2905"/>
                              <a:gd name="T3" fmla="*/ 2973 h 289"/>
                              <a:gd name="T4" fmla="+- 0 1104 1009"/>
                              <a:gd name="T5" fmla="*/ T4 w 562"/>
                              <a:gd name="T6" fmla="+- 0 2993 2905"/>
                              <a:gd name="T7" fmla="*/ 2993 h 289"/>
                              <a:gd name="T8" fmla="+- 0 1119 1009"/>
                              <a:gd name="T9" fmla="*/ T8 w 562"/>
                              <a:gd name="T10" fmla="+- 0 2926 2905"/>
                              <a:gd name="T11" fmla="*/ 2926 h 289"/>
                              <a:gd name="T12" fmla="+- 0 1138 1009"/>
                              <a:gd name="T13" fmla="*/ T12 w 562"/>
                              <a:gd name="T14" fmla="+- 0 2944 2905"/>
                              <a:gd name="T15" fmla="*/ 2944 h 289"/>
                              <a:gd name="T16" fmla="+- 0 1163 1009"/>
                              <a:gd name="T17" fmla="*/ T16 w 562"/>
                              <a:gd name="T18" fmla="+- 0 2932 2905"/>
                              <a:gd name="T19" fmla="*/ 2932 h 289"/>
                              <a:gd name="T20" fmla="+- 0 1138 1009"/>
                              <a:gd name="T21" fmla="*/ T20 w 562"/>
                              <a:gd name="T22" fmla="+- 0 2944 2905"/>
                              <a:gd name="T23" fmla="*/ 2944 h 289"/>
                              <a:gd name="T24" fmla="+- 0 1136 1009"/>
                              <a:gd name="T25" fmla="*/ T24 w 562"/>
                              <a:gd name="T26" fmla="+- 0 2946 2905"/>
                              <a:gd name="T27" fmla="*/ 2946 h 289"/>
                              <a:gd name="T28" fmla="+- 0 1154 1009"/>
                              <a:gd name="T29" fmla="*/ T28 w 562"/>
                              <a:gd name="T30" fmla="+- 0 2933 2905"/>
                              <a:gd name="T31" fmla="*/ 2933 h 289"/>
                              <a:gd name="T32" fmla="+- 0 1151 1009"/>
                              <a:gd name="T33" fmla="*/ T32 w 562"/>
                              <a:gd name="T34" fmla="+- 0 2935 2905"/>
                              <a:gd name="T35" fmla="*/ 2935 h 289"/>
                              <a:gd name="T36" fmla="+- 0 1169 1009"/>
                              <a:gd name="T37" fmla="*/ T36 w 562"/>
                              <a:gd name="T38" fmla="+- 0 2931 2905"/>
                              <a:gd name="T39" fmla="*/ 2931 h 289"/>
                              <a:gd name="T40" fmla="+- 0 1160 1009"/>
                              <a:gd name="T41" fmla="*/ T40 w 562"/>
                              <a:gd name="T42" fmla="+- 0 2931 2905"/>
                              <a:gd name="T43" fmla="*/ 2931 h 289"/>
                              <a:gd name="T44" fmla="+- 0 1192 1009"/>
                              <a:gd name="T45" fmla="*/ T44 w 562"/>
                              <a:gd name="T46" fmla="+- 0 2968 2905"/>
                              <a:gd name="T47" fmla="*/ 2968 h 289"/>
                              <a:gd name="T48" fmla="+- 0 1201 1009"/>
                              <a:gd name="T49" fmla="*/ T48 w 562"/>
                              <a:gd name="T50" fmla="+- 0 2934 2905"/>
                              <a:gd name="T51" fmla="*/ 2934 h 289"/>
                              <a:gd name="T52" fmla="+- 0 1279 1009"/>
                              <a:gd name="T53" fmla="*/ T52 w 562"/>
                              <a:gd name="T54" fmla="+- 0 3101 2905"/>
                              <a:gd name="T55" fmla="*/ 3101 h 289"/>
                              <a:gd name="T56" fmla="+- 0 1269 1009"/>
                              <a:gd name="T57" fmla="*/ T56 w 562"/>
                              <a:gd name="T58" fmla="+- 0 3142 2905"/>
                              <a:gd name="T59" fmla="*/ 3142 h 289"/>
                              <a:gd name="T60" fmla="+- 0 1319 1009"/>
                              <a:gd name="T61" fmla="*/ T60 w 562"/>
                              <a:gd name="T62" fmla="+- 0 3193 2905"/>
                              <a:gd name="T63" fmla="*/ 3193 h 289"/>
                              <a:gd name="T64" fmla="+- 0 1315 1009"/>
                              <a:gd name="T65" fmla="*/ T64 w 562"/>
                              <a:gd name="T66" fmla="+- 0 3164 2905"/>
                              <a:gd name="T67" fmla="*/ 3164 h 289"/>
                              <a:gd name="T68" fmla="+- 0 1293 1009"/>
                              <a:gd name="T69" fmla="*/ T68 w 562"/>
                              <a:gd name="T70" fmla="+- 0 3130 2905"/>
                              <a:gd name="T71" fmla="*/ 3130 h 289"/>
                              <a:gd name="T72" fmla="+- 0 1319 1009"/>
                              <a:gd name="T73" fmla="*/ T72 w 562"/>
                              <a:gd name="T74" fmla="+- 0 3166 2905"/>
                              <a:gd name="T75" fmla="*/ 3166 h 289"/>
                              <a:gd name="T76" fmla="+- 0 1327 1009"/>
                              <a:gd name="T77" fmla="*/ T76 w 562"/>
                              <a:gd name="T78" fmla="+- 0 3163 2905"/>
                              <a:gd name="T79" fmla="*/ 3163 h 289"/>
                              <a:gd name="T80" fmla="+- 0 1318 1009"/>
                              <a:gd name="T81" fmla="*/ T80 w 562"/>
                              <a:gd name="T82" fmla="+- 0 3166 2905"/>
                              <a:gd name="T83" fmla="*/ 3166 h 289"/>
                              <a:gd name="T84" fmla="+- 0 1318 1009"/>
                              <a:gd name="T85" fmla="*/ T84 w 562"/>
                              <a:gd name="T86" fmla="+- 0 3166 2905"/>
                              <a:gd name="T87" fmla="*/ 3166 h 289"/>
                              <a:gd name="T88" fmla="+- 0 1317 1009"/>
                              <a:gd name="T89" fmla="*/ T88 w 562"/>
                              <a:gd name="T90" fmla="+- 0 3165 2905"/>
                              <a:gd name="T91" fmla="*/ 3165 h 289"/>
                              <a:gd name="T92" fmla="+- 0 1311 1009"/>
                              <a:gd name="T93" fmla="*/ T92 w 562"/>
                              <a:gd name="T94" fmla="+- 0 3159 2905"/>
                              <a:gd name="T95" fmla="*/ 3159 h 289"/>
                              <a:gd name="T96" fmla="+- 0 1310 1009"/>
                              <a:gd name="T97" fmla="*/ T96 w 562"/>
                              <a:gd name="T98" fmla="+- 0 3158 2905"/>
                              <a:gd name="T99" fmla="*/ 3158 h 289"/>
                              <a:gd name="T100" fmla="+- 0 1339 1009"/>
                              <a:gd name="T101" fmla="*/ T100 w 562"/>
                              <a:gd name="T102" fmla="+- 0 3150 2905"/>
                              <a:gd name="T103" fmla="*/ 3150 h 289"/>
                              <a:gd name="T104" fmla="+- 0 1342 1009"/>
                              <a:gd name="T105" fmla="*/ T104 w 562"/>
                              <a:gd name="T106" fmla="+- 0 3146 2905"/>
                              <a:gd name="T107" fmla="*/ 3146 h 289"/>
                              <a:gd name="T108" fmla="+- 0 1343 1009"/>
                              <a:gd name="T109" fmla="*/ T108 w 562"/>
                              <a:gd name="T110" fmla="+- 0 3145 2905"/>
                              <a:gd name="T111" fmla="*/ 3145 h 289"/>
                              <a:gd name="T112" fmla="+- 0 1342 1009"/>
                              <a:gd name="T113" fmla="*/ T112 w 562"/>
                              <a:gd name="T114" fmla="+- 0 3146 2905"/>
                              <a:gd name="T115" fmla="*/ 3146 h 289"/>
                              <a:gd name="T116" fmla="+- 0 1475 1009"/>
                              <a:gd name="T117" fmla="*/ T116 w 562"/>
                              <a:gd name="T118" fmla="+- 0 3004 2905"/>
                              <a:gd name="T119" fmla="*/ 3004 h 289"/>
                              <a:gd name="T120" fmla="+- 0 1546 1009"/>
                              <a:gd name="T121" fmla="*/ T120 w 562"/>
                              <a:gd name="T122" fmla="+- 0 3067 2905"/>
                              <a:gd name="T123" fmla="*/ 3067 h 289"/>
                              <a:gd name="T124" fmla="+- 0 1407 1009"/>
                              <a:gd name="T125" fmla="*/ T124 w 562"/>
                              <a:gd name="T126" fmla="+- 0 3008 2905"/>
                              <a:gd name="T127" fmla="*/ 3008 h 289"/>
                              <a:gd name="T128" fmla="+- 0 1441 1009"/>
                              <a:gd name="T129" fmla="*/ T128 w 562"/>
                              <a:gd name="T130" fmla="+- 0 3001 2905"/>
                              <a:gd name="T131" fmla="*/ 3001 h 289"/>
                              <a:gd name="T132" fmla="+- 0 1556 1009"/>
                              <a:gd name="T133" fmla="*/ T132 w 562"/>
                              <a:gd name="T134" fmla="+- 0 3061 2905"/>
                              <a:gd name="T135" fmla="*/ 3061 h 289"/>
                              <a:gd name="T136" fmla="+- 0 1540 1009"/>
                              <a:gd name="T137" fmla="*/ T136 w 562"/>
                              <a:gd name="T138" fmla="+- 0 2963 2905"/>
                              <a:gd name="T139" fmla="*/ 2963 h 289"/>
                              <a:gd name="T140" fmla="+- 0 1571 1009"/>
                              <a:gd name="T141" fmla="*/ T140 w 562"/>
                              <a:gd name="T142" fmla="+- 0 3067 2905"/>
                              <a:gd name="T143" fmla="*/ 3067 h 289"/>
                              <a:gd name="T144" fmla="+- 0 1543 1009"/>
                              <a:gd name="T145" fmla="*/ T144 w 562"/>
                              <a:gd name="T146" fmla="+- 0 3038 2905"/>
                              <a:gd name="T147" fmla="*/ 3038 h 289"/>
                              <a:gd name="T148" fmla="+- 0 1568 1009"/>
                              <a:gd name="T149" fmla="*/ T148 w 562"/>
                              <a:gd name="T150" fmla="+- 0 3053 2905"/>
                              <a:gd name="T151" fmla="*/ 3053 h 289"/>
                              <a:gd name="T152" fmla="+- 0 1542 1009"/>
                              <a:gd name="T153" fmla="*/ T152 w 562"/>
                              <a:gd name="T154" fmla="+- 0 3015 2905"/>
                              <a:gd name="T155" fmla="*/ 3015 h 289"/>
                              <a:gd name="T156" fmla="+- 0 1502 1009"/>
                              <a:gd name="T157" fmla="*/ T156 w 562"/>
                              <a:gd name="T158" fmla="+- 0 3007 2905"/>
                              <a:gd name="T159" fmla="*/ 3007 h 289"/>
                              <a:gd name="T160" fmla="+- 0 1501 1009"/>
                              <a:gd name="T161" fmla="*/ T160 w 562"/>
                              <a:gd name="T162" fmla="+- 0 3006 2905"/>
                              <a:gd name="T163" fmla="*/ 3006 h 289"/>
                              <a:gd name="T164" fmla="+- 0 1501 1009"/>
                              <a:gd name="T165" fmla="*/ T164 w 562"/>
                              <a:gd name="T166" fmla="+- 0 3006 2905"/>
                              <a:gd name="T167" fmla="*/ 3006 h 289"/>
                              <a:gd name="T168" fmla="+- 0 1489 1009"/>
                              <a:gd name="T169" fmla="*/ T168 w 562"/>
                              <a:gd name="T170" fmla="+- 0 2994 2905"/>
                              <a:gd name="T171" fmla="*/ 2994 h 289"/>
                              <a:gd name="T172" fmla="+- 0 1524 1009"/>
                              <a:gd name="T173" fmla="*/ T172 w 562"/>
                              <a:gd name="T174" fmla="+- 0 2995 2905"/>
                              <a:gd name="T175" fmla="*/ 2995 h 289"/>
                              <a:gd name="T176" fmla="+- 0 1525 1009"/>
                              <a:gd name="T177" fmla="*/ T176 w 562"/>
                              <a:gd name="T178" fmla="+- 0 2993 2905"/>
                              <a:gd name="T179" fmla="*/ 2993 h 289"/>
                              <a:gd name="T180" fmla="+- 0 1475 1009"/>
                              <a:gd name="T181" fmla="*/ T180 w 562"/>
                              <a:gd name="T182" fmla="+- 0 2985 2905"/>
                              <a:gd name="T183" fmla="*/ 2985 h 289"/>
                              <a:gd name="T184" fmla="+- 0 1478 1009"/>
                              <a:gd name="T185" fmla="*/ T184 w 562"/>
                              <a:gd name="T186" fmla="+- 0 2987 2905"/>
                              <a:gd name="T187" fmla="*/ 2987 h 289"/>
                              <a:gd name="T188" fmla="+- 0 1465 1009"/>
                              <a:gd name="T189" fmla="*/ T188 w 562"/>
                              <a:gd name="T190" fmla="+- 0 2984 2905"/>
                              <a:gd name="T191" fmla="*/ 2984 h 289"/>
                              <a:gd name="T192" fmla="+- 0 1452 1009"/>
                              <a:gd name="T193" fmla="*/ T192 w 562"/>
                              <a:gd name="T194" fmla="+- 0 2986 2905"/>
                              <a:gd name="T195" fmla="*/ 2986 h 289"/>
                              <a:gd name="T196" fmla="+- 0 1457 1009"/>
                              <a:gd name="T197" fmla="*/ T196 w 562"/>
                              <a:gd name="T198" fmla="+- 0 2985 2905"/>
                              <a:gd name="T199" fmla="*/ 2985 h 289"/>
                              <a:gd name="T200" fmla="+- 0 1465 1009"/>
                              <a:gd name="T201" fmla="*/ T200 w 562"/>
                              <a:gd name="T202" fmla="+- 0 2984 2905"/>
                              <a:gd name="T203" fmla="*/ 2984 h 289"/>
                              <a:gd name="T204" fmla="+- 0 1443 1009"/>
                              <a:gd name="T205" fmla="*/ T204 w 562"/>
                              <a:gd name="T206" fmla="+- 0 2962 2905"/>
                              <a:gd name="T207" fmla="*/ 2962 h 289"/>
                              <a:gd name="T208" fmla="+- 0 1504 1009"/>
                              <a:gd name="T209" fmla="*/ T208 w 562"/>
                              <a:gd name="T210" fmla="+- 0 2973 2905"/>
                              <a:gd name="T211" fmla="*/ 2973 h 289"/>
                              <a:gd name="T212" fmla="+- 0 1465 1009"/>
                              <a:gd name="T213" fmla="*/ T212 w 562"/>
                              <a:gd name="T214" fmla="+- 0 2984 2905"/>
                              <a:gd name="T215" fmla="*/ 2984 h 2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562" h="289">
                                <a:moveTo>
                                  <a:pt x="30" y="165"/>
                                </a:moveTo>
                                <a:lnTo>
                                  <a:pt x="0" y="237"/>
                                </a:lnTo>
                                <a:lnTo>
                                  <a:pt x="25" y="247"/>
                                </a:lnTo>
                                <a:lnTo>
                                  <a:pt x="54" y="175"/>
                                </a:lnTo>
                                <a:lnTo>
                                  <a:pt x="30" y="165"/>
                                </a:lnTo>
                                <a:close/>
                                <a:moveTo>
                                  <a:pt x="76" y="68"/>
                                </a:moveTo>
                                <a:lnTo>
                                  <a:pt x="71" y="76"/>
                                </a:lnTo>
                                <a:lnTo>
                                  <a:pt x="53" y="112"/>
                                </a:lnTo>
                                <a:lnTo>
                                  <a:pt x="40" y="140"/>
                                </a:lnTo>
                                <a:lnTo>
                                  <a:pt x="64" y="151"/>
                                </a:lnTo>
                                <a:lnTo>
                                  <a:pt x="77" y="122"/>
                                </a:lnTo>
                                <a:lnTo>
                                  <a:pt x="95" y="88"/>
                                </a:lnTo>
                                <a:lnTo>
                                  <a:pt x="98" y="82"/>
                                </a:lnTo>
                                <a:lnTo>
                                  <a:pt x="76" y="68"/>
                                </a:lnTo>
                                <a:close/>
                                <a:moveTo>
                                  <a:pt x="155" y="0"/>
                                </a:moveTo>
                                <a:lnTo>
                                  <a:pt x="133" y="5"/>
                                </a:lnTo>
                                <a:lnTo>
                                  <a:pt x="131" y="5"/>
                                </a:lnTo>
                                <a:lnTo>
                                  <a:pt x="110" y="21"/>
                                </a:lnTo>
                                <a:lnTo>
                                  <a:pt x="109" y="21"/>
                                </a:lnTo>
                                <a:lnTo>
                                  <a:pt x="90" y="46"/>
                                </a:lnTo>
                                <a:lnTo>
                                  <a:pt x="112" y="60"/>
                                </a:lnTo>
                                <a:lnTo>
                                  <a:pt x="127" y="41"/>
                                </a:lnTo>
                                <a:lnTo>
                                  <a:pt x="129" y="39"/>
                                </a:lnTo>
                                <a:lnTo>
                                  <a:pt x="130" y="39"/>
                                </a:lnTo>
                                <a:lnTo>
                                  <a:pt x="142" y="30"/>
                                </a:lnTo>
                                <a:lnTo>
                                  <a:pt x="139" y="30"/>
                                </a:lnTo>
                                <a:lnTo>
                                  <a:pt x="145" y="28"/>
                                </a:lnTo>
                                <a:lnTo>
                                  <a:pt x="152" y="28"/>
                                </a:lnTo>
                                <a:lnTo>
                                  <a:pt x="154" y="27"/>
                                </a:lnTo>
                                <a:lnTo>
                                  <a:pt x="151" y="26"/>
                                </a:lnTo>
                                <a:lnTo>
                                  <a:pt x="160" y="26"/>
                                </a:lnTo>
                                <a:lnTo>
                                  <a:pt x="168" y="5"/>
                                </a:lnTo>
                                <a:lnTo>
                                  <a:pt x="158" y="1"/>
                                </a:lnTo>
                                <a:lnTo>
                                  <a:pt x="155" y="0"/>
                                </a:lnTo>
                                <a:close/>
                                <a:moveTo>
                                  <a:pt x="129" y="39"/>
                                </a:moveTo>
                                <a:lnTo>
                                  <a:pt x="127" y="41"/>
                                </a:lnTo>
                                <a:lnTo>
                                  <a:pt x="128" y="40"/>
                                </a:lnTo>
                                <a:lnTo>
                                  <a:pt x="129" y="39"/>
                                </a:lnTo>
                                <a:close/>
                                <a:moveTo>
                                  <a:pt x="128" y="40"/>
                                </a:moveTo>
                                <a:lnTo>
                                  <a:pt x="127" y="41"/>
                                </a:lnTo>
                                <a:lnTo>
                                  <a:pt x="128" y="40"/>
                                </a:lnTo>
                                <a:close/>
                                <a:moveTo>
                                  <a:pt x="130" y="39"/>
                                </a:moveTo>
                                <a:lnTo>
                                  <a:pt x="129" y="39"/>
                                </a:lnTo>
                                <a:lnTo>
                                  <a:pt x="128" y="40"/>
                                </a:lnTo>
                                <a:lnTo>
                                  <a:pt x="130" y="39"/>
                                </a:lnTo>
                                <a:close/>
                                <a:moveTo>
                                  <a:pt x="145" y="28"/>
                                </a:moveTo>
                                <a:lnTo>
                                  <a:pt x="139" y="30"/>
                                </a:lnTo>
                                <a:lnTo>
                                  <a:pt x="142" y="29"/>
                                </a:lnTo>
                                <a:lnTo>
                                  <a:pt x="145" y="28"/>
                                </a:lnTo>
                                <a:close/>
                                <a:moveTo>
                                  <a:pt x="142" y="29"/>
                                </a:moveTo>
                                <a:lnTo>
                                  <a:pt x="139" y="30"/>
                                </a:lnTo>
                                <a:lnTo>
                                  <a:pt x="142" y="30"/>
                                </a:lnTo>
                                <a:lnTo>
                                  <a:pt x="142" y="29"/>
                                </a:lnTo>
                                <a:close/>
                                <a:moveTo>
                                  <a:pt x="152" y="28"/>
                                </a:moveTo>
                                <a:lnTo>
                                  <a:pt x="145" y="28"/>
                                </a:lnTo>
                                <a:lnTo>
                                  <a:pt x="142" y="29"/>
                                </a:lnTo>
                                <a:lnTo>
                                  <a:pt x="152" y="28"/>
                                </a:lnTo>
                                <a:close/>
                                <a:moveTo>
                                  <a:pt x="160" y="26"/>
                                </a:moveTo>
                                <a:lnTo>
                                  <a:pt x="151" y="26"/>
                                </a:lnTo>
                                <a:lnTo>
                                  <a:pt x="158" y="26"/>
                                </a:lnTo>
                                <a:lnTo>
                                  <a:pt x="154" y="27"/>
                                </a:lnTo>
                                <a:lnTo>
                                  <a:pt x="158" y="29"/>
                                </a:lnTo>
                                <a:lnTo>
                                  <a:pt x="160" y="26"/>
                                </a:lnTo>
                                <a:close/>
                                <a:moveTo>
                                  <a:pt x="151" y="26"/>
                                </a:moveTo>
                                <a:lnTo>
                                  <a:pt x="154" y="27"/>
                                </a:lnTo>
                                <a:lnTo>
                                  <a:pt x="158" y="26"/>
                                </a:lnTo>
                                <a:lnTo>
                                  <a:pt x="151" y="26"/>
                                </a:lnTo>
                                <a:close/>
                                <a:moveTo>
                                  <a:pt x="192" y="29"/>
                                </a:moveTo>
                                <a:lnTo>
                                  <a:pt x="170" y="43"/>
                                </a:lnTo>
                                <a:lnTo>
                                  <a:pt x="183" y="63"/>
                                </a:lnTo>
                                <a:lnTo>
                                  <a:pt x="201" y="102"/>
                                </a:lnTo>
                                <a:lnTo>
                                  <a:pt x="205" y="110"/>
                                </a:lnTo>
                                <a:lnTo>
                                  <a:pt x="229" y="100"/>
                                </a:lnTo>
                                <a:lnTo>
                                  <a:pt x="225" y="91"/>
                                </a:lnTo>
                                <a:lnTo>
                                  <a:pt x="205" y="48"/>
                                </a:lnTo>
                                <a:lnTo>
                                  <a:pt x="192" y="29"/>
                                </a:lnTo>
                                <a:close/>
                                <a:moveTo>
                                  <a:pt x="239" y="124"/>
                                </a:moveTo>
                                <a:lnTo>
                                  <a:pt x="215" y="135"/>
                                </a:lnTo>
                                <a:lnTo>
                                  <a:pt x="221" y="148"/>
                                </a:lnTo>
                                <a:lnTo>
                                  <a:pt x="241" y="195"/>
                                </a:lnTo>
                                <a:lnTo>
                                  <a:pt x="246" y="207"/>
                                </a:lnTo>
                                <a:lnTo>
                                  <a:pt x="270" y="196"/>
                                </a:lnTo>
                                <a:lnTo>
                                  <a:pt x="265" y="185"/>
                                </a:lnTo>
                                <a:lnTo>
                                  <a:pt x="245" y="138"/>
                                </a:lnTo>
                                <a:lnTo>
                                  <a:pt x="239" y="124"/>
                                </a:lnTo>
                                <a:close/>
                                <a:moveTo>
                                  <a:pt x="281" y="220"/>
                                </a:moveTo>
                                <a:lnTo>
                                  <a:pt x="258" y="231"/>
                                </a:lnTo>
                                <a:lnTo>
                                  <a:pt x="260" y="237"/>
                                </a:lnTo>
                                <a:lnTo>
                                  <a:pt x="280" y="269"/>
                                </a:lnTo>
                                <a:lnTo>
                                  <a:pt x="281" y="270"/>
                                </a:lnTo>
                                <a:lnTo>
                                  <a:pt x="292" y="281"/>
                                </a:lnTo>
                                <a:lnTo>
                                  <a:pt x="293" y="282"/>
                                </a:lnTo>
                                <a:lnTo>
                                  <a:pt x="307" y="288"/>
                                </a:lnTo>
                                <a:lnTo>
                                  <a:pt x="310" y="288"/>
                                </a:lnTo>
                                <a:lnTo>
                                  <a:pt x="326" y="283"/>
                                </a:lnTo>
                                <a:lnTo>
                                  <a:pt x="320" y="263"/>
                                </a:lnTo>
                                <a:lnTo>
                                  <a:pt x="315" y="263"/>
                                </a:lnTo>
                                <a:lnTo>
                                  <a:pt x="305" y="262"/>
                                </a:lnTo>
                                <a:lnTo>
                                  <a:pt x="309" y="261"/>
                                </a:lnTo>
                                <a:lnTo>
                                  <a:pt x="306" y="259"/>
                                </a:lnTo>
                                <a:lnTo>
                                  <a:pt x="307" y="259"/>
                                </a:lnTo>
                                <a:lnTo>
                                  <a:pt x="303" y="254"/>
                                </a:lnTo>
                                <a:lnTo>
                                  <a:pt x="302" y="254"/>
                                </a:lnTo>
                                <a:lnTo>
                                  <a:pt x="300" y="252"/>
                                </a:lnTo>
                                <a:lnTo>
                                  <a:pt x="301" y="252"/>
                                </a:lnTo>
                                <a:lnTo>
                                  <a:pt x="284" y="225"/>
                                </a:lnTo>
                                <a:lnTo>
                                  <a:pt x="281" y="220"/>
                                </a:lnTo>
                                <a:close/>
                                <a:moveTo>
                                  <a:pt x="309" y="261"/>
                                </a:moveTo>
                                <a:lnTo>
                                  <a:pt x="305" y="262"/>
                                </a:lnTo>
                                <a:lnTo>
                                  <a:pt x="315" y="263"/>
                                </a:lnTo>
                                <a:lnTo>
                                  <a:pt x="311" y="261"/>
                                </a:lnTo>
                                <a:lnTo>
                                  <a:pt x="310" y="261"/>
                                </a:lnTo>
                                <a:lnTo>
                                  <a:pt x="309" y="261"/>
                                </a:lnTo>
                                <a:close/>
                                <a:moveTo>
                                  <a:pt x="318" y="258"/>
                                </a:moveTo>
                                <a:lnTo>
                                  <a:pt x="310" y="261"/>
                                </a:lnTo>
                                <a:lnTo>
                                  <a:pt x="315" y="263"/>
                                </a:lnTo>
                                <a:lnTo>
                                  <a:pt x="320" y="263"/>
                                </a:lnTo>
                                <a:lnTo>
                                  <a:pt x="318" y="258"/>
                                </a:lnTo>
                                <a:close/>
                                <a:moveTo>
                                  <a:pt x="309" y="261"/>
                                </a:moveTo>
                                <a:lnTo>
                                  <a:pt x="309" y="261"/>
                                </a:lnTo>
                                <a:lnTo>
                                  <a:pt x="310" y="261"/>
                                </a:lnTo>
                                <a:lnTo>
                                  <a:pt x="309" y="261"/>
                                </a:lnTo>
                                <a:close/>
                                <a:moveTo>
                                  <a:pt x="310" y="261"/>
                                </a:moveTo>
                                <a:lnTo>
                                  <a:pt x="309" y="261"/>
                                </a:lnTo>
                                <a:lnTo>
                                  <a:pt x="310" y="261"/>
                                </a:lnTo>
                                <a:lnTo>
                                  <a:pt x="311" y="261"/>
                                </a:lnTo>
                                <a:lnTo>
                                  <a:pt x="310" y="261"/>
                                </a:lnTo>
                                <a:close/>
                                <a:moveTo>
                                  <a:pt x="306" y="259"/>
                                </a:moveTo>
                                <a:lnTo>
                                  <a:pt x="309" y="261"/>
                                </a:lnTo>
                                <a:lnTo>
                                  <a:pt x="308" y="260"/>
                                </a:lnTo>
                                <a:lnTo>
                                  <a:pt x="306" y="259"/>
                                </a:lnTo>
                                <a:close/>
                                <a:moveTo>
                                  <a:pt x="308" y="260"/>
                                </a:moveTo>
                                <a:lnTo>
                                  <a:pt x="309" y="261"/>
                                </a:lnTo>
                                <a:lnTo>
                                  <a:pt x="310" y="261"/>
                                </a:lnTo>
                                <a:lnTo>
                                  <a:pt x="308" y="260"/>
                                </a:lnTo>
                                <a:close/>
                                <a:moveTo>
                                  <a:pt x="307" y="259"/>
                                </a:moveTo>
                                <a:lnTo>
                                  <a:pt x="306" y="259"/>
                                </a:lnTo>
                                <a:lnTo>
                                  <a:pt x="308" y="260"/>
                                </a:lnTo>
                                <a:lnTo>
                                  <a:pt x="307" y="259"/>
                                </a:lnTo>
                                <a:close/>
                                <a:moveTo>
                                  <a:pt x="300" y="252"/>
                                </a:moveTo>
                                <a:lnTo>
                                  <a:pt x="302" y="254"/>
                                </a:lnTo>
                                <a:lnTo>
                                  <a:pt x="301" y="253"/>
                                </a:lnTo>
                                <a:lnTo>
                                  <a:pt x="300" y="252"/>
                                </a:lnTo>
                                <a:close/>
                                <a:moveTo>
                                  <a:pt x="301" y="253"/>
                                </a:moveTo>
                                <a:lnTo>
                                  <a:pt x="302" y="254"/>
                                </a:lnTo>
                                <a:lnTo>
                                  <a:pt x="303" y="254"/>
                                </a:lnTo>
                                <a:lnTo>
                                  <a:pt x="301" y="253"/>
                                </a:lnTo>
                                <a:close/>
                                <a:moveTo>
                                  <a:pt x="301" y="252"/>
                                </a:moveTo>
                                <a:lnTo>
                                  <a:pt x="300" y="252"/>
                                </a:lnTo>
                                <a:lnTo>
                                  <a:pt x="301" y="253"/>
                                </a:lnTo>
                                <a:lnTo>
                                  <a:pt x="301" y="252"/>
                                </a:lnTo>
                                <a:close/>
                                <a:moveTo>
                                  <a:pt x="333" y="241"/>
                                </a:moveTo>
                                <a:lnTo>
                                  <a:pt x="330" y="245"/>
                                </a:lnTo>
                                <a:lnTo>
                                  <a:pt x="350" y="262"/>
                                </a:lnTo>
                                <a:lnTo>
                                  <a:pt x="355" y="256"/>
                                </a:lnTo>
                                <a:lnTo>
                                  <a:pt x="362" y="243"/>
                                </a:lnTo>
                                <a:lnTo>
                                  <a:pt x="333" y="243"/>
                                </a:lnTo>
                                <a:lnTo>
                                  <a:pt x="333" y="241"/>
                                </a:lnTo>
                                <a:close/>
                                <a:moveTo>
                                  <a:pt x="334" y="240"/>
                                </a:moveTo>
                                <a:lnTo>
                                  <a:pt x="333" y="241"/>
                                </a:lnTo>
                                <a:lnTo>
                                  <a:pt x="333" y="243"/>
                                </a:lnTo>
                                <a:lnTo>
                                  <a:pt x="334" y="240"/>
                                </a:lnTo>
                                <a:close/>
                                <a:moveTo>
                                  <a:pt x="364" y="240"/>
                                </a:moveTo>
                                <a:lnTo>
                                  <a:pt x="334" y="240"/>
                                </a:lnTo>
                                <a:lnTo>
                                  <a:pt x="333" y="243"/>
                                </a:lnTo>
                                <a:lnTo>
                                  <a:pt x="362" y="243"/>
                                </a:lnTo>
                                <a:lnTo>
                                  <a:pt x="364" y="240"/>
                                </a:lnTo>
                                <a:close/>
                                <a:moveTo>
                                  <a:pt x="364" y="178"/>
                                </a:moveTo>
                                <a:lnTo>
                                  <a:pt x="349" y="212"/>
                                </a:lnTo>
                                <a:lnTo>
                                  <a:pt x="333" y="241"/>
                                </a:lnTo>
                                <a:lnTo>
                                  <a:pt x="334" y="240"/>
                                </a:lnTo>
                                <a:lnTo>
                                  <a:pt x="364" y="240"/>
                                </a:lnTo>
                                <a:lnTo>
                                  <a:pt x="372" y="224"/>
                                </a:lnTo>
                                <a:lnTo>
                                  <a:pt x="388" y="189"/>
                                </a:lnTo>
                                <a:lnTo>
                                  <a:pt x="364" y="178"/>
                                </a:lnTo>
                                <a:close/>
                                <a:moveTo>
                                  <a:pt x="466" y="99"/>
                                </a:moveTo>
                                <a:lnTo>
                                  <a:pt x="459" y="102"/>
                                </a:lnTo>
                                <a:lnTo>
                                  <a:pt x="452" y="115"/>
                                </a:lnTo>
                                <a:lnTo>
                                  <a:pt x="455" y="123"/>
                                </a:lnTo>
                                <a:lnTo>
                                  <a:pt x="562" y="177"/>
                                </a:lnTo>
                                <a:lnTo>
                                  <a:pt x="562" y="162"/>
                                </a:lnTo>
                                <a:lnTo>
                                  <a:pt x="537" y="162"/>
                                </a:lnTo>
                                <a:lnTo>
                                  <a:pt x="522" y="139"/>
                                </a:lnTo>
                                <a:lnTo>
                                  <a:pt x="512" y="126"/>
                                </a:lnTo>
                                <a:lnTo>
                                  <a:pt x="514" y="123"/>
                                </a:lnTo>
                                <a:lnTo>
                                  <a:pt x="466" y="99"/>
                                </a:lnTo>
                                <a:close/>
                                <a:moveTo>
                                  <a:pt x="410" y="82"/>
                                </a:moveTo>
                                <a:lnTo>
                                  <a:pt x="398" y="103"/>
                                </a:lnTo>
                                <a:lnTo>
                                  <a:pt x="382" y="138"/>
                                </a:lnTo>
                                <a:lnTo>
                                  <a:pt x="375" y="154"/>
                                </a:lnTo>
                                <a:lnTo>
                                  <a:pt x="399" y="165"/>
                                </a:lnTo>
                                <a:lnTo>
                                  <a:pt x="406" y="148"/>
                                </a:lnTo>
                                <a:lnTo>
                                  <a:pt x="421" y="114"/>
                                </a:lnTo>
                                <a:lnTo>
                                  <a:pt x="432" y="96"/>
                                </a:lnTo>
                                <a:lnTo>
                                  <a:pt x="410" y="82"/>
                                </a:lnTo>
                                <a:close/>
                                <a:moveTo>
                                  <a:pt x="514" y="123"/>
                                </a:moveTo>
                                <a:lnTo>
                                  <a:pt x="512" y="126"/>
                                </a:lnTo>
                                <a:lnTo>
                                  <a:pt x="522" y="139"/>
                                </a:lnTo>
                                <a:lnTo>
                                  <a:pt x="537" y="162"/>
                                </a:lnTo>
                                <a:lnTo>
                                  <a:pt x="547" y="156"/>
                                </a:lnTo>
                                <a:lnTo>
                                  <a:pt x="535" y="156"/>
                                </a:lnTo>
                                <a:lnTo>
                                  <a:pt x="534" y="133"/>
                                </a:lnTo>
                                <a:lnTo>
                                  <a:pt x="514" y="123"/>
                                </a:lnTo>
                                <a:close/>
                                <a:moveTo>
                                  <a:pt x="551" y="51"/>
                                </a:moveTo>
                                <a:lnTo>
                                  <a:pt x="536" y="52"/>
                                </a:lnTo>
                                <a:lnTo>
                                  <a:pt x="531" y="58"/>
                                </a:lnTo>
                                <a:lnTo>
                                  <a:pt x="531" y="60"/>
                                </a:lnTo>
                                <a:lnTo>
                                  <a:pt x="533" y="110"/>
                                </a:lnTo>
                                <a:lnTo>
                                  <a:pt x="543" y="123"/>
                                </a:lnTo>
                                <a:lnTo>
                                  <a:pt x="559" y="148"/>
                                </a:lnTo>
                                <a:lnTo>
                                  <a:pt x="537" y="162"/>
                                </a:lnTo>
                                <a:lnTo>
                                  <a:pt x="562" y="162"/>
                                </a:lnTo>
                                <a:lnTo>
                                  <a:pt x="557" y="57"/>
                                </a:lnTo>
                                <a:lnTo>
                                  <a:pt x="551" y="51"/>
                                </a:lnTo>
                                <a:close/>
                                <a:moveTo>
                                  <a:pt x="534" y="133"/>
                                </a:moveTo>
                                <a:lnTo>
                                  <a:pt x="535" y="156"/>
                                </a:lnTo>
                                <a:lnTo>
                                  <a:pt x="554" y="143"/>
                                </a:lnTo>
                                <a:lnTo>
                                  <a:pt x="534" y="133"/>
                                </a:lnTo>
                                <a:close/>
                                <a:moveTo>
                                  <a:pt x="533" y="110"/>
                                </a:moveTo>
                                <a:lnTo>
                                  <a:pt x="534" y="133"/>
                                </a:lnTo>
                                <a:lnTo>
                                  <a:pt x="554" y="143"/>
                                </a:lnTo>
                                <a:lnTo>
                                  <a:pt x="535" y="156"/>
                                </a:lnTo>
                                <a:lnTo>
                                  <a:pt x="547" y="156"/>
                                </a:lnTo>
                                <a:lnTo>
                                  <a:pt x="559" y="148"/>
                                </a:lnTo>
                                <a:lnTo>
                                  <a:pt x="543" y="123"/>
                                </a:lnTo>
                                <a:lnTo>
                                  <a:pt x="533" y="110"/>
                                </a:lnTo>
                                <a:close/>
                                <a:moveTo>
                                  <a:pt x="532" y="109"/>
                                </a:moveTo>
                                <a:lnTo>
                                  <a:pt x="514" y="123"/>
                                </a:lnTo>
                                <a:lnTo>
                                  <a:pt x="534" y="133"/>
                                </a:lnTo>
                                <a:lnTo>
                                  <a:pt x="533" y="110"/>
                                </a:lnTo>
                                <a:lnTo>
                                  <a:pt x="532" y="109"/>
                                </a:lnTo>
                                <a:close/>
                                <a:moveTo>
                                  <a:pt x="493" y="102"/>
                                </a:moveTo>
                                <a:lnTo>
                                  <a:pt x="496" y="105"/>
                                </a:lnTo>
                                <a:lnTo>
                                  <a:pt x="499" y="102"/>
                                </a:lnTo>
                                <a:lnTo>
                                  <a:pt x="494" y="102"/>
                                </a:lnTo>
                                <a:lnTo>
                                  <a:pt x="493" y="102"/>
                                </a:lnTo>
                                <a:close/>
                                <a:moveTo>
                                  <a:pt x="492" y="101"/>
                                </a:moveTo>
                                <a:lnTo>
                                  <a:pt x="493" y="102"/>
                                </a:lnTo>
                                <a:lnTo>
                                  <a:pt x="494" y="102"/>
                                </a:lnTo>
                                <a:lnTo>
                                  <a:pt x="492" y="101"/>
                                </a:lnTo>
                                <a:close/>
                                <a:moveTo>
                                  <a:pt x="501" y="101"/>
                                </a:moveTo>
                                <a:lnTo>
                                  <a:pt x="492" y="101"/>
                                </a:lnTo>
                                <a:lnTo>
                                  <a:pt x="494" y="102"/>
                                </a:lnTo>
                                <a:lnTo>
                                  <a:pt x="499" y="102"/>
                                </a:lnTo>
                                <a:lnTo>
                                  <a:pt x="501" y="101"/>
                                </a:lnTo>
                                <a:close/>
                                <a:moveTo>
                                  <a:pt x="480" y="89"/>
                                </a:moveTo>
                                <a:lnTo>
                                  <a:pt x="493" y="102"/>
                                </a:lnTo>
                                <a:lnTo>
                                  <a:pt x="492" y="101"/>
                                </a:lnTo>
                                <a:lnTo>
                                  <a:pt x="501" y="101"/>
                                </a:lnTo>
                                <a:lnTo>
                                  <a:pt x="515" y="90"/>
                                </a:lnTo>
                                <a:lnTo>
                                  <a:pt x="481" y="90"/>
                                </a:lnTo>
                                <a:lnTo>
                                  <a:pt x="480" y="89"/>
                                </a:lnTo>
                                <a:close/>
                                <a:moveTo>
                                  <a:pt x="479" y="88"/>
                                </a:moveTo>
                                <a:lnTo>
                                  <a:pt x="480" y="89"/>
                                </a:lnTo>
                                <a:lnTo>
                                  <a:pt x="481" y="90"/>
                                </a:lnTo>
                                <a:lnTo>
                                  <a:pt x="479" y="88"/>
                                </a:lnTo>
                                <a:close/>
                                <a:moveTo>
                                  <a:pt x="516" y="88"/>
                                </a:moveTo>
                                <a:lnTo>
                                  <a:pt x="479" y="88"/>
                                </a:lnTo>
                                <a:lnTo>
                                  <a:pt x="481" y="90"/>
                                </a:lnTo>
                                <a:lnTo>
                                  <a:pt x="515" y="90"/>
                                </a:lnTo>
                                <a:lnTo>
                                  <a:pt x="516" y="89"/>
                                </a:lnTo>
                                <a:lnTo>
                                  <a:pt x="516" y="88"/>
                                </a:lnTo>
                                <a:close/>
                                <a:moveTo>
                                  <a:pt x="467" y="82"/>
                                </a:moveTo>
                                <a:lnTo>
                                  <a:pt x="480" y="89"/>
                                </a:lnTo>
                                <a:lnTo>
                                  <a:pt x="479" y="88"/>
                                </a:lnTo>
                                <a:lnTo>
                                  <a:pt x="516" y="88"/>
                                </a:lnTo>
                                <a:lnTo>
                                  <a:pt x="513" y="84"/>
                                </a:lnTo>
                                <a:lnTo>
                                  <a:pt x="512" y="84"/>
                                </a:lnTo>
                                <a:lnTo>
                                  <a:pt x="510" y="82"/>
                                </a:lnTo>
                                <a:lnTo>
                                  <a:pt x="469" y="82"/>
                                </a:lnTo>
                                <a:lnTo>
                                  <a:pt x="467" y="82"/>
                                </a:lnTo>
                                <a:close/>
                                <a:moveTo>
                                  <a:pt x="466" y="80"/>
                                </a:moveTo>
                                <a:lnTo>
                                  <a:pt x="467" y="82"/>
                                </a:lnTo>
                                <a:lnTo>
                                  <a:pt x="469" y="82"/>
                                </a:lnTo>
                                <a:lnTo>
                                  <a:pt x="466" y="80"/>
                                </a:lnTo>
                                <a:close/>
                                <a:moveTo>
                                  <a:pt x="509" y="80"/>
                                </a:moveTo>
                                <a:lnTo>
                                  <a:pt x="466" y="80"/>
                                </a:lnTo>
                                <a:lnTo>
                                  <a:pt x="469" y="82"/>
                                </a:lnTo>
                                <a:lnTo>
                                  <a:pt x="510" y="82"/>
                                </a:lnTo>
                                <a:lnTo>
                                  <a:pt x="509" y="80"/>
                                </a:lnTo>
                                <a:close/>
                                <a:moveTo>
                                  <a:pt x="506" y="78"/>
                                </a:moveTo>
                                <a:lnTo>
                                  <a:pt x="454" y="78"/>
                                </a:lnTo>
                                <a:lnTo>
                                  <a:pt x="459" y="78"/>
                                </a:lnTo>
                                <a:lnTo>
                                  <a:pt x="456" y="79"/>
                                </a:lnTo>
                                <a:lnTo>
                                  <a:pt x="467" y="82"/>
                                </a:lnTo>
                                <a:lnTo>
                                  <a:pt x="466" y="80"/>
                                </a:lnTo>
                                <a:lnTo>
                                  <a:pt x="509" y="80"/>
                                </a:lnTo>
                                <a:lnTo>
                                  <a:pt x="506" y="78"/>
                                </a:lnTo>
                                <a:close/>
                                <a:moveTo>
                                  <a:pt x="447" y="79"/>
                                </a:moveTo>
                                <a:lnTo>
                                  <a:pt x="443" y="81"/>
                                </a:lnTo>
                                <a:lnTo>
                                  <a:pt x="450" y="80"/>
                                </a:lnTo>
                                <a:lnTo>
                                  <a:pt x="448" y="80"/>
                                </a:lnTo>
                                <a:lnTo>
                                  <a:pt x="447" y="79"/>
                                </a:lnTo>
                                <a:close/>
                                <a:moveTo>
                                  <a:pt x="450" y="78"/>
                                </a:moveTo>
                                <a:lnTo>
                                  <a:pt x="447" y="79"/>
                                </a:lnTo>
                                <a:lnTo>
                                  <a:pt x="448" y="80"/>
                                </a:lnTo>
                                <a:lnTo>
                                  <a:pt x="450" y="78"/>
                                </a:lnTo>
                                <a:close/>
                                <a:moveTo>
                                  <a:pt x="506" y="78"/>
                                </a:moveTo>
                                <a:lnTo>
                                  <a:pt x="450" y="78"/>
                                </a:lnTo>
                                <a:lnTo>
                                  <a:pt x="448" y="80"/>
                                </a:lnTo>
                                <a:lnTo>
                                  <a:pt x="450" y="80"/>
                                </a:lnTo>
                                <a:lnTo>
                                  <a:pt x="456" y="79"/>
                                </a:lnTo>
                                <a:lnTo>
                                  <a:pt x="454" y="78"/>
                                </a:lnTo>
                                <a:lnTo>
                                  <a:pt x="506" y="78"/>
                                </a:lnTo>
                                <a:close/>
                                <a:moveTo>
                                  <a:pt x="457" y="52"/>
                                </a:moveTo>
                                <a:lnTo>
                                  <a:pt x="437" y="56"/>
                                </a:lnTo>
                                <a:lnTo>
                                  <a:pt x="434" y="57"/>
                                </a:lnTo>
                                <a:lnTo>
                                  <a:pt x="430" y="60"/>
                                </a:lnTo>
                                <a:lnTo>
                                  <a:pt x="447" y="79"/>
                                </a:lnTo>
                                <a:lnTo>
                                  <a:pt x="450" y="78"/>
                                </a:lnTo>
                                <a:lnTo>
                                  <a:pt x="506" y="78"/>
                                </a:lnTo>
                                <a:lnTo>
                                  <a:pt x="496" y="69"/>
                                </a:lnTo>
                                <a:lnTo>
                                  <a:pt x="495" y="68"/>
                                </a:lnTo>
                                <a:lnTo>
                                  <a:pt x="478" y="58"/>
                                </a:lnTo>
                                <a:lnTo>
                                  <a:pt x="477" y="57"/>
                                </a:lnTo>
                                <a:lnTo>
                                  <a:pt x="458" y="52"/>
                                </a:lnTo>
                                <a:lnTo>
                                  <a:pt x="457" y="52"/>
                                </a:lnTo>
                                <a:close/>
                                <a:moveTo>
                                  <a:pt x="454" y="78"/>
                                </a:moveTo>
                                <a:lnTo>
                                  <a:pt x="456" y="79"/>
                                </a:lnTo>
                                <a:lnTo>
                                  <a:pt x="459" y="78"/>
                                </a:lnTo>
                                <a:lnTo>
                                  <a:pt x="454" y="78"/>
                                </a:lnTo>
                                <a:close/>
                              </a:path>
                            </a:pathLst>
                          </a:custGeom>
                          <a:solidFill>
                            <a:srgbClr val="0079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77" name="Picture 115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2841" y="3069"/>
                            <a:ext cx="296"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8" name="Line 1158"/>
                        <wps:cNvCnPr>
                          <a:cxnSpLocks noChangeShapeType="1"/>
                        </wps:cNvCnPr>
                        <wps:spPr bwMode="auto">
                          <a:xfrm>
                            <a:off x="1971" y="1105"/>
                            <a:ext cx="942" cy="0"/>
                          </a:xfrm>
                          <a:prstGeom prst="line">
                            <a:avLst/>
                          </a:prstGeom>
                          <a:noFill/>
                          <a:ln w="831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9" name="AutoShape 1157"/>
                        <wps:cNvSpPr>
                          <a:spLocks/>
                        </wps:cNvSpPr>
                        <wps:spPr bwMode="auto">
                          <a:xfrm>
                            <a:off x="3265" y="2486"/>
                            <a:ext cx="122" cy="566"/>
                          </a:xfrm>
                          <a:custGeom>
                            <a:avLst/>
                            <a:gdLst>
                              <a:gd name="T0" fmla="+- 0 3325 3265"/>
                              <a:gd name="T1" fmla="*/ T0 w 122"/>
                              <a:gd name="T2" fmla="+- 0 2538 2486"/>
                              <a:gd name="T3" fmla="*/ 2538 h 566"/>
                              <a:gd name="T4" fmla="+- 0 3312 3265"/>
                              <a:gd name="T5" fmla="*/ T4 w 122"/>
                              <a:gd name="T6" fmla="+- 0 2561 2486"/>
                              <a:gd name="T7" fmla="*/ 2561 h 566"/>
                              <a:gd name="T8" fmla="+- 0 3312 3265"/>
                              <a:gd name="T9" fmla="*/ T8 w 122"/>
                              <a:gd name="T10" fmla="+- 0 3052 2486"/>
                              <a:gd name="T11" fmla="*/ 3052 h 566"/>
                              <a:gd name="T12" fmla="+- 0 3339 3265"/>
                              <a:gd name="T13" fmla="*/ T12 w 122"/>
                              <a:gd name="T14" fmla="+- 0 3052 2486"/>
                              <a:gd name="T15" fmla="*/ 3052 h 566"/>
                              <a:gd name="T16" fmla="+- 0 3339 3265"/>
                              <a:gd name="T17" fmla="*/ T16 w 122"/>
                              <a:gd name="T18" fmla="+- 0 2561 2486"/>
                              <a:gd name="T19" fmla="*/ 2561 h 566"/>
                              <a:gd name="T20" fmla="+- 0 3325 3265"/>
                              <a:gd name="T21" fmla="*/ T20 w 122"/>
                              <a:gd name="T22" fmla="+- 0 2538 2486"/>
                              <a:gd name="T23" fmla="*/ 2538 h 566"/>
                              <a:gd name="T24" fmla="+- 0 3325 3265"/>
                              <a:gd name="T25" fmla="*/ T24 w 122"/>
                              <a:gd name="T26" fmla="+- 0 2486 2486"/>
                              <a:gd name="T27" fmla="*/ 2486 h 566"/>
                              <a:gd name="T28" fmla="+- 0 3265 3265"/>
                              <a:gd name="T29" fmla="*/ T28 w 122"/>
                              <a:gd name="T30" fmla="+- 0 2591 2486"/>
                              <a:gd name="T31" fmla="*/ 2591 h 566"/>
                              <a:gd name="T32" fmla="+- 0 3267 3265"/>
                              <a:gd name="T33" fmla="*/ T32 w 122"/>
                              <a:gd name="T34" fmla="+- 0 2599 2486"/>
                              <a:gd name="T35" fmla="*/ 2599 h 566"/>
                              <a:gd name="T36" fmla="+- 0 3279 3265"/>
                              <a:gd name="T37" fmla="*/ T36 w 122"/>
                              <a:gd name="T38" fmla="+- 0 2606 2486"/>
                              <a:gd name="T39" fmla="*/ 2606 h 566"/>
                              <a:gd name="T40" fmla="+- 0 3287 3265"/>
                              <a:gd name="T41" fmla="*/ T40 w 122"/>
                              <a:gd name="T42" fmla="+- 0 2604 2486"/>
                              <a:gd name="T43" fmla="*/ 2604 h 566"/>
                              <a:gd name="T44" fmla="+- 0 3312 3265"/>
                              <a:gd name="T45" fmla="*/ T44 w 122"/>
                              <a:gd name="T46" fmla="+- 0 2561 2486"/>
                              <a:gd name="T47" fmla="*/ 2561 h 566"/>
                              <a:gd name="T48" fmla="+- 0 3312 3265"/>
                              <a:gd name="T49" fmla="*/ T48 w 122"/>
                              <a:gd name="T50" fmla="+- 0 2512 2486"/>
                              <a:gd name="T51" fmla="*/ 2512 h 566"/>
                              <a:gd name="T52" fmla="+- 0 3341 3265"/>
                              <a:gd name="T53" fmla="*/ T52 w 122"/>
                              <a:gd name="T54" fmla="+- 0 2512 2486"/>
                              <a:gd name="T55" fmla="*/ 2512 h 566"/>
                              <a:gd name="T56" fmla="+- 0 3325 3265"/>
                              <a:gd name="T57" fmla="*/ T56 w 122"/>
                              <a:gd name="T58" fmla="+- 0 2486 2486"/>
                              <a:gd name="T59" fmla="*/ 2486 h 566"/>
                              <a:gd name="T60" fmla="+- 0 3341 3265"/>
                              <a:gd name="T61" fmla="*/ T60 w 122"/>
                              <a:gd name="T62" fmla="+- 0 2512 2486"/>
                              <a:gd name="T63" fmla="*/ 2512 h 566"/>
                              <a:gd name="T64" fmla="+- 0 3339 3265"/>
                              <a:gd name="T65" fmla="*/ T64 w 122"/>
                              <a:gd name="T66" fmla="+- 0 2512 2486"/>
                              <a:gd name="T67" fmla="*/ 2512 h 566"/>
                              <a:gd name="T68" fmla="+- 0 3339 3265"/>
                              <a:gd name="T69" fmla="*/ T68 w 122"/>
                              <a:gd name="T70" fmla="+- 0 2561 2486"/>
                              <a:gd name="T71" fmla="*/ 2561 h 566"/>
                              <a:gd name="T72" fmla="+- 0 3364 3265"/>
                              <a:gd name="T73" fmla="*/ T72 w 122"/>
                              <a:gd name="T74" fmla="+- 0 2604 2486"/>
                              <a:gd name="T75" fmla="*/ 2604 h 566"/>
                              <a:gd name="T76" fmla="+- 0 3372 3265"/>
                              <a:gd name="T77" fmla="*/ T76 w 122"/>
                              <a:gd name="T78" fmla="+- 0 2606 2486"/>
                              <a:gd name="T79" fmla="*/ 2606 h 566"/>
                              <a:gd name="T80" fmla="+- 0 3384 3265"/>
                              <a:gd name="T81" fmla="*/ T80 w 122"/>
                              <a:gd name="T82" fmla="+- 0 2599 2486"/>
                              <a:gd name="T83" fmla="*/ 2599 h 566"/>
                              <a:gd name="T84" fmla="+- 0 3386 3265"/>
                              <a:gd name="T85" fmla="*/ T84 w 122"/>
                              <a:gd name="T86" fmla="+- 0 2591 2486"/>
                              <a:gd name="T87" fmla="*/ 2591 h 566"/>
                              <a:gd name="T88" fmla="+- 0 3341 3265"/>
                              <a:gd name="T89" fmla="*/ T88 w 122"/>
                              <a:gd name="T90" fmla="+- 0 2512 2486"/>
                              <a:gd name="T91" fmla="*/ 2512 h 566"/>
                              <a:gd name="T92" fmla="+- 0 3339 3265"/>
                              <a:gd name="T93" fmla="*/ T92 w 122"/>
                              <a:gd name="T94" fmla="+- 0 2512 2486"/>
                              <a:gd name="T95" fmla="*/ 2512 h 566"/>
                              <a:gd name="T96" fmla="+- 0 3312 3265"/>
                              <a:gd name="T97" fmla="*/ T96 w 122"/>
                              <a:gd name="T98" fmla="+- 0 2512 2486"/>
                              <a:gd name="T99" fmla="*/ 2512 h 566"/>
                              <a:gd name="T100" fmla="+- 0 3312 3265"/>
                              <a:gd name="T101" fmla="*/ T100 w 122"/>
                              <a:gd name="T102" fmla="+- 0 2561 2486"/>
                              <a:gd name="T103" fmla="*/ 2561 h 566"/>
                              <a:gd name="T104" fmla="+- 0 3325 3265"/>
                              <a:gd name="T105" fmla="*/ T104 w 122"/>
                              <a:gd name="T106" fmla="+- 0 2538 2486"/>
                              <a:gd name="T107" fmla="*/ 2538 h 566"/>
                              <a:gd name="T108" fmla="+- 0 3314 3265"/>
                              <a:gd name="T109" fmla="*/ T108 w 122"/>
                              <a:gd name="T110" fmla="+- 0 2519 2486"/>
                              <a:gd name="T111" fmla="*/ 2519 h 566"/>
                              <a:gd name="T112" fmla="+- 0 3339 3265"/>
                              <a:gd name="T113" fmla="*/ T112 w 122"/>
                              <a:gd name="T114" fmla="+- 0 2519 2486"/>
                              <a:gd name="T115" fmla="*/ 2519 h 566"/>
                              <a:gd name="T116" fmla="+- 0 3339 3265"/>
                              <a:gd name="T117" fmla="*/ T116 w 122"/>
                              <a:gd name="T118" fmla="+- 0 2512 2486"/>
                              <a:gd name="T119" fmla="*/ 2512 h 566"/>
                              <a:gd name="T120" fmla="+- 0 3339 3265"/>
                              <a:gd name="T121" fmla="*/ T120 w 122"/>
                              <a:gd name="T122" fmla="+- 0 2519 2486"/>
                              <a:gd name="T123" fmla="*/ 2519 h 566"/>
                              <a:gd name="T124" fmla="+- 0 3337 3265"/>
                              <a:gd name="T125" fmla="*/ T124 w 122"/>
                              <a:gd name="T126" fmla="+- 0 2519 2486"/>
                              <a:gd name="T127" fmla="*/ 2519 h 566"/>
                              <a:gd name="T128" fmla="+- 0 3325 3265"/>
                              <a:gd name="T129" fmla="*/ T128 w 122"/>
                              <a:gd name="T130" fmla="+- 0 2538 2486"/>
                              <a:gd name="T131" fmla="*/ 2538 h 566"/>
                              <a:gd name="T132" fmla="+- 0 3339 3265"/>
                              <a:gd name="T133" fmla="*/ T132 w 122"/>
                              <a:gd name="T134" fmla="+- 0 2561 2486"/>
                              <a:gd name="T135" fmla="*/ 2561 h 566"/>
                              <a:gd name="T136" fmla="+- 0 3339 3265"/>
                              <a:gd name="T137" fmla="*/ T136 w 122"/>
                              <a:gd name="T138" fmla="+- 0 2519 2486"/>
                              <a:gd name="T139" fmla="*/ 2519 h 566"/>
                              <a:gd name="T140" fmla="+- 0 3337 3265"/>
                              <a:gd name="T141" fmla="*/ T140 w 122"/>
                              <a:gd name="T142" fmla="+- 0 2519 2486"/>
                              <a:gd name="T143" fmla="*/ 2519 h 566"/>
                              <a:gd name="T144" fmla="+- 0 3314 3265"/>
                              <a:gd name="T145" fmla="*/ T144 w 122"/>
                              <a:gd name="T146" fmla="+- 0 2519 2486"/>
                              <a:gd name="T147" fmla="*/ 2519 h 566"/>
                              <a:gd name="T148" fmla="+- 0 3325 3265"/>
                              <a:gd name="T149" fmla="*/ T148 w 122"/>
                              <a:gd name="T150" fmla="+- 0 2538 2486"/>
                              <a:gd name="T151" fmla="*/ 2538 h 566"/>
                              <a:gd name="T152" fmla="+- 0 3337 3265"/>
                              <a:gd name="T153" fmla="*/ T152 w 122"/>
                              <a:gd name="T154" fmla="+- 0 2519 2486"/>
                              <a:gd name="T155" fmla="*/ 2519 h 5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22" h="566">
                                <a:moveTo>
                                  <a:pt x="60" y="52"/>
                                </a:moveTo>
                                <a:lnTo>
                                  <a:pt x="47" y="75"/>
                                </a:lnTo>
                                <a:lnTo>
                                  <a:pt x="47" y="566"/>
                                </a:lnTo>
                                <a:lnTo>
                                  <a:pt x="74" y="566"/>
                                </a:lnTo>
                                <a:lnTo>
                                  <a:pt x="74" y="75"/>
                                </a:lnTo>
                                <a:lnTo>
                                  <a:pt x="60" y="52"/>
                                </a:lnTo>
                                <a:close/>
                                <a:moveTo>
                                  <a:pt x="60" y="0"/>
                                </a:moveTo>
                                <a:lnTo>
                                  <a:pt x="0" y="105"/>
                                </a:lnTo>
                                <a:lnTo>
                                  <a:pt x="2" y="113"/>
                                </a:lnTo>
                                <a:lnTo>
                                  <a:pt x="14" y="120"/>
                                </a:lnTo>
                                <a:lnTo>
                                  <a:pt x="22" y="118"/>
                                </a:lnTo>
                                <a:lnTo>
                                  <a:pt x="47" y="75"/>
                                </a:lnTo>
                                <a:lnTo>
                                  <a:pt x="47" y="26"/>
                                </a:lnTo>
                                <a:lnTo>
                                  <a:pt x="76" y="26"/>
                                </a:lnTo>
                                <a:lnTo>
                                  <a:pt x="60" y="0"/>
                                </a:lnTo>
                                <a:close/>
                                <a:moveTo>
                                  <a:pt x="76" y="26"/>
                                </a:moveTo>
                                <a:lnTo>
                                  <a:pt x="74" y="26"/>
                                </a:lnTo>
                                <a:lnTo>
                                  <a:pt x="74" y="75"/>
                                </a:lnTo>
                                <a:lnTo>
                                  <a:pt x="99" y="118"/>
                                </a:lnTo>
                                <a:lnTo>
                                  <a:pt x="107" y="120"/>
                                </a:lnTo>
                                <a:lnTo>
                                  <a:pt x="119" y="113"/>
                                </a:lnTo>
                                <a:lnTo>
                                  <a:pt x="121" y="105"/>
                                </a:lnTo>
                                <a:lnTo>
                                  <a:pt x="76" y="26"/>
                                </a:lnTo>
                                <a:close/>
                                <a:moveTo>
                                  <a:pt x="74" y="26"/>
                                </a:moveTo>
                                <a:lnTo>
                                  <a:pt x="47" y="26"/>
                                </a:lnTo>
                                <a:lnTo>
                                  <a:pt x="47" y="75"/>
                                </a:lnTo>
                                <a:lnTo>
                                  <a:pt x="60" y="52"/>
                                </a:lnTo>
                                <a:lnTo>
                                  <a:pt x="49" y="33"/>
                                </a:lnTo>
                                <a:lnTo>
                                  <a:pt x="74" y="33"/>
                                </a:lnTo>
                                <a:lnTo>
                                  <a:pt x="74" y="26"/>
                                </a:lnTo>
                                <a:close/>
                                <a:moveTo>
                                  <a:pt x="74" y="33"/>
                                </a:moveTo>
                                <a:lnTo>
                                  <a:pt x="72" y="33"/>
                                </a:lnTo>
                                <a:lnTo>
                                  <a:pt x="60" y="52"/>
                                </a:lnTo>
                                <a:lnTo>
                                  <a:pt x="74" y="75"/>
                                </a:lnTo>
                                <a:lnTo>
                                  <a:pt x="74" y="33"/>
                                </a:lnTo>
                                <a:close/>
                                <a:moveTo>
                                  <a:pt x="72" y="33"/>
                                </a:moveTo>
                                <a:lnTo>
                                  <a:pt x="49" y="33"/>
                                </a:lnTo>
                                <a:lnTo>
                                  <a:pt x="60" y="52"/>
                                </a:lnTo>
                                <a:lnTo>
                                  <a:pt x="72" y="33"/>
                                </a:lnTo>
                                <a:close/>
                              </a:path>
                            </a:pathLst>
                          </a:custGeom>
                          <a:solidFill>
                            <a:srgbClr val="FF1A1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0" name="AutoShape 1156"/>
                        <wps:cNvSpPr>
                          <a:spLocks/>
                        </wps:cNvSpPr>
                        <wps:spPr bwMode="auto">
                          <a:xfrm>
                            <a:off x="3299" y="3002"/>
                            <a:ext cx="566" cy="122"/>
                          </a:xfrm>
                          <a:custGeom>
                            <a:avLst/>
                            <a:gdLst>
                              <a:gd name="T0" fmla="+- 0 3761 3299"/>
                              <a:gd name="T1" fmla="*/ T0 w 566"/>
                              <a:gd name="T2" fmla="+- 0 3002 3002"/>
                              <a:gd name="T3" fmla="*/ 3002 h 122"/>
                              <a:gd name="T4" fmla="+- 0 3753 3299"/>
                              <a:gd name="T5" fmla="*/ T4 w 566"/>
                              <a:gd name="T6" fmla="+- 0 3004 3002"/>
                              <a:gd name="T7" fmla="*/ 3004 h 122"/>
                              <a:gd name="T8" fmla="+- 0 3745 3299"/>
                              <a:gd name="T9" fmla="*/ T8 w 566"/>
                              <a:gd name="T10" fmla="+- 0 3016 3002"/>
                              <a:gd name="T11" fmla="*/ 3016 h 122"/>
                              <a:gd name="T12" fmla="+- 0 3748 3299"/>
                              <a:gd name="T13" fmla="*/ T12 w 566"/>
                              <a:gd name="T14" fmla="+- 0 3024 3002"/>
                              <a:gd name="T15" fmla="*/ 3024 h 122"/>
                              <a:gd name="T16" fmla="+- 0 3791 3299"/>
                              <a:gd name="T17" fmla="*/ T16 w 566"/>
                              <a:gd name="T18" fmla="+- 0 3049 3002"/>
                              <a:gd name="T19" fmla="*/ 3049 h 122"/>
                              <a:gd name="T20" fmla="+- 0 3839 3299"/>
                              <a:gd name="T21" fmla="*/ T20 w 566"/>
                              <a:gd name="T22" fmla="+- 0 3049 3002"/>
                              <a:gd name="T23" fmla="*/ 3049 h 122"/>
                              <a:gd name="T24" fmla="+- 0 3839 3299"/>
                              <a:gd name="T25" fmla="*/ T24 w 566"/>
                              <a:gd name="T26" fmla="+- 0 3076 3002"/>
                              <a:gd name="T27" fmla="*/ 3076 h 122"/>
                              <a:gd name="T28" fmla="+- 0 3791 3299"/>
                              <a:gd name="T29" fmla="*/ T28 w 566"/>
                              <a:gd name="T30" fmla="+- 0 3076 3002"/>
                              <a:gd name="T31" fmla="*/ 3076 h 122"/>
                              <a:gd name="T32" fmla="+- 0 3748 3299"/>
                              <a:gd name="T33" fmla="*/ T32 w 566"/>
                              <a:gd name="T34" fmla="+- 0 3101 3002"/>
                              <a:gd name="T35" fmla="*/ 3101 h 122"/>
                              <a:gd name="T36" fmla="+- 0 3745 3299"/>
                              <a:gd name="T37" fmla="*/ T36 w 566"/>
                              <a:gd name="T38" fmla="+- 0 3109 3002"/>
                              <a:gd name="T39" fmla="*/ 3109 h 122"/>
                              <a:gd name="T40" fmla="+- 0 3753 3299"/>
                              <a:gd name="T41" fmla="*/ T40 w 566"/>
                              <a:gd name="T42" fmla="+- 0 3121 3002"/>
                              <a:gd name="T43" fmla="*/ 3121 h 122"/>
                              <a:gd name="T44" fmla="+- 0 3761 3299"/>
                              <a:gd name="T45" fmla="*/ T44 w 566"/>
                              <a:gd name="T46" fmla="+- 0 3123 3002"/>
                              <a:gd name="T47" fmla="*/ 3123 h 122"/>
                              <a:gd name="T48" fmla="+- 0 3842 3299"/>
                              <a:gd name="T49" fmla="*/ T48 w 566"/>
                              <a:gd name="T50" fmla="+- 0 3076 3002"/>
                              <a:gd name="T51" fmla="*/ 3076 h 122"/>
                              <a:gd name="T52" fmla="+- 0 3839 3299"/>
                              <a:gd name="T53" fmla="*/ T52 w 566"/>
                              <a:gd name="T54" fmla="+- 0 3076 3002"/>
                              <a:gd name="T55" fmla="*/ 3076 h 122"/>
                              <a:gd name="T56" fmla="+- 0 3842 3299"/>
                              <a:gd name="T57" fmla="*/ T56 w 566"/>
                              <a:gd name="T58" fmla="+- 0 3076 3002"/>
                              <a:gd name="T59" fmla="*/ 3076 h 122"/>
                              <a:gd name="T60" fmla="+- 0 3865 3299"/>
                              <a:gd name="T61" fmla="*/ T60 w 566"/>
                              <a:gd name="T62" fmla="+- 0 3062 3002"/>
                              <a:gd name="T63" fmla="*/ 3062 h 122"/>
                              <a:gd name="T64" fmla="+- 0 3761 3299"/>
                              <a:gd name="T65" fmla="*/ T64 w 566"/>
                              <a:gd name="T66" fmla="+- 0 3002 3002"/>
                              <a:gd name="T67" fmla="*/ 3002 h 122"/>
                              <a:gd name="T68" fmla="+- 0 3813 3299"/>
                              <a:gd name="T69" fmla="*/ T68 w 566"/>
                              <a:gd name="T70" fmla="+- 0 3062 3002"/>
                              <a:gd name="T71" fmla="*/ 3062 h 122"/>
                              <a:gd name="T72" fmla="+- 0 3791 3299"/>
                              <a:gd name="T73" fmla="*/ T72 w 566"/>
                              <a:gd name="T74" fmla="+- 0 3076 3002"/>
                              <a:gd name="T75" fmla="*/ 3076 h 122"/>
                              <a:gd name="T76" fmla="+- 0 3839 3299"/>
                              <a:gd name="T77" fmla="*/ T76 w 566"/>
                              <a:gd name="T78" fmla="+- 0 3076 3002"/>
                              <a:gd name="T79" fmla="*/ 3076 h 122"/>
                              <a:gd name="T80" fmla="+- 0 3839 3299"/>
                              <a:gd name="T81" fmla="*/ T80 w 566"/>
                              <a:gd name="T82" fmla="+- 0 3074 3002"/>
                              <a:gd name="T83" fmla="*/ 3074 h 122"/>
                              <a:gd name="T84" fmla="+- 0 3832 3299"/>
                              <a:gd name="T85" fmla="*/ T84 w 566"/>
                              <a:gd name="T86" fmla="+- 0 3074 3002"/>
                              <a:gd name="T87" fmla="*/ 3074 h 122"/>
                              <a:gd name="T88" fmla="+- 0 3813 3299"/>
                              <a:gd name="T89" fmla="*/ T88 w 566"/>
                              <a:gd name="T90" fmla="+- 0 3062 3002"/>
                              <a:gd name="T91" fmla="*/ 3062 h 122"/>
                              <a:gd name="T92" fmla="+- 0 3299 3299"/>
                              <a:gd name="T93" fmla="*/ T92 w 566"/>
                              <a:gd name="T94" fmla="+- 0 3049 3002"/>
                              <a:gd name="T95" fmla="*/ 3049 h 122"/>
                              <a:gd name="T96" fmla="+- 0 3299 3299"/>
                              <a:gd name="T97" fmla="*/ T96 w 566"/>
                              <a:gd name="T98" fmla="+- 0 3076 3002"/>
                              <a:gd name="T99" fmla="*/ 3076 h 122"/>
                              <a:gd name="T100" fmla="+- 0 3791 3299"/>
                              <a:gd name="T101" fmla="*/ T100 w 566"/>
                              <a:gd name="T102" fmla="+- 0 3076 3002"/>
                              <a:gd name="T103" fmla="*/ 3076 h 122"/>
                              <a:gd name="T104" fmla="+- 0 3813 3299"/>
                              <a:gd name="T105" fmla="*/ T104 w 566"/>
                              <a:gd name="T106" fmla="+- 0 3062 3002"/>
                              <a:gd name="T107" fmla="*/ 3062 h 122"/>
                              <a:gd name="T108" fmla="+- 0 3791 3299"/>
                              <a:gd name="T109" fmla="*/ T108 w 566"/>
                              <a:gd name="T110" fmla="+- 0 3049 3002"/>
                              <a:gd name="T111" fmla="*/ 3049 h 122"/>
                              <a:gd name="T112" fmla="+- 0 3299 3299"/>
                              <a:gd name="T113" fmla="*/ T112 w 566"/>
                              <a:gd name="T114" fmla="+- 0 3049 3002"/>
                              <a:gd name="T115" fmla="*/ 3049 h 122"/>
                              <a:gd name="T116" fmla="+- 0 3832 3299"/>
                              <a:gd name="T117" fmla="*/ T116 w 566"/>
                              <a:gd name="T118" fmla="+- 0 3051 3002"/>
                              <a:gd name="T119" fmla="*/ 3051 h 122"/>
                              <a:gd name="T120" fmla="+- 0 3813 3299"/>
                              <a:gd name="T121" fmla="*/ T120 w 566"/>
                              <a:gd name="T122" fmla="+- 0 3062 3002"/>
                              <a:gd name="T123" fmla="*/ 3062 h 122"/>
                              <a:gd name="T124" fmla="+- 0 3832 3299"/>
                              <a:gd name="T125" fmla="*/ T124 w 566"/>
                              <a:gd name="T126" fmla="+- 0 3074 3002"/>
                              <a:gd name="T127" fmla="*/ 3074 h 122"/>
                              <a:gd name="T128" fmla="+- 0 3832 3299"/>
                              <a:gd name="T129" fmla="*/ T128 w 566"/>
                              <a:gd name="T130" fmla="+- 0 3051 3002"/>
                              <a:gd name="T131" fmla="*/ 3051 h 122"/>
                              <a:gd name="T132" fmla="+- 0 3839 3299"/>
                              <a:gd name="T133" fmla="*/ T132 w 566"/>
                              <a:gd name="T134" fmla="+- 0 3051 3002"/>
                              <a:gd name="T135" fmla="*/ 3051 h 122"/>
                              <a:gd name="T136" fmla="+- 0 3832 3299"/>
                              <a:gd name="T137" fmla="*/ T136 w 566"/>
                              <a:gd name="T138" fmla="+- 0 3051 3002"/>
                              <a:gd name="T139" fmla="*/ 3051 h 122"/>
                              <a:gd name="T140" fmla="+- 0 3832 3299"/>
                              <a:gd name="T141" fmla="*/ T140 w 566"/>
                              <a:gd name="T142" fmla="+- 0 3074 3002"/>
                              <a:gd name="T143" fmla="*/ 3074 h 122"/>
                              <a:gd name="T144" fmla="+- 0 3839 3299"/>
                              <a:gd name="T145" fmla="*/ T144 w 566"/>
                              <a:gd name="T146" fmla="+- 0 3074 3002"/>
                              <a:gd name="T147" fmla="*/ 3074 h 122"/>
                              <a:gd name="T148" fmla="+- 0 3839 3299"/>
                              <a:gd name="T149" fmla="*/ T148 w 566"/>
                              <a:gd name="T150" fmla="+- 0 3051 3002"/>
                              <a:gd name="T151" fmla="*/ 3051 h 122"/>
                              <a:gd name="T152" fmla="+- 0 3791 3299"/>
                              <a:gd name="T153" fmla="*/ T152 w 566"/>
                              <a:gd name="T154" fmla="+- 0 3049 3002"/>
                              <a:gd name="T155" fmla="*/ 3049 h 122"/>
                              <a:gd name="T156" fmla="+- 0 3813 3299"/>
                              <a:gd name="T157" fmla="*/ T156 w 566"/>
                              <a:gd name="T158" fmla="+- 0 3062 3002"/>
                              <a:gd name="T159" fmla="*/ 3062 h 122"/>
                              <a:gd name="T160" fmla="+- 0 3832 3299"/>
                              <a:gd name="T161" fmla="*/ T160 w 566"/>
                              <a:gd name="T162" fmla="+- 0 3051 3002"/>
                              <a:gd name="T163" fmla="*/ 3051 h 122"/>
                              <a:gd name="T164" fmla="+- 0 3839 3299"/>
                              <a:gd name="T165" fmla="*/ T164 w 566"/>
                              <a:gd name="T166" fmla="+- 0 3051 3002"/>
                              <a:gd name="T167" fmla="*/ 3051 h 122"/>
                              <a:gd name="T168" fmla="+- 0 3839 3299"/>
                              <a:gd name="T169" fmla="*/ T168 w 566"/>
                              <a:gd name="T170" fmla="+- 0 3049 3002"/>
                              <a:gd name="T171" fmla="*/ 3049 h 122"/>
                              <a:gd name="T172" fmla="+- 0 3791 3299"/>
                              <a:gd name="T173" fmla="*/ T172 w 566"/>
                              <a:gd name="T174" fmla="+- 0 3049 3002"/>
                              <a:gd name="T175" fmla="*/ 3049 h 1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66" h="122">
                                <a:moveTo>
                                  <a:pt x="462" y="0"/>
                                </a:moveTo>
                                <a:lnTo>
                                  <a:pt x="454" y="2"/>
                                </a:lnTo>
                                <a:lnTo>
                                  <a:pt x="446" y="14"/>
                                </a:lnTo>
                                <a:lnTo>
                                  <a:pt x="449" y="22"/>
                                </a:lnTo>
                                <a:lnTo>
                                  <a:pt x="492" y="47"/>
                                </a:lnTo>
                                <a:lnTo>
                                  <a:pt x="540" y="47"/>
                                </a:lnTo>
                                <a:lnTo>
                                  <a:pt x="540" y="74"/>
                                </a:lnTo>
                                <a:lnTo>
                                  <a:pt x="492" y="74"/>
                                </a:lnTo>
                                <a:lnTo>
                                  <a:pt x="449" y="99"/>
                                </a:lnTo>
                                <a:lnTo>
                                  <a:pt x="446" y="107"/>
                                </a:lnTo>
                                <a:lnTo>
                                  <a:pt x="454" y="119"/>
                                </a:lnTo>
                                <a:lnTo>
                                  <a:pt x="462" y="121"/>
                                </a:lnTo>
                                <a:lnTo>
                                  <a:pt x="543" y="74"/>
                                </a:lnTo>
                                <a:lnTo>
                                  <a:pt x="540" y="74"/>
                                </a:lnTo>
                                <a:lnTo>
                                  <a:pt x="543" y="74"/>
                                </a:lnTo>
                                <a:lnTo>
                                  <a:pt x="566" y="60"/>
                                </a:lnTo>
                                <a:lnTo>
                                  <a:pt x="462" y="0"/>
                                </a:lnTo>
                                <a:close/>
                                <a:moveTo>
                                  <a:pt x="514" y="60"/>
                                </a:moveTo>
                                <a:lnTo>
                                  <a:pt x="492" y="74"/>
                                </a:lnTo>
                                <a:lnTo>
                                  <a:pt x="540" y="74"/>
                                </a:lnTo>
                                <a:lnTo>
                                  <a:pt x="540" y="72"/>
                                </a:lnTo>
                                <a:lnTo>
                                  <a:pt x="533" y="72"/>
                                </a:lnTo>
                                <a:lnTo>
                                  <a:pt x="514" y="60"/>
                                </a:lnTo>
                                <a:close/>
                                <a:moveTo>
                                  <a:pt x="0" y="47"/>
                                </a:moveTo>
                                <a:lnTo>
                                  <a:pt x="0" y="74"/>
                                </a:lnTo>
                                <a:lnTo>
                                  <a:pt x="492" y="74"/>
                                </a:lnTo>
                                <a:lnTo>
                                  <a:pt x="514" y="60"/>
                                </a:lnTo>
                                <a:lnTo>
                                  <a:pt x="492" y="47"/>
                                </a:lnTo>
                                <a:lnTo>
                                  <a:pt x="0" y="47"/>
                                </a:lnTo>
                                <a:close/>
                                <a:moveTo>
                                  <a:pt x="533" y="49"/>
                                </a:moveTo>
                                <a:lnTo>
                                  <a:pt x="514" y="60"/>
                                </a:lnTo>
                                <a:lnTo>
                                  <a:pt x="533" y="72"/>
                                </a:lnTo>
                                <a:lnTo>
                                  <a:pt x="533" y="49"/>
                                </a:lnTo>
                                <a:close/>
                                <a:moveTo>
                                  <a:pt x="540" y="49"/>
                                </a:moveTo>
                                <a:lnTo>
                                  <a:pt x="533" y="49"/>
                                </a:lnTo>
                                <a:lnTo>
                                  <a:pt x="533" y="72"/>
                                </a:lnTo>
                                <a:lnTo>
                                  <a:pt x="540" y="72"/>
                                </a:lnTo>
                                <a:lnTo>
                                  <a:pt x="540" y="49"/>
                                </a:lnTo>
                                <a:close/>
                                <a:moveTo>
                                  <a:pt x="492" y="47"/>
                                </a:moveTo>
                                <a:lnTo>
                                  <a:pt x="514" y="60"/>
                                </a:lnTo>
                                <a:lnTo>
                                  <a:pt x="533" y="49"/>
                                </a:lnTo>
                                <a:lnTo>
                                  <a:pt x="540" y="49"/>
                                </a:lnTo>
                                <a:lnTo>
                                  <a:pt x="540" y="47"/>
                                </a:lnTo>
                                <a:lnTo>
                                  <a:pt x="492" y="47"/>
                                </a:lnTo>
                                <a:close/>
                              </a:path>
                            </a:pathLst>
                          </a:custGeom>
                          <a:solidFill>
                            <a:srgbClr val="FF1A1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1" name="Freeform 1155"/>
                        <wps:cNvSpPr>
                          <a:spLocks/>
                        </wps:cNvSpPr>
                        <wps:spPr bwMode="auto">
                          <a:xfrm>
                            <a:off x="2939" y="4535"/>
                            <a:ext cx="760" cy="288"/>
                          </a:xfrm>
                          <a:custGeom>
                            <a:avLst/>
                            <a:gdLst>
                              <a:gd name="T0" fmla="+- 0 3651 2939"/>
                              <a:gd name="T1" fmla="*/ T0 w 760"/>
                              <a:gd name="T2" fmla="+- 0 4535 4535"/>
                              <a:gd name="T3" fmla="*/ 4535 h 288"/>
                              <a:gd name="T4" fmla="+- 0 2987 2939"/>
                              <a:gd name="T5" fmla="*/ T4 w 760"/>
                              <a:gd name="T6" fmla="+- 0 4535 4535"/>
                              <a:gd name="T7" fmla="*/ 4535 h 288"/>
                              <a:gd name="T8" fmla="+- 0 2969 2939"/>
                              <a:gd name="T9" fmla="*/ T8 w 760"/>
                              <a:gd name="T10" fmla="+- 0 4539 4535"/>
                              <a:gd name="T11" fmla="*/ 4539 h 288"/>
                              <a:gd name="T12" fmla="+- 0 2953 2939"/>
                              <a:gd name="T13" fmla="*/ T12 w 760"/>
                              <a:gd name="T14" fmla="+- 0 4549 4535"/>
                              <a:gd name="T15" fmla="*/ 4549 h 288"/>
                              <a:gd name="T16" fmla="+- 0 2943 2939"/>
                              <a:gd name="T17" fmla="*/ T16 w 760"/>
                              <a:gd name="T18" fmla="+- 0 4565 4535"/>
                              <a:gd name="T19" fmla="*/ 4565 h 288"/>
                              <a:gd name="T20" fmla="+- 0 2939 2939"/>
                              <a:gd name="T21" fmla="*/ T20 w 760"/>
                              <a:gd name="T22" fmla="+- 0 4583 4535"/>
                              <a:gd name="T23" fmla="*/ 4583 h 288"/>
                              <a:gd name="T24" fmla="+- 0 2939 2939"/>
                              <a:gd name="T25" fmla="*/ T24 w 760"/>
                              <a:gd name="T26" fmla="+- 0 4775 4535"/>
                              <a:gd name="T27" fmla="*/ 4775 h 288"/>
                              <a:gd name="T28" fmla="+- 0 2943 2939"/>
                              <a:gd name="T29" fmla="*/ T28 w 760"/>
                              <a:gd name="T30" fmla="+- 0 4794 4535"/>
                              <a:gd name="T31" fmla="*/ 4794 h 288"/>
                              <a:gd name="T32" fmla="+- 0 2953 2939"/>
                              <a:gd name="T33" fmla="*/ T32 w 760"/>
                              <a:gd name="T34" fmla="+- 0 4809 4535"/>
                              <a:gd name="T35" fmla="*/ 4809 h 288"/>
                              <a:gd name="T36" fmla="+- 0 2969 2939"/>
                              <a:gd name="T37" fmla="*/ T36 w 760"/>
                              <a:gd name="T38" fmla="+- 0 4819 4535"/>
                              <a:gd name="T39" fmla="*/ 4819 h 288"/>
                              <a:gd name="T40" fmla="+- 0 2987 2939"/>
                              <a:gd name="T41" fmla="*/ T40 w 760"/>
                              <a:gd name="T42" fmla="+- 0 4823 4535"/>
                              <a:gd name="T43" fmla="*/ 4823 h 288"/>
                              <a:gd name="T44" fmla="+- 0 3651 2939"/>
                              <a:gd name="T45" fmla="*/ T44 w 760"/>
                              <a:gd name="T46" fmla="+- 0 4823 4535"/>
                              <a:gd name="T47" fmla="*/ 4823 h 288"/>
                              <a:gd name="T48" fmla="+- 0 3669 2939"/>
                              <a:gd name="T49" fmla="*/ T48 w 760"/>
                              <a:gd name="T50" fmla="+- 0 4819 4535"/>
                              <a:gd name="T51" fmla="*/ 4819 h 288"/>
                              <a:gd name="T52" fmla="+- 0 3685 2939"/>
                              <a:gd name="T53" fmla="*/ T52 w 760"/>
                              <a:gd name="T54" fmla="+- 0 4809 4535"/>
                              <a:gd name="T55" fmla="*/ 4809 h 288"/>
                              <a:gd name="T56" fmla="+- 0 3695 2939"/>
                              <a:gd name="T57" fmla="*/ T56 w 760"/>
                              <a:gd name="T58" fmla="+- 0 4794 4535"/>
                              <a:gd name="T59" fmla="*/ 4794 h 288"/>
                              <a:gd name="T60" fmla="+- 0 3699 2939"/>
                              <a:gd name="T61" fmla="*/ T60 w 760"/>
                              <a:gd name="T62" fmla="+- 0 4775 4535"/>
                              <a:gd name="T63" fmla="*/ 4775 h 288"/>
                              <a:gd name="T64" fmla="+- 0 3699 2939"/>
                              <a:gd name="T65" fmla="*/ T64 w 760"/>
                              <a:gd name="T66" fmla="+- 0 4583 4535"/>
                              <a:gd name="T67" fmla="*/ 4583 h 288"/>
                              <a:gd name="T68" fmla="+- 0 3695 2939"/>
                              <a:gd name="T69" fmla="*/ T68 w 760"/>
                              <a:gd name="T70" fmla="+- 0 4565 4535"/>
                              <a:gd name="T71" fmla="*/ 4565 h 288"/>
                              <a:gd name="T72" fmla="+- 0 3685 2939"/>
                              <a:gd name="T73" fmla="*/ T72 w 760"/>
                              <a:gd name="T74" fmla="+- 0 4549 4535"/>
                              <a:gd name="T75" fmla="*/ 4549 h 288"/>
                              <a:gd name="T76" fmla="+- 0 3669 2939"/>
                              <a:gd name="T77" fmla="*/ T76 w 760"/>
                              <a:gd name="T78" fmla="+- 0 4539 4535"/>
                              <a:gd name="T79" fmla="*/ 4539 h 288"/>
                              <a:gd name="T80" fmla="+- 0 3651 2939"/>
                              <a:gd name="T81" fmla="*/ T80 w 760"/>
                              <a:gd name="T82" fmla="+- 0 4535 4535"/>
                              <a:gd name="T83" fmla="*/ 4535 h 2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60" h="288">
                                <a:moveTo>
                                  <a:pt x="712" y="0"/>
                                </a:moveTo>
                                <a:lnTo>
                                  <a:pt x="48" y="0"/>
                                </a:lnTo>
                                <a:lnTo>
                                  <a:pt x="30" y="4"/>
                                </a:lnTo>
                                <a:lnTo>
                                  <a:pt x="14" y="14"/>
                                </a:lnTo>
                                <a:lnTo>
                                  <a:pt x="4" y="30"/>
                                </a:lnTo>
                                <a:lnTo>
                                  <a:pt x="0" y="48"/>
                                </a:lnTo>
                                <a:lnTo>
                                  <a:pt x="0" y="240"/>
                                </a:lnTo>
                                <a:lnTo>
                                  <a:pt x="4" y="259"/>
                                </a:lnTo>
                                <a:lnTo>
                                  <a:pt x="14" y="274"/>
                                </a:lnTo>
                                <a:lnTo>
                                  <a:pt x="30" y="284"/>
                                </a:lnTo>
                                <a:lnTo>
                                  <a:pt x="48" y="288"/>
                                </a:lnTo>
                                <a:lnTo>
                                  <a:pt x="712" y="288"/>
                                </a:lnTo>
                                <a:lnTo>
                                  <a:pt x="730" y="284"/>
                                </a:lnTo>
                                <a:lnTo>
                                  <a:pt x="746" y="274"/>
                                </a:lnTo>
                                <a:lnTo>
                                  <a:pt x="756" y="259"/>
                                </a:lnTo>
                                <a:lnTo>
                                  <a:pt x="760" y="240"/>
                                </a:lnTo>
                                <a:lnTo>
                                  <a:pt x="760" y="48"/>
                                </a:lnTo>
                                <a:lnTo>
                                  <a:pt x="756" y="30"/>
                                </a:lnTo>
                                <a:lnTo>
                                  <a:pt x="746" y="14"/>
                                </a:lnTo>
                                <a:lnTo>
                                  <a:pt x="730" y="4"/>
                                </a:lnTo>
                                <a:lnTo>
                                  <a:pt x="712" y="0"/>
                                </a:lnTo>
                                <a:close/>
                              </a:path>
                            </a:pathLst>
                          </a:custGeom>
                          <a:solidFill>
                            <a:srgbClr val="88A599">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2" name="Freeform 1154"/>
                        <wps:cNvSpPr>
                          <a:spLocks/>
                        </wps:cNvSpPr>
                        <wps:spPr bwMode="auto">
                          <a:xfrm>
                            <a:off x="2939" y="4535"/>
                            <a:ext cx="760" cy="288"/>
                          </a:xfrm>
                          <a:custGeom>
                            <a:avLst/>
                            <a:gdLst>
                              <a:gd name="T0" fmla="+- 0 2939 2939"/>
                              <a:gd name="T1" fmla="*/ T0 w 760"/>
                              <a:gd name="T2" fmla="+- 0 4583 4535"/>
                              <a:gd name="T3" fmla="*/ 4583 h 288"/>
                              <a:gd name="T4" fmla="+- 0 2943 2939"/>
                              <a:gd name="T5" fmla="*/ T4 w 760"/>
                              <a:gd name="T6" fmla="+- 0 4565 4535"/>
                              <a:gd name="T7" fmla="*/ 4565 h 288"/>
                              <a:gd name="T8" fmla="+- 0 2953 2939"/>
                              <a:gd name="T9" fmla="*/ T8 w 760"/>
                              <a:gd name="T10" fmla="+- 0 4549 4535"/>
                              <a:gd name="T11" fmla="*/ 4549 h 288"/>
                              <a:gd name="T12" fmla="+- 0 2969 2939"/>
                              <a:gd name="T13" fmla="*/ T12 w 760"/>
                              <a:gd name="T14" fmla="+- 0 4539 4535"/>
                              <a:gd name="T15" fmla="*/ 4539 h 288"/>
                              <a:gd name="T16" fmla="+- 0 2987 2939"/>
                              <a:gd name="T17" fmla="*/ T16 w 760"/>
                              <a:gd name="T18" fmla="+- 0 4535 4535"/>
                              <a:gd name="T19" fmla="*/ 4535 h 288"/>
                              <a:gd name="T20" fmla="+- 0 3651 2939"/>
                              <a:gd name="T21" fmla="*/ T20 w 760"/>
                              <a:gd name="T22" fmla="+- 0 4535 4535"/>
                              <a:gd name="T23" fmla="*/ 4535 h 288"/>
                              <a:gd name="T24" fmla="+- 0 3669 2939"/>
                              <a:gd name="T25" fmla="*/ T24 w 760"/>
                              <a:gd name="T26" fmla="+- 0 4539 4535"/>
                              <a:gd name="T27" fmla="*/ 4539 h 288"/>
                              <a:gd name="T28" fmla="+- 0 3685 2939"/>
                              <a:gd name="T29" fmla="*/ T28 w 760"/>
                              <a:gd name="T30" fmla="+- 0 4549 4535"/>
                              <a:gd name="T31" fmla="*/ 4549 h 288"/>
                              <a:gd name="T32" fmla="+- 0 3695 2939"/>
                              <a:gd name="T33" fmla="*/ T32 w 760"/>
                              <a:gd name="T34" fmla="+- 0 4565 4535"/>
                              <a:gd name="T35" fmla="*/ 4565 h 288"/>
                              <a:gd name="T36" fmla="+- 0 3699 2939"/>
                              <a:gd name="T37" fmla="*/ T36 w 760"/>
                              <a:gd name="T38" fmla="+- 0 4583 4535"/>
                              <a:gd name="T39" fmla="*/ 4583 h 288"/>
                              <a:gd name="T40" fmla="+- 0 3699 2939"/>
                              <a:gd name="T41" fmla="*/ T40 w 760"/>
                              <a:gd name="T42" fmla="+- 0 4775 4535"/>
                              <a:gd name="T43" fmla="*/ 4775 h 288"/>
                              <a:gd name="T44" fmla="+- 0 3695 2939"/>
                              <a:gd name="T45" fmla="*/ T44 w 760"/>
                              <a:gd name="T46" fmla="+- 0 4794 4535"/>
                              <a:gd name="T47" fmla="*/ 4794 h 288"/>
                              <a:gd name="T48" fmla="+- 0 3685 2939"/>
                              <a:gd name="T49" fmla="*/ T48 w 760"/>
                              <a:gd name="T50" fmla="+- 0 4809 4535"/>
                              <a:gd name="T51" fmla="*/ 4809 h 288"/>
                              <a:gd name="T52" fmla="+- 0 3669 2939"/>
                              <a:gd name="T53" fmla="*/ T52 w 760"/>
                              <a:gd name="T54" fmla="+- 0 4819 4535"/>
                              <a:gd name="T55" fmla="*/ 4819 h 288"/>
                              <a:gd name="T56" fmla="+- 0 3651 2939"/>
                              <a:gd name="T57" fmla="*/ T56 w 760"/>
                              <a:gd name="T58" fmla="+- 0 4823 4535"/>
                              <a:gd name="T59" fmla="*/ 4823 h 288"/>
                              <a:gd name="T60" fmla="+- 0 2987 2939"/>
                              <a:gd name="T61" fmla="*/ T60 w 760"/>
                              <a:gd name="T62" fmla="+- 0 4823 4535"/>
                              <a:gd name="T63" fmla="*/ 4823 h 288"/>
                              <a:gd name="T64" fmla="+- 0 2969 2939"/>
                              <a:gd name="T65" fmla="*/ T64 w 760"/>
                              <a:gd name="T66" fmla="+- 0 4819 4535"/>
                              <a:gd name="T67" fmla="*/ 4819 h 288"/>
                              <a:gd name="T68" fmla="+- 0 2953 2939"/>
                              <a:gd name="T69" fmla="*/ T68 w 760"/>
                              <a:gd name="T70" fmla="+- 0 4809 4535"/>
                              <a:gd name="T71" fmla="*/ 4809 h 288"/>
                              <a:gd name="T72" fmla="+- 0 2943 2939"/>
                              <a:gd name="T73" fmla="*/ T72 w 760"/>
                              <a:gd name="T74" fmla="+- 0 4794 4535"/>
                              <a:gd name="T75" fmla="*/ 4794 h 288"/>
                              <a:gd name="T76" fmla="+- 0 2939 2939"/>
                              <a:gd name="T77" fmla="*/ T76 w 760"/>
                              <a:gd name="T78" fmla="+- 0 4775 4535"/>
                              <a:gd name="T79" fmla="*/ 4775 h 288"/>
                              <a:gd name="T80" fmla="+- 0 2939 2939"/>
                              <a:gd name="T81" fmla="*/ T80 w 760"/>
                              <a:gd name="T82" fmla="+- 0 4583 4535"/>
                              <a:gd name="T83" fmla="*/ 4583 h 2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60" h="288">
                                <a:moveTo>
                                  <a:pt x="0" y="48"/>
                                </a:moveTo>
                                <a:lnTo>
                                  <a:pt x="4" y="30"/>
                                </a:lnTo>
                                <a:lnTo>
                                  <a:pt x="14" y="14"/>
                                </a:lnTo>
                                <a:lnTo>
                                  <a:pt x="30" y="4"/>
                                </a:lnTo>
                                <a:lnTo>
                                  <a:pt x="48" y="0"/>
                                </a:lnTo>
                                <a:lnTo>
                                  <a:pt x="712" y="0"/>
                                </a:lnTo>
                                <a:lnTo>
                                  <a:pt x="730" y="4"/>
                                </a:lnTo>
                                <a:lnTo>
                                  <a:pt x="746" y="14"/>
                                </a:lnTo>
                                <a:lnTo>
                                  <a:pt x="756" y="30"/>
                                </a:lnTo>
                                <a:lnTo>
                                  <a:pt x="760" y="48"/>
                                </a:lnTo>
                                <a:lnTo>
                                  <a:pt x="760" y="240"/>
                                </a:lnTo>
                                <a:lnTo>
                                  <a:pt x="756" y="259"/>
                                </a:lnTo>
                                <a:lnTo>
                                  <a:pt x="746" y="274"/>
                                </a:lnTo>
                                <a:lnTo>
                                  <a:pt x="730" y="284"/>
                                </a:lnTo>
                                <a:lnTo>
                                  <a:pt x="712" y="288"/>
                                </a:lnTo>
                                <a:lnTo>
                                  <a:pt x="48" y="288"/>
                                </a:lnTo>
                                <a:lnTo>
                                  <a:pt x="30" y="284"/>
                                </a:lnTo>
                                <a:lnTo>
                                  <a:pt x="14" y="274"/>
                                </a:lnTo>
                                <a:lnTo>
                                  <a:pt x="4" y="259"/>
                                </a:lnTo>
                                <a:lnTo>
                                  <a:pt x="0" y="240"/>
                                </a:lnTo>
                                <a:lnTo>
                                  <a:pt x="0" y="48"/>
                                </a:lnTo>
                                <a:close/>
                              </a:path>
                            </a:pathLst>
                          </a:custGeom>
                          <a:noFill/>
                          <a:ln w="83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3" name="Line 1153"/>
                        <wps:cNvCnPr>
                          <a:cxnSpLocks noChangeShapeType="1"/>
                        </wps:cNvCnPr>
                        <wps:spPr bwMode="auto">
                          <a:xfrm>
                            <a:off x="3319" y="6226"/>
                            <a:ext cx="0" cy="0"/>
                          </a:xfrm>
                          <a:prstGeom prst="line">
                            <a:avLst/>
                          </a:prstGeom>
                          <a:noFill/>
                          <a:ln w="831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4" name="AutoShape 1152"/>
                        <wps:cNvSpPr>
                          <a:spLocks/>
                        </wps:cNvSpPr>
                        <wps:spPr bwMode="auto">
                          <a:xfrm>
                            <a:off x="1460" y="5923"/>
                            <a:ext cx="1834" cy="79"/>
                          </a:xfrm>
                          <a:custGeom>
                            <a:avLst/>
                            <a:gdLst>
                              <a:gd name="T0" fmla="+- 0 1539 1460"/>
                              <a:gd name="T1" fmla="*/ T0 w 1834"/>
                              <a:gd name="T2" fmla="+- 0 5923 5923"/>
                              <a:gd name="T3" fmla="*/ 5923 h 79"/>
                              <a:gd name="T4" fmla="+- 0 1460 1460"/>
                              <a:gd name="T5" fmla="*/ T4 w 1834"/>
                              <a:gd name="T6" fmla="+- 0 5962 5923"/>
                              <a:gd name="T7" fmla="*/ 5962 h 79"/>
                              <a:gd name="T8" fmla="+- 0 1539 1460"/>
                              <a:gd name="T9" fmla="*/ T8 w 1834"/>
                              <a:gd name="T10" fmla="+- 0 6001 5923"/>
                              <a:gd name="T11" fmla="*/ 6001 h 79"/>
                              <a:gd name="T12" fmla="+- 0 1539 1460"/>
                              <a:gd name="T13" fmla="*/ T12 w 1834"/>
                              <a:gd name="T14" fmla="+- 0 5969 5923"/>
                              <a:gd name="T15" fmla="*/ 5969 h 79"/>
                              <a:gd name="T16" fmla="+- 0 1525 1460"/>
                              <a:gd name="T17" fmla="*/ T16 w 1834"/>
                              <a:gd name="T18" fmla="+- 0 5969 5923"/>
                              <a:gd name="T19" fmla="*/ 5969 h 79"/>
                              <a:gd name="T20" fmla="+- 0 1525 1460"/>
                              <a:gd name="T21" fmla="*/ T20 w 1834"/>
                              <a:gd name="T22" fmla="+- 0 5956 5923"/>
                              <a:gd name="T23" fmla="*/ 5956 h 79"/>
                              <a:gd name="T24" fmla="+- 0 1539 1460"/>
                              <a:gd name="T25" fmla="*/ T24 w 1834"/>
                              <a:gd name="T26" fmla="+- 0 5956 5923"/>
                              <a:gd name="T27" fmla="*/ 5956 h 79"/>
                              <a:gd name="T28" fmla="+- 0 1539 1460"/>
                              <a:gd name="T29" fmla="*/ T28 w 1834"/>
                              <a:gd name="T30" fmla="+- 0 5923 5923"/>
                              <a:gd name="T31" fmla="*/ 5923 h 79"/>
                              <a:gd name="T32" fmla="+- 0 3281 1460"/>
                              <a:gd name="T33" fmla="*/ T32 w 1834"/>
                              <a:gd name="T34" fmla="+- 0 5956 5923"/>
                              <a:gd name="T35" fmla="*/ 5956 h 79"/>
                              <a:gd name="T36" fmla="+- 0 3228 1460"/>
                              <a:gd name="T37" fmla="*/ T36 w 1834"/>
                              <a:gd name="T38" fmla="+- 0 5956 5923"/>
                              <a:gd name="T39" fmla="*/ 5956 h 79"/>
                              <a:gd name="T40" fmla="+- 0 3228 1460"/>
                              <a:gd name="T41" fmla="*/ T40 w 1834"/>
                              <a:gd name="T42" fmla="+- 0 5969 5923"/>
                              <a:gd name="T43" fmla="*/ 5969 h 79"/>
                              <a:gd name="T44" fmla="+- 0 3215 1460"/>
                              <a:gd name="T45" fmla="*/ T44 w 1834"/>
                              <a:gd name="T46" fmla="+- 0 5969 5923"/>
                              <a:gd name="T47" fmla="*/ 5969 h 79"/>
                              <a:gd name="T48" fmla="+- 0 3215 1460"/>
                              <a:gd name="T49" fmla="*/ T48 w 1834"/>
                              <a:gd name="T50" fmla="+- 0 6001 5923"/>
                              <a:gd name="T51" fmla="*/ 6001 h 79"/>
                              <a:gd name="T52" fmla="+- 0 3294 1460"/>
                              <a:gd name="T53" fmla="*/ T52 w 1834"/>
                              <a:gd name="T54" fmla="+- 0 5962 5923"/>
                              <a:gd name="T55" fmla="*/ 5962 h 79"/>
                              <a:gd name="T56" fmla="+- 0 3281 1460"/>
                              <a:gd name="T57" fmla="*/ T56 w 1834"/>
                              <a:gd name="T58" fmla="+- 0 5956 5923"/>
                              <a:gd name="T59" fmla="*/ 5956 h 79"/>
                              <a:gd name="T60" fmla="+- 0 1539 1460"/>
                              <a:gd name="T61" fmla="*/ T60 w 1834"/>
                              <a:gd name="T62" fmla="+- 0 5956 5923"/>
                              <a:gd name="T63" fmla="*/ 5956 h 79"/>
                              <a:gd name="T64" fmla="+- 0 1525 1460"/>
                              <a:gd name="T65" fmla="*/ T64 w 1834"/>
                              <a:gd name="T66" fmla="+- 0 5956 5923"/>
                              <a:gd name="T67" fmla="*/ 5956 h 79"/>
                              <a:gd name="T68" fmla="+- 0 1525 1460"/>
                              <a:gd name="T69" fmla="*/ T68 w 1834"/>
                              <a:gd name="T70" fmla="+- 0 5969 5923"/>
                              <a:gd name="T71" fmla="*/ 5969 h 79"/>
                              <a:gd name="T72" fmla="+- 0 1539 1460"/>
                              <a:gd name="T73" fmla="*/ T72 w 1834"/>
                              <a:gd name="T74" fmla="+- 0 5969 5923"/>
                              <a:gd name="T75" fmla="*/ 5969 h 79"/>
                              <a:gd name="T76" fmla="+- 0 1539 1460"/>
                              <a:gd name="T77" fmla="*/ T76 w 1834"/>
                              <a:gd name="T78" fmla="+- 0 5956 5923"/>
                              <a:gd name="T79" fmla="*/ 5956 h 79"/>
                              <a:gd name="T80" fmla="+- 0 1539 1460"/>
                              <a:gd name="T81" fmla="*/ T80 w 1834"/>
                              <a:gd name="T82" fmla="+- 0 5969 5923"/>
                              <a:gd name="T83" fmla="*/ 5969 h 79"/>
                              <a:gd name="T84" fmla="+- 0 1525 1460"/>
                              <a:gd name="T85" fmla="*/ T84 w 1834"/>
                              <a:gd name="T86" fmla="+- 0 5969 5923"/>
                              <a:gd name="T87" fmla="*/ 5969 h 79"/>
                              <a:gd name="T88" fmla="+- 0 1539 1460"/>
                              <a:gd name="T89" fmla="*/ T88 w 1834"/>
                              <a:gd name="T90" fmla="+- 0 5969 5923"/>
                              <a:gd name="T91" fmla="*/ 5969 h 79"/>
                              <a:gd name="T92" fmla="+- 0 1539 1460"/>
                              <a:gd name="T93" fmla="*/ T92 w 1834"/>
                              <a:gd name="T94" fmla="+- 0 5969 5923"/>
                              <a:gd name="T95" fmla="*/ 5969 h 79"/>
                              <a:gd name="T96" fmla="+- 0 3215 1460"/>
                              <a:gd name="T97" fmla="*/ T96 w 1834"/>
                              <a:gd name="T98" fmla="+- 0 5956 5923"/>
                              <a:gd name="T99" fmla="*/ 5956 h 79"/>
                              <a:gd name="T100" fmla="+- 0 1539 1460"/>
                              <a:gd name="T101" fmla="*/ T100 w 1834"/>
                              <a:gd name="T102" fmla="+- 0 5956 5923"/>
                              <a:gd name="T103" fmla="*/ 5956 h 79"/>
                              <a:gd name="T104" fmla="+- 0 1539 1460"/>
                              <a:gd name="T105" fmla="*/ T104 w 1834"/>
                              <a:gd name="T106" fmla="+- 0 5969 5923"/>
                              <a:gd name="T107" fmla="*/ 5969 h 79"/>
                              <a:gd name="T108" fmla="+- 0 3215 1460"/>
                              <a:gd name="T109" fmla="*/ T108 w 1834"/>
                              <a:gd name="T110" fmla="+- 0 5969 5923"/>
                              <a:gd name="T111" fmla="*/ 5969 h 79"/>
                              <a:gd name="T112" fmla="+- 0 3215 1460"/>
                              <a:gd name="T113" fmla="*/ T112 w 1834"/>
                              <a:gd name="T114" fmla="+- 0 5969 5923"/>
                              <a:gd name="T115" fmla="*/ 5969 h 79"/>
                              <a:gd name="T116" fmla="+- 0 3215 1460"/>
                              <a:gd name="T117" fmla="*/ T116 w 1834"/>
                              <a:gd name="T118" fmla="+- 0 5956 5923"/>
                              <a:gd name="T119" fmla="*/ 5956 h 79"/>
                              <a:gd name="T120" fmla="+- 0 3228 1460"/>
                              <a:gd name="T121" fmla="*/ T120 w 1834"/>
                              <a:gd name="T122" fmla="+- 0 5956 5923"/>
                              <a:gd name="T123" fmla="*/ 5956 h 79"/>
                              <a:gd name="T124" fmla="+- 0 3215 1460"/>
                              <a:gd name="T125" fmla="*/ T124 w 1834"/>
                              <a:gd name="T126" fmla="+- 0 5956 5923"/>
                              <a:gd name="T127" fmla="*/ 5956 h 79"/>
                              <a:gd name="T128" fmla="+- 0 3215 1460"/>
                              <a:gd name="T129" fmla="*/ T128 w 1834"/>
                              <a:gd name="T130" fmla="+- 0 5969 5923"/>
                              <a:gd name="T131" fmla="*/ 5969 h 79"/>
                              <a:gd name="T132" fmla="+- 0 3228 1460"/>
                              <a:gd name="T133" fmla="*/ T132 w 1834"/>
                              <a:gd name="T134" fmla="+- 0 5969 5923"/>
                              <a:gd name="T135" fmla="*/ 5969 h 79"/>
                              <a:gd name="T136" fmla="+- 0 3228 1460"/>
                              <a:gd name="T137" fmla="*/ T136 w 1834"/>
                              <a:gd name="T138" fmla="+- 0 5956 5923"/>
                              <a:gd name="T139" fmla="*/ 5956 h 79"/>
                              <a:gd name="T140" fmla="+- 0 3215 1460"/>
                              <a:gd name="T141" fmla="*/ T140 w 1834"/>
                              <a:gd name="T142" fmla="+- 0 5923 5923"/>
                              <a:gd name="T143" fmla="*/ 5923 h 79"/>
                              <a:gd name="T144" fmla="+- 0 3215 1460"/>
                              <a:gd name="T145" fmla="*/ T144 w 1834"/>
                              <a:gd name="T146" fmla="+- 0 5956 5923"/>
                              <a:gd name="T147" fmla="*/ 5956 h 79"/>
                              <a:gd name="T148" fmla="+- 0 3281 1460"/>
                              <a:gd name="T149" fmla="*/ T148 w 1834"/>
                              <a:gd name="T150" fmla="+- 0 5956 5923"/>
                              <a:gd name="T151" fmla="*/ 5956 h 79"/>
                              <a:gd name="T152" fmla="+- 0 3215 1460"/>
                              <a:gd name="T153" fmla="*/ T152 w 1834"/>
                              <a:gd name="T154" fmla="+- 0 5923 5923"/>
                              <a:gd name="T155" fmla="*/ 5923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834" h="79">
                                <a:moveTo>
                                  <a:pt x="79" y="0"/>
                                </a:moveTo>
                                <a:lnTo>
                                  <a:pt x="0" y="39"/>
                                </a:lnTo>
                                <a:lnTo>
                                  <a:pt x="79" y="78"/>
                                </a:lnTo>
                                <a:lnTo>
                                  <a:pt x="79" y="46"/>
                                </a:lnTo>
                                <a:lnTo>
                                  <a:pt x="65" y="46"/>
                                </a:lnTo>
                                <a:lnTo>
                                  <a:pt x="65" y="33"/>
                                </a:lnTo>
                                <a:lnTo>
                                  <a:pt x="79" y="33"/>
                                </a:lnTo>
                                <a:lnTo>
                                  <a:pt x="79" y="0"/>
                                </a:lnTo>
                                <a:close/>
                                <a:moveTo>
                                  <a:pt x="1821" y="33"/>
                                </a:moveTo>
                                <a:lnTo>
                                  <a:pt x="1768" y="33"/>
                                </a:lnTo>
                                <a:lnTo>
                                  <a:pt x="1768" y="46"/>
                                </a:lnTo>
                                <a:lnTo>
                                  <a:pt x="1755" y="46"/>
                                </a:lnTo>
                                <a:lnTo>
                                  <a:pt x="1755" y="78"/>
                                </a:lnTo>
                                <a:lnTo>
                                  <a:pt x="1834" y="39"/>
                                </a:lnTo>
                                <a:lnTo>
                                  <a:pt x="1821" y="33"/>
                                </a:lnTo>
                                <a:close/>
                                <a:moveTo>
                                  <a:pt x="79" y="33"/>
                                </a:moveTo>
                                <a:lnTo>
                                  <a:pt x="65" y="33"/>
                                </a:lnTo>
                                <a:lnTo>
                                  <a:pt x="65" y="46"/>
                                </a:lnTo>
                                <a:lnTo>
                                  <a:pt x="79" y="46"/>
                                </a:lnTo>
                                <a:lnTo>
                                  <a:pt x="79" y="33"/>
                                </a:lnTo>
                                <a:close/>
                                <a:moveTo>
                                  <a:pt x="79" y="46"/>
                                </a:moveTo>
                                <a:lnTo>
                                  <a:pt x="65" y="46"/>
                                </a:lnTo>
                                <a:lnTo>
                                  <a:pt x="79" y="46"/>
                                </a:lnTo>
                                <a:close/>
                                <a:moveTo>
                                  <a:pt x="1755" y="33"/>
                                </a:moveTo>
                                <a:lnTo>
                                  <a:pt x="79" y="33"/>
                                </a:lnTo>
                                <a:lnTo>
                                  <a:pt x="79" y="46"/>
                                </a:lnTo>
                                <a:lnTo>
                                  <a:pt x="1755" y="46"/>
                                </a:lnTo>
                                <a:lnTo>
                                  <a:pt x="1755" y="33"/>
                                </a:lnTo>
                                <a:close/>
                                <a:moveTo>
                                  <a:pt x="1768" y="33"/>
                                </a:moveTo>
                                <a:lnTo>
                                  <a:pt x="1755" y="33"/>
                                </a:lnTo>
                                <a:lnTo>
                                  <a:pt x="1755" y="46"/>
                                </a:lnTo>
                                <a:lnTo>
                                  <a:pt x="1768" y="46"/>
                                </a:lnTo>
                                <a:lnTo>
                                  <a:pt x="1768" y="33"/>
                                </a:lnTo>
                                <a:close/>
                                <a:moveTo>
                                  <a:pt x="1755" y="0"/>
                                </a:moveTo>
                                <a:lnTo>
                                  <a:pt x="1755" y="33"/>
                                </a:lnTo>
                                <a:lnTo>
                                  <a:pt x="1821" y="33"/>
                                </a:lnTo>
                                <a:lnTo>
                                  <a:pt x="17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5" name="Line 1151"/>
                        <wps:cNvCnPr>
                          <a:cxnSpLocks noChangeShapeType="1"/>
                        </wps:cNvCnPr>
                        <wps:spPr bwMode="auto">
                          <a:xfrm>
                            <a:off x="1447" y="6202"/>
                            <a:ext cx="0" cy="0"/>
                          </a:xfrm>
                          <a:prstGeom prst="line">
                            <a:avLst/>
                          </a:prstGeom>
                          <a:noFill/>
                          <a:ln w="831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86" name="Picture 115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2190" y="5341"/>
                            <a:ext cx="480"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87" name="AutoShape 1149"/>
                        <wps:cNvSpPr>
                          <a:spLocks/>
                        </wps:cNvSpPr>
                        <wps:spPr bwMode="auto">
                          <a:xfrm>
                            <a:off x="3592" y="3370"/>
                            <a:ext cx="2123" cy="2818"/>
                          </a:xfrm>
                          <a:custGeom>
                            <a:avLst/>
                            <a:gdLst>
                              <a:gd name="T0" fmla="+- 0 5649 3592"/>
                              <a:gd name="T1" fmla="*/ T0 w 2123"/>
                              <a:gd name="T2" fmla="+- 0 6141 3370"/>
                              <a:gd name="T3" fmla="*/ 6141 h 2818"/>
                              <a:gd name="T4" fmla="+- 0 5638 3592"/>
                              <a:gd name="T5" fmla="*/ T4 w 2123"/>
                              <a:gd name="T6" fmla="+- 0 6155 3370"/>
                              <a:gd name="T7" fmla="*/ 6155 h 2818"/>
                              <a:gd name="T8" fmla="+- 0 5709 3592"/>
                              <a:gd name="T9" fmla="*/ T8 w 2123"/>
                              <a:gd name="T10" fmla="+- 0 6141 3370"/>
                              <a:gd name="T11" fmla="*/ 6141 h 2818"/>
                              <a:gd name="T12" fmla="+- 0 3623 3592"/>
                              <a:gd name="T13" fmla="*/ T12 w 2123"/>
                              <a:gd name="T14" fmla="+- 0 3447 3370"/>
                              <a:gd name="T15" fmla="*/ 3447 h 2818"/>
                              <a:gd name="T16" fmla="+- 0 3710 3592"/>
                              <a:gd name="T17" fmla="*/ T16 w 2123"/>
                              <a:gd name="T18" fmla="+- 0 3740 3370"/>
                              <a:gd name="T19" fmla="*/ 3740 h 2818"/>
                              <a:gd name="T20" fmla="+- 0 3812 3592"/>
                              <a:gd name="T21" fmla="*/ T20 w 2123"/>
                              <a:gd name="T22" fmla="+- 0 4088 3370"/>
                              <a:gd name="T23" fmla="*/ 4088 h 2818"/>
                              <a:gd name="T24" fmla="+- 0 3910 3592"/>
                              <a:gd name="T25" fmla="*/ T24 w 2123"/>
                              <a:gd name="T26" fmla="+- 0 4413 3370"/>
                              <a:gd name="T27" fmla="*/ 4413 h 2818"/>
                              <a:gd name="T28" fmla="+- 0 4006 3592"/>
                              <a:gd name="T29" fmla="*/ T28 w 2123"/>
                              <a:gd name="T30" fmla="+- 0 4714 3370"/>
                              <a:gd name="T31" fmla="*/ 4714 h 2818"/>
                              <a:gd name="T32" fmla="+- 0 4102 3592"/>
                              <a:gd name="T33" fmla="*/ T32 w 2123"/>
                              <a:gd name="T34" fmla="+- 0 4988 3370"/>
                              <a:gd name="T35" fmla="*/ 4988 h 2818"/>
                              <a:gd name="T36" fmla="+- 0 4201 3592"/>
                              <a:gd name="T37" fmla="*/ T36 w 2123"/>
                              <a:gd name="T38" fmla="+- 0 5234 3370"/>
                              <a:gd name="T39" fmla="*/ 5234 h 2818"/>
                              <a:gd name="T40" fmla="+- 0 4305 3592"/>
                              <a:gd name="T41" fmla="*/ T40 w 2123"/>
                              <a:gd name="T42" fmla="+- 0 5449 3370"/>
                              <a:gd name="T43" fmla="*/ 5449 h 2818"/>
                              <a:gd name="T44" fmla="+- 0 4416 3592"/>
                              <a:gd name="T45" fmla="*/ T44 w 2123"/>
                              <a:gd name="T46" fmla="+- 0 5632 3370"/>
                              <a:gd name="T47" fmla="*/ 5632 h 2818"/>
                              <a:gd name="T48" fmla="+- 0 4544 3592"/>
                              <a:gd name="T49" fmla="*/ T48 w 2123"/>
                              <a:gd name="T50" fmla="+- 0 5784 3370"/>
                              <a:gd name="T51" fmla="*/ 5784 h 2818"/>
                              <a:gd name="T52" fmla="+- 0 4693 3592"/>
                              <a:gd name="T53" fmla="*/ T52 w 2123"/>
                              <a:gd name="T54" fmla="+- 0 5910 3370"/>
                              <a:gd name="T55" fmla="*/ 5910 h 2818"/>
                              <a:gd name="T56" fmla="+- 0 4857 3592"/>
                              <a:gd name="T57" fmla="*/ T56 w 2123"/>
                              <a:gd name="T58" fmla="+- 0 6010 3370"/>
                              <a:gd name="T59" fmla="*/ 6010 h 2818"/>
                              <a:gd name="T60" fmla="+- 0 5031 3592"/>
                              <a:gd name="T61" fmla="*/ T60 w 2123"/>
                              <a:gd name="T62" fmla="+- 0 6085 3370"/>
                              <a:gd name="T63" fmla="*/ 6085 h 2818"/>
                              <a:gd name="T64" fmla="+- 0 5209 3592"/>
                              <a:gd name="T65" fmla="*/ T64 w 2123"/>
                              <a:gd name="T66" fmla="+- 0 6135 3370"/>
                              <a:gd name="T67" fmla="*/ 6135 h 2818"/>
                              <a:gd name="T68" fmla="+- 0 5386 3592"/>
                              <a:gd name="T69" fmla="*/ T68 w 2123"/>
                              <a:gd name="T70" fmla="+- 0 6161 3370"/>
                              <a:gd name="T71" fmla="*/ 6161 h 2818"/>
                              <a:gd name="T72" fmla="+- 0 5557 3592"/>
                              <a:gd name="T73" fmla="*/ T72 w 2123"/>
                              <a:gd name="T74" fmla="+- 0 6163 3370"/>
                              <a:gd name="T75" fmla="*/ 6163 h 2818"/>
                              <a:gd name="T76" fmla="+- 0 5638 3592"/>
                              <a:gd name="T77" fmla="*/ T76 w 2123"/>
                              <a:gd name="T78" fmla="+- 0 6152 3370"/>
                              <a:gd name="T79" fmla="*/ 6152 h 2818"/>
                              <a:gd name="T80" fmla="+- 0 5388 3592"/>
                              <a:gd name="T81" fmla="*/ T80 w 2123"/>
                              <a:gd name="T82" fmla="+- 0 6148 3370"/>
                              <a:gd name="T83" fmla="*/ 6148 h 2818"/>
                              <a:gd name="T84" fmla="+- 0 5212 3592"/>
                              <a:gd name="T85" fmla="*/ T84 w 2123"/>
                              <a:gd name="T86" fmla="+- 0 6122 3370"/>
                              <a:gd name="T87" fmla="*/ 6122 h 2818"/>
                              <a:gd name="T88" fmla="+- 0 5036 3592"/>
                              <a:gd name="T89" fmla="*/ T88 w 2123"/>
                              <a:gd name="T90" fmla="+- 0 6073 3370"/>
                              <a:gd name="T91" fmla="*/ 6073 h 2818"/>
                              <a:gd name="T92" fmla="+- 0 4864 3592"/>
                              <a:gd name="T93" fmla="*/ T92 w 2123"/>
                              <a:gd name="T94" fmla="+- 0 5999 3370"/>
                              <a:gd name="T95" fmla="*/ 5999 h 2818"/>
                              <a:gd name="T96" fmla="+- 0 4701 3592"/>
                              <a:gd name="T97" fmla="*/ T96 w 2123"/>
                              <a:gd name="T98" fmla="+- 0 5900 3370"/>
                              <a:gd name="T99" fmla="*/ 5900 h 2818"/>
                              <a:gd name="T100" fmla="+- 0 4554 3592"/>
                              <a:gd name="T101" fmla="*/ T100 w 2123"/>
                              <a:gd name="T102" fmla="+- 0 5775 3370"/>
                              <a:gd name="T103" fmla="*/ 5775 h 2818"/>
                              <a:gd name="T104" fmla="+- 0 4427 3592"/>
                              <a:gd name="T105" fmla="*/ T104 w 2123"/>
                              <a:gd name="T106" fmla="+- 0 5625 3370"/>
                              <a:gd name="T107" fmla="*/ 5625 h 2818"/>
                              <a:gd name="T108" fmla="+- 0 4317 3592"/>
                              <a:gd name="T109" fmla="*/ T108 w 2123"/>
                              <a:gd name="T110" fmla="+- 0 5443 3370"/>
                              <a:gd name="T111" fmla="*/ 5443 h 2818"/>
                              <a:gd name="T112" fmla="+- 0 4213 3592"/>
                              <a:gd name="T113" fmla="*/ T112 w 2123"/>
                              <a:gd name="T114" fmla="+- 0 5229 3370"/>
                              <a:gd name="T115" fmla="*/ 5229 h 2818"/>
                              <a:gd name="T116" fmla="+- 0 4115 3592"/>
                              <a:gd name="T117" fmla="*/ T116 w 2123"/>
                              <a:gd name="T118" fmla="+- 0 4984 3370"/>
                              <a:gd name="T119" fmla="*/ 4984 h 2818"/>
                              <a:gd name="T120" fmla="+- 0 4019 3592"/>
                              <a:gd name="T121" fmla="*/ T120 w 2123"/>
                              <a:gd name="T122" fmla="+- 0 4710 3370"/>
                              <a:gd name="T123" fmla="*/ 4710 h 2818"/>
                              <a:gd name="T124" fmla="+- 0 3923 3592"/>
                              <a:gd name="T125" fmla="*/ T124 w 2123"/>
                              <a:gd name="T126" fmla="+- 0 4409 3370"/>
                              <a:gd name="T127" fmla="*/ 4409 h 2818"/>
                              <a:gd name="T128" fmla="+- 0 3825 3592"/>
                              <a:gd name="T129" fmla="*/ T128 w 2123"/>
                              <a:gd name="T130" fmla="+- 0 4084 3370"/>
                              <a:gd name="T131" fmla="*/ 4084 h 2818"/>
                              <a:gd name="T132" fmla="+- 0 3722 3592"/>
                              <a:gd name="T133" fmla="*/ T132 w 2123"/>
                              <a:gd name="T134" fmla="+- 0 3736 3370"/>
                              <a:gd name="T135" fmla="*/ 3736 h 2818"/>
                              <a:gd name="T136" fmla="+- 0 3636 3592"/>
                              <a:gd name="T137" fmla="*/ T136 w 2123"/>
                              <a:gd name="T138" fmla="+- 0 3443 3370"/>
                              <a:gd name="T139" fmla="*/ 3443 h 2818"/>
                              <a:gd name="T140" fmla="+- 0 5636 3592"/>
                              <a:gd name="T141" fmla="*/ T140 w 2123"/>
                              <a:gd name="T142" fmla="+- 0 6142 3370"/>
                              <a:gd name="T143" fmla="*/ 6142 h 2818"/>
                              <a:gd name="T144" fmla="+- 0 5651 3592"/>
                              <a:gd name="T145" fmla="*/ T144 w 2123"/>
                              <a:gd name="T146" fmla="+- 0 6154 3370"/>
                              <a:gd name="T147" fmla="*/ 6154 h 2818"/>
                              <a:gd name="T148" fmla="+- 0 5636 3592"/>
                              <a:gd name="T149" fmla="*/ T148 w 2123"/>
                              <a:gd name="T150" fmla="+- 0 6142 3370"/>
                              <a:gd name="T151" fmla="*/ 6142 h 2818"/>
                              <a:gd name="T152" fmla="+- 0 5473 3592"/>
                              <a:gd name="T153" fmla="*/ T152 w 2123"/>
                              <a:gd name="T154" fmla="+- 0 6152 3370"/>
                              <a:gd name="T155" fmla="*/ 6152 h 2818"/>
                              <a:gd name="T156" fmla="+- 0 5636 3592"/>
                              <a:gd name="T157" fmla="*/ T156 w 2123"/>
                              <a:gd name="T158" fmla="+- 0 6142 3370"/>
                              <a:gd name="T159" fmla="*/ 6142 h 2818"/>
                              <a:gd name="T160" fmla="+- 0 5636 3592"/>
                              <a:gd name="T161" fmla="*/ T160 w 2123"/>
                              <a:gd name="T162" fmla="+- 0 6142 3370"/>
                              <a:gd name="T163" fmla="*/ 6142 h 2818"/>
                              <a:gd name="T164" fmla="+- 0 5709 3592"/>
                              <a:gd name="T165" fmla="*/ T164 w 2123"/>
                              <a:gd name="T166" fmla="+- 0 6141 3370"/>
                              <a:gd name="T167" fmla="*/ 6141 h 2818"/>
                              <a:gd name="T168" fmla="+- 0 5631 3592"/>
                              <a:gd name="T169" fmla="*/ T168 w 2123"/>
                              <a:gd name="T170" fmla="+- 0 6111 3370"/>
                              <a:gd name="T171" fmla="*/ 6111 h 2818"/>
                              <a:gd name="T172" fmla="+- 0 3592 3592"/>
                              <a:gd name="T173" fmla="*/ T172 w 2123"/>
                              <a:gd name="T174" fmla="+- 0 3457 3370"/>
                              <a:gd name="T175" fmla="*/ 3457 h 2818"/>
                              <a:gd name="T176" fmla="+- 0 3619 3592"/>
                              <a:gd name="T177" fmla="*/ T176 w 2123"/>
                              <a:gd name="T178" fmla="+- 0 3435 3370"/>
                              <a:gd name="T179" fmla="*/ 3435 h 2818"/>
                              <a:gd name="T180" fmla="+- 0 3664 3592"/>
                              <a:gd name="T181" fmla="*/ T180 w 2123"/>
                              <a:gd name="T182" fmla="+- 0 3431 3370"/>
                              <a:gd name="T183" fmla="*/ 3431 h 2818"/>
                              <a:gd name="T184" fmla="+- 0 3632 3592"/>
                              <a:gd name="T185" fmla="*/ T184 w 2123"/>
                              <a:gd name="T186" fmla="+- 0 3431 3370"/>
                              <a:gd name="T187" fmla="*/ 3431 h 2818"/>
                              <a:gd name="T188" fmla="+- 0 3623 3592"/>
                              <a:gd name="T189" fmla="*/ T188 w 2123"/>
                              <a:gd name="T190" fmla="+- 0 3447 3370"/>
                              <a:gd name="T191" fmla="*/ 3447 h 2818"/>
                              <a:gd name="T192" fmla="+- 0 3632 3592"/>
                              <a:gd name="T193" fmla="*/ T192 w 2123"/>
                              <a:gd name="T194" fmla="+- 0 3431 3370"/>
                              <a:gd name="T195" fmla="*/ 3431 h 2818"/>
                              <a:gd name="T196" fmla="+- 0 3632 3592"/>
                              <a:gd name="T197" fmla="*/ T196 w 2123"/>
                              <a:gd name="T198" fmla="+- 0 3431 3370"/>
                              <a:gd name="T199" fmla="*/ 3431 h 2818"/>
                              <a:gd name="T200" fmla="+- 0 3667 3592"/>
                              <a:gd name="T201" fmla="*/ T200 w 2123"/>
                              <a:gd name="T202" fmla="+- 0 3434 3370"/>
                              <a:gd name="T203" fmla="*/ 3434 h 28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2123" h="2818">
                                <a:moveTo>
                                  <a:pt x="2117" y="2771"/>
                                </a:moveTo>
                                <a:lnTo>
                                  <a:pt x="2057" y="2771"/>
                                </a:lnTo>
                                <a:lnTo>
                                  <a:pt x="2059" y="2784"/>
                                </a:lnTo>
                                <a:lnTo>
                                  <a:pt x="2046" y="2785"/>
                                </a:lnTo>
                                <a:lnTo>
                                  <a:pt x="2052" y="2818"/>
                                </a:lnTo>
                                <a:lnTo>
                                  <a:pt x="2117" y="2771"/>
                                </a:lnTo>
                                <a:close/>
                                <a:moveTo>
                                  <a:pt x="44" y="73"/>
                                </a:moveTo>
                                <a:lnTo>
                                  <a:pt x="31" y="77"/>
                                </a:lnTo>
                                <a:lnTo>
                                  <a:pt x="64" y="188"/>
                                </a:lnTo>
                                <a:lnTo>
                                  <a:pt x="118" y="370"/>
                                </a:lnTo>
                                <a:lnTo>
                                  <a:pt x="170" y="546"/>
                                </a:lnTo>
                                <a:lnTo>
                                  <a:pt x="220" y="718"/>
                                </a:lnTo>
                                <a:lnTo>
                                  <a:pt x="270" y="883"/>
                                </a:lnTo>
                                <a:lnTo>
                                  <a:pt x="318" y="1043"/>
                                </a:lnTo>
                                <a:lnTo>
                                  <a:pt x="366" y="1197"/>
                                </a:lnTo>
                                <a:lnTo>
                                  <a:pt x="414" y="1344"/>
                                </a:lnTo>
                                <a:lnTo>
                                  <a:pt x="462" y="1485"/>
                                </a:lnTo>
                                <a:lnTo>
                                  <a:pt x="510" y="1618"/>
                                </a:lnTo>
                                <a:lnTo>
                                  <a:pt x="559" y="1745"/>
                                </a:lnTo>
                                <a:lnTo>
                                  <a:pt x="609" y="1864"/>
                                </a:lnTo>
                                <a:lnTo>
                                  <a:pt x="660" y="1976"/>
                                </a:lnTo>
                                <a:lnTo>
                                  <a:pt x="713" y="2079"/>
                                </a:lnTo>
                                <a:lnTo>
                                  <a:pt x="768" y="2175"/>
                                </a:lnTo>
                                <a:lnTo>
                                  <a:pt x="824" y="2262"/>
                                </a:lnTo>
                                <a:lnTo>
                                  <a:pt x="885" y="2341"/>
                                </a:lnTo>
                                <a:lnTo>
                                  <a:pt x="952" y="2414"/>
                                </a:lnTo>
                                <a:lnTo>
                                  <a:pt x="1025" y="2480"/>
                                </a:lnTo>
                                <a:lnTo>
                                  <a:pt x="1101" y="2540"/>
                                </a:lnTo>
                                <a:lnTo>
                                  <a:pt x="1182" y="2593"/>
                                </a:lnTo>
                                <a:lnTo>
                                  <a:pt x="1265" y="2640"/>
                                </a:lnTo>
                                <a:lnTo>
                                  <a:pt x="1351" y="2681"/>
                                </a:lnTo>
                                <a:lnTo>
                                  <a:pt x="1439" y="2715"/>
                                </a:lnTo>
                                <a:lnTo>
                                  <a:pt x="1528" y="2743"/>
                                </a:lnTo>
                                <a:lnTo>
                                  <a:pt x="1617" y="2765"/>
                                </a:lnTo>
                                <a:lnTo>
                                  <a:pt x="1706" y="2781"/>
                                </a:lnTo>
                                <a:lnTo>
                                  <a:pt x="1794" y="2791"/>
                                </a:lnTo>
                                <a:lnTo>
                                  <a:pt x="1881" y="2795"/>
                                </a:lnTo>
                                <a:lnTo>
                                  <a:pt x="1965" y="2793"/>
                                </a:lnTo>
                                <a:lnTo>
                                  <a:pt x="2046" y="2785"/>
                                </a:lnTo>
                                <a:lnTo>
                                  <a:pt x="2046" y="2782"/>
                                </a:lnTo>
                                <a:lnTo>
                                  <a:pt x="1881" y="2782"/>
                                </a:lnTo>
                                <a:lnTo>
                                  <a:pt x="1796" y="2778"/>
                                </a:lnTo>
                                <a:lnTo>
                                  <a:pt x="1709" y="2768"/>
                                </a:lnTo>
                                <a:lnTo>
                                  <a:pt x="1620" y="2752"/>
                                </a:lnTo>
                                <a:lnTo>
                                  <a:pt x="1532" y="2730"/>
                                </a:lnTo>
                                <a:lnTo>
                                  <a:pt x="1444" y="2703"/>
                                </a:lnTo>
                                <a:lnTo>
                                  <a:pt x="1357" y="2669"/>
                                </a:lnTo>
                                <a:lnTo>
                                  <a:pt x="1272" y="2629"/>
                                </a:lnTo>
                                <a:lnTo>
                                  <a:pt x="1189" y="2582"/>
                                </a:lnTo>
                                <a:lnTo>
                                  <a:pt x="1109" y="2530"/>
                                </a:lnTo>
                                <a:lnTo>
                                  <a:pt x="1034" y="2471"/>
                                </a:lnTo>
                                <a:lnTo>
                                  <a:pt x="962" y="2405"/>
                                </a:lnTo>
                                <a:lnTo>
                                  <a:pt x="896" y="2333"/>
                                </a:lnTo>
                                <a:lnTo>
                                  <a:pt x="835" y="2255"/>
                                </a:lnTo>
                                <a:lnTo>
                                  <a:pt x="779" y="2168"/>
                                </a:lnTo>
                                <a:lnTo>
                                  <a:pt x="725" y="2073"/>
                                </a:lnTo>
                                <a:lnTo>
                                  <a:pt x="672" y="1970"/>
                                </a:lnTo>
                                <a:lnTo>
                                  <a:pt x="621" y="1859"/>
                                </a:lnTo>
                                <a:lnTo>
                                  <a:pt x="571" y="1740"/>
                                </a:lnTo>
                                <a:lnTo>
                                  <a:pt x="523" y="1614"/>
                                </a:lnTo>
                                <a:lnTo>
                                  <a:pt x="474" y="1480"/>
                                </a:lnTo>
                                <a:lnTo>
                                  <a:pt x="427" y="1340"/>
                                </a:lnTo>
                                <a:lnTo>
                                  <a:pt x="379" y="1193"/>
                                </a:lnTo>
                                <a:lnTo>
                                  <a:pt x="331" y="1039"/>
                                </a:lnTo>
                                <a:lnTo>
                                  <a:pt x="282" y="880"/>
                                </a:lnTo>
                                <a:lnTo>
                                  <a:pt x="233" y="714"/>
                                </a:lnTo>
                                <a:lnTo>
                                  <a:pt x="182" y="543"/>
                                </a:lnTo>
                                <a:lnTo>
                                  <a:pt x="130" y="366"/>
                                </a:lnTo>
                                <a:lnTo>
                                  <a:pt x="77" y="185"/>
                                </a:lnTo>
                                <a:lnTo>
                                  <a:pt x="44" y="73"/>
                                </a:lnTo>
                                <a:close/>
                                <a:moveTo>
                                  <a:pt x="2057" y="2771"/>
                                </a:moveTo>
                                <a:lnTo>
                                  <a:pt x="2044" y="2772"/>
                                </a:lnTo>
                                <a:lnTo>
                                  <a:pt x="2046" y="2785"/>
                                </a:lnTo>
                                <a:lnTo>
                                  <a:pt x="2059" y="2784"/>
                                </a:lnTo>
                                <a:lnTo>
                                  <a:pt x="2057" y="2771"/>
                                </a:lnTo>
                                <a:close/>
                                <a:moveTo>
                                  <a:pt x="2044" y="2772"/>
                                </a:moveTo>
                                <a:lnTo>
                                  <a:pt x="1965" y="2780"/>
                                </a:lnTo>
                                <a:lnTo>
                                  <a:pt x="1881" y="2782"/>
                                </a:lnTo>
                                <a:lnTo>
                                  <a:pt x="2046" y="2782"/>
                                </a:lnTo>
                                <a:lnTo>
                                  <a:pt x="2044" y="2772"/>
                                </a:lnTo>
                                <a:close/>
                                <a:moveTo>
                                  <a:pt x="2039" y="2741"/>
                                </a:moveTo>
                                <a:lnTo>
                                  <a:pt x="2044" y="2772"/>
                                </a:lnTo>
                                <a:lnTo>
                                  <a:pt x="2057" y="2771"/>
                                </a:lnTo>
                                <a:lnTo>
                                  <a:pt x="2117" y="2771"/>
                                </a:lnTo>
                                <a:lnTo>
                                  <a:pt x="2123" y="2766"/>
                                </a:lnTo>
                                <a:lnTo>
                                  <a:pt x="2039" y="2741"/>
                                </a:lnTo>
                                <a:close/>
                                <a:moveTo>
                                  <a:pt x="15" y="0"/>
                                </a:moveTo>
                                <a:lnTo>
                                  <a:pt x="0" y="87"/>
                                </a:lnTo>
                                <a:lnTo>
                                  <a:pt x="31" y="77"/>
                                </a:lnTo>
                                <a:lnTo>
                                  <a:pt x="27" y="65"/>
                                </a:lnTo>
                                <a:lnTo>
                                  <a:pt x="40" y="61"/>
                                </a:lnTo>
                                <a:lnTo>
                                  <a:pt x="72" y="61"/>
                                </a:lnTo>
                                <a:lnTo>
                                  <a:pt x="15" y="0"/>
                                </a:lnTo>
                                <a:close/>
                                <a:moveTo>
                                  <a:pt x="40" y="61"/>
                                </a:moveTo>
                                <a:lnTo>
                                  <a:pt x="27" y="65"/>
                                </a:lnTo>
                                <a:lnTo>
                                  <a:pt x="31" y="77"/>
                                </a:lnTo>
                                <a:lnTo>
                                  <a:pt x="44" y="73"/>
                                </a:lnTo>
                                <a:lnTo>
                                  <a:pt x="40" y="61"/>
                                </a:lnTo>
                                <a:close/>
                                <a:moveTo>
                                  <a:pt x="72" y="61"/>
                                </a:moveTo>
                                <a:lnTo>
                                  <a:pt x="40" y="61"/>
                                </a:lnTo>
                                <a:lnTo>
                                  <a:pt x="44" y="73"/>
                                </a:lnTo>
                                <a:lnTo>
                                  <a:pt x="75" y="64"/>
                                </a:lnTo>
                                <a:lnTo>
                                  <a:pt x="72"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8" name="Text Box 1148"/>
                        <wps:cNvSpPr txBox="1">
                          <a:spLocks noChangeArrowheads="1"/>
                        </wps:cNvSpPr>
                        <wps:spPr bwMode="auto">
                          <a:xfrm>
                            <a:off x="120" y="642"/>
                            <a:ext cx="2072" cy="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1"/>
                                <w:ind w:left="904"/>
                                <w:rPr>
                                  <w:rFonts w:ascii="Arial"/>
                                  <w:b/>
                                  <w:sz w:val="15"/>
                                </w:rPr>
                              </w:pPr>
                              <w:bookmarkStart w:id="101" w:name="_bookmark10"/>
                              <w:bookmarkEnd w:id="101"/>
                              <w:r>
                                <w:rPr>
                                  <w:rFonts w:ascii="Arial"/>
                                  <w:b/>
                                  <w:w w:val="105"/>
                                  <w:sz w:val="15"/>
                                </w:rPr>
                                <w:t>Rotor Diameter</w:t>
                              </w:r>
                            </w:p>
                            <w:p w:rsidR="0009622D" w:rsidRDefault="0009622D">
                              <w:pPr>
                                <w:spacing w:before="9"/>
                                <w:rPr>
                                  <w:sz w:val="16"/>
                                </w:rPr>
                              </w:pPr>
                            </w:p>
                            <w:p w:rsidR="0009622D" w:rsidRDefault="0009622D">
                              <w:pPr>
                                <w:rPr>
                                  <w:rFonts w:ascii="Arial"/>
                                  <w:b/>
                                  <w:sz w:val="15"/>
                                </w:rPr>
                              </w:pPr>
                              <w:r>
                                <w:rPr>
                                  <w:rFonts w:ascii="Arial"/>
                                  <w:b/>
                                  <w:w w:val="105"/>
                                  <w:sz w:val="15"/>
                                </w:rPr>
                                <w:t>Wind</w:t>
                              </w:r>
                            </w:p>
                            <w:p w:rsidR="0009622D" w:rsidRDefault="0009622D">
                              <w:pPr>
                                <w:spacing w:before="6"/>
                              </w:pPr>
                            </w:p>
                            <w:p w:rsidR="0009622D" w:rsidRDefault="0009622D">
                              <w:pPr>
                                <w:ind w:left="247"/>
                                <w:rPr>
                                  <w:rFonts w:ascii="Arial" w:hAnsi="Arial"/>
                                  <w:b/>
                                  <w:sz w:val="15"/>
                                </w:rPr>
                              </w:pPr>
                              <w:r>
                                <w:rPr>
                                  <w:rFonts w:ascii="Arial" w:hAnsi="Arial"/>
                                  <w:b/>
                                  <w:w w:val="105"/>
                                  <w:sz w:val="15"/>
                                </w:rPr>
                                <w:t>0° direction</w:t>
                              </w:r>
                            </w:p>
                          </w:txbxContent>
                        </wps:txbx>
                        <wps:bodyPr rot="0" vert="horz" wrap="square" lIns="0" tIns="0" rIns="0" bIns="0" anchor="t" anchorCtr="0" upright="1">
                          <a:noAutofit/>
                        </wps:bodyPr>
                      </wps:wsp>
                      <wps:wsp>
                        <wps:cNvPr id="1189" name="Text Box 1147"/>
                        <wps:cNvSpPr txBox="1">
                          <a:spLocks noChangeArrowheads="1"/>
                        </wps:cNvSpPr>
                        <wps:spPr bwMode="auto">
                          <a:xfrm>
                            <a:off x="1031" y="2056"/>
                            <a:ext cx="858"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1"/>
                                <w:rPr>
                                  <w:rFonts w:ascii="Arial"/>
                                  <w:b/>
                                  <w:sz w:val="15"/>
                                </w:rPr>
                              </w:pPr>
                              <w:r>
                                <w:rPr>
                                  <w:rFonts w:ascii="Arial"/>
                                  <w:b/>
                                  <w:w w:val="105"/>
                                  <w:sz w:val="15"/>
                                </w:rPr>
                                <w:t>Hub Height</w:t>
                              </w:r>
                            </w:p>
                          </w:txbxContent>
                        </wps:txbx>
                        <wps:bodyPr rot="0" vert="horz" wrap="square" lIns="0" tIns="0" rIns="0" bIns="0" anchor="t" anchorCtr="0" upright="1">
                          <a:noAutofit/>
                        </wps:bodyPr>
                      </wps:wsp>
                      <wps:wsp>
                        <wps:cNvPr id="1190" name="Text Box 1146"/>
                        <wps:cNvSpPr txBox="1">
                          <a:spLocks noChangeArrowheads="1"/>
                        </wps:cNvSpPr>
                        <wps:spPr bwMode="auto">
                          <a:xfrm>
                            <a:off x="3416" y="2438"/>
                            <a:ext cx="112"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204" w:lineRule="exact"/>
                                <w:rPr>
                                  <w:rFonts w:ascii="Arial-BoldItalicMT"/>
                                  <w:b/>
                                  <w:i/>
                                  <w:sz w:val="18"/>
                                </w:rPr>
                              </w:pPr>
                              <w:r>
                                <w:rPr>
                                  <w:rFonts w:ascii="Arial-BoldItalicMT"/>
                                  <w:b/>
                                  <w:i/>
                                  <w:color w:val="FF1A1A"/>
                                  <w:w w:val="101"/>
                                  <w:sz w:val="18"/>
                                </w:rPr>
                                <w:t>z</w:t>
                              </w:r>
                            </w:p>
                          </w:txbxContent>
                        </wps:txbx>
                        <wps:bodyPr rot="0" vert="horz" wrap="square" lIns="0" tIns="0" rIns="0" bIns="0" anchor="t" anchorCtr="0" upright="1">
                          <a:noAutofit/>
                        </wps:bodyPr>
                      </wps:wsp>
                      <wps:wsp>
                        <wps:cNvPr id="1191" name="Text Box 1145"/>
                        <wps:cNvSpPr txBox="1">
                          <a:spLocks noChangeArrowheads="1"/>
                        </wps:cNvSpPr>
                        <wps:spPr bwMode="auto">
                          <a:xfrm>
                            <a:off x="1155" y="2685"/>
                            <a:ext cx="435"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1"/>
                                <w:rPr>
                                  <w:rFonts w:ascii="Arial"/>
                                  <w:b/>
                                  <w:sz w:val="15"/>
                                </w:rPr>
                              </w:pPr>
                              <w:r>
                                <w:rPr>
                                  <w:rFonts w:ascii="Arial"/>
                                  <w:b/>
                                  <w:w w:val="105"/>
                                  <w:sz w:val="15"/>
                                </w:rPr>
                                <w:t>Wave</w:t>
                              </w:r>
                            </w:p>
                          </w:txbxContent>
                        </wps:txbx>
                        <wps:bodyPr rot="0" vert="horz" wrap="square" lIns="0" tIns="0" rIns="0" bIns="0" anchor="t" anchorCtr="0" upright="1">
                          <a:noAutofit/>
                        </wps:bodyPr>
                      </wps:wsp>
                      <wps:wsp>
                        <wps:cNvPr id="1192" name="Text Box 1144"/>
                        <wps:cNvSpPr txBox="1">
                          <a:spLocks noChangeArrowheads="1"/>
                        </wps:cNvSpPr>
                        <wps:spPr bwMode="auto">
                          <a:xfrm>
                            <a:off x="2282" y="2776"/>
                            <a:ext cx="797"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1"/>
                                <w:rPr>
                                  <w:rFonts w:ascii="Arial"/>
                                  <w:b/>
                                  <w:sz w:val="15"/>
                                </w:rPr>
                              </w:pPr>
                              <w:r>
                                <w:rPr>
                                  <w:rFonts w:ascii="Arial"/>
                                  <w:b/>
                                  <w:w w:val="105"/>
                                  <w:sz w:val="15"/>
                                </w:rPr>
                                <w:t>Freeboard</w:t>
                              </w:r>
                            </w:p>
                          </w:txbxContent>
                        </wps:txbx>
                        <wps:bodyPr rot="0" vert="horz" wrap="square" lIns="0" tIns="0" rIns="0" bIns="0" anchor="t" anchorCtr="0" upright="1">
                          <a:noAutofit/>
                        </wps:bodyPr>
                      </wps:wsp>
                      <wps:wsp>
                        <wps:cNvPr id="1193" name="Text Box 1143"/>
                        <wps:cNvSpPr txBox="1">
                          <a:spLocks noChangeArrowheads="1"/>
                        </wps:cNvSpPr>
                        <wps:spPr bwMode="auto">
                          <a:xfrm>
                            <a:off x="3751" y="2818"/>
                            <a:ext cx="122"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204" w:lineRule="exact"/>
                                <w:rPr>
                                  <w:rFonts w:ascii="Arial-BoldItalicMT"/>
                                  <w:b/>
                                  <w:i/>
                                  <w:sz w:val="18"/>
                                </w:rPr>
                              </w:pPr>
                              <w:r>
                                <w:rPr>
                                  <w:rFonts w:ascii="Arial-BoldItalicMT"/>
                                  <w:b/>
                                  <w:i/>
                                  <w:color w:val="FF1A1A"/>
                                  <w:w w:val="101"/>
                                  <w:sz w:val="18"/>
                                </w:rPr>
                                <w:t>x</w:t>
                              </w:r>
                            </w:p>
                          </w:txbxContent>
                        </wps:txbx>
                        <wps:bodyPr rot="0" vert="horz" wrap="square" lIns="0" tIns="0" rIns="0" bIns="0" anchor="t" anchorCtr="0" upright="1">
                          <a:noAutofit/>
                        </wps:bodyPr>
                      </wps:wsp>
                      <wps:wsp>
                        <wps:cNvPr id="1194" name="Text Box 1142"/>
                        <wps:cNvSpPr txBox="1">
                          <a:spLocks noChangeArrowheads="1"/>
                        </wps:cNvSpPr>
                        <wps:spPr bwMode="auto">
                          <a:xfrm>
                            <a:off x="4922" y="2881"/>
                            <a:ext cx="1260"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1"/>
                                <w:rPr>
                                  <w:rFonts w:ascii="Arial"/>
                                  <w:b/>
                                  <w:sz w:val="15"/>
                                </w:rPr>
                              </w:pPr>
                              <w:r>
                                <w:rPr>
                                  <w:rFonts w:ascii="Arial"/>
                                  <w:b/>
                                  <w:w w:val="105"/>
                                  <w:sz w:val="15"/>
                                </w:rPr>
                                <w:t>Mean Water Line</w:t>
                              </w:r>
                            </w:p>
                          </w:txbxContent>
                        </wps:txbx>
                        <wps:bodyPr rot="0" vert="horz" wrap="square" lIns="0" tIns="0" rIns="0" bIns="0" anchor="t" anchorCtr="0" upright="1">
                          <a:noAutofit/>
                        </wps:bodyPr>
                      </wps:wsp>
                      <wps:wsp>
                        <wps:cNvPr id="1195" name="Text Box 1141"/>
                        <wps:cNvSpPr txBox="1">
                          <a:spLocks noChangeArrowheads="1"/>
                        </wps:cNvSpPr>
                        <wps:spPr bwMode="auto">
                          <a:xfrm>
                            <a:off x="2322" y="3195"/>
                            <a:ext cx="627"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1"/>
                                <w:rPr>
                                  <w:rFonts w:ascii="Arial"/>
                                  <w:b/>
                                  <w:sz w:val="15"/>
                                </w:rPr>
                              </w:pPr>
                              <w:r>
                                <w:rPr>
                                  <w:rFonts w:ascii="Arial"/>
                                  <w:b/>
                                  <w:w w:val="105"/>
                                  <w:sz w:val="15"/>
                                </w:rPr>
                                <w:t>Fairlead</w:t>
                              </w:r>
                            </w:p>
                          </w:txbxContent>
                        </wps:txbx>
                        <wps:bodyPr rot="0" vert="horz" wrap="square" lIns="0" tIns="0" rIns="0" bIns="0" anchor="t" anchorCtr="0" upright="1">
                          <a:noAutofit/>
                        </wps:bodyPr>
                      </wps:wsp>
                      <wps:wsp>
                        <wps:cNvPr id="1196" name="Text Box 1140"/>
                        <wps:cNvSpPr txBox="1">
                          <a:spLocks noChangeArrowheads="1"/>
                        </wps:cNvSpPr>
                        <wps:spPr bwMode="auto">
                          <a:xfrm>
                            <a:off x="3862" y="3247"/>
                            <a:ext cx="400"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1"/>
                                <w:rPr>
                                  <w:rFonts w:ascii="Arial"/>
                                  <w:b/>
                                  <w:sz w:val="15"/>
                                </w:rPr>
                              </w:pPr>
                              <w:r>
                                <w:rPr>
                                  <w:rFonts w:ascii="Arial"/>
                                  <w:b/>
                                  <w:w w:val="105"/>
                                  <w:sz w:val="15"/>
                                </w:rPr>
                                <w:t>Draft</w:t>
                              </w:r>
                            </w:p>
                          </w:txbxContent>
                        </wps:txbx>
                        <wps:bodyPr rot="0" vert="horz" wrap="square" lIns="0" tIns="0" rIns="0" bIns="0" anchor="t" anchorCtr="0" upright="1">
                          <a:noAutofit/>
                        </wps:bodyPr>
                      </wps:wsp>
                      <wps:wsp>
                        <wps:cNvPr id="1197" name="Text Box 1139"/>
                        <wps:cNvSpPr txBox="1">
                          <a:spLocks noChangeArrowheads="1"/>
                        </wps:cNvSpPr>
                        <wps:spPr bwMode="auto">
                          <a:xfrm>
                            <a:off x="1102" y="3457"/>
                            <a:ext cx="1116"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1"/>
                                <w:rPr>
                                  <w:rFonts w:ascii="Arial"/>
                                  <w:b/>
                                  <w:sz w:val="15"/>
                                </w:rPr>
                              </w:pPr>
                              <w:r>
                                <w:rPr>
                                  <w:rFonts w:ascii="Arial"/>
                                  <w:b/>
                                  <w:w w:val="105"/>
                                  <w:sz w:val="15"/>
                                </w:rPr>
                                <w:t>Current Profile</w:t>
                              </w:r>
                            </w:p>
                          </w:txbxContent>
                        </wps:txbx>
                        <wps:bodyPr rot="0" vert="horz" wrap="square" lIns="0" tIns="0" rIns="0" bIns="0" anchor="t" anchorCtr="0" upright="1">
                          <a:noAutofit/>
                        </wps:bodyPr>
                      </wps:wsp>
                      <wps:wsp>
                        <wps:cNvPr id="1198" name="Text Box 1138"/>
                        <wps:cNvSpPr txBox="1">
                          <a:spLocks noChangeArrowheads="1"/>
                        </wps:cNvSpPr>
                        <wps:spPr bwMode="auto">
                          <a:xfrm>
                            <a:off x="202" y="4426"/>
                            <a:ext cx="470"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1" w:line="254" w:lineRule="auto"/>
                                <w:ind w:right="3"/>
                                <w:rPr>
                                  <w:rFonts w:ascii="Arial"/>
                                  <w:b/>
                                  <w:sz w:val="15"/>
                                </w:rPr>
                              </w:pPr>
                              <w:r>
                                <w:rPr>
                                  <w:rFonts w:ascii="Arial"/>
                                  <w:b/>
                                  <w:w w:val="105"/>
                                  <w:sz w:val="15"/>
                                </w:rPr>
                                <w:t>Water Depth</w:t>
                              </w:r>
                            </w:p>
                          </w:txbxContent>
                        </wps:txbx>
                        <wps:bodyPr rot="0" vert="horz" wrap="square" lIns="0" tIns="0" rIns="0" bIns="0" anchor="t" anchorCtr="0" upright="1">
                          <a:noAutofit/>
                        </wps:bodyPr>
                      </wps:wsp>
                      <wps:wsp>
                        <wps:cNvPr id="1199" name="Text Box 1137"/>
                        <wps:cNvSpPr txBox="1">
                          <a:spLocks noChangeArrowheads="1"/>
                        </wps:cNvSpPr>
                        <wps:spPr bwMode="auto">
                          <a:xfrm>
                            <a:off x="1965" y="4347"/>
                            <a:ext cx="1330" cy="1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1" w:line="254" w:lineRule="auto"/>
                                <w:ind w:left="575" w:right="192" w:hanging="210"/>
                                <w:rPr>
                                  <w:rFonts w:ascii="Arial"/>
                                  <w:b/>
                                  <w:sz w:val="15"/>
                                </w:rPr>
                              </w:pPr>
                              <w:r>
                                <w:rPr>
                                  <w:rFonts w:ascii="Arial"/>
                                  <w:b/>
                                  <w:w w:val="105"/>
                                  <w:sz w:val="15"/>
                                </w:rPr>
                                <w:t>Buoyancy tank</w:t>
                              </w:r>
                            </w:p>
                            <w:p w:rsidR="0009622D" w:rsidRDefault="0009622D">
                              <w:pPr>
                                <w:spacing w:before="118"/>
                                <w:rPr>
                                  <w:rFonts w:ascii="Arial"/>
                                  <w:b/>
                                  <w:sz w:val="15"/>
                                </w:rPr>
                              </w:pPr>
                              <w:r>
                                <w:rPr>
                                  <w:rFonts w:ascii="Arial"/>
                                  <w:b/>
                                  <w:w w:val="105"/>
                                  <w:sz w:val="15"/>
                                </w:rPr>
                                <w:t>Mooring</w:t>
                              </w:r>
                            </w:p>
                            <w:p w:rsidR="0009622D" w:rsidRDefault="0009622D">
                              <w:pPr>
                                <w:spacing w:before="10"/>
                                <w:ind w:left="288"/>
                                <w:rPr>
                                  <w:rFonts w:ascii="Arial"/>
                                  <w:b/>
                                  <w:sz w:val="15"/>
                                </w:rPr>
                              </w:pPr>
                              <w:r>
                                <w:rPr>
                                  <w:rFonts w:ascii="Arial"/>
                                  <w:b/>
                                  <w:w w:val="105"/>
                                  <w:sz w:val="15"/>
                                </w:rPr>
                                <w:t>Line</w:t>
                              </w:r>
                            </w:p>
                            <w:p w:rsidR="0009622D" w:rsidRDefault="0009622D">
                              <w:pPr>
                                <w:spacing w:before="7"/>
                                <w:rPr>
                                  <w:sz w:val="23"/>
                                </w:rPr>
                              </w:pPr>
                            </w:p>
                            <w:p w:rsidR="0009622D" w:rsidRDefault="0009622D">
                              <w:pPr>
                                <w:spacing w:line="254" w:lineRule="auto"/>
                                <w:ind w:left="633" w:right="2"/>
                                <w:rPr>
                                  <w:rFonts w:ascii="Arial"/>
                                  <w:b/>
                                  <w:sz w:val="15"/>
                                </w:rPr>
                              </w:pPr>
                              <w:r>
                                <w:rPr>
                                  <w:rFonts w:ascii="Arial"/>
                                  <w:b/>
                                  <w:w w:val="105"/>
                                  <w:sz w:val="15"/>
                                </w:rPr>
                                <w:t>Mooring Diameter</w:t>
                              </w:r>
                            </w:p>
                          </w:txbxContent>
                        </wps:txbx>
                        <wps:bodyPr rot="0" vert="horz" wrap="square" lIns="0" tIns="0" rIns="0" bIns="0" anchor="t" anchorCtr="0" upright="1">
                          <a:noAutofit/>
                        </wps:bodyPr>
                      </wps:wsp>
                      <wps:wsp>
                        <wps:cNvPr id="1200" name="Text Box 1136"/>
                        <wps:cNvSpPr txBox="1">
                          <a:spLocks noChangeArrowheads="1"/>
                        </wps:cNvSpPr>
                        <wps:spPr bwMode="auto">
                          <a:xfrm>
                            <a:off x="4430" y="5028"/>
                            <a:ext cx="1028" cy="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1" w:line="254" w:lineRule="auto"/>
                                <w:ind w:right="1"/>
                                <w:rPr>
                                  <w:rFonts w:ascii="Arial"/>
                                  <w:b/>
                                  <w:sz w:val="15"/>
                                </w:rPr>
                              </w:pPr>
                              <w:r>
                                <w:rPr>
                                  <w:rFonts w:ascii="Arial"/>
                                  <w:b/>
                                  <w:w w:val="105"/>
                                  <w:sz w:val="15"/>
                                </w:rPr>
                                <w:t>Mooring Line Length (unstretched)</w:t>
                              </w:r>
                            </w:p>
                          </w:txbxContent>
                        </wps:txbx>
                        <wps:bodyPr rot="0" vert="horz" wrap="square" lIns="0" tIns="0" rIns="0" bIns="0" anchor="t" anchorCtr="0" upright="1">
                          <a:noAutofit/>
                        </wps:bodyPr>
                      </wps:wsp>
                      <wps:wsp>
                        <wps:cNvPr id="1201" name="Text Box 1135"/>
                        <wps:cNvSpPr txBox="1">
                          <a:spLocks noChangeArrowheads="1"/>
                        </wps:cNvSpPr>
                        <wps:spPr bwMode="auto">
                          <a:xfrm>
                            <a:off x="3731" y="5656"/>
                            <a:ext cx="627"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1"/>
                                <w:rPr>
                                  <w:rFonts w:ascii="Arial"/>
                                  <w:b/>
                                  <w:sz w:val="15"/>
                                </w:rPr>
                              </w:pPr>
                              <w:r>
                                <w:rPr>
                                  <w:rFonts w:ascii="Arial"/>
                                  <w:b/>
                                  <w:w w:val="105"/>
                                  <w:sz w:val="15"/>
                                </w:rPr>
                                <w:t>Mooring</w:t>
                              </w:r>
                            </w:p>
                            <w:p w:rsidR="0009622D" w:rsidRDefault="0009622D">
                              <w:pPr>
                                <w:spacing w:before="10"/>
                                <w:ind w:left="288"/>
                                <w:rPr>
                                  <w:rFonts w:ascii="Arial"/>
                                  <w:b/>
                                  <w:sz w:val="15"/>
                                </w:rPr>
                              </w:pPr>
                              <w:r>
                                <w:rPr>
                                  <w:rFonts w:ascii="Arial"/>
                                  <w:b/>
                                  <w:w w:val="105"/>
                                  <w:sz w:val="15"/>
                                </w:rPr>
                                <w:t>Line</w:t>
                              </w:r>
                            </w:p>
                          </w:txbxContent>
                        </wps:txbx>
                        <wps:bodyPr rot="0" vert="horz" wrap="square" lIns="0" tIns="0" rIns="0" bIns="0" anchor="t" anchorCtr="0" upright="1">
                          <a:noAutofit/>
                        </wps:bodyPr>
                      </wps:wsp>
                      <wps:wsp>
                        <wps:cNvPr id="1202" name="Text Box 1134"/>
                        <wps:cNvSpPr txBox="1">
                          <a:spLocks noChangeArrowheads="1"/>
                        </wps:cNvSpPr>
                        <wps:spPr bwMode="auto">
                          <a:xfrm>
                            <a:off x="45" y="6049"/>
                            <a:ext cx="645"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1"/>
                                <w:rPr>
                                  <w:rFonts w:ascii="Arial"/>
                                  <w:b/>
                                  <w:sz w:val="15"/>
                                </w:rPr>
                              </w:pPr>
                              <w:r>
                                <w:rPr>
                                  <w:rFonts w:ascii="Arial"/>
                                  <w:b/>
                                  <w:w w:val="105"/>
                                  <w:sz w:val="15"/>
                                </w:rPr>
                                <w:t>Seafloor</w:t>
                              </w:r>
                            </w:p>
                          </w:txbxContent>
                        </wps:txbx>
                        <wps:bodyPr rot="0" vert="horz" wrap="square" lIns="0" tIns="0" rIns="0" bIns="0" anchor="t" anchorCtr="0" upright="1">
                          <a:noAutofit/>
                        </wps:bodyPr>
                      </wps:wsp>
                      <wps:wsp>
                        <wps:cNvPr id="1203" name="Text Box 1133"/>
                        <wps:cNvSpPr txBox="1">
                          <a:spLocks noChangeArrowheads="1"/>
                        </wps:cNvSpPr>
                        <wps:spPr bwMode="auto">
                          <a:xfrm>
                            <a:off x="2126" y="5971"/>
                            <a:ext cx="1076"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1"/>
                                <w:rPr>
                                  <w:rFonts w:ascii="Arial"/>
                                  <w:b/>
                                  <w:sz w:val="15"/>
                                </w:rPr>
                              </w:pPr>
                              <w:r>
                                <w:rPr>
                                  <w:rFonts w:ascii="Arial"/>
                                  <w:b/>
                                  <w:w w:val="105"/>
                                  <w:sz w:val="15"/>
                                </w:rPr>
                                <w:t>Anchor radius</w:t>
                              </w:r>
                            </w:p>
                          </w:txbxContent>
                        </wps:txbx>
                        <wps:bodyPr rot="0" vert="horz" wrap="square" lIns="0" tIns="0" rIns="0" bIns="0" anchor="t" anchorCtr="0" upright="1">
                          <a:noAutofit/>
                        </wps:bodyPr>
                      </wps:wsp>
                    </wpg:wgp>
                  </a:graphicData>
                </a:graphic>
              </wp:inline>
            </w:drawing>
          </mc:Choice>
          <mc:Fallback>
            <w:pict>
              <v:group w14:anchorId="76382B1B" id="Group 1132" o:spid="_x0000_s1254" style="width:357.4pt;height:312.85pt;mso-position-horizontal-relative:char;mso-position-vertical-relative:line" coordsize="7148,6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">
                <v:rect id="Rectangle 1192" o:spid="_x0000_s1255" style="position:absolute;left:3175;top:3396;width:301;height:1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" fillcolor="#bfbfbf" stroked="f"/>
                <v:rect id="Rectangle 1191" o:spid="_x0000_s1256" style="position:absolute;left:3175;top:3396;width:301;height:1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" filled="f" strokeweight=".23092mm"/>
                <v:shape id="Picture 1190" o:spid="_x0000_s1257" type="#_x0000_t75" style="position:absolute;left:3155;top:2722;width:327;height: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">
                  <v:imagedata r:id="rId139" o:title=""/>
                </v:shape>
                <v:line id="Line 1189" o:spid="_x0000_s1258" style="position:absolute;visibility:visible;mso-wrap-style:square" from="583,3082" to="6379,3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" strokecolor="#0079c1" strokeweight="1.1546mm"/>
                <v:line id="Line 1188" o:spid="_x0000_s1259" style="position:absolute;visibility:visible;mso-wrap-style:square" from="3476,4993" to="4381,4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" strokeweight=".23092mm"/>
                <v:line id="Line 1187" o:spid="_x0000_s1260" style="position:absolute;visibility:visible;mso-wrap-style:square" from="2835,2729" to="3306,2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" strokeweight=".23092mm"/>
                <v:shape id="AutoShape 1186" o:spid="_x0000_s1261" style="position:absolute;left:3070;top:2716;width:79;height:369;visibility:visible;mso-wrap-style:square;v-text-anchor:top" coordsize="7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" path="m33,290l,290r39,78l72,303r-39,l33,290xm46,65r-13,l33,303r13,l46,65xm79,290r-33,l46,303r26,l79,290xm39,l,78r33,l33,65r39,l39,xm72,65r-26,l46,78r33,l72,65xe" fillcolor="black" stroked="f">
                  <v:path arrowok="t" o:connecttype="custom" o:connectlocs="33,3006;0,3006;39,3084;72,3019;33,3019;33,3006;46,2781;33,2781;33,3019;46,3019;46,2781;79,3006;46,3006;46,3019;72,3019;79,3006;39,2716;0,2794;33,2794;33,2781;72,2781;39,2716;72,2781;46,2781;46,2794;79,2794;72,2781" o:connectangles="0,0,0,0,0,0,0,0,0,0,0,0,0,0,0,0,0,0,0,0,0,0,0,0,0,0,0"/>
                </v:shape>
                <v:shape id="AutoShape 1185" o:spid="_x0000_s1262" style="position:absolute;left:4222;top:3069;width:79;height:1930;visibility:visible;mso-wrap-style:square;v-text-anchor:top" coordsize="79,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" path="m33,1851r-33,l40,1930r32,-66l33,1864r,-13xm46,65r-13,l33,1864r13,l46,65xm79,1851r-33,l46,1864r26,l79,1851xm40,l,79r33,l33,65r39,l40,xm72,65r-26,l46,79r33,l72,65xe" fillcolor="black" stroked="f">
                  <v:path arrowok="t" o:connecttype="custom" o:connectlocs="33,4920;0,4920;40,4999;72,4933;33,4933;33,4920;46,3134;33,3134;33,4933;46,4933;46,3134;79,4920;46,4920;46,4933;72,4933;79,4920;40,3069;0,3148;33,3148;33,3134;72,3134;40,3069;72,3134;46,3134;46,3148;79,3148;72,3134" o:connectangles="0,0,0,0,0,0,0,0,0,0,0,0,0,0,0,0,0,0,0,0,0,0,0,0,0,0,0"/>
                </v:shape>
                <v:shape id="AutoShape 1184" o:spid="_x0000_s1263" style="position:absolute;left:740;top:3082;width:79;height:3122;visibility:visible;mso-wrap-style:square;v-text-anchor:top" coordsize="79,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" path="m33,3043r-33,l39,3122r33,-66l33,3056r,-13xm46,66r-13,l33,3056r13,l46,66xm78,3043r-32,l46,3056r26,l78,3043xm39,l,79r33,l33,66r39,l39,xm72,66r-26,l46,79r32,l72,66xe" fillcolor="black" stroked="f">
                  <v:path arrowok="t" o:connecttype="custom" o:connectlocs="33,6125;0,6125;39,6204;72,6138;33,6138;33,6125;46,3148;33,3148;33,6138;46,6138;46,3148;78,6125;46,6125;46,6138;72,6138;78,6125;39,3082;0,3161;33,3161;33,3148;72,3148;39,3082;72,3148;46,3148;46,3161;78,3161;72,3148" o:connectangles="0,0,0,0,0,0,0,0,0,0,0,0,0,0,0,0,0,0,0,0,0,0,0,0,0,0,0"/>
                </v:shape>
                <v:shape id="AutoShape 1183" o:spid="_x0000_s1264" style="position:absolute;left:1905;top:1092;width:79;height:1968;visibility:visible;mso-wrap-style:square;v-text-anchor:top" coordsize="79,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" path="m33,1890r-33,l39,1968r33,-65l33,1903r,-13xm46,66r-13,l33,1903r13,l46,66xm79,1890r-33,l46,1903r26,l79,1890xm39,l,79r33,l33,66r39,l39,xm72,66r-26,l46,79r33,l72,66xe" fillcolor="black" stroked="f">
                  <v:path arrowok="t" o:connecttype="custom" o:connectlocs="33,2982;0,2982;39,3060;72,2995;33,2995;33,2982;46,1158;33,1158;33,2995;46,2995;46,1158;79,2982;46,2982;46,2995;72,2995;79,2982;39,1092;0,1171;33,1171;33,1158;72,1158;39,1092;72,1158;46,1158;46,1171;79,1171;72,1158" o:connectangles="0,0,0,0,0,0,0,0,0,0,0,0,0,0,0,0,0,0,0,0,0,0,0,0,0,0,0"/>
                </v:shape>
                <v:shape id="AutoShape 1182" o:spid="_x0000_s1265" style="position:absolute;left:2131;top:32;width:156;height:2152;visibility:visible;mso-wrap-style:square;v-text-anchor:top" coordsize="156,2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" path="m,2071r36,80l72,2086r-27,l32,2085r,-13l,2071xm32,2072r,13l45,2086r,-13l32,2072xm45,2073r,13l72,2086r6,-12l45,2073xm110,78l32,2072r13,1l123,79,110,78xm149,65r-39,l123,65r,14l155,80,149,65xm110,65r,13l123,79r,-14l110,65xm119,l77,77r33,1l110,65r39,l119,xe" fillcolor="black" stroked="f">
                  <v:path arrowok="t" o:connecttype="custom" o:connectlocs="0,2103;36,2183;72,2118;45,2118;32,2117;32,2104;0,2103;32,2104;32,2117;45,2118;45,2105;32,2104;45,2105;45,2118;72,2118;78,2106;45,2105;110,110;32,2104;45,2105;123,111;110,110;149,97;110,97;123,97;123,111;155,112;149,97;110,97;110,110;123,111;123,97;110,97;119,32;77,109;110,110;110,97;149,97;119,32" o:connectangles="0,0,0,0,0,0,0,0,0,0,0,0,0,0,0,0,0,0,0,0,0,0,0,0,0,0,0,0,0,0,0,0,0,0,0,0,0,0,0"/>
                </v:shape>
                <v:line id="Line 1181" o:spid="_x0000_s1266" style="position:absolute;visibility:visible;mso-wrap-style:square" from="2141,2192" to="2895,2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" strokeweight=".23092mm"/>
                <v:line id="Line 1180" o:spid="_x0000_s1267" style="position:absolute;visibility:visible;mso-wrap-style:square" from="2141,45" to="28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" strokeweight=".23092mm"/>
                <v:line id="Line 1179" o:spid="_x0000_s1268" style="position:absolute;visibility:visible;mso-wrap-style:square" from="33,6224" to="7115,6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" strokecolor="#926a00" strokeweight="1.1546mm"/>
                <v:shape id="Freeform 1178" o:spid="_x0000_s1269" style="position:absolute;left:1021;top:3429;width:2108;height:2789;visibility:visible;mso-wrap-style:square;v-text-anchor:top" coordsize="2108,2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" path="m2108,r-30,100l2049,199r-29,97l1992,392r-28,94l1937,579r-27,92l1883,760r-26,89l1831,935r-26,85l1779,1103r-25,82l1728,1264r-25,78l1677,1418r-25,74l1626,1563r-26,70l1574,1701r-26,66l1521,1831r-27,61l1467,1951r-27,57l1411,2063r-57,102l1293,2258r-51,67l1187,2388r-58,57l1066,2498r-65,49l933,2590r-70,40l792,2665r-74,30l644,2721r-74,22l495,2760r-75,14l346,2783r-73,5l202,2788r-70,-3l65,2777,,2766e" filled="f" strokecolor="#7f7f7f" strokeweight=".46183mm">
                  <v:path arrowok="t" o:connecttype="custom" o:connectlocs="2108,3429;2078,3529;2049,3628;2020,3725;1992,3821;1964,3915;1937,4008;1910,4100;1883,4189;1857,4278;1831,4364;1805,4449;1779,4532;1754,4614;1728,4693;1703,4771;1677,4847;1652,4921;1626,4992;1600,5062;1574,5130;1548,5196;1521,5260;1494,5321;1467,5380;1440,5437;1411,5492;1354,5594;1293,5687;1242,5754;1187,5817;1129,5874;1066,5927;1001,5976;933,6019;863,6059;792,6094;718,6124;644,6150;570,6172;495,6189;420,6203;346,6212;273,6217;202,6217;132,6214;65,6206;0,6195" o:connectangles="0,0,0,0,0,0,0,0,0,0,0,0,0,0,0,0,0,0,0,0,0,0,0,0,0,0,0,0,0,0,0,0,0,0,0,0,0,0,0,0,0,0,0,0,0,0,0,0"/>
                </v:shape>
                <v:shape id="Freeform 1177" o:spid="_x0000_s1270" style="position:absolute;left:3522;top:3403;width:2095;height:2802;visibility:visible;mso-wrap-style:square;v-text-anchor:top" coordsize="2095,2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" path="m,l30,100r29,99l87,297r28,97l143,488r27,94l197,674r26,90l249,852r26,87l301,1025r26,83l352,1190r25,80l403,1348r25,76l453,1498r26,73l505,1641r26,68l557,1775r26,64l610,1901r27,59l664,2018r28,55l750,2175r60,94l860,2336r55,63l973,2456r62,54l1100,2558r67,44l1237,2642r71,35l1381,2708r74,26l1529,2756r74,17l1677,2786r74,10l1823,2800r71,1l1963,2798r67,-8l2094,2779e" filled="f" strokecolor="#7f7f7f" strokeweight=".46183mm">
                  <v:path arrowok="t" o:connecttype="custom" o:connectlocs="0,3403;30,3503;59,3602;87,3700;115,3797;143,3891;170,3985;197,4077;223,4167;249,4255;275,4342;301,4428;327,4511;352,4593;377,4673;403,4751;428,4827;453,4901;479,4974;505,5044;531,5112;557,5178;583,5242;610,5304;637,5363;664,5421;692,5476;750,5578;810,5672;860,5739;915,5802;973,5859;1035,5913;1100,5961;1167,6005;1237,6045;1308,6080;1381,6111;1455,6137;1529,6159;1603,6176;1677,6189;1751,6199;1823,6203;1894,6204;1963,6201;2030,6193;2094,6182" o:connectangles="0,0,0,0,0,0,0,0,0,0,0,0,0,0,0,0,0,0,0,0,0,0,0,0,0,0,0,0,0,0,0,0,0,0,0,0,0,0,0,0,0,0,0,0,0,0,0,0"/>
                </v:shape>
                <v:shape id="Freeform 1176" o:spid="_x0000_s1271" style="position:absolute;left:3280;top:1171;width:92;height:1558;visibility:visible;mso-wrap-style:square;v-text-anchor:top" coordsize="92,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" path="m68,l23,,,1558r91,l68,xe" fillcolor="#d9d9d9" stroked="f">
                  <v:path arrowok="t" o:connecttype="custom" o:connectlocs="68,1171;23,1171;0,2729;91,2729;68,1171" o:connectangles="0,0,0,0,0"/>
                </v:shape>
                <v:shape id="Freeform 1175" o:spid="_x0000_s1272" style="position:absolute;left:3280;top:1171;width:92;height:1558;visibility:visible;mso-wrap-style:square;v-text-anchor:top" coordsize="92,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" path="m,1558l23,,68,,91,1558r-91,xe" filled="f" strokeweight=".23092mm">
                  <v:path arrowok="t" o:connecttype="custom" o:connectlocs="0,2729;23,1171;68,1171;91,2729;0,2729" o:connectangles="0,0,0,0,0"/>
                </v:shape>
                <v:rect id="Rectangle 1174" o:spid="_x0000_s1273" style="position:absolute;left:2992;top:1040;width:458;height: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" fillcolor="#d9d9d9" stroked="f"/>
                <v:rect id="Rectangle 1173" o:spid="_x0000_s1274" style="position:absolute;left:2992;top:1040;width:458;height: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" filled="f" strokeweight=".23092mm"/>
                <v:shape id="Picture 1172" o:spid="_x0000_s1275" type="#_x0000_t75" style="position:absolute;left:2867;top:1046;width:105;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">
                  <v:imagedata r:id="rId140" o:title=""/>
                </v:shape>
                <v:line id="Line 1171" o:spid="_x0000_s1276" style="position:absolute;visibility:visible;mso-wrap-style:square" from="2890,1174" to="2890,2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" strokecolor="#d9d9d9" strokeweight="1.56483mm"/>
                <v:shape id="Freeform 1170" o:spid="_x0000_s1277" style="position:absolute;left:2846;top:1174;width:89;height:1014;visibility:visible;mso-wrap-style:square;v-text-anchor:top" coordsize="89,1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" path="m11,505l19,389,28,283,38,189r9,-78l57,51,74,r7,14l86,53r2,60l88,192r-2,94l82,393,76,509,69,625,60,732,50,825,40,904r-9,59l13,1014,7,1000,2,961,,901,,822,1,728,5,621,11,505xe" filled="f" strokeweight=".23092mm">
                  <v:path arrowok="t" o:connecttype="custom" o:connectlocs="11,1679;19,1563;28,1457;38,1363;47,1285;57,1225;74,1174;81,1188;86,1227;88,1287;88,1366;86,1460;82,1567;76,1683;69,1799;60,1906;50,1999;40,2078;31,2137;13,2188;7,2174;2,2135;0,2075;0,1996;1,1902;5,1795;11,1679" o:connectangles="0,0,0,0,0,0,0,0,0,0,0,0,0,0,0,0,0,0,0,0,0,0,0,0,0,0,0"/>
                </v:shape>
                <v:line id="Line 1169" o:spid="_x0000_s1278" style="position:absolute;visibility:visible;mso-wrap-style:square" from="2906,44" to="2906,1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" strokecolor="#d9d9d9" strokeweight="1.56481mm"/>
                <v:shape id="Freeform 1168" o:spid="_x0000_s1279" style="position:absolute;left:2862;top:45;width:89;height:1014;visibility:visible;mso-wrap-style:square;v-text-anchor:top" coordsize="89,1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" path="m76,504l69,388,60,282,50,188,40,110,31,50,13,,7,13,2,52,,112r,79l1,285,5,392r6,116l19,624r9,107l38,824r9,79l57,962r17,51l81,999r5,-39l88,900r,-79l86,727,82,620,76,504xe" filled="f" strokeweight=".23092mm">
                  <v:path arrowok="t" o:connecttype="custom" o:connectlocs="76,549;69,433;60,327;50,233;40,155;31,95;13,45;7,58;2,97;0,157;0,236;1,330;5,437;11,553;19,669;28,776;38,869;47,948;57,1007;74,1058;81,1044;86,1005;88,945;88,866;86,772;82,665;76,549" o:connectangles="0,0,0,0,0,0,0,0,0,0,0,0,0,0,0,0,0,0,0,0,0,0,0,0,0,0,0"/>
                </v:shape>
                <v:shape id="Freeform 1167" o:spid="_x0000_s1280" style="position:absolute;left:1251;top:1472;width:537;height:144;visibility:visible;mso-wrap-style:square;v-text-anchor:top" coordsize="537,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" path="m,36r464,l464,r72,72l464,144r,-36l,108,,36xe" filled="f" strokeweight=".23092mm">
                  <v:path arrowok="t" o:connecttype="custom" o:connectlocs="0,1508;464,1508;464,1472;536,1544;464,1616;464,1580;0,1580;0,1508" o:connectangles="0,0,0,0,0,0,0,0"/>
                </v:shape>
                <v:shape id="AutoShape 1166" o:spid="_x0000_s1281" style="position:absolute;left:576;top:933;width:575;height:122;visibility:visible;mso-wrap-style:square;v-text-anchor:top" coordsize="575,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" path="m79,48l,48,,74r79,l79,48xm184,48r-79,l105,74r79,l184,48xm288,48r-78,l210,74r78,l288,48xm314,48r,26l393,74r,-26l314,48xm523,61l457,99r-2,8l462,120r8,2l552,74r-28,l524,62r-1,-1xm498,48r-79,l419,74r79,l498,48xm524,62r,12l549,74r,-2l542,72,524,62xm552,48r-3,l549,74r3,l575,61,552,48xm542,50l524,60r,2l542,72r,-22xm549,50r-7,l542,72r7,l549,50xm524,60r-1,1l524,62r,-2xm470,r-8,2l455,15r2,8l523,61r1,-1l524,48r28,l470,xm549,48r-25,l524,60,542,50r7,l549,48xe" fillcolor="black" stroked="f">
                  <v:path arrowok="t" o:connecttype="custom" o:connectlocs="0,981;79,1007;184,981;105,1007;184,981;210,981;288,1007;314,981;393,1007;314,981;457,1032;462,1053;552,1007;524,995;498,981;419,1007;498,981;524,1007;549,1005;524,995;549,981;552,1007;552,981;524,993;542,1005;549,983;542,1005;549,983;523,994;524,993;462,935;457,956;524,993;552,981;549,981;524,993;549,983" o:connectangles="0,0,0,0,0,0,0,0,0,0,0,0,0,0,0,0,0,0,0,0,0,0,0,0,0,0,0,0,0,0,0,0,0,0,0,0,0"/>
                </v:shape>
                <v:shape id="AutoShape 1165" o:spid="_x0000_s1282" style="position:absolute;left:576;top:1038;width:575;height:122;visibility:visible;mso-wrap-style:square;v-text-anchor:top" coordsize="575,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" path="m79,48l,48,,74r79,l79,48xm184,48r-79,l105,74r79,l184,48xm288,48r-78,l210,74r78,l288,48xm314,48r,26l393,74r,-26l314,48xm523,61l457,99r-2,8l462,119r8,2l552,74r-28,l524,61r-1,xm498,48r-79,l419,74r79,l498,48xm524,61r,13l549,74r,-2l542,72,524,61xm552,48r-3,l549,74r3,l575,61,552,48xm542,49l524,60r,1l542,72r,-23xm549,49r-7,l542,72r7,l549,49xm524,60r-1,1l524,61r,-1xm470,r-8,2l455,15r2,8l523,61r1,-1l524,48r28,l470,xm549,48r-25,l524,60,542,49r7,l549,48xe" fillcolor="black" stroked="f">
                  <v:path arrowok="t" o:connecttype="custom" o:connectlocs="0,1086;79,1112;184,1086;105,1112;184,1086;210,1086;288,1112;314,1086;393,1112;314,1086;457,1137;462,1157;552,1112;524,1099;498,1086;419,1112;498,1086;524,1112;549,1110;524,1099;549,1086;552,1112;552,1086;524,1098;542,1110;549,1087;542,1110;549,1087;523,1099;524,1098;462,1040;457,1061;524,1098;552,1086;549,1086;524,1098;549,1087" o:connectangles="0,0,0,0,0,0,0,0,0,0,0,0,0,0,0,0,0,0,0,0,0,0,0,0,0,0,0,0,0,0,0,0,0,0,0,0,0"/>
                </v:shape>
                <v:shape id="AutoShape 1164" o:spid="_x0000_s1283" style="position:absolute;left:576;top:1143;width:575;height:122;visibility:visible;mso-wrap-style:square;v-text-anchor:top" coordsize="575,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" path="m79,47l,47,,74r79,l79,47xm184,47r-79,l105,74r79,l184,47xm288,47r-78,l210,74r78,l288,47xm314,47r,27l393,74r,-27l314,47xm523,60l457,99r-2,8l462,119r8,2l552,74r-28,l524,61r-1,-1xm498,47r-79,l419,74r79,l498,47xm524,61r,13l549,74r,-2l542,72,524,61xm552,47r-3,l549,74r3,l575,60,552,47xm542,49l524,60r,1l542,72r,-23xm549,49r-7,l542,72r7,l549,49xm524,60r-1,l524,61r,-1xm470,r-8,2l455,14r2,8l523,60r1,l524,47r28,l470,xm549,47r-25,l524,60,542,49r7,l549,47xe" fillcolor="black" stroked="f">
                  <v:path arrowok="t" o:connecttype="custom" o:connectlocs="0,1190;79,1217;184,1190;105,1217;184,1190;210,1190;288,1217;314,1190;393,1217;314,1190;457,1242;462,1262;552,1217;524,1204;498,1190;419,1217;498,1190;524,1217;549,1215;524,1204;549,1190;552,1217;552,1190;524,1203;542,1215;549,1192;542,1215;549,1192;523,1203;524,1203;462,1145;457,1165;524,1203;552,1190;549,1190;524,1203;549,1192" o:connectangles="0,0,0,0,0,0,0,0,0,0,0,0,0,0,0,0,0,0,0,0,0,0,0,0,0,0,0,0,0,0,0,0,0,0,0,0,0"/>
                </v:shape>
                <v:shape id="AutoShape 1163" o:spid="_x0000_s1284" style="position:absolute;left:1519;top:3159;width:575;height:122;visibility:visible;mso-wrap-style:square;v-text-anchor:top" coordsize="575,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" path="m26,47l,47,,74r26,l26,47xm78,47r-26,l52,74r26,l78,47xm131,47r-26,l105,74r26,l131,47xm183,47r-26,l157,74r26,l183,47xm236,47r-27,l209,74r27,l236,47xm288,47r-26,l262,74r26,l288,47xm340,47r-26,l314,74r26,l340,47xm393,47r-27,l366,74r27,l393,47xm445,47r-26,l419,74r26,l445,47xm522,61l457,99r-2,8l462,119r8,2l552,74r-28,l524,61r-2,xm497,47r-26,l471,74r26,l497,47xm524,61r,13l548,74r,-2l542,72,524,61xm552,47r-4,l548,74r4,l574,61,552,47xm542,49l524,60r,1l542,72r,-23xm548,49r-6,l542,72r6,l548,49xm524,60r-2,1l524,61r,-1xm470,r-8,2l455,14r2,8l522,61r2,-1l524,47r28,l470,xm548,47r-24,l524,60,542,49r6,l548,47xe" fillcolor="#0079c1" stroked="f">
                  <v:path arrowok="t" o:connecttype="custom" o:connectlocs="0,3206;26,3233;78,3206;52,3233;78,3206;105,3206;131,3233;183,3206;157,3233;183,3206;209,3206;236,3233;288,3206;262,3233;288,3206;314,3206;340,3233;393,3206;366,3233;393,3206;419,3206;445,3233;522,3220;455,3266;470,3280;524,3233;522,3220;471,3206;497,3233;524,3220;548,3233;542,3231;552,3206;548,3233;574,3220;542,3208;524,3220;542,3208;542,3208;548,3231;524,3219;524,3220;470,3159;455,3173;522,3220;524,3206;470,3159;524,3206;542,3208;548,3206" o:connectangles="0,0,0,0,0,0,0,0,0,0,0,0,0,0,0,0,0,0,0,0,0,0,0,0,0,0,0,0,0,0,0,0,0,0,0,0,0,0,0,0,0,0,0,0,0,0,0,0,0,0"/>
                </v:shape>
                <v:shape id="AutoShape 1162" o:spid="_x0000_s1285" style="position:absolute;left:1519;top:3237;width:425;height:122;visibility:visible;mso-wrap-style:square;v-text-anchor:top" coordsize="425,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" path="m26,48l,48,,74r26,l26,48xm78,48r-26,l52,74r26,l78,48xm131,48r-26,l105,74r26,l131,48xm183,48r-26,l157,74r26,l183,48xm236,48r-27,l209,74r27,l236,48xm262,48r,26l288,74r,-26l262,48xm366,64l307,99r-2,8l312,120r8,2l402,74r-36,l366,64xm340,48r-26,l314,74r26,l340,48xm372,61r-6,3l366,74r27,l393,72r-1,l372,61xm402,48r-9,l393,74r9,l424,61,402,48xm392,50l372,61r20,11l392,50xm393,50r-1,l392,72r1,l393,50xm366,58r,6l372,61r-6,-3xm393,48r-27,l366,58r6,3l392,50r1,l393,48xm320,r-8,2l305,15r2,8l366,58r,-10l402,48,320,xe" fillcolor="#0079c1" stroked="f">
                  <v:path arrowok="t" o:connecttype="custom" o:connectlocs="0,3285;26,3311;78,3285;52,3311;78,3285;105,3285;131,3311;183,3285;157,3311;183,3285;209,3285;236,3311;262,3285;288,3311;262,3285;307,3336;312,3357;402,3311;366,3301;314,3285;340,3311;372,3298;366,3311;393,3309;372,3298;393,3285;402,3311;402,3285;372,3298;392,3287;392,3287;393,3309;366,3295;372,3298;393,3285;366,3295;392,3287;393,3285;312,3239;307,3260;366,3285;320,3237" o:connectangles="0,0,0,0,0,0,0,0,0,0,0,0,0,0,0,0,0,0,0,0,0,0,0,0,0,0,0,0,0,0,0,0,0,0,0,0,0,0,0,0,0,0"/>
                </v:shape>
                <v:shape id="Picture 1161" o:spid="_x0000_s1286" type="#_x0000_t75" style="position:absolute;left:1519;top:3316;width:283;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">
                  <v:imagedata r:id="rId141" o:title=""/>
                </v:shape>
                <v:shape id="AutoShape 1160" o:spid="_x0000_s1287" style="position:absolute;left:1009;top:2905;width:562;height:289;visibility:visible;mso-wrap-style:square;v-text-anchor:top" coordsize="5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" path="m30,165l,237r25,10l54,175,30,165xm76,68r-5,8l53,112,40,140r24,11l77,122,95,88r3,-6l76,68xm155,l133,5r-2,l110,21r-1,l90,46r22,14l127,41r2,-2l130,39r12,-9l139,30r6,-2l152,28r2,-1l151,26r9,l168,5,158,1,155,xm129,39r-2,2l128,40r1,-1xm128,40r-1,1l128,40xm130,39r-1,l128,40r2,-1xm145,28r-6,2l142,29r3,-1xm142,29r-3,1l142,30r,-1xm152,28r-7,l142,29r10,-1xm160,26r-9,l158,26r-4,1l158,29r2,-3xm151,26r3,1l158,26r-7,xm192,29l170,43r13,20l201,102r4,8l229,100r-4,-9l205,48,192,29xm239,124r-24,11l221,148r20,47l246,207r24,-11l265,185,245,138r-6,-14xm281,220r-23,11l260,237r20,32l281,270r11,11l293,282r14,6l310,288r16,-5l320,263r-5,l305,262r4,-1l306,259r1,l303,254r-1,l300,252r1,l284,225r-3,-5xm309,261r-4,1l315,263r-4,-2l310,261r-1,xm318,258r-8,3l315,263r5,l318,258xm309,261r,l310,261r-1,xm310,261r-1,l310,261r1,l310,261xm306,259r3,2l308,260r-2,-1xm308,260r1,1l310,261r-2,-1xm307,259r-1,l308,260r-1,-1xm300,252r2,2l301,253r-1,-1xm301,253r1,1l303,254r-2,-1xm301,252r-1,l301,253r,-1xm333,241r-3,4l350,262r5,-6l362,243r-29,l333,241xm334,240r-1,1l333,243r1,-3xm364,240r-30,l333,243r29,l364,240xm364,178r-15,34l333,241r1,-1l364,240r8,-16l388,189,364,178xm466,99r-7,3l452,115r3,8l562,177r,-15l537,162,522,139,512,126r2,-3l466,99xm410,82r-12,21l382,138r-7,16l399,165r7,-17l421,114,432,96,410,82xm514,123r-2,3l522,139r15,23l547,156r-12,l534,133,514,123xm551,51r-15,1l531,58r,2l533,110r10,13l559,148r-22,14l562,162,557,57r-6,-6xm534,133r1,23l554,143,534,133xm533,110r1,23l554,143r-19,13l547,156r12,-8l543,123,533,110xm532,109r-18,14l534,133r-1,-23l532,109xm493,102r3,3l499,102r-5,l493,102xm492,101r1,1l494,102r-2,-1xm501,101r-9,l494,102r5,l501,101xm480,89r13,13l492,101r9,l515,90r-34,l480,89xm479,88r1,1l481,90r-2,-2xm516,88r-37,l481,90r34,l516,89r,-1xm467,82r13,7l479,88r37,l513,84r-1,l510,82r-41,l467,82xm466,80r1,2l469,82r-3,-2xm509,80r-43,l469,82r41,l509,80xm506,78r-52,l459,78r-3,1l467,82r-1,-2l509,80r-3,-2xm447,79r-4,2l450,80r-2,l447,79xm450,78r-3,1l448,80r2,-2xm506,78r-56,l448,80r2,l456,79r-2,-1l506,78xm457,52r-20,4l434,57r-4,3l447,79r3,-1l506,78,496,69r-1,-1l478,58r-1,-1l458,52r-1,xm454,78r2,1l459,78r-5,xe" fillcolor="#0079c1" stroked="f">
                  <v:path arrowok="t" o:connecttype="custom" o:connectlocs="76,2973;95,2993;110,2926;129,2944;154,2932;129,2944;127,2946;145,2933;142,2935;160,2931;151,2931;183,2968;192,2934;270,3101;260,3142;310,3193;306,3164;284,3130;310,3166;318,3163;309,3166;309,3166;308,3165;302,3159;301,3158;330,3150;333,3146;334,3145;333,3146;466,3004;537,3067;398,3008;432,3001;547,3061;531,2963;562,3067;534,3038;559,3053;533,3015;493,3007;492,3006;492,3006;480,2994;515,2995;516,2993;466,2985;469,2987;456,2984;443,2986;448,2985;456,2984;434,2962;495,2973;456,2984" o:connectangles="0,0,0,0,0,0,0,0,0,0,0,0,0,0,0,0,0,0,0,0,0,0,0,0,0,0,0,0,0,0,0,0,0,0,0,0,0,0,0,0,0,0,0,0,0,0,0,0,0,0,0,0,0,0"/>
                </v:shape>
                <v:shape id="Picture 1159" o:spid="_x0000_s1288" type="#_x0000_t75" style="position:absolute;left:2841;top:3069;width:296;height: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">
                  <v:imagedata r:id="rId142" o:title=""/>
                </v:shape>
                <v:line id="Line 1158" o:spid="_x0000_s1289" style="position:absolute;visibility:visible;mso-wrap-style:square" from="1971,1105" to="2913,1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" strokeweight=".23092mm"/>
                <v:shape id="AutoShape 1157" o:spid="_x0000_s1290" style="position:absolute;left:3265;top:2486;width:122;height:566;visibility:visible;mso-wrap-style:square;v-text-anchor:top" coordsize="122,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" path="m60,52l47,75r,491l74,566,74,75,60,52xm60,l,105r2,8l14,120r8,-2l47,75r,-49l76,26,60,xm76,26r-2,l74,75r25,43l107,120r12,-7l121,105,76,26xm74,26r-27,l47,75,60,52,49,33r25,l74,26xm74,33r-2,l60,52,74,75r,-42xm72,33r-23,l60,52,72,33xe" fillcolor="#ff1a1a" stroked="f">
                  <v:path arrowok="t" o:connecttype="custom" o:connectlocs="60,2538;47,2561;47,3052;74,3052;74,2561;60,2538;60,2486;0,2591;2,2599;14,2606;22,2604;47,2561;47,2512;76,2512;60,2486;76,2512;74,2512;74,2561;99,2604;107,2606;119,2599;121,2591;76,2512;74,2512;47,2512;47,2561;60,2538;49,2519;74,2519;74,2512;74,2519;72,2519;60,2538;74,2561;74,2519;72,2519;49,2519;60,2538;72,2519" o:connectangles="0,0,0,0,0,0,0,0,0,0,0,0,0,0,0,0,0,0,0,0,0,0,0,0,0,0,0,0,0,0,0,0,0,0,0,0,0,0,0"/>
                </v:shape>
                <v:shape id="AutoShape 1156" o:spid="_x0000_s1291" style="position:absolute;left:3299;top:3002;width:566;height:122;visibility:visible;mso-wrap-style:square;v-text-anchor:top" coordsize="56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" path="m462,r-8,2l446,14r3,8l492,47r48,l540,74r-48,l449,99r-3,8l454,119r8,2l543,74r-3,l543,74,566,60,462,xm514,60l492,74r48,l540,72r-7,l514,60xm,47l,74r492,l514,60,492,47,,47xm533,49l514,60r19,12l533,49xm540,49r-7,l533,72r7,l540,49xm492,47r22,13l533,49r7,l540,47r-48,xe" fillcolor="#ff1a1a" stroked="f">
                  <v:path arrowok="t" o:connecttype="custom" o:connectlocs="462,3002;454,3004;446,3016;449,3024;492,3049;540,3049;540,3076;492,3076;449,3101;446,3109;454,3121;462,3123;543,3076;540,3076;543,3076;566,3062;462,3002;514,3062;492,3076;540,3076;540,3074;533,3074;514,3062;0,3049;0,3076;492,3076;514,3062;492,3049;0,3049;533,3051;514,3062;533,3074;533,3051;540,3051;533,3051;533,3074;540,3074;540,3051;492,3049;514,3062;533,3051;540,3051;540,3049;492,3049" o:connectangles="0,0,0,0,0,0,0,0,0,0,0,0,0,0,0,0,0,0,0,0,0,0,0,0,0,0,0,0,0,0,0,0,0,0,0,0,0,0,0,0,0,0,0,0"/>
                </v:shape>
                <v:shape id="Freeform 1155" o:spid="_x0000_s1292" style="position:absolute;left:2939;top:4535;width:760;height:288;visibility:visible;mso-wrap-style:square;v-text-anchor:top" coordsize="76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" path="m712,l48,,30,4,14,14,4,30,,48,,240r4,19l14,274r16,10l48,288r664,l730,284r16,-10l756,259r4,-19l760,48,756,30,746,14,730,4,712,xe" fillcolor="#88a599" stroked="f">
                  <v:fill opacity="39321f"/>
                  <v:path arrowok="t" o:connecttype="custom" o:connectlocs="712,4535;48,4535;30,4539;14,4549;4,4565;0,4583;0,4775;4,4794;14,4809;30,4819;48,4823;712,4823;730,4819;746,4809;756,4794;760,4775;760,4583;756,4565;746,4549;730,4539;712,4535" o:connectangles="0,0,0,0,0,0,0,0,0,0,0,0,0,0,0,0,0,0,0,0,0"/>
                </v:shape>
                <v:shape id="Freeform 1154" o:spid="_x0000_s1293" style="position:absolute;left:2939;top:4535;width:760;height:288;visibility:visible;mso-wrap-style:square;v-text-anchor:top" coordsize="76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" path="m,48l4,30,14,14,30,4,48,,712,r18,4l746,14r10,16l760,48r,192l756,259r-10,15l730,284r-18,4l48,288,30,284,14,274,4,259,,240,,48xe" filled="f" strokeweight=".23092mm">
                  <v:path arrowok="t" o:connecttype="custom" o:connectlocs="0,4583;4,4565;14,4549;30,4539;48,4535;712,4535;730,4539;746,4549;756,4565;760,4583;760,4775;756,4794;746,4809;730,4819;712,4823;48,4823;30,4819;14,4809;4,4794;0,4775;0,4583" o:connectangles="0,0,0,0,0,0,0,0,0,0,0,0,0,0,0,0,0,0,0,0,0"/>
                </v:shape>
                <v:line id="Line 1153" o:spid="_x0000_s1294" style="position:absolute;visibility:visible;mso-wrap-style:square" from="3319,6226" to="3319,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" strokeweight=".23092mm"/>
                <v:shape id="AutoShape 1152" o:spid="_x0000_s1295" style="position:absolute;left:1460;top:5923;width:1834;height:79;visibility:visible;mso-wrap-style:square;v-text-anchor:top" coordsize="183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" path="m79,l,39,79,78r,-32l65,46r,-13l79,33,79,xm1821,33r-53,l1768,46r-13,l1755,78r79,-39l1821,33xm79,33r-14,l65,46r14,l79,33xm79,46r-14,l79,46xm1755,33l79,33r,13l1755,46r,-13xm1768,33r-13,l1755,46r13,l1768,33xm1755,r,33l1821,33,1755,xe" fillcolor="black" stroked="f">
                  <v:path arrowok="t" o:connecttype="custom" o:connectlocs="79,5923;0,5962;79,6001;79,5969;65,5969;65,5956;79,5956;79,5923;1821,5956;1768,5956;1768,5969;1755,5969;1755,6001;1834,5962;1821,5956;79,5956;65,5956;65,5969;79,5969;79,5956;79,5969;65,5969;79,5969;79,5969;1755,5956;79,5956;79,5969;1755,5969;1755,5969;1755,5956;1768,5956;1755,5956;1755,5969;1768,5969;1768,5956;1755,5923;1755,5956;1821,5956;1755,5923" o:connectangles="0,0,0,0,0,0,0,0,0,0,0,0,0,0,0,0,0,0,0,0,0,0,0,0,0,0,0,0,0,0,0,0,0,0,0,0,0,0,0"/>
                </v:shape>
                <v:line id="Line 1151" o:spid="_x0000_s1296" style="position:absolute;visibility:visible;mso-wrap-style:square" from="1447,6202" to="1447,6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" strokeweight=".23092mm"/>
                <v:shape id="Picture 1150" o:spid="_x0000_s1297" type="#_x0000_t75" style="position:absolute;left:2190;top:5341;width:480;height: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">
                  <v:imagedata r:id="rId143" o:title=""/>
                </v:shape>
                <v:shape id="AutoShape 1149" o:spid="_x0000_s1298" style="position:absolute;left:3592;top:3370;width:2123;height:2818;visibility:visible;mso-wrap-style:square;v-text-anchor:top" coordsize="2123,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" path="m2117,2771r-60,l2059,2784r-13,1l2052,2818r65,-47xm44,73l31,77,64,188r54,182l170,546r50,172l270,883r48,160l366,1197r48,147l462,1485r48,133l559,1745r50,119l660,1976r53,103l768,2175r56,87l885,2341r67,73l1025,2480r76,60l1182,2593r83,47l1351,2681r88,34l1528,2743r89,22l1706,2781r88,10l1881,2795r84,-2l2046,2785r,-3l1881,2782r-85,-4l1709,2768r-89,-16l1532,2730r-88,-27l1357,2669r-85,-40l1189,2582r-80,-52l1034,2471r-72,-66l896,2333r-61,-78l779,2168r-54,-95l672,1970,621,1859,571,1740,523,1614,474,1480,427,1340,379,1193,331,1039,282,880,233,714,182,543,130,366,77,185,44,73xm2057,2771r-13,1l2046,2785r13,-1l2057,2771xm2044,2772r-79,8l1881,2782r165,l2044,2772xm2039,2741r5,31l2057,2771r60,l2123,2766r-84,-25xm15,l,87,31,77,27,65,40,61r32,l15,xm40,61l27,65r4,12l44,73,40,61xm72,61r-32,l44,73,75,64,72,61xe" fillcolor="black" stroked="f">
                  <v:path arrowok="t" o:connecttype="custom" o:connectlocs="2057,6141;2046,6155;2117,6141;31,3447;118,3740;220,4088;318,4413;414,4714;510,4988;609,5234;713,5449;824,5632;952,5784;1101,5910;1265,6010;1439,6085;1617,6135;1794,6161;1965,6163;2046,6152;1796,6148;1620,6122;1444,6073;1272,5999;1109,5900;962,5775;835,5625;725,5443;621,5229;523,4984;427,4710;331,4409;233,4084;130,3736;44,3443;2044,6142;2059,6154;2044,6142;1881,6152;2044,6142;2044,6142;2117,6141;2039,6111;0,3457;27,3435;72,3431;40,3431;31,3447;40,3431;40,3431;75,3434" o:connectangles="0,0,0,0,0,0,0,0,0,0,0,0,0,0,0,0,0,0,0,0,0,0,0,0,0,0,0,0,0,0,0,0,0,0,0,0,0,0,0,0,0,0,0,0,0,0,0,0,0,0,0"/>
                </v:shape>
                <v:shape id="Text Box 1148" o:spid="_x0000_s1299" type="#_x0000_t202" style="position:absolute;left:120;top:642;width:2072;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" filled="f" stroked="f">
                  <v:textbox inset="0,0,0,0">
                    <w:txbxContent>
                      <w:p w:rsidR="0009622D" w:rsidRDefault="0009622D">
                        <w:pPr>
                          <w:spacing w:before="1"/>
                          <w:ind w:left="904"/>
                          <w:rPr>
                            <w:rFonts w:ascii="Arial"/>
                            <w:b/>
                            <w:sz w:val="15"/>
                          </w:rPr>
                        </w:pPr>
                        <w:bookmarkStart w:id="102" w:name="_bookmark10"/>
                        <w:bookmarkEnd w:id="102"/>
                        <w:r>
                          <w:rPr>
                            <w:rFonts w:ascii="Arial"/>
                            <w:b/>
                            <w:w w:val="105"/>
                            <w:sz w:val="15"/>
                          </w:rPr>
                          <w:t>Rotor Diameter</w:t>
                        </w:r>
                      </w:p>
                      <w:p w:rsidR="0009622D" w:rsidRDefault="0009622D">
                        <w:pPr>
                          <w:spacing w:before="9"/>
                          <w:rPr>
                            <w:sz w:val="16"/>
                          </w:rPr>
                        </w:pPr>
                      </w:p>
                      <w:p w:rsidR="0009622D" w:rsidRDefault="0009622D">
                        <w:pPr>
                          <w:rPr>
                            <w:rFonts w:ascii="Arial"/>
                            <w:b/>
                            <w:sz w:val="15"/>
                          </w:rPr>
                        </w:pPr>
                        <w:r>
                          <w:rPr>
                            <w:rFonts w:ascii="Arial"/>
                            <w:b/>
                            <w:w w:val="105"/>
                            <w:sz w:val="15"/>
                          </w:rPr>
                          <w:t>Wind</w:t>
                        </w:r>
                      </w:p>
                      <w:p w:rsidR="0009622D" w:rsidRDefault="0009622D">
                        <w:pPr>
                          <w:spacing w:before="6"/>
                        </w:pPr>
                      </w:p>
                      <w:p w:rsidR="0009622D" w:rsidRDefault="0009622D">
                        <w:pPr>
                          <w:ind w:left="247"/>
                          <w:rPr>
                            <w:rFonts w:ascii="Arial" w:hAnsi="Arial"/>
                            <w:b/>
                            <w:sz w:val="15"/>
                          </w:rPr>
                        </w:pPr>
                        <w:r>
                          <w:rPr>
                            <w:rFonts w:ascii="Arial" w:hAnsi="Arial"/>
                            <w:b/>
                            <w:w w:val="105"/>
                            <w:sz w:val="15"/>
                          </w:rPr>
                          <w:t>0° direction</w:t>
                        </w:r>
                      </w:p>
                    </w:txbxContent>
                  </v:textbox>
                </v:shape>
                <v:shape id="Text Box 1147" o:spid="_x0000_s1300" type="#_x0000_t202" style="position:absolute;left:1031;top:2056;width:85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" filled="f" stroked="f">
                  <v:textbox inset="0,0,0,0">
                    <w:txbxContent>
                      <w:p w:rsidR="0009622D" w:rsidRDefault="0009622D">
                        <w:pPr>
                          <w:spacing w:before="1"/>
                          <w:rPr>
                            <w:rFonts w:ascii="Arial"/>
                            <w:b/>
                            <w:sz w:val="15"/>
                          </w:rPr>
                        </w:pPr>
                        <w:r>
                          <w:rPr>
                            <w:rFonts w:ascii="Arial"/>
                            <w:b/>
                            <w:w w:val="105"/>
                            <w:sz w:val="15"/>
                          </w:rPr>
                          <w:t>Hub Height</w:t>
                        </w:r>
                      </w:p>
                    </w:txbxContent>
                  </v:textbox>
                </v:shape>
                <v:shape id="Text Box 1146" o:spid="_x0000_s1301" type="#_x0000_t202" style="position:absolute;left:3416;top:2438;width:112;height: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" filled="f" stroked="f">
                  <v:textbox inset="0,0,0,0">
                    <w:txbxContent>
                      <w:p w:rsidR="0009622D" w:rsidRDefault="0009622D">
                        <w:pPr>
                          <w:spacing w:line="204" w:lineRule="exact"/>
                          <w:rPr>
                            <w:rFonts w:ascii="Arial-BoldItalicMT"/>
                            <w:b/>
                            <w:i/>
                            <w:sz w:val="18"/>
                          </w:rPr>
                        </w:pPr>
                        <w:r>
                          <w:rPr>
                            <w:rFonts w:ascii="Arial-BoldItalicMT"/>
                            <w:b/>
                            <w:i/>
                            <w:color w:val="FF1A1A"/>
                            <w:w w:val="101"/>
                            <w:sz w:val="18"/>
                          </w:rPr>
                          <w:t>z</w:t>
                        </w:r>
                      </w:p>
                    </w:txbxContent>
                  </v:textbox>
                </v:shape>
                <v:shape id="Text Box 1145" o:spid="_x0000_s1302" type="#_x0000_t202" style="position:absolute;left:1155;top:2685;width:435;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" filled="f" stroked="f">
                  <v:textbox inset="0,0,0,0">
                    <w:txbxContent>
                      <w:p w:rsidR="0009622D" w:rsidRDefault="0009622D">
                        <w:pPr>
                          <w:spacing w:before="1"/>
                          <w:rPr>
                            <w:rFonts w:ascii="Arial"/>
                            <w:b/>
                            <w:sz w:val="15"/>
                          </w:rPr>
                        </w:pPr>
                        <w:r>
                          <w:rPr>
                            <w:rFonts w:ascii="Arial"/>
                            <w:b/>
                            <w:w w:val="105"/>
                            <w:sz w:val="15"/>
                          </w:rPr>
                          <w:t>Wave</w:t>
                        </w:r>
                      </w:p>
                    </w:txbxContent>
                  </v:textbox>
                </v:shape>
                <v:shape id="Text Box 1144" o:spid="_x0000_s1303" type="#_x0000_t202" style="position:absolute;left:2282;top:2776;width:797;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" filled="f" stroked="f">
                  <v:textbox inset="0,0,0,0">
                    <w:txbxContent>
                      <w:p w:rsidR="0009622D" w:rsidRDefault="0009622D">
                        <w:pPr>
                          <w:spacing w:before="1"/>
                          <w:rPr>
                            <w:rFonts w:ascii="Arial"/>
                            <w:b/>
                            <w:sz w:val="15"/>
                          </w:rPr>
                        </w:pPr>
                        <w:r>
                          <w:rPr>
                            <w:rFonts w:ascii="Arial"/>
                            <w:b/>
                            <w:w w:val="105"/>
                            <w:sz w:val="15"/>
                          </w:rPr>
                          <w:t>Freeboard</w:t>
                        </w:r>
                      </w:p>
                    </w:txbxContent>
                  </v:textbox>
                </v:shape>
                <v:shape id="Text Box 1143" o:spid="_x0000_s1304" type="#_x0000_t202" style="position:absolute;left:3751;top:2818;width:122;height: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" filled="f" stroked="f">
                  <v:textbox inset="0,0,0,0">
                    <w:txbxContent>
                      <w:p w:rsidR="0009622D" w:rsidRDefault="0009622D">
                        <w:pPr>
                          <w:spacing w:line="204" w:lineRule="exact"/>
                          <w:rPr>
                            <w:rFonts w:ascii="Arial-BoldItalicMT"/>
                            <w:b/>
                            <w:i/>
                            <w:sz w:val="18"/>
                          </w:rPr>
                        </w:pPr>
                        <w:r>
                          <w:rPr>
                            <w:rFonts w:ascii="Arial-BoldItalicMT"/>
                            <w:b/>
                            <w:i/>
                            <w:color w:val="FF1A1A"/>
                            <w:w w:val="101"/>
                            <w:sz w:val="18"/>
                          </w:rPr>
                          <w:t>x</w:t>
                        </w:r>
                      </w:p>
                    </w:txbxContent>
                  </v:textbox>
                </v:shape>
                <v:shape id="Text Box 1142" o:spid="_x0000_s1305" type="#_x0000_t202" style="position:absolute;left:4922;top:2881;width:1260;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" filled="f" stroked="f">
                  <v:textbox inset="0,0,0,0">
                    <w:txbxContent>
                      <w:p w:rsidR="0009622D" w:rsidRDefault="0009622D">
                        <w:pPr>
                          <w:spacing w:before="1"/>
                          <w:rPr>
                            <w:rFonts w:ascii="Arial"/>
                            <w:b/>
                            <w:sz w:val="15"/>
                          </w:rPr>
                        </w:pPr>
                        <w:r>
                          <w:rPr>
                            <w:rFonts w:ascii="Arial"/>
                            <w:b/>
                            <w:w w:val="105"/>
                            <w:sz w:val="15"/>
                          </w:rPr>
                          <w:t>Mean Water Line</w:t>
                        </w:r>
                      </w:p>
                    </w:txbxContent>
                  </v:textbox>
                </v:shape>
                <v:shape id="Text Box 1141" o:spid="_x0000_s1306" type="#_x0000_t202" style="position:absolute;left:2322;top:3195;width:627;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" filled="f" stroked="f">
                  <v:textbox inset="0,0,0,0">
                    <w:txbxContent>
                      <w:p w:rsidR="0009622D" w:rsidRDefault="0009622D">
                        <w:pPr>
                          <w:spacing w:before="1"/>
                          <w:rPr>
                            <w:rFonts w:ascii="Arial"/>
                            <w:b/>
                            <w:sz w:val="15"/>
                          </w:rPr>
                        </w:pPr>
                        <w:r>
                          <w:rPr>
                            <w:rFonts w:ascii="Arial"/>
                            <w:b/>
                            <w:w w:val="105"/>
                            <w:sz w:val="15"/>
                          </w:rPr>
                          <w:t>Fairlead</w:t>
                        </w:r>
                      </w:p>
                    </w:txbxContent>
                  </v:textbox>
                </v:shape>
                <v:shape id="Text Box 1140" o:spid="_x0000_s1307" type="#_x0000_t202" style="position:absolute;left:3862;top:3247;width:400;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" filled="f" stroked="f">
                  <v:textbox inset="0,0,0,0">
                    <w:txbxContent>
                      <w:p w:rsidR="0009622D" w:rsidRDefault="0009622D">
                        <w:pPr>
                          <w:spacing w:before="1"/>
                          <w:rPr>
                            <w:rFonts w:ascii="Arial"/>
                            <w:b/>
                            <w:sz w:val="15"/>
                          </w:rPr>
                        </w:pPr>
                        <w:r>
                          <w:rPr>
                            <w:rFonts w:ascii="Arial"/>
                            <w:b/>
                            <w:w w:val="105"/>
                            <w:sz w:val="15"/>
                          </w:rPr>
                          <w:t>Draft</w:t>
                        </w:r>
                      </w:p>
                    </w:txbxContent>
                  </v:textbox>
                </v:shape>
                <v:shape id="Text Box 1139" o:spid="_x0000_s1308" type="#_x0000_t202" style="position:absolute;left:1102;top:3457;width:1116;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" filled="f" stroked="f">
                  <v:textbox inset="0,0,0,0">
                    <w:txbxContent>
                      <w:p w:rsidR="0009622D" w:rsidRDefault="0009622D">
                        <w:pPr>
                          <w:spacing w:before="1"/>
                          <w:rPr>
                            <w:rFonts w:ascii="Arial"/>
                            <w:b/>
                            <w:sz w:val="15"/>
                          </w:rPr>
                        </w:pPr>
                        <w:r>
                          <w:rPr>
                            <w:rFonts w:ascii="Arial"/>
                            <w:b/>
                            <w:w w:val="105"/>
                            <w:sz w:val="15"/>
                          </w:rPr>
                          <w:t>Current Profile</w:t>
                        </w:r>
                      </w:p>
                    </w:txbxContent>
                  </v:textbox>
                </v:shape>
                <v:shape id="Text Box 1138" o:spid="_x0000_s1309" type="#_x0000_t202" style="position:absolute;left:202;top:4426;width:470;height: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" filled="f" stroked="f">
                  <v:textbox inset="0,0,0,0">
                    <w:txbxContent>
                      <w:p w:rsidR="0009622D" w:rsidRDefault="0009622D">
                        <w:pPr>
                          <w:spacing w:before="1" w:line="254" w:lineRule="auto"/>
                          <w:ind w:right="3"/>
                          <w:rPr>
                            <w:rFonts w:ascii="Arial"/>
                            <w:b/>
                            <w:sz w:val="15"/>
                          </w:rPr>
                        </w:pPr>
                        <w:r>
                          <w:rPr>
                            <w:rFonts w:ascii="Arial"/>
                            <w:b/>
                            <w:w w:val="105"/>
                            <w:sz w:val="15"/>
                          </w:rPr>
                          <w:t>Water Depth</w:t>
                        </w:r>
                      </w:p>
                    </w:txbxContent>
                  </v:textbox>
                </v:shape>
                <v:shape id="Text Box 1137" o:spid="_x0000_s1310" type="#_x0000_t202" style="position:absolute;left:1965;top:4347;width:1330;height:1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" filled="f" stroked="f">
                  <v:textbox inset="0,0,0,0">
                    <w:txbxContent>
                      <w:p w:rsidR="0009622D" w:rsidRDefault="0009622D">
                        <w:pPr>
                          <w:spacing w:before="1" w:line="254" w:lineRule="auto"/>
                          <w:ind w:left="575" w:right="192" w:hanging="210"/>
                          <w:rPr>
                            <w:rFonts w:ascii="Arial"/>
                            <w:b/>
                            <w:sz w:val="15"/>
                          </w:rPr>
                        </w:pPr>
                        <w:r>
                          <w:rPr>
                            <w:rFonts w:ascii="Arial"/>
                            <w:b/>
                            <w:w w:val="105"/>
                            <w:sz w:val="15"/>
                          </w:rPr>
                          <w:t>Buoyancy tank</w:t>
                        </w:r>
                      </w:p>
                      <w:p w:rsidR="0009622D" w:rsidRDefault="0009622D">
                        <w:pPr>
                          <w:spacing w:before="118"/>
                          <w:rPr>
                            <w:rFonts w:ascii="Arial"/>
                            <w:b/>
                            <w:sz w:val="15"/>
                          </w:rPr>
                        </w:pPr>
                        <w:r>
                          <w:rPr>
                            <w:rFonts w:ascii="Arial"/>
                            <w:b/>
                            <w:w w:val="105"/>
                            <w:sz w:val="15"/>
                          </w:rPr>
                          <w:t>Mooring</w:t>
                        </w:r>
                      </w:p>
                      <w:p w:rsidR="0009622D" w:rsidRDefault="0009622D">
                        <w:pPr>
                          <w:spacing w:before="10"/>
                          <w:ind w:left="288"/>
                          <w:rPr>
                            <w:rFonts w:ascii="Arial"/>
                            <w:b/>
                            <w:sz w:val="15"/>
                          </w:rPr>
                        </w:pPr>
                        <w:r>
                          <w:rPr>
                            <w:rFonts w:ascii="Arial"/>
                            <w:b/>
                            <w:w w:val="105"/>
                            <w:sz w:val="15"/>
                          </w:rPr>
                          <w:t>Line</w:t>
                        </w:r>
                      </w:p>
                      <w:p w:rsidR="0009622D" w:rsidRDefault="0009622D">
                        <w:pPr>
                          <w:spacing w:before="7"/>
                          <w:rPr>
                            <w:sz w:val="23"/>
                          </w:rPr>
                        </w:pPr>
                      </w:p>
                      <w:p w:rsidR="0009622D" w:rsidRDefault="0009622D">
                        <w:pPr>
                          <w:spacing w:line="254" w:lineRule="auto"/>
                          <w:ind w:left="633" w:right="2"/>
                          <w:rPr>
                            <w:rFonts w:ascii="Arial"/>
                            <w:b/>
                            <w:sz w:val="15"/>
                          </w:rPr>
                        </w:pPr>
                        <w:r>
                          <w:rPr>
                            <w:rFonts w:ascii="Arial"/>
                            <w:b/>
                            <w:w w:val="105"/>
                            <w:sz w:val="15"/>
                          </w:rPr>
                          <w:t>Mooring Diameter</w:t>
                        </w:r>
                      </w:p>
                    </w:txbxContent>
                  </v:textbox>
                </v:shape>
                <v:shape id="Text Box 1136" o:spid="_x0000_s1311" type="#_x0000_t202" style="position:absolute;left:4430;top:5028;width:1028;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" filled="f" stroked="f">
                  <v:textbox inset="0,0,0,0">
                    <w:txbxContent>
                      <w:p w:rsidR="0009622D" w:rsidRDefault="0009622D">
                        <w:pPr>
                          <w:spacing w:before="1" w:line="254" w:lineRule="auto"/>
                          <w:ind w:right="1"/>
                          <w:rPr>
                            <w:rFonts w:ascii="Arial"/>
                            <w:b/>
                            <w:sz w:val="15"/>
                          </w:rPr>
                        </w:pPr>
                        <w:r>
                          <w:rPr>
                            <w:rFonts w:ascii="Arial"/>
                            <w:b/>
                            <w:w w:val="105"/>
                            <w:sz w:val="15"/>
                          </w:rPr>
                          <w:t>Mooring Line Length (unstretched)</w:t>
                        </w:r>
                      </w:p>
                    </w:txbxContent>
                  </v:textbox>
                </v:shape>
                <v:shape id="Text Box 1135" o:spid="_x0000_s1312" type="#_x0000_t202" style="position:absolute;left:3731;top:5656;width:627;height: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" filled="f" stroked="f">
                  <v:textbox inset="0,0,0,0">
                    <w:txbxContent>
                      <w:p w:rsidR="0009622D" w:rsidRDefault="0009622D">
                        <w:pPr>
                          <w:spacing w:before="1"/>
                          <w:rPr>
                            <w:rFonts w:ascii="Arial"/>
                            <w:b/>
                            <w:sz w:val="15"/>
                          </w:rPr>
                        </w:pPr>
                        <w:r>
                          <w:rPr>
                            <w:rFonts w:ascii="Arial"/>
                            <w:b/>
                            <w:w w:val="105"/>
                            <w:sz w:val="15"/>
                          </w:rPr>
                          <w:t>Mooring</w:t>
                        </w:r>
                      </w:p>
                      <w:p w:rsidR="0009622D" w:rsidRDefault="0009622D">
                        <w:pPr>
                          <w:spacing w:before="10"/>
                          <w:ind w:left="288"/>
                          <w:rPr>
                            <w:rFonts w:ascii="Arial"/>
                            <w:b/>
                            <w:sz w:val="15"/>
                          </w:rPr>
                        </w:pPr>
                        <w:r>
                          <w:rPr>
                            <w:rFonts w:ascii="Arial"/>
                            <w:b/>
                            <w:w w:val="105"/>
                            <w:sz w:val="15"/>
                          </w:rPr>
                          <w:t>Line</w:t>
                        </w:r>
                      </w:p>
                    </w:txbxContent>
                  </v:textbox>
                </v:shape>
                <v:shape id="Text Box 1134" o:spid="_x0000_s1313" type="#_x0000_t202" style="position:absolute;left:45;top:6049;width:645;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" filled="f" stroked="f">
                  <v:textbox inset="0,0,0,0">
                    <w:txbxContent>
                      <w:p w:rsidR="0009622D" w:rsidRDefault="0009622D">
                        <w:pPr>
                          <w:spacing w:before="1"/>
                          <w:rPr>
                            <w:rFonts w:ascii="Arial"/>
                            <w:b/>
                            <w:sz w:val="15"/>
                          </w:rPr>
                        </w:pPr>
                        <w:r>
                          <w:rPr>
                            <w:rFonts w:ascii="Arial"/>
                            <w:b/>
                            <w:w w:val="105"/>
                            <w:sz w:val="15"/>
                          </w:rPr>
                          <w:t>Seafloor</w:t>
                        </w:r>
                      </w:p>
                    </w:txbxContent>
                  </v:textbox>
                </v:shape>
                <v:shape id="Text Box 1133" o:spid="_x0000_s1314" type="#_x0000_t202" style="position:absolute;left:2126;top:5971;width:1076;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" filled="f" stroked="f">
                  <v:textbox inset="0,0,0,0">
                    <w:txbxContent>
                      <w:p w:rsidR="0009622D" w:rsidRDefault="0009622D">
                        <w:pPr>
                          <w:spacing w:before="1"/>
                          <w:rPr>
                            <w:rFonts w:ascii="Arial"/>
                            <w:b/>
                            <w:sz w:val="15"/>
                          </w:rPr>
                        </w:pPr>
                        <w:r>
                          <w:rPr>
                            <w:rFonts w:ascii="Arial"/>
                            <w:b/>
                            <w:w w:val="105"/>
                            <w:sz w:val="15"/>
                          </w:rPr>
                          <w:t>Anchor radius</w:t>
                        </w:r>
                      </w:p>
                    </w:txbxContent>
                  </v:textbox>
                </v:shape>
                <w10:anchorlock/>
              </v:group>
            </w:pict>
          </mc:Fallback>
        </mc:AlternateContent>
      </w:r>
    </w:p>
    <w:p w:rsidR="00012D33" w:rsidRDefault="00012D33">
      <w:pPr>
        <w:pStyle w:val="BodyText"/>
        <w:spacing w:before="9"/>
        <w:rPr>
          <w:sz w:val="11"/>
        </w:rPr>
      </w:pPr>
    </w:p>
    <w:p w:rsidR="00012D33" w:rsidRDefault="0009622D">
      <w:pPr>
        <w:spacing w:before="66"/>
        <w:ind w:left="625"/>
        <w:rPr>
          <w:sz w:val="18"/>
        </w:rPr>
      </w:pPr>
      <w:proofErr w:type="gramStart"/>
      <w:r>
        <w:rPr>
          <w:b/>
          <w:w w:val="110"/>
          <w:sz w:val="18"/>
        </w:rPr>
        <w:t>Figure  6</w:t>
      </w:r>
      <w:proofErr w:type="gramEnd"/>
      <w:r>
        <w:rPr>
          <w:b/>
          <w:w w:val="110"/>
          <w:sz w:val="18"/>
        </w:rPr>
        <w:t xml:space="preserve">:  </w:t>
      </w:r>
      <w:r>
        <w:rPr>
          <w:w w:val="110"/>
          <w:sz w:val="18"/>
        </w:rPr>
        <w:t xml:space="preserve">Geometry parameterization with common wind turbine and naval  architecture   </w:t>
      </w:r>
      <w:commentRangeStart w:id="103"/>
      <w:r>
        <w:rPr>
          <w:w w:val="110"/>
          <w:sz w:val="18"/>
        </w:rPr>
        <w:t>conventions</w:t>
      </w:r>
      <w:commentRangeEnd w:id="103"/>
      <w:r w:rsidR="00A74646">
        <w:rPr>
          <w:rStyle w:val="CommentReference"/>
        </w:rPr>
        <w:commentReference w:id="103"/>
      </w:r>
      <w:r>
        <w:rPr>
          <w:w w:val="110"/>
          <w:sz w:val="18"/>
        </w:rPr>
        <w:t>.</w:t>
      </w:r>
    </w:p>
    <w:p w:rsidR="00012D33" w:rsidRDefault="00012D33">
      <w:pPr>
        <w:pStyle w:val="BodyText"/>
        <w:rPr>
          <w:sz w:val="18"/>
        </w:rPr>
      </w:pPr>
    </w:p>
    <w:p w:rsidR="00012D33" w:rsidRDefault="00012D33">
      <w:pPr>
        <w:pStyle w:val="BodyText"/>
        <w:rPr>
          <w:sz w:val="18"/>
        </w:rPr>
      </w:pPr>
    </w:p>
    <w:p w:rsidR="00012D33" w:rsidRDefault="00012D33">
      <w:pPr>
        <w:pStyle w:val="BodyText"/>
        <w:spacing w:before="4"/>
        <w:rPr>
          <w:sz w:val="19"/>
        </w:rPr>
      </w:pPr>
    </w:p>
    <w:p w:rsidR="00012D33" w:rsidRDefault="0009622D">
      <w:pPr>
        <w:pStyle w:val="BodyText"/>
        <w:spacing w:line="273" w:lineRule="auto"/>
        <w:ind w:left="100" w:right="118"/>
        <w:jc w:val="both"/>
      </w:pPr>
      <w:r>
        <w:rPr>
          <w:w w:val="110"/>
        </w:rPr>
        <w:t>addition</w:t>
      </w:r>
      <w:r>
        <w:rPr>
          <w:spacing w:val="-7"/>
          <w:w w:val="110"/>
        </w:rPr>
        <w:t xml:space="preserve"> </w:t>
      </w:r>
      <w:r>
        <w:rPr>
          <w:w w:val="110"/>
        </w:rPr>
        <w:t>to</w:t>
      </w:r>
      <w:r>
        <w:rPr>
          <w:spacing w:val="-7"/>
          <w:w w:val="110"/>
        </w:rPr>
        <w:t xml:space="preserve"> </w:t>
      </w:r>
      <w:r>
        <w:rPr>
          <w:w w:val="110"/>
        </w:rPr>
        <w:t>their</w:t>
      </w:r>
      <w:r>
        <w:rPr>
          <w:spacing w:val="-8"/>
          <w:w w:val="110"/>
        </w:rPr>
        <w:t xml:space="preserve"> </w:t>
      </w:r>
      <w:r>
        <w:rPr>
          <w:w w:val="110"/>
        </w:rPr>
        <w:t>diameter</w:t>
      </w:r>
      <w:r>
        <w:rPr>
          <w:spacing w:val="-8"/>
          <w:w w:val="110"/>
        </w:rPr>
        <w:t xml:space="preserve"> </w:t>
      </w:r>
      <w:r>
        <w:rPr>
          <w:w w:val="110"/>
        </w:rPr>
        <w:t>and</w:t>
      </w:r>
      <w:r>
        <w:rPr>
          <w:spacing w:val="-7"/>
          <w:w w:val="110"/>
        </w:rPr>
        <w:t xml:space="preserve"> </w:t>
      </w:r>
      <w:r>
        <w:rPr>
          <w:w w:val="110"/>
        </w:rPr>
        <w:t>height,</w:t>
      </w:r>
      <w:r>
        <w:rPr>
          <w:spacing w:val="-5"/>
          <w:w w:val="110"/>
        </w:rPr>
        <w:t xml:space="preserve"> </w:t>
      </w:r>
      <w:r>
        <w:rPr>
          <w:w w:val="110"/>
        </w:rPr>
        <w:t>the</w:t>
      </w:r>
      <w:r>
        <w:rPr>
          <w:spacing w:val="-7"/>
          <w:w w:val="110"/>
        </w:rPr>
        <w:t xml:space="preserve"> </w:t>
      </w:r>
      <w:r>
        <w:rPr>
          <w:w w:val="110"/>
        </w:rPr>
        <w:t>user</w:t>
      </w:r>
      <w:r>
        <w:rPr>
          <w:spacing w:val="-7"/>
          <w:w w:val="110"/>
        </w:rPr>
        <w:t xml:space="preserve"> </w:t>
      </w:r>
      <w:r>
        <w:rPr>
          <w:w w:val="110"/>
        </w:rPr>
        <w:t>can</w:t>
      </w:r>
      <w:r>
        <w:rPr>
          <w:spacing w:val="-7"/>
          <w:w w:val="110"/>
        </w:rPr>
        <w:t xml:space="preserve"> </w:t>
      </w:r>
      <w:r>
        <w:rPr>
          <w:w w:val="110"/>
        </w:rPr>
        <w:t>adjust</w:t>
      </w:r>
      <w:r>
        <w:rPr>
          <w:spacing w:val="-7"/>
          <w:w w:val="110"/>
        </w:rPr>
        <w:t xml:space="preserve"> </w:t>
      </w:r>
      <w:r>
        <w:rPr>
          <w:w w:val="110"/>
        </w:rPr>
        <w:t>the</w:t>
      </w:r>
      <w:r>
        <w:rPr>
          <w:spacing w:val="-7"/>
          <w:w w:val="110"/>
        </w:rPr>
        <w:t xml:space="preserve"> </w:t>
      </w:r>
      <w:r>
        <w:rPr>
          <w:w w:val="110"/>
        </w:rPr>
        <w:t>location</w:t>
      </w:r>
      <w:r>
        <w:rPr>
          <w:spacing w:val="-7"/>
          <w:w w:val="110"/>
        </w:rPr>
        <w:t xml:space="preserve"> </w:t>
      </w:r>
      <w:r>
        <w:rPr>
          <w:w w:val="110"/>
        </w:rPr>
        <w:t>of</w:t>
      </w:r>
      <w:r>
        <w:rPr>
          <w:spacing w:val="-7"/>
          <w:w w:val="110"/>
        </w:rPr>
        <w:t xml:space="preserve"> </w:t>
      </w:r>
      <w:r>
        <w:rPr>
          <w:w w:val="110"/>
        </w:rPr>
        <w:t>the</w:t>
      </w:r>
      <w:r>
        <w:rPr>
          <w:spacing w:val="-7"/>
          <w:w w:val="110"/>
        </w:rPr>
        <w:t xml:space="preserve"> </w:t>
      </w:r>
      <w:r>
        <w:rPr>
          <w:w w:val="110"/>
        </w:rPr>
        <w:t>buoyancy</w:t>
      </w:r>
      <w:r>
        <w:rPr>
          <w:spacing w:val="-7"/>
          <w:w w:val="110"/>
        </w:rPr>
        <w:t xml:space="preserve"> </w:t>
      </w:r>
      <w:r>
        <w:rPr>
          <w:w w:val="110"/>
        </w:rPr>
        <w:t>tank</w:t>
      </w:r>
      <w:r>
        <w:rPr>
          <w:spacing w:val="-7"/>
          <w:w w:val="110"/>
        </w:rPr>
        <w:t xml:space="preserve"> </w:t>
      </w:r>
      <w:r>
        <w:rPr>
          <w:w w:val="110"/>
        </w:rPr>
        <w:t>from</w:t>
      </w:r>
      <w:r>
        <w:rPr>
          <w:spacing w:val="-8"/>
          <w:w w:val="110"/>
        </w:rPr>
        <w:t xml:space="preserve"> </w:t>
      </w:r>
      <w:r>
        <w:rPr>
          <w:w w:val="110"/>
        </w:rPr>
        <w:t>the</w:t>
      </w:r>
      <w:r>
        <w:rPr>
          <w:spacing w:val="-7"/>
          <w:w w:val="110"/>
        </w:rPr>
        <w:t xml:space="preserve"> </w:t>
      </w:r>
      <w:r>
        <w:rPr>
          <w:w w:val="110"/>
        </w:rPr>
        <w:t xml:space="preserve">column base to the top. Buoyancy tanks can </w:t>
      </w:r>
      <w:r>
        <w:rPr>
          <w:spacing w:val="2"/>
          <w:w w:val="110"/>
        </w:rPr>
        <w:t xml:space="preserve">be </w:t>
      </w:r>
      <w:r>
        <w:rPr>
          <w:w w:val="110"/>
        </w:rPr>
        <w:t xml:space="preserve">added to either the main and/or </w:t>
      </w:r>
      <w:proofErr w:type="gramStart"/>
      <w:r>
        <w:rPr>
          <w:w w:val="110"/>
        </w:rPr>
        <w:t xml:space="preserve">offset </w:t>
      </w:r>
      <w:r>
        <w:rPr>
          <w:spacing w:val="38"/>
          <w:w w:val="110"/>
        </w:rPr>
        <w:t xml:space="preserve"> </w:t>
      </w:r>
      <w:commentRangeStart w:id="104"/>
      <w:r>
        <w:rPr>
          <w:w w:val="110"/>
        </w:rPr>
        <w:t>columns</w:t>
      </w:r>
      <w:commentRangeEnd w:id="104"/>
      <w:proofErr w:type="gramEnd"/>
      <w:r w:rsidR="00A74646">
        <w:rPr>
          <w:rStyle w:val="CommentReference"/>
        </w:rPr>
        <w:commentReference w:id="104"/>
      </w:r>
      <w:r>
        <w:rPr>
          <w:w w:val="110"/>
        </w:rPr>
        <w:t>.</w:t>
      </w:r>
    </w:p>
    <w:p w:rsidR="00012D33" w:rsidRDefault="00012D33">
      <w:pPr>
        <w:pStyle w:val="BodyText"/>
        <w:spacing w:before="11"/>
        <w:rPr>
          <w:sz w:val="24"/>
        </w:rPr>
      </w:pPr>
    </w:p>
    <w:p w:rsidR="00012D33" w:rsidRDefault="0009622D">
      <w:pPr>
        <w:pStyle w:val="Heading2"/>
        <w:numPr>
          <w:ilvl w:val="1"/>
          <w:numId w:val="13"/>
        </w:numPr>
        <w:tabs>
          <w:tab w:val="left" w:pos="713"/>
        </w:tabs>
        <w:ind w:left="712" w:hanging="612"/>
        <w:jc w:val="both"/>
      </w:pPr>
      <w:bookmarkStart w:id="105" w:name="Pontoons_and_Support_Structure"/>
      <w:bookmarkEnd w:id="105"/>
      <w:r>
        <w:rPr>
          <w:w w:val="115"/>
        </w:rPr>
        <w:t>Pontoons and Support</w:t>
      </w:r>
      <w:r>
        <w:rPr>
          <w:spacing w:val="14"/>
          <w:w w:val="115"/>
        </w:rPr>
        <w:t xml:space="preserve"> </w:t>
      </w:r>
      <w:r>
        <w:rPr>
          <w:w w:val="115"/>
        </w:rPr>
        <w:t>Structure</w:t>
      </w:r>
    </w:p>
    <w:p w:rsidR="00012D33" w:rsidRDefault="0009622D">
      <w:pPr>
        <w:pStyle w:val="BodyText"/>
        <w:spacing w:before="153" w:line="273" w:lineRule="auto"/>
        <w:ind w:left="100" w:right="117"/>
        <w:jc w:val="both"/>
      </w:pPr>
      <w:r>
        <w:rPr>
          <w:w w:val="110"/>
        </w:rPr>
        <w:t>Many</w:t>
      </w:r>
      <w:r>
        <w:rPr>
          <w:spacing w:val="-17"/>
          <w:w w:val="110"/>
        </w:rPr>
        <w:t xml:space="preserve"> </w:t>
      </w:r>
      <w:r>
        <w:rPr>
          <w:w w:val="110"/>
        </w:rPr>
        <w:t>substructure</w:t>
      </w:r>
      <w:r>
        <w:rPr>
          <w:spacing w:val="-16"/>
          <w:w w:val="110"/>
        </w:rPr>
        <w:t xml:space="preserve"> </w:t>
      </w:r>
      <w:r>
        <w:rPr>
          <w:w w:val="110"/>
        </w:rPr>
        <w:t>designs</w:t>
      </w:r>
      <w:r>
        <w:rPr>
          <w:spacing w:val="-17"/>
          <w:w w:val="110"/>
        </w:rPr>
        <w:t xml:space="preserve"> </w:t>
      </w:r>
      <w:r>
        <w:rPr>
          <w:w w:val="110"/>
        </w:rPr>
        <w:t>include</w:t>
      </w:r>
      <w:r>
        <w:rPr>
          <w:spacing w:val="-17"/>
          <w:w w:val="110"/>
        </w:rPr>
        <w:t xml:space="preserve"> </w:t>
      </w:r>
      <w:r>
        <w:rPr>
          <w:w w:val="110"/>
        </w:rPr>
        <w:t>the</w:t>
      </w:r>
      <w:r>
        <w:rPr>
          <w:spacing w:val="-17"/>
          <w:w w:val="110"/>
        </w:rPr>
        <w:t xml:space="preserve"> </w:t>
      </w:r>
      <w:r>
        <w:rPr>
          <w:w w:val="110"/>
        </w:rPr>
        <w:t>use</w:t>
      </w:r>
      <w:r>
        <w:rPr>
          <w:spacing w:val="-17"/>
          <w:w w:val="110"/>
        </w:rPr>
        <w:t xml:space="preserve"> </w:t>
      </w:r>
      <w:r>
        <w:rPr>
          <w:w w:val="110"/>
        </w:rPr>
        <w:t>of</w:t>
      </w:r>
      <w:r>
        <w:rPr>
          <w:spacing w:val="-17"/>
          <w:w w:val="110"/>
        </w:rPr>
        <w:t xml:space="preserve"> </w:t>
      </w:r>
      <w:r>
        <w:rPr>
          <w:w w:val="110"/>
        </w:rPr>
        <w:t>pontoons</w:t>
      </w:r>
      <w:r>
        <w:rPr>
          <w:spacing w:val="-16"/>
          <w:w w:val="110"/>
        </w:rPr>
        <w:t xml:space="preserve"> </w:t>
      </w:r>
      <w:r>
        <w:rPr>
          <w:w w:val="110"/>
        </w:rPr>
        <w:t>that</w:t>
      </w:r>
      <w:r>
        <w:rPr>
          <w:spacing w:val="-17"/>
          <w:w w:val="110"/>
        </w:rPr>
        <w:t xml:space="preserve"> </w:t>
      </w:r>
      <w:r>
        <w:rPr>
          <w:w w:val="110"/>
        </w:rPr>
        <w:t>form</w:t>
      </w:r>
      <w:r>
        <w:rPr>
          <w:spacing w:val="-17"/>
          <w:w w:val="110"/>
        </w:rPr>
        <w:t xml:space="preserve"> </w:t>
      </w:r>
      <w:r>
        <w:rPr>
          <w:w w:val="110"/>
        </w:rPr>
        <w:t>a</w:t>
      </w:r>
      <w:r>
        <w:rPr>
          <w:spacing w:val="-17"/>
          <w:w w:val="110"/>
        </w:rPr>
        <w:t xml:space="preserve"> </w:t>
      </w:r>
      <w:r>
        <w:rPr>
          <w:w w:val="110"/>
        </w:rPr>
        <w:t>truss</w:t>
      </w:r>
      <w:r>
        <w:rPr>
          <w:spacing w:val="-17"/>
          <w:w w:val="110"/>
        </w:rPr>
        <w:t xml:space="preserve"> </w:t>
      </w:r>
      <w:r>
        <w:rPr>
          <w:w w:val="110"/>
        </w:rPr>
        <w:t>to</w:t>
      </w:r>
      <w:r>
        <w:rPr>
          <w:spacing w:val="-17"/>
          <w:w w:val="110"/>
        </w:rPr>
        <w:t xml:space="preserve"> </w:t>
      </w:r>
      <w:r>
        <w:rPr>
          <w:w w:val="110"/>
        </w:rPr>
        <w:t>connect</w:t>
      </w:r>
      <w:r>
        <w:rPr>
          <w:spacing w:val="-16"/>
          <w:w w:val="110"/>
        </w:rPr>
        <w:t xml:space="preserve"> </w:t>
      </w:r>
      <w:r>
        <w:rPr>
          <w:w w:val="110"/>
        </w:rPr>
        <w:t>the</w:t>
      </w:r>
      <w:r>
        <w:rPr>
          <w:spacing w:val="-17"/>
          <w:w w:val="110"/>
        </w:rPr>
        <w:t xml:space="preserve"> </w:t>
      </w:r>
      <w:r>
        <w:rPr>
          <w:w w:val="110"/>
        </w:rPr>
        <w:t>different</w:t>
      </w:r>
      <w:r>
        <w:rPr>
          <w:spacing w:val="-16"/>
          <w:w w:val="110"/>
        </w:rPr>
        <w:t xml:space="preserve"> </w:t>
      </w:r>
      <w:r>
        <w:rPr>
          <w:w w:val="110"/>
        </w:rPr>
        <w:t xml:space="preserve">components, usually columns, together. In this model, </w:t>
      </w:r>
      <w:proofErr w:type="gramStart"/>
      <w:r>
        <w:rPr>
          <w:w w:val="110"/>
        </w:rPr>
        <w:t>all of</w:t>
      </w:r>
      <w:proofErr w:type="gramEnd"/>
      <w:r>
        <w:rPr>
          <w:w w:val="110"/>
        </w:rPr>
        <w:t xml:space="preserve"> the pontoons are assumed to </w:t>
      </w:r>
      <w:r>
        <w:rPr>
          <w:spacing w:val="-3"/>
          <w:w w:val="110"/>
        </w:rPr>
        <w:t xml:space="preserve">have </w:t>
      </w:r>
      <w:r>
        <w:rPr>
          <w:w w:val="110"/>
        </w:rPr>
        <w:t xml:space="preserve">the identical thin-walled tube cross section and made of the same material as the rest of the substructure. The truss configuration and the parameterization of the pontoon elements is based on the members shown in Figure </w:t>
      </w:r>
      <w:hyperlink w:anchor="_bookmark13" w:history="1">
        <w:r>
          <w:rPr>
            <w:w w:val="110"/>
          </w:rPr>
          <w:t>8</w:t>
        </w:r>
      </w:hyperlink>
      <w:r>
        <w:rPr>
          <w:spacing w:val="-38"/>
          <w:w w:val="110"/>
        </w:rPr>
        <w:t xml:space="preserve"> </w:t>
      </w:r>
      <w:r>
        <w:rPr>
          <w:w w:val="110"/>
        </w:rPr>
        <w:t xml:space="preserve">with lettered labels. The members are broken out into the upper and </w:t>
      </w:r>
      <w:r>
        <w:rPr>
          <w:spacing w:val="-3"/>
          <w:w w:val="110"/>
        </w:rPr>
        <w:t xml:space="preserve">lower </w:t>
      </w:r>
      <w:r>
        <w:rPr>
          <w:w w:val="110"/>
        </w:rPr>
        <w:t>rings connecting the offset columns (</w:t>
      </w:r>
      <w:r>
        <w:rPr>
          <w:i/>
          <w:w w:val="110"/>
        </w:rPr>
        <w:t xml:space="preserve">B </w:t>
      </w:r>
      <w:r>
        <w:rPr>
          <w:w w:val="110"/>
        </w:rPr>
        <w:t xml:space="preserve">and </w:t>
      </w:r>
      <w:r>
        <w:rPr>
          <w:i/>
          <w:spacing w:val="2"/>
          <w:w w:val="110"/>
        </w:rPr>
        <w:t>D</w:t>
      </w:r>
      <w:r>
        <w:rPr>
          <w:spacing w:val="2"/>
          <w:w w:val="110"/>
        </w:rPr>
        <w:t>,</w:t>
      </w:r>
      <w:r>
        <w:rPr>
          <w:spacing w:val="-4"/>
          <w:w w:val="110"/>
        </w:rPr>
        <w:t xml:space="preserve"> </w:t>
      </w:r>
      <w:r>
        <w:rPr>
          <w:w w:val="110"/>
        </w:rPr>
        <w:t>respectively),</w:t>
      </w:r>
      <w:r>
        <w:rPr>
          <w:spacing w:val="-4"/>
          <w:w w:val="110"/>
        </w:rPr>
        <w:t xml:space="preserve"> </w:t>
      </w:r>
      <w:r>
        <w:rPr>
          <w:w w:val="110"/>
        </w:rPr>
        <w:t>the</w:t>
      </w:r>
      <w:r>
        <w:rPr>
          <w:spacing w:val="-5"/>
          <w:w w:val="110"/>
        </w:rPr>
        <w:t xml:space="preserve"> </w:t>
      </w:r>
      <w:r>
        <w:rPr>
          <w:w w:val="110"/>
        </w:rPr>
        <w:t>upper</w:t>
      </w:r>
      <w:r>
        <w:rPr>
          <w:spacing w:val="-5"/>
          <w:w w:val="110"/>
        </w:rPr>
        <w:t xml:space="preserve"> </w:t>
      </w:r>
      <w:r>
        <w:rPr>
          <w:w w:val="110"/>
        </w:rPr>
        <w:t>and</w:t>
      </w:r>
      <w:r>
        <w:rPr>
          <w:spacing w:val="-4"/>
          <w:w w:val="110"/>
        </w:rPr>
        <w:t xml:space="preserve"> </w:t>
      </w:r>
      <w:r>
        <w:rPr>
          <w:spacing w:val="-3"/>
          <w:w w:val="110"/>
        </w:rPr>
        <w:t>lower</w:t>
      </w:r>
      <w:r>
        <w:rPr>
          <w:spacing w:val="-5"/>
          <w:w w:val="110"/>
        </w:rPr>
        <w:t xml:space="preserve"> </w:t>
      </w:r>
      <w:r>
        <w:rPr>
          <w:w w:val="110"/>
        </w:rPr>
        <w:t>main-to-offset</w:t>
      </w:r>
      <w:r>
        <w:rPr>
          <w:spacing w:val="-4"/>
          <w:w w:val="110"/>
        </w:rPr>
        <w:t xml:space="preserve"> </w:t>
      </w:r>
      <w:r>
        <w:rPr>
          <w:w w:val="110"/>
        </w:rPr>
        <w:t>connections</w:t>
      </w:r>
      <w:r>
        <w:rPr>
          <w:spacing w:val="-5"/>
          <w:w w:val="110"/>
        </w:rPr>
        <w:t xml:space="preserve"> </w:t>
      </w:r>
      <w:r>
        <w:rPr>
          <w:w w:val="110"/>
        </w:rPr>
        <w:t>(</w:t>
      </w:r>
      <w:r>
        <w:rPr>
          <w:i/>
          <w:w w:val="110"/>
        </w:rPr>
        <w:t>A</w:t>
      </w:r>
      <w:r>
        <w:rPr>
          <w:i/>
          <w:spacing w:val="-5"/>
          <w:w w:val="110"/>
        </w:rPr>
        <w:t xml:space="preserve"> </w:t>
      </w:r>
      <w:r>
        <w:rPr>
          <w:w w:val="110"/>
        </w:rPr>
        <w:t>and</w:t>
      </w:r>
      <w:r>
        <w:rPr>
          <w:spacing w:val="-5"/>
          <w:w w:val="110"/>
        </w:rPr>
        <w:t xml:space="preserve"> </w:t>
      </w:r>
      <w:r>
        <w:rPr>
          <w:i/>
          <w:spacing w:val="7"/>
          <w:w w:val="110"/>
        </w:rPr>
        <w:t>C</w:t>
      </w:r>
      <w:r>
        <w:rPr>
          <w:spacing w:val="7"/>
          <w:w w:val="110"/>
        </w:rPr>
        <w:t>,</w:t>
      </w:r>
      <w:r>
        <w:rPr>
          <w:spacing w:val="-4"/>
          <w:w w:val="110"/>
        </w:rPr>
        <w:t xml:space="preserve"> </w:t>
      </w:r>
      <w:r>
        <w:rPr>
          <w:w w:val="110"/>
        </w:rPr>
        <w:t>respectively),</w:t>
      </w:r>
      <w:r>
        <w:rPr>
          <w:spacing w:val="-4"/>
          <w:w w:val="110"/>
        </w:rPr>
        <w:t xml:space="preserve"> </w:t>
      </w:r>
      <w:r>
        <w:rPr>
          <w:w w:val="110"/>
        </w:rPr>
        <w:t>the</w:t>
      </w:r>
      <w:r>
        <w:rPr>
          <w:spacing w:val="-5"/>
          <w:w w:val="110"/>
        </w:rPr>
        <w:t xml:space="preserve"> </w:t>
      </w:r>
      <w:r>
        <w:rPr>
          <w:w w:val="110"/>
        </w:rPr>
        <w:t>lower-base</w:t>
      </w:r>
      <w:r>
        <w:rPr>
          <w:spacing w:val="-5"/>
          <w:w w:val="110"/>
        </w:rPr>
        <w:t xml:space="preserve"> </w:t>
      </w:r>
      <w:r>
        <w:rPr>
          <w:w w:val="110"/>
        </w:rPr>
        <w:t>to upper-offset</w:t>
      </w:r>
      <w:r>
        <w:rPr>
          <w:spacing w:val="-11"/>
          <w:w w:val="110"/>
        </w:rPr>
        <w:t xml:space="preserve"> </w:t>
      </w:r>
      <w:r>
        <w:rPr>
          <w:w w:val="110"/>
        </w:rPr>
        <w:t>cross</w:t>
      </w:r>
      <w:r>
        <w:rPr>
          <w:spacing w:val="-11"/>
          <w:w w:val="110"/>
        </w:rPr>
        <w:t xml:space="preserve"> </w:t>
      </w:r>
      <w:r>
        <w:rPr>
          <w:w w:val="110"/>
        </w:rPr>
        <w:t>members</w:t>
      </w:r>
      <w:r>
        <w:rPr>
          <w:spacing w:val="-11"/>
          <w:w w:val="110"/>
        </w:rPr>
        <w:t xml:space="preserve"> </w:t>
      </w:r>
      <w:r>
        <w:rPr>
          <w:spacing w:val="2"/>
          <w:w w:val="110"/>
        </w:rPr>
        <w:t>(</w:t>
      </w:r>
      <w:r>
        <w:rPr>
          <w:i/>
          <w:spacing w:val="2"/>
          <w:w w:val="110"/>
        </w:rPr>
        <w:t>E</w:t>
      </w:r>
      <w:r>
        <w:rPr>
          <w:spacing w:val="2"/>
          <w:w w:val="110"/>
        </w:rPr>
        <w:t>),</w:t>
      </w:r>
      <w:r>
        <w:rPr>
          <w:spacing w:val="-11"/>
          <w:w w:val="110"/>
        </w:rPr>
        <w:t xml:space="preserve"> </w:t>
      </w:r>
      <w:r>
        <w:rPr>
          <w:w w:val="110"/>
        </w:rPr>
        <w:t>and</w:t>
      </w:r>
      <w:r>
        <w:rPr>
          <w:spacing w:val="-11"/>
          <w:w w:val="110"/>
        </w:rPr>
        <w:t xml:space="preserve"> </w:t>
      </w:r>
      <w:r>
        <w:rPr>
          <w:w w:val="110"/>
        </w:rPr>
        <w:t>the</w:t>
      </w:r>
      <w:r>
        <w:rPr>
          <w:spacing w:val="-11"/>
          <w:w w:val="110"/>
        </w:rPr>
        <w:t xml:space="preserve"> </w:t>
      </w:r>
      <w:r>
        <w:rPr>
          <w:w w:val="110"/>
        </w:rPr>
        <w:t>V-shaped</w:t>
      </w:r>
      <w:r>
        <w:rPr>
          <w:spacing w:val="-11"/>
          <w:w w:val="110"/>
        </w:rPr>
        <w:t xml:space="preserve"> </w:t>
      </w:r>
      <w:r>
        <w:rPr>
          <w:w w:val="110"/>
        </w:rPr>
        <w:t>cross</w:t>
      </w:r>
      <w:r>
        <w:rPr>
          <w:spacing w:val="-11"/>
          <w:w w:val="110"/>
        </w:rPr>
        <w:t xml:space="preserve"> </w:t>
      </w:r>
      <w:r>
        <w:rPr>
          <w:w w:val="110"/>
        </w:rPr>
        <w:t>members</w:t>
      </w:r>
      <w:r>
        <w:rPr>
          <w:spacing w:val="-11"/>
          <w:w w:val="110"/>
        </w:rPr>
        <w:t xml:space="preserve"> </w:t>
      </w:r>
      <w:r>
        <w:rPr>
          <w:w w:val="110"/>
        </w:rPr>
        <w:t>between</w:t>
      </w:r>
      <w:r>
        <w:rPr>
          <w:spacing w:val="-11"/>
          <w:w w:val="110"/>
        </w:rPr>
        <w:t xml:space="preserve"> </w:t>
      </w:r>
      <w:r>
        <w:rPr>
          <w:w w:val="110"/>
        </w:rPr>
        <w:t>offset</w:t>
      </w:r>
      <w:r>
        <w:rPr>
          <w:spacing w:val="-11"/>
          <w:w w:val="110"/>
        </w:rPr>
        <w:t xml:space="preserve"> </w:t>
      </w:r>
      <w:r>
        <w:rPr>
          <w:w w:val="110"/>
        </w:rPr>
        <w:t>columns</w:t>
      </w:r>
      <w:r>
        <w:rPr>
          <w:spacing w:val="-11"/>
          <w:w w:val="110"/>
        </w:rPr>
        <w:t xml:space="preserve"> </w:t>
      </w:r>
      <w:r>
        <w:rPr>
          <w:w w:val="110"/>
        </w:rPr>
        <w:t>(</w:t>
      </w:r>
      <w:proofErr w:type="gramStart"/>
      <w:r>
        <w:rPr>
          <w:i/>
          <w:w w:val="110"/>
        </w:rPr>
        <w:t>F</w:t>
      </w:r>
      <w:r>
        <w:rPr>
          <w:i/>
          <w:spacing w:val="-37"/>
          <w:w w:val="110"/>
        </w:rPr>
        <w:t xml:space="preserve"> </w:t>
      </w:r>
      <w:r>
        <w:rPr>
          <w:w w:val="110"/>
        </w:rPr>
        <w:t>)</w:t>
      </w:r>
      <w:proofErr w:type="gramEnd"/>
      <w:r>
        <w:rPr>
          <w:w w:val="110"/>
        </w:rPr>
        <w:t>.</w:t>
      </w:r>
    </w:p>
    <w:p w:rsidR="00012D33" w:rsidRDefault="00012D33">
      <w:pPr>
        <w:pStyle w:val="BodyText"/>
        <w:rPr>
          <w:sz w:val="25"/>
        </w:rPr>
      </w:pPr>
    </w:p>
    <w:p w:rsidR="00012D33" w:rsidRDefault="0009622D">
      <w:pPr>
        <w:pStyle w:val="Heading2"/>
        <w:numPr>
          <w:ilvl w:val="1"/>
          <w:numId w:val="13"/>
        </w:numPr>
        <w:tabs>
          <w:tab w:val="left" w:pos="713"/>
        </w:tabs>
        <w:ind w:left="712" w:hanging="612"/>
        <w:jc w:val="both"/>
      </w:pPr>
      <w:r>
        <w:rPr>
          <w:w w:val="110"/>
        </w:rPr>
        <w:t>Mooring</w:t>
      </w:r>
      <w:r>
        <w:rPr>
          <w:spacing w:val="37"/>
          <w:w w:val="110"/>
        </w:rPr>
        <w:t xml:space="preserve"> </w:t>
      </w:r>
      <w:r>
        <w:rPr>
          <w:w w:val="110"/>
        </w:rPr>
        <w:t>Lines</w:t>
      </w:r>
    </w:p>
    <w:p w:rsidR="00012D33" w:rsidRDefault="0009622D">
      <w:pPr>
        <w:pStyle w:val="BodyText"/>
        <w:spacing w:before="153" w:line="273" w:lineRule="auto"/>
        <w:ind w:left="100" w:right="117"/>
        <w:jc w:val="both"/>
      </w:pPr>
      <w:r>
        <w:rPr>
          <w:w w:val="110"/>
        </w:rPr>
        <w:t>The</w:t>
      </w:r>
      <w:r>
        <w:rPr>
          <w:spacing w:val="-7"/>
          <w:w w:val="110"/>
        </w:rPr>
        <w:t xml:space="preserve"> </w:t>
      </w:r>
      <w:r>
        <w:rPr>
          <w:w w:val="110"/>
        </w:rPr>
        <w:t>mooring</w:t>
      </w:r>
      <w:r>
        <w:rPr>
          <w:spacing w:val="-7"/>
          <w:w w:val="110"/>
        </w:rPr>
        <w:t xml:space="preserve"> </w:t>
      </w:r>
      <w:r>
        <w:rPr>
          <w:w w:val="110"/>
        </w:rPr>
        <w:t>system</w:t>
      </w:r>
      <w:r>
        <w:rPr>
          <w:spacing w:val="-7"/>
          <w:w w:val="110"/>
        </w:rPr>
        <w:t xml:space="preserve"> </w:t>
      </w:r>
      <w:r>
        <w:rPr>
          <w:w w:val="110"/>
        </w:rPr>
        <w:t>is</w:t>
      </w:r>
      <w:r>
        <w:rPr>
          <w:spacing w:val="-7"/>
          <w:w w:val="110"/>
        </w:rPr>
        <w:t xml:space="preserve"> </w:t>
      </w:r>
      <w:r>
        <w:rPr>
          <w:w w:val="110"/>
        </w:rPr>
        <w:t>described</w:t>
      </w:r>
      <w:r>
        <w:rPr>
          <w:spacing w:val="-7"/>
          <w:w w:val="110"/>
        </w:rPr>
        <w:t xml:space="preserve"> </w:t>
      </w:r>
      <w:r>
        <w:rPr>
          <w:spacing w:val="-3"/>
          <w:w w:val="110"/>
        </w:rPr>
        <w:t>by</w:t>
      </w:r>
      <w:r>
        <w:rPr>
          <w:spacing w:val="-7"/>
          <w:w w:val="110"/>
        </w:rPr>
        <w:t xml:space="preserve"> </w:t>
      </w:r>
      <w:r>
        <w:rPr>
          <w:w w:val="110"/>
        </w:rPr>
        <w:t>the</w:t>
      </w:r>
      <w:r>
        <w:rPr>
          <w:spacing w:val="-7"/>
          <w:w w:val="110"/>
        </w:rPr>
        <w:t xml:space="preserve"> </w:t>
      </w:r>
      <w:r>
        <w:rPr>
          <w:w w:val="110"/>
        </w:rPr>
        <w:t>number</w:t>
      </w:r>
      <w:r>
        <w:rPr>
          <w:spacing w:val="-7"/>
          <w:w w:val="110"/>
        </w:rPr>
        <w:t xml:space="preserve"> </w:t>
      </w:r>
      <w:r>
        <w:rPr>
          <w:w w:val="110"/>
        </w:rPr>
        <w:t>of</w:t>
      </w:r>
      <w:r>
        <w:rPr>
          <w:spacing w:val="-7"/>
          <w:w w:val="110"/>
        </w:rPr>
        <w:t xml:space="preserve"> </w:t>
      </w:r>
      <w:r>
        <w:rPr>
          <w:w w:val="110"/>
        </w:rPr>
        <w:t>lines,</w:t>
      </w:r>
      <w:r>
        <w:rPr>
          <w:spacing w:val="-6"/>
          <w:w w:val="110"/>
        </w:rPr>
        <w:t xml:space="preserve"> </w:t>
      </w:r>
      <w:r>
        <w:rPr>
          <w:w w:val="110"/>
        </w:rPr>
        <w:t>their</w:t>
      </w:r>
      <w:r>
        <w:rPr>
          <w:spacing w:val="-7"/>
          <w:w w:val="110"/>
        </w:rPr>
        <w:t xml:space="preserve"> </w:t>
      </w:r>
      <w:r>
        <w:rPr>
          <w:w w:val="110"/>
        </w:rPr>
        <w:t>geometry,</w:t>
      </w:r>
      <w:r>
        <w:rPr>
          <w:spacing w:val="-6"/>
          <w:w w:val="110"/>
        </w:rPr>
        <w:t xml:space="preserve"> </w:t>
      </w:r>
      <w:r>
        <w:rPr>
          <w:w w:val="110"/>
        </w:rPr>
        <w:t>and</w:t>
      </w:r>
      <w:r>
        <w:rPr>
          <w:spacing w:val="-7"/>
          <w:w w:val="110"/>
        </w:rPr>
        <w:t xml:space="preserve"> </w:t>
      </w:r>
      <w:r>
        <w:rPr>
          <w:w w:val="110"/>
        </w:rPr>
        <w:t>their</w:t>
      </w:r>
      <w:r>
        <w:rPr>
          <w:spacing w:val="-7"/>
          <w:w w:val="110"/>
        </w:rPr>
        <w:t xml:space="preserve"> </w:t>
      </w:r>
      <w:r>
        <w:rPr>
          <w:w w:val="110"/>
        </w:rPr>
        <w:t>interface</w:t>
      </w:r>
      <w:r>
        <w:rPr>
          <w:spacing w:val="-8"/>
          <w:w w:val="110"/>
        </w:rPr>
        <w:t xml:space="preserve"> </w:t>
      </w:r>
      <w:r>
        <w:rPr>
          <w:w w:val="110"/>
        </w:rPr>
        <w:t>to</w:t>
      </w:r>
      <w:r>
        <w:rPr>
          <w:spacing w:val="-7"/>
          <w:w w:val="110"/>
        </w:rPr>
        <w:t xml:space="preserve"> </w:t>
      </w:r>
      <w:r>
        <w:rPr>
          <w:w w:val="110"/>
        </w:rPr>
        <w:t>the</w:t>
      </w:r>
      <w:r>
        <w:rPr>
          <w:spacing w:val="-7"/>
          <w:w w:val="110"/>
        </w:rPr>
        <w:t xml:space="preserve"> </w:t>
      </w:r>
      <w:proofErr w:type="spellStart"/>
      <w:r>
        <w:rPr>
          <w:w w:val="110"/>
        </w:rPr>
        <w:t>substruc</w:t>
      </w:r>
      <w:proofErr w:type="spellEnd"/>
      <w:r>
        <w:rPr>
          <w:w w:val="110"/>
        </w:rPr>
        <w:t xml:space="preserve">- </w:t>
      </w:r>
      <w:proofErr w:type="spellStart"/>
      <w:r>
        <w:rPr>
          <w:w w:val="110"/>
        </w:rPr>
        <w:t>ture</w:t>
      </w:r>
      <w:proofErr w:type="spellEnd"/>
      <w:r>
        <w:rPr>
          <w:w w:val="110"/>
        </w:rPr>
        <w:t xml:space="preserve">. The mooring diameter is set </w:t>
      </w:r>
      <w:r>
        <w:rPr>
          <w:spacing w:val="-3"/>
          <w:w w:val="110"/>
        </w:rPr>
        <w:t xml:space="preserve">by </w:t>
      </w:r>
      <w:r>
        <w:rPr>
          <w:w w:val="110"/>
        </w:rPr>
        <w:t>the user and determines the breaking load and stiffness of the chain, via</w:t>
      </w:r>
      <w:r>
        <w:rPr>
          <w:spacing w:val="-7"/>
          <w:w w:val="110"/>
        </w:rPr>
        <w:t xml:space="preserve"> </w:t>
      </w:r>
      <w:r>
        <w:rPr>
          <w:w w:val="110"/>
        </w:rPr>
        <w:t>correlation,</w:t>
      </w:r>
      <w:r>
        <w:rPr>
          <w:spacing w:val="-5"/>
          <w:w w:val="110"/>
        </w:rPr>
        <w:t xml:space="preserve"> </w:t>
      </w:r>
      <w:r>
        <w:rPr>
          <w:w w:val="110"/>
        </w:rPr>
        <w:t>described</w:t>
      </w:r>
      <w:r>
        <w:rPr>
          <w:spacing w:val="-7"/>
          <w:w w:val="110"/>
        </w:rPr>
        <w:t xml:space="preserve"> </w:t>
      </w:r>
      <w:r>
        <w:rPr>
          <w:w w:val="110"/>
        </w:rPr>
        <w:t>in</w:t>
      </w:r>
      <w:r>
        <w:rPr>
          <w:spacing w:val="-7"/>
          <w:w w:val="110"/>
        </w:rPr>
        <w:t xml:space="preserve"> </w:t>
      </w:r>
      <w:r>
        <w:rPr>
          <w:w w:val="110"/>
        </w:rPr>
        <w:t>Section</w:t>
      </w:r>
      <w:r>
        <w:rPr>
          <w:spacing w:val="-7"/>
          <w:w w:val="110"/>
        </w:rPr>
        <w:t xml:space="preserve"> </w:t>
      </w:r>
      <w:hyperlink w:anchor="_bookmark14" w:history="1">
        <w:r>
          <w:rPr>
            <w:w w:val="110"/>
          </w:rPr>
          <w:t>3.</w:t>
        </w:r>
      </w:hyperlink>
      <w:r>
        <w:rPr>
          <w:spacing w:val="15"/>
          <w:w w:val="110"/>
        </w:rPr>
        <w:t xml:space="preserve"> </w:t>
      </w:r>
      <w:r>
        <w:rPr>
          <w:w w:val="110"/>
        </w:rPr>
        <w:t>The</w:t>
      </w:r>
      <w:r>
        <w:rPr>
          <w:spacing w:val="-7"/>
          <w:w w:val="110"/>
        </w:rPr>
        <w:t xml:space="preserve"> </w:t>
      </w:r>
      <w:r>
        <w:rPr>
          <w:w w:val="110"/>
        </w:rPr>
        <w:t>mooring</w:t>
      </w:r>
      <w:r>
        <w:rPr>
          <w:spacing w:val="-6"/>
          <w:w w:val="110"/>
        </w:rPr>
        <w:t xml:space="preserve"> </w:t>
      </w:r>
      <w:r>
        <w:rPr>
          <w:w w:val="110"/>
        </w:rPr>
        <w:t>lines</w:t>
      </w:r>
      <w:r>
        <w:rPr>
          <w:spacing w:val="-7"/>
          <w:w w:val="110"/>
        </w:rPr>
        <w:t xml:space="preserve"> </w:t>
      </w:r>
      <w:r>
        <w:rPr>
          <w:w w:val="110"/>
        </w:rPr>
        <w:t>attach</w:t>
      </w:r>
      <w:r>
        <w:rPr>
          <w:spacing w:val="-7"/>
          <w:w w:val="110"/>
        </w:rPr>
        <w:t xml:space="preserve"> </w:t>
      </w:r>
      <w:r>
        <w:rPr>
          <w:w w:val="110"/>
        </w:rPr>
        <w:t>to</w:t>
      </w:r>
      <w:r>
        <w:rPr>
          <w:spacing w:val="-7"/>
          <w:w w:val="110"/>
        </w:rPr>
        <w:t xml:space="preserve"> </w:t>
      </w:r>
      <w:r>
        <w:rPr>
          <w:w w:val="110"/>
        </w:rPr>
        <w:t>the</w:t>
      </w:r>
      <w:r>
        <w:rPr>
          <w:spacing w:val="-7"/>
          <w:w w:val="110"/>
        </w:rPr>
        <w:t xml:space="preserve"> </w:t>
      </w:r>
      <w:r>
        <w:rPr>
          <w:w w:val="110"/>
        </w:rPr>
        <w:t>substructure</w:t>
      </w:r>
      <w:r>
        <w:rPr>
          <w:spacing w:val="-6"/>
          <w:w w:val="110"/>
        </w:rPr>
        <w:t xml:space="preserve"> </w:t>
      </w:r>
      <w:r>
        <w:rPr>
          <w:w w:val="110"/>
        </w:rPr>
        <w:t>at</w:t>
      </w:r>
      <w:r>
        <w:rPr>
          <w:spacing w:val="-7"/>
          <w:w w:val="110"/>
        </w:rPr>
        <w:t xml:space="preserve"> </w:t>
      </w:r>
      <w:r>
        <w:rPr>
          <w:w w:val="110"/>
        </w:rPr>
        <w:t>the</w:t>
      </w:r>
      <w:r>
        <w:rPr>
          <w:spacing w:val="-7"/>
          <w:w w:val="110"/>
        </w:rPr>
        <w:t xml:space="preserve"> </w:t>
      </w:r>
      <w:r>
        <w:rPr>
          <w:rFonts w:ascii="Arial"/>
          <w:i/>
          <w:w w:val="110"/>
        </w:rPr>
        <w:t>fairlead</w:t>
      </w:r>
      <w:r>
        <w:rPr>
          <w:rFonts w:ascii="Arial"/>
          <w:i/>
          <w:spacing w:val="4"/>
          <w:w w:val="110"/>
        </w:rPr>
        <w:t xml:space="preserve"> </w:t>
      </w:r>
      <w:r>
        <w:rPr>
          <w:w w:val="110"/>
        </w:rPr>
        <w:t xml:space="preserve">distance below the water plane, as shown in Figure </w:t>
      </w:r>
      <w:hyperlink w:anchor="_bookmark10" w:history="1">
        <w:r>
          <w:rPr>
            <w:w w:val="110"/>
          </w:rPr>
          <w:t>6.</w:t>
        </w:r>
      </w:hyperlink>
      <w:r>
        <w:rPr>
          <w:w w:val="110"/>
        </w:rPr>
        <w:t xml:space="preserve"> The lines can attach directly to a substructure column or at a some offset from the outer shell. Note that bridle connections are not yet implemented</w:t>
      </w:r>
      <w:ins w:id="106" w:author="Musial, Walter" w:date="2018-09-27T17:23:00Z">
        <w:r w:rsidR="00A74646">
          <w:rPr>
            <w:w w:val="110"/>
          </w:rPr>
          <w:t xml:space="preserve"> in the model</w:t>
        </w:r>
      </w:ins>
      <w:r>
        <w:rPr>
          <w:w w:val="110"/>
        </w:rPr>
        <w:t xml:space="preserve">. The mooring lines attach to the sea floor at a variable distance, </w:t>
      </w:r>
      <w:commentRangeStart w:id="107"/>
      <w:r>
        <w:rPr>
          <w:w w:val="110"/>
        </w:rPr>
        <w:t>the anchor radius</w:t>
      </w:r>
      <w:commentRangeEnd w:id="107"/>
      <w:r w:rsidR="00A74646">
        <w:rPr>
          <w:rStyle w:val="CommentReference"/>
        </w:rPr>
        <w:commentReference w:id="107"/>
      </w:r>
      <w:r>
        <w:rPr>
          <w:w w:val="110"/>
        </w:rPr>
        <w:t xml:space="preserve">, from the substructure centerline, also </w:t>
      </w:r>
      <w:proofErr w:type="gramStart"/>
      <w:r>
        <w:rPr>
          <w:w w:val="110"/>
        </w:rPr>
        <w:t xml:space="preserve">set  </w:t>
      </w:r>
      <w:r>
        <w:rPr>
          <w:spacing w:val="-3"/>
          <w:w w:val="110"/>
        </w:rPr>
        <w:t>by</w:t>
      </w:r>
      <w:proofErr w:type="gramEnd"/>
      <w:r>
        <w:rPr>
          <w:spacing w:val="-3"/>
          <w:w w:val="110"/>
        </w:rPr>
        <w:t xml:space="preserve"> </w:t>
      </w:r>
      <w:r>
        <w:rPr>
          <w:w w:val="110"/>
        </w:rPr>
        <w:t>the</w:t>
      </w:r>
      <w:r>
        <w:rPr>
          <w:spacing w:val="17"/>
          <w:w w:val="110"/>
        </w:rPr>
        <w:t xml:space="preserve"> </w:t>
      </w:r>
      <w:r>
        <w:rPr>
          <w:w w:val="110"/>
        </w:rPr>
        <w:t>user.</w:t>
      </w:r>
    </w:p>
    <w:p w:rsidR="00012D33" w:rsidRDefault="00012D33">
      <w:pPr>
        <w:spacing w:line="273" w:lineRule="auto"/>
        <w:jc w:val="both"/>
        <w:sectPr w:rsidR="00012D33">
          <w:pgSz w:w="12240" w:h="15840"/>
          <w:pgMar w:top="1500" w:right="1320" w:bottom="980" w:left="1340" w:header="0" w:footer="792" w:gutter="0"/>
          <w:cols w:space="720"/>
        </w:sectPr>
      </w:pPr>
    </w:p>
    <w:p w:rsidR="00012D33" w:rsidRDefault="00F23B9E">
      <w:pPr>
        <w:pStyle w:val="BodyText"/>
        <w:spacing w:before="2"/>
        <w:rPr>
          <w:sz w:val="5"/>
        </w:rPr>
      </w:pPr>
      <w:r>
        <w:rPr>
          <w:noProof/>
        </w:rPr>
        <mc:AlternateContent>
          <mc:Choice Requires="wps">
            <w:drawing>
              <wp:anchor distT="0" distB="0" distL="114300" distR="114300" simplePos="0" relativeHeight="251592704" behindDoc="0" locked="0" layoutInCell="1" allowOverlap="1" wp14:anchorId="57667DD5" wp14:editId="2026F4DF">
                <wp:simplePos x="0" y="0"/>
                <wp:positionH relativeFrom="page">
                  <wp:posOffset>3478530</wp:posOffset>
                </wp:positionH>
                <wp:positionV relativeFrom="paragraph">
                  <wp:posOffset>-20955</wp:posOffset>
                </wp:positionV>
                <wp:extent cx="400050" cy="2505075"/>
                <wp:effectExtent l="1905" t="0" r="0" b="1905"/>
                <wp:wrapNone/>
                <wp:docPr id="1142" name="Text Box 1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505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497"/>
                            </w:tblGrid>
                            <w:tr w:rsidR="0009622D">
                              <w:trPr>
                                <w:trHeight w:hRule="exact" w:val="867"/>
                              </w:trPr>
                              <w:tc>
                                <w:tcPr>
                                  <w:tcW w:w="497" w:type="dxa"/>
                                  <w:tcBorders>
                                    <w:left w:val="single" w:sz="35" w:space="0" w:color="A6A6A6"/>
                                  </w:tcBorders>
                                </w:tcPr>
                                <w:p w:rsidR="0009622D" w:rsidRDefault="0009622D">
                                  <w:pPr>
                                    <w:pStyle w:val="TableParagraph"/>
                                    <w:spacing w:before="111" w:line="244" w:lineRule="auto"/>
                                    <w:ind w:left="10" w:right="-19"/>
                                    <w:rPr>
                                      <w:rFonts w:ascii="Arial"/>
                                      <w:b/>
                                      <w:sz w:val="15"/>
                                    </w:rPr>
                                  </w:pPr>
                                  <w:r>
                                    <w:rPr>
                                      <w:rFonts w:ascii="Arial"/>
                                      <w:b/>
                                      <w:sz w:val="15"/>
                                    </w:rPr>
                                    <w:t xml:space="preserve">Wall </w:t>
                                  </w:r>
                                  <w:proofErr w:type="spellStart"/>
                                  <w:r>
                                    <w:rPr>
                                      <w:rFonts w:ascii="Arial"/>
                                      <w:b/>
                                      <w:sz w:val="15"/>
                                    </w:rPr>
                                    <w:t>thickn</w:t>
                                  </w:r>
                                  <w:proofErr w:type="spellEnd"/>
                                </w:p>
                              </w:tc>
                            </w:tr>
                            <w:tr w:rsidR="0009622D">
                              <w:trPr>
                                <w:trHeight w:hRule="exact" w:val="164"/>
                              </w:trPr>
                              <w:tc>
                                <w:tcPr>
                                  <w:tcW w:w="497" w:type="dxa"/>
                                  <w:tcBorders>
                                    <w:left w:val="single" w:sz="35" w:space="0" w:color="A6A6A6"/>
                                  </w:tcBorders>
                                  <w:shd w:val="clear" w:color="auto" w:fill="DBA000"/>
                                </w:tcPr>
                                <w:p w:rsidR="0009622D" w:rsidRDefault="0009622D"/>
                              </w:tc>
                            </w:tr>
                            <w:tr w:rsidR="0009622D">
                              <w:trPr>
                                <w:trHeight w:hRule="exact" w:val="1908"/>
                              </w:trPr>
                              <w:tc>
                                <w:tcPr>
                                  <w:tcW w:w="497" w:type="dxa"/>
                                  <w:tcBorders>
                                    <w:left w:val="single" w:sz="35" w:space="0" w:color="A6A6A6"/>
                                  </w:tcBorders>
                                </w:tcPr>
                                <w:p w:rsidR="0009622D" w:rsidRDefault="0009622D">
                                  <w:pPr>
                                    <w:pStyle w:val="TableParagraph"/>
                                    <w:spacing w:line="240" w:lineRule="auto"/>
                                    <w:ind w:left="0"/>
                                    <w:rPr>
                                      <w:sz w:val="16"/>
                                    </w:rPr>
                                  </w:pPr>
                                </w:p>
                                <w:p w:rsidR="0009622D" w:rsidRDefault="0009622D">
                                  <w:pPr>
                                    <w:pStyle w:val="TableParagraph"/>
                                    <w:spacing w:line="240" w:lineRule="auto"/>
                                    <w:ind w:left="0"/>
                                    <w:rPr>
                                      <w:sz w:val="16"/>
                                    </w:rPr>
                                  </w:pPr>
                                </w:p>
                                <w:p w:rsidR="0009622D" w:rsidRDefault="0009622D">
                                  <w:pPr>
                                    <w:pStyle w:val="TableParagraph"/>
                                    <w:spacing w:before="1" w:line="240" w:lineRule="auto"/>
                                    <w:ind w:left="0"/>
                                    <w:rPr>
                                      <w:sz w:val="17"/>
                                    </w:rPr>
                                  </w:pPr>
                                </w:p>
                                <w:p w:rsidR="0009622D" w:rsidRDefault="0009622D">
                                  <w:pPr>
                                    <w:pStyle w:val="TableParagraph"/>
                                    <w:spacing w:line="244" w:lineRule="auto"/>
                                    <w:ind w:left="239" w:right="-65"/>
                                    <w:rPr>
                                      <w:rFonts w:ascii="Arial"/>
                                      <w:b/>
                                      <w:sz w:val="15"/>
                                    </w:rPr>
                                  </w:pPr>
                                  <w:proofErr w:type="spellStart"/>
                                  <w:r>
                                    <w:rPr>
                                      <w:rFonts w:ascii="Arial"/>
                                      <w:b/>
                                      <w:sz w:val="15"/>
                                    </w:rPr>
                                    <w:t>Stif</w:t>
                                  </w:r>
                                  <w:proofErr w:type="spellEnd"/>
                                  <w:r>
                                    <w:rPr>
                                      <w:rFonts w:ascii="Arial"/>
                                      <w:b/>
                                      <w:sz w:val="15"/>
                                    </w:rPr>
                                    <w:t xml:space="preserve"> spa</w:t>
                                  </w:r>
                                </w:p>
                              </w:tc>
                            </w:tr>
                            <w:tr w:rsidR="0009622D">
                              <w:trPr>
                                <w:trHeight w:hRule="exact" w:val="162"/>
                              </w:trPr>
                              <w:tc>
                                <w:tcPr>
                                  <w:tcW w:w="497" w:type="dxa"/>
                                  <w:tcBorders>
                                    <w:left w:val="single" w:sz="35" w:space="0" w:color="A6A6A6"/>
                                  </w:tcBorders>
                                  <w:shd w:val="clear" w:color="auto" w:fill="DBA000"/>
                                </w:tcPr>
                                <w:p w:rsidR="0009622D" w:rsidRDefault="0009622D"/>
                              </w:tc>
                            </w:tr>
                            <w:tr w:rsidR="0009622D">
                              <w:trPr>
                                <w:trHeight w:hRule="exact" w:val="799"/>
                              </w:trPr>
                              <w:tc>
                                <w:tcPr>
                                  <w:tcW w:w="497" w:type="dxa"/>
                                  <w:tcBorders>
                                    <w:left w:val="single" w:sz="35" w:space="0" w:color="A6A6A6"/>
                                  </w:tcBorders>
                                </w:tcPr>
                                <w:p w:rsidR="0009622D" w:rsidRDefault="0009622D">
                                  <w:pPr>
                                    <w:pStyle w:val="TableParagraph"/>
                                    <w:spacing w:line="240" w:lineRule="auto"/>
                                    <w:ind w:left="0"/>
                                    <w:rPr>
                                      <w:sz w:val="20"/>
                                    </w:rPr>
                                  </w:pPr>
                                </w:p>
                                <w:p w:rsidR="0009622D" w:rsidRDefault="0009622D">
                                  <w:pPr>
                                    <w:pStyle w:val="TableParagraph"/>
                                    <w:spacing w:line="240" w:lineRule="auto"/>
                                    <w:ind w:left="0"/>
                                    <w:rPr>
                                      <w:sz w:val="20"/>
                                    </w:rPr>
                                  </w:pPr>
                                </w:p>
                                <w:p w:rsidR="0009622D" w:rsidRDefault="0009622D">
                                  <w:pPr>
                                    <w:pStyle w:val="TableParagraph"/>
                                    <w:spacing w:before="6" w:line="240" w:lineRule="auto"/>
                                    <w:ind w:left="0"/>
                                    <w:rPr>
                                      <w:sz w:val="29"/>
                                    </w:rPr>
                                  </w:pPr>
                                </w:p>
                              </w:tc>
                            </w:tr>
                          </w:tbl>
                          <w:p w:rsidR="0009622D" w:rsidRDefault="0009622D">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667DD5" id="Text Box 1124" o:spid="_x0000_s1315" type="#_x0000_t202" style="position:absolute;margin-left:273.9pt;margin-top:-1.65pt;width:31.5pt;height:197.25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"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497"/>
                      </w:tblGrid>
                      <w:tr w:rsidR="0009622D">
                        <w:trPr>
                          <w:trHeight w:hRule="exact" w:val="867"/>
                        </w:trPr>
                        <w:tc>
                          <w:tcPr>
                            <w:tcW w:w="497" w:type="dxa"/>
                            <w:tcBorders>
                              <w:left w:val="single" w:sz="35" w:space="0" w:color="A6A6A6"/>
                            </w:tcBorders>
                          </w:tcPr>
                          <w:p w:rsidR="0009622D" w:rsidRDefault="0009622D">
                            <w:pPr>
                              <w:pStyle w:val="TableParagraph"/>
                              <w:spacing w:before="111" w:line="244" w:lineRule="auto"/>
                              <w:ind w:left="10" w:right="-19"/>
                              <w:rPr>
                                <w:rFonts w:ascii="Arial"/>
                                <w:b/>
                                <w:sz w:val="15"/>
                              </w:rPr>
                            </w:pPr>
                            <w:r>
                              <w:rPr>
                                <w:rFonts w:ascii="Arial"/>
                                <w:b/>
                                <w:sz w:val="15"/>
                              </w:rPr>
                              <w:t xml:space="preserve">Wall </w:t>
                            </w:r>
                            <w:proofErr w:type="spellStart"/>
                            <w:r>
                              <w:rPr>
                                <w:rFonts w:ascii="Arial"/>
                                <w:b/>
                                <w:sz w:val="15"/>
                              </w:rPr>
                              <w:t>thickn</w:t>
                            </w:r>
                            <w:proofErr w:type="spellEnd"/>
                          </w:p>
                        </w:tc>
                      </w:tr>
                      <w:tr w:rsidR="0009622D">
                        <w:trPr>
                          <w:trHeight w:hRule="exact" w:val="164"/>
                        </w:trPr>
                        <w:tc>
                          <w:tcPr>
                            <w:tcW w:w="497" w:type="dxa"/>
                            <w:tcBorders>
                              <w:left w:val="single" w:sz="35" w:space="0" w:color="A6A6A6"/>
                            </w:tcBorders>
                            <w:shd w:val="clear" w:color="auto" w:fill="DBA000"/>
                          </w:tcPr>
                          <w:p w:rsidR="0009622D" w:rsidRDefault="0009622D"/>
                        </w:tc>
                      </w:tr>
                      <w:tr w:rsidR="0009622D">
                        <w:trPr>
                          <w:trHeight w:hRule="exact" w:val="1908"/>
                        </w:trPr>
                        <w:tc>
                          <w:tcPr>
                            <w:tcW w:w="497" w:type="dxa"/>
                            <w:tcBorders>
                              <w:left w:val="single" w:sz="35" w:space="0" w:color="A6A6A6"/>
                            </w:tcBorders>
                          </w:tcPr>
                          <w:p w:rsidR="0009622D" w:rsidRDefault="0009622D">
                            <w:pPr>
                              <w:pStyle w:val="TableParagraph"/>
                              <w:spacing w:line="240" w:lineRule="auto"/>
                              <w:ind w:left="0"/>
                              <w:rPr>
                                <w:sz w:val="16"/>
                              </w:rPr>
                            </w:pPr>
                          </w:p>
                          <w:p w:rsidR="0009622D" w:rsidRDefault="0009622D">
                            <w:pPr>
                              <w:pStyle w:val="TableParagraph"/>
                              <w:spacing w:line="240" w:lineRule="auto"/>
                              <w:ind w:left="0"/>
                              <w:rPr>
                                <w:sz w:val="16"/>
                              </w:rPr>
                            </w:pPr>
                          </w:p>
                          <w:p w:rsidR="0009622D" w:rsidRDefault="0009622D">
                            <w:pPr>
                              <w:pStyle w:val="TableParagraph"/>
                              <w:spacing w:before="1" w:line="240" w:lineRule="auto"/>
                              <w:ind w:left="0"/>
                              <w:rPr>
                                <w:sz w:val="17"/>
                              </w:rPr>
                            </w:pPr>
                          </w:p>
                          <w:p w:rsidR="0009622D" w:rsidRDefault="0009622D">
                            <w:pPr>
                              <w:pStyle w:val="TableParagraph"/>
                              <w:spacing w:line="244" w:lineRule="auto"/>
                              <w:ind w:left="239" w:right="-65"/>
                              <w:rPr>
                                <w:rFonts w:ascii="Arial"/>
                                <w:b/>
                                <w:sz w:val="15"/>
                              </w:rPr>
                            </w:pPr>
                            <w:proofErr w:type="spellStart"/>
                            <w:r>
                              <w:rPr>
                                <w:rFonts w:ascii="Arial"/>
                                <w:b/>
                                <w:sz w:val="15"/>
                              </w:rPr>
                              <w:t>Stif</w:t>
                            </w:r>
                            <w:proofErr w:type="spellEnd"/>
                            <w:r>
                              <w:rPr>
                                <w:rFonts w:ascii="Arial"/>
                                <w:b/>
                                <w:sz w:val="15"/>
                              </w:rPr>
                              <w:t xml:space="preserve"> spa</w:t>
                            </w:r>
                          </w:p>
                        </w:tc>
                      </w:tr>
                      <w:tr w:rsidR="0009622D">
                        <w:trPr>
                          <w:trHeight w:hRule="exact" w:val="162"/>
                        </w:trPr>
                        <w:tc>
                          <w:tcPr>
                            <w:tcW w:w="497" w:type="dxa"/>
                            <w:tcBorders>
                              <w:left w:val="single" w:sz="35" w:space="0" w:color="A6A6A6"/>
                            </w:tcBorders>
                            <w:shd w:val="clear" w:color="auto" w:fill="DBA000"/>
                          </w:tcPr>
                          <w:p w:rsidR="0009622D" w:rsidRDefault="0009622D"/>
                        </w:tc>
                      </w:tr>
                      <w:tr w:rsidR="0009622D">
                        <w:trPr>
                          <w:trHeight w:hRule="exact" w:val="799"/>
                        </w:trPr>
                        <w:tc>
                          <w:tcPr>
                            <w:tcW w:w="497" w:type="dxa"/>
                            <w:tcBorders>
                              <w:left w:val="single" w:sz="35" w:space="0" w:color="A6A6A6"/>
                            </w:tcBorders>
                          </w:tcPr>
                          <w:p w:rsidR="0009622D" w:rsidRDefault="0009622D">
                            <w:pPr>
                              <w:pStyle w:val="TableParagraph"/>
                              <w:spacing w:line="240" w:lineRule="auto"/>
                              <w:ind w:left="0"/>
                              <w:rPr>
                                <w:sz w:val="20"/>
                              </w:rPr>
                            </w:pPr>
                          </w:p>
                          <w:p w:rsidR="0009622D" w:rsidRDefault="0009622D">
                            <w:pPr>
                              <w:pStyle w:val="TableParagraph"/>
                              <w:spacing w:line="240" w:lineRule="auto"/>
                              <w:ind w:left="0"/>
                              <w:rPr>
                                <w:sz w:val="20"/>
                              </w:rPr>
                            </w:pPr>
                          </w:p>
                          <w:p w:rsidR="0009622D" w:rsidRDefault="0009622D">
                            <w:pPr>
                              <w:pStyle w:val="TableParagraph"/>
                              <w:spacing w:before="6" w:line="240" w:lineRule="auto"/>
                              <w:ind w:left="0"/>
                              <w:rPr>
                                <w:sz w:val="29"/>
                              </w:rPr>
                            </w:pPr>
                          </w:p>
                        </w:tc>
                      </w:tr>
                    </w:tbl>
                    <w:p w:rsidR="0009622D" w:rsidRDefault="0009622D">
                      <w:pPr>
                        <w:pStyle w:val="BodyText"/>
                      </w:pPr>
                    </w:p>
                  </w:txbxContent>
                </v:textbox>
                <w10:wrap anchorx="page"/>
              </v:shape>
            </w:pict>
          </mc:Fallback>
        </mc:AlternateContent>
      </w:r>
    </w:p>
    <w:p w:rsidR="00012D33" w:rsidRDefault="00F23B9E">
      <w:pPr>
        <w:pStyle w:val="BodyText"/>
        <w:spacing w:line="75" w:lineRule="exact"/>
        <w:ind w:left="3810"/>
        <w:rPr>
          <w:sz w:val="7"/>
        </w:rPr>
      </w:pPr>
      <w:r>
        <w:rPr>
          <w:noProof/>
          <w:position w:val="-1"/>
          <w:sz w:val="7"/>
        </w:rPr>
        <mc:AlternateContent>
          <mc:Choice Requires="wpg">
            <w:drawing>
              <wp:inline distT="0" distB="0" distL="0" distR="0" wp14:anchorId="11F639D6" wp14:editId="21036F0A">
                <wp:extent cx="312420" cy="48260"/>
                <wp:effectExtent l="0" t="5715" r="1905" b="3175"/>
                <wp:docPr id="1139" name="Group 1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48260"/>
                          <a:chOff x="0" y="0"/>
                          <a:chExt cx="492" cy="76"/>
                        </a:xfrm>
                      </wpg:grpSpPr>
                      <wps:wsp>
                        <wps:cNvPr id="1140" name="AutoShape 1131"/>
                        <wps:cNvSpPr>
                          <a:spLocks/>
                        </wps:cNvSpPr>
                        <wps:spPr bwMode="auto">
                          <a:xfrm>
                            <a:off x="277" y="0"/>
                            <a:ext cx="215" cy="76"/>
                          </a:xfrm>
                          <a:custGeom>
                            <a:avLst/>
                            <a:gdLst>
                              <a:gd name="T0" fmla="+- 0 352 277"/>
                              <a:gd name="T1" fmla="*/ T0 w 215"/>
                              <a:gd name="T2" fmla="*/ 0 h 76"/>
                              <a:gd name="T3" fmla="+- 0 277 277"/>
                              <a:gd name="T4" fmla="*/ T3 w 215"/>
                              <a:gd name="T5" fmla="*/ 38 h 76"/>
                              <a:gd name="T6" fmla="+- 0 352 277"/>
                              <a:gd name="T7" fmla="*/ T6 w 215"/>
                              <a:gd name="T8" fmla="*/ 75 h 76"/>
                              <a:gd name="T9" fmla="+- 0 352 277"/>
                              <a:gd name="T10" fmla="*/ T9 w 215"/>
                              <a:gd name="T11" fmla="*/ 44 h 76"/>
                              <a:gd name="T12" fmla="+- 0 340 277"/>
                              <a:gd name="T13" fmla="*/ T12 w 215"/>
                              <a:gd name="T14" fmla="*/ 44 h 76"/>
                              <a:gd name="T15" fmla="+- 0 340 277"/>
                              <a:gd name="T16" fmla="*/ T15 w 215"/>
                              <a:gd name="T17" fmla="*/ 31 h 76"/>
                              <a:gd name="T18" fmla="+- 0 352 277"/>
                              <a:gd name="T19" fmla="*/ T18 w 215"/>
                              <a:gd name="T20" fmla="*/ 31 h 76"/>
                              <a:gd name="T21" fmla="+- 0 352 277"/>
                              <a:gd name="T22" fmla="*/ T21 w 215"/>
                              <a:gd name="T23" fmla="*/ 0 h 76"/>
                              <a:gd name="T24" fmla="+- 0 352 277"/>
                              <a:gd name="T25" fmla="*/ T24 w 215"/>
                              <a:gd name="T26" fmla="*/ 31 h 76"/>
                              <a:gd name="T27" fmla="+- 0 340 277"/>
                              <a:gd name="T28" fmla="*/ T27 w 215"/>
                              <a:gd name="T29" fmla="*/ 31 h 76"/>
                              <a:gd name="T30" fmla="+- 0 340 277"/>
                              <a:gd name="T31" fmla="*/ T30 w 215"/>
                              <a:gd name="T32" fmla="*/ 44 h 76"/>
                              <a:gd name="T33" fmla="+- 0 352 277"/>
                              <a:gd name="T34" fmla="*/ T33 w 215"/>
                              <a:gd name="T35" fmla="*/ 44 h 76"/>
                              <a:gd name="T36" fmla="+- 0 352 277"/>
                              <a:gd name="T37" fmla="*/ T36 w 215"/>
                              <a:gd name="T38" fmla="*/ 31 h 76"/>
                              <a:gd name="T39" fmla="+- 0 491 277"/>
                              <a:gd name="T40" fmla="*/ T39 w 215"/>
                              <a:gd name="T41" fmla="*/ 31 h 76"/>
                              <a:gd name="T42" fmla="+- 0 352 277"/>
                              <a:gd name="T43" fmla="*/ T42 w 215"/>
                              <a:gd name="T44" fmla="*/ 31 h 76"/>
                              <a:gd name="T45" fmla="+- 0 352 277"/>
                              <a:gd name="T46" fmla="*/ T45 w 215"/>
                              <a:gd name="T47" fmla="*/ 44 h 76"/>
                              <a:gd name="T48" fmla="+- 0 491 277"/>
                              <a:gd name="T49" fmla="*/ T48 w 215"/>
                              <a:gd name="T50" fmla="*/ 44 h 76"/>
                              <a:gd name="T51" fmla="+- 0 491 277"/>
                              <a:gd name="T52" fmla="*/ T51 w 215"/>
                              <a:gd name="T53" fmla="*/ 31 h 7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Lst>
                            <a:rect l="0" t="0" r="r" b="b"/>
                            <a:pathLst>
                              <a:path w="215" h="76">
                                <a:moveTo>
                                  <a:pt x="75" y="0"/>
                                </a:moveTo>
                                <a:lnTo>
                                  <a:pt x="0" y="38"/>
                                </a:lnTo>
                                <a:lnTo>
                                  <a:pt x="75" y="75"/>
                                </a:lnTo>
                                <a:lnTo>
                                  <a:pt x="75" y="44"/>
                                </a:lnTo>
                                <a:lnTo>
                                  <a:pt x="63" y="44"/>
                                </a:lnTo>
                                <a:lnTo>
                                  <a:pt x="63" y="31"/>
                                </a:lnTo>
                                <a:lnTo>
                                  <a:pt x="75" y="31"/>
                                </a:lnTo>
                                <a:lnTo>
                                  <a:pt x="75" y="0"/>
                                </a:lnTo>
                                <a:close/>
                                <a:moveTo>
                                  <a:pt x="75" y="31"/>
                                </a:moveTo>
                                <a:lnTo>
                                  <a:pt x="63" y="31"/>
                                </a:lnTo>
                                <a:lnTo>
                                  <a:pt x="63" y="44"/>
                                </a:lnTo>
                                <a:lnTo>
                                  <a:pt x="75" y="44"/>
                                </a:lnTo>
                                <a:lnTo>
                                  <a:pt x="75" y="31"/>
                                </a:lnTo>
                                <a:close/>
                                <a:moveTo>
                                  <a:pt x="214" y="31"/>
                                </a:moveTo>
                                <a:lnTo>
                                  <a:pt x="75" y="31"/>
                                </a:lnTo>
                                <a:lnTo>
                                  <a:pt x="75" y="44"/>
                                </a:lnTo>
                                <a:lnTo>
                                  <a:pt x="214" y="44"/>
                                </a:lnTo>
                                <a:lnTo>
                                  <a:pt x="21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1" name="AutoShape 1130"/>
                        <wps:cNvSpPr>
                          <a:spLocks/>
                        </wps:cNvSpPr>
                        <wps:spPr bwMode="auto">
                          <a:xfrm>
                            <a:off x="0" y="0"/>
                            <a:ext cx="215" cy="76"/>
                          </a:xfrm>
                          <a:custGeom>
                            <a:avLst/>
                            <a:gdLst>
                              <a:gd name="T0" fmla="*/ 139 w 215"/>
                              <a:gd name="T1" fmla="*/ 44 h 76"/>
                              <a:gd name="T2" fmla="*/ 139 w 215"/>
                              <a:gd name="T3" fmla="*/ 75 h 76"/>
                              <a:gd name="T4" fmla="*/ 202 w 215"/>
                              <a:gd name="T5" fmla="*/ 44 h 76"/>
                              <a:gd name="T6" fmla="*/ 139 w 215"/>
                              <a:gd name="T7" fmla="*/ 44 h 76"/>
                              <a:gd name="T8" fmla="*/ 139 w 215"/>
                              <a:gd name="T9" fmla="*/ 31 h 76"/>
                              <a:gd name="T10" fmla="*/ 139 w 215"/>
                              <a:gd name="T11" fmla="*/ 44 h 76"/>
                              <a:gd name="T12" fmla="*/ 151 w 215"/>
                              <a:gd name="T13" fmla="*/ 44 h 76"/>
                              <a:gd name="T14" fmla="*/ 151 w 215"/>
                              <a:gd name="T15" fmla="*/ 31 h 76"/>
                              <a:gd name="T16" fmla="*/ 139 w 215"/>
                              <a:gd name="T17" fmla="*/ 31 h 76"/>
                              <a:gd name="T18" fmla="*/ 139 w 215"/>
                              <a:gd name="T19" fmla="*/ 0 h 76"/>
                              <a:gd name="T20" fmla="*/ 139 w 215"/>
                              <a:gd name="T21" fmla="*/ 31 h 76"/>
                              <a:gd name="T22" fmla="*/ 151 w 215"/>
                              <a:gd name="T23" fmla="*/ 31 h 76"/>
                              <a:gd name="T24" fmla="*/ 151 w 215"/>
                              <a:gd name="T25" fmla="*/ 44 h 76"/>
                              <a:gd name="T26" fmla="*/ 202 w 215"/>
                              <a:gd name="T27" fmla="*/ 44 h 76"/>
                              <a:gd name="T28" fmla="*/ 214 w 215"/>
                              <a:gd name="T29" fmla="*/ 38 h 76"/>
                              <a:gd name="T30" fmla="*/ 139 w 215"/>
                              <a:gd name="T31" fmla="*/ 0 h 76"/>
                              <a:gd name="T32" fmla="*/ 0 w 215"/>
                              <a:gd name="T33" fmla="*/ 31 h 76"/>
                              <a:gd name="T34" fmla="*/ 0 w 215"/>
                              <a:gd name="T35" fmla="*/ 44 h 76"/>
                              <a:gd name="T36" fmla="*/ 139 w 215"/>
                              <a:gd name="T37" fmla="*/ 44 h 76"/>
                              <a:gd name="T38" fmla="*/ 139 w 215"/>
                              <a:gd name="T39" fmla="*/ 31 h 76"/>
                              <a:gd name="T40" fmla="*/ 0 w 215"/>
                              <a:gd name="T41" fmla="*/ 31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5" h="76">
                                <a:moveTo>
                                  <a:pt x="139" y="44"/>
                                </a:moveTo>
                                <a:lnTo>
                                  <a:pt x="139" y="75"/>
                                </a:lnTo>
                                <a:lnTo>
                                  <a:pt x="202" y="44"/>
                                </a:lnTo>
                                <a:lnTo>
                                  <a:pt x="139" y="44"/>
                                </a:lnTo>
                                <a:close/>
                                <a:moveTo>
                                  <a:pt x="139" y="31"/>
                                </a:moveTo>
                                <a:lnTo>
                                  <a:pt x="139" y="44"/>
                                </a:lnTo>
                                <a:lnTo>
                                  <a:pt x="151" y="44"/>
                                </a:lnTo>
                                <a:lnTo>
                                  <a:pt x="151" y="31"/>
                                </a:lnTo>
                                <a:lnTo>
                                  <a:pt x="139" y="31"/>
                                </a:lnTo>
                                <a:close/>
                                <a:moveTo>
                                  <a:pt x="139" y="0"/>
                                </a:moveTo>
                                <a:lnTo>
                                  <a:pt x="139" y="31"/>
                                </a:lnTo>
                                <a:lnTo>
                                  <a:pt x="151" y="31"/>
                                </a:lnTo>
                                <a:lnTo>
                                  <a:pt x="151" y="44"/>
                                </a:lnTo>
                                <a:lnTo>
                                  <a:pt x="202" y="44"/>
                                </a:lnTo>
                                <a:lnTo>
                                  <a:pt x="214" y="38"/>
                                </a:lnTo>
                                <a:lnTo>
                                  <a:pt x="139" y="0"/>
                                </a:lnTo>
                                <a:close/>
                                <a:moveTo>
                                  <a:pt x="0" y="31"/>
                                </a:moveTo>
                                <a:lnTo>
                                  <a:pt x="0" y="44"/>
                                </a:lnTo>
                                <a:lnTo>
                                  <a:pt x="139" y="44"/>
                                </a:lnTo>
                                <a:lnTo>
                                  <a:pt x="139" y="31"/>
                                </a:lnTo>
                                <a:lnTo>
                                  <a:pt x="0"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80AF662" id="Group 1129" o:spid="_x0000_s1026" style="width:24.6pt;height:3.8pt;mso-position-horizontal-relative:char;mso-position-vertical-relative:line" coordsize="49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">
                <v:shape id="AutoShape 1131" o:spid="_x0000_s1027" style="position:absolute;left:277;width:215;height:76;visibility:visible;mso-wrap-style:square;v-text-anchor:top" coordsize="2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" path="m75,l,38,75,75r,-31l63,44r,-13l75,31,75,xm75,31r-12,l63,44r12,l75,31xm214,31l75,31r,13l214,44r,-13xe" fillcolor="black" stroked="f">
                  <v:path arrowok="t" o:connecttype="custom" o:connectlocs="75,0;0,38;75,75;75,44;63,44;63,31;75,31;75,0;75,31;63,31;63,44;75,44;75,31;214,31;75,31;75,44;214,44;214,31" o:connectangles="0,0,0,0,0,0,0,0,0,0,0,0,0,0,0,0,0,0"/>
                </v:shape>
                <v:shape id="AutoShape 1130" o:spid="_x0000_s1028" style="position:absolute;width:215;height:76;visibility:visible;mso-wrap-style:square;v-text-anchor:top" coordsize="2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" path="m139,44r,31l202,44r-63,xm139,31r,13l151,44r,-13l139,31xm139,r,31l151,31r,13l202,44r12,-6l139,xm,31l,44r139,l139,31,,31xe" fillcolor="black" stroked="f">
                  <v:path arrowok="t" o:connecttype="custom" o:connectlocs="139,44;139,75;202,44;139,44;139,31;139,44;151,44;151,31;139,31;139,0;139,31;151,31;151,44;202,44;214,38;139,0;0,31;0,44;139,44;139,31;0,31" o:connectangles="0,0,0,0,0,0,0,0,0,0,0,0,0,0,0,0,0,0,0,0,0"/>
                </v:shape>
                <w10:anchorlock/>
              </v:group>
            </w:pict>
          </mc:Fallback>
        </mc:AlternateContent>
      </w:r>
    </w:p>
    <w:p w:rsidR="00012D33" w:rsidRDefault="00012D33">
      <w:pPr>
        <w:pStyle w:val="BodyText"/>
        <w:spacing w:before="3"/>
        <w:rPr>
          <w:sz w:val="6"/>
        </w:rPr>
      </w:pPr>
    </w:p>
    <w:p w:rsidR="00012D33" w:rsidRDefault="00F23B9E">
      <w:pPr>
        <w:spacing w:before="96"/>
        <w:ind w:left="4404" w:right="5972"/>
        <w:jc w:val="center"/>
        <w:rPr>
          <w:rFonts w:ascii="Arial"/>
          <w:b/>
          <w:sz w:val="15"/>
        </w:rPr>
      </w:pPr>
      <w:r>
        <w:rPr>
          <w:noProof/>
        </w:rPr>
        <mc:AlternateContent>
          <mc:Choice Requires="wpg">
            <w:drawing>
              <wp:anchor distT="0" distB="0" distL="114300" distR="114300" simplePos="0" relativeHeight="251657216" behindDoc="1" locked="0" layoutInCell="1" allowOverlap="1" wp14:anchorId="08A84BE6" wp14:editId="1886EEC7">
                <wp:simplePos x="0" y="0"/>
                <wp:positionH relativeFrom="page">
                  <wp:posOffset>4108450</wp:posOffset>
                </wp:positionH>
                <wp:positionV relativeFrom="paragraph">
                  <wp:posOffset>-129540</wp:posOffset>
                </wp:positionV>
                <wp:extent cx="742315" cy="2490470"/>
                <wp:effectExtent l="3175" t="1270" r="6985" b="3810"/>
                <wp:wrapNone/>
                <wp:docPr id="1135" name="Group 1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2315" cy="2490470"/>
                          <a:chOff x="6470" y="-204"/>
                          <a:chExt cx="1169" cy="3922"/>
                        </a:xfrm>
                      </wpg:grpSpPr>
                      <wps:wsp>
                        <wps:cNvPr id="1136" name="Line 1128"/>
                        <wps:cNvCnPr>
                          <a:cxnSpLocks noChangeShapeType="1"/>
                        </wps:cNvCnPr>
                        <wps:spPr bwMode="auto">
                          <a:xfrm>
                            <a:off x="6483" y="-191"/>
                            <a:ext cx="0" cy="3896"/>
                          </a:xfrm>
                          <a:prstGeom prst="line">
                            <a:avLst/>
                          </a:prstGeom>
                          <a:noFill/>
                          <a:ln w="159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7" name="AutoShape 1127"/>
                        <wps:cNvSpPr>
                          <a:spLocks/>
                        </wps:cNvSpPr>
                        <wps:spPr bwMode="auto">
                          <a:xfrm>
                            <a:off x="6490" y="-69"/>
                            <a:ext cx="1150" cy="76"/>
                          </a:xfrm>
                          <a:custGeom>
                            <a:avLst/>
                            <a:gdLst>
                              <a:gd name="T0" fmla="+- 0 7564 6490"/>
                              <a:gd name="T1" fmla="*/ T0 w 1150"/>
                              <a:gd name="T2" fmla="+- 0 -69 -69"/>
                              <a:gd name="T3" fmla="*/ -69 h 76"/>
                              <a:gd name="T4" fmla="+- 0 7563 6490"/>
                              <a:gd name="T5" fmla="*/ T4 w 1150"/>
                              <a:gd name="T6" fmla="+- 0 -37 -69"/>
                              <a:gd name="T7" fmla="*/ -37 h 76"/>
                              <a:gd name="T8" fmla="+- 0 7576 6490"/>
                              <a:gd name="T9" fmla="*/ T8 w 1150"/>
                              <a:gd name="T10" fmla="+- 0 -37 -69"/>
                              <a:gd name="T11" fmla="*/ -37 h 76"/>
                              <a:gd name="T12" fmla="+- 0 7576 6490"/>
                              <a:gd name="T13" fmla="*/ T12 w 1150"/>
                              <a:gd name="T14" fmla="+- 0 -24 -69"/>
                              <a:gd name="T15" fmla="*/ -24 h 76"/>
                              <a:gd name="T16" fmla="+- 0 7563 6490"/>
                              <a:gd name="T17" fmla="*/ T16 w 1150"/>
                              <a:gd name="T18" fmla="+- 0 -24 -69"/>
                              <a:gd name="T19" fmla="*/ -24 h 76"/>
                              <a:gd name="T20" fmla="+- 0 7563 6490"/>
                              <a:gd name="T21" fmla="*/ T20 w 1150"/>
                              <a:gd name="T22" fmla="+- 0 7 -69"/>
                              <a:gd name="T23" fmla="*/ 7 h 76"/>
                              <a:gd name="T24" fmla="+- 0 7628 6490"/>
                              <a:gd name="T25" fmla="*/ T24 w 1150"/>
                              <a:gd name="T26" fmla="+- 0 -24 -69"/>
                              <a:gd name="T27" fmla="*/ -24 h 76"/>
                              <a:gd name="T28" fmla="+- 0 7576 6490"/>
                              <a:gd name="T29" fmla="*/ T28 w 1150"/>
                              <a:gd name="T30" fmla="+- 0 -24 -69"/>
                              <a:gd name="T31" fmla="*/ -24 h 76"/>
                              <a:gd name="T32" fmla="+- 0 7563 6490"/>
                              <a:gd name="T33" fmla="*/ T32 w 1150"/>
                              <a:gd name="T34" fmla="+- 0 -25 -69"/>
                              <a:gd name="T35" fmla="*/ -25 h 76"/>
                              <a:gd name="T36" fmla="+- 0 7628 6490"/>
                              <a:gd name="T37" fmla="*/ T36 w 1150"/>
                              <a:gd name="T38" fmla="+- 0 -25 -69"/>
                              <a:gd name="T39" fmla="*/ -25 h 76"/>
                              <a:gd name="T40" fmla="+- 0 7639 6490"/>
                              <a:gd name="T41" fmla="*/ T40 w 1150"/>
                              <a:gd name="T42" fmla="+- 0 -30 -69"/>
                              <a:gd name="T43" fmla="*/ -30 h 76"/>
                              <a:gd name="T44" fmla="+- 0 7564 6490"/>
                              <a:gd name="T45" fmla="*/ T44 w 1150"/>
                              <a:gd name="T46" fmla="+- 0 -69 -69"/>
                              <a:gd name="T47" fmla="*/ -69 h 76"/>
                              <a:gd name="T48" fmla="+- 0 7563 6490"/>
                              <a:gd name="T49" fmla="*/ T48 w 1150"/>
                              <a:gd name="T50" fmla="+- 0 -37 -69"/>
                              <a:gd name="T51" fmla="*/ -37 h 76"/>
                              <a:gd name="T52" fmla="+- 0 7563 6490"/>
                              <a:gd name="T53" fmla="*/ T52 w 1150"/>
                              <a:gd name="T54" fmla="+- 0 -25 -69"/>
                              <a:gd name="T55" fmla="*/ -25 h 76"/>
                              <a:gd name="T56" fmla="+- 0 7576 6490"/>
                              <a:gd name="T57" fmla="*/ T56 w 1150"/>
                              <a:gd name="T58" fmla="+- 0 -24 -69"/>
                              <a:gd name="T59" fmla="*/ -24 h 76"/>
                              <a:gd name="T60" fmla="+- 0 7576 6490"/>
                              <a:gd name="T61" fmla="*/ T60 w 1150"/>
                              <a:gd name="T62" fmla="+- 0 -37 -69"/>
                              <a:gd name="T63" fmla="*/ -37 h 76"/>
                              <a:gd name="T64" fmla="+- 0 7563 6490"/>
                              <a:gd name="T65" fmla="*/ T64 w 1150"/>
                              <a:gd name="T66" fmla="+- 0 -37 -69"/>
                              <a:gd name="T67" fmla="*/ -37 h 76"/>
                              <a:gd name="T68" fmla="+- 0 6490 6490"/>
                              <a:gd name="T69" fmla="*/ T68 w 1150"/>
                              <a:gd name="T70" fmla="+- 0 -53 -69"/>
                              <a:gd name="T71" fmla="*/ -53 h 76"/>
                              <a:gd name="T72" fmla="+- 0 6490 6490"/>
                              <a:gd name="T73" fmla="*/ T72 w 1150"/>
                              <a:gd name="T74" fmla="+- 0 -40 -69"/>
                              <a:gd name="T75" fmla="*/ -40 h 76"/>
                              <a:gd name="T76" fmla="+- 0 7563 6490"/>
                              <a:gd name="T77" fmla="*/ T76 w 1150"/>
                              <a:gd name="T78" fmla="+- 0 -25 -69"/>
                              <a:gd name="T79" fmla="*/ -25 h 76"/>
                              <a:gd name="T80" fmla="+- 0 7563 6490"/>
                              <a:gd name="T81" fmla="*/ T80 w 1150"/>
                              <a:gd name="T82" fmla="+- 0 -37 -69"/>
                              <a:gd name="T83" fmla="*/ -37 h 76"/>
                              <a:gd name="T84" fmla="+- 0 6490 6490"/>
                              <a:gd name="T85" fmla="*/ T84 w 1150"/>
                              <a:gd name="T86" fmla="+- 0 -53 -69"/>
                              <a:gd name="T87" fmla="*/ -53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150" h="76">
                                <a:moveTo>
                                  <a:pt x="1074" y="0"/>
                                </a:moveTo>
                                <a:lnTo>
                                  <a:pt x="1073" y="32"/>
                                </a:lnTo>
                                <a:lnTo>
                                  <a:pt x="1086" y="32"/>
                                </a:lnTo>
                                <a:lnTo>
                                  <a:pt x="1086" y="45"/>
                                </a:lnTo>
                                <a:lnTo>
                                  <a:pt x="1073" y="45"/>
                                </a:lnTo>
                                <a:lnTo>
                                  <a:pt x="1073" y="76"/>
                                </a:lnTo>
                                <a:lnTo>
                                  <a:pt x="1138" y="45"/>
                                </a:lnTo>
                                <a:lnTo>
                                  <a:pt x="1086" y="45"/>
                                </a:lnTo>
                                <a:lnTo>
                                  <a:pt x="1073" y="44"/>
                                </a:lnTo>
                                <a:lnTo>
                                  <a:pt x="1138" y="44"/>
                                </a:lnTo>
                                <a:lnTo>
                                  <a:pt x="1149" y="39"/>
                                </a:lnTo>
                                <a:lnTo>
                                  <a:pt x="1074" y="0"/>
                                </a:lnTo>
                                <a:close/>
                                <a:moveTo>
                                  <a:pt x="1073" y="32"/>
                                </a:moveTo>
                                <a:lnTo>
                                  <a:pt x="1073" y="44"/>
                                </a:lnTo>
                                <a:lnTo>
                                  <a:pt x="1086" y="45"/>
                                </a:lnTo>
                                <a:lnTo>
                                  <a:pt x="1086" y="32"/>
                                </a:lnTo>
                                <a:lnTo>
                                  <a:pt x="1073" y="32"/>
                                </a:lnTo>
                                <a:close/>
                                <a:moveTo>
                                  <a:pt x="0" y="16"/>
                                </a:moveTo>
                                <a:lnTo>
                                  <a:pt x="0" y="29"/>
                                </a:lnTo>
                                <a:lnTo>
                                  <a:pt x="1073" y="44"/>
                                </a:lnTo>
                                <a:lnTo>
                                  <a:pt x="1073" y="32"/>
                                </a:lnTo>
                                <a:lnTo>
                                  <a:pt x="0"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8" name="Text Box 1126"/>
                        <wps:cNvSpPr txBox="1">
                          <a:spLocks noChangeArrowheads="1"/>
                        </wps:cNvSpPr>
                        <wps:spPr bwMode="auto">
                          <a:xfrm>
                            <a:off x="6879" y="-202"/>
                            <a:ext cx="222"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68" w:lineRule="exact"/>
                                <w:rPr>
                                  <w:rFonts w:ascii="Arial"/>
                                  <w:b/>
                                  <w:sz w:val="15"/>
                                </w:rPr>
                              </w:pPr>
                              <w:r>
                                <w:rPr>
                                  <w:rFonts w:ascii="Arial"/>
                                  <w:b/>
                                  <w:sz w:val="15"/>
                                </w:rPr>
                                <w:t>Ra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A84BE6" id="Group 1125" o:spid="_x0000_s1316" style="position:absolute;left:0;text-align:left;margin-left:323.5pt;margin-top:-10.2pt;width:58.45pt;height:196.1pt;z-index:-251659264;mso-position-horizontal-relative:page;mso-position-vertical-relative:text" coordorigin="6470,-204" coordsize="1169,3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">
                <v:line id="Line 1128" o:spid="_x0000_s1317" style="position:absolute;visibility:visible;mso-wrap-style:square" from="6483,-191" to="6483,3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" strokeweight=".44389mm"/>
                <v:shape id="AutoShape 1127" o:spid="_x0000_s1318" style="position:absolute;left:6490;top:-69;width:1150;height:76;visibility:visible;mso-wrap-style:square;v-text-anchor:top" coordsize="1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" path="m1074,r-1,32l1086,32r,13l1073,45r,31l1138,45r-52,l1073,44r65,l1149,39,1074,xm1073,32r,12l1086,45r,-13l1073,32xm,16l,29,1073,44r,-12l,16xe" fillcolor="black" stroked="f">
                  <v:path arrowok="t" o:connecttype="custom" o:connectlocs="1074,-69;1073,-37;1086,-37;1086,-24;1073,-24;1073,7;1138,-24;1086,-24;1073,-25;1138,-25;1149,-30;1074,-69;1073,-37;1073,-25;1086,-24;1086,-37;1073,-37;0,-53;0,-40;1073,-25;1073,-37;0,-53" o:connectangles="0,0,0,0,0,0,0,0,0,0,0,0,0,0,0,0,0,0,0,0,0,0"/>
                </v:shape>
                <v:shape id="Text Box 1126" o:spid="_x0000_s1319" type="#_x0000_t202" style="position:absolute;left:6879;top:-202;width:222;height: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" filled="f" stroked="f">
                  <v:textbox inset="0,0,0,0">
                    <w:txbxContent>
                      <w:p w:rsidR="0009622D" w:rsidRDefault="0009622D">
                        <w:pPr>
                          <w:spacing w:line="168" w:lineRule="exact"/>
                          <w:rPr>
                            <w:rFonts w:ascii="Arial"/>
                            <w:b/>
                            <w:sz w:val="15"/>
                          </w:rPr>
                        </w:pPr>
                        <w:r>
                          <w:rPr>
                            <w:rFonts w:ascii="Arial"/>
                            <w:b/>
                            <w:sz w:val="15"/>
                          </w:rPr>
                          <w:t>Ra</w:t>
                        </w:r>
                      </w:p>
                    </w:txbxContent>
                  </v:textbox>
                </v:shape>
                <w10:wrap anchorx="page"/>
              </v:group>
            </w:pict>
          </mc:Fallback>
        </mc:AlternateContent>
      </w:r>
      <w:r>
        <w:rPr>
          <w:noProof/>
        </w:rPr>
        <mc:AlternateContent>
          <mc:Choice Requires="wps">
            <w:drawing>
              <wp:anchor distT="0" distB="0" distL="114300" distR="114300" simplePos="0" relativeHeight="251593728" behindDoc="0" locked="0" layoutInCell="1" allowOverlap="1" wp14:anchorId="3B747220" wp14:editId="6543D7BD">
                <wp:simplePos x="0" y="0"/>
                <wp:positionH relativeFrom="page">
                  <wp:posOffset>4468495</wp:posOffset>
                </wp:positionH>
                <wp:positionV relativeFrom="paragraph">
                  <wp:posOffset>-121285</wp:posOffset>
                </wp:positionV>
                <wp:extent cx="400050" cy="2501265"/>
                <wp:effectExtent l="1270" t="0" r="0" b="3810"/>
                <wp:wrapNone/>
                <wp:docPr id="1134" name="Text Box 1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501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516"/>
                            </w:tblGrid>
                            <w:tr w:rsidR="0009622D">
                              <w:trPr>
                                <w:trHeight w:hRule="exact" w:val="867"/>
                              </w:trPr>
                              <w:tc>
                                <w:tcPr>
                                  <w:tcW w:w="516" w:type="dxa"/>
                                  <w:tcBorders>
                                    <w:right w:val="single" w:sz="30" w:space="0" w:color="A6A6A6"/>
                                  </w:tcBorders>
                                </w:tcPr>
                                <w:p w:rsidR="0009622D" w:rsidRDefault="0009622D">
                                  <w:pPr>
                                    <w:pStyle w:val="TableParagraph"/>
                                    <w:spacing w:line="158" w:lineRule="exact"/>
                                    <w:ind w:left="5"/>
                                    <w:rPr>
                                      <w:rFonts w:ascii="Arial"/>
                                      <w:b/>
                                      <w:sz w:val="15"/>
                                    </w:rPr>
                                  </w:pPr>
                                  <w:proofErr w:type="spellStart"/>
                                  <w:r>
                                    <w:rPr>
                                      <w:rFonts w:ascii="Arial"/>
                                      <w:b/>
                                      <w:sz w:val="15"/>
                                    </w:rPr>
                                    <w:t>dius</w:t>
                                  </w:r>
                                  <w:proofErr w:type="spellEnd"/>
                                </w:p>
                              </w:tc>
                            </w:tr>
                            <w:tr w:rsidR="0009622D">
                              <w:trPr>
                                <w:trHeight w:hRule="exact" w:val="164"/>
                              </w:trPr>
                              <w:tc>
                                <w:tcPr>
                                  <w:tcW w:w="516" w:type="dxa"/>
                                  <w:tcBorders>
                                    <w:right w:val="single" w:sz="30" w:space="0" w:color="A6A6A6"/>
                                  </w:tcBorders>
                                  <w:shd w:val="clear" w:color="auto" w:fill="DBA000"/>
                                </w:tcPr>
                                <w:p w:rsidR="0009622D" w:rsidRDefault="0009622D"/>
                              </w:tc>
                            </w:tr>
                            <w:tr w:rsidR="0009622D">
                              <w:trPr>
                                <w:trHeight w:hRule="exact" w:val="1908"/>
                              </w:trPr>
                              <w:tc>
                                <w:tcPr>
                                  <w:tcW w:w="516" w:type="dxa"/>
                                  <w:tcBorders>
                                    <w:right w:val="single" w:sz="30" w:space="0" w:color="A6A6A6"/>
                                  </w:tcBorders>
                                </w:tcPr>
                                <w:p w:rsidR="0009622D" w:rsidRDefault="0009622D">
                                  <w:pPr>
                                    <w:pStyle w:val="TableParagraph"/>
                                    <w:spacing w:line="240" w:lineRule="auto"/>
                                    <w:ind w:left="0"/>
                                    <w:rPr>
                                      <w:sz w:val="20"/>
                                    </w:rPr>
                                  </w:pPr>
                                </w:p>
                                <w:p w:rsidR="0009622D" w:rsidRDefault="0009622D">
                                  <w:pPr>
                                    <w:pStyle w:val="TableParagraph"/>
                                    <w:spacing w:line="240" w:lineRule="auto"/>
                                    <w:ind w:left="0"/>
                                    <w:rPr>
                                      <w:sz w:val="20"/>
                                    </w:rPr>
                                  </w:pPr>
                                </w:p>
                                <w:p w:rsidR="0009622D" w:rsidRDefault="0009622D">
                                  <w:pPr>
                                    <w:pStyle w:val="TableParagraph"/>
                                    <w:spacing w:line="240" w:lineRule="auto"/>
                                    <w:ind w:left="0"/>
                                    <w:rPr>
                                      <w:sz w:val="20"/>
                                    </w:rPr>
                                  </w:pPr>
                                </w:p>
                                <w:p w:rsidR="0009622D" w:rsidRDefault="0009622D">
                                  <w:pPr>
                                    <w:pStyle w:val="TableParagraph"/>
                                    <w:spacing w:line="240" w:lineRule="auto"/>
                                    <w:ind w:left="0"/>
                                    <w:rPr>
                                      <w:sz w:val="20"/>
                                    </w:rPr>
                                  </w:pPr>
                                </w:p>
                                <w:p w:rsidR="0009622D" w:rsidRDefault="0009622D">
                                  <w:pPr>
                                    <w:pStyle w:val="TableParagraph"/>
                                    <w:spacing w:line="240" w:lineRule="auto"/>
                                    <w:ind w:left="0"/>
                                    <w:rPr>
                                      <w:sz w:val="20"/>
                                    </w:rPr>
                                  </w:pPr>
                                </w:p>
                                <w:p w:rsidR="0009622D" w:rsidRDefault="0009622D">
                                  <w:pPr>
                                    <w:pStyle w:val="TableParagraph"/>
                                    <w:spacing w:line="240" w:lineRule="auto"/>
                                    <w:ind w:left="0"/>
                                    <w:rPr>
                                      <w:sz w:val="20"/>
                                    </w:rPr>
                                  </w:pPr>
                                </w:p>
                                <w:p w:rsidR="0009622D" w:rsidRDefault="0009622D">
                                  <w:pPr>
                                    <w:pStyle w:val="TableParagraph"/>
                                    <w:spacing w:line="240" w:lineRule="auto"/>
                                    <w:ind w:left="0"/>
                                    <w:rPr>
                                      <w:sz w:val="20"/>
                                    </w:rPr>
                                  </w:pPr>
                                </w:p>
                                <w:p w:rsidR="0009622D" w:rsidRDefault="0009622D">
                                  <w:pPr>
                                    <w:pStyle w:val="TableParagraph"/>
                                    <w:spacing w:before="10" w:line="240" w:lineRule="auto"/>
                                    <w:ind w:left="0"/>
                                    <w:rPr>
                                      <w:sz w:val="25"/>
                                    </w:rPr>
                                  </w:pPr>
                                </w:p>
                              </w:tc>
                            </w:tr>
                            <w:tr w:rsidR="0009622D">
                              <w:trPr>
                                <w:trHeight w:hRule="exact" w:val="162"/>
                              </w:trPr>
                              <w:tc>
                                <w:tcPr>
                                  <w:tcW w:w="516" w:type="dxa"/>
                                  <w:tcBorders>
                                    <w:right w:val="single" w:sz="30" w:space="0" w:color="A6A6A6"/>
                                  </w:tcBorders>
                                  <w:shd w:val="clear" w:color="auto" w:fill="DBA000"/>
                                </w:tcPr>
                                <w:p w:rsidR="0009622D" w:rsidRDefault="0009622D"/>
                              </w:tc>
                            </w:tr>
                            <w:tr w:rsidR="0009622D">
                              <w:trPr>
                                <w:trHeight w:hRule="exact" w:val="799"/>
                              </w:trPr>
                              <w:tc>
                                <w:tcPr>
                                  <w:tcW w:w="516" w:type="dxa"/>
                                  <w:tcBorders>
                                    <w:right w:val="single" w:sz="30" w:space="0" w:color="A6A6A6"/>
                                  </w:tcBorders>
                                </w:tcPr>
                                <w:p w:rsidR="0009622D" w:rsidRDefault="0009622D">
                                  <w:pPr>
                                    <w:pStyle w:val="TableParagraph"/>
                                    <w:spacing w:line="240" w:lineRule="auto"/>
                                    <w:ind w:left="0"/>
                                    <w:rPr>
                                      <w:sz w:val="20"/>
                                    </w:rPr>
                                  </w:pPr>
                                </w:p>
                                <w:p w:rsidR="0009622D" w:rsidRDefault="0009622D">
                                  <w:pPr>
                                    <w:pStyle w:val="TableParagraph"/>
                                    <w:spacing w:line="240" w:lineRule="auto"/>
                                    <w:ind w:left="0"/>
                                    <w:rPr>
                                      <w:sz w:val="20"/>
                                    </w:rPr>
                                  </w:pPr>
                                </w:p>
                                <w:p w:rsidR="0009622D" w:rsidRDefault="0009622D">
                                  <w:pPr>
                                    <w:pStyle w:val="TableParagraph"/>
                                    <w:spacing w:before="6" w:line="240" w:lineRule="auto"/>
                                    <w:ind w:left="0"/>
                                    <w:rPr>
                                      <w:sz w:val="29"/>
                                    </w:rPr>
                                  </w:pPr>
                                </w:p>
                              </w:tc>
                            </w:tr>
                          </w:tbl>
                          <w:p w:rsidR="0009622D" w:rsidRDefault="0009622D">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747220" id="Text Box 1123" o:spid="_x0000_s1320" type="#_x0000_t202" style="position:absolute;left:0;text-align:left;margin-left:351.85pt;margin-top:-9.55pt;width:31.5pt;height:196.95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edltQIAALc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"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516"/>
                      </w:tblGrid>
                      <w:tr w:rsidR="0009622D">
                        <w:trPr>
                          <w:trHeight w:hRule="exact" w:val="867"/>
                        </w:trPr>
                        <w:tc>
                          <w:tcPr>
                            <w:tcW w:w="516" w:type="dxa"/>
                            <w:tcBorders>
                              <w:right w:val="single" w:sz="30" w:space="0" w:color="A6A6A6"/>
                            </w:tcBorders>
                          </w:tcPr>
                          <w:p w:rsidR="0009622D" w:rsidRDefault="0009622D">
                            <w:pPr>
                              <w:pStyle w:val="TableParagraph"/>
                              <w:spacing w:line="158" w:lineRule="exact"/>
                              <w:ind w:left="5"/>
                              <w:rPr>
                                <w:rFonts w:ascii="Arial"/>
                                <w:b/>
                                <w:sz w:val="15"/>
                              </w:rPr>
                            </w:pPr>
                            <w:proofErr w:type="spellStart"/>
                            <w:r>
                              <w:rPr>
                                <w:rFonts w:ascii="Arial"/>
                                <w:b/>
                                <w:sz w:val="15"/>
                              </w:rPr>
                              <w:t>dius</w:t>
                            </w:r>
                            <w:proofErr w:type="spellEnd"/>
                          </w:p>
                        </w:tc>
                      </w:tr>
                      <w:tr w:rsidR="0009622D">
                        <w:trPr>
                          <w:trHeight w:hRule="exact" w:val="164"/>
                        </w:trPr>
                        <w:tc>
                          <w:tcPr>
                            <w:tcW w:w="516" w:type="dxa"/>
                            <w:tcBorders>
                              <w:right w:val="single" w:sz="30" w:space="0" w:color="A6A6A6"/>
                            </w:tcBorders>
                            <w:shd w:val="clear" w:color="auto" w:fill="DBA000"/>
                          </w:tcPr>
                          <w:p w:rsidR="0009622D" w:rsidRDefault="0009622D"/>
                        </w:tc>
                      </w:tr>
                      <w:tr w:rsidR="0009622D">
                        <w:trPr>
                          <w:trHeight w:hRule="exact" w:val="1908"/>
                        </w:trPr>
                        <w:tc>
                          <w:tcPr>
                            <w:tcW w:w="516" w:type="dxa"/>
                            <w:tcBorders>
                              <w:right w:val="single" w:sz="30" w:space="0" w:color="A6A6A6"/>
                            </w:tcBorders>
                          </w:tcPr>
                          <w:p w:rsidR="0009622D" w:rsidRDefault="0009622D">
                            <w:pPr>
                              <w:pStyle w:val="TableParagraph"/>
                              <w:spacing w:line="240" w:lineRule="auto"/>
                              <w:ind w:left="0"/>
                              <w:rPr>
                                <w:sz w:val="20"/>
                              </w:rPr>
                            </w:pPr>
                          </w:p>
                          <w:p w:rsidR="0009622D" w:rsidRDefault="0009622D">
                            <w:pPr>
                              <w:pStyle w:val="TableParagraph"/>
                              <w:spacing w:line="240" w:lineRule="auto"/>
                              <w:ind w:left="0"/>
                              <w:rPr>
                                <w:sz w:val="20"/>
                              </w:rPr>
                            </w:pPr>
                          </w:p>
                          <w:p w:rsidR="0009622D" w:rsidRDefault="0009622D">
                            <w:pPr>
                              <w:pStyle w:val="TableParagraph"/>
                              <w:spacing w:line="240" w:lineRule="auto"/>
                              <w:ind w:left="0"/>
                              <w:rPr>
                                <w:sz w:val="20"/>
                              </w:rPr>
                            </w:pPr>
                          </w:p>
                          <w:p w:rsidR="0009622D" w:rsidRDefault="0009622D">
                            <w:pPr>
                              <w:pStyle w:val="TableParagraph"/>
                              <w:spacing w:line="240" w:lineRule="auto"/>
                              <w:ind w:left="0"/>
                              <w:rPr>
                                <w:sz w:val="20"/>
                              </w:rPr>
                            </w:pPr>
                          </w:p>
                          <w:p w:rsidR="0009622D" w:rsidRDefault="0009622D">
                            <w:pPr>
                              <w:pStyle w:val="TableParagraph"/>
                              <w:spacing w:line="240" w:lineRule="auto"/>
                              <w:ind w:left="0"/>
                              <w:rPr>
                                <w:sz w:val="20"/>
                              </w:rPr>
                            </w:pPr>
                          </w:p>
                          <w:p w:rsidR="0009622D" w:rsidRDefault="0009622D">
                            <w:pPr>
                              <w:pStyle w:val="TableParagraph"/>
                              <w:spacing w:line="240" w:lineRule="auto"/>
                              <w:ind w:left="0"/>
                              <w:rPr>
                                <w:sz w:val="20"/>
                              </w:rPr>
                            </w:pPr>
                          </w:p>
                          <w:p w:rsidR="0009622D" w:rsidRDefault="0009622D">
                            <w:pPr>
                              <w:pStyle w:val="TableParagraph"/>
                              <w:spacing w:line="240" w:lineRule="auto"/>
                              <w:ind w:left="0"/>
                              <w:rPr>
                                <w:sz w:val="20"/>
                              </w:rPr>
                            </w:pPr>
                          </w:p>
                          <w:p w:rsidR="0009622D" w:rsidRDefault="0009622D">
                            <w:pPr>
                              <w:pStyle w:val="TableParagraph"/>
                              <w:spacing w:before="10" w:line="240" w:lineRule="auto"/>
                              <w:ind w:left="0"/>
                              <w:rPr>
                                <w:sz w:val="25"/>
                              </w:rPr>
                            </w:pPr>
                          </w:p>
                        </w:tc>
                      </w:tr>
                      <w:tr w:rsidR="0009622D">
                        <w:trPr>
                          <w:trHeight w:hRule="exact" w:val="162"/>
                        </w:trPr>
                        <w:tc>
                          <w:tcPr>
                            <w:tcW w:w="516" w:type="dxa"/>
                            <w:tcBorders>
                              <w:right w:val="single" w:sz="30" w:space="0" w:color="A6A6A6"/>
                            </w:tcBorders>
                            <w:shd w:val="clear" w:color="auto" w:fill="DBA000"/>
                          </w:tcPr>
                          <w:p w:rsidR="0009622D" w:rsidRDefault="0009622D"/>
                        </w:tc>
                      </w:tr>
                      <w:tr w:rsidR="0009622D">
                        <w:trPr>
                          <w:trHeight w:hRule="exact" w:val="799"/>
                        </w:trPr>
                        <w:tc>
                          <w:tcPr>
                            <w:tcW w:w="516" w:type="dxa"/>
                            <w:tcBorders>
                              <w:right w:val="single" w:sz="30" w:space="0" w:color="A6A6A6"/>
                            </w:tcBorders>
                          </w:tcPr>
                          <w:p w:rsidR="0009622D" w:rsidRDefault="0009622D">
                            <w:pPr>
                              <w:pStyle w:val="TableParagraph"/>
                              <w:spacing w:line="240" w:lineRule="auto"/>
                              <w:ind w:left="0"/>
                              <w:rPr>
                                <w:sz w:val="20"/>
                              </w:rPr>
                            </w:pPr>
                          </w:p>
                          <w:p w:rsidR="0009622D" w:rsidRDefault="0009622D">
                            <w:pPr>
                              <w:pStyle w:val="TableParagraph"/>
                              <w:spacing w:line="240" w:lineRule="auto"/>
                              <w:ind w:left="0"/>
                              <w:rPr>
                                <w:sz w:val="20"/>
                              </w:rPr>
                            </w:pPr>
                          </w:p>
                          <w:p w:rsidR="0009622D" w:rsidRDefault="0009622D">
                            <w:pPr>
                              <w:pStyle w:val="TableParagraph"/>
                              <w:spacing w:before="6" w:line="240" w:lineRule="auto"/>
                              <w:ind w:left="0"/>
                              <w:rPr>
                                <w:sz w:val="29"/>
                              </w:rPr>
                            </w:pPr>
                          </w:p>
                        </w:tc>
                      </w:tr>
                    </w:tbl>
                    <w:p w:rsidR="0009622D" w:rsidRDefault="0009622D">
                      <w:pPr>
                        <w:pStyle w:val="BodyText"/>
                      </w:pPr>
                    </w:p>
                  </w:txbxContent>
                </v:textbox>
                <w10:wrap anchorx="page"/>
              </v:shape>
            </w:pict>
          </mc:Fallback>
        </mc:AlternateContent>
      </w:r>
      <w:bookmarkStart w:id="108" w:name="_bookmark11"/>
      <w:bookmarkEnd w:id="108"/>
      <w:proofErr w:type="spellStart"/>
      <w:r w:rsidR="0009622D">
        <w:rPr>
          <w:rFonts w:ascii="Arial"/>
          <w:b/>
          <w:sz w:val="15"/>
        </w:rPr>
        <w:t>ess</w:t>
      </w:r>
      <w:proofErr w:type="spellEnd"/>
    </w:p>
    <w:p w:rsidR="00012D33" w:rsidRDefault="00012D33">
      <w:pPr>
        <w:pStyle w:val="BodyText"/>
        <w:spacing w:before="5"/>
        <w:rPr>
          <w:rFonts w:ascii="Arial"/>
          <w:b/>
          <w:sz w:val="14"/>
        </w:rPr>
      </w:pPr>
    </w:p>
    <w:p w:rsidR="00012D33" w:rsidRDefault="00F23B9E">
      <w:pPr>
        <w:spacing w:line="137" w:lineRule="exact"/>
        <w:ind w:left="6669"/>
        <w:rPr>
          <w:rFonts w:ascii="Arial"/>
          <w:b/>
          <w:sz w:val="13"/>
        </w:rPr>
      </w:pPr>
      <w:r>
        <w:rPr>
          <w:noProof/>
        </w:rPr>
        <mc:AlternateContent>
          <mc:Choice Requires="wpg">
            <w:drawing>
              <wp:anchor distT="0" distB="0" distL="114300" distR="114300" simplePos="0" relativeHeight="251656192" behindDoc="1" locked="0" layoutInCell="1" allowOverlap="1" wp14:anchorId="7D4AF89C" wp14:editId="41655D81">
                <wp:simplePos x="0" y="0"/>
                <wp:positionH relativeFrom="page">
                  <wp:posOffset>1322070</wp:posOffset>
                </wp:positionH>
                <wp:positionV relativeFrom="paragraph">
                  <wp:posOffset>28575</wp:posOffset>
                </wp:positionV>
                <wp:extent cx="1420495" cy="1991995"/>
                <wp:effectExtent l="7620" t="0" r="10160" b="1270"/>
                <wp:wrapNone/>
                <wp:docPr id="1115" name="Group 1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0495" cy="1991995"/>
                          <a:chOff x="2082" y="45"/>
                          <a:chExt cx="2237" cy="3137"/>
                        </a:xfrm>
                      </wpg:grpSpPr>
                      <pic:pic xmlns:pic="http://schemas.openxmlformats.org/drawingml/2006/picture">
                        <pic:nvPicPr>
                          <pic:cNvPr id="1116" name="Picture 112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2312" y="957"/>
                            <a:ext cx="416"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7" name="Rectangle 1121"/>
                        <wps:cNvSpPr>
                          <a:spLocks noChangeArrowheads="1"/>
                        </wps:cNvSpPr>
                        <wps:spPr bwMode="auto">
                          <a:xfrm>
                            <a:off x="2312" y="957"/>
                            <a:ext cx="416" cy="1451"/>
                          </a:xfrm>
                          <a:prstGeom prst="rect">
                            <a:avLst/>
                          </a:prstGeom>
                          <a:noFill/>
                          <a:ln w="677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18" name="Picture 112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2312" y="2408"/>
                            <a:ext cx="416"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9" name="Rectangle 1119"/>
                        <wps:cNvSpPr>
                          <a:spLocks noChangeArrowheads="1"/>
                        </wps:cNvSpPr>
                        <wps:spPr bwMode="auto">
                          <a:xfrm>
                            <a:off x="2312" y="2408"/>
                            <a:ext cx="416" cy="448"/>
                          </a:xfrm>
                          <a:prstGeom prst="rect">
                            <a:avLst/>
                          </a:prstGeom>
                          <a:noFill/>
                          <a:ln w="677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0" name="Picture 111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2312" y="2856"/>
                            <a:ext cx="416"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1" name="Rectangle 1117"/>
                        <wps:cNvSpPr>
                          <a:spLocks noChangeArrowheads="1"/>
                        </wps:cNvSpPr>
                        <wps:spPr bwMode="auto">
                          <a:xfrm>
                            <a:off x="2312" y="2856"/>
                            <a:ext cx="416" cy="320"/>
                          </a:xfrm>
                          <a:prstGeom prst="rect">
                            <a:avLst/>
                          </a:prstGeom>
                          <a:noFill/>
                          <a:ln w="677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2" name="Freeform 1116"/>
                        <wps:cNvSpPr>
                          <a:spLocks/>
                        </wps:cNvSpPr>
                        <wps:spPr bwMode="auto">
                          <a:xfrm>
                            <a:off x="2301" y="552"/>
                            <a:ext cx="438" cy="406"/>
                          </a:xfrm>
                          <a:custGeom>
                            <a:avLst/>
                            <a:gdLst>
                              <a:gd name="T0" fmla="+- 0 2637 2301"/>
                              <a:gd name="T1" fmla="*/ T0 w 438"/>
                              <a:gd name="T2" fmla="+- 0 552 552"/>
                              <a:gd name="T3" fmla="*/ 552 h 406"/>
                              <a:gd name="T4" fmla="+- 0 2402 2301"/>
                              <a:gd name="T5" fmla="*/ T4 w 438"/>
                              <a:gd name="T6" fmla="+- 0 552 552"/>
                              <a:gd name="T7" fmla="*/ 552 h 406"/>
                              <a:gd name="T8" fmla="+- 0 2301 2301"/>
                              <a:gd name="T9" fmla="*/ T8 w 438"/>
                              <a:gd name="T10" fmla="+- 0 957 552"/>
                              <a:gd name="T11" fmla="*/ 957 h 406"/>
                              <a:gd name="T12" fmla="+- 0 2738 2301"/>
                              <a:gd name="T13" fmla="*/ T12 w 438"/>
                              <a:gd name="T14" fmla="+- 0 957 552"/>
                              <a:gd name="T15" fmla="*/ 957 h 406"/>
                              <a:gd name="T16" fmla="+- 0 2637 2301"/>
                              <a:gd name="T17" fmla="*/ T16 w 438"/>
                              <a:gd name="T18" fmla="+- 0 552 552"/>
                              <a:gd name="T19" fmla="*/ 552 h 406"/>
                            </a:gdLst>
                            <a:ahLst/>
                            <a:cxnLst>
                              <a:cxn ang="0">
                                <a:pos x="T1" y="T3"/>
                              </a:cxn>
                              <a:cxn ang="0">
                                <a:pos x="T5" y="T7"/>
                              </a:cxn>
                              <a:cxn ang="0">
                                <a:pos x="T9" y="T11"/>
                              </a:cxn>
                              <a:cxn ang="0">
                                <a:pos x="T13" y="T15"/>
                              </a:cxn>
                              <a:cxn ang="0">
                                <a:pos x="T17" y="T19"/>
                              </a:cxn>
                            </a:cxnLst>
                            <a:rect l="0" t="0" r="r" b="b"/>
                            <a:pathLst>
                              <a:path w="438" h="406">
                                <a:moveTo>
                                  <a:pt x="336" y="0"/>
                                </a:moveTo>
                                <a:lnTo>
                                  <a:pt x="101" y="0"/>
                                </a:lnTo>
                                <a:lnTo>
                                  <a:pt x="0" y="405"/>
                                </a:lnTo>
                                <a:lnTo>
                                  <a:pt x="437" y="405"/>
                                </a:lnTo>
                                <a:lnTo>
                                  <a:pt x="336"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3" name="Freeform 1115"/>
                        <wps:cNvSpPr>
                          <a:spLocks/>
                        </wps:cNvSpPr>
                        <wps:spPr bwMode="auto">
                          <a:xfrm>
                            <a:off x="2301" y="552"/>
                            <a:ext cx="438" cy="406"/>
                          </a:xfrm>
                          <a:custGeom>
                            <a:avLst/>
                            <a:gdLst>
                              <a:gd name="T0" fmla="+- 0 2301 2301"/>
                              <a:gd name="T1" fmla="*/ T0 w 438"/>
                              <a:gd name="T2" fmla="+- 0 957 552"/>
                              <a:gd name="T3" fmla="*/ 957 h 406"/>
                              <a:gd name="T4" fmla="+- 0 2402 2301"/>
                              <a:gd name="T5" fmla="*/ T4 w 438"/>
                              <a:gd name="T6" fmla="+- 0 552 552"/>
                              <a:gd name="T7" fmla="*/ 552 h 406"/>
                              <a:gd name="T8" fmla="+- 0 2637 2301"/>
                              <a:gd name="T9" fmla="*/ T8 w 438"/>
                              <a:gd name="T10" fmla="+- 0 552 552"/>
                              <a:gd name="T11" fmla="*/ 552 h 406"/>
                              <a:gd name="T12" fmla="+- 0 2738 2301"/>
                              <a:gd name="T13" fmla="*/ T12 w 438"/>
                              <a:gd name="T14" fmla="+- 0 957 552"/>
                              <a:gd name="T15" fmla="*/ 957 h 406"/>
                              <a:gd name="T16" fmla="+- 0 2301 2301"/>
                              <a:gd name="T17" fmla="*/ T16 w 438"/>
                              <a:gd name="T18" fmla="+- 0 957 552"/>
                              <a:gd name="T19" fmla="*/ 957 h 406"/>
                            </a:gdLst>
                            <a:ahLst/>
                            <a:cxnLst>
                              <a:cxn ang="0">
                                <a:pos x="T1" y="T3"/>
                              </a:cxn>
                              <a:cxn ang="0">
                                <a:pos x="T5" y="T7"/>
                              </a:cxn>
                              <a:cxn ang="0">
                                <a:pos x="T9" y="T11"/>
                              </a:cxn>
                              <a:cxn ang="0">
                                <a:pos x="T13" y="T15"/>
                              </a:cxn>
                              <a:cxn ang="0">
                                <a:pos x="T17" y="T19"/>
                              </a:cxn>
                            </a:cxnLst>
                            <a:rect l="0" t="0" r="r" b="b"/>
                            <a:pathLst>
                              <a:path w="438" h="406">
                                <a:moveTo>
                                  <a:pt x="0" y="405"/>
                                </a:moveTo>
                                <a:lnTo>
                                  <a:pt x="101" y="0"/>
                                </a:lnTo>
                                <a:lnTo>
                                  <a:pt x="336" y="0"/>
                                </a:lnTo>
                                <a:lnTo>
                                  <a:pt x="437" y="405"/>
                                </a:lnTo>
                                <a:lnTo>
                                  <a:pt x="0" y="405"/>
                                </a:lnTo>
                                <a:close/>
                              </a:path>
                            </a:pathLst>
                          </a:custGeom>
                          <a:noFill/>
                          <a:ln w="67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4" name="Picture 111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2402" y="45"/>
                            <a:ext cx="235" cy="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5" name="Rectangle 1113"/>
                        <wps:cNvSpPr>
                          <a:spLocks noChangeArrowheads="1"/>
                        </wps:cNvSpPr>
                        <wps:spPr bwMode="auto">
                          <a:xfrm>
                            <a:off x="3314" y="669"/>
                            <a:ext cx="992" cy="864"/>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6" name="Line 1112"/>
                        <wps:cNvCnPr>
                          <a:cxnSpLocks noChangeShapeType="1"/>
                        </wps:cNvCnPr>
                        <wps:spPr bwMode="auto">
                          <a:xfrm>
                            <a:off x="3314" y="1490"/>
                            <a:ext cx="999" cy="0"/>
                          </a:xfrm>
                          <a:prstGeom prst="line">
                            <a:avLst/>
                          </a:prstGeom>
                          <a:noFill/>
                          <a:ln w="6773">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27" name="Line 1111"/>
                        <wps:cNvCnPr>
                          <a:cxnSpLocks noChangeShapeType="1"/>
                        </wps:cNvCnPr>
                        <wps:spPr bwMode="auto">
                          <a:xfrm>
                            <a:off x="2738" y="977"/>
                            <a:ext cx="578" cy="0"/>
                          </a:xfrm>
                          <a:prstGeom prst="line">
                            <a:avLst/>
                          </a:prstGeom>
                          <a:noFill/>
                          <a:ln w="67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8" name="Line 1110"/>
                        <wps:cNvCnPr>
                          <a:cxnSpLocks noChangeShapeType="1"/>
                        </wps:cNvCnPr>
                        <wps:spPr bwMode="auto">
                          <a:xfrm>
                            <a:off x="2738" y="1288"/>
                            <a:ext cx="562" cy="251"/>
                          </a:xfrm>
                          <a:prstGeom prst="line">
                            <a:avLst/>
                          </a:prstGeom>
                          <a:noFill/>
                          <a:ln w="67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9" name="Line 1109"/>
                        <wps:cNvCnPr>
                          <a:cxnSpLocks noChangeShapeType="1"/>
                        </wps:cNvCnPr>
                        <wps:spPr bwMode="auto">
                          <a:xfrm>
                            <a:off x="3314" y="1181"/>
                            <a:ext cx="999" cy="0"/>
                          </a:xfrm>
                          <a:prstGeom prst="line">
                            <a:avLst/>
                          </a:prstGeom>
                          <a:noFill/>
                          <a:ln w="6773">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30" name="AutoShape 1108"/>
                        <wps:cNvSpPr>
                          <a:spLocks/>
                        </wps:cNvSpPr>
                        <wps:spPr bwMode="auto">
                          <a:xfrm>
                            <a:off x="2184" y="50"/>
                            <a:ext cx="619" cy="3128"/>
                          </a:xfrm>
                          <a:custGeom>
                            <a:avLst/>
                            <a:gdLst>
                              <a:gd name="T0" fmla="+- 0 2242 2184"/>
                              <a:gd name="T1" fmla="*/ T0 w 619"/>
                              <a:gd name="T2" fmla="+- 0 1010 50"/>
                              <a:gd name="T3" fmla="*/ 1010 h 3128"/>
                              <a:gd name="T4" fmla="+- 0 2184 2184"/>
                              <a:gd name="T5" fmla="*/ T4 w 619"/>
                              <a:gd name="T6" fmla="+- 0 1021 50"/>
                              <a:gd name="T7" fmla="*/ 1021 h 3128"/>
                              <a:gd name="T8" fmla="+- 0 2210 2184"/>
                              <a:gd name="T9" fmla="*/ T8 w 619"/>
                              <a:gd name="T10" fmla="+- 0 2659 50"/>
                              <a:gd name="T11" fmla="*/ 2659 h 3128"/>
                              <a:gd name="T12" fmla="+- 0 2214 2184"/>
                              <a:gd name="T13" fmla="*/ T12 w 619"/>
                              <a:gd name="T14" fmla="+- 0 2720 50"/>
                              <a:gd name="T15" fmla="*/ 2720 h 3128"/>
                              <a:gd name="T16" fmla="+- 0 2210 2184"/>
                              <a:gd name="T17" fmla="*/ T16 w 619"/>
                              <a:gd name="T18" fmla="+- 0 2781 50"/>
                              <a:gd name="T19" fmla="*/ 2781 h 3128"/>
                              <a:gd name="T20" fmla="+- 0 2184 2184"/>
                              <a:gd name="T21" fmla="*/ T20 w 619"/>
                              <a:gd name="T22" fmla="+- 0 3114 50"/>
                              <a:gd name="T23" fmla="*/ 3114 h 3128"/>
                              <a:gd name="T24" fmla="+- 0 2242 2184"/>
                              <a:gd name="T25" fmla="*/ T24 w 619"/>
                              <a:gd name="T26" fmla="+- 0 3124 50"/>
                              <a:gd name="T27" fmla="*/ 3124 h 3128"/>
                              <a:gd name="T28" fmla="+- 0 2221 2184"/>
                              <a:gd name="T29" fmla="*/ T28 w 619"/>
                              <a:gd name="T30" fmla="+- 0 3114 50"/>
                              <a:gd name="T31" fmla="*/ 3114 h 3128"/>
                              <a:gd name="T32" fmla="+- 0 2248 2184"/>
                              <a:gd name="T33" fmla="*/ T32 w 619"/>
                              <a:gd name="T34" fmla="+- 0 2781 50"/>
                              <a:gd name="T35" fmla="*/ 2781 h 3128"/>
                              <a:gd name="T36" fmla="+- 0 2217 2184"/>
                              <a:gd name="T37" fmla="*/ T36 w 619"/>
                              <a:gd name="T38" fmla="+- 0 2720 50"/>
                              <a:gd name="T39" fmla="*/ 2720 h 3128"/>
                              <a:gd name="T40" fmla="+- 0 2248 2184"/>
                              <a:gd name="T41" fmla="*/ T40 w 619"/>
                              <a:gd name="T42" fmla="+- 0 2659 50"/>
                              <a:gd name="T43" fmla="*/ 2659 h 3128"/>
                              <a:gd name="T44" fmla="+- 0 2221 2184"/>
                              <a:gd name="T45" fmla="*/ T44 w 619"/>
                              <a:gd name="T46" fmla="+- 0 1021 50"/>
                              <a:gd name="T47" fmla="*/ 1021 h 3128"/>
                              <a:gd name="T48" fmla="+- 0 2248 2184"/>
                              <a:gd name="T49" fmla="*/ T48 w 619"/>
                              <a:gd name="T50" fmla="+- 0 349 50"/>
                              <a:gd name="T51" fmla="*/ 349 h 3128"/>
                              <a:gd name="T52" fmla="+- 0 2216 2184"/>
                              <a:gd name="T53" fmla="*/ T52 w 619"/>
                              <a:gd name="T54" fmla="+- 0 285 50"/>
                              <a:gd name="T55" fmla="*/ 285 h 3128"/>
                              <a:gd name="T56" fmla="+- 0 2210 2184"/>
                              <a:gd name="T57" fmla="*/ T56 w 619"/>
                              <a:gd name="T58" fmla="+- 0 349 50"/>
                              <a:gd name="T59" fmla="*/ 349 h 3128"/>
                              <a:gd name="T60" fmla="+- 0 2184 2184"/>
                              <a:gd name="T61" fmla="*/ T60 w 619"/>
                              <a:gd name="T62" fmla="+- 0 482 50"/>
                              <a:gd name="T63" fmla="*/ 482 h 3128"/>
                              <a:gd name="T64" fmla="+- 0 2184 2184"/>
                              <a:gd name="T65" fmla="*/ T64 w 619"/>
                              <a:gd name="T66" fmla="+- 0 605 50"/>
                              <a:gd name="T67" fmla="*/ 605 h 3128"/>
                              <a:gd name="T68" fmla="+- 0 2210 2184"/>
                              <a:gd name="T69" fmla="*/ T68 w 619"/>
                              <a:gd name="T70" fmla="+- 0 883 50"/>
                              <a:gd name="T71" fmla="*/ 883 h 3128"/>
                              <a:gd name="T72" fmla="+- 0 2216 2184"/>
                              <a:gd name="T73" fmla="*/ T72 w 619"/>
                              <a:gd name="T74" fmla="+- 0 947 50"/>
                              <a:gd name="T75" fmla="*/ 947 h 3128"/>
                              <a:gd name="T76" fmla="+- 0 2248 2184"/>
                              <a:gd name="T77" fmla="*/ T76 w 619"/>
                              <a:gd name="T78" fmla="+- 0 883 50"/>
                              <a:gd name="T79" fmla="*/ 883 h 3128"/>
                              <a:gd name="T80" fmla="+- 0 2221 2184"/>
                              <a:gd name="T81" fmla="*/ T80 w 619"/>
                              <a:gd name="T82" fmla="+- 0 605 50"/>
                              <a:gd name="T83" fmla="*/ 605 h 3128"/>
                              <a:gd name="T84" fmla="+- 0 2242 2184"/>
                              <a:gd name="T85" fmla="*/ T84 w 619"/>
                              <a:gd name="T86" fmla="+- 0 594 50"/>
                              <a:gd name="T87" fmla="*/ 594 h 3128"/>
                              <a:gd name="T88" fmla="+- 0 2242 2184"/>
                              <a:gd name="T89" fmla="*/ T88 w 619"/>
                              <a:gd name="T90" fmla="+- 0 493 50"/>
                              <a:gd name="T91" fmla="*/ 493 h 3128"/>
                              <a:gd name="T92" fmla="+- 0 2221 2184"/>
                              <a:gd name="T93" fmla="*/ T92 w 619"/>
                              <a:gd name="T94" fmla="+- 0 482 50"/>
                              <a:gd name="T95" fmla="*/ 482 h 3128"/>
                              <a:gd name="T96" fmla="+- 0 2248 2184"/>
                              <a:gd name="T97" fmla="*/ T96 w 619"/>
                              <a:gd name="T98" fmla="+- 0 349 50"/>
                              <a:gd name="T99" fmla="*/ 349 h 3128"/>
                              <a:gd name="T100" fmla="+- 0 2242 2184"/>
                              <a:gd name="T101" fmla="*/ T100 w 619"/>
                              <a:gd name="T102" fmla="+- 0 104 50"/>
                              <a:gd name="T103" fmla="*/ 104 h 3128"/>
                              <a:gd name="T104" fmla="+- 0 2184 2184"/>
                              <a:gd name="T105" fmla="*/ T104 w 619"/>
                              <a:gd name="T106" fmla="+- 0 114 50"/>
                              <a:gd name="T107" fmla="*/ 114 h 3128"/>
                              <a:gd name="T108" fmla="+- 0 2210 2184"/>
                              <a:gd name="T109" fmla="*/ T108 w 619"/>
                              <a:gd name="T110" fmla="+- 0 203 50"/>
                              <a:gd name="T111" fmla="*/ 203 h 3128"/>
                              <a:gd name="T112" fmla="+- 0 2216 2184"/>
                              <a:gd name="T113" fmla="*/ T112 w 619"/>
                              <a:gd name="T114" fmla="+- 0 267 50"/>
                              <a:gd name="T115" fmla="*/ 267 h 3128"/>
                              <a:gd name="T116" fmla="+- 0 2248 2184"/>
                              <a:gd name="T117" fmla="*/ T116 w 619"/>
                              <a:gd name="T118" fmla="+- 0 203 50"/>
                              <a:gd name="T119" fmla="*/ 203 h 3128"/>
                              <a:gd name="T120" fmla="+- 0 2221 2184"/>
                              <a:gd name="T121" fmla="*/ T120 w 619"/>
                              <a:gd name="T122" fmla="+- 0 114 50"/>
                              <a:gd name="T123" fmla="*/ 114 h 3128"/>
                              <a:gd name="T124" fmla="+- 0 2636 2184"/>
                              <a:gd name="T125" fmla="*/ T124 w 619"/>
                              <a:gd name="T126" fmla="+- 0 264 50"/>
                              <a:gd name="T127" fmla="*/ 264 h 3128"/>
                              <a:gd name="T128" fmla="+- 0 2572 2184"/>
                              <a:gd name="T129" fmla="*/ T128 w 619"/>
                              <a:gd name="T130" fmla="+- 0 258 50"/>
                              <a:gd name="T131" fmla="*/ 258 h 3128"/>
                              <a:gd name="T132" fmla="+- 0 2450 2184"/>
                              <a:gd name="T133" fmla="*/ T132 w 619"/>
                              <a:gd name="T134" fmla="+- 0 232 50"/>
                              <a:gd name="T135" fmla="*/ 232 h 3128"/>
                              <a:gd name="T136" fmla="+- 0 2450 2184"/>
                              <a:gd name="T137" fmla="*/ T136 w 619"/>
                              <a:gd name="T138" fmla="+- 0 296 50"/>
                              <a:gd name="T139" fmla="*/ 296 h 3128"/>
                              <a:gd name="T140" fmla="+- 0 2572 2184"/>
                              <a:gd name="T141" fmla="*/ T140 w 619"/>
                              <a:gd name="T142" fmla="+- 0 269 50"/>
                              <a:gd name="T143" fmla="*/ 269 h 3128"/>
                              <a:gd name="T144" fmla="+- 0 2625 2184"/>
                              <a:gd name="T145" fmla="*/ T144 w 619"/>
                              <a:gd name="T146" fmla="+- 0 269 50"/>
                              <a:gd name="T147" fmla="*/ 269 h 3128"/>
                              <a:gd name="T148" fmla="+- 0 2802 2184"/>
                              <a:gd name="T149" fmla="*/ T148 w 619"/>
                              <a:gd name="T150" fmla="+- 0 2920 50"/>
                              <a:gd name="T151" fmla="*/ 2920 h 3128"/>
                              <a:gd name="T152" fmla="+- 0 2770 2184"/>
                              <a:gd name="T153" fmla="*/ T152 w 619"/>
                              <a:gd name="T154" fmla="+- 0 2856 50"/>
                              <a:gd name="T155" fmla="*/ 2856 h 3128"/>
                              <a:gd name="T156" fmla="+- 0 2765 2184"/>
                              <a:gd name="T157" fmla="*/ T156 w 619"/>
                              <a:gd name="T158" fmla="+- 0 2920 50"/>
                              <a:gd name="T159" fmla="*/ 2920 h 3128"/>
                              <a:gd name="T160" fmla="+- 0 2738 2184"/>
                              <a:gd name="T161" fmla="*/ T160 w 619"/>
                              <a:gd name="T162" fmla="+- 0 3106 50"/>
                              <a:gd name="T163" fmla="*/ 3106 h 3128"/>
                              <a:gd name="T164" fmla="+- 0 2797 2184"/>
                              <a:gd name="T165" fmla="*/ T164 w 619"/>
                              <a:gd name="T166" fmla="+- 0 3117 50"/>
                              <a:gd name="T167" fmla="*/ 3117 h 3128"/>
                              <a:gd name="T168" fmla="+- 0 2776 2184"/>
                              <a:gd name="T169" fmla="*/ T168 w 619"/>
                              <a:gd name="T170" fmla="+- 0 3106 50"/>
                              <a:gd name="T171" fmla="*/ 3106 h 3128"/>
                              <a:gd name="T172" fmla="+- 0 2802 2184"/>
                              <a:gd name="T173" fmla="*/ T172 w 619"/>
                              <a:gd name="T174" fmla="+- 0 2920 50"/>
                              <a:gd name="T175" fmla="*/ 2920 h 3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619" h="3128">
                                <a:moveTo>
                                  <a:pt x="64" y="971"/>
                                </a:moveTo>
                                <a:lnTo>
                                  <a:pt x="58" y="960"/>
                                </a:lnTo>
                                <a:lnTo>
                                  <a:pt x="32" y="907"/>
                                </a:lnTo>
                                <a:lnTo>
                                  <a:pt x="0" y="971"/>
                                </a:lnTo>
                                <a:lnTo>
                                  <a:pt x="26" y="971"/>
                                </a:lnTo>
                                <a:lnTo>
                                  <a:pt x="26" y="2609"/>
                                </a:lnTo>
                                <a:lnTo>
                                  <a:pt x="0" y="2609"/>
                                </a:lnTo>
                                <a:lnTo>
                                  <a:pt x="30" y="2670"/>
                                </a:lnTo>
                                <a:lnTo>
                                  <a:pt x="0" y="2731"/>
                                </a:lnTo>
                                <a:lnTo>
                                  <a:pt x="26" y="2731"/>
                                </a:lnTo>
                                <a:lnTo>
                                  <a:pt x="26" y="3064"/>
                                </a:lnTo>
                                <a:lnTo>
                                  <a:pt x="0" y="3064"/>
                                </a:lnTo>
                                <a:lnTo>
                                  <a:pt x="32" y="3128"/>
                                </a:lnTo>
                                <a:lnTo>
                                  <a:pt x="58" y="3074"/>
                                </a:lnTo>
                                <a:lnTo>
                                  <a:pt x="64" y="3064"/>
                                </a:lnTo>
                                <a:lnTo>
                                  <a:pt x="37" y="3064"/>
                                </a:lnTo>
                                <a:lnTo>
                                  <a:pt x="37" y="2731"/>
                                </a:lnTo>
                                <a:lnTo>
                                  <a:pt x="64" y="2731"/>
                                </a:lnTo>
                                <a:lnTo>
                                  <a:pt x="58" y="2720"/>
                                </a:lnTo>
                                <a:lnTo>
                                  <a:pt x="33" y="2670"/>
                                </a:lnTo>
                                <a:lnTo>
                                  <a:pt x="58" y="2620"/>
                                </a:lnTo>
                                <a:lnTo>
                                  <a:pt x="64" y="2609"/>
                                </a:lnTo>
                                <a:lnTo>
                                  <a:pt x="37" y="2609"/>
                                </a:lnTo>
                                <a:lnTo>
                                  <a:pt x="37" y="971"/>
                                </a:lnTo>
                                <a:lnTo>
                                  <a:pt x="64" y="971"/>
                                </a:lnTo>
                                <a:moveTo>
                                  <a:pt x="64" y="299"/>
                                </a:moveTo>
                                <a:lnTo>
                                  <a:pt x="58" y="288"/>
                                </a:lnTo>
                                <a:lnTo>
                                  <a:pt x="32" y="235"/>
                                </a:lnTo>
                                <a:lnTo>
                                  <a:pt x="0" y="299"/>
                                </a:lnTo>
                                <a:lnTo>
                                  <a:pt x="26" y="299"/>
                                </a:lnTo>
                                <a:lnTo>
                                  <a:pt x="26" y="432"/>
                                </a:lnTo>
                                <a:lnTo>
                                  <a:pt x="0" y="432"/>
                                </a:lnTo>
                                <a:lnTo>
                                  <a:pt x="30" y="494"/>
                                </a:lnTo>
                                <a:lnTo>
                                  <a:pt x="0" y="555"/>
                                </a:lnTo>
                                <a:lnTo>
                                  <a:pt x="26" y="555"/>
                                </a:lnTo>
                                <a:lnTo>
                                  <a:pt x="26" y="833"/>
                                </a:lnTo>
                                <a:lnTo>
                                  <a:pt x="0" y="833"/>
                                </a:lnTo>
                                <a:lnTo>
                                  <a:pt x="32" y="897"/>
                                </a:lnTo>
                                <a:lnTo>
                                  <a:pt x="58" y="844"/>
                                </a:lnTo>
                                <a:lnTo>
                                  <a:pt x="64" y="833"/>
                                </a:lnTo>
                                <a:lnTo>
                                  <a:pt x="37" y="833"/>
                                </a:lnTo>
                                <a:lnTo>
                                  <a:pt x="37" y="555"/>
                                </a:lnTo>
                                <a:lnTo>
                                  <a:pt x="64" y="555"/>
                                </a:lnTo>
                                <a:lnTo>
                                  <a:pt x="58" y="544"/>
                                </a:lnTo>
                                <a:lnTo>
                                  <a:pt x="33" y="494"/>
                                </a:lnTo>
                                <a:lnTo>
                                  <a:pt x="58" y="443"/>
                                </a:lnTo>
                                <a:lnTo>
                                  <a:pt x="64" y="432"/>
                                </a:lnTo>
                                <a:lnTo>
                                  <a:pt x="37" y="432"/>
                                </a:lnTo>
                                <a:lnTo>
                                  <a:pt x="37" y="299"/>
                                </a:lnTo>
                                <a:lnTo>
                                  <a:pt x="64" y="299"/>
                                </a:lnTo>
                                <a:moveTo>
                                  <a:pt x="64" y="64"/>
                                </a:moveTo>
                                <a:lnTo>
                                  <a:pt x="58" y="54"/>
                                </a:lnTo>
                                <a:lnTo>
                                  <a:pt x="32" y="0"/>
                                </a:lnTo>
                                <a:lnTo>
                                  <a:pt x="0" y="64"/>
                                </a:lnTo>
                                <a:lnTo>
                                  <a:pt x="26" y="64"/>
                                </a:lnTo>
                                <a:lnTo>
                                  <a:pt x="26" y="153"/>
                                </a:lnTo>
                                <a:lnTo>
                                  <a:pt x="0" y="153"/>
                                </a:lnTo>
                                <a:lnTo>
                                  <a:pt x="32" y="217"/>
                                </a:lnTo>
                                <a:lnTo>
                                  <a:pt x="58" y="164"/>
                                </a:lnTo>
                                <a:lnTo>
                                  <a:pt x="64" y="153"/>
                                </a:lnTo>
                                <a:lnTo>
                                  <a:pt x="37" y="153"/>
                                </a:lnTo>
                                <a:lnTo>
                                  <a:pt x="37" y="64"/>
                                </a:lnTo>
                                <a:lnTo>
                                  <a:pt x="64" y="64"/>
                                </a:lnTo>
                                <a:moveTo>
                                  <a:pt x="452" y="214"/>
                                </a:moveTo>
                                <a:lnTo>
                                  <a:pt x="388" y="182"/>
                                </a:lnTo>
                                <a:lnTo>
                                  <a:pt x="388" y="208"/>
                                </a:lnTo>
                                <a:lnTo>
                                  <a:pt x="266" y="208"/>
                                </a:lnTo>
                                <a:lnTo>
                                  <a:pt x="266" y="182"/>
                                </a:lnTo>
                                <a:lnTo>
                                  <a:pt x="202" y="214"/>
                                </a:lnTo>
                                <a:lnTo>
                                  <a:pt x="266" y="246"/>
                                </a:lnTo>
                                <a:lnTo>
                                  <a:pt x="266" y="219"/>
                                </a:lnTo>
                                <a:lnTo>
                                  <a:pt x="388" y="219"/>
                                </a:lnTo>
                                <a:lnTo>
                                  <a:pt x="388" y="246"/>
                                </a:lnTo>
                                <a:lnTo>
                                  <a:pt x="441" y="219"/>
                                </a:lnTo>
                                <a:lnTo>
                                  <a:pt x="452" y="214"/>
                                </a:lnTo>
                                <a:moveTo>
                                  <a:pt x="618" y="2870"/>
                                </a:moveTo>
                                <a:lnTo>
                                  <a:pt x="613" y="2859"/>
                                </a:lnTo>
                                <a:lnTo>
                                  <a:pt x="586" y="2806"/>
                                </a:lnTo>
                                <a:lnTo>
                                  <a:pt x="554" y="2870"/>
                                </a:lnTo>
                                <a:lnTo>
                                  <a:pt x="581" y="2870"/>
                                </a:lnTo>
                                <a:lnTo>
                                  <a:pt x="581" y="3056"/>
                                </a:lnTo>
                                <a:lnTo>
                                  <a:pt x="554" y="3056"/>
                                </a:lnTo>
                                <a:lnTo>
                                  <a:pt x="586" y="3120"/>
                                </a:lnTo>
                                <a:lnTo>
                                  <a:pt x="613" y="3067"/>
                                </a:lnTo>
                                <a:lnTo>
                                  <a:pt x="618" y="3056"/>
                                </a:lnTo>
                                <a:lnTo>
                                  <a:pt x="592" y="3056"/>
                                </a:lnTo>
                                <a:lnTo>
                                  <a:pt x="592" y="2870"/>
                                </a:lnTo>
                                <a:lnTo>
                                  <a:pt x="618" y="287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1" name="Freeform 1107"/>
                        <wps:cNvSpPr>
                          <a:spLocks/>
                        </wps:cNvSpPr>
                        <wps:spPr bwMode="auto">
                          <a:xfrm>
                            <a:off x="2088" y="1960"/>
                            <a:ext cx="843" cy="235"/>
                          </a:xfrm>
                          <a:custGeom>
                            <a:avLst/>
                            <a:gdLst>
                              <a:gd name="T0" fmla="+- 0 2891 2088"/>
                              <a:gd name="T1" fmla="*/ T0 w 843"/>
                              <a:gd name="T2" fmla="+- 0 1960 1960"/>
                              <a:gd name="T3" fmla="*/ 1960 h 235"/>
                              <a:gd name="T4" fmla="+- 0 2127 2088"/>
                              <a:gd name="T5" fmla="*/ T4 w 843"/>
                              <a:gd name="T6" fmla="+- 0 1960 1960"/>
                              <a:gd name="T7" fmla="*/ 1960 h 235"/>
                              <a:gd name="T8" fmla="+- 0 2112 2088"/>
                              <a:gd name="T9" fmla="*/ T8 w 843"/>
                              <a:gd name="T10" fmla="+- 0 1963 1960"/>
                              <a:gd name="T11" fmla="*/ 1963 h 235"/>
                              <a:gd name="T12" fmla="+- 0 2099 2088"/>
                              <a:gd name="T13" fmla="*/ T12 w 843"/>
                              <a:gd name="T14" fmla="+- 0 1971 1960"/>
                              <a:gd name="T15" fmla="*/ 1971 h 235"/>
                              <a:gd name="T16" fmla="+- 0 2091 2088"/>
                              <a:gd name="T17" fmla="*/ T16 w 843"/>
                              <a:gd name="T18" fmla="+- 0 1983 1960"/>
                              <a:gd name="T19" fmla="*/ 1983 h 235"/>
                              <a:gd name="T20" fmla="+- 0 2088 2088"/>
                              <a:gd name="T21" fmla="*/ T20 w 843"/>
                              <a:gd name="T22" fmla="+- 0 1999 1960"/>
                              <a:gd name="T23" fmla="*/ 1999 h 235"/>
                              <a:gd name="T24" fmla="+- 0 2088 2088"/>
                              <a:gd name="T25" fmla="*/ T24 w 843"/>
                              <a:gd name="T26" fmla="+- 0 2155 1960"/>
                              <a:gd name="T27" fmla="*/ 2155 h 235"/>
                              <a:gd name="T28" fmla="+- 0 2091 2088"/>
                              <a:gd name="T29" fmla="*/ T28 w 843"/>
                              <a:gd name="T30" fmla="+- 0 2170 1960"/>
                              <a:gd name="T31" fmla="*/ 2170 h 235"/>
                              <a:gd name="T32" fmla="+- 0 2099 2088"/>
                              <a:gd name="T33" fmla="*/ T32 w 843"/>
                              <a:gd name="T34" fmla="+- 0 2183 1960"/>
                              <a:gd name="T35" fmla="*/ 2183 h 235"/>
                              <a:gd name="T36" fmla="+- 0 2112 2088"/>
                              <a:gd name="T37" fmla="*/ T36 w 843"/>
                              <a:gd name="T38" fmla="+- 0 2191 1960"/>
                              <a:gd name="T39" fmla="*/ 2191 h 235"/>
                              <a:gd name="T40" fmla="+- 0 2127 2088"/>
                              <a:gd name="T41" fmla="*/ T40 w 843"/>
                              <a:gd name="T42" fmla="+- 0 2194 1960"/>
                              <a:gd name="T43" fmla="*/ 2194 h 235"/>
                              <a:gd name="T44" fmla="+- 0 2891 2088"/>
                              <a:gd name="T45" fmla="*/ T44 w 843"/>
                              <a:gd name="T46" fmla="+- 0 2194 1960"/>
                              <a:gd name="T47" fmla="*/ 2194 h 235"/>
                              <a:gd name="T48" fmla="+- 0 2907 2088"/>
                              <a:gd name="T49" fmla="*/ T48 w 843"/>
                              <a:gd name="T50" fmla="+- 0 2191 1960"/>
                              <a:gd name="T51" fmla="*/ 2191 h 235"/>
                              <a:gd name="T52" fmla="+- 0 2919 2088"/>
                              <a:gd name="T53" fmla="*/ T52 w 843"/>
                              <a:gd name="T54" fmla="+- 0 2183 1960"/>
                              <a:gd name="T55" fmla="*/ 2183 h 235"/>
                              <a:gd name="T56" fmla="+- 0 2927 2088"/>
                              <a:gd name="T57" fmla="*/ T56 w 843"/>
                              <a:gd name="T58" fmla="+- 0 2170 1960"/>
                              <a:gd name="T59" fmla="*/ 2170 h 235"/>
                              <a:gd name="T60" fmla="+- 0 2930 2088"/>
                              <a:gd name="T61" fmla="*/ T60 w 843"/>
                              <a:gd name="T62" fmla="+- 0 2155 1960"/>
                              <a:gd name="T63" fmla="*/ 2155 h 235"/>
                              <a:gd name="T64" fmla="+- 0 2930 2088"/>
                              <a:gd name="T65" fmla="*/ T64 w 843"/>
                              <a:gd name="T66" fmla="+- 0 1999 1960"/>
                              <a:gd name="T67" fmla="*/ 1999 h 235"/>
                              <a:gd name="T68" fmla="+- 0 2927 2088"/>
                              <a:gd name="T69" fmla="*/ T68 w 843"/>
                              <a:gd name="T70" fmla="+- 0 1983 1960"/>
                              <a:gd name="T71" fmla="*/ 1983 h 235"/>
                              <a:gd name="T72" fmla="+- 0 2919 2088"/>
                              <a:gd name="T73" fmla="*/ T72 w 843"/>
                              <a:gd name="T74" fmla="+- 0 1971 1960"/>
                              <a:gd name="T75" fmla="*/ 1971 h 235"/>
                              <a:gd name="T76" fmla="+- 0 2907 2088"/>
                              <a:gd name="T77" fmla="*/ T76 w 843"/>
                              <a:gd name="T78" fmla="+- 0 1963 1960"/>
                              <a:gd name="T79" fmla="*/ 1963 h 235"/>
                              <a:gd name="T80" fmla="+- 0 2891 2088"/>
                              <a:gd name="T81" fmla="*/ T80 w 843"/>
                              <a:gd name="T82" fmla="+- 0 1960 1960"/>
                              <a:gd name="T83" fmla="*/ 1960 h 2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43" h="235">
                                <a:moveTo>
                                  <a:pt x="803" y="0"/>
                                </a:moveTo>
                                <a:lnTo>
                                  <a:pt x="39" y="0"/>
                                </a:lnTo>
                                <a:lnTo>
                                  <a:pt x="24" y="3"/>
                                </a:lnTo>
                                <a:lnTo>
                                  <a:pt x="11" y="11"/>
                                </a:lnTo>
                                <a:lnTo>
                                  <a:pt x="3" y="23"/>
                                </a:lnTo>
                                <a:lnTo>
                                  <a:pt x="0" y="39"/>
                                </a:lnTo>
                                <a:lnTo>
                                  <a:pt x="0" y="195"/>
                                </a:lnTo>
                                <a:lnTo>
                                  <a:pt x="3" y="210"/>
                                </a:lnTo>
                                <a:lnTo>
                                  <a:pt x="11" y="223"/>
                                </a:lnTo>
                                <a:lnTo>
                                  <a:pt x="24" y="231"/>
                                </a:lnTo>
                                <a:lnTo>
                                  <a:pt x="39" y="234"/>
                                </a:lnTo>
                                <a:lnTo>
                                  <a:pt x="803" y="234"/>
                                </a:lnTo>
                                <a:lnTo>
                                  <a:pt x="819" y="231"/>
                                </a:lnTo>
                                <a:lnTo>
                                  <a:pt x="831" y="223"/>
                                </a:lnTo>
                                <a:lnTo>
                                  <a:pt x="839" y="210"/>
                                </a:lnTo>
                                <a:lnTo>
                                  <a:pt x="842" y="195"/>
                                </a:lnTo>
                                <a:lnTo>
                                  <a:pt x="842" y="39"/>
                                </a:lnTo>
                                <a:lnTo>
                                  <a:pt x="839" y="23"/>
                                </a:lnTo>
                                <a:lnTo>
                                  <a:pt x="831" y="11"/>
                                </a:lnTo>
                                <a:lnTo>
                                  <a:pt x="819" y="3"/>
                                </a:lnTo>
                                <a:lnTo>
                                  <a:pt x="803" y="0"/>
                                </a:lnTo>
                                <a:close/>
                              </a:path>
                            </a:pathLst>
                          </a:custGeom>
                          <a:solidFill>
                            <a:srgbClr val="88A599">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2" name="Freeform 1106"/>
                        <wps:cNvSpPr>
                          <a:spLocks/>
                        </wps:cNvSpPr>
                        <wps:spPr bwMode="auto">
                          <a:xfrm>
                            <a:off x="2088" y="1960"/>
                            <a:ext cx="843" cy="235"/>
                          </a:xfrm>
                          <a:custGeom>
                            <a:avLst/>
                            <a:gdLst>
                              <a:gd name="T0" fmla="+- 0 2088 2088"/>
                              <a:gd name="T1" fmla="*/ T0 w 843"/>
                              <a:gd name="T2" fmla="+- 0 1999 1960"/>
                              <a:gd name="T3" fmla="*/ 1999 h 235"/>
                              <a:gd name="T4" fmla="+- 0 2091 2088"/>
                              <a:gd name="T5" fmla="*/ T4 w 843"/>
                              <a:gd name="T6" fmla="+- 0 1983 1960"/>
                              <a:gd name="T7" fmla="*/ 1983 h 235"/>
                              <a:gd name="T8" fmla="+- 0 2099 2088"/>
                              <a:gd name="T9" fmla="*/ T8 w 843"/>
                              <a:gd name="T10" fmla="+- 0 1971 1960"/>
                              <a:gd name="T11" fmla="*/ 1971 h 235"/>
                              <a:gd name="T12" fmla="+- 0 2112 2088"/>
                              <a:gd name="T13" fmla="*/ T12 w 843"/>
                              <a:gd name="T14" fmla="+- 0 1963 1960"/>
                              <a:gd name="T15" fmla="*/ 1963 h 235"/>
                              <a:gd name="T16" fmla="+- 0 2127 2088"/>
                              <a:gd name="T17" fmla="*/ T16 w 843"/>
                              <a:gd name="T18" fmla="+- 0 1960 1960"/>
                              <a:gd name="T19" fmla="*/ 1960 h 235"/>
                              <a:gd name="T20" fmla="+- 0 2891 2088"/>
                              <a:gd name="T21" fmla="*/ T20 w 843"/>
                              <a:gd name="T22" fmla="+- 0 1960 1960"/>
                              <a:gd name="T23" fmla="*/ 1960 h 235"/>
                              <a:gd name="T24" fmla="+- 0 2907 2088"/>
                              <a:gd name="T25" fmla="*/ T24 w 843"/>
                              <a:gd name="T26" fmla="+- 0 1963 1960"/>
                              <a:gd name="T27" fmla="*/ 1963 h 235"/>
                              <a:gd name="T28" fmla="+- 0 2919 2088"/>
                              <a:gd name="T29" fmla="*/ T28 w 843"/>
                              <a:gd name="T30" fmla="+- 0 1971 1960"/>
                              <a:gd name="T31" fmla="*/ 1971 h 235"/>
                              <a:gd name="T32" fmla="+- 0 2927 2088"/>
                              <a:gd name="T33" fmla="*/ T32 w 843"/>
                              <a:gd name="T34" fmla="+- 0 1983 1960"/>
                              <a:gd name="T35" fmla="*/ 1983 h 235"/>
                              <a:gd name="T36" fmla="+- 0 2930 2088"/>
                              <a:gd name="T37" fmla="*/ T36 w 843"/>
                              <a:gd name="T38" fmla="+- 0 1999 1960"/>
                              <a:gd name="T39" fmla="*/ 1999 h 235"/>
                              <a:gd name="T40" fmla="+- 0 2930 2088"/>
                              <a:gd name="T41" fmla="*/ T40 w 843"/>
                              <a:gd name="T42" fmla="+- 0 2155 1960"/>
                              <a:gd name="T43" fmla="*/ 2155 h 235"/>
                              <a:gd name="T44" fmla="+- 0 2927 2088"/>
                              <a:gd name="T45" fmla="*/ T44 w 843"/>
                              <a:gd name="T46" fmla="+- 0 2170 1960"/>
                              <a:gd name="T47" fmla="*/ 2170 h 235"/>
                              <a:gd name="T48" fmla="+- 0 2919 2088"/>
                              <a:gd name="T49" fmla="*/ T48 w 843"/>
                              <a:gd name="T50" fmla="+- 0 2183 1960"/>
                              <a:gd name="T51" fmla="*/ 2183 h 235"/>
                              <a:gd name="T52" fmla="+- 0 2907 2088"/>
                              <a:gd name="T53" fmla="*/ T52 w 843"/>
                              <a:gd name="T54" fmla="+- 0 2191 1960"/>
                              <a:gd name="T55" fmla="*/ 2191 h 235"/>
                              <a:gd name="T56" fmla="+- 0 2891 2088"/>
                              <a:gd name="T57" fmla="*/ T56 w 843"/>
                              <a:gd name="T58" fmla="+- 0 2194 1960"/>
                              <a:gd name="T59" fmla="*/ 2194 h 235"/>
                              <a:gd name="T60" fmla="+- 0 2127 2088"/>
                              <a:gd name="T61" fmla="*/ T60 w 843"/>
                              <a:gd name="T62" fmla="+- 0 2194 1960"/>
                              <a:gd name="T63" fmla="*/ 2194 h 235"/>
                              <a:gd name="T64" fmla="+- 0 2112 2088"/>
                              <a:gd name="T65" fmla="*/ T64 w 843"/>
                              <a:gd name="T66" fmla="+- 0 2191 1960"/>
                              <a:gd name="T67" fmla="*/ 2191 h 235"/>
                              <a:gd name="T68" fmla="+- 0 2099 2088"/>
                              <a:gd name="T69" fmla="*/ T68 w 843"/>
                              <a:gd name="T70" fmla="+- 0 2183 1960"/>
                              <a:gd name="T71" fmla="*/ 2183 h 235"/>
                              <a:gd name="T72" fmla="+- 0 2091 2088"/>
                              <a:gd name="T73" fmla="*/ T72 w 843"/>
                              <a:gd name="T74" fmla="+- 0 2170 1960"/>
                              <a:gd name="T75" fmla="*/ 2170 h 235"/>
                              <a:gd name="T76" fmla="+- 0 2088 2088"/>
                              <a:gd name="T77" fmla="*/ T76 w 843"/>
                              <a:gd name="T78" fmla="+- 0 2155 1960"/>
                              <a:gd name="T79" fmla="*/ 2155 h 235"/>
                              <a:gd name="T80" fmla="+- 0 2088 2088"/>
                              <a:gd name="T81" fmla="*/ T80 w 843"/>
                              <a:gd name="T82" fmla="+- 0 1999 1960"/>
                              <a:gd name="T83" fmla="*/ 1999 h 2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43" h="235">
                                <a:moveTo>
                                  <a:pt x="0" y="39"/>
                                </a:moveTo>
                                <a:lnTo>
                                  <a:pt x="3" y="23"/>
                                </a:lnTo>
                                <a:lnTo>
                                  <a:pt x="11" y="11"/>
                                </a:lnTo>
                                <a:lnTo>
                                  <a:pt x="24" y="3"/>
                                </a:lnTo>
                                <a:lnTo>
                                  <a:pt x="39" y="0"/>
                                </a:lnTo>
                                <a:lnTo>
                                  <a:pt x="803" y="0"/>
                                </a:lnTo>
                                <a:lnTo>
                                  <a:pt x="819" y="3"/>
                                </a:lnTo>
                                <a:lnTo>
                                  <a:pt x="831" y="11"/>
                                </a:lnTo>
                                <a:lnTo>
                                  <a:pt x="839" y="23"/>
                                </a:lnTo>
                                <a:lnTo>
                                  <a:pt x="842" y="39"/>
                                </a:lnTo>
                                <a:lnTo>
                                  <a:pt x="842" y="195"/>
                                </a:lnTo>
                                <a:lnTo>
                                  <a:pt x="839" y="210"/>
                                </a:lnTo>
                                <a:lnTo>
                                  <a:pt x="831" y="223"/>
                                </a:lnTo>
                                <a:lnTo>
                                  <a:pt x="819" y="231"/>
                                </a:lnTo>
                                <a:lnTo>
                                  <a:pt x="803" y="234"/>
                                </a:lnTo>
                                <a:lnTo>
                                  <a:pt x="39" y="234"/>
                                </a:lnTo>
                                <a:lnTo>
                                  <a:pt x="24" y="231"/>
                                </a:lnTo>
                                <a:lnTo>
                                  <a:pt x="11" y="223"/>
                                </a:lnTo>
                                <a:lnTo>
                                  <a:pt x="3" y="210"/>
                                </a:lnTo>
                                <a:lnTo>
                                  <a:pt x="0" y="195"/>
                                </a:lnTo>
                                <a:lnTo>
                                  <a:pt x="0" y="39"/>
                                </a:lnTo>
                                <a:close/>
                              </a:path>
                            </a:pathLst>
                          </a:custGeom>
                          <a:noFill/>
                          <a:ln w="67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 name="Freeform 1105"/>
                        <wps:cNvSpPr>
                          <a:spLocks/>
                        </wps:cNvSpPr>
                        <wps:spPr bwMode="auto">
                          <a:xfrm>
                            <a:off x="2088" y="1960"/>
                            <a:ext cx="845" cy="231"/>
                          </a:xfrm>
                          <a:custGeom>
                            <a:avLst/>
                            <a:gdLst>
                              <a:gd name="T0" fmla="+- 0 2933 2088"/>
                              <a:gd name="T1" fmla="*/ T0 w 845"/>
                              <a:gd name="T2" fmla="+- 0 2088 1960"/>
                              <a:gd name="T3" fmla="*/ 2088 h 231"/>
                              <a:gd name="T4" fmla="+- 0 2869 2088"/>
                              <a:gd name="T5" fmla="*/ T4 w 845"/>
                              <a:gd name="T6" fmla="+- 0 2056 1960"/>
                              <a:gd name="T7" fmla="*/ 2056 h 231"/>
                              <a:gd name="T8" fmla="+- 0 2869 2088"/>
                              <a:gd name="T9" fmla="*/ T8 w 845"/>
                              <a:gd name="T10" fmla="+- 0 2082 1960"/>
                              <a:gd name="T11" fmla="*/ 2082 h 231"/>
                              <a:gd name="T12" fmla="+- 0 2861 2088"/>
                              <a:gd name="T13" fmla="*/ T12 w 845"/>
                              <a:gd name="T14" fmla="+- 0 2082 1960"/>
                              <a:gd name="T15" fmla="*/ 2082 h 231"/>
                              <a:gd name="T16" fmla="+- 0 2861 2088"/>
                              <a:gd name="T17" fmla="*/ T16 w 845"/>
                              <a:gd name="T18" fmla="+- 0 2013 1960"/>
                              <a:gd name="T19" fmla="*/ 2013 h 231"/>
                              <a:gd name="T20" fmla="+- 0 2861 2088"/>
                              <a:gd name="T21" fmla="*/ T20 w 845"/>
                              <a:gd name="T22" fmla="+- 0 2024 1960"/>
                              <a:gd name="T23" fmla="*/ 2024 h 231"/>
                              <a:gd name="T24" fmla="+- 0 2888 2088"/>
                              <a:gd name="T25" fmla="*/ T24 w 845"/>
                              <a:gd name="T26" fmla="+- 0 2024 1960"/>
                              <a:gd name="T27" fmla="*/ 2024 h 231"/>
                              <a:gd name="T28" fmla="+- 0 2882 2088"/>
                              <a:gd name="T29" fmla="*/ T28 w 845"/>
                              <a:gd name="T30" fmla="+- 0 2013 1960"/>
                              <a:gd name="T31" fmla="*/ 2013 h 231"/>
                              <a:gd name="T32" fmla="+- 0 2856 2088"/>
                              <a:gd name="T33" fmla="*/ T32 w 845"/>
                              <a:gd name="T34" fmla="+- 0 1960 1960"/>
                              <a:gd name="T35" fmla="*/ 1960 h 231"/>
                              <a:gd name="T36" fmla="+- 0 2824 2088"/>
                              <a:gd name="T37" fmla="*/ T36 w 845"/>
                              <a:gd name="T38" fmla="+- 0 2024 1960"/>
                              <a:gd name="T39" fmla="*/ 2024 h 231"/>
                              <a:gd name="T40" fmla="+- 0 2850 2088"/>
                              <a:gd name="T41" fmla="*/ T40 w 845"/>
                              <a:gd name="T42" fmla="+- 0 2024 1960"/>
                              <a:gd name="T43" fmla="*/ 2024 h 231"/>
                              <a:gd name="T44" fmla="+- 0 2850 2088"/>
                              <a:gd name="T45" fmla="*/ T44 w 845"/>
                              <a:gd name="T46" fmla="+- 0 2082 1960"/>
                              <a:gd name="T47" fmla="*/ 2082 h 231"/>
                              <a:gd name="T48" fmla="+- 0 2152 2088"/>
                              <a:gd name="T49" fmla="*/ T48 w 845"/>
                              <a:gd name="T50" fmla="+- 0 2082 1960"/>
                              <a:gd name="T51" fmla="*/ 2082 h 231"/>
                              <a:gd name="T52" fmla="+- 0 2152 2088"/>
                              <a:gd name="T53" fmla="*/ T52 w 845"/>
                              <a:gd name="T54" fmla="+- 0 2056 1960"/>
                              <a:gd name="T55" fmla="*/ 2056 h 231"/>
                              <a:gd name="T56" fmla="+- 0 2088 2088"/>
                              <a:gd name="T57" fmla="*/ T56 w 845"/>
                              <a:gd name="T58" fmla="+- 0 2088 1960"/>
                              <a:gd name="T59" fmla="*/ 2088 h 231"/>
                              <a:gd name="T60" fmla="+- 0 2152 2088"/>
                              <a:gd name="T61" fmla="*/ T60 w 845"/>
                              <a:gd name="T62" fmla="+- 0 2120 1960"/>
                              <a:gd name="T63" fmla="*/ 2120 h 231"/>
                              <a:gd name="T64" fmla="+- 0 2152 2088"/>
                              <a:gd name="T65" fmla="*/ T64 w 845"/>
                              <a:gd name="T66" fmla="+- 0 2093 1960"/>
                              <a:gd name="T67" fmla="*/ 2093 h 231"/>
                              <a:gd name="T68" fmla="+- 0 2850 2088"/>
                              <a:gd name="T69" fmla="*/ T68 w 845"/>
                              <a:gd name="T70" fmla="+- 0 2093 1960"/>
                              <a:gd name="T71" fmla="*/ 2093 h 231"/>
                              <a:gd name="T72" fmla="+- 0 2850 2088"/>
                              <a:gd name="T73" fmla="*/ T72 w 845"/>
                              <a:gd name="T74" fmla="+- 0 2126 1960"/>
                              <a:gd name="T75" fmla="*/ 2126 h 231"/>
                              <a:gd name="T76" fmla="+- 0 2824 2088"/>
                              <a:gd name="T77" fmla="*/ T76 w 845"/>
                              <a:gd name="T78" fmla="+- 0 2126 1960"/>
                              <a:gd name="T79" fmla="*/ 2126 h 231"/>
                              <a:gd name="T80" fmla="+- 0 2856 2088"/>
                              <a:gd name="T81" fmla="*/ T80 w 845"/>
                              <a:gd name="T82" fmla="+- 0 2190 1960"/>
                              <a:gd name="T83" fmla="*/ 2190 h 231"/>
                              <a:gd name="T84" fmla="+- 0 2882 2088"/>
                              <a:gd name="T85" fmla="*/ T84 w 845"/>
                              <a:gd name="T86" fmla="+- 0 2137 1960"/>
                              <a:gd name="T87" fmla="*/ 2137 h 231"/>
                              <a:gd name="T88" fmla="+- 0 2888 2088"/>
                              <a:gd name="T89" fmla="*/ T88 w 845"/>
                              <a:gd name="T90" fmla="+- 0 2126 1960"/>
                              <a:gd name="T91" fmla="*/ 2126 h 231"/>
                              <a:gd name="T92" fmla="+- 0 2861 2088"/>
                              <a:gd name="T93" fmla="*/ T92 w 845"/>
                              <a:gd name="T94" fmla="+- 0 2126 1960"/>
                              <a:gd name="T95" fmla="*/ 2126 h 231"/>
                              <a:gd name="T96" fmla="+- 0 2861 2088"/>
                              <a:gd name="T97" fmla="*/ T96 w 845"/>
                              <a:gd name="T98" fmla="+- 0 2093 1960"/>
                              <a:gd name="T99" fmla="*/ 2093 h 231"/>
                              <a:gd name="T100" fmla="+- 0 2869 2088"/>
                              <a:gd name="T101" fmla="*/ T100 w 845"/>
                              <a:gd name="T102" fmla="+- 0 2093 1960"/>
                              <a:gd name="T103" fmla="*/ 2093 h 231"/>
                              <a:gd name="T104" fmla="+- 0 2869 2088"/>
                              <a:gd name="T105" fmla="*/ T104 w 845"/>
                              <a:gd name="T106" fmla="+- 0 2120 1960"/>
                              <a:gd name="T107" fmla="*/ 2120 h 231"/>
                              <a:gd name="T108" fmla="+- 0 2922 2088"/>
                              <a:gd name="T109" fmla="*/ T108 w 845"/>
                              <a:gd name="T110" fmla="+- 0 2093 1960"/>
                              <a:gd name="T111" fmla="*/ 2093 h 231"/>
                              <a:gd name="T112" fmla="+- 0 2933 2088"/>
                              <a:gd name="T113" fmla="*/ T112 w 845"/>
                              <a:gd name="T114" fmla="+- 0 2088 1960"/>
                              <a:gd name="T115" fmla="*/ 2088 h 2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45" h="231">
                                <a:moveTo>
                                  <a:pt x="845" y="128"/>
                                </a:moveTo>
                                <a:lnTo>
                                  <a:pt x="781" y="96"/>
                                </a:lnTo>
                                <a:lnTo>
                                  <a:pt x="781" y="122"/>
                                </a:lnTo>
                                <a:lnTo>
                                  <a:pt x="773" y="122"/>
                                </a:lnTo>
                                <a:lnTo>
                                  <a:pt x="773" y="53"/>
                                </a:lnTo>
                                <a:lnTo>
                                  <a:pt x="773" y="64"/>
                                </a:lnTo>
                                <a:lnTo>
                                  <a:pt x="800" y="64"/>
                                </a:lnTo>
                                <a:lnTo>
                                  <a:pt x="794" y="53"/>
                                </a:lnTo>
                                <a:lnTo>
                                  <a:pt x="768" y="0"/>
                                </a:lnTo>
                                <a:lnTo>
                                  <a:pt x="736" y="64"/>
                                </a:lnTo>
                                <a:lnTo>
                                  <a:pt x="762" y="64"/>
                                </a:lnTo>
                                <a:lnTo>
                                  <a:pt x="762" y="122"/>
                                </a:lnTo>
                                <a:lnTo>
                                  <a:pt x="64" y="122"/>
                                </a:lnTo>
                                <a:lnTo>
                                  <a:pt x="64" y="96"/>
                                </a:lnTo>
                                <a:lnTo>
                                  <a:pt x="0" y="128"/>
                                </a:lnTo>
                                <a:lnTo>
                                  <a:pt x="64" y="160"/>
                                </a:lnTo>
                                <a:lnTo>
                                  <a:pt x="64" y="133"/>
                                </a:lnTo>
                                <a:lnTo>
                                  <a:pt x="762" y="133"/>
                                </a:lnTo>
                                <a:lnTo>
                                  <a:pt x="762" y="166"/>
                                </a:lnTo>
                                <a:lnTo>
                                  <a:pt x="736" y="166"/>
                                </a:lnTo>
                                <a:lnTo>
                                  <a:pt x="768" y="230"/>
                                </a:lnTo>
                                <a:lnTo>
                                  <a:pt x="794" y="177"/>
                                </a:lnTo>
                                <a:lnTo>
                                  <a:pt x="800" y="166"/>
                                </a:lnTo>
                                <a:lnTo>
                                  <a:pt x="773" y="166"/>
                                </a:lnTo>
                                <a:lnTo>
                                  <a:pt x="773" y="133"/>
                                </a:lnTo>
                                <a:lnTo>
                                  <a:pt x="781" y="133"/>
                                </a:lnTo>
                                <a:lnTo>
                                  <a:pt x="781" y="160"/>
                                </a:lnTo>
                                <a:lnTo>
                                  <a:pt x="834" y="133"/>
                                </a:lnTo>
                                <a:lnTo>
                                  <a:pt x="845" y="12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D1FBC8" id="Group 1104" o:spid="_x0000_s1026" style="position:absolute;margin-left:104.1pt;margin-top:2.25pt;width:111.85pt;height:156.85pt;z-index:-251660288;mso-position-horizontal-relative:page" coordorigin="2082,45" coordsize="2237,3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">
                <v:shape id="Picture 1122" o:spid="_x0000_s1027" type="#_x0000_t75" style="position:absolute;left:2312;top:957;width:416;height:1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">
                  <v:imagedata r:id="rId148" o:title=""/>
                </v:shape>
                <v:rect id="Rectangle 1121" o:spid="_x0000_s1028" style="position:absolute;left:2312;top:957;width:416;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" filled="f" strokeweight=".18814mm"/>
                <v:shape id="Picture 1120" o:spid="_x0000_s1029" type="#_x0000_t75" style="position:absolute;left:2312;top:2408;width:416;height: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">
                  <v:imagedata r:id="rId149" o:title=""/>
                </v:shape>
                <v:rect id="Rectangle 1119" o:spid="_x0000_s1030" style="position:absolute;left:2312;top:2408;width:416;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" filled="f" strokeweight=".18814mm"/>
                <v:shape id="Picture 1118" o:spid="_x0000_s1031" type="#_x0000_t75" style="position:absolute;left:2312;top:2856;width:416;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">
                  <v:imagedata r:id="rId150" o:title=""/>
                </v:shape>
                <v:rect id="Rectangle 1117" o:spid="_x0000_s1032" style="position:absolute;left:2312;top:2856;width:416;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" filled="f" strokeweight=".18814mm"/>
                <v:shape id="Freeform 1116" o:spid="_x0000_s1033" style="position:absolute;left:2301;top:552;width:438;height:406;visibility:visible;mso-wrap-style:square;v-text-anchor:top" coordsize="438,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" path="m336,l101,,,405r437,l336,xe" fillcolor="#d9d9d9" stroked="f">
                  <v:path arrowok="t" o:connecttype="custom" o:connectlocs="336,552;101,552;0,957;437,957;336,552" o:connectangles="0,0,0,0,0"/>
                </v:shape>
                <v:shape id="Freeform 1115" o:spid="_x0000_s1034" style="position:absolute;left:2301;top:552;width:438;height:406;visibility:visible;mso-wrap-style:square;v-text-anchor:top" coordsize="438,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" path="m,405l101,,336,,437,405,,405xe" filled="f" strokeweight=".18814mm">
                  <v:path arrowok="t" o:connecttype="custom" o:connectlocs="0,957;101,552;336,552;437,957;0,957" o:connectangles="0,0,0,0,0"/>
                </v:shape>
                <v:shape id="Picture 1114" o:spid="_x0000_s1035" type="#_x0000_t75" style="position:absolute;left:2402;top:45;width:235;height: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">
                  <v:imagedata r:id="rId151" o:title=""/>
                </v:shape>
                <v:rect id="Rectangle 1113" o:spid="_x0000_s1036" style="position:absolute;left:3314;top:669;width:992;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" fillcolor="#d9d9d9" stroked="f"/>
                <v:line id="Line 1112" o:spid="_x0000_s1037" style="position:absolute;visibility:visible;mso-wrap-style:square" from="3314,1490" to="4313,1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" strokecolor="maroon" strokeweight=".18814mm"/>
                <v:line id="Line 1111" o:spid="_x0000_s1038" style="position:absolute;visibility:visible;mso-wrap-style:square" from="2738,977" to="3316,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" strokeweight=".18814mm"/>
                <v:line id="Line 1110" o:spid="_x0000_s1039" style="position:absolute;visibility:visible;mso-wrap-style:square" from="2738,1288" to="3300,1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" strokeweight=".18814mm"/>
                <v:line id="Line 1109" o:spid="_x0000_s1040" style="position:absolute;visibility:visible;mso-wrap-style:square" from="3314,1181" to="4313,1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" strokecolor="maroon" strokeweight=".18814mm"/>
                <v:shape id="AutoShape 1108" o:spid="_x0000_s1041" style="position:absolute;left:2184;top:50;width:619;height:3128;visibility:visible;mso-wrap-style:square;v-text-anchor:top" coordsize="619,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" path="m64,971l58,960,32,907,,971r26,l26,2609r-26,l30,2670,,2731r26,l26,3064r-26,l32,3128r26,-54l64,3064r-27,l37,2731r27,l58,2720,33,2670r25,-50l64,2609r-27,l37,971r27,m64,299l58,288,32,235,,299r26,l26,432,,432r30,62l,555r26,l26,833,,833r32,64l58,844r6,-11l37,833r,-278l64,555,58,544,33,494,58,443r6,-11l37,432r,-133l64,299m64,64l58,54,32,,,64r26,l26,153,,153r32,64l58,164r6,-11l37,153r,-89l64,64m452,214l388,182r,26l266,208r,-26l202,214r64,32l266,219r122,l388,246r53,-27l452,214m618,2870r-5,-11l586,2806r-32,64l581,2870r,186l554,3056r32,64l613,3067r5,-11l592,3056r,-186l618,2870e" fillcolor="black" stroked="f">
                  <v:path arrowok="t" o:connecttype="custom" o:connectlocs="58,1010;0,1021;26,2659;30,2720;26,2781;0,3114;58,3124;37,3114;64,2781;33,2720;64,2659;37,1021;64,349;32,285;26,349;0,482;0,605;26,883;32,947;64,883;37,605;58,594;58,493;37,482;64,349;58,104;0,114;26,203;32,267;64,203;37,114;452,264;388,258;266,232;266,296;388,269;441,269;618,2920;586,2856;581,2920;554,3106;613,3117;592,3106;618,2920" o:connectangles="0,0,0,0,0,0,0,0,0,0,0,0,0,0,0,0,0,0,0,0,0,0,0,0,0,0,0,0,0,0,0,0,0,0,0,0,0,0,0,0,0,0,0,0"/>
                </v:shape>
                <v:shape id="Freeform 1107" o:spid="_x0000_s1042" style="position:absolute;left:2088;top:1960;width:843;height:235;visibility:visible;mso-wrap-style:square;v-text-anchor:top" coordsize="84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" path="m803,l39,,24,3,11,11,3,23,,39,,195r3,15l11,223r13,8l39,234r764,l819,231r12,-8l839,210r3,-15l842,39,839,23,831,11,819,3,803,xe" fillcolor="#88a599" stroked="f">
                  <v:fill opacity="39321f"/>
                  <v:path arrowok="t" o:connecttype="custom" o:connectlocs="803,1960;39,1960;24,1963;11,1971;3,1983;0,1999;0,2155;3,2170;11,2183;24,2191;39,2194;803,2194;819,2191;831,2183;839,2170;842,2155;842,1999;839,1983;831,1971;819,1963;803,1960" o:connectangles="0,0,0,0,0,0,0,0,0,0,0,0,0,0,0,0,0,0,0,0,0"/>
                </v:shape>
                <v:shape id="Freeform 1106" o:spid="_x0000_s1043" style="position:absolute;left:2088;top:1960;width:843;height:235;visibility:visible;mso-wrap-style:square;v-text-anchor:top" coordsize="84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" path="m,39l3,23,11,11,24,3,39,,803,r16,3l831,11r8,12l842,39r,156l839,210r-8,13l819,231r-16,3l39,234,24,231,11,223,3,210,,195,,39xe" filled="f" strokeweight=".18814mm">
                  <v:path arrowok="t" o:connecttype="custom" o:connectlocs="0,1999;3,1983;11,1971;24,1963;39,1960;803,1960;819,1963;831,1971;839,1983;842,1999;842,2155;839,2170;831,2183;819,2191;803,2194;39,2194;24,2191;11,2183;3,2170;0,2155;0,1999" o:connectangles="0,0,0,0,0,0,0,0,0,0,0,0,0,0,0,0,0,0,0,0,0"/>
                </v:shape>
                <v:shape id="Freeform 1105" o:spid="_x0000_s1044" style="position:absolute;left:2088;top:1960;width:845;height:231;visibility:visible;mso-wrap-style:square;v-text-anchor:top" coordsize="845,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" path="m845,128l781,96r,26l773,122r,-69l773,64r27,l794,53,768,,736,64r26,l762,122r-698,l64,96,,128r64,32l64,133r698,l762,166r-26,l768,230r26,-53l800,166r-27,l773,133r8,l781,160r53,-27l845,128e" fillcolor="black" stroked="f">
                  <v:path arrowok="t" o:connecttype="custom" o:connectlocs="845,2088;781,2056;781,2082;773,2082;773,2013;773,2024;800,2024;794,2013;768,1960;736,2024;762,2024;762,2082;64,2082;64,2056;0,2088;64,2120;64,2093;762,2093;762,2126;736,2126;768,2190;794,2137;800,2126;773,2126;773,2093;781,2093;781,2120;834,2093;845,2088" o:connectangles="0,0,0,0,0,0,0,0,0,0,0,0,0,0,0,0,0,0,0,0,0,0,0,0,0,0,0,0,0"/>
                </v:shape>
                <w10:wrap anchorx="page"/>
              </v:group>
            </w:pict>
          </mc:Fallback>
        </mc:AlternateContent>
      </w:r>
      <w:r>
        <w:rPr>
          <w:noProof/>
        </w:rPr>
        <mc:AlternateContent>
          <mc:Choice Requires="wps">
            <w:drawing>
              <wp:anchor distT="0" distB="0" distL="114300" distR="114300" simplePos="0" relativeHeight="251584512" behindDoc="0" locked="0" layoutInCell="1" allowOverlap="1" wp14:anchorId="40306159" wp14:editId="57749BF8">
                <wp:simplePos x="0" y="0"/>
                <wp:positionH relativeFrom="page">
                  <wp:posOffset>3617595</wp:posOffset>
                </wp:positionH>
                <wp:positionV relativeFrom="paragraph">
                  <wp:posOffset>-38100</wp:posOffset>
                </wp:positionV>
                <wp:extent cx="107950" cy="191770"/>
                <wp:effectExtent l="0" t="0" r="0" b="1270"/>
                <wp:wrapNone/>
                <wp:docPr id="1114" name="Rectangle 1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950" cy="191770"/>
                        </a:xfrm>
                        <a:prstGeom prst="rect">
                          <a:avLst/>
                        </a:prstGeom>
                        <a:solidFill>
                          <a:srgbClr val="DBA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5CC7FA" id="Rectangle 1103" o:spid="_x0000_s1026" style="position:absolute;margin-left:284.85pt;margin-top:-3pt;width:8.5pt;height:15.1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" fillcolor="#dba000" stroked="f">
                <w10:wrap anchorx="page"/>
              </v:rect>
            </w:pict>
          </mc:Fallback>
        </mc:AlternateContent>
      </w:r>
      <w:r>
        <w:rPr>
          <w:noProof/>
        </w:rPr>
        <mc:AlternateContent>
          <mc:Choice Requires="wps">
            <w:drawing>
              <wp:anchor distT="0" distB="0" distL="114300" distR="114300" simplePos="0" relativeHeight="251587584" behindDoc="0" locked="0" layoutInCell="1" allowOverlap="1" wp14:anchorId="1B1363BC" wp14:editId="47C7C48F">
                <wp:simplePos x="0" y="0"/>
                <wp:positionH relativeFrom="page">
                  <wp:posOffset>4492625</wp:posOffset>
                </wp:positionH>
                <wp:positionV relativeFrom="paragraph">
                  <wp:posOffset>-38100</wp:posOffset>
                </wp:positionV>
                <wp:extent cx="111125" cy="191770"/>
                <wp:effectExtent l="0" t="0" r="0" b="1270"/>
                <wp:wrapNone/>
                <wp:docPr id="1113" name="Rectangle 1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91770"/>
                        </a:xfrm>
                        <a:prstGeom prst="rect">
                          <a:avLst/>
                        </a:prstGeom>
                        <a:solidFill>
                          <a:srgbClr val="DBA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9823DB" id="Rectangle 1102" o:spid="_x0000_s1026" style="position:absolute;margin-left:353.75pt;margin-top:-3pt;width:8.75pt;height:15.1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" fillcolor="#dba000" stroked="f">
                <w10:wrap anchorx="page"/>
              </v:rect>
            </w:pict>
          </mc:Fallback>
        </mc:AlternateContent>
      </w:r>
      <w:r w:rsidR="0009622D">
        <w:rPr>
          <w:noProof/>
        </w:rPr>
        <w:drawing>
          <wp:anchor distT="0" distB="0" distL="0" distR="0" simplePos="0" relativeHeight="251575296" behindDoc="0" locked="0" layoutInCell="1" allowOverlap="1" wp14:anchorId="51E5D2F3" wp14:editId="3EC09A86">
            <wp:simplePos x="0" y="0"/>
            <wp:positionH relativeFrom="page">
              <wp:posOffset>6266510</wp:posOffset>
            </wp:positionH>
            <wp:positionV relativeFrom="paragraph">
              <wp:posOffset>-97670</wp:posOffset>
            </wp:positionV>
            <wp:extent cx="399230" cy="2185263"/>
            <wp:effectExtent l="0" t="0" r="0" b="0"/>
            <wp:wrapNone/>
            <wp:docPr id="3"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2.jpeg"/>
                    <pic:cNvPicPr/>
                  </pic:nvPicPr>
                  <pic:blipFill>
                    <a:blip r:embed="rId152" cstate="print"/>
                    <a:stretch>
                      <a:fillRect/>
                    </a:stretch>
                  </pic:blipFill>
                  <pic:spPr>
                    <a:xfrm>
                      <a:off x="0" y="0"/>
                      <a:ext cx="399230" cy="2185263"/>
                    </a:xfrm>
                    <a:prstGeom prst="rect">
                      <a:avLst/>
                    </a:prstGeom>
                  </pic:spPr>
                </pic:pic>
              </a:graphicData>
            </a:graphic>
          </wp:anchor>
        </w:drawing>
      </w:r>
      <w:proofErr w:type="gramStart"/>
      <w:r w:rsidR="0009622D">
        <w:rPr>
          <w:rFonts w:ascii="Arial"/>
          <w:b/>
          <w:sz w:val="13"/>
        </w:rPr>
        <w:t>Flange  thickness</w:t>
      </w:r>
      <w:proofErr w:type="gramEnd"/>
    </w:p>
    <w:p w:rsidR="00012D33" w:rsidRDefault="00F23B9E">
      <w:pPr>
        <w:spacing w:line="125" w:lineRule="exact"/>
        <w:ind w:left="1382"/>
        <w:rPr>
          <w:rFonts w:ascii="Arial"/>
          <w:b/>
          <w:sz w:val="12"/>
        </w:rPr>
      </w:pPr>
      <w:r>
        <w:rPr>
          <w:noProof/>
        </w:rPr>
        <mc:AlternateContent>
          <mc:Choice Requires="wps">
            <w:drawing>
              <wp:anchor distT="0" distB="0" distL="114300" distR="114300" simplePos="0" relativeHeight="251594752" behindDoc="0" locked="0" layoutInCell="1" allowOverlap="1" wp14:anchorId="768D43E8" wp14:editId="0794E22D">
                <wp:simplePos x="0" y="0"/>
                <wp:positionH relativeFrom="page">
                  <wp:posOffset>5215890</wp:posOffset>
                </wp:positionH>
                <wp:positionV relativeFrom="paragraph">
                  <wp:posOffset>4445</wp:posOffset>
                </wp:positionV>
                <wp:extent cx="1057910" cy="1709420"/>
                <wp:effectExtent l="0" t="3175" r="3175" b="1905"/>
                <wp:wrapNone/>
                <wp:docPr id="1112" name="Text Box 1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709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609"/>
                              <w:gridCol w:w="1057"/>
                            </w:tblGrid>
                            <w:tr w:rsidR="0009622D">
                              <w:trPr>
                                <w:trHeight w:hRule="exact" w:val="1058"/>
                              </w:trPr>
                              <w:tc>
                                <w:tcPr>
                                  <w:tcW w:w="609" w:type="dxa"/>
                                  <w:shd w:val="clear" w:color="auto" w:fill="DBA000"/>
                                </w:tcPr>
                                <w:p w:rsidR="0009622D" w:rsidRDefault="0009622D"/>
                              </w:tc>
                              <w:tc>
                                <w:tcPr>
                                  <w:tcW w:w="1057" w:type="dxa"/>
                                </w:tcPr>
                                <w:p w:rsidR="0009622D" w:rsidRDefault="0009622D">
                                  <w:pPr>
                                    <w:pStyle w:val="TableParagraph"/>
                                    <w:spacing w:line="240" w:lineRule="auto"/>
                                    <w:ind w:left="0"/>
                                    <w:rPr>
                                      <w:sz w:val="14"/>
                                    </w:rPr>
                                  </w:pPr>
                                </w:p>
                                <w:p w:rsidR="0009622D" w:rsidRDefault="0009622D">
                                  <w:pPr>
                                    <w:pStyle w:val="TableParagraph"/>
                                    <w:spacing w:line="240" w:lineRule="auto"/>
                                    <w:ind w:left="0"/>
                                    <w:rPr>
                                      <w:sz w:val="14"/>
                                    </w:rPr>
                                  </w:pPr>
                                </w:p>
                                <w:p w:rsidR="0009622D" w:rsidRDefault="0009622D">
                                  <w:pPr>
                                    <w:pStyle w:val="TableParagraph"/>
                                    <w:spacing w:line="240" w:lineRule="auto"/>
                                    <w:ind w:left="0"/>
                                    <w:rPr>
                                      <w:sz w:val="14"/>
                                    </w:rPr>
                                  </w:pPr>
                                </w:p>
                                <w:p w:rsidR="0009622D" w:rsidRDefault="0009622D">
                                  <w:pPr>
                                    <w:pStyle w:val="TableParagraph"/>
                                    <w:spacing w:line="240" w:lineRule="auto"/>
                                    <w:ind w:left="0"/>
                                    <w:rPr>
                                      <w:sz w:val="14"/>
                                    </w:rPr>
                                  </w:pPr>
                                </w:p>
                                <w:p w:rsidR="0009622D" w:rsidRDefault="0009622D">
                                  <w:pPr>
                                    <w:pStyle w:val="TableParagraph"/>
                                    <w:spacing w:line="240" w:lineRule="auto"/>
                                    <w:ind w:left="0"/>
                                    <w:rPr>
                                      <w:sz w:val="14"/>
                                    </w:rPr>
                                  </w:pPr>
                                </w:p>
                                <w:p w:rsidR="0009622D" w:rsidRDefault="0009622D">
                                  <w:pPr>
                                    <w:pStyle w:val="TableParagraph"/>
                                    <w:spacing w:before="88" w:line="240" w:lineRule="auto"/>
                                    <w:ind w:left="105"/>
                                    <w:rPr>
                                      <w:rFonts w:ascii="Arial"/>
                                      <w:b/>
                                      <w:sz w:val="13"/>
                                    </w:rPr>
                                  </w:pPr>
                                  <w:r>
                                    <w:rPr>
                                      <w:rFonts w:ascii="Arial"/>
                                      <w:b/>
                                      <w:sz w:val="13"/>
                                    </w:rPr>
                                    <w:t>Web height</w:t>
                                  </w:r>
                                </w:p>
                              </w:tc>
                            </w:tr>
                            <w:tr w:rsidR="0009622D">
                              <w:trPr>
                                <w:trHeight w:hRule="exact" w:val="576"/>
                              </w:trPr>
                              <w:tc>
                                <w:tcPr>
                                  <w:tcW w:w="1666" w:type="dxa"/>
                                  <w:gridSpan w:val="2"/>
                                  <w:shd w:val="clear" w:color="auto" w:fill="DBA000"/>
                                </w:tcPr>
                                <w:p w:rsidR="0009622D" w:rsidRDefault="0009622D">
                                  <w:pPr>
                                    <w:pStyle w:val="TableParagraph"/>
                                    <w:spacing w:before="122" w:line="247" w:lineRule="auto"/>
                                    <w:ind w:left="897" w:right="148"/>
                                    <w:rPr>
                                      <w:rFonts w:ascii="Arial"/>
                                      <w:b/>
                                      <w:sz w:val="13"/>
                                    </w:rPr>
                                  </w:pPr>
                                  <w:r>
                                    <w:rPr>
                                      <w:rFonts w:ascii="Arial"/>
                                      <w:b/>
                                      <w:sz w:val="13"/>
                                    </w:rPr>
                                    <w:t>Web thickness</w:t>
                                  </w:r>
                                </w:p>
                              </w:tc>
                            </w:tr>
                            <w:tr w:rsidR="0009622D">
                              <w:trPr>
                                <w:trHeight w:hRule="exact" w:val="1058"/>
                              </w:trPr>
                              <w:tc>
                                <w:tcPr>
                                  <w:tcW w:w="609" w:type="dxa"/>
                                  <w:shd w:val="clear" w:color="auto" w:fill="DBA000"/>
                                </w:tcPr>
                                <w:p w:rsidR="0009622D" w:rsidRDefault="0009622D"/>
                              </w:tc>
                              <w:tc>
                                <w:tcPr>
                                  <w:tcW w:w="1057" w:type="dxa"/>
                                </w:tcPr>
                                <w:p w:rsidR="0009622D" w:rsidRDefault="0009622D"/>
                              </w:tc>
                            </w:tr>
                          </w:tbl>
                          <w:p w:rsidR="0009622D" w:rsidRDefault="0009622D">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8D43E8" id="Text Box 1101" o:spid="_x0000_s1321" type="#_x0000_t202" style="position:absolute;left:0;text-align:left;margin-left:410.7pt;margin-top:.35pt;width:83.3pt;height:134.6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"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609"/>
                        <w:gridCol w:w="1057"/>
                      </w:tblGrid>
                      <w:tr w:rsidR="0009622D">
                        <w:trPr>
                          <w:trHeight w:hRule="exact" w:val="1058"/>
                        </w:trPr>
                        <w:tc>
                          <w:tcPr>
                            <w:tcW w:w="609" w:type="dxa"/>
                            <w:shd w:val="clear" w:color="auto" w:fill="DBA000"/>
                          </w:tcPr>
                          <w:p w:rsidR="0009622D" w:rsidRDefault="0009622D"/>
                        </w:tc>
                        <w:tc>
                          <w:tcPr>
                            <w:tcW w:w="1057" w:type="dxa"/>
                          </w:tcPr>
                          <w:p w:rsidR="0009622D" w:rsidRDefault="0009622D">
                            <w:pPr>
                              <w:pStyle w:val="TableParagraph"/>
                              <w:spacing w:line="240" w:lineRule="auto"/>
                              <w:ind w:left="0"/>
                              <w:rPr>
                                <w:sz w:val="14"/>
                              </w:rPr>
                            </w:pPr>
                          </w:p>
                          <w:p w:rsidR="0009622D" w:rsidRDefault="0009622D">
                            <w:pPr>
                              <w:pStyle w:val="TableParagraph"/>
                              <w:spacing w:line="240" w:lineRule="auto"/>
                              <w:ind w:left="0"/>
                              <w:rPr>
                                <w:sz w:val="14"/>
                              </w:rPr>
                            </w:pPr>
                          </w:p>
                          <w:p w:rsidR="0009622D" w:rsidRDefault="0009622D">
                            <w:pPr>
                              <w:pStyle w:val="TableParagraph"/>
                              <w:spacing w:line="240" w:lineRule="auto"/>
                              <w:ind w:left="0"/>
                              <w:rPr>
                                <w:sz w:val="14"/>
                              </w:rPr>
                            </w:pPr>
                          </w:p>
                          <w:p w:rsidR="0009622D" w:rsidRDefault="0009622D">
                            <w:pPr>
                              <w:pStyle w:val="TableParagraph"/>
                              <w:spacing w:line="240" w:lineRule="auto"/>
                              <w:ind w:left="0"/>
                              <w:rPr>
                                <w:sz w:val="14"/>
                              </w:rPr>
                            </w:pPr>
                          </w:p>
                          <w:p w:rsidR="0009622D" w:rsidRDefault="0009622D">
                            <w:pPr>
                              <w:pStyle w:val="TableParagraph"/>
                              <w:spacing w:line="240" w:lineRule="auto"/>
                              <w:ind w:left="0"/>
                              <w:rPr>
                                <w:sz w:val="14"/>
                              </w:rPr>
                            </w:pPr>
                          </w:p>
                          <w:p w:rsidR="0009622D" w:rsidRDefault="0009622D">
                            <w:pPr>
                              <w:pStyle w:val="TableParagraph"/>
                              <w:spacing w:before="88" w:line="240" w:lineRule="auto"/>
                              <w:ind w:left="105"/>
                              <w:rPr>
                                <w:rFonts w:ascii="Arial"/>
                                <w:b/>
                                <w:sz w:val="13"/>
                              </w:rPr>
                            </w:pPr>
                            <w:r>
                              <w:rPr>
                                <w:rFonts w:ascii="Arial"/>
                                <w:b/>
                                <w:sz w:val="13"/>
                              </w:rPr>
                              <w:t>Web height</w:t>
                            </w:r>
                          </w:p>
                        </w:tc>
                      </w:tr>
                      <w:tr w:rsidR="0009622D">
                        <w:trPr>
                          <w:trHeight w:hRule="exact" w:val="576"/>
                        </w:trPr>
                        <w:tc>
                          <w:tcPr>
                            <w:tcW w:w="1666" w:type="dxa"/>
                            <w:gridSpan w:val="2"/>
                            <w:shd w:val="clear" w:color="auto" w:fill="DBA000"/>
                          </w:tcPr>
                          <w:p w:rsidR="0009622D" w:rsidRDefault="0009622D">
                            <w:pPr>
                              <w:pStyle w:val="TableParagraph"/>
                              <w:spacing w:before="122" w:line="247" w:lineRule="auto"/>
                              <w:ind w:left="897" w:right="148"/>
                              <w:rPr>
                                <w:rFonts w:ascii="Arial"/>
                                <w:b/>
                                <w:sz w:val="13"/>
                              </w:rPr>
                            </w:pPr>
                            <w:r>
                              <w:rPr>
                                <w:rFonts w:ascii="Arial"/>
                                <w:b/>
                                <w:sz w:val="13"/>
                              </w:rPr>
                              <w:t>Web thickness</w:t>
                            </w:r>
                          </w:p>
                        </w:tc>
                      </w:tr>
                      <w:tr w:rsidR="0009622D">
                        <w:trPr>
                          <w:trHeight w:hRule="exact" w:val="1058"/>
                        </w:trPr>
                        <w:tc>
                          <w:tcPr>
                            <w:tcW w:w="609" w:type="dxa"/>
                            <w:shd w:val="clear" w:color="auto" w:fill="DBA000"/>
                          </w:tcPr>
                          <w:p w:rsidR="0009622D" w:rsidRDefault="0009622D"/>
                        </w:tc>
                        <w:tc>
                          <w:tcPr>
                            <w:tcW w:w="1057" w:type="dxa"/>
                          </w:tcPr>
                          <w:p w:rsidR="0009622D" w:rsidRDefault="0009622D"/>
                        </w:tc>
                      </w:tr>
                    </w:tbl>
                    <w:p w:rsidR="0009622D" w:rsidRDefault="0009622D">
                      <w:pPr>
                        <w:pStyle w:val="BodyText"/>
                      </w:pPr>
                    </w:p>
                  </w:txbxContent>
                </v:textbox>
                <w10:wrap anchorx="page"/>
              </v:shape>
            </w:pict>
          </mc:Fallback>
        </mc:AlternateContent>
      </w:r>
      <w:r w:rsidR="0009622D">
        <w:rPr>
          <w:rFonts w:ascii="Arial"/>
          <w:b/>
          <w:w w:val="105"/>
          <w:sz w:val="12"/>
        </w:rPr>
        <w:t>Diameter (at</w:t>
      </w:r>
    </w:p>
    <w:p w:rsidR="00012D33" w:rsidRDefault="0009622D">
      <w:pPr>
        <w:spacing w:before="11"/>
        <w:ind w:left="1382"/>
        <w:rPr>
          <w:rFonts w:ascii="Arial"/>
          <w:b/>
          <w:sz w:val="12"/>
        </w:rPr>
      </w:pPr>
      <w:r>
        <w:rPr>
          <w:rFonts w:ascii="Arial"/>
          <w:b/>
          <w:w w:val="105"/>
          <w:sz w:val="12"/>
        </w:rPr>
        <w:t>section nodes)</w:t>
      </w:r>
    </w:p>
    <w:p w:rsidR="00012D33" w:rsidRDefault="00F23B9E">
      <w:pPr>
        <w:pStyle w:val="BodyText"/>
        <w:tabs>
          <w:tab w:val="left" w:pos="5754"/>
        </w:tabs>
        <w:ind w:left="4376"/>
        <w:rPr>
          <w:rFonts w:ascii="Arial"/>
        </w:rPr>
      </w:pPr>
      <w:r>
        <w:rPr>
          <w:rFonts w:ascii="Arial"/>
          <w:noProof/>
        </w:rPr>
        <mc:AlternateContent>
          <mc:Choice Requires="wpg">
            <w:drawing>
              <wp:inline distT="0" distB="0" distL="0" distR="0" wp14:anchorId="24732347" wp14:editId="5410F810">
                <wp:extent cx="108585" cy="191770"/>
                <wp:effectExtent l="0" t="1270" r="0" b="0"/>
                <wp:docPr id="1110" name="Group 10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585" cy="191770"/>
                          <a:chOff x="0" y="0"/>
                          <a:chExt cx="171" cy="302"/>
                        </a:xfrm>
                      </wpg:grpSpPr>
                      <wps:wsp>
                        <wps:cNvPr id="1111" name="Rectangle 1100"/>
                        <wps:cNvSpPr>
                          <a:spLocks noChangeArrowheads="1"/>
                        </wps:cNvSpPr>
                        <wps:spPr bwMode="auto">
                          <a:xfrm>
                            <a:off x="0" y="0"/>
                            <a:ext cx="170" cy="302"/>
                          </a:xfrm>
                          <a:prstGeom prst="rect">
                            <a:avLst/>
                          </a:prstGeom>
                          <a:solidFill>
                            <a:srgbClr val="DBA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3B91DC" id="Group 1099" o:spid="_x0000_s1026" style="width:8.55pt;height:15.1pt;mso-position-horizontal-relative:char;mso-position-vertical-relative:line" coordsize="171,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">
                <v:rect id="Rectangle 1100" o:spid="_x0000_s1027" style="position:absolute;width:17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" fillcolor="#dba000" stroked="f"/>
                <w10:anchorlock/>
              </v:group>
            </w:pict>
          </mc:Fallback>
        </mc:AlternateContent>
      </w:r>
      <w:r w:rsidR="0009622D">
        <w:rPr>
          <w:rFonts w:ascii="Arial"/>
        </w:rPr>
        <w:tab/>
      </w:r>
      <w:r>
        <w:rPr>
          <w:rFonts w:ascii="Arial"/>
          <w:noProof/>
        </w:rPr>
        <mc:AlternateContent>
          <mc:Choice Requires="wpg">
            <w:drawing>
              <wp:inline distT="0" distB="0" distL="0" distR="0" wp14:anchorId="29A191BC" wp14:editId="25927038">
                <wp:extent cx="111125" cy="191770"/>
                <wp:effectExtent l="0" t="1270" r="0" b="0"/>
                <wp:docPr id="1108" name="Group 10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125" cy="191770"/>
                          <a:chOff x="0" y="0"/>
                          <a:chExt cx="175" cy="302"/>
                        </a:xfrm>
                      </wpg:grpSpPr>
                      <wps:wsp>
                        <wps:cNvPr id="1109" name="Rectangle 1098"/>
                        <wps:cNvSpPr>
                          <a:spLocks noChangeArrowheads="1"/>
                        </wps:cNvSpPr>
                        <wps:spPr bwMode="auto">
                          <a:xfrm>
                            <a:off x="0" y="0"/>
                            <a:ext cx="175" cy="302"/>
                          </a:xfrm>
                          <a:prstGeom prst="rect">
                            <a:avLst/>
                          </a:prstGeom>
                          <a:solidFill>
                            <a:srgbClr val="DBA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CCA0176" id="Group 1097" o:spid="_x0000_s1026" style="width:8.75pt;height:15.1pt;mso-position-horizontal-relative:char;mso-position-vertical-relative:line" coordsize="175,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">
                <v:rect id="Rectangle 1098" o:spid="_x0000_s1027" style="position:absolute;width:175;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" fillcolor="#dba000" stroked="f"/>
                <w10:anchorlock/>
              </v:group>
            </w:pict>
          </mc:Fallback>
        </mc:AlternateContent>
      </w:r>
    </w:p>
    <w:p w:rsidR="00012D33" w:rsidRDefault="00012D33">
      <w:pPr>
        <w:pStyle w:val="BodyText"/>
        <w:spacing w:before="7"/>
        <w:rPr>
          <w:rFonts w:ascii="Arial"/>
          <w:b/>
          <w:sz w:val="10"/>
        </w:rPr>
      </w:pPr>
    </w:p>
    <w:p w:rsidR="00012D33" w:rsidRDefault="00F23B9E">
      <w:pPr>
        <w:spacing w:before="96" w:line="244" w:lineRule="auto"/>
        <w:ind w:left="4530" w:right="5930"/>
        <w:jc w:val="center"/>
        <w:rPr>
          <w:rFonts w:ascii="Arial"/>
          <w:b/>
          <w:sz w:val="15"/>
        </w:rPr>
      </w:pPr>
      <w:r>
        <w:rPr>
          <w:noProof/>
        </w:rPr>
        <mc:AlternateContent>
          <mc:Choice Requires="wps">
            <w:drawing>
              <wp:anchor distT="0" distB="0" distL="114300" distR="114300" simplePos="0" relativeHeight="251590656" behindDoc="0" locked="0" layoutInCell="1" allowOverlap="1" wp14:anchorId="34863141" wp14:editId="0A40E9F7">
                <wp:simplePos x="0" y="0"/>
                <wp:positionH relativeFrom="page">
                  <wp:posOffset>2104390</wp:posOffset>
                </wp:positionH>
                <wp:positionV relativeFrom="paragraph">
                  <wp:posOffset>-130175</wp:posOffset>
                </wp:positionV>
                <wp:extent cx="629920" cy="548640"/>
                <wp:effectExtent l="8890" t="6985" r="8890" b="6350"/>
                <wp:wrapNone/>
                <wp:docPr id="1107" name="Text Box 10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920" cy="548640"/>
                        </a:xfrm>
                        <a:prstGeom prst="rect">
                          <a:avLst/>
                        </a:prstGeom>
                        <a:noFill/>
                        <a:ln w="677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9622D" w:rsidRDefault="0009622D">
                            <w:pPr>
                              <w:pStyle w:val="BodyText"/>
                              <w:rPr>
                                <w:sz w:val="14"/>
                              </w:rPr>
                            </w:pPr>
                          </w:p>
                          <w:p w:rsidR="0009622D" w:rsidRDefault="0009622D">
                            <w:pPr>
                              <w:pStyle w:val="BodyText"/>
                              <w:rPr>
                                <w:sz w:val="17"/>
                              </w:rPr>
                            </w:pPr>
                          </w:p>
                          <w:p w:rsidR="0009622D" w:rsidRDefault="0009622D">
                            <w:pPr>
                              <w:ind w:left="33"/>
                              <w:rPr>
                                <w:rFonts w:ascii="Arial"/>
                                <w:b/>
                                <w:sz w:val="12"/>
                              </w:rPr>
                            </w:pPr>
                            <w:r>
                              <w:rPr>
                                <w:rFonts w:ascii="Arial"/>
                                <w:b/>
                                <w:color w:val="800000"/>
                                <w:w w:val="105"/>
                                <w:sz w:val="12"/>
                              </w:rPr>
                              <w:t>Ring Stiffeners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63141" id="Text Box 1096" o:spid="_x0000_s1322" type="#_x0000_t202" style="position:absolute;left:0;text-align:left;margin-left:165.7pt;margin-top:-10.25pt;width:49.6pt;height:43.2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" filled="f" strokeweight=".18814mm">
                <v:textbox inset="0,0,0,0">
                  <w:txbxContent>
                    <w:p w:rsidR="0009622D" w:rsidRDefault="0009622D">
                      <w:pPr>
                        <w:pStyle w:val="BodyText"/>
                        <w:rPr>
                          <w:sz w:val="14"/>
                        </w:rPr>
                      </w:pPr>
                    </w:p>
                    <w:p w:rsidR="0009622D" w:rsidRDefault="0009622D">
                      <w:pPr>
                        <w:pStyle w:val="BodyText"/>
                        <w:rPr>
                          <w:sz w:val="17"/>
                        </w:rPr>
                      </w:pPr>
                    </w:p>
                    <w:p w:rsidR="0009622D" w:rsidRDefault="0009622D">
                      <w:pPr>
                        <w:ind w:left="33"/>
                        <w:rPr>
                          <w:rFonts w:ascii="Arial"/>
                          <w:b/>
                          <w:sz w:val="12"/>
                        </w:rPr>
                      </w:pPr>
                      <w:r>
                        <w:rPr>
                          <w:rFonts w:ascii="Arial"/>
                          <w:b/>
                          <w:color w:val="800000"/>
                          <w:w w:val="105"/>
                          <w:sz w:val="12"/>
                        </w:rPr>
                        <w:t>Ring Stiffeners</w:t>
                      </w:r>
                    </w:p>
                  </w:txbxContent>
                </v:textbox>
                <w10:wrap anchorx="page"/>
              </v:shape>
            </w:pict>
          </mc:Fallback>
        </mc:AlternateContent>
      </w:r>
      <w:r>
        <w:rPr>
          <w:noProof/>
        </w:rPr>
        <mc:AlternateContent>
          <mc:Choice Requires="wps">
            <w:drawing>
              <wp:anchor distT="0" distB="0" distL="114300" distR="114300" simplePos="0" relativeHeight="251591680" behindDoc="0" locked="0" layoutInCell="1" allowOverlap="1" wp14:anchorId="1B1C5039" wp14:editId="1C41124C">
                <wp:simplePos x="0" y="0"/>
                <wp:positionH relativeFrom="page">
                  <wp:posOffset>5116830</wp:posOffset>
                </wp:positionH>
                <wp:positionV relativeFrom="paragraph">
                  <wp:posOffset>46355</wp:posOffset>
                </wp:positionV>
                <wp:extent cx="119380" cy="532130"/>
                <wp:effectExtent l="1905" t="2540" r="2540" b="0"/>
                <wp:wrapNone/>
                <wp:docPr id="1106" name="Text Box 10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 cy="53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18"/>
                              <w:ind w:left="20" w:right="-266"/>
                              <w:rPr>
                                <w:rFonts w:ascii="Arial"/>
                                <w:b/>
                                <w:sz w:val="13"/>
                              </w:rPr>
                            </w:pPr>
                            <w:r>
                              <w:rPr>
                                <w:rFonts w:ascii="Arial"/>
                                <w:b/>
                                <w:spacing w:val="-4"/>
                                <w:w w:val="101"/>
                                <w:sz w:val="13"/>
                              </w:rPr>
                              <w:t>Fl</w:t>
                            </w:r>
                            <w:r>
                              <w:rPr>
                                <w:rFonts w:ascii="Arial"/>
                                <w:b/>
                                <w:spacing w:val="3"/>
                                <w:w w:val="101"/>
                                <w:sz w:val="13"/>
                              </w:rPr>
                              <w:t>a</w:t>
                            </w:r>
                            <w:r>
                              <w:rPr>
                                <w:rFonts w:ascii="Arial"/>
                                <w:b/>
                                <w:spacing w:val="-4"/>
                                <w:w w:val="101"/>
                                <w:sz w:val="13"/>
                              </w:rPr>
                              <w:t>ng</w:t>
                            </w:r>
                            <w:r>
                              <w:rPr>
                                <w:rFonts w:ascii="Arial"/>
                                <w:b/>
                                <w:w w:val="101"/>
                                <w:sz w:val="13"/>
                              </w:rPr>
                              <w:t>e</w:t>
                            </w:r>
                            <w:r>
                              <w:rPr>
                                <w:rFonts w:ascii="Arial"/>
                                <w:b/>
                                <w:spacing w:val="11"/>
                                <w:sz w:val="13"/>
                              </w:rPr>
                              <w:t xml:space="preserve"> </w:t>
                            </w:r>
                            <w:r>
                              <w:rPr>
                                <w:rFonts w:ascii="Arial"/>
                                <w:b/>
                                <w:spacing w:val="-4"/>
                                <w:w w:val="101"/>
                                <w:sz w:val="13"/>
                              </w:rPr>
                              <w:t>wid</w:t>
                            </w:r>
                            <w:r>
                              <w:rPr>
                                <w:rFonts w:ascii="Arial"/>
                                <w:b/>
                                <w:w w:val="101"/>
                                <w:sz w:val="13"/>
                              </w:rPr>
                              <w:t>th</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1C5039" id="Text Box 1095" o:spid="_x0000_s1323" type="#_x0000_t202" style="position:absolute;left:0;text-align:left;margin-left:402.9pt;margin-top:3.65pt;width:9.4pt;height:41.9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" filled="f" stroked="f">
                <v:textbox style="layout-flow:vertical;mso-layout-flow-alt:bottom-to-top" inset="0,0,0,0">
                  <w:txbxContent>
                    <w:p w:rsidR="0009622D" w:rsidRDefault="0009622D">
                      <w:pPr>
                        <w:spacing w:before="18"/>
                        <w:ind w:left="20" w:right="-266"/>
                        <w:rPr>
                          <w:rFonts w:ascii="Arial"/>
                          <w:b/>
                          <w:sz w:val="13"/>
                        </w:rPr>
                      </w:pPr>
                      <w:r>
                        <w:rPr>
                          <w:rFonts w:ascii="Arial"/>
                          <w:b/>
                          <w:spacing w:val="-4"/>
                          <w:w w:val="101"/>
                          <w:sz w:val="13"/>
                        </w:rPr>
                        <w:t>Fl</w:t>
                      </w:r>
                      <w:r>
                        <w:rPr>
                          <w:rFonts w:ascii="Arial"/>
                          <w:b/>
                          <w:spacing w:val="3"/>
                          <w:w w:val="101"/>
                          <w:sz w:val="13"/>
                        </w:rPr>
                        <w:t>a</w:t>
                      </w:r>
                      <w:r>
                        <w:rPr>
                          <w:rFonts w:ascii="Arial"/>
                          <w:b/>
                          <w:spacing w:val="-4"/>
                          <w:w w:val="101"/>
                          <w:sz w:val="13"/>
                        </w:rPr>
                        <w:t>ng</w:t>
                      </w:r>
                      <w:r>
                        <w:rPr>
                          <w:rFonts w:ascii="Arial"/>
                          <w:b/>
                          <w:w w:val="101"/>
                          <w:sz w:val="13"/>
                        </w:rPr>
                        <w:t>e</w:t>
                      </w:r>
                      <w:r>
                        <w:rPr>
                          <w:rFonts w:ascii="Arial"/>
                          <w:b/>
                          <w:spacing w:val="11"/>
                          <w:sz w:val="13"/>
                        </w:rPr>
                        <w:t xml:space="preserve"> </w:t>
                      </w:r>
                      <w:r>
                        <w:rPr>
                          <w:rFonts w:ascii="Arial"/>
                          <w:b/>
                          <w:spacing w:val="-4"/>
                          <w:w w:val="101"/>
                          <w:sz w:val="13"/>
                        </w:rPr>
                        <w:t>wid</w:t>
                      </w:r>
                      <w:r>
                        <w:rPr>
                          <w:rFonts w:ascii="Arial"/>
                          <w:b/>
                          <w:w w:val="101"/>
                          <w:sz w:val="13"/>
                        </w:rPr>
                        <w:t>th</w:t>
                      </w:r>
                    </w:p>
                  </w:txbxContent>
                </v:textbox>
                <w10:wrap anchorx="page"/>
              </v:shape>
            </w:pict>
          </mc:Fallback>
        </mc:AlternateContent>
      </w:r>
      <w:proofErr w:type="spellStart"/>
      <w:r w:rsidR="0009622D">
        <w:rPr>
          <w:rFonts w:ascii="Arial"/>
          <w:b/>
          <w:sz w:val="15"/>
        </w:rPr>
        <w:t>fener</w:t>
      </w:r>
      <w:proofErr w:type="spellEnd"/>
      <w:r w:rsidR="0009622D">
        <w:rPr>
          <w:rFonts w:ascii="Arial"/>
          <w:b/>
          <w:sz w:val="15"/>
        </w:rPr>
        <w:t xml:space="preserve"> </w:t>
      </w:r>
      <w:proofErr w:type="spellStart"/>
      <w:r w:rsidR="0009622D">
        <w:rPr>
          <w:rFonts w:ascii="Arial"/>
          <w:b/>
          <w:sz w:val="15"/>
        </w:rPr>
        <w:t>cing</w:t>
      </w:r>
      <w:proofErr w:type="spellEnd"/>
    </w:p>
    <w:p w:rsidR="00012D33" w:rsidRDefault="00012D33">
      <w:pPr>
        <w:pStyle w:val="BodyText"/>
        <w:spacing w:before="9"/>
        <w:rPr>
          <w:rFonts w:ascii="Arial"/>
          <w:b/>
          <w:sz w:val="15"/>
        </w:rPr>
      </w:pPr>
    </w:p>
    <w:p w:rsidR="00012D33" w:rsidRDefault="00012D33">
      <w:pPr>
        <w:rPr>
          <w:rFonts w:ascii="Arial"/>
          <w:sz w:val="15"/>
        </w:rPr>
        <w:sectPr w:rsidR="00012D33">
          <w:pgSz w:w="12240" w:h="15840"/>
          <w:pgMar w:top="1500" w:right="0" w:bottom="980" w:left="1320" w:header="0" w:footer="792" w:gutter="0"/>
          <w:cols w:space="720"/>
        </w:sectPr>
      </w:pPr>
    </w:p>
    <w:p w:rsidR="00012D33" w:rsidRDefault="0009622D">
      <w:pPr>
        <w:spacing w:before="103" w:line="259" w:lineRule="auto"/>
        <w:ind w:left="397" w:right="-13"/>
        <w:rPr>
          <w:rFonts w:ascii="Arial"/>
          <w:b/>
          <w:sz w:val="12"/>
        </w:rPr>
      </w:pPr>
      <w:r>
        <w:rPr>
          <w:rFonts w:ascii="Arial"/>
          <w:b/>
          <w:w w:val="105"/>
          <w:sz w:val="12"/>
        </w:rPr>
        <w:t>Section heights</w:t>
      </w:r>
    </w:p>
    <w:p w:rsidR="00012D33" w:rsidRDefault="0009622D">
      <w:pPr>
        <w:pStyle w:val="BodyText"/>
        <w:rPr>
          <w:rFonts w:ascii="Arial"/>
          <w:b/>
          <w:sz w:val="14"/>
        </w:rPr>
      </w:pPr>
      <w:r>
        <w:br w:type="column"/>
      </w:r>
    </w:p>
    <w:p w:rsidR="00012D33" w:rsidRDefault="00012D33">
      <w:pPr>
        <w:pStyle w:val="BodyText"/>
        <w:rPr>
          <w:rFonts w:ascii="Arial"/>
          <w:b/>
          <w:sz w:val="14"/>
        </w:rPr>
      </w:pPr>
    </w:p>
    <w:p w:rsidR="00012D33" w:rsidRDefault="00F23B9E">
      <w:pPr>
        <w:spacing w:before="101" w:line="259" w:lineRule="auto"/>
        <w:ind w:left="566" w:right="7961"/>
        <w:rPr>
          <w:rFonts w:ascii="Arial"/>
          <w:b/>
          <w:sz w:val="12"/>
        </w:rPr>
      </w:pPr>
      <w:r>
        <w:rPr>
          <w:noProof/>
        </w:rPr>
        <mc:AlternateContent>
          <mc:Choice Requires="wps">
            <w:drawing>
              <wp:anchor distT="0" distB="0" distL="114300" distR="114300" simplePos="0" relativeHeight="251586560" behindDoc="0" locked="0" layoutInCell="1" allowOverlap="1" wp14:anchorId="283E6ABB" wp14:editId="53FCDF22">
                <wp:simplePos x="0" y="0"/>
                <wp:positionH relativeFrom="page">
                  <wp:posOffset>3617595</wp:posOffset>
                </wp:positionH>
                <wp:positionV relativeFrom="paragraph">
                  <wp:posOffset>121920</wp:posOffset>
                </wp:positionV>
                <wp:extent cx="107950" cy="187960"/>
                <wp:effectExtent l="0" t="0" r="0" b="0"/>
                <wp:wrapNone/>
                <wp:docPr id="1105" name="Rectangle 10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950" cy="187960"/>
                        </a:xfrm>
                        <a:prstGeom prst="rect">
                          <a:avLst/>
                        </a:prstGeom>
                        <a:solidFill>
                          <a:srgbClr val="DBA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067B7F" id="Rectangle 1094" o:spid="_x0000_s1026" style="position:absolute;margin-left:284.85pt;margin-top:9.6pt;width:8.5pt;height:14.8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" fillcolor="#dba000" stroked="f">
                <w10:wrap anchorx="page"/>
              </v:rect>
            </w:pict>
          </mc:Fallback>
        </mc:AlternateContent>
      </w:r>
      <w:r>
        <w:rPr>
          <w:noProof/>
        </w:rPr>
        <mc:AlternateContent>
          <mc:Choice Requires="wps">
            <w:drawing>
              <wp:anchor distT="0" distB="0" distL="114300" distR="114300" simplePos="0" relativeHeight="251589632" behindDoc="0" locked="0" layoutInCell="1" allowOverlap="1" wp14:anchorId="7D916178" wp14:editId="6A332566">
                <wp:simplePos x="0" y="0"/>
                <wp:positionH relativeFrom="page">
                  <wp:posOffset>4492625</wp:posOffset>
                </wp:positionH>
                <wp:positionV relativeFrom="paragraph">
                  <wp:posOffset>121920</wp:posOffset>
                </wp:positionV>
                <wp:extent cx="111125" cy="187960"/>
                <wp:effectExtent l="0" t="0" r="0" b="0"/>
                <wp:wrapNone/>
                <wp:docPr id="1104" name="Rectangle 10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87960"/>
                        </a:xfrm>
                        <a:prstGeom prst="rect">
                          <a:avLst/>
                        </a:prstGeom>
                        <a:solidFill>
                          <a:srgbClr val="DBA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362A8D" id="Rectangle 1093" o:spid="_x0000_s1026" style="position:absolute;margin-left:353.75pt;margin-top:9.6pt;width:8.75pt;height:14.8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" fillcolor="#dba000" stroked="f">
                <w10:wrap anchorx="page"/>
              </v:rect>
            </w:pict>
          </mc:Fallback>
        </mc:AlternateContent>
      </w:r>
      <w:r w:rsidR="0009622D">
        <w:rPr>
          <w:rFonts w:ascii="Arial"/>
          <w:b/>
          <w:w w:val="105"/>
          <w:sz w:val="12"/>
        </w:rPr>
        <w:t>Buoyancy tank height, diameter</w:t>
      </w:r>
    </w:p>
    <w:p w:rsidR="00012D33" w:rsidRDefault="00012D33">
      <w:pPr>
        <w:pStyle w:val="BodyText"/>
        <w:spacing w:before="10"/>
        <w:rPr>
          <w:rFonts w:ascii="Arial"/>
          <w:b/>
          <w:sz w:val="13"/>
        </w:rPr>
      </w:pPr>
    </w:p>
    <w:p w:rsidR="00012D33" w:rsidRDefault="00F23B9E">
      <w:pPr>
        <w:ind w:left="397"/>
        <w:rPr>
          <w:rFonts w:ascii="Arial"/>
          <w:b/>
          <w:sz w:val="12"/>
        </w:rPr>
      </w:pPr>
      <w:r>
        <w:rPr>
          <w:noProof/>
        </w:rPr>
        <mc:AlternateContent>
          <mc:Choice Requires="wps">
            <w:drawing>
              <wp:anchor distT="0" distB="0" distL="114300" distR="114300" simplePos="0" relativeHeight="251585536" behindDoc="0" locked="0" layoutInCell="1" allowOverlap="1" wp14:anchorId="4D553B1E" wp14:editId="3E616504">
                <wp:simplePos x="0" y="0"/>
                <wp:positionH relativeFrom="page">
                  <wp:posOffset>3617595</wp:posOffset>
                </wp:positionH>
                <wp:positionV relativeFrom="paragraph">
                  <wp:posOffset>57150</wp:posOffset>
                </wp:positionV>
                <wp:extent cx="107950" cy="187960"/>
                <wp:effectExtent l="0" t="0" r="0" b="3175"/>
                <wp:wrapNone/>
                <wp:docPr id="1103" name="Rectangle 10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950" cy="187960"/>
                        </a:xfrm>
                        <a:prstGeom prst="rect">
                          <a:avLst/>
                        </a:prstGeom>
                        <a:solidFill>
                          <a:srgbClr val="DBA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4FBE33" id="Rectangle 1092" o:spid="_x0000_s1026" style="position:absolute;margin-left:284.85pt;margin-top:4.5pt;width:8.5pt;height:14.8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" fillcolor="#dba000" stroked="f">
                <w10:wrap anchorx="page"/>
              </v:rect>
            </w:pict>
          </mc:Fallback>
        </mc:AlternateContent>
      </w:r>
      <w:r>
        <w:rPr>
          <w:noProof/>
        </w:rPr>
        <mc:AlternateContent>
          <mc:Choice Requires="wps">
            <w:drawing>
              <wp:anchor distT="0" distB="0" distL="114300" distR="114300" simplePos="0" relativeHeight="251588608" behindDoc="0" locked="0" layoutInCell="1" allowOverlap="1" wp14:anchorId="59C9D7EC" wp14:editId="76AE9CE6">
                <wp:simplePos x="0" y="0"/>
                <wp:positionH relativeFrom="page">
                  <wp:posOffset>4492625</wp:posOffset>
                </wp:positionH>
                <wp:positionV relativeFrom="paragraph">
                  <wp:posOffset>57150</wp:posOffset>
                </wp:positionV>
                <wp:extent cx="111125" cy="187960"/>
                <wp:effectExtent l="0" t="0" r="0" b="3175"/>
                <wp:wrapNone/>
                <wp:docPr id="1102" name="Rectangle 10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87960"/>
                        </a:xfrm>
                        <a:prstGeom prst="rect">
                          <a:avLst/>
                        </a:prstGeom>
                        <a:solidFill>
                          <a:srgbClr val="DBA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C7782E" id="Rectangle 1091" o:spid="_x0000_s1026" style="position:absolute;margin-left:353.75pt;margin-top:4.5pt;width:8.75pt;height:14.8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" fillcolor="#dba000" stroked="f">
                <w10:wrap anchorx="page"/>
              </v:rect>
            </w:pict>
          </mc:Fallback>
        </mc:AlternateContent>
      </w:r>
      <w:r w:rsidR="0009622D">
        <w:rPr>
          <w:rFonts w:ascii="Arial"/>
          <w:b/>
          <w:w w:val="105"/>
          <w:sz w:val="12"/>
        </w:rPr>
        <w:t>Ballast</w:t>
      </w:r>
    </w:p>
    <w:p w:rsidR="00012D33" w:rsidRDefault="0009622D">
      <w:pPr>
        <w:pStyle w:val="ListParagraph"/>
        <w:numPr>
          <w:ilvl w:val="0"/>
          <w:numId w:val="12"/>
        </w:numPr>
        <w:tabs>
          <w:tab w:val="left" w:pos="547"/>
        </w:tabs>
        <w:spacing w:before="10"/>
        <w:ind w:hanging="149"/>
        <w:jc w:val="left"/>
        <w:rPr>
          <w:rFonts w:ascii="Arial"/>
          <w:b/>
          <w:color w:val="41B8FF"/>
          <w:sz w:val="12"/>
        </w:rPr>
      </w:pPr>
      <w:r>
        <w:rPr>
          <w:rFonts w:ascii="Arial"/>
          <w:b/>
          <w:color w:val="41B8FF"/>
          <w:w w:val="105"/>
          <w:sz w:val="12"/>
        </w:rPr>
        <w:t>Water</w:t>
      </w:r>
    </w:p>
    <w:p w:rsidR="00012D33" w:rsidRDefault="0009622D">
      <w:pPr>
        <w:pStyle w:val="ListParagraph"/>
        <w:numPr>
          <w:ilvl w:val="0"/>
          <w:numId w:val="12"/>
        </w:numPr>
        <w:tabs>
          <w:tab w:val="left" w:pos="547"/>
        </w:tabs>
        <w:spacing w:before="10"/>
        <w:ind w:hanging="149"/>
        <w:jc w:val="left"/>
        <w:rPr>
          <w:rFonts w:ascii="Arial"/>
          <w:b/>
          <w:color w:val="FFC425"/>
          <w:sz w:val="12"/>
        </w:rPr>
      </w:pPr>
      <w:r>
        <w:rPr>
          <w:rFonts w:ascii="Arial"/>
          <w:b/>
          <w:color w:val="FFC425"/>
          <w:w w:val="105"/>
          <w:sz w:val="12"/>
        </w:rPr>
        <w:t>Permanent (variable</w:t>
      </w:r>
      <w:r>
        <w:rPr>
          <w:rFonts w:ascii="Arial"/>
          <w:b/>
          <w:color w:val="FFC425"/>
          <w:spacing w:val="15"/>
          <w:w w:val="105"/>
          <w:sz w:val="12"/>
        </w:rPr>
        <w:t xml:space="preserve"> </w:t>
      </w:r>
      <w:r>
        <w:rPr>
          <w:rFonts w:ascii="Arial"/>
          <w:b/>
          <w:color w:val="FFC425"/>
          <w:w w:val="105"/>
          <w:sz w:val="12"/>
        </w:rPr>
        <w:t>density)</w:t>
      </w:r>
    </w:p>
    <w:p w:rsidR="00012D33" w:rsidRDefault="0009622D">
      <w:pPr>
        <w:spacing w:before="106" w:line="259" w:lineRule="auto"/>
        <w:ind w:left="441" w:right="8345"/>
        <w:rPr>
          <w:rFonts w:ascii="Arial"/>
          <w:b/>
          <w:sz w:val="12"/>
        </w:rPr>
      </w:pPr>
      <w:r>
        <w:rPr>
          <w:rFonts w:ascii="Arial"/>
          <w:b/>
          <w:w w:val="105"/>
          <w:sz w:val="12"/>
        </w:rPr>
        <w:t>Permanent ballast height</w:t>
      </w:r>
    </w:p>
    <w:p w:rsidR="00012D33" w:rsidRDefault="00012D33">
      <w:pPr>
        <w:spacing w:line="259" w:lineRule="auto"/>
        <w:rPr>
          <w:rFonts w:ascii="Arial"/>
          <w:sz w:val="12"/>
        </w:rPr>
        <w:sectPr w:rsidR="00012D33">
          <w:type w:val="continuous"/>
          <w:pgSz w:w="12240" w:h="15840"/>
          <w:pgMar w:top="1500" w:right="0" w:bottom="980" w:left="1320" w:header="720" w:footer="720" w:gutter="0"/>
          <w:cols w:num="2" w:space="720" w:equalWidth="0">
            <w:col w:w="860" w:space="243"/>
            <w:col w:w="9817"/>
          </w:cols>
        </w:sectPr>
      </w:pPr>
    </w:p>
    <w:p w:rsidR="00012D33" w:rsidRDefault="00012D33">
      <w:pPr>
        <w:pStyle w:val="BodyText"/>
        <w:spacing w:before="3"/>
        <w:rPr>
          <w:rFonts w:ascii="Arial"/>
          <w:b/>
          <w:sz w:val="14"/>
        </w:rPr>
      </w:pPr>
    </w:p>
    <w:p w:rsidR="00012D33" w:rsidRDefault="0009622D">
      <w:pPr>
        <w:pStyle w:val="ListParagraph"/>
        <w:numPr>
          <w:ilvl w:val="0"/>
          <w:numId w:val="11"/>
        </w:numPr>
        <w:tabs>
          <w:tab w:val="left" w:pos="946"/>
        </w:tabs>
        <w:rPr>
          <w:sz w:val="18"/>
        </w:rPr>
      </w:pPr>
      <w:r>
        <w:rPr>
          <w:w w:val="110"/>
          <w:sz w:val="18"/>
        </w:rPr>
        <w:t>Vertical column of</w:t>
      </w:r>
      <w:r>
        <w:rPr>
          <w:spacing w:val="2"/>
          <w:w w:val="110"/>
          <w:sz w:val="18"/>
        </w:rPr>
        <w:t xml:space="preserve"> </w:t>
      </w:r>
      <w:r>
        <w:rPr>
          <w:w w:val="110"/>
          <w:sz w:val="18"/>
        </w:rPr>
        <w:t>frustums</w:t>
      </w:r>
    </w:p>
    <w:p w:rsidR="00012D33" w:rsidRDefault="0009622D">
      <w:pPr>
        <w:pStyle w:val="BodyText"/>
        <w:spacing w:before="3"/>
        <w:rPr>
          <w:sz w:val="14"/>
        </w:rPr>
      </w:pPr>
      <w:r>
        <w:br w:type="column"/>
      </w:r>
    </w:p>
    <w:p w:rsidR="00012D33" w:rsidRDefault="0009622D">
      <w:pPr>
        <w:pStyle w:val="ListParagraph"/>
        <w:numPr>
          <w:ilvl w:val="0"/>
          <w:numId w:val="11"/>
        </w:numPr>
        <w:tabs>
          <w:tab w:val="left" w:pos="960"/>
        </w:tabs>
        <w:ind w:left="960" w:hanging="354"/>
        <w:rPr>
          <w:sz w:val="18"/>
        </w:rPr>
      </w:pPr>
      <w:proofErr w:type="gramStart"/>
      <w:r>
        <w:rPr>
          <w:w w:val="105"/>
          <w:sz w:val="18"/>
        </w:rPr>
        <w:t>Vertical  cross</w:t>
      </w:r>
      <w:proofErr w:type="gramEnd"/>
      <w:r>
        <w:rPr>
          <w:w w:val="105"/>
          <w:sz w:val="18"/>
        </w:rPr>
        <w:t>-section</w:t>
      </w:r>
    </w:p>
    <w:p w:rsidR="00012D33" w:rsidRDefault="0009622D">
      <w:pPr>
        <w:pStyle w:val="BodyText"/>
        <w:spacing w:before="3"/>
        <w:rPr>
          <w:sz w:val="14"/>
        </w:rPr>
      </w:pPr>
      <w:r>
        <w:br w:type="column"/>
      </w:r>
    </w:p>
    <w:p w:rsidR="00012D33" w:rsidRDefault="0009622D">
      <w:pPr>
        <w:pStyle w:val="ListParagraph"/>
        <w:numPr>
          <w:ilvl w:val="0"/>
          <w:numId w:val="11"/>
        </w:numPr>
        <w:tabs>
          <w:tab w:val="left" w:pos="937"/>
        </w:tabs>
        <w:ind w:left="936" w:hanging="330"/>
        <w:rPr>
          <w:sz w:val="18"/>
        </w:rPr>
      </w:pPr>
      <w:r>
        <w:rPr>
          <w:w w:val="110"/>
          <w:sz w:val="18"/>
        </w:rPr>
        <w:t>Ring stiffener</w:t>
      </w:r>
      <w:r>
        <w:rPr>
          <w:spacing w:val="-8"/>
          <w:w w:val="110"/>
          <w:sz w:val="18"/>
        </w:rPr>
        <w:t xml:space="preserve"> </w:t>
      </w:r>
      <w:r>
        <w:rPr>
          <w:w w:val="110"/>
          <w:sz w:val="18"/>
        </w:rPr>
        <w:t>geometry</w:t>
      </w:r>
    </w:p>
    <w:p w:rsidR="00012D33" w:rsidRDefault="00012D33">
      <w:pPr>
        <w:rPr>
          <w:sz w:val="18"/>
        </w:rPr>
        <w:sectPr w:rsidR="00012D33">
          <w:type w:val="continuous"/>
          <w:pgSz w:w="12240" w:h="15840"/>
          <w:pgMar w:top="1500" w:right="0" w:bottom="980" w:left="1320" w:header="720" w:footer="720" w:gutter="0"/>
          <w:cols w:num="3" w:space="720" w:equalWidth="0">
            <w:col w:w="3190" w:space="280"/>
            <w:col w:w="2655" w:space="40"/>
            <w:col w:w="4755"/>
          </w:cols>
        </w:sectPr>
      </w:pPr>
    </w:p>
    <w:p w:rsidR="00012D33" w:rsidRDefault="00012D33">
      <w:pPr>
        <w:pStyle w:val="BodyText"/>
        <w:spacing w:before="6"/>
        <w:rPr>
          <w:sz w:val="12"/>
        </w:rPr>
      </w:pPr>
    </w:p>
    <w:p w:rsidR="00012D33" w:rsidRDefault="0009622D">
      <w:pPr>
        <w:spacing w:before="67"/>
        <w:ind w:left="1377" w:right="2693"/>
        <w:jc w:val="center"/>
        <w:rPr>
          <w:sz w:val="18"/>
        </w:rPr>
      </w:pPr>
      <w:proofErr w:type="gramStart"/>
      <w:r>
        <w:rPr>
          <w:b/>
          <w:w w:val="110"/>
          <w:sz w:val="18"/>
        </w:rPr>
        <w:t>Figure  7</w:t>
      </w:r>
      <w:proofErr w:type="gramEnd"/>
      <w:r>
        <w:rPr>
          <w:b/>
          <w:w w:val="110"/>
          <w:sz w:val="18"/>
        </w:rPr>
        <w:t xml:space="preserve">:  </w:t>
      </w:r>
      <w:r>
        <w:rPr>
          <w:w w:val="110"/>
          <w:sz w:val="18"/>
        </w:rPr>
        <w:t>Vertical frustum geometry  parameterization.</w:t>
      </w:r>
    </w:p>
    <w:p w:rsidR="00012D33" w:rsidRDefault="00012D33">
      <w:pPr>
        <w:pStyle w:val="BodyText"/>
        <w:rPr>
          <w:sz w:val="18"/>
        </w:rPr>
      </w:pPr>
    </w:p>
    <w:p w:rsidR="00012D33" w:rsidRDefault="00012D33">
      <w:pPr>
        <w:pStyle w:val="BodyText"/>
      </w:pPr>
    </w:p>
    <w:p w:rsidR="00012D33" w:rsidRDefault="0009622D">
      <w:pPr>
        <w:pStyle w:val="BodyText"/>
        <w:spacing w:line="273" w:lineRule="auto"/>
        <w:ind w:left="119" w:right="1437" w:firstLine="298"/>
        <w:jc w:val="both"/>
      </w:pPr>
      <w:r>
        <w:rPr>
          <w:w w:val="105"/>
        </w:rPr>
        <w:t xml:space="preserve">By default, the mooring system is assumed to use a steel chain with drag embedment anchors. Other mooring available for selection are nylon, polyester, steel wire rope (IWRC) and fiber-core wire rope. </w:t>
      </w:r>
      <w:proofErr w:type="gramStart"/>
      <w:r>
        <w:rPr>
          <w:w w:val="105"/>
        </w:rPr>
        <w:t>The  only</w:t>
      </w:r>
      <w:proofErr w:type="gramEnd"/>
      <w:r>
        <w:rPr>
          <w:w w:val="105"/>
        </w:rPr>
        <w:t xml:space="preserve"> alternative anchor type is currently suction pile anchors, but there are plans to include gravity anchors     as well.  The standard configuration for TLPs is the use of taut nylon mooring lines with suction-pile  </w:t>
      </w:r>
      <w:r>
        <w:rPr>
          <w:spacing w:val="8"/>
          <w:w w:val="105"/>
        </w:rPr>
        <w:t xml:space="preserve"> </w:t>
      </w:r>
      <w:r>
        <w:rPr>
          <w:w w:val="105"/>
        </w:rPr>
        <w:t>anchors.</w:t>
      </w:r>
    </w:p>
    <w:p w:rsidR="00012D33" w:rsidRDefault="00012D33">
      <w:pPr>
        <w:pStyle w:val="BodyText"/>
        <w:spacing w:before="10"/>
        <w:rPr>
          <w:sz w:val="24"/>
        </w:rPr>
      </w:pPr>
    </w:p>
    <w:p w:rsidR="00012D33" w:rsidRDefault="0009622D">
      <w:pPr>
        <w:pStyle w:val="Heading2"/>
        <w:numPr>
          <w:ilvl w:val="1"/>
          <w:numId w:val="13"/>
        </w:numPr>
        <w:tabs>
          <w:tab w:val="left" w:pos="733"/>
        </w:tabs>
        <w:spacing w:before="1"/>
        <w:ind w:hanging="612"/>
        <w:jc w:val="both"/>
      </w:pPr>
      <w:bookmarkStart w:id="109" w:name="Mass_and_Cost_Scaling"/>
      <w:bookmarkEnd w:id="109"/>
      <w:proofErr w:type="gramStart"/>
      <w:r>
        <w:rPr>
          <w:w w:val="110"/>
        </w:rPr>
        <w:t>Mass  and</w:t>
      </w:r>
      <w:proofErr w:type="gramEnd"/>
      <w:r>
        <w:rPr>
          <w:w w:val="110"/>
        </w:rPr>
        <w:t xml:space="preserve">  Cost</w:t>
      </w:r>
      <w:r>
        <w:rPr>
          <w:spacing w:val="-11"/>
          <w:w w:val="110"/>
        </w:rPr>
        <w:t xml:space="preserve"> </w:t>
      </w:r>
      <w:r>
        <w:rPr>
          <w:w w:val="110"/>
        </w:rPr>
        <w:t>Scaling</w:t>
      </w:r>
    </w:p>
    <w:p w:rsidR="00012D33" w:rsidRDefault="0009622D">
      <w:pPr>
        <w:pStyle w:val="BodyText"/>
        <w:spacing w:before="153" w:line="273" w:lineRule="auto"/>
        <w:ind w:left="119" w:right="1437"/>
        <w:jc w:val="both"/>
      </w:pPr>
      <w:r>
        <w:rPr>
          <w:w w:val="110"/>
        </w:rPr>
        <w:t>The</w:t>
      </w:r>
      <w:r>
        <w:rPr>
          <w:spacing w:val="-19"/>
          <w:w w:val="110"/>
        </w:rPr>
        <w:t xml:space="preserve"> </w:t>
      </w:r>
      <w:r>
        <w:rPr>
          <w:w w:val="110"/>
        </w:rPr>
        <w:t>mass</w:t>
      </w:r>
      <w:r>
        <w:rPr>
          <w:spacing w:val="-19"/>
          <w:w w:val="110"/>
        </w:rPr>
        <w:t xml:space="preserve"> </w:t>
      </w:r>
      <w:r>
        <w:rPr>
          <w:w w:val="110"/>
        </w:rPr>
        <w:t>of</w:t>
      </w:r>
      <w:r>
        <w:rPr>
          <w:spacing w:val="-19"/>
          <w:w w:val="110"/>
        </w:rPr>
        <w:t xml:space="preserve"> </w:t>
      </w:r>
      <w:r>
        <w:rPr>
          <w:w w:val="110"/>
        </w:rPr>
        <w:t>all</w:t>
      </w:r>
      <w:r>
        <w:rPr>
          <w:spacing w:val="-19"/>
          <w:w w:val="110"/>
        </w:rPr>
        <w:t xml:space="preserve"> </w:t>
      </w:r>
      <w:r>
        <w:rPr>
          <w:w w:val="110"/>
        </w:rPr>
        <w:t>components</w:t>
      </w:r>
      <w:r>
        <w:rPr>
          <w:spacing w:val="-19"/>
          <w:w w:val="110"/>
        </w:rPr>
        <w:t xml:space="preserve"> </w:t>
      </w:r>
      <w:r>
        <w:rPr>
          <w:w w:val="110"/>
        </w:rPr>
        <w:t>in</w:t>
      </w:r>
      <w:r>
        <w:rPr>
          <w:spacing w:val="-19"/>
          <w:w w:val="110"/>
        </w:rPr>
        <w:t xml:space="preserve"> </w:t>
      </w:r>
      <w:r>
        <w:rPr>
          <w:w w:val="110"/>
        </w:rPr>
        <w:t>the</w:t>
      </w:r>
      <w:r>
        <w:rPr>
          <w:spacing w:val="-19"/>
          <w:w w:val="110"/>
        </w:rPr>
        <w:t xml:space="preserve"> </w:t>
      </w:r>
      <w:r>
        <w:rPr>
          <w:w w:val="110"/>
        </w:rPr>
        <w:t>modeled</w:t>
      </w:r>
      <w:r>
        <w:rPr>
          <w:spacing w:val="-19"/>
          <w:w w:val="110"/>
        </w:rPr>
        <w:t xml:space="preserve"> </w:t>
      </w:r>
      <w:r>
        <w:rPr>
          <w:w w:val="110"/>
        </w:rPr>
        <w:t>substructure</w:t>
      </w:r>
      <w:r>
        <w:rPr>
          <w:spacing w:val="-19"/>
          <w:w w:val="110"/>
        </w:rPr>
        <w:t xml:space="preserve"> </w:t>
      </w:r>
      <w:r>
        <w:rPr>
          <w:w w:val="110"/>
        </w:rPr>
        <w:t>is</w:t>
      </w:r>
      <w:r>
        <w:rPr>
          <w:spacing w:val="-19"/>
          <w:w w:val="110"/>
        </w:rPr>
        <w:t xml:space="preserve"> </w:t>
      </w:r>
      <w:r>
        <w:rPr>
          <w:w w:val="110"/>
        </w:rPr>
        <w:t>captured</w:t>
      </w:r>
      <w:r>
        <w:rPr>
          <w:spacing w:val="-19"/>
          <w:w w:val="110"/>
        </w:rPr>
        <w:t xml:space="preserve"> </w:t>
      </w:r>
      <w:r>
        <w:rPr>
          <w:w w:val="110"/>
        </w:rPr>
        <w:t>through</w:t>
      </w:r>
      <w:r>
        <w:rPr>
          <w:spacing w:val="-19"/>
          <w:w w:val="110"/>
        </w:rPr>
        <w:t xml:space="preserve"> </w:t>
      </w:r>
      <w:r>
        <w:rPr>
          <w:w w:val="110"/>
        </w:rPr>
        <w:t>calculation</w:t>
      </w:r>
      <w:r>
        <w:rPr>
          <w:spacing w:val="-19"/>
          <w:w w:val="110"/>
        </w:rPr>
        <w:t xml:space="preserve"> </w:t>
      </w:r>
      <w:r>
        <w:rPr>
          <w:w w:val="110"/>
        </w:rPr>
        <w:t>of</w:t>
      </w:r>
      <w:r>
        <w:rPr>
          <w:spacing w:val="-19"/>
          <w:w w:val="110"/>
        </w:rPr>
        <w:t xml:space="preserve"> </w:t>
      </w:r>
      <w:r>
        <w:rPr>
          <w:w w:val="110"/>
        </w:rPr>
        <w:t>each</w:t>
      </w:r>
      <w:r>
        <w:rPr>
          <w:spacing w:val="-19"/>
          <w:w w:val="110"/>
        </w:rPr>
        <w:t xml:space="preserve"> </w:t>
      </w:r>
      <w:r>
        <w:rPr>
          <w:w w:val="110"/>
        </w:rPr>
        <w:t xml:space="preserve">components’ volume and multiplying </w:t>
      </w:r>
      <w:r>
        <w:rPr>
          <w:spacing w:val="-3"/>
          <w:w w:val="110"/>
        </w:rPr>
        <w:t xml:space="preserve">by </w:t>
      </w:r>
      <w:r>
        <w:rPr>
          <w:w w:val="110"/>
        </w:rPr>
        <w:t xml:space="preserve">its material </w:t>
      </w:r>
      <w:r>
        <w:rPr>
          <w:spacing w:val="-3"/>
          <w:w w:val="110"/>
        </w:rPr>
        <w:t xml:space="preserve">density. </w:t>
      </w:r>
      <w:r>
        <w:rPr>
          <w:w w:val="110"/>
        </w:rPr>
        <w:t xml:space="preserve">This applies to the frustum shells, the ring stiffeners, the permanent ballast, the pontoons, and the mooring lines. </w:t>
      </w:r>
      <w:r>
        <w:rPr>
          <w:spacing w:val="-3"/>
          <w:w w:val="110"/>
        </w:rPr>
        <w:t xml:space="preserve">However, </w:t>
      </w:r>
      <w:r>
        <w:rPr>
          <w:w w:val="110"/>
        </w:rPr>
        <w:t>the model also acknowledges that the modeled</w:t>
      </w:r>
      <w:r>
        <w:rPr>
          <w:spacing w:val="-6"/>
          <w:w w:val="110"/>
        </w:rPr>
        <w:t xml:space="preserve"> </w:t>
      </w:r>
      <w:r>
        <w:rPr>
          <w:w w:val="110"/>
        </w:rPr>
        <w:t>substructure</w:t>
      </w:r>
      <w:r>
        <w:rPr>
          <w:spacing w:val="-6"/>
          <w:w w:val="110"/>
        </w:rPr>
        <w:t xml:space="preserve"> </w:t>
      </w:r>
      <w:r>
        <w:rPr>
          <w:w w:val="110"/>
        </w:rPr>
        <w:t>is</w:t>
      </w:r>
      <w:r>
        <w:rPr>
          <w:spacing w:val="-6"/>
          <w:w w:val="110"/>
        </w:rPr>
        <w:t xml:space="preserve"> </w:t>
      </w:r>
      <w:r>
        <w:rPr>
          <w:w w:val="110"/>
        </w:rPr>
        <w:t>merely</w:t>
      </w:r>
      <w:r>
        <w:rPr>
          <w:spacing w:val="-6"/>
          <w:w w:val="110"/>
        </w:rPr>
        <w:t xml:space="preserve"> </w:t>
      </w:r>
      <w:r>
        <w:rPr>
          <w:w w:val="110"/>
        </w:rPr>
        <w:t>an</w:t>
      </w:r>
      <w:r>
        <w:rPr>
          <w:spacing w:val="-6"/>
          <w:w w:val="110"/>
        </w:rPr>
        <w:t xml:space="preserve"> </w:t>
      </w:r>
      <w:r>
        <w:rPr>
          <w:w w:val="110"/>
        </w:rPr>
        <w:t>approximation</w:t>
      </w:r>
      <w:r>
        <w:rPr>
          <w:spacing w:val="-7"/>
          <w:w w:val="110"/>
        </w:rPr>
        <w:t xml:space="preserve"> </w:t>
      </w:r>
      <w:r>
        <w:rPr>
          <w:w w:val="110"/>
        </w:rPr>
        <w:t>of</w:t>
      </w:r>
      <w:r>
        <w:rPr>
          <w:spacing w:val="-6"/>
          <w:w w:val="110"/>
        </w:rPr>
        <w:t xml:space="preserve"> </w:t>
      </w:r>
      <w:r>
        <w:rPr>
          <w:w w:val="110"/>
        </w:rPr>
        <w:t>an</w:t>
      </w:r>
      <w:r>
        <w:rPr>
          <w:spacing w:val="-6"/>
          <w:w w:val="110"/>
        </w:rPr>
        <w:t xml:space="preserve"> </w:t>
      </w:r>
      <w:r>
        <w:rPr>
          <w:w w:val="110"/>
        </w:rPr>
        <w:t>actual</w:t>
      </w:r>
      <w:r>
        <w:rPr>
          <w:spacing w:val="-6"/>
          <w:w w:val="110"/>
        </w:rPr>
        <w:t xml:space="preserve"> </w:t>
      </w:r>
      <w:r>
        <w:rPr>
          <w:w w:val="110"/>
        </w:rPr>
        <w:t>substructure</w:t>
      </w:r>
      <w:r>
        <w:rPr>
          <w:spacing w:val="-6"/>
          <w:w w:val="110"/>
        </w:rPr>
        <w:t xml:space="preserve"> </w:t>
      </w:r>
      <w:r>
        <w:rPr>
          <w:w w:val="110"/>
        </w:rPr>
        <w:t>and</w:t>
      </w:r>
      <w:r>
        <w:rPr>
          <w:spacing w:val="-6"/>
          <w:w w:val="110"/>
        </w:rPr>
        <w:t xml:space="preserve"> </w:t>
      </w:r>
      <w:r>
        <w:rPr>
          <w:w w:val="110"/>
        </w:rPr>
        <w:t>various</w:t>
      </w:r>
      <w:r>
        <w:rPr>
          <w:spacing w:val="-6"/>
          <w:w w:val="110"/>
        </w:rPr>
        <w:t xml:space="preserve"> </w:t>
      </w:r>
      <w:r>
        <w:rPr>
          <w:w w:val="110"/>
        </w:rPr>
        <w:t>secondary</w:t>
      </w:r>
      <w:r>
        <w:rPr>
          <w:spacing w:val="-6"/>
          <w:w w:val="110"/>
        </w:rPr>
        <w:t xml:space="preserve"> </w:t>
      </w:r>
      <w:r>
        <w:rPr>
          <w:w w:val="110"/>
        </w:rPr>
        <w:t xml:space="preserve">elements are not captured. These include ladders, walkways, handles, finishing, paint, wiring, etc. </w:t>
      </w:r>
      <w:r>
        <w:rPr>
          <w:spacing w:val="-9"/>
          <w:w w:val="110"/>
        </w:rPr>
        <w:t xml:space="preserve">To </w:t>
      </w:r>
      <w:r>
        <w:rPr>
          <w:w w:val="110"/>
        </w:rPr>
        <w:t xml:space="preserve">account for these features </w:t>
      </w:r>
      <w:proofErr w:type="spellStart"/>
      <w:r>
        <w:rPr>
          <w:w w:val="110"/>
        </w:rPr>
        <w:t>en</w:t>
      </w:r>
      <w:proofErr w:type="spellEnd"/>
      <w:r>
        <w:rPr>
          <w:w w:val="110"/>
        </w:rPr>
        <w:t xml:space="preserve"> masse, multipliers of component masses are offered as parameters for the user as well. Capital cost for all substructure components except the mooring system is assumed to </w:t>
      </w:r>
      <w:r>
        <w:rPr>
          <w:spacing w:val="2"/>
          <w:w w:val="110"/>
        </w:rPr>
        <w:t xml:space="preserve">be </w:t>
      </w:r>
      <w:r>
        <w:rPr>
          <w:w w:val="110"/>
        </w:rPr>
        <w:t xml:space="preserve">a linear scaling of the components masses. </w:t>
      </w:r>
      <w:r>
        <w:rPr>
          <w:spacing w:val="-6"/>
          <w:w w:val="110"/>
        </w:rPr>
        <w:t xml:space="preserve">For </w:t>
      </w:r>
      <w:r>
        <w:rPr>
          <w:w w:val="110"/>
        </w:rPr>
        <w:t xml:space="preserve">the mooring system, cost is dependent on the tension carrying capacity of the line, which itself is an empirical function of the diameter. Default values for all mass and cost scaling factors are found in </w:t>
      </w:r>
      <w:r>
        <w:rPr>
          <w:spacing w:val="-4"/>
          <w:w w:val="110"/>
        </w:rPr>
        <w:t xml:space="preserve">Table </w:t>
      </w:r>
      <w:hyperlink w:anchor="_bookmark12" w:history="1">
        <w:r>
          <w:rPr>
            <w:w w:val="110"/>
          </w:rPr>
          <w:t>1.</w:t>
        </w:r>
      </w:hyperlink>
      <w:r>
        <w:rPr>
          <w:w w:val="110"/>
        </w:rPr>
        <w:t xml:space="preserve"> Cost factors are especially difficult to estimate given the proprietary nature of commercial</w:t>
      </w:r>
      <w:r>
        <w:rPr>
          <w:spacing w:val="-4"/>
          <w:w w:val="110"/>
        </w:rPr>
        <w:t xml:space="preserve"> </w:t>
      </w:r>
      <w:r>
        <w:rPr>
          <w:w w:val="110"/>
        </w:rPr>
        <w:t>cost</w:t>
      </w:r>
      <w:r>
        <w:rPr>
          <w:spacing w:val="-4"/>
          <w:w w:val="110"/>
        </w:rPr>
        <w:t xml:space="preserve"> </w:t>
      </w:r>
      <w:r>
        <w:rPr>
          <w:w w:val="110"/>
        </w:rPr>
        <w:t>data,</w:t>
      </w:r>
      <w:r>
        <w:rPr>
          <w:spacing w:val="-4"/>
          <w:w w:val="110"/>
        </w:rPr>
        <w:t xml:space="preserve"> </w:t>
      </w:r>
      <w:r>
        <w:rPr>
          <w:w w:val="110"/>
        </w:rPr>
        <w:t>so</w:t>
      </w:r>
      <w:r>
        <w:rPr>
          <w:spacing w:val="-4"/>
          <w:w w:val="110"/>
        </w:rPr>
        <w:t xml:space="preserve"> </w:t>
      </w:r>
      <w:r>
        <w:rPr>
          <w:w w:val="110"/>
        </w:rPr>
        <w:t>cost</w:t>
      </w:r>
      <w:r>
        <w:rPr>
          <w:spacing w:val="-4"/>
          <w:w w:val="110"/>
        </w:rPr>
        <w:t xml:space="preserve"> </w:t>
      </w:r>
      <w:r>
        <w:rPr>
          <w:w w:val="110"/>
        </w:rPr>
        <w:t>rates</w:t>
      </w:r>
      <w:r>
        <w:rPr>
          <w:spacing w:val="-4"/>
          <w:w w:val="110"/>
        </w:rPr>
        <w:t xml:space="preserve"> </w:t>
      </w:r>
      <w:r>
        <w:rPr>
          <w:w w:val="110"/>
        </w:rPr>
        <w:t>and</w:t>
      </w:r>
      <w:r>
        <w:rPr>
          <w:spacing w:val="-4"/>
          <w:w w:val="110"/>
        </w:rPr>
        <w:t xml:space="preserve"> </w:t>
      </w:r>
      <w:r>
        <w:rPr>
          <w:w w:val="110"/>
        </w:rPr>
        <w:t>estimates</w:t>
      </w:r>
      <w:r>
        <w:rPr>
          <w:spacing w:val="-4"/>
          <w:w w:val="110"/>
        </w:rPr>
        <w:t xml:space="preserve"> </w:t>
      </w:r>
      <w:r>
        <w:rPr>
          <w:w w:val="110"/>
        </w:rPr>
        <w:t>should</w:t>
      </w:r>
      <w:r>
        <w:rPr>
          <w:spacing w:val="-4"/>
          <w:w w:val="110"/>
        </w:rPr>
        <w:t xml:space="preserve"> </w:t>
      </w:r>
      <w:r>
        <w:rPr>
          <w:spacing w:val="2"/>
          <w:w w:val="110"/>
        </w:rPr>
        <w:t>be</w:t>
      </w:r>
      <w:r>
        <w:rPr>
          <w:spacing w:val="-4"/>
          <w:w w:val="110"/>
        </w:rPr>
        <w:t xml:space="preserve"> </w:t>
      </w:r>
      <w:r>
        <w:rPr>
          <w:w w:val="110"/>
        </w:rPr>
        <w:t>considered</w:t>
      </w:r>
      <w:r>
        <w:rPr>
          <w:spacing w:val="-4"/>
          <w:w w:val="110"/>
        </w:rPr>
        <w:t xml:space="preserve"> </w:t>
      </w:r>
      <w:r>
        <w:rPr>
          <w:w w:val="110"/>
        </w:rPr>
        <w:t>notional.</w:t>
      </w:r>
    </w:p>
    <w:p w:rsidR="00012D33" w:rsidRDefault="00012D33">
      <w:pPr>
        <w:pStyle w:val="BodyText"/>
        <w:spacing w:before="4"/>
        <w:rPr>
          <w:sz w:val="16"/>
        </w:rPr>
      </w:pPr>
    </w:p>
    <w:p w:rsidR="00012D33" w:rsidRDefault="0009622D">
      <w:pPr>
        <w:ind w:left="1377" w:right="2695"/>
        <w:jc w:val="center"/>
        <w:rPr>
          <w:sz w:val="18"/>
        </w:rPr>
      </w:pPr>
      <w:bookmarkStart w:id="110" w:name="_bookmark12"/>
      <w:bookmarkEnd w:id="110"/>
      <w:proofErr w:type="gramStart"/>
      <w:r>
        <w:rPr>
          <w:b/>
          <w:w w:val="110"/>
          <w:sz w:val="18"/>
        </w:rPr>
        <w:t>Table  1</w:t>
      </w:r>
      <w:proofErr w:type="gramEnd"/>
      <w:r>
        <w:rPr>
          <w:b/>
          <w:w w:val="110"/>
          <w:sz w:val="18"/>
        </w:rPr>
        <w:t xml:space="preserve">:  </w:t>
      </w:r>
      <w:r>
        <w:rPr>
          <w:w w:val="110"/>
          <w:sz w:val="18"/>
        </w:rPr>
        <w:t xml:space="preserve">Default mass scaling factors and cost rates used in </w:t>
      </w:r>
      <w:proofErr w:type="spellStart"/>
      <w:r>
        <w:rPr>
          <w:i/>
          <w:w w:val="110"/>
          <w:sz w:val="18"/>
        </w:rPr>
        <w:t>FloatingSE</w:t>
      </w:r>
      <w:proofErr w:type="spellEnd"/>
      <w:r>
        <w:rPr>
          <w:i/>
          <w:w w:val="110"/>
          <w:sz w:val="18"/>
        </w:rPr>
        <w:t xml:space="preserve">    </w:t>
      </w:r>
      <w:r>
        <w:rPr>
          <w:w w:val="110"/>
          <w:sz w:val="18"/>
        </w:rPr>
        <w:t>(notional).</w:t>
      </w:r>
    </w:p>
    <w:p w:rsidR="00012D33" w:rsidRDefault="00012D33">
      <w:pPr>
        <w:pStyle w:val="BodyText"/>
        <w:spacing w:before="2"/>
        <w:rPr>
          <w:sz w:val="21"/>
        </w:rPr>
      </w:pPr>
    </w:p>
    <w:tbl>
      <w:tblPr>
        <w:tblW w:w="0" w:type="auto"/>
        <w:tblInd w:w="1250"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1754"/>
        <w:gridCol w:w="759"/>
        <w:gridCol w:w="3233"/>
        <w:gridCol w:w="1353"/>
      </w:tblGrid>
      <w:tr w:rsidR="00012D33">
        <w:trPr>
          <w:trHeight w:hRule="exact" w:val="228"/>
        </w:trPr>
        <w:tc>
          <w:tcPr>
            <w:tcW w:w="1754" w:type="dxa"/>
            <w:tcBorders>
              <w:bottom w:val="double" w:sz="7" w:space="0" w:color="000000"/>
            </w:tcBorders>
          </w:tcPr>
          <w:p w:rsidR="00012D33" w:rsidRDefault="0009622D">
            <w:pPr>
              <w:pStyle w:val="TableParagraph"/>
              <w:spacing w:line="173" w:lineRule="exact"/>
              <w:rPr>
                <w:b/>
                <w:sz w:val="18"/>
              </w:rPr>
            </w:pPr>
            <w:r>
              <w:rPr>
                <w:b/>
                <w:w w:val="115"/>
                <w:sz w:val="18"/>
              </w:rPr>
              <w:t>Mass factor</w:t>
            </w:r>
          </w:p>
        </w:tc>
        <w:tc>
          <w:tcPr>
            <w:tcW w:w="759" w:type="dxa"/>
            <w:tcBorders>
              <w:bottom w:val="double" w:sz="7" w:space="0" w:color="000000"/>
            </w:tcBorders>
          </w:tcPr>
          <w:p w:rsidR="00012D33" w:rsidRDefault="0009622D">
            <w:pPr>
              <w:pStyle w:val="TableParagraph"/>
              <w:spacing w:line="173" w:lineRule="exact"/>
              <w:rPr>
                <w:b/>
                <w:sz w:val="18"/>
              </w:rPr>
            </w:pPr>
            <w:r>
              <w:rPr>
                <w:b/>
                <w:w w:val="120"/>
                <w:sz w:val="18"/>
              </w:rPr>
              <w:t>Value</w:t>
            </w:r>
          </w:p>
        </w:tc>
        <w:tc>
          <w:tcPr>
            <w:tcW w:w="3233" w:type="dxa"/>
            <w:tcBorders>
              <w:bottom w:val="double" w:sz="7" w:space="0" w:color="000000"/>
            </w:tcBorders>
          </w:tcPr>
          <w:p w:rsidR="00012D33" w:rsidRDefault="0009622D">
            <w:pPr>
              <w:pStyle w:val="TableParagraph"/>
              <w:spacing w:line="173" w:lineRule="exact"/>
              <w:ind w:left="1659"/>
              <w:rPr>
                <w:b/>
                <w:sz w:val="18"/>
              </w:rPr>
            </w:pPr>
            <w:r>
              <w:rPr>
                <w:b/>
                <w:w w:val="120"/>
                <w:sz w:val="18"/>
              </w:rPr>
              <w:t>Cost rate</w:t>
            </w:r>
          </w:p>
        </w:tc>
        <w:tc>
          <w:tcPr>
            <w:tcW w:w="1353" w:type="dxa"/>
            <w:tcBorders>
              <w:bottom w:val="double" w:sz="7" w:space="0" w:color="000000"/>
            </w:tcBorders>
          </w:tcPr>
          <w:p w:rsidR="00012D33" w:rsidRDefault="0009622D">
            <w:pPr>
              <w:pStyle w:val="TableParagraph"/>
              <w:spacing w:line="173" w:lineRule="exact"/>
              <w:rPr>
                <w:b/>
                <w:sz w:val="18"/>
              </w:rPr>
            </w:pPr>
            <w:r>
              <w:rPr>
                <w:b/>
                <w:w w:val="120"/>
                <w:sz w:val="18"/>
              </w:rPr>
              <w:t>Value</w:t>
            </w:r>
          </w:p>
        </w:tc>
      </w:tr>
      <w:tr w:rsidR="00012D33">
        <w:trPr>
          <w:trHeight w:hRule="exact" w:val="246"/>
        </w:trPr>
        <w:tc>
          <w:tcPr>
            <w:tcW w:w="1754" w:type="dxa"/>
            <w:tcBorders>
              <w:top w:val="double" w:sz="7" w:space="0" w:color="000000"/>
            </w:tcBorders>
          </w:tcPr>
          <w:p w:rsidR="00012D33" w:rsidRDefault="0009622D">
            <w:pPr>
              <w:pStyle w:val="TableParagraph"/>
              <w:spacing w:line="192" w:lineRule="exact"/>
              <w:rPr>
                <w:sz w:val="18"/>
              </w:rPr>
            </w:pPr>
            <w:r>
              <w:rPr>
                <w:w w:val="110"/>
                <w:sz w:val="18"/>
              </w:rPr>
              <w:t>Bulkhead, stiffener</w:t>
            </w:r>
          </w:p>
        </w:tc>
        <w:tc>
          <w:tcPr>
            <w:tcW w:w="759" w:type="dxa"/>
            <w:tcBorders>
              <w:top w:val="double" w:sz="7" w:space="0" w:color="000000"/>
            </w:tcBorders>
          </w:tcPr>
          <w:p w:rsidR="00012D33" w:rsidRDefault="0009622D">
            <w:pPr>
              <w:pStyle w:val="TableParagraph"/>
              <w:spacing w:line="192" w:lineRule="exact"/>
              <w:rPr>
                <w:sz w:val="18"/>
              </w:rPr>
            </w:pPr>
            <w:r>
              <w:rPr>
                <w:w w:val="105"/>
                <w:sz w:val="18"/>
              </w:rPr>
              <w:t>1.0</w:t>
            </w:r>
          </w:p>
        </w:tc>
        <w:tc>
          <w:tcPr>
            <w:tcW w:w="3233" w:type="dxa"/>
            <w:tcBorders>
              <w:top w:val="double" w:sz="7" w:space="0" w:color="000000"/>
            </w:tcBorders>
          </w:tcPr>
          <w:p w:rsidR="00012D33" w:rsidRDefault="0009622D">
            <w:pPr>
              <w:pStyle w:val="TableParagraph"/>
              <w:spacing w:line="192" w:lineRule="exact"/>
              <w:ind w:left="1659"/>
              <w:rPr>
                <w:sz w:val="18"/>
              </w:rPr>
            </w:pPr>
            <w:r>
              <w:rPr>
                <w:w w:val="110"/>
                <w:sz w:val="18"/>
              </w:rPr>
              <w:t>Ballast</w:t>
            </w:r>
          </w:p>
        </w:tc>
        <w:tc>
          <w:tcPr>
            <w:tcW w:w="1353" w:type="dxa"/>
            <w:tcBorders>
              <w:top w:val="double" w:sz="7" w:space="0" w:color="000000"/>
            </w:tcBorders>
          </w:tcPr>
          <w:p w:rsidR="00012D33" w:rsidRDefault="0009622D">
            <w:pPr>
              <w:pStyle w:val="TableParagraph"/>
              <w:spacing w:line="192" w:lineRule="exact"/>
              <w:rPr>
                <w:sz w:val="18"/>
              </w:rPr>
            </w:pPr>
            <w:r>
              <w:rPr>
                <w:w w:val="110"/>
                <w:sz w:val="18"/>
              </w:rPr>
              <w:t>100 USD/kg</w:t>
            </w:r>
          </w:p>
        </w:tc>
      </w:tr>
      <w:tr w:rsidR="00012D33">
        <w:trPr>
          <w:trHeight w:hRule="exact" w:val="219"/>
        </w:trPr>
        <w:tc>
          <w:tcPr>
            <w:tcW w:w="1754" w:type="dxa"/>
          </w:tcPr>
          <w:p w:rsidR="00012D33" w:rsidRDefault="0009622D">
            <w:pPr>
              <w:pStyle w:val="TableParagraph"/>
              <w:spacing w:line="193" w:lineRule="exact"/>
              <w:rPr>
                <w:sz w:val="18"/>
              </w:rPr>
            </w:pPr>
            <w:r>
              <w:rPr>
                <w:w w:val="110"/>
                <w:sz w:val="18"/>
              </w:rPr>
              <w:t>Column outfitting</w:t>
            </w:r>
          </w:p>
        </w:tc>
        <w:tc>
          <w:tcPr>
            <w:tcW w:w="759" w:type="dxa"/>
          </w:tcPr>
          <w:p w:rsidR="00012D33" w:rsidRDefault="0009622D">
            <w:pPr>
              <w:pStyle w:val="TableParagraph"/>
              <w:spacing w:line="193" w:lineRule="exact"/>
              <w:rPr>
                <w:sz w:val="18"/>
              </w:rPr>
            </w:pPr>
            <w:r>
              <w:rPr>
                <w:w w:val="105"/>
                <w:sz w:val="18"/>
              </w:rPr>
              <w:t>1.06</w:t>
            </w:r>
          </w:p>
        </w:tc>
        <w:tc>
          <w:tcPr>
            <w:tcW w:w="3233" w:type="dxa"/>
          </w:tcPr>
          <w:p w:rsidR="00012D33" w:rsidRDefault="0009622D">
            <w:pPr>
              <w:pStyle w:val="TableParagraph"/>
              <w:spacing w:line="193" w:lineRule="exact"/>
              <w:ind w:left="1659"/>
              <w:rPr>
                <w:sz w:val="18"/>
              </w:rPr>
            </w:pPr>
            <w:r>
              <w:rPr>
                <w:w w:val="110"/>
                <w:sz w:val="18"/>
              </w:rPr>
              <w:t>Column outfitting</w:t>
            </w:r>
          </w:p>
        </w:tc>
        <w:tc>
          <w:tcPr>
            <w:tcW w:w="1353" w:type="dxa"/>
          </w:tcPr>
          <w:p w:rsidR="00012D33" w:rsidRDefault="0009622D">
            <w:pPr>
              <w:pStyle w:val="TableParagraph"/>
              <w:spacing w:line="193" w:lineRule="exact"/>
              <w:rPr>
                <w:sz w:val="18"/>
              </w:rPr>
            </w:pPr>
            <w:r>
              <w:rPr>
                <w:w w:val="110"/>
                <w:sz w:val="18"/>
              </w:rPr>
              <w:t>6,980 USD/kg</w:t>
            </w:r>
          </w:p>
        </w:tc>
      </w:tr>
      <w:tr w:rsidR="00012D33">
        <w:trPr>
          <w:trHeight w:hRule="exact" w:val="219"/>
        </w:trPr>
        <w:tc>
          <w:tcPr>
            <w:tcW w:w="1754" w:type="dxa"/>
          </w:tcPr>
          <w:p w:rsidR="00012D33" w:rsidRDefault="0009622D">
            <w:pPr>
              <w:pStyle w:val="TableParagraph"/>
              <w:spacing w:line="193" w:lineRule="exact"/>
              <w:rPr>
                <w:sz w:val="18"/>
              </w:rPr>
            </w:pPr>
            <w:r>
              <w:rPr>
                <w:w w:val="110"/>
                <w:sz w:val="18"/>
              </w:rPr>
              <w:t>Tapered column</w:t>
            </w:r>
          </w:p>
        </w:tc>
        <w:tc>
          <w:tcPr>
            <w:tcW w:w="759" w:type="dxa"/>
          </w:tcPr>
          <w:p w:rsidR="00012D33" w:rsidRDefault="0009622D">
            <w:pPr>
              <w:pStyle w:val="TableParagraph"/>
              <w:spacing w:line="193" w:lineRule="exact"/>
              <w:rPr>
                <w:sz w:val="18"/>
              </w:rPr>
            </w:pPr>
            <w:r>
              <w:rPr>
                <w:w w:val="105"/>
                <w:sz w:val="18"/>
              </w:rPr>
              <w:t>1.05</w:t>
            </w:r>
          </w:p>
        </w:tc>
        <w:tc>
          <w:tcPr>
            <w:tcW w:w="3233" w:type="dxa"/>
          </w:tcPr>
          <w:p w:rsidR="00012D33" w:rsidRDefault="0009622D">
            <w:pPr>
              <w:pStyle w:val="TableParagraph"/>
              <w:tabs>
                <w:tab w:val="left" w:pos="1659"/>
              </w:tabs>
              <w:spacing w:line="193" w:lineRule="exact"/>
              <w:rPr>
                <w:sz w:val="18"/>
              </w:rPr>
            </w:pPr>
            <w:r>
              <w:rPr>
                <w:w w:val="110"/>
                <w:sz w:val="18"/>
              </w:rPr>
              <w:t>Tapered</w:t>
            </w:r>
            <w:r>
              <w:rPr>
                <w:spacing w:val="9"/>
                <w:w w:val="110"/>
                <w:sz w:val="18"/>
              </w:rPr>
              <w:t xml:space="preserve"> </w:t>
            </w:r>
            <w:r>
              <w:rPr>
                <w:w w:val="110"/>
                <w:sz w:val="18"/>
              </w:rPr>
              <w:t>column</w:t>
            </w:r>
            <w:r>
              <w:rPr>
                <w:w w:val="110"/>
                <w:sz w:val="18"/>
              </w:rPr>
              <w:tab/>
              <w:t>4,720</w:t>
            </w:r>
            <w:r>
              <w:rPr>
                <w:spacing w:val="-33"/>
                <w:w w:val="110"/>
                <w:sz w:val="18"/>
              </w:rPr>
              <w:t xml:space="preserve"> </w:t>
            </w:r>
            <w:r>
              <w:rPr>
                <w:w w:val="110"/>
                <w:sz w:val="18"/>
              </w:rPr>
              <w:t>USD/kg</w:t>
            </w:r>
          </w:p>
        </w:tc>
        <w:tc>
          <w:tcPr>
            <w:tcW w:w="1353" w:type="dxa"/>
          </w:tcPr>
          <w:p w:rsidR="00012D33" w:rsidRDefault="00012D33"/>
        </w:tc>
      </w:tr>
      <w:tr w:rsidR="00012D33">
        <w:trPr>
          <w:trHeight w:hRule="exact" w:val="224"/>
        </w:trPr>
        <w:tc>
          <w:tcPr>
            <w:tcW w:w="1754" w:type="dxa"/>
            <w:tcBorders>
              <w:bottom w:val="single" w:sz="3" w:space="0" w:color="000000"/>
            </w:tcBorders>
          </w:tcPr>
          <w:p w:rsidR="00012D33" w:rsidRDefault="0009622D">
            <w:pPr>
              <w:pStyle w:val="TableParagraph"/>
              <w:spacing w:line="193" w:lineRule="exact"/>
              <w:rPr>
                <w:sz w:val="18"/>
              </w:rPr>
            </w:pPr>
            <w:r>
              <w:rPr>
                <w:w w:val="110"/>
                <w:sz w:val="18"/>
              </w:rPr>
              <w:t>Tower outfitting</w:t>
            </w:r>
          </w:p>
        </w:tc>
        <w:tc>
          <w:tcPr>
            <w:tcW w:w="759" w:type="dxa"/>
            <w:tcBorders>
              <w:bottom w:val="single" w:sz="3" w:space="0" w:color="000000"/>
            </w:tcBorders>
          </w:tcPr>
          <w:p w:rsidR="00012D33" w:rsidRDefault="0009622D">
            <w:pPr>
              <w:pStyle w:val="TableParagraph"/>
              <w:spacing w:line="193" w:lineRule="exact"/>
              <w:rPr>
                <w:sz w:val="18"/>
              </w:rPr>
            </w:pPr>
            <w:r>
              <w:rPr>
                <w:w w:val="105"/>
                <w:sz w:val="18"/>
              </w:rPr>
              <w:t>1.07</w:t>
            </w:r>
          </w:p>
        </w:tc>
        <w:tc>
          <w:tcPr>
            <w:tcW w:w="3233" w:type="dxa"/>
            <w:tcBorders>
              <w:bottom w:val="single" w:sz="3" w:space="0" w:color="000000"/>
            </w:tcBorders>
          </w:tcPr>
          <w:p w:rsidR="00012D33" w:rsidRDefault="0009622D">
            <w:pPr>
              <w:pStyle w:val="TableParagraph"/>
              <w:spacing w:line="193" w:lineRule="exact"/>
              <w:ind w:left="1659"/>
              <w:rPr>
                <w:sz w:val="18"/>
              </w:rPr>
            </w:pPr>
            <w:r>
              <w:rPr>
                <w:w w:val="110"/>
                <w:sz w:val="18"/>
              </w:rPr>
              <w:t>Pontoons</w:t>
            </w:r>
          </w:p>
        </w:tc>
        <w:tc>
          <w:tcPr>
            <w:tcW w:w="1353" w:type="dxa"/>
            <w:tcBorders>
              <w:bottom w:val="single" w:sz="3" w:space="0" w:color="000000"/>
            </w:tcBorders>
          </w:tcPr>
          <w:p w:rsidR="00012D33" w:rsidRDefault="0009622D">
            <w:pPr>
              <w:pStyle w:val="TableParagraph"/>
              <w:spacing w:line="193" w:lineRule="exact"/>
              <w:rPr>
                <w:sz w:val="18"/>
              </w:rPr>
            </w:pPr>
            <w:r>
              <w:rPr>
                <w:w w:val="110"/>
                <w:sz w:val="18"/>
              </w:rPr>
              <w:t>6.5 USD/kg</w:t>
            </w:r>
          </w:p>
        </w:tc>
      </w:tr>
    </w:tbl>
    <w:p w:rsidR="00012D33" w:rsidRDefault="00012D33">
      <w:pPr>
        <w:spacing w:line="193" w:lineRule="exact"/>
        <w:rPr>
          <w:sz w:val="18"/>
        </w:rPr>
        <w:sectPr w:rsidR="00012D33">
          <w:type w:val="continuous"/>
          <w:pgSz w:w="12240" w:h="15840"/>
          <w:pgMar w:top="1500" w:right="0" w:bottom="980" w:left="1320" w:header="720" w:footer="720" w:gutter="0"/>
          <w:cols w:space="720"/>
        </w:sectPr>
      </w:pPr>
    </w:p>
    <w:p w:rsidR="00012D33" w:rsidRDefault="0009622D">
      <w:pPr>
        <w:pStyle w:val="BodyText"/>
        <w:ind w:left="1540"/>
      </w:pPr>
      <w:r>
        <w:rPr>
          <w:noProof/>
        </w:rPr>
        <w:drawing>
          <wp:inline distT="0" distB="0" distL="0" distR="0" wp14:anchorId="2F6D5366" wp14:editId="7DF4D653">
            <wp:extent cx="4052889" cy="2678906"/>
            <wp:effectExtent l="0" t="0" r="0" b="0"/>
            <wp:docPr id="5"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3.jpeg"/>
                    <pic:cNvPicPr/>
                  </pic:nvPicPr>
                  <pic:blipFill>
                    <a:blip r:embed="rId153" cstate="print"/>
                    <a:stretch>
                      <a:fillRect/>
                    </a:stretch>
                  </pic:blipFill>
                  <pic:spPr>
                    <a:xfrm>
                      <a:off x="0" y="0"/>
                      <a:ext cx="4052889" cy="2678906"/>
                    </a:xfrm>
                    <a:prstGeom prst="rect">
                      <a:avLst/>
                    </a:prstGeom>
                  </pic:spPr>
                </pic:pic>
              </a:graphicData>
            </a:graphic>
          </wp:inline>
        </w:drawing>
      </w:r>
    </w:p>
    <w:p w:rsidR="00012D33" w:rsidRDefault="00012D33">
      <w:pPr>
        <w:pStyle w:val="BodyText"/>
        <w:spacing w:before="9"/>
        <w:rPr>
          <w:sz w:val="15"/>
        </w:rPr>
      </w:pPr>
    </w:p>
    <w:p w:rsidR="00012D33" w:rsidRDefault="0009622D">
      <w:pPr>
        <w:spacing w:before="67"/>
        <w:ind w:left="2248"/>
        <w:rPr>
          <w:sz w:val="18"/>
        </w:rPr>
      </w:pPr>
      <w:bookmarkStart w:id="111" w:name="_bookmark13"/>
      <w:bookmarkEnd w:id="111"/>
      <w:r>
        <w:rPr>
          <w:b/>
          <w:w w:val="115"/>
          <w:sz w:val="18"/>
        </w:rPr>
        <w:t xml:space="preserve">Figure 8: </w:t>
      </w:r>
      <w:r>
        <w:rPr>
          <w:w w:val="115"/>
          <w:sz w:val="18"/>
        </w:rPr>
        <w:t>Parameterization of truss elements in substructure.</w:t>
      </w:r>
    </w:p>
    <w:p w:rsidR="00012D33" w:rsidRDefault="00012D33">
      <w:pPr>
        <w:pStyle w:val="BodyText"/>
        <w:rPr>
          <w:sz w:val="18"/>
        </w:rPr>
      </w:pPr>
    </w:p>
    <w:p w:rsidR="00012D33" w:rsidRDefault="00012D33">
      <w:pPr>
        <w:pStyle w:val="BodyText"/>
        <w:rPr>
          <w:sz w:val="18"/>
        </w:rPr>
      </w:pPr>
    </w:p>
    <w:p w:rsidR="00012D33" w:rsidRDefault="0009622D">
      <w:pPr>
        <w:pStyle w:val="Heading1"/>
        <w:numPr>
          <w:ilvl w:val="0"/>
          <w:numId w:val="13"/>
        </w:numPr>
        <w:tabs>
          <w:tab w:val="left" w:pos="585"/>
        </w:tabs>
        <w:spacing w:before="148"/>
        <w:ind w:left="584" w:hanging="484"/>
        <w:jc w:val="both"/>
      </w:pPr>
      <w:bookmarkStart w:id="112" w:name="Design_Evaluation"/>
      <w:bookmarkStart w:id="113" w:name="_bookmark14"/>
      <w:bookmarkEnd w:id="112"/>
      <w:bookmarkEnd w:id="113"/>
      <w:r>
        <w:rPr>
          <w:w w:val="115"/>
        </w:rPr>
        <w:t>Design</w:t>
      </w:r>
      <w:r>
        <w:rPr>
          <w:spacing w:val="45"/>
          <w:w w:val="115"/>
        </w:rPr>
        <w:t xml:space="preserve"> </w:t>
      </w:r>
      <w:r>
        <w:rPr>
          <w:w w:val="115"/>
        </w:rPr>
        <w:t>Evaluation</w:t>
      </w:r>
    </w:p>
    <w:p w:rsidR="00012D33" w:rsidRDefault="0009622D">
      <w:pPr>
        <w:pStyle w:val="Heading2"/>
        <w:numPr>
          <w:ilvl w:val="1"/>
          <w:numId w:val="13"/>
        </w:numPr>
        <w:tabs>
          <w:tab w:val="left" w:pos="713"/>
        </w:tabs>
        <w:spacing w:before="219"/>
        <w:ind w:left="712" w:hanging="612"/>
        <w:jc w:val="both"/>
      </w:pPr>
      <w:bookmarkStart w:id="114" w:name="Design_Load_Cases_(DLCs)"/>
      <w:bookmarkEnd w:id="114"/>
      <w:r>
        <w:rPr>
          <w:w w:val="115"/>
        </w:rPr>
        <w:t>Design Load Cases</w:t>
      </w:r>
      <w:r>
        <w:rPr>
          <w:spacing w:val="5"/>
          <w:w w:val="115"/>
        </w:rPr>
        <w:t xml:space="preserve"> </w:t>
      </w:r>
      <w:r>
        <w:rPr>
          <w:w w:val="115"/>
        </w:rPr>
        <w:t>(DLCs)</w:t>
      </w:r>
    </w:p>
    <w:p w:rsidR="00012D33" w:rsidRDefault="0009622D">
      <w:pPr>
        <w:pStyle w:val="BodyText"/>
        <w:spacing w:before="152" w:line="273" w:lineRule="auto"/>
        <w:ind w:left="100" w:right="117"/>
        <w:jc w:val="both"/>
      </w:pPr>
      <w:r>
        <w:rPr>
          <w:w w:val="110"/>
        </w:rPr>
        <w:t xml:space="preserve">The user must specify the metocean conditions that drive the wind and </w:t>
      </w:r>
      <w:r>
        <w:rPr>
          <w:spacing w:val="-5"/>
          <w:w w:val="110"/>
        </w:rPr>
        <w:t xml:space="preserve">wave </w:t>
      </w:r>
      <w:r>
        <w:rPr>
          <w:w w:val="110"/>
        </w:rPr>
        <w:t xml:space="preserve">loads upon the floating sub- structure. </w:t>
      </w:r>
      <w:proofErr w:type="spellStart"/>
      <w:r>
        <w:rPr>
          <w:rFonts w:ascii="Arial"/>
          <w:i/>
          <w:w w:val="110"/>
        </w:rPr>
        <w:t>FloatingSE</w:t>
      </w:r>
      <w:proofErr w:type="spellEnd"/>
      <w:r>
        <w:rPr>
          <w:rFonts w:ascii="Arial"/>
          <w:i/>
          <w:spacing w:val="-9"/>
          <w:w w:val="110"/>
        </w:rPr>
        <w:t xml:space="preserve"> </w:t>
      </w:r>
      <w:r>
        <w:rPr>
          <w:w w:val="110"/>
        </w:rPr>
        <w:t>currently</w:t>
      </w:r>
      <w:r>
        <w:rPr>
          <w:spacing w:val="-18"/>
          <w:w w:val="110"/>
        </w:rPr>
        <w:t xml:space="preserve"> </w:t>
      </w:r>
      <w:r>
        <w:rPr>
          <w:w w:val="110"/>
        </w:rPr>
        <w:t>only</w:t>
      </w:r>
      <w:r>
        <w:rPr>
          <w:spacing w:val="-18"/>
          <w:w w:val="110"/>
        </w:rPr>
        <w:t xml:space="preserve"> </w:t>
      </w:r>
      <w:r>
        <w:rPr>
          <w:w w:val="110"/>
        </w:rPr>
        <w:t>uses</w:t>
      </w:r>
      <w:r>
        <w:rPr>
          <w:spacing w:val="-18"/>
          <w:w w:val="110"/>
        </w:rPr>
        <w:t xml:space="preserve"> </w:t>
      </w:r>
      <w:r>
        <w:rPr>
          <w:w w:val="110"/>
        </w:rPr>
        <w:t>the</w:t>
      </w:r>
      <w:r>
        <w:rPr>
          <w:spacing w:val="-18"/>
          <w:w w:val="110"/>
        </w:rPr>
        <w:t xml:space="preserve"> </w:t>
      </w:r>
      <w:r>
        <w:rPr>
          <w:w w:val="110"/>
        </w:rPr>
        <w:t>single</w:t>
      </w:r>
      <w:r>
        <w:rPr>
          <w:spacing w:val="-18"/>
          <w:w w:val="110"/>
        </w:rPr>
        <w:t xml:space="preserve"> </w:t>
      </w:r>
      <w:r>
        <w:rPr>
          <w:w w:val="110"/>
        </w:rPr>
        <w:t>load</w:t>
      </w:r>
      <w:r>
        <w:rPr>
          <w:spacing w:val="-18"/>
          <w:w w:val="110"/>
        </w:rPr>
        <w:t xml:space="preserve"> </w:t>
      </w:r>
      <w:r>
        <w:rPr>
          <w:w w:val="110"/>
        </w:rPr>
        <w:t>case</w:t>
      </w:r>
      <w:r>
        <w:rPr>
          <w:spacing w:val="-18"/>
          <w:w w:val="110"/>
        </w:rPr>
        <w:t xml:space="preserve"> </w:t>
      </w:r>
      <w:r>
        <w:rPr>
          <w:w w:val="110"/>
        </w:rPr>
        <w:t>of</w:t>
      </w:r>
      <w:r>
        <w:rPr>
          <w:spacing w:val="-18"/>
          <w:w w:val="110"/>
        </w:rPr>
        <w:t xml:space="preserve"> </w:t>
      </w:r>
      <w:commentRangeStart w:id="115"/>
      <w:r>
        <w:rPr>
          <w:w w:val="110"/>
        </w:rPr>
        <w:t>maximum</w:t>
      </w:r>
      <w:r>
        <w:rPr>
          <w:spacing w:val="-18"/>
          <w:w w:val="110"/>
        </w:rPr>
        <w:t xml:space="preserve"> </w:t>
      </w:r>
      <w:r>
        <w:rPr>
          <w:w w:val="110"/>
        </w:rPr>
        <w:t>thrust</w:t>
      </w:r>
      <w:r>
        <w:rPr>
          <w:spacing w:val="-18"/>
          <w:w w:val="110"/>
        </w:rPr>
        <w:t xml:space="preserve"> </w:t>
      </w:r>
      <w:r>
        <w:rPr>
          <w:w w:val="110"/>
        </w:rPr>
        <w:t>coincident</w:t>
      </w:r>
      <w:r>
        <w:rPr>
          <w:spacing w:val="-18"/>
          <w:w w:val="110"/>
        </w:rPr>
        <w:t xml:space="preserve"> </w:t>
      </w:r>
      <w:r>
        <w:rPr>
          <w:w w:val="110"/>
        </w:rPr>
        <w:t>with</w:t>
      </w:r>
      <w:r>
        <w:rPr>
          <w:spacing w:val="-18"/>
          <w:w w:val="110"/>
        </w:rPr>
        <w:t xml:space="preserve"> </w:t>
      </w:r>
      <w:r>
        <w:rPr>
          <w:w w:val="110"/>
        </w:rPr>
        <w:t xml:space="preserve">maximum </w:t>
      </w:r>
      <w:r>
        <w:rPr>
          <w:spacing w:val="-5"/>
          <w:w w:val="110"/>
        </w:rPr>
        <w:t xml:space="preserve">wave </w:t>
      </w:r>
      <w:r>
        <w:rPr>
          <w:w w:val="110"/>
        </w:rPr>
        <w:t xml:space="preserve">loading to drive the substructure design. </w:t>
      </w:r>
      <w:commentRangeEnd w:id="115"/>
      <w:r w:rsidR="00226DC8">
        <w:rPr>
          <w:rStyle w:val="CommentReference"/>
        </w:rPr>
        <w:commentReference w:id="115"/>
      </w:r>
      <w:r>
        <w:rPr>
          <w:spacing w:val="-3"/>
          <w:w w:val="110"/>
        </w:rPr>
        <w:t xml:space="preserve">Ideally, </w:t>
      </w:r>
      <w:r>
        <w:rPr>
          <w:w w:val="110"/>
        </w:rPr>
        <w:t xml:space="preserve">multiple DLCs and metocean conditions would </w:t>
      </w:r>
      <w:r>
        <w:rPr>
          <w:spacing w:val="2"/>
          <w:w w:val="110"/>
        </w:rPr>
        <w:t xml:space="preserve">be </w:t>
      </w:r>
      <w:r>
        <w:rPr>
          <w:w w:val="110"/>
        </w:rPr>
        <w:t>used</w:t>
      </w:r>
      <w:r>
        <w:rPr>
          <w:spacing w:val="-17"/>
          <w:w w:val="110"/>
        </w:rPr>
        <w:t xml:space="preserve"> </w:t>
      </w:r>
      <w:r>
        <w:rPr>
          <w:w w:val="110"/>
        </w:rPr>
        <w:t>for</w:t>
      </w:r>
      <w:r>
        <w:rPr>
          <w:spacing w:val="-16"/>
          <w:w w:val="110"/>
        </w:rPr>
        <w:t xml:space="preserve"> </w:t>
      </w:r>
      <w:r>
        <w:rPr>
          <w:w w:val="110"/>
        </w:rPr>
        <w:t>design</w:t>
      </w:r>
      <w:r>
        <w:rPr>
          <w:spacing w:val="-17"/>
          <w:w w:val="110"/>
        </w:rPr>
        <w:t xml:space="preserve"> </w:t>
      </w:r>
      <w:r>
        <w:rPr>
          <w:w w:val="110"/>
        </w:rPr>
        <w:t>optimization.</w:t>
      </w:r>
      <w:r>
        <w:rPr>
          <w:spacing w:val="5"/>
          <w:w w:val="110"/>
        </w:rPr>
        <w:t xml:space="preserve"> </w:t>
      </w:r>
      <w:r>
        <w:rPr>
          <w:w w:val="110"/>
        </w:rPr>
        <w:t>The</w:t>
      </w:r>
      <w:r>
        <w:rPr>
          <w:spacing w:val="-16"/>
          <w:w w:val="110"/>
        </w:rPr>
        <w:t xml:space="preserve"> </w:t>
      </w:r>
      <w:r>
        <w:rPr>
          <w:w w:val="110"/>
        </w:rPr>
        <w:t>capability</w:t>
      </w:r>
      <w:r>
        <w:rPr>
          <w:spacing w:val="-17"/>
          <w:w w:val="110"/>
        </w:rPr>
        <w:t xml:space="preserve"> </w:t>
      </w:r>
      <w:r>
        <w:rPr>
          <w:w w:val="110"/>
        </w:rPr>
        <w:t>to</w:t>
      </w:r>
      <w:r>
        <w:rPr>
          <w:spacing w:val="-17"/>
          <w:w w:val="110"/>
        </w:rPr>
        <w:t xml:space="preserve"> </w:t>
      </w:r>
      <w:r>
        <w:rPr>
          <w:w w:val="110"/>
        </w:rPr>
        <w:t>optimize</w:t>
      </w:r>
      <w:r>
        <w:rPr>
          <w:spacing w:val="-16"/>
          <w:w w:val="110"/>
        </w:rPr>
        <w:t xml:space="preserve"> </w:t>
      </w:r>
      <w:r>
        <w:rPr>
          <w:spacing w:val="-3"/>
          <w:w w:val="110"/>
        </w:rPr>
        <w:t>over</w:t>
      </w:r>
      <w:r>
        <w:rPr>
          <w:spacing w:val="-17"/>
          <w:w w:val="110"/>
        </w:rPr>
        <w:t xml:space="preserve"> </w:t>
      </w:r>
      <w:r>
        <w:rPr>
          <w:w w:val="110"/>
        </w:rPr>
        <w:t>multiple</w:t>
      </w:r>
      <w:r>
        <w:rPr>
          <w:spacing w:val="-16"/>
          <w:w w:val="110"/>
        </w:rPr>
        <w:t xml:space="preserve"> </w:t>
      </w:r>
      <w:r>
        <w:rPr>
          <w:w w:val="110"/>
        </w:rPr>
        <w:t>DLCs</w:t>
      </w:r>
      <w:r>
        <w:rPr>
          <w:spacing w:val="-17"/>
          <w:w w:val="110"/>
        </w:rPr>
        <w:t xml:space="preserve"> </w:t>
      </w:r>
      <w:r>
        <w:rPr>
          <w:w w:val="110"/>
        </w:rPr>
        <w:t>will</w:t>
      </w:r>
      <w:r>
        <w:rPr>
          <w:spacing w:val="-16"/>
          <w:w w:val="110"/>
        </w:rPr>
        <w:t xml:space="preserve"> </w:t>
      </w:r>
      <w:r>
        <w:rPr>
          <w:spacing w:val="2"/>
          <w:w w:val="110"/>
        </w:rPr>
        <w:t>be</w:t>
      </w:r>
      <w:r>
        <w:rPr>
          <w:spacing w:val="-16"/>
          <w:w w:val="110"/>
        </w:rPr>
        <w:t xml:space="preserve"> </w:t>
      </w:r>
      <w:r>
        <w:rPr>
          <w:w w:val="110"/>
        </w:rPr>
        <w:t>added</w:t>
      </w:r>
      <w:r>
        <w:rPr>
          <w:spacing w:val="-17"/>
          <w:w w:val="110"/>
        </w:rPr>
        <w:t xml:space="preserve"> </w:t>
      </w:r>
      <w:r>
        <w:rPr>
          <w:w w:val="110"/>
        </w:rPr>
        <w:t>to</w:t>
      </w:r>
      <w:r>
        <w:rPr>
          <w:spacing w:val="-17"/>
          <w:w w:val="110"/>
        </w:rPr>
        <w:t xml:space="preserve"> </w:t>
      </w:r>
      <w:r>
        <w:rPr>
          <w:w w:val="110"/>
        </w:rPr>
        <w:t>future</w:t>
      </w:r>
      <w:r>
        <w:rPr>
          <w:spacing w:val="-17"/>
          <w:w w:val="110"/>
        </w:rPr>
        <w:t xml:space="preserve"> </w:t>
      </w:r>
      <w:r>
        <w:rPr>
          <w:w w:val="110"/>
        </w:rPr>
        <w:t>versions of the</w:t>
      </w:r>
      <w:r>
        <w:rPr>
          <w:spacing w:val="-19"/>
          <w:w w:val="110"/>
        </w:rPr>
        <w:t xml:space="preserve"> </w:t>
      </w:r>
      <w:r>
        <w:rPr>
          <w:w w:val="110"/>
        </w:rPr>
        <w:t>model.</w:t>
      </w:r>
    </w:p>
    <w:p w:rsidR="00012D33" w:rsidRDefault="00012D33">
      <w:pPr>
        <w:pStyle w:val="BodyText"/>
        <w:spacing w:before="10"/>
        <w:rPr>
          <w:sz w:val="24"/>
        </w:rPr>
      </w:pPr>
    </w:p>
    <w:p w:rsidR="00012D33" w:rsidRDefault="0009622D">
      <w:pPr>
        <w:pStyle w:val="Heading2"/>
        <w:numPr>
          <w:ilvl w:val="1"/>
          <w:numId w:val="13"/>
        </w:numPr>
        <w:tabs>
          <w:tab w:val="left" w:pos="713"/>
        </w:tabs>
        <w:ind w:left="712" w:hanging="612"/>
        <w:jc w:val="both"/>
      </w:pPr>
      <w:bookmarkStart w:id="116" w:name="Load_Path"/>
      <w:bookmarkEnd w:id="116"/>
      <w:r>
        <w:rPr>
          <w:w w:val="115"/>
        </w:rPr>
        <w:t>Load</w:t>
      </w:r>
      <w:r>
        <w:rPr>
          <w:spacing w:val="-10"/>
          <w:w w:val="115"/>
        </w:rPr>
        <w:t xml:space="preserve"> </w:t>
      </w:r>
      <w:r>
        <w:rPr>
          <w:w w:val="115"/>
        </w:rPr>
        <w:t>Path</w:t>
      </w:r>
    </w:p>
    <w:p w:rsidR="00012D33" w:rsidRDefault="0009622D">
      <w:pPr>
        <w:pStyle w:val="BodyText"/>
        <w:spacing w:before="151" w:line="273" w:lineRule="auto"/>
        <w:ind w:left="100" w:right="117"/>
        <w:jc w:val="both"/>
      </w:pPr>
      <w:r>
        <w:rPr>
          <w:w w:val="105"/>
        </w:rPr>
        <w:t xml:space="preserve">As with other WISDEM models, the primary simplification in </w:t>
      </w:r>
      <w:proofErr w:type="spellStart"/>
      <w:r>
        <w:rPr>
          <w:rFonts w:ascii="Arial"/>
          <w:i/>
          <w:w w:val="105"/>
        </w:rPr>
        <w:t>FloatingSE</w:t>
      </w:r>
      <w:proofErr w:type="spellEnd"/>
      <w:r>
        <w:rPr>
          <w:rFonts w:ascii="Arial"/>
          <w:i/>
          <w:w w:val="105"/>
        </w:rPr>
        <w:t xml:space="preserve"> </w:t>
      </w:r>
      <w:r>
        <w:rPr>
          <w:w w:val="105"/>
        </w:rPr>
        <w:t xml:space="preserve">is the treatment of all loads as pseudo-static.  This approximation reduces computational time and resources, since an accurate calculation     of dynamic loads requires more sophisticated numerical tools and simulations. Thus, </w:t>
      </w:r>
      <w:commentRangeStart w:id="117"/>
      <w:r>
        <w:rPr>
          <w:w w:val="105"/>
        </w:rPr>
        <w:t xml:space="preserve">users must exercise care in selecting loads and safety factors to compensate for the lack of a fully dynamic treatment </w:t>
      </w:r>
      <w:commentRangeEnd w:id="117"/>
      <w:r w:rsidR="00226DC8">
        <w:rPr>
          <w:rStyle w:val="CommentReference"/>
        </w:rPr>
        <w:commentReference w:id="117"/>
      </w:r>
      <w:hyperlink w:anchor="_bookmark42" w:history="1">
        <w:r>
          <w:rPr>
            <w:w w:val="105"/>
          </w:rPr>
          <w:t>[8].</w:t>
        </w:r>
      </w:hyperlink>
      <w:r>
        <w:rPr>
          <w:w w:val="105"/>
        </w:rPr>
        <w:t xml:space="preserve"> Furthermore, fatigue effects and structural lifetime estimates are also excluded for </w:t>
      </w:r>
      <w:proofErr w:type="gramStart"/>
      <w:r>
        <w:rPr>
          <w:w w:val="105"/>
        </w:rPr>
        <w:t>now, but</w:t>
      </w:r>
      <w:proofErr w:type="gramEnd"/>
      <w:r>
        <w:rPr>
          <w:w w:val="105"/>
        </w:rPr>
        <w:t xml:space="preserve"> could </w:t>
      </w:r>
      <w:r>
        <w:rPr>
          <w:spacing w:val="2"/>
          <w:w w:val="105"/>
        </w:rPr>
        <w:t xml:space="preserve">be </w:t>
      </w:r>
      <w:r>
        <w:rPr>
          <w:w w:val="105"/>
        </w:rPr>
        <w:t>incorporated in future developments.</w:t>
      </w:r>
    </w:p>
    <w:p w:rsidR="00012D33" w:rsidRDefault="0009622D">
      <w:pPr>
        <w:pStyle w:val="BodyText"/>
        <w:spacing w:before="1" w:line="273" w:lineRule="auto"/>
        <w:ind w:left="100" w:right="117" w:firstLine="298"/>
        <w:jc w:val="both"/>
      </w:pPr>
      <w:r>
        <w:rPr>
          <w:w w:val="105"/>
        </w:rPr>
        <w:t xml:space="preserve">A floating wind turbine undergoes loading from </w:t>
      </w:r>
      <w:proofErr w:type="gramStart"/>
      <w:r>
        <w:rPr>
          <w:w w:val="105"/>
        </w:rPr>
        <w:t>a number of</w:t>
      </w:r>
      <w:proofErr w:type="gramEnd"/>
      <w:r>
        <w:rPr>
          <w:w w:val="105"/>
        </w:rPr>
        <w:t xml:space="preserve"> sources. The primary loading source for the </w:t>
      </w:r>
      <w:r>
        <w:rPr>
          <w:spacing w:val="-3"/>
          <w:w w:val="105"/>
        </w:rPr>
        <w:t xml:space="preserve">tower </w:t>
      </w:r>
      <w:r>
        <w:rPr>
          <w:w w:val="105"/>
        </w:rPr>
        <w:t xml:space="preserve">comes from the aerodynamic loads induced </w:t>
      </w:r>
      <w:r>
        <w:rPr>
          <w:spacing w:val="-3"/>
          <w:w w:val="105"/>
        </w:rPr>
        <w:t xml:space="preserve">by </w:t>
      </w:r>
      <w:r>
        <w:rPr>
          <w:w w:val="105"/>
        </w:rPr>
        <w:t xml:space="preserve">the rotor.  The substructure must resist the combination   of both rotor loads and hydrodynamics loads, with the latter becoming more and more important as </w:t>
      </w:r>
      <w:proofErr w:type="gramStart"/>
      <w:r>
        <w:rPr>
          <w:w w:val="105"/>
        </w:rPr>
        <w:t>water  depth</w:t>
      </w:r>
      <w:proofErr w:type="gramEnd"/>
      <w:r>
        <w:rPr>
          <w:w w:val="105"/>
        </w:rPr>
        <w:t xml:space="preserve"> and </w:t>
      </w:r>
      <w:r>
        <w:rPr>
          <w:spacing w:val="-5"/>
          <w:w w:val="105"/>
        </w:rPr>
        <w:t xml:space="preserve">wave  </w:t>
      </w:r>
      <w:r>
        <w:rPr>
          <w:w w:val="105"/>
        </w:rPr>
        <w:t xml:space="preserve">heights increase.  </w:t>
      </w:r>
      <w:proofErr w:type="spellStart"/>
      <w:r>
        <w:rPr>
          <w:rFonts w:ascii="Arial"/>
          <w:i/>
          <w:w w:val="105"/>
        </w:rPr>
        <w:t>FloatingSE</w:t>
      </w:r>
      <w:proofErr w:type="spellEnd"/>
      <w:r>
        <w:rPr>
          <w:w w:val="105"/>
        </w:rPr>
        <w:t xml:space="preserve">, together with other WISDEM </w:t>
      </w:r>
      <w:proofErr w:type="gramStart"/>
      <w:r>
        <w:rPr>
          <w:w w:val="105"/>
        </w:rPr>
        <w:t>modules,  accounts</w:t>
      </w:r>
      <w:proofErr w:type="gramEnd"/>
      <w:r>
        <w:rPr>
          <w:w w:val="105"/>
        </w:rPr>
        <w:t xml:space="preserve"> for these   </w:t>
      </w:r>
      <w:r>
        <w:rPr>
          <w:spacing w:val="-4"/>
          <w:w w:val="105"/>
        </w:rPr>
        <w:t xml:space="preserve">two </w:t>
      </w:r>
      <w:r>
        <w:rPr>
          <w:w w:val="105"/>
        </w:rPr>
        <w:t>dominant load sources, as well as the self-loading of gravity loads. Other sources of loading, such as installation</w:t>
      </w:r>
      <w:r>
        <w:rPr>
          <w:spacing w:val="22"/>
          <w:w w:val="105"/>
        </w:rPr>
        <w:t xml:space="preserve"> </w:t>
      </w:r>
      <w:r>
        <w:rPr>
          <w:w w:val="105"/>
        </w:rPr>
        <w:t>loads,</w:t>
      </w:r>
      <w:r>
        <w:rPr>
          <w:spacing w:val="23"/>
          <w:w w:val="105"/>
        </w:rPr>
        <w:t xml:space="preserve"> </w:t>
      </w:r>
      <w:r>
        <w:rPr>
          <w:w w:val="105"/>
        </w:rPr>
        <w:t>accidental</w:t>
      </w:r>
      <w:r>
        <w:rPr>
          <w:spacing w:val="23"/>
          <w:w w:val="105"/>
        </w:rPr>
        <w:t xml:space="preserve"> </w:t>
      </w:r>
      <w:r>
        <w:rPr>
          <w:w w:val="105"/>
        </w:rPr>
        <w:t>loads,</w:t>
      </w:r>
      <w:r>
        <w:rPr>
          <w:spacing w:val="23"/>
          <w:w w:val="105"/>
        </w:rPr>
        <w:t xml:space="preserve"> </w:t>
      </w:r>
      <w:r>
        <w:rPr>
          <w:w w:val="105"/>
        </w:rPr>
        <w:t>vortex-induced</w:t>
      </w:r>
      <w:r>
        <w:rPr>
          <w:spacing w:val="23"/>
          <w:w w:val="105"/>
        </w:rPr>
        <w:t xml:space="preserve"> </w:t>
      </w:r>
      <w:r>
        <w:rPr>
          <w:w w:val="105"/>
        </w:rPr>
        <w:t>vibrations,</w:t>
      </w:r>
      <w:r>
        <w:rPr>
          <w:spacing w:val="23"/>
          <w:w w:val="105"/>
        </w:rPr>
        <w:t xml:space="preserve"> </w:t>
      </w:r>
      <w:r>
        <w:rPr>
          <w:w w:val="105"/>
        </w:rPr>
        <w:t>ice,</w:t>
      </w:r>
      <w:r>
        <w:rPr>
          <w:spacing w:val="23"/>
          <w:w w:val="105"/>
        </w:rPr>
        <w:t xml:space="preserve"> </w:t>
      </w:r>
      <w:r>
        <w:rPr>
          <w:w w:val="105"/>
        </w:rPr>
        <w:t>and</w:t>
      </w:r>
      <w:r>
        <w:rPr>
          <w:spacing w:val="23"/>
          <w:w w:val="105"/>
        </w:rPr>
        <w:t xml:space="preserve"> </w:t>
      </w:r>
      <w:r>
        <w:rPr>
          <w:w w:val="105"/>
        </w:rPr>
        <w:t>seismic</w:t>
      </w:r>
      <w:r>
        <w:rPr>
          <w:spacing w:val="23"/>
          <w:w w:val="105"/>
        </w:rPr>
        <w:t xml:space="preserve"> </w:t>
      </w:r>
      <w:r>
        <w:rPr>
          <w:w w:val="105"/>
        </w:rPr>
        <w:t>loads</w:t>
      </w:r>
      <w:r>
        <w:rPr>
          <w:spacing w:val="23"/>
          <w:w w:val="105"/>
        </w:rPr>
        <w:t xml:space="preserve"> </w:t>
      </w:r>
      <w:r>
        <w:rPr>
          <w:w w:val="105"/>
        </w:rPr>
        <w:t>are</w:t>
      </w:r>
      <w:r>
        <w:rPr>
          <w:spacing w:val="23"/>
          <w:w w:val="105"/>
        </w:rPr>
        <w:t xml:space="preserve"> </w:t>
      </w:r>
      <w:r>
        <w:rPr>
          <w:w w:val="105"/>
        </w:rPr>
        <w:t>ignored.</w:t>
      </w:r>
    </w:p>
    <w:p w:rsidR="00012D33" w:rsidRDefault="00012D33">
      <w:pPr>
        <w:pStyle w:val="BodyText"/>
        <w:spacing w:before="4"/>
        <w:rPr>
          <w:sz w:val="24"/>
        </w:rPr>
      </w:pPr>
    </w:p>
    <w:p w:rsidR="00012D33" w:rsidRDefault="0009622D">
      <w:pPr>
        <w:pStyle w:val="Heading4"/>
        <w:numPr>
          <w:ilvl w:val="2"/>
          <w:numId w:val="13"/>
        </w:numPr>
        <w:tabs>
          <w:tab w:val="left" w:pos="801"/>
        </w:tabs>
        <w:ind w:left="800" w:hanging="700"/>
        <w:jc w:val="both"/>
      </w:pPr>
      <w:bookmarkStart w:id="118" w:name="Wind_and_Wave_Loads"/>
      <w:bookmarkEnd w:id="118"/>
      <w:r>
        <w:rPr>
          <w:w w:val="115"/>
        </w:rPr>
        <w:t xml:space="preserve">Wind and </w:t>
      </w:r>
      <w:proofErr w:type="gramStart"/>
      <w:r>
        <w:rPr>
          <w:spacing w:val="-9"/>
          <w:w w:val="115"/>
        </w:rPr>
        <w:t xml:space="preserve">Wave </w:t>
      </w:r>
      <w:r>
        <w:rPr>
          <w:spacing w:val="1"/>
          <w:w w:val="115"/>
        </w:rPr>
        <w:t xml:space="preserve"> </w:t>
      </w:r>
      <w:r>
        <w:rPr>
          <w:w w:val="115"/>
        </w:rPr>
        <w:t>Loads</w:t>
      </w:r>
      <w:proofErr w:type="gramEnd"/>
    </w:p>
    <w:p w:rsidR="00012D33" w:rsidRDefault="0009622D">
      <w:pPr>
        <w:pStyle w:val="BodyText"/>
        <w:spacing w:before="161" w:line="273" w:lineRule="auto"/>
        <w:ind w:left="100" w:right="117"/>
        <w:jc w:val="both"/>
      </w:pPr>
      <w:r>
        <w:rPr>
          <w:w w:val="110"/>
        </w:rPr>
        <w:t>Wind</w:t>
      </w:r>
      <w:r>
        <w:rPr>
          <w:spacing w:val="-5"/>
          <w:w w:val="110"/>
        </w:rPr>
        <w:t xml:space="preserve"> </w:t>
      </w:r>
      <w:r>
        <w:rPr>
          <w:w w:val="110"/>
        </w:rPr>
        <w:t>drag</w:t>
      </w:r>
      <w:r>
        <w:rPr>
          <w:spacing w:val="-6"/>
          <w:w w:val="110"/>
        </w:rPr>
        <w:t xml:space="preserve"> </w:t>
      </w:r>
      <w:r>
        <w:rPr>
          <w:w w:val="110"/>
        </w:rPr>
        <w:t>loads</w:t>
      </w:r>
      <w:r>
        <w:rPr>
          <w:spacing w:val="-6"/>
          <w:w w:val="110"/>
        </w:rPr>
        <w:t xml:space="preserve"> </w:t>
      </w:r>
      <w:r>
        <w:rPr>
          <w:w w:val="110"/>
        </w:rPr>
        <w:t>are</w:t>
      </w:r>
      <w:r>
        <w:rPr>
          <w:spacing w:val="-5"/>
          <w:w w:val="110"/>
        </w:rPr>
        <w:t xml:space="preserve"> </w:t>
      </w:r>
      <w:r>
        <w:rPr>
          <w:w w:val="110"/>
        </w:rPr>
        <w:t>applied</w:t>
      </w:r>
      <w:r>
        <w:rPr>
          <w:spacing w:val="-5"/>
          <w:w w:val="110"/>
        </w:rPr>
        <w:t xml:space="preserve"> </w:t>
      </w:r>
      <w:r>
        <w:rPr>
          <w:w w:val="110"/>
        </w:rPr>
        <w:t>to</w:t>
      </w:r>
      <w:r>
        <w:rPr>
          <w:spacing w:val="-5"/>
          <w:w w:val="110"/>
        </w:rPr>
        <w:t xml:space="preserve"> </w:t>
      </w:r>
      <w:r>
        <w:rPr>
          <w:w w:val="110"/>
        </w:rPr>
        <w:t>the</w:t>
      </w:r>
      <w:r>
        <w:rPr>
          <w:spacing w:val="-5"/>
          <w:w w:val="110"/>
        </w:rPr>
        <w:t xml:space="preserve"> </w:t>
      </w:r>
      <w:r>
        <w:rPr>
          <w:spacing w:val="-3"/>
          <w:w w:val="110"/>
        </w:rPr>
        <w:t>tower</w:t>
      </w:r>
      <w:r>
        <w:rPr>
          <w:spacing w:val="-5"/>
          <w:w w:val="110"/>
        </w:rPr>
        <w:t xml:space="preserve"> </w:t>
      </w:r>
      <w:r>
        <w:rPr>
          <w:spacing w:val="2"/>
          <w:w w:val="110"/>
        </w:rPr>
        <w:t>body</w:t>
      </w:r>
      <w:r>
        <w:rPr>
          <w:spacing w:val="-5"/>
          <w:w w:val="110"/>
        </w:rPr>
        <w:t xml:space="preserve"> </w:t>
      </w:r>
      <w:r>
        <w:rPr>
          <w:w w:val="110"/>
        </w:rPr>
        <w:t>and</w:t>
      </w:r>
      <w:r>
        <w:rPr>
          <w:spacing w:val="-5"/>
          <w:w w:val="110"/>
        </w:rPr>
        <w:t xml:space="preserve"> </w:t>
      </w:r>
      <w:r>
        <w:rPr>
          <w:w w:val="110"/>
        </w:rPr>
        <w:t>the</w:t>
      </w:r>
      <w:r>
        <w:rPr>
          <w:spacing w:val="-5"/>
          <w:w w:val="110"/>
        </w:rPr>
        <w:t xml:space="preserve"> </w:t>
      </w:r>
      <w:r>
        <w:rPr>
          <w:w w:val="110"/>
        </w:rPr>
        <w:t>upper</w:t>
      </w:r>
      <w:r>
        <w:rPr>
          <w:spacing w:val="-5"/>
          <w:w w:val="110"/>
        </w:rPr>
        <w:t xml:space="preserve"> </w:t>
      </w:r>
      <w:r>
        <w:rPr>
          <w:w w:val="110"/>
        </w:rPr>
        <w:t>part</w:t>
      </w:r>
      <w:r>
        <w:rPr>
          <w:spacing w:val="-5"/>
          <w:w w:val="110"/>
        </w:rPr>
        <w:t xml:space="preserve"> </w:t>
      </w:r>
      <w:r>
        <w:rPr>
          <w:w w:val="110"/>
        </w:rPr>
        <w:t>of</w:t>
      </w:r>
      <w:r>
        <w:rPr>
          <w:spacing w:val="-5"/>
          <w:w w:val="110"/>
        </w:rPr>
        <w:t xml:space="preserve"> </w:t>
      </w:r>
      <w:r>
        <w:rPr>
          <w:w w:val="110"/>
        </w:rPr>
        <w:t>the</w:t>
      </w:r>
      <w:r>
        <w:rPr>
          <w:spacing w:val="-5"/>
          <w:w w:val="110"/>
        </w:rPr>
        <w:t xml:space="preserve"> </w:t>
      </w:r>
      <w:r>
        <w:rPr>
          <w:w w:val="110"/>
        </w:rPr>
        <w:t>substructure</w:t>
      </w:r>
      <w:r>
        <w:rPr>
          <w:spacing w:val="-5"/>
          <w:w w:val="110"/>
        </w:rPr>
        <w:t xml:space="preserve"> </w:t>
      </w:r>
      <w:r>
        <w:rPr>
          <w:w w:val="110"/>
        </w:rPr>
        <w:t>that</w:t>
      </w:r>
      <w:r>
        <w:rPr>
          <w:spacing w:val="-6"/>
          <w:w w:val="110"/>
        </w:rPr>
        <w:t xml:space="preserve"> </w:t>
      </w:r>
      <w:r>
        <w:rPr>
          <w:w w:val="110"/>
        </w:rPr>
        <w:t>extends</w:t>
      </w:r>
      <w:r>
        <w:rPr>
          <w:spacing w:val="-5"/>
          <w:w w:val="110"/>
        </w:rPr>
        <w:t xml:space="preserve"> </w:t>
      </w:r>
      <w:r>
        <w:rPr>
          <w:w w:val="110"/>
        </w:rPr>
        <w:t>above</w:t>
      </w:r>
      <w:r>
        <w:rPr>
          <w:spacing w:val="-5"/>
          <w:w w:val="110"/>
        </w:rPr>
        <w:t xml:space="preserve"> </w:t>
      </w:r>
      <w:r>
        <w:rPr>
          <w:w w:val="110"/>
        </w:rPr>
        <w:t>the waterline.</w:t>
      </w:r>
      <w:r>
        <w:rPr>
          <w:spacing w:val="19"/>
          <w:w w:val="110"/>
        </w:rPr>
        <w:t xml:space="preserve"> </w:t>
      </w:r>
      <w:r>
        <w:rPr>
          <w:w w:val="110"/>
        </w:rPr>
        <w:t>They</w:t>
      </w:r>
      <w:r>
        <w:rPr>
          <w:spacing w:val="-8"/>
          <w:w w:val="110"/>
        </w:rPr>
        <w:t xml:space="preserve"> </w:t>
      </w:r>
      <w:r>
        <w:rPr>
          <w:w w:val="110"/>
        </w:rPr>
        <w:t>are</w:t>
      </w:r>
      <w:r>
        <w:rPr>
          <w:spacing w:val="-8"/>
          <w:w w:val="110"/>
        </w:rPr>
        <w:t xml:space="preserve"> </w:t>
      </w:r>
      <w:r>
        <w:rPr>
          <w:w w:val="110"/>
        </w:rPr>
        <w:t>not</w:t>
      </w:r>
      <w:r>
        <w:rPr>
          <w:spacing w:val="-8"/>
          <w:w w:val="110"/>
        </w:rPr>
        <w:t xml:space="preserve"> </w:t>
      </w:r>
      <w:r>
        <w:rPr>
          <w:w w:val="110"/>
        </w:rPr>
        <w:t>applied</w:t>
      </w:r>
      <w:r>
        <w:rPr>
          <w:spacing w:val="-7"/>
          <w:w w:val="110"/>
        </w:rPr>
        <w:t xml:space="preserve"> </w:t>
      </w:r>
      <w:r>
        <w:rPr>
          <w:w w:val="110"/>
        </w:rPr>
        <w:t>to</w:t>
      </w:r>
      <w:r>
        <w:rPr>
          <w:spacing w:val="-8"/>
          <w:w w:val="110"/>
        </w:rPr>
        <w:t xml:space="preserve"> </w:t>
      </w:r>
      <w:r>
        <w:rPr>
          <w:w w:val="110"/>
        </w:rPr>
        <w:t>connecting</w:t>
      </w:r>
      <w:r>
        <w:rPr>
          <w:spacing w:val="-8"/>
          <w:w w:val="110"/>
        </w:rPr>
        <w:t xml:space="preserve"> </w:t>
      </w:r>
      <w:r>
        <w:rPr>
          <w:w w:val="110"/>
        </w:rPr>
        <w:t>truss</w:t>
      </w:r>
      <w:r>
        <w:rPr>
          <w:spacing w:val="-8"/>
          <w:w w:val="110"/>
        </w:rPr>
        <w:t xml:space="preserve"> </w:t>
      </w:r>
      <w:r>
        <w:rPr>
          <w:w w:val="110"/>
        </w:rPr>
        <w:t>members</w:t>
      </w:r>
      <w:r>
        <w:rPr>
          <w:spacing w:val="-8"/>
          <w:w w:val="110"/>
        </w:rPr>
        <w:t xml:space="preserve"> </w:t>
      </w:r>
      <w:r>
        <w:rPr>
          <w:w w:val="110"/>
        </w:rPr>
        <w:t>that</w:t>
      </w:r>
      <w:r>
        <w:rPr>
          <w:spacing w:val="-8"/>
          <w:w w:val="110"/>
        </w:rPr>
        <w:t xml:space="preserve"> </w:t>
      </w:r>
      <w:r>
        <w:rPr>
          <w:w w:val="110"/>
        </w:rPr>
        <w:t>may</w:t>
      </w:r>
      <w:r>
        <w:rPr>
          <w:spacing w:val="-8"/>
          <w:w w:val="110"/>
        </w:rPr>
        <w:t xml:space="preserve"> </w:t>
      </w:r>
      <w:r>
        <w:rPr>
          <w:spacing w:val="2"/>
          <w:w w:val="110"/>
        </w:rPr>
        <w:t>be</w:t>
      </w:r>
      <w:r>
        <w:rPr>
          <w:spacing w:val="-8"/>
          <w:w w:val="110"/>
        </w:rPr>
        <w:t xml:space="preserve"> </w:t>
      </w:r>
      <w:r>
        <w:rPr>
          <w:w w:val="110"/>
        </w:rPr>
        <w:t>part</w:t>
      </w:r>
      <w:r>
        <w:rPr>
          <w:spacing w:val="-8"/>
          <w:w w:val="110"/>
        </w:rPr>
        <w:t xml:space="preserve"> </w:t>
      </w:r>
      <w:r>
        <w:rPr>
          <w:w w:val="110"/>
        </w:rPr>
        <w:t>of</w:t>
      </w:r>
      <w:r>
        <w:rPr>
          <w:spacing w:val="-8"/>
          <w:w w:val="110"/>
        </w:rPr>
        <w:t xml:space="preserve"> </w:t>
      </w:r>
      <w:r>
        <w:rPr>
          <w:w w:val="110"/>
        </w:rPr>
        <w:t>the</w:t>
      </w:r>
      <w:r>
        <w:rPr>
          <w:spacing w:val="-8"/>
          <w:w w:val="110"/>
        </w:rPr>
        <w:t xml:space="preserve"> </w:t>
      </w:r>
      <w:r>
        <w:rPr>
          <w:w w:val="110"/>
        </w:rPr>
        <w:t>substructure</w:t>
      </w:r>
      <w:r>
        <w:rPr>
          <w:spacing w:val="-8"/>
          <w:w w:val="110"/>
        </w:rPr>
        <w:t xml:space="preserve"> </w:t>
      </w:r>
      <w:r>
        <w:rPr>
          <w:w w:val="110"/>
        </w:rPr>
        <w:t>geometry. These</w:t>
      </w:r>
      <w:r>
        <w:rPr>
          <w:spacing w:val="-8"/>
          <w:w w:val="110"/>
        </w:rPr>
        <w:t xml:space="preserve"> </w:t>
      </w:r>
      <w:r>
        <w:rPr>
          <w:w w:val="110"/>
        </w:rPr>
        <w:t>drag</w:t>
      </w:r>
      <w:r>
        <w:rPr>
          <w:spacing w:val="-8"/>
          <w:w w:val="110"/>
        </w:rPr>
        <w:t xml:space="preserve"> </w:t>
      </w:r>
      <w:r>
        <w:rPr>
          <w:w w:val="110"/>
        </w:rPr>
        <w:t>loads</w:t>
      </w:r>
      <w:r>
        <w:rPr>
          <w:spacing w:val="-8"/>
          <w:w w:val="110"/>
        </w:rPr>
        <w:t xml:space="preserve"> </w:t>
      </w:r>
      <w:r>
        <w:rPr>
          <w:w w:val="110"/>
        </w:rPr>
        <w:t>are</w:t>
      </w:r>
      <w:r>
        <w:rPr>
          <w:spacing w:val="-8"/>
          <w:w w:val="110"/>
        </w:rPr>
        <w:t xml:space="preserve"> </w:t>
      </w:r>
      <w:r>
        <w:rPr>
          <w:w w:val="110"/>
        </w:rPr>
        <w:t>computed</w:t>
      </w:r>
      <w:r>
        <w:rPr>
          <w:spacing w:val="-8"/>
          <w:w w:val="110"/>
        </w:rPr>
        <w:t xml:space="preserve"> </w:t>
      </w:r>
      <w:r>
        <w:rPr>
          <w:w w:val="110"/>
        </w:rPr>
        <w:t>assuming</w:t>
      </w:r>
      <w:r>
        <w:rPr>
          <w:spacing w:val="-7"/>
          <w:w w:val="110"/>
        </w:rPr>
        <w:t xml:space="preserve"> </w:t>
      </w:r>
      <w:r>
        <w:rPr>
          <w:w w:val="110"/>
        </w:rPr>
        <w:t>the</w:t>
      </w:r>
      <w:r>
        <w:rPr>
          <w:spacing w:val="-8"/>
          <w:w w:val="110"/>
        </w:rPr>
        <w:t xml:space="preserve"> </w:t>
      </w:r>
      <w:r>
        <w:rPr>
          <w:spacing w:val="-3"/>
          <w:w w:val="110"/>
        </w:rPr>
        <w:t>tower</w:t>
      </w:r>
      <w:r>
        <w:rPr>
          <w:spacing w:val="-8"/>
          <w:w w:val="110"/>
        </w:rPr>
        <w:t xml:space="preserve"> </w:t>
      </w:r>
      <w:r>
        <w:rPr>
          <w:w w:val="110"/>
        </w:rPr>
        <w:t>and</w:t>
      </w:r>
      <w:r>
        <w:rPr>
          <w:spacing w:val="-8"/>
          <w:w w:val="110"/>
        </w:rPr>
        <w:t xml:space="preserve"> </w:t>
      </w:r>
      <w:r>
        <w:rPr>
          <w:w w:val="110"/>
        </w:rPr>
        <w:t>columns</w:t>
      </w:r>
      <w:r>
        <w:rPr>
          <w:spacing w:val="-8"/>
          <w:w w:val="110"/>
        </w:rPr>
        <w:t xml:space="preserve"> </w:t>
      </w:r>
      <w:r>
        <w:rPr>
          <w:w w:val="110"/>
        </w:rPr>
        <w:t>are</w:t>
      </w:r>
      <w:r>
        <w:rPr>
          <w:spacing w:val="-8"/>
          <w:w w:val="110"/>
        </w:rPr>
        <w:t xml:space="preserve"> </w:t>
      </w:r>
      <w:r>
        <w:rPr>
          <w:w w:val="110"/>
        </w:rPr>
        <w:t>smooth</w:t>
      </w:r>
      <w:r>
        <w:rPr>
          <w:spacing w:val="-8"/>
          <w:w w:val="110"/>
        </w:rPr>
        <w:t xml:space="preserve"> </w:t>
      </w:r>
      <w:r>
        <w:rPr>
          <w:w w:val="110"/>
        </w:rPr>
        <w:t>circular</w:t>
      </w:r>
      <w:r>
        <w:rPr>
          <w:spacing w:val="-8"/>
          <w:w w:val="110"/>
        </w:rPr>
        <w:t xml:space="preserve"> </w:t>
      </w:r>
      <w:r>
        <w:rPr>
          <w:w w:val="110"/>
        </w:rPr>
        <w:t>cross-sections</w:t>
      </w:r>
      <w:r>
        <w:rPr>
          <w:spacing w:val="-8"/>
          <w:w w:val="110"/>
        </w:rPr>
        <w:t xml:space="preserve"> </w:t>
      </w:r>
      <w:r>
        <w:rPr>
          <w:w w:val="110"/>
        </w:rPr>
        <w:t>and</w:t>
      </w:r>
      <w:r>
        <w:rPr>
          <w:spacing w:val="-8"/>
          <w:w w:val="110"/>
        </w:rPr>
        <w:t xml:space="preserve"> </w:t>
      </w:r>
      <w:r>
        <w:rPr>
          <w:w w:val="110"/>
        </w:rPr>
        <w:t>that</w:t>
      </w:r>
    </w:p>
    <w:p w:rsidR="00012D33" w:rsidRDefault="00012D33">
      <w:pPr>
        <w:spacing w:line="273" w:lineRule="auto"/>
        <w:jc w:val="both"/>
        <w:sectPr w:rsidR="00012D33">
          <w:pgSz w:w="12240" w:h="15840"/>
          <w:pgMar w:top="1440" w:right="1320" w:bottom="980" w:left="1340" w:header="0" w:footer="792" w:gutter="0"/>
          <w:cols w:space="720"/>
        </w:sectPr>
      </w:pPr>
    </w:p>
    <w:p w:rsidR="00012D33" w:rsidRDefault="0009622D">
      <w:pPr>
        <w:pStyle w:val="BodyText"/>
        <w:spacing w:before="52" w:line="273" w:lineRule="auto"/>
        <w:ind w:left="120" w:right="117"/>
        <w:jc w:val="both"/>
      </w:pPr>
      <w:r>
        <w:rPr>
          <w:w w:val="105"/>
        </w:rPr>
        <w:t xml:space="preserve">the drag coefficient can </w:t>
      </w:r>
      <w:r>
        <w:rPr>
          <w:spacing w:val="2"/>
          <w:w w:val="105"/>
        </w:rPr>
        <w:t xml:space="preserve">be </w:t>
      </w:r>
      <w:r>
        <w:rPr>
          <w:w w:val="105"/>
        </w:rPr>
        <w:t xml:space="preserve">selected as a function of the flow Reynolds number </w:t>
      </w:r>
      <w:hyperlink w:anchor="_bookmark69" w:history="1">
        <w:r>
          <w:rPr>
            <w:w w:val="105"/>
          </w:rPr>
          <w:t>[35].</w:t>
        </w:r>
      </w:hyperlink>
      <w:r>
        <w:rPr>
          <w:w w:val="105"/>
        </w:rPr>
        <w:t xml:space="preserve"> The </w:t>
      </w:r>
      <w:ins w:id="119" w:author="Musial, Walter" w:date="2018-09-27T21:31:00Z">
        <w:r w:rsidR="00727FCA">
          <w:rPr>
            <w:w w:val="105"/>
          </w:rPr>
          <w:t xml:space="preserve">aerodynamic </w:t>
        </w:r>
      </w:ins>
      <w:r>
        <w:rPr>
          <w:w w:val="105"/>
        </w:rPr>
        <w:t xml:space="preserve">drag force is a function </w:t>
      </w:r>
      <w:ins w:id="120" w:author="Musial, Walter" w:date="2018-09-27T21:31:00Z">
        <w:r w:rsidR="00727FCA">
          <w:rPr>
            <w:w w:val="105"/>
          </w:rPr>
          <w:t xml:space="preserve">of </w:t>
        </w:r>
      </w:ins>
      <w:r>
        <w:rPr>
          <w:w w:val="105"/>
        </w:rPr>
        <w:t xml:space="preserve">height, since the wind profile and cross-sectional geometry </w:t>
      </w:r>
      <w:proofErr w:type="gramStart"/>
      <w:r>
        <w:rPr>
          <w:w w:val="105"/>
        </w:rPr>
        <w:t>varies  along</w:t>
      </w:r>
      <w:proofErr w:type="gramEnd"/>
      <w:r>
        <w:rPr>
          <w:w w:val="105"/>
        </w:rPr>
        <w:t xml:space="preserve"> that dimension.  </w:t>
      </w:r>
      <w:proofErr w:type="gramStart"/>
      <w:r>
        <w:rPr>
          <w:spacing w:val="-6"/>
          <w:w w:val="105"/>
        </w:rPr>
        <w:t xml:space="preserve">For  </w:t>
      </w:r>
      <w:r>
        <w:rPr>
          <w:w w:val="105"/>
        </w:rPr>
        <w:t>the</w:t>
      </w:r>
      <w:proofErr w:type="gramEnd"/>
      <w:r>
        <w:rPr>
          <w:w w:val="105"/>
        </w:rPr>
        <w:t xml:space="preserve">  wind profile, the standard power-law scaling is  </w:t>
      </w:r>
      <w:r>
        <w:rPr>
          <w:spacing w:val="14"/>
          <w:w w:val="105"/>
        </w:rPr>
        <w:t xml:space="preserve"> </w:t>
      </w:r>
      <w:r>
        <w:rPr>
          <w:w w:val="105"/>
        </w:rPr>
        <w:t>used,</w:t>
      </w:r>
    </w:p>
    <w:p w:rsidR="00012D33" w:rsidRDefault="00012D33">
      <w:pPr>
        <w:spacing w:line="273" w:lineRule="auto"/>
        <w:jc w:val="both"/>
        <w:sectPr w:rsidR="00012D33">
          <w:pgSz w:w="12240" w:h="15840"/>
          <w:pgMar w:top="1400" w:right="1320" w:bottom="980" w:left="1320" w:header="0" w:footer="792" w:gutter="0"/>
          <w:cols w:space="720"/>
        </w:sectPr>
      </w:pPr>
    </w:p>
    <w:p w:rsidR="00012D33" w:rsidRDefault="00012D33">
      <w:pPr>
        <w:pStyle w:val="BodyText"/>
        <w:spacing w:before="5"/>
        <w:rPr>
          <w:sz w:val="27"/>
        </w:rPr>
      </w:pPr>
    </w:p>
    <w:p w:rsidR="00012D33" w:rsidRDefault="0009622D">
      <w:pPr>
        <w:jc w:val="right"/>
        <w:rPr>
          <w:rFonts w:ascii="Arial"/>
          <w:i/>
          <w:sz w:val="14"/>
        </w:rPr>
      </w:pPr>
      <w:r>
        <w:rPr>
          <w:i/>
          <w:w w:val="125"/>
          <w:sz w:val="20"/>
        </w:rPr>
        <w:t>U</w:t>
      </w:r>
      <w:r>
        <w:rPr>
          <w:rFonts w:ascii="Arial"/>
          <w:i/>
          <w:w w:val="125"/>
          <w:position w:val="-2"/>
          <w:sz w:val="14"/>
        </w:rPr>
        <w:t>a</w:t>
      </w:r>
      <w:r>
        <w:rPr>
          <w:w w:val="125"/>
          <w:sz w:val="20"/>
        </w:rPr>
        <w:t>(</w:t>
      </w:r>
      <w:r>
        <w:rPr>
          <w:i/>
          <w:w w:val="125"/>
          <w:sz w:val="20"/>
        </w:rPr>
        <w:t>z</w:t>
      </w:r>
      <w:r>
        <w:rPr>
          <w:w w:val="125"/>
          <w:sz w:val="20"/>
        </w:rPr>
        <w:t xml:space="preserve">) = </w:t>
      </w:r>
      <w:r>
        <w:rPr>
          <w:i/>
          <w:w w:val="125"/>
          <w:sz w:val="20"/>
        </w:rPr>
        <w:t>U</w:t>
      </w:r>
      <w:r>
        <w:rPr>
          <w:rFonts w:ascii="Arial"/>
          <w:i/>
          <w:w w:val="125"/>
          <w:position w:val="-2"/>
          <w:sz w:val="14"/>
        </w:rPr>
        <w:t>ref</w:t>
      </w:r>
    </w:p>
    <w:p w:rsidR="00012D33" w:rsidRDefault="0009622D">
      <w:pPr>
        <w:spacing w:before="136"/>
        <w:ind w:left="189"/>
        <w:rPr>
          <w:rFonts w:ascii="Arial" w:hAnsi="Arial"/>
          <w:i/>
          <w:sz w:val="14"/>
        </w:rPr>
      </w:pPr>
      <w:r>
        <w:br w:type="column"/>
      </w:r>
      <w:r>
        <w:rPr>
          <w:w w:val="99"/>
          <w:sz w:val="20"/>
          <w:u w:val="single"/>
        </w:rPr>
        <w:t xml:space="preserve"> </w:t>
      </w:r>
      <w:r>
        <w:rPr>
          <w:sz w:val="20"/>
          <w:u w:val="single"/>
        </w:rPr>
        <w:t xml:space="preserve"> </w:t>
      </w:r>
      <w:r>
        <w:rPr>
          <w:i/>
          <w:w w:val="125"/>
          <w:sz w:val="20"/>
          <w:u w:val="single"/>
        </w:rPr>
        <w:t xml:space="preserve">z   </w:t>
      </w:r>
      <w:r>
        <w:rPr>
          <w:i/>
          <w:spacing w:val="51"/>
          <w:w w:val="125"/>
          <w:sz w:val="20"/>
          <w:u w:val="single"/>
        </w:rPr>
        <w:t xml:space="preserve"> </w:t>
      </w:r>
      <w:r>
        <w:rPr>
          <w:rFonts w:ascii="Arial" w:hAnsi="Arial"/>
          <w:i/>
          <w:w w:val="125"/>
          <w:position w:val="10"/>
          <w:sz w:val="14"/>
        </w:rPr>
        <w:t>α</w:t>
      </w:r>
    </w:p>
    <w:p w:rsidR="00012D33" w:rsidRDefault="00F23B9E">
      <w:pPr>
        <w:spacing w:before="40"/>
        <w:ind w:left="189"/>
        <w:rPr>
          <w:rFonts w:ascii="Arial"/>
          <w:i/>
          <w:sz w:val="14"/>
        </w:rPr>
      </w:pPr>
      <w:r>
        <w:rPr>
          <w:noProof/>
        </w:rPr>
        <mc:AlternateContent>
          <mc:Choice Requires="wps">
            <w:drawing>
              <wp:anchor distT="0" distB="0" distL="114300" distR="114300" simplePos="0" relativeHeight="251660288" behindDoc="1" locked="0" layoutInCell="1" allowOverlap="1" wp14:anchorId="00547618" wp14:editId="1F432CA0">
                <wp:simplePos x="0" y="0"/>
                <wp:positionH relativeFrom="page">
                  <wp:posOffset>3914140</wp:posOffset>
                </wp:positionH>
                <wp:positionV relativeFrom="paragraph">
                  <wp:posOffset>-219075</wp:posOffset>
                </wp:positionV>
                <wp:extent cx="438785" cy="472440"/>
                <wp:effectExtent l="0" t="4445" r="0" b="0"/>
                <wp:wrapNone/>
                <wp:docPr id="1101" name="Text Box 10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pStyle w:val="BodyText"/>
                              <w:tabs>
                                <w:tab w:val="left" w:pos="544"/>
                              </w:tabs>
                              <w:spacing w:line="196" w:lineRule="exact"/>
                              <w:rPr>
                                <w:rFonts w:ascii="Arial"/>
                              </w:rPr>
                            </w:pPr>
                            <w:r>
                              <w:rPr>
                                <w:rFonts w:ascii="Arial"/>
                                <w:w w:val="263"/>
                              </w:rPr>
                              <w:t xml:space="preserve"> </w:t>
                            </w:r>
                            <w:r>
                              <w:rPr>
                                <w:rFonts w:ascii="Arial"/>
                              </w:rPr>
                              <w:tab/>
                            </w:r>
                            <w:r>
                              <w:rPr>
                                <w:rFonts w:ascii="Arial"/>
                                <w:w w:val="263"/>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47618" id="Text Box 1090" o:spid="_x0000_s1324" type="#_x0000_t202" style="position:absolute;left:0;text-align:left;margin-left:308.2pt;margin-top:-17.25pt;width:34.55pt;height:37.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" filled="f" stroked="f">
                <v:textbox inset="0,0,0,0">
                  <w:txbxContent>
                    <w:p w:rsidR="0009622D" w:rsidRDefault="0009622D">
                      <w:pPr>
                        <w:pStyle w:val="BodyText"/>
                        <w:tabs>
                          <w:tab w:val="left" w:pos="544"/>
                        </w:tabs>
                        <w:spacing w:line="196" w:lineRule="exact"/>
                        <w:rPr>
                          <w:rFonts w:ascii="Arial"/>
                        </w:rPr>
                      </w:pPr>
                      <w:r>
                        <w:rPr>
                          <w:rFonts w:ascii="Arial"/>
                          <w:w w:val="263"/>
                        </w:rPr>
                        <w:t xml:space="preserve"> </w:t>
                      </w:r>
                      <w:r>
                        <w:rPr>
                          <w:rFonts w:ascii="Arial"/>
                        </w:rPr>
                        <w:tab/>
                      </w:r>
                      <w:r>
                        <w:rPr>
                          <w:rFonts w:ascii="Arial"/>
                          <w:w w:val="263"/>
                        </w:rPr>
                        <w:t xml:space="preserve"> </w:t>
                      </w:r>
                    </w:p>
                  </w:txbxContent>
                </v:textbox>
                <w10:wrap anchorx="page"/>
              </v:shape>
            </w:pict>
          </mc:Fallback>
        </mc:AlternateContent>
      </w:r>
      <w:r w:rsidR="0009622D">
        <w:rPr>
          <w:i/>
          <w:w w:val="135"/>
          <w:position w:val="3"/>
          <w:sz w:val="20"/>
        </w:rPr>
        <w:t>z</w:t>
      </w:r>
      <w:r w:rsidR="0009622D">
        <w:rPr>
          <w:rFonts w:ascii="Arial"/>
          <w:i/>
          <w:w w:val="135"/>
          <w:sz w:val="14"/>
        </w:rPr>
        <w:t>ref</w:t>
      </w:r>
    </w:p>
    <w:p w:rsidR="00012D33" w:rsidRDefault="0009622D">
      <w:pPr>
        <w:pStyle w:val="BodyText"/>
        <w:spacing w:before="5"/>
        <w:rPr>
          <w:rFonts w:ascii="Arial"/>
          <w:i/>
          <w:sz w:val="27"/>
        </w:rPr>
      </w:pPr>
      <w:r>
        <w:br w:type="column"/>
      </w:r>
    </w:p>
    <w:p w:rsidR="00012D33" w:rsidRDefault="0009622D">
      <w:pPr>
        <w:tabs>
          <w:tab w:val="left" w:pos="3546"/>
        </w:tabs>
        <w:ind w:left="202"/>
        <w:rPr>
          <w:sz w:val="20"/>
        </w:rPr>
      </w:pPr>
      <w:r>
        <w:rPr>
          <w:i/>
          <w:w w:val="110"/>
          <w:sz w:val="20"/>
        </w:rPr>
        <w:t>,</w:t>
      </w:r>
      <w:r>
        <w:rPr>
          <w:i/>
          <w:w w:val="110"/>
          <w:sz w:val="20"/>
        </w:rPr>
        <w:tab/>
      </w:r>
      <w:r>
        <w:rPr>
          <w:w w:val="110"/>
          <w:sz w:val="20"/>
        </w:rPr>
        <w:t>(1)</w:t>
      </w:r>
    </w:p>
    <w:p w:rsidR="00012D33" w:rsidRDefault="00012D33">
      <w:pPr>
        <w:rPr>
          <w:sz w:val="20"/>
        </w:rPr>
        <w:sectPr w:rsidR="00012D33">
          <w:type w:val="continuous"/>
          <w:pgSz w:w="12240" w:h="15840"/>
          <w:pgMar w:top="1500" w:right="1320" w:bottom="980" w:left="1320" w:header="720" w:footer="720" w:gutter="0"/>
          <w:cols w:num="3" w:space="720" w:equalWidth="0">
            <w:col w:w="4786" w:space="40"/>
            <w:col w:w="814" w:space="40"/>
            <w:col w:w="3920"/>
          </w:cols>
        </w:sectPr>
      </w:pPr>
    </w:p>
    <w:p w:rsidR="00012D33" w:rsidRDefault="00012D33">
      <w:pPr>
        <w:pStyle w:val="BodyText"/>
        <w:spacing w:before="9"/>
        <w:rPr>
          <w:sz w:val="11"/>
        </w:rPr>
      </w:pPr>
    </w:p>
    <w:p w:rsidR="00012D33" w:rsidRDefault="0009622D">
      <w:pPr>
        <w:pStyle w:val="BodyText"/>
        <w:spacing w:before="63" w:line="256" w:lineRule="auto"/>
        <w:ind w:left="120" w:right="117"/>
        <w:jc w:val="both"/>
      </w:pPr>
      <w:r>
        <w:rPr>
          <w:w w:val="110"/>
        </w:rPr>
        <w:t xml:space="preserve">where </w:t>
      </w:r>
      <w:r>
        <w:rPr>
          <w:i/>
          <w:w w:val="110"/>
        </w:rPr>
        <w:t>U</w:t>
      </w:r>
      <w:r>
        <w:rPr>
          <w:rFonts w:ascii="Arial" w:hAnsi="Arial"/>
          <w:i/>
          <w:w w:val="110"/>
          <w:position w:val="-2"/>
          <w:sz w:val="14"/>
        </w:rPr>
        <w:t>a</w:t>
      </w:r>
      <w:r>
        <w:rPr>
          <w:w w:val="110"/>
        </w:rPr>
        <w:t>(</w:t>
      </w:r>
      <w:r>
        <w:rPr>
          <w:i/>
          <w:w w:val="110"/>
        </w:rPr>
        <w:t>z</w:t>
      </w:r>
      <w:r>
        <w:rPr>
          <w:w w:val="110"/>
        </w:rPr>
        <w:t xml:space="preserve">) is the wind velocity as a function of height, </w:t>
      </w:r>
      <w:r>
        <w:rPr>
          <w:i/>
          <w:w w:val="110"/>
        </w:rPr>
        <w:t>U</w:t>
      </w:r>
      <w:r>
        <w:rPr>
          <w:rFonts w:ascii="Arial" w:hAnsi="Arial"/>
          <w:i/>
          <w:w w:val="110"/>
          <w:position w:val="-2"/>
          <w:sz w:val="14"/>
        </w:rPr>
        <w:t xml:space="preserve">ref </w:t>
      </w:r>
      <w:r>
        <w:rPr>
          <w:w w:val="110"/>
        </w:rPr>
        <w:t xml:space="preserve">is a reference wind speed measured at a reference height, </w:t>
      </w:r>
      <w:proofErr w:type="gramStart"/>
      <w:r>
        <w:rPr>
          <w:i/>
          <w:w w:val="110"/>
        </w:rPr>
        <w:t>z</w:t>
      </w:r>
      <w:r>
        <w:rPr>
          <w:rFonts w:ascii="Arial" w:hAnsi="Arial"/>
          <w:i/>
          <w:w w:val="110"/>
          <w:position w:val="-2"/>
          <w:sz w:val="14"/>
        </w:rPr>
        <w:t xml:space="preserve">ref </w:t>
      </w:r>
      <w:r>
        <w:rPr>
          <w:w w:val="110"/>
        </w:rPr>
        <w:t>,</w:t>
      </w:r>
      <w:proofErr w:type="gramEnd"/>
      <w:r>
        <w:rPr>
          <w:w w:val="110"/>
        </w:rPr>
        <w:t xml:space="preserve"> and </w:t>
      </w:r>
      <w:r>
        <w:rPr>
          <w:i/>
          <w:w w:val="110"/>
        </w:rPr>
        <w:t xml:space="preserve">α </w:t>
      </w:r>
      <w:r>
        <w:rPr>
          <w:w w:val="110"/>
        </w:rPr>
        <w:t>is the shear exponent used in the power-law approximation of wind profiles. The wind profile then feeds the aerodynamic drag, Reynolds number, and drag coefficient,</w:t>
      </w:r>
    </w:p>
    <w:p w:rsidR="00012D33" w:rsidRDefault="00012D33">
      <w:pPr>
        <w:pStyle w:val="BodyText"/>
        <w:spacing w:before="4"/>
        <w:rPr>
          <w:sz w:val="10"/>
        </w:rPr>
      </w:pPr>
    </w:p>
    <w:p w:rsidR="00012D33" w:rsidRDefault="00012D33">
      <w:pPr>
        <w:rPr>
          <w:sz w:val="10"/>
        </w:rPr>
        <w:sectPr w:rsidR="00012D33">
          <w:type w:val="continuous"/>
          <w:pgSz w:w="12240" w:h="15840"/>
          <w:pgMar w:top="1500" w:right="1320" w:bottom="980" w:left="1320" w:header="720" w:footer="720" w:gutter="0"/>
          <w:cols w:space="720"/>
        </w:sectPr>
      </w:pPr>
    </w:p>
    <w:p w:rsidR="00012D33" w:rsidRDefault="00F23B9E">
      <w:pPr>
        <w:tabs>
          <w:tab w:val="left" w:pos="3119"/>
          <w:tab w:val="left" w:pos="5454"/>
        </w:tabs>
        <w:spacing w:before="173" w:line="136" w:lineRule="exact"/>
        <w:ind w:left="2190"/>
        <w:rPr>
          <w:i/>
          <w:sz w:val="20"/>
        </w:rPr>
      </w:pPr>
      <w:r>
        <w:rPr>
          <w:noProof/>
        </w:rPr>
        <mc:AlternateContent>
          <mc:Choice Requires="wps">
            <w:drawing>
              <wp:anchor distT="0" distB="0" distL="114300" distR="114300" simplePos="0" relativeHeight="251661312" behindDoc="1" locked="0" layoutInCell="1" allowOverlap="1" wp14:anchorId="434322B4" wp14:editId="5EBA90D6">
                <wp:simplePos x="0" y="0"/>
                <wp:positionH relativeFrom="page">
                  <wp:posOffset>2740660</wp:posOffset>
                </wp:positionH>
                <wp:positionV relativeFrom="paragraph">
                  <wp:posOffset>62865</wp:posOffset>
                </wp:positionV>
                <wp:extent cx="63500" cy="127000"/>
                <wp:effectExtent l="0" t="2540" r="0" b="3810"/>
                <wp:wrapNone/>
                <wp:docPr id="1100" name="Text Box 10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pStyle w:val="BodyText"/>
                              <w:spacing w:line="193" w:lineRule="exact"/>
                            </w:pPr>
                            <w:r>
                              <w:rPr>
                                <w:w w:val="99"/>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4322B4" id="Text Box 1089" o:spid="_x0000_s1325" type="#_x0000_t202" style="position:absolute;left:0;text-align:left;margin-left:215.8pt;margin-top:4.95pt;width:5pt;height:10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" filled="f" stroked="f">
                <v:textbox inset="0,0,0,0">
                  <w:txbxContent>
                    <w:p w:rsidR="0009622D" w:rsidRDefault="0009622D">
                      <w:pPr>
                        <w:pStyle w:val="BodyText"/>
                        <w:spacing w:line="193" w:lineRule="exact"/>
                      </w:pPr>
                      <w:r>
                        <w:rPr>
                          <w:w w:val="99"/>
                        </w:rPr>
                        <w:t>1</w:t>
                      </w:r>
                    </w:p>
                  </w:txbxContent>
                </v:textbox>
                <w10:wrap anchorx="page"/>
              </v:shape>
            </w:pict>
          </mc:Fallback>
        </mc:AlternateContent>
      </w:r>
      <w:bookmarkStart w:id="121" w:name="_bookmark15"/>
      <w:bookmarkEnd w:id="121"/>
      <w:proofErr w:type="spellStart"/>
      <w:r w:rsidR="0009622D">
        <w:rPr>
          <w:i/>
          <w:w w:val="115"/>
          <w:sz w:val="20"/>
        </w:rPr>
        <w:t>dF</w:t>
      </w:r>
      <w:proofErr w:type="spellEnd"/>
      <w:r w:rsidR="0009622D">
        <w:rPr>
          <w:i/>
          <w:spacing w:val="-30"/>
          <w:w w:val="115"/>
          <w:sz w:val="20"/>
        </w:rPr>
        <w:t xml:space="preserve"> </w:t>
      </w:r>
      <w:r w:rsidR="0009622D">
        <w:rPr>
          <w:spacing w:val="2"/>
          <w:w w:val="115"/>
          <w:sz w:val="20"/>
        </w:rPr>
        <w:t>(</w:t>
      </w:r>
      <w:r w:rsidR="0009622D">
        <w:rPr>
          <w:i/>
          <w:spacing w:val="2"/>
          <w:w w:val="115"/>
          <w:sz w:val="20"/>
        </w:rPr>
        <w:t>z</w:t>
      </w:r>
      <w:r w:rsidR="0009622D">
        <w:rPr>
          <w:spacing w:val="2"/>
          <w:w w:val="115"/>
          <w:sz w:val="20"/>
        </w:rPr>
        <w:t>)</w:t>
      </w:r>
      <w:r w:rsidR="0009622D">
        <w:rPr>
          <w:spacing w:val="-1"/>
          <w:w w:val="115"/>
          <w:sz w:val="20"/>
        </w:rPr>
        <w:t xml:space="preserve"> </w:t>
      </w:r>
      <w:r w:rsidR="0009622D">
        <w:rPr>
          <w:w w:val="115"/>
          <w:sz w:val="20"/>
        </w:rPr>
        <w:t>=</w:t>
      </w:r>
      <w:r w:rsidR="0009622D">
        <w:rPr>
          <w:w w:val="115"/>
          <w:sz w:val="20"/>
        </w:rPr>
        <w:tab/>
      </w:r>
      <w:r w:rsidR="0009622D">
        <w:rPr>
          <w:i/>
          <w:w w:val="115"/>
          <w:sz w:val="20"/>
        </w:rPr>
        <w:t>ρ U</w:t>
      </w:r>
      <w:r w:rsidR="0009622D">
        <w:rPr>
          <w:i/>
          <w:spacing w:val="-17"/>
          <w:w w:val="115"/>
          <w:sz w:val="20"/>
        </w:rPr>
        <w:t xml:space="preserve"> </w:t>
      </w:r>
      <w:r w:rsidR="0009622D">
        <w:rPr>
          <w:spacing w:val="2"/>
          <w:w w:val="115"/>
          <w:position w:val="8"/>
          <w:sz w:val="14"/>
        </w:rPr>
        <w:t>2</w:t>
      </w:r>
      <w:r w:rsidR="0009622D">
        <w:rPr>
          <w:spacing w:val="2"/>
          <w:w w:val="115"/>
          <w:sz w:val="20"/>
        </w:rPr>
        <w:t>(</w:t>
      </w:r>
      <w:r w:rsidR="0009622D">
        <w:rPr>
          <w:i/>
          <w:spacing w:val="2"/>
          <w:w w:val="115"/>
          <w:sz w:val="20"/>
        </w:rPr>
        <w:t>z</w:t>
      </w:r>
      <w:r w:rsidR="0009622D">
        <w:rPr>
          <w:spacing w:val="2"/>
          <w:w w:val="115"/>
          <w:sz w:val="20"/>
        </w:rPr>
        <w:t>)</w:t>
      </w:r>
      <w:r w:rsidR="0009622D">
        <w:rPr>
          <w:i/>
          <w:spacing w:val="2"/>
          <w:w w:val="115"/>
          <w:sz w:val="20"/>
        </w:rPr>
        <w:t>d</w:t>
      </w:r>
      <w:r w:rsidR="0009622D">
        <w:rPr>
          <w:spacing w:val="2"/>
          <w:w w:val="115"/>
          <w:sz w:val="20"/>
        </w:rPr>
        <w:t>(</w:t>
      </w:r>
      <w:r w:rsidR="0009622D">
        <w:rPr>
          <w:i/>
          <w:spacing w:val="2"/>
          <w:w w:val="115"/>
          <w:sz w:val="20"/>
        </w:rPr>
        <w:t>z</w:t>
      </w:r>
      <w:r w:rsidR="0009622D">
        <w:rPr>
          <w:spacing w:val="2"/>
          <w:w w:val="115"/>
          <w:sz w:val="20"/>
        </w:rPr>
        <w:t>)</w:t>
      </w:r>
      <w:r w:rsidR="0009622D">
        <w:rPr>
          <w:i/>
          <w:spacing w:val="2"/>
          <w:w w:val="115"/>
          <w:sz w:val="20"/>
        </w:rPr>
        <w:t>c</w:t>
      </w:r>
      <w:r w:rsidR="0009622D">
        <w:rPr>
          <w:i/>
          <w:spacing w:val="20"/>
          <w:w w:val="115"/>
          <w:sz w:val="20"/>
        </w:rPr>
        <w:t xml:space="preserve"> </w:t>
      </w:r>
      <w:r w:rsidR="0009622D">
        <w:rPr>
          <w:w w:val="115"/>
          <w:sz w:val="20"/>
        </w:rPr>
        <w:t>(</w:t>
      </w:r>
      <w:r w:rsidR="0009622D">
        <w:rPr>
          <w:i/>
          <w:w w:val="115"/>
          <w:sz w:val="20"/>
        </w:rPr>
        <w:t>Re</w:t>
      </w:r>
      <w:r w:rsidR="0009622D">
        <w:rPr>
          <w:w w:val="115"/>
          <w:sz w:val="20"/>
        </w:rPr>
        <w:t>)</w:t>
      </w:r>
      <w:proofErr w:type="spellStart"/>
      <w:r w:rsidR="0009622D">
        <w:rPr>
          <w:i/>
          <w:w w:val="115"/>
          <w:sz w:val="20"/>
        </w:rPr>
        <w:t>dz</w:t>
      </w:r>
      <w:proofErr w:type="spellEnd"/>
      <w:r w:rsidR="0009622D">
        <w:rPr>
          <w:w w:val="115"/>
          <w:sz w:val="20"/>
        </w:rPr>
        <w:t>;</w:t>
      </w:r>
      <w:r w:rsidR="0009622D">
        <w:rPr>
          <w:w w:val="115"/>
          <w:sz w:val="20"/>
        </w:rPr>
        <w:tab/>
      </w:r>
      <w:r w:rsidR="0009622D">
        <w:rPr>
          <w:i/>
          <w:w w:val="115"/>
          <w:sz w:val="20"/>
        </w:rPr>
        <w:t>Re</w:t>
      </w:r>
    </w:p>
    <w:p w:rsidR="00012D33" w:rsidRDefault="00F23B9E">
      <w:pPr>
        <w:pStyle w:val="BodyText"/>
        <w:spacing w:line="20" w:lineRule="exact"/>
        <w:ind w:left="2992"/>
        <w:rPr>
          <w:sz w:val="2"/>
        </w:rPr>
      </w:pPr>
      <w:r>
        <w:rPr>
          <w:noProof/>
          <w:sz w:val="2"/>
        </w:rPr>
        <mc:AlternateContent>
          <mc:Choice Requires="wpg">
            <w:drawing>
              <wp:inline distT="0" distB="0" distL="0" distR="0" wp14:anchorId="01971EC6" wp14:editId="68344539">
                <wp:extent cx="68580" cy="5080"/>
                <wp:effectExtent l="4445" t="3175" r="3175" b="10795"/>
                <wp:docPr id="1098" name="Group 1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80" cy="5080"/>
                          <a:chOff x="0" y="0"/>
                          <a:chExt cx="108" cy="8"/>
                        </a:xfrm>
                      </wpg:grpSpPr>
                      <wps:wsp>
                        <wps:cNvPr id="1099" name="Line 1088"/>
                        <wps:cNvCnPr>
                          <a:cxnSpLocks noChangeShapeType="1"/>
                        </wps:cNvCnPr>
                        <wps:spPr bwMode="auto">
                          <a:xfrm>
                            <a:off x="4" y="4"/>
                            <a:ext cx="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1D42EFF" id="Group 1087" o:spid="_x0000_s1026" style="width:5.4pt;height:.4pt;mso-position-horizontal-relative:char;mso-position-vertical-relative:line" coordsize="1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">
                <v:line id="Line 1088" o:spid="_x0000_s1027" style="position:absolute;visibility:visible;mso-wrap-style:square" from="4,4" to="1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" strokeweight=".14042mm"/>
                <w10:anchorlock/>
              </v:group>
            </w:pict>
          </mc:Fallback>
        </mc:AlternateContent>
      </w:r>
    </w:p>
    <w:p w:rsidR="00012D33" w:rsidRDefault="0009622D">
      <w:pPr>
        <w:spacing w:before="62" w:line="191" w:lineRule="exact"/>
        <w:ind w:left="342"/>
        <w:rPr>
          <w:sz w:val="20"/>
        </w:rPr>
      </w:pPr>
      <w:r>
        <w:br w:type="column"/>
      </w:r>
      <w:r>
        <w:rPr>
          <w:i/>
          <w:w w:val="110"/>
          <w:sz w:val="20"/>
        </w:rPr>
        <w:t>ρ</w:t>
      </w:r>
      <w:r>
        <w:rPr>
          <w:rFonts w:ascii="Arial" w:hAnsi="Arial"/>
          <w:i/>
          <w:w w:val="110"/>
          <w:position w:val="-2"/>
          <w:sz w:val="14"/>
        </w:rPr>
        <w:t>a</w:t>
      </w:r>
      <w:r>
        <w:rPr>
          <w:i/>
          <w:w w:val="110"/>
          <w:sz w:val="20"/>
        </w:rPr>
        <w:t>U</w:t>
      </w:r>
      <w:r>
        <w:rPr>
          <w:rFonts w:ascii="Arial" w:hAnsi="Arial"/>
          <w:i/>
          <w:w w:val="110"/>
          <w:position w:val="-2"/>
          <w:sz w:val="14"/>
        </w:rPr>
        <w:t>a</w:t>
      </w:r>
      <w:r>
        <w:rPr>
          <w:w w:val="110"/>
          <w:sz w:val="20"/>
        </w:rPr>
        <w:t>(</w:t>
      </w:r>
      <w:r>
        <w:rPr>
          <w:i/>
          <w:w w:val="110"/>
          <w:sz w:val="20"/>
        </w:rPr>
        <w:t>z</w:t>
      </w:r>
      <w:r>
        <w:rPr>
          <w:w w:val="110"/>
          <w:sz w:val="20"/>
        </w:rPr>
        <w:t>)</w:t>
      </w:r>
      <w:r>
        <w:rPr>
          <w:i/>
          <w:w w:val="110"/>
          <w:sz w:val="20"/>
        </w:rPr>
        <w:t>d</w:t>
      </w:r>
      <w:r>
        <w:rPr>
          <w:w w:val="110"/>
          <w:sz w:val="20"/>
        </w:rPr>
        <w:t>(</w:t>
      </w:r>
      <w:r>
        <w:rPr>
          <w:i/>
          <w:w w:val="110"/>
          <w:sz w:val="20"/>
        </w:rPr>
        <w:t>z</w:t>
      </w:r>
      <w:r>
        <w:rPr>
          <w:w w:val="110"/>
          <w:sz w:val="20"/>
        </w:rPr>
        <w:t>)</w:t>
      </w:r>
    </w:p>
    <w:p w:rsidR="00012D33" w:rsidRDefault="0009622D">
      <w:pPr>
        <w:pStyle w:val="BodyText"/>
        <w:spacing w:line="56" w:lineRule="exact"/>
        <w:ind w:left="108"/>
      </w:pPr>
      <w:r>
        <w:rPr>
          <w:w w:val="137"/>
        </w:rPr>
        <w:t>=</w:t>
      </w:r>
    </w:p>
    <w:p w:rsidR="00012D33" w:rsidRDefault="0009622D">
      <w:pPr>
        <w:pStyle w:val="BodyText"/>
        <w:spacing w:before="2"/>
        <w:rPr>
          <w:sz w:val="17"/>
        </w:rPr>
      </w:pPr>
      <w:r>
        <w:br w:type="column"/>
      </w:r>
    </w:p>
    <w:p w:rsidR="00012D33" w:rsidRDefault="0009622D">
      <w:pPr>
        <w:tabs>
          <w:tab w:val="left" w:pos="2054"/>
        </w:tabs>
        <w:spacing w:line="112" w:lineRule="exact"/>
        <w:ind w:left="183"/>
        <w:rPr>
          <w:sz w:val="20"/>
        </w:rPr>
      </w:pPr>
      <w:r>
        <w:rPr>
          <w:i/>
          <w:w w:val="110"/>
          <w:sz w:val="20"/>
        </w:rPr>
        <w:t>,</w:t>
      </w:r>
      <w:r>
        <w:rPr>
          <w:i/>
          <w:w w:val="110"/>
          <w:sz w:val="20"/>
        </w:rPr>
        <w:tab/>
      </w:r>
      <w:r>
        <w:rPr>
          <w:w w:val="110"/>
          <w:sz w:val="20"/>
        </w:rPr>
        <w:t>(2)</w:t>
      </w:r>
    </w:p>
    <w:p w:rsidR="00012D33" w:rsidRDefault="00012D33">
      <w:pPr>
        <w:spacing w:line="112" w:lineRule="exact"/>
        <w:rPr>
          <w:sz w:val="20"/>
        </w:rPr>
        <w:sectPr w:rsidR="00012D33">
          <w:type w:val="continuous"/>
          <w:pgSz w:w="12240" w:h="15840"/>
          <w:pgMar w:top="1500" w:right="1320" w:bottom="980" w:left="1320" w:header="720" w:footer="720" w:gutter="0"/>
          <w:cols w:num="3" w:space="720" w:equalWidth="0">
            <w:col w:w="5701" w:space="40"/>
            <w:col w:w="1391" w:space="40"/>
            <w:col w:w="2428"/>
          </w:cols>
        </w:sectPr>
      </w:pPr>
    </w:p>
    <w:p w:rsidR="00012D33" w:rsidRDefault="00F23B9E">
      <w:pPr>
        <w:tabs>
          <w:tab w:val="left" w:pos="4268"/>
          <w:tab w:val="left" w:pos="5700"/>
          <w:tab w:val="left" w:pos="6498"/>
        </w:tabs>
        <w:spacing w:line="273" w:lineRule="exact"/>
        <w:ind w:left="2996"/>
        <w:rPr>
          <w:rFonts w:ascii="Arial" w:hAnsi="Arial"/>
          <w:i/>
          <w:sz w:val="14"/>
        </w:rPr>
      </w:pPr>
      <w:r>
        <w:rPr>
          <w:noProof/>
        </w:rPr>
        <mc:AlternateContent>
          <mc:Choice Requires="wps">
            <w:drawing>
              <wp:anchor distT="0" distB="0" distL="114300" distR="114300" simplePos="0" relativeHeight="251658240" behindDoc="1" locked="0" layoutInCell="1" allowOverlap="1" wp14:anchorId="7702B178" wp14:editId="4EE46BED">
                <wp:simplePos x="0" y="0"/>
                <wp:positionH relativeFrom="page">
                  <wp:posOffset>4700905</wp:posOffset>
                </wp:positionH>
                <wp:positionV relativeFrom="paragraph">
                  <wp:posOffset>15240</wp:posOffset>
                </wp:positionV>
                <wp:extent cx="665480" cy="0"/>
                <wp:effectExtent l="5080" t="11430" r="5715" b="7620"/>
                <wp:wrapNone/>
                <wp:docPr id="1097" name="Line 10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48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4E6010" id="Line 1086"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0.15pt,1.2pt" to="422.5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" strokeweight=".14042mm">
                <w10:wrap anchorx="page"/>
              </v:line>
            </w:pict>
          </mc:Fallback>
        </mc:AlternateContent>
      </w:r>
      <w:proofErr w:type="gramStart"/>
      <w:r w:rsidR="0009622D">
        <w:rPr>
          <w:w w:val="105"/>
          <w:position w:val="-8"/>
          <w:sz w:val="20"/>
        </w:rPr>
        <w:t xml:space="preserve">2 </w:t>
      </w:r>
      <w:r w:rsidR="0009622D">
        <w:rPr>
          <w:spacing w:val="22"/>
          <w:w w:val="105"/>
          <w:position w:val="-8"/>
          <w:sz w:val="20"/>
        </w:rPr>
        <w:t xml:space="preserve"> </w:t>
      </w:r>
      <w:r w:rsidR="0009622D">
        <w:rPr>
          <w:rFonts w:ascii="Arial" w:hAnsi="Arial"/>
          <w:i/>
          <w:w w:val="105"/>
          <w:position w:val="2"/>
          <w:sz w:val="14"/>
        </w:rPr>
        <w:t>a</w:t>
      </w:r>
      <w:proofErr w:type="gramEnd"/>
      <w:r w:rsidR="0009622D">
        <w:rPr>
          <w:rFonts w:ascii="Arial" w:hAnsi="Arial"/>
          <w:i/>
          <w:w w:val="105"/>
          <w:position w:val="2"/>
          <w:sz w:val="14"/>
        </w:rPr>
        <w:t xml:space="preserve">  </w:t>
      </w:r>
      <w:r w:rsidR="0009622D">
        <w:rPr>
          <w:rFonts w:ascii="Arial" w:hAnsi="Arial"/>
          <w:i/>
          <w:spacing w:val="24"/>
          <w:w w:val="105"/>
          <w:position w:val="2"/>
          <w:sz w:val="14"/>
        </w:rPr>
        <w:t xml:space="preserve"> </w:t>
      </w:r>
      <w:proofErr w:type="spellStart"/>
      <w:r w:rsidR="0009622D">
        <w:rPr>
          <w:rFonts w:ascii="Arial" w:hAnsi="Arial"/>
          <w:i/>
          <w:w w:val="105"/>
          <w:sz w:val="14"/>
        </w:rPr>
        <w:t>a</w:t>
      </w:r>
      <w:proofErr w:type="spellEnd"/>
      <w:r w:rsidR="0009622D">
        <w:rPr>
          <w:rFonts w:ascii="Arial" w:hAnsi="Arial"/>
          <w:i/>
          <w:w w:val="105"/>
          <w:sz w:val="14"/>
        </w:rPr>
        <w:tab/>
      </w:r>
      <w:r w:rsidR="0009622D">
        <w:rPr>
          <w:rFonts w:ascii="Arial" w:hAnsi="Arial"/>
          <w:i/>
          <w:w w:val="105"/>
          <w:position w:val="2"/>
          <w:sz w:val="14"/>
        </w:rPr>
        <w:t>d</w:t>
      </w:r>
      <w:r w:rsidR="0009622D">
        <w:rPr>
          <w:rFonts w:ascii="Arial" w:hAnsi="Arial"/>
          <w:i/>
          <w:w w:val="105"/>
          <w:position w:val="2"/>
          <w:sz w:val="14"/>
        </w:rPr>
        <w:tab/>
      </w:r>
      <w:proofErr w:type="spellStart"/>
      <w:r w:rsidR="0009622D">
        <w:rPr>
          <w:rFonts w:ascii="Arial" w:hAnsi="Arial"/>
          <w:i/>
          <w:w w:val="105"/>
          <w:position w:val="2"/>
          <w:sz w:val="14"/>
        </w:rPr>
        <w:t>d</w:t>
      </w:r>
      <w:proofErr w:type="spellEnd"/>
      <w:r w:rsidR="0009622D">
        <w:rPr>
          <w:rFonts w:ascii="Arial" w:hAnsi="Arial"/>
          <w:i/>
          <w:w w:val="105"/>
          <w:position w:val="2"/>
          <w:sz w:val="14"/>
        </w:rPr>
        <w:tab/>
      </w:r>
      <w:r w:rsidR="0009622D">
        <w:rPr>
          <w:i/>
          <w:w w:val="105"/>
          <w:position w:val="-8"/>
          <w:sz w:val="20"/>
        </w:rPr>
        <w:t>µ</w:t>
      </w:r>
      <w:r w:rsidR="0009622D">
        <w:rPr>
          <w:rFonts w:ascii="Arial" w:hAnsi="Arial"/>
          <w:i/>
          <w:w w:val="105"/>
          <w:position w:val="-11"/>
          <w:sz w:val="14"/>
        </w:rPr>
        <w:t>a</w:t>
      </w:r>
    </w:p>
    <w:p w:rsidR="00012D33" w:rsidRDefault="00012D33">
      <w:pPr>
        <w:pStyle w:val="BodyText"/>
        <w:rPr>
          <w:rFonts w:ascii="Arial"/>
          <w:i/>
          <w:sz w:val="10"/>
        </w:rPr>
      </w:pPr>
    </w:p>
    <w:p w:rsidR="00012D33" w:rsidRDefault="0009622D">
      <w:pPr>
        <w:pStyle w:val="BodyText"/>
        <w:spacing w:before="63" w:line="256" w:lineRule="auto"/>
        <w:ind w:left="119" w:right="119"/>
        <w:jc w:val="both"/>
      </w:pPr>
      <w:r>
        <w:rPr>
          <w:w w:val="105"/>
        </w:rPr>
        <w:t xml:space="preserve">where </w:t>
      </w:r>
      <w:proofErr w:type="gramStart"/>
      <w:r>
        <w:rPr>
          <w:i/>
          <w:w w:val="105"/>
        </w:rPr>
        <w:t>Re</w:t>
      </w:r>
      <w:r>
        <w:rPr>
          <w:rFonts w:ascii="Arial" w:hAnsi="Arial"/>
          <w:i/>
          <w:w w:val="105"/>
          <w:position w:val="-2"/>
          <w:sz w:val="14"/>
        </w:rPr>
        <w:t xml:space="preserve">d  </w:t>
      </w:r>
      <w:r>
        <w:rPr>
          <w:w w:val="105"/>
        </w:rPr>
        <w:t>is</w:t>
      </w:r>
      <w:proofErr w:type="gramEnd"/>
      <w:r>
        <w:rPr>
          <w:w w:val="105"/>
        </w:rPr>
        <w:t xml:space="preserve"> the Reynolds number based on diameter, </w:t>
      </w:r>
      <w:r>
        <w:rPr>
          <w:i/>
          <w:w w:val="105"/>
        </w:rPr>
        <w:t>ρ</w:t>
      </w:r>
      <w:r>
        <w:rPr>
          <w:rFonts w:ascii="Arial" w:hAnsi="Arial"/>
          <w:i/>
          <w:w w:val="105"/>
          <w:position w:val="-2"/>
          <w:sz w:val="14"/>
        </w:rPr>
        <w:t xml:space="preserve">a  </w:t>
      </w:r>
      <w:r>
        <w:rPr>
          <w:w w:val="105"/>
        </w:rPr>
        <w:t xml:space="preserve">and </w:t>
      </w:r>
      <w:r>
        <w:rPr>
          <w:i/>
          <w:w w:val="105"/>
        </w:rPr>
        <w:t>µ</w:t>
      </w:r>
      <w:r>
        <w:rPr>
          <w:rFonts w:ascii="Arial" w:hAnsi="Arial"/>
          <w:i/>
          <w:w w:val="105"/>
          <w:position w:val="-2"/>
          <w:sz w:val="14"/>
        </w:rPr>
        <w:t xml:space="preserve">a  </w:t>
      </w:r>
      <w:r>
        <w:rPr>
          <w:w w:val="105"/>
        </w:rPr>
        <w:t xml:space="preserve">are the density and viscosity of air, </w:t>
      </w:r>
      <w:r>
        <w:rPr>
          <w:i/>
          <w:w w:val="105"/>
        </w:rPr>
        <w:t>d</w:t>
      </w:r>
      <w:r>
        <w:rPr>
          <w:w w:val="105"/>
        </w:rPr>
        <w:t>(</w:t>
      </w:r>
      <w:r>
        <w:rPr>
          <w:i/>
          <w:w w:val="105"/>
        </w:rPr>
        <w:t>z</w:t>
      </w:r>
      <w:r>
        <w:rPr>
          <w:w w:val="105"/>
        </w:rPr>
        <w:t xml:space="preserve">)        is the diameter of the column as a function of height, </w:t>
      </w:r>
      <w:r>
        <w:rPr>
          <w:i/>
          <w:w w:val="105"/>
        </w:rPr>
        <w:t>c</w:t>
      </w:r>
      <w:r>
        <w:rPr>
          <w:rFonts w:ascii="Arial" w:hAnsi="Arial"/>
          <w:i/>
          <w:w w:val="105"/>
          <w:position w:val="-2"/>
          <w:sz w:val="14"/>
        </w:rPr>
        <w:t xml:space="preserve">d  </w:t>
      </w:r>
      <w:r>
        <w:rPr>
          <w:w w:val="105"/>
        </w:rPr>
        <w:t xml:space="preserve">is the 2-D drag coefficient, and </w:t>
      </w:r>
      <w:proofErr w:type="spellStart"/>
      <w:r>
        <w:rPr>
          <w:i/>
          <w:w w:val="105"/>
        </w:rPr>
        <w:t>dF</w:t>
      </w:r>
      <w:proofErr w:type="spellEnd"/>
      <w:r>
        <w:rPr>
          <w:i/>
          <w:w w:val="105"/>
        </w:rPr>
        <w:t xml:space="preserve"> </w:t>
      </w:r>
      <w:r>
        <w:rPr>
          <w:spacing w:val="2"/>
          <w:w w:val="105"/>
        </w:rPr>
        <w:t>(</w:t>
      </w:r>
      <w:r>
        <w:rPr>
          <w:i/>
          <w:spacing w:val="2"/>
          <w:w w:val="105"/>
        </w:rPr>
        <w:t>z</w:t>
      </w:r>
      <w:r>
        <w:rPr>
          <w:spacing w:val="2"/>
          <w:w w:val="105"/>
        </w:rPr>
        <w:t xml:space="preserve">) </w:t>
      </w:r>
      <w:r>
        <w:rPr>
          <w:w w:val="105"/>
        </w:rPr>
        <w:t xml:space="preserve">is the force     per unit length in the   </w:t>
      </w:r>
      <w:r>
        <w:rPr>
          <w:spacing w:val="1"/>
          <w:w w:val="105"/>
        </w:rPr>
        <w:t xml:space="preserve"> </w:t>
      </w:r>
      <w:r>
        <w:rPr>
          <w:w w:val="105"/>
        </w:rPr>
        <w:t>z-direction.</w:t>
      </w:r>
    </w:p>
    <w:p w:rsidR="00012D33" w:rsidRDefault="0009622D">
      <w:pPr>
        <w:pStyle w:val="BodyText"/>
        <w:spacing w:before="17" w:line="273" w:lineRule="auto"/>
        <w:ind w:left="119" w:right="117" w:firstLine="298"/>
        <w:jc w:val="both"/>
      </w:pPr>
      <w:r>
        <w:rPr>
          <w:spacing w:val="-8"/>
          <w:w w:val="105"/>
        </w:rPr>
        <w:t xml:space="preserve">Wave </w:t>
      </w:r>
      <w:r>
        <w:rPr>
          <w:w w:val="105"/>
        </w:rPr>
        <w:t xml:space="preserve">drag loads arise from similar processes, but are computed using Morison’s equation, a semi-empirical expression that predicts the total hydrodynamic loads.  It is comprised of </w:t>
      </w:r>
      <w:proofErr w:type="gramStart"/>
      <w:r>
        <w:rPr>
          <w:spacing w:val="-4"/>
          <w:w w:val="105"/>
        </w:rPr>
        <w:t xml:space="preserve">two  </w:t>
      </w:r>
      <w:r>
        <w:rPr>
          <w:w w:val="105"/>
        </w:rPr>
        <w:t>components</w:t>
      </w:r>
      <w:proofErr w:type="gramEnd"/>
      <w:r>
        <w:rPr>
          <w:w w:val="105"/>
        </w:rPr>
        <w:t xml:space="preserve">, one for viscous  drag contributions and another for inertial effects (which includes incident, diffracted, and radiated </w:t>
      </w:r>
      <w:r>
        <w:rPr>
          <w:spacing w:val="-5"/>
          <w:w w:val="105"/>
        </w:rPr>
        <w:t xml:space="preserve">wave </w:t>
      </w:r>
      <w:r>
        <w:rPr>
          <w:w w:val="105"/>
        </w:rPr>
        <w:t xml:space="preserve">effects).  </w:t>
      </w:r>
      <w:proofErr w:type="gramStart"/>
      <w:r>
        <w:rPr>
          <w:spacing w:val="-6"/>
          <w:w w:val="105"/>
        </w:rPr>
        <w:t xml:space="preserve">For  </w:t>
      </w:r>
      <w:r>
        <w:rPr>
          <w:w w:val="105"/>
        </w:rPr>
        <w:t>flow</w:t>
      </w:r>
      <w:proofErr w:type="gramEnd"/>
      <w:r>
        <w:rPr>
          <w:w w:val="105"/>
        </w:rPr>
        <w:t xml:space="preserve"> past structures with circular cross sections,  Morison’s equation for force per unit length  (</w:t>
      </w:r>
      <w:proofErr w:type="spellStart"/>
      <w:r>
        <w:rPr>
          <w:i/>
          <w:w w:val="105"/>
        </w:rPr>
        <w:t>dF</w:t>
      </w:r>
      <w:proofErr w:type="spellEnd"/>
      <w:r>
        <w:rPr>
          <w:i/>
          <w:w w:val="105"/>
        </w:rPr>
        <w:t xml:space="preserve"> </w:t>
      </w:r>
      <w:r>
        <w:rPr>
          <w:w w:val="105"/>
        </w:rPr>
        <w:t>(</w:t>
      </w:r>
      <w:r>
        <w:rPr>
          <w:i/>
          <w:w w:val="105"/>
        </w:rPr>
        <w:t>z</w:t>
      </w:r>
      <w:r>
        <w:rPr>
          <w:w w:val="105"/>
        </w:rPr>
        <w:t>))  takes  the</w:t>
      </w:r>
      <w:r>
        <w:rPr>
          <w:spacing w:val="-14"/>
          <w:w w:val="105"/>
        </w:rPr>
        <w:t xml:space="preserve"> </w:t>
      </w:r>
      <w:r>
        <w:rPr>
          <w:w w:val="105"/>
        </w:rPr>
        <w:t>form,</w:t>
      </w:r>
    </w:p>
    <w:p w:rsidR="00012D33" w:rsidRDefault="00F23B9E">
      <w:pPr>
        <w:tabs>
          <w:tab w:val="left" w:pos="4184"/>
          <w:tab w:val="left" w:pos="5121"/>
          <w:tab w:val="right" w:pos="5714"/>
        </w:tabs>
        <w:spacing w:before="176" w:line="186" w:lineRule="exact"/>
        <w:ind w:left="3007"/>
        <w:rPr>
          <w:sz w:val="14"/>
        </w:rPr>
      </w:pPr>
      <w:r>
        <w:rPr>
          <w:noProof/>
        </w:rPr>
        <mc:AlternateContent>
          <mc:Choice Requires="wps">
            <w:drawing>
              <wp:anchor distT="0" distB="0" distL="0" distR="0" simplePos="0" relativeHeight="251595776" behindDoc="0" locked="0" layoutInCell="1" allowOverlap="1" wp14:anchorId="3D5F3521" wp14:editId="1381D97C">
                <wp:simplePos x="0" y="0"/>
                <wp:positionH relativeFrom="page">
                  <wp:posOffset>2748280</wp:posOffset>
                </wp:positionH>
                <wp:positionV relativeFrom="paragraph">
                  <wp:posOffset>293370</wp:posOffset>
                </wp:positionV>
                <wp:extent cx="361950" cy="0"/>
                <wp:effectExtent l="5080" t="6985" r="13970" b="12065"/>
                <wp:wrapTopAndBottom/>
                <wp:docPr id="1096" name="Line 10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664E84" id="Line 1085" o:spid="_x0000_s1026" style="position:absolute;z-index:25159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16.4pt,23.1pt" to="244.9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" strokeweight=".14042mm">
                <w10:wrap type="topAndBottom" anchorx="page"/>
              </v:line>
            </w:pict>
          </mc:Fallback>
        </mc:AlternateContent>
      </w:r>
      <w:r>
        <w:rPr>
          <w:noProof/>
        </w:rPr>
        <mc:AlternateContent>
          <mc:Choice Requires="wps">
            <w:drawing>
              <wp:anchor distT="0" distB="0" distL="0" distR="0" simplePos="0" relativeHeight="251596800" behindDoc="0" locked="0" layoutInCell="1" allowOverlap="1" wp14:anchorId="0885FDD8" wp14:editId="4151FB08">
                <wp:simplePos x="0" y="0"/>
                <wp:positionH relativeFrom="page">
                  <wp:posOffset>4090035</wp:posOffset>
                </wp:positionH>
                <wp:positionV relativeFrom="paragraph">
                  <wp:posOffset>293370</wp:posOffset>
                </wp:positionV>
                <wp:extent cx="63500" cy="0"/>
                <wp:effectExtent l="13335" t="6985" r="8890" b="12065"/>
                <wp:wrapTopAndBottom/>
                <wp:docPr id="1095" name="Line 10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CD139B" id="Line 1084" o:spid="_x0000_s1026" style="position:absolute;z-index:251596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22.05pt,23.1pt" to="327.0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" strokeweight=".14042mm">
                <w10:wrap type="topAndBottom" anchorx="page"/>
              </v:line>
            </w:pict>
          </mc:Fallback>
        </mc:AlternateContent>
      </w:r>
      <w:bookmarkStart w:id="122" w:name="_bookmark16"/>
      <w:bookmarkEnd w:id="122"/>
      <w:r w:rsidR="0009622D">
        <w:rPr>
          <w:i/>
          <w:spacing w:val="4"/>
          <w:w w:val="105"/>
          <w:sz w:val="20"/>
        </w:rPr>
        <w:t>πd</w:t>
      </w:r>
      <w:r w:rsidR="0009622D">
        <w:rPr>
          <w:spacing w:val="4"/>
          <w:w w:val="105"/>
          <w:position w:val="7"/>
          <w:sz w:val="14"/>
        </w:rPr>
        <w:t>2</w:t>
      </w:r>
      <w:r w:rsidR="0009622D">
        <w:rPr>
          <w:spacing w:val="4"/>
          <w:w w:val="105"/>
          <w:sz w:val="20"/>
        </w:rPr>
        <w:t>(</w:t>
      </w:r>
      <w:r w:rsidR="0009622D">
        <w:rPr>
          <w:i/>
          <w:spacing w:val="4"/>
          <w:w w:val="105"/>
          <w:sz w:val="20"/>
        </w:rPr>
        <w:t>z</w:t>
      </w:r>
      <w:r w:rsidR="0009622D">
        <w:rPr>
          <w:spacing w:val="4"/>
          <w:w w:val="105"/>
          <w:sz w:val="20"/>
        </w:rPr>
        <w:t>)</w:t>
      </w:r>
      <w:r w:rsidR="0009622D">
        <w:rPr>
          <w:spacing w:val="4"/>
          <w:w w:val="105"/>
          <w:sz w:val="20"/>
        </w:rPr>
        <w:tab/>
      </w:r>
      <w:r w:rsidR="0009622D">
        <w:rPr>
          <w:w w:val="105"/>
          <w:position w:val="-7"/>
          <w:sz w:val="20"/>
        </w:rPr>
        <w:t>˙</w:t>
      </w:r>
      <w:r w:rsidR="0009622D">
        <w:rPr>
          <w:w w:val="105"/>
          <w:position w:val="-7"/>
          <w:sz w:val="20"/>
        </w:rPr>
        <w:tab/>
      </w:r>
      <w:r w:rsidR="0009622D">
        <w:rPr>
          <w:w w:val="105"/>
          <w:sz w:val="20"/>
        </w:rPr>
        <w:t>1</w:t>
      </w:r>
      <w:r w:rsidR="0009622D">
        <w:rPr>
          <w:w w:val="105"/>
          <w:position w:val="-4"/>
          <w:sz w:val="14"/>
        </w:rPr>
        <w:tab/>
        <w:t>2</w:t>
      </w:r>
    </w:p>
    <w:p w:rsidR="00012D33" w:rsidRDefault="00012D33">
      <w:pPr>
        <w:spacing w:line="186" w:lineRule="exact"/>
        <w:rPr>
          <w:sz w:val="14"/>
        </w:rPr>
        <w:sectPr w:rsidR="00012D33">
          <w:type w:val="continuous"/>
          <w:pgSz w:w="12240" w:h="15840"/>
          <w:pgMar w:top="1500" w:right="1320" w:bottom="980" w:left="1320" w:header="720" w:footer="720" w:gutter="0"/>
          <w:cols w:space="720"/>
        </w:sectPr>
      </w:pPr>
    </w:p>
    <w:p w:rsidR="00012D33" w:rsidRDefault="0009622D">
      <w:pPr>
        <w:spacing w:line="193" w:lineRule="exact"/>
        <w:jc w:val="right"/>
        <w:rPr>
          <w:sz w:val="20"/>
        </w:rPr>
      </w:pPr>
      <w:proofErr w:type="spellStart"/>
      <w:r>
        <w:rPr>
          <w:i/>
          <w:w w:val="120"/>
          <w:sz w:val="20"/>
        </w:rPr>
        <w:t>dF</w:t>
      </w:r>
      <w:proofErr w:type="spellEnd"/>
      <w:r>
        <w:rPr>
          <w:i/>
          <w:w w:val="120"/>
          <w:sz w:val="20"/>
        </w:rPr>
        <w:t xml:space="preserve"> </w:t>
      </w:r>
      <w:r>
        <w:rPr>
          <w:w w:val="120"/>
          <w:sz w:val="20"/>
        </w:rPr>
        <w:t>(</w:t>
      </w:r>
      <w:r>
        <w:rPr>
          <w:i/>
          <w:w w:val="120"/>
          <w:sz w:val="20"/>
        </w:rPr>
        <w:t>z</w:t>
      </w:r>
      <w:r>
        <w:rPr>
          <w:w w:val="120"/>
          <w:sz w:val="20"/>
        </w:rPr>
        <w:t>) =</w:t>
      </w:r>
    </w:p>
    <w:p w:rsidR="00012D33" w:rsidRDefault="0009622D">
      <w:pPr>
        <w:tabs>
          <w:tab w:val="right" w:pos="2252"/>
          <w:tab w:val="left" w:pos="4374"/>
          <w:tab w:val="left" w:pos="6257"/>
        </w:tabs>
        <w:spacing w:before="67" w:line="105" w:lineRule="auto"/>
        <w:ind w:left="274" w:right="117" w:firstLine="358"/>
        <w:rPr>
          <w:sz w:val="20"/>
        </w:rPr>
      </w:pPr>
      <w:r>
        <w:br w:type="column"/>
      </w:r>
      <w:r>
        <w:rPr>
          <w:i/>
          <w:w w:val="110"/>
          <w:sz w:val="20"/>
        </w:rPr>
        <w:t>ρ</w:t>
      </w:r>
      <w:r>
        <w:rPr>
          <w:rFonts w:ascii="Arial" w:hAnsi="Arial"/>
          <w:i/>
          <w:w w:val="110"/>
          <w:position w:val="-2"/>
          <w:sz w:val="14"/>
        </w:rPr>
        <w:t xml:space="preserve">w </w:t>
      </w:r>
      <w:r>
        <w:rPr>
          <w:i/>
          <w:spacing w:val="2"/>
          <w:w w:val="110"/>
          <w:sz w:val="20"/>
        </w:rPr>
        <w:t>C</w:t>
      </w:r>
      <w:r>
        <w:rPr>
          <w:rFonts w:ascii="Arial" w:hAnsi="Arial"/>
          <w:i/>
          <w:spacing w:val="2"/>
          <w:w w:val="110"/>
          <w:position w:val="-2"/>
          <w:sz w:val="14"/>
        </w:rPr>
        <w:t>m</w:t>
      </w:r>
      <w:r>
        <w:rPr>
          <w:i/>
          <w:spacing w:val="2"/>
          <w:w w:val="110"/>
          <w:sz w:val="20"/>
        </w:rPr>
        <w:t>U</w:t>
      </w:r>
      <w:r>
        <w:rPr>
          <w:rFonts w:ascii="Arial" w:hAnsi="Arial"/>
          <w:i/>
          <w:spacing w:val="2"/>
          <w:w w:val="110"/>
          <w:position w:val="-2"/>
          <w:sz w:val="14"/>
        </w:rPr>
        <w:t xml:space="preserve">w </w:t>
      </w:r>
      <w:r>
        <w:rPr>
          <w:w w:val="110"/>
          <w:sz w:val="20"/>
        </w:rPr>
        <w:t>(</w:t>
      </w:r>
      <w:r>
        <w:rPr>
          <w:i/>
          <w:w w:val="110"/>
          <w:sz w:val="20"/>
        </w:rPr>
        <w:t>z</w:t>
      </w:r>
      <w:r>
        <w:rPr>
          <w:w w:val="110"/>
          <w:sz w:val="20"/>
        </w:rPr>
        <w:t>)</w:t>
      </w:r>
      <w:proofErr w:type="spellStart"/>
      <w:r>
        <w:rPr>
          <w:i/>
          <w:w w:val="110"/>
          <w:sz w:val="20"/>
        </w:rPr>
        <w:t>dz</w:t>
      </w:r>
      <w:proofErr w:type="spellEnd"/>
      <w:r>
        <w:rPr>
          <w:i/>
          <w:w w:val="110"/>
          <w:sz w:val="20"/>
        </w:rPr>
        <w:t xml:space="preserve"> </w:t>
      </w:r>
      <w:r>
        <w:rPr>
          <w:w w:val="110"/>
          <w:sz w:val="20"/>
        </w:rPr>
        <w:t xml:space="preserve">+  </w:t>
      </w:r>
      <w:r>
        <w:rPr>
          <w:spacing w:val="11"/>
          <w:w w:val="110"/>
          <w:sz w:val="20"/>
        </w:rPr>
        <w:t xml:space="preserve"> </w:t>
      </w:r>
      <w:r>
        <w:rPr>
          <w:i/>
          <w:w w:val="110"/>
          <w:sz w:val="20"/>
        </w:rPr>
        <w:t>ρ</w:t>
      </w:r>
      <w:r>
        <w:rPr>
          <w:rFonts w:ascii="Arial" w:hAnsi="Arial"/>
          <w:i/>
          <w:w w:val="110"/>
          <w:position w:val="-2"/>
          <w:sz w:val="14"/>
        </w:rPr>
        <w:t xml:space="preserve">w </w:t>
      </w:r>
      <w:r>
        <w:rPr>
          <w:i/>
          <w:w w:val="110"/>
          <w:sz w:val="20"/>
        </w:rPr>
        <w:t>U</w:t>
      </w:r>
      <w:r>
        <w:rPr>
          <w:rFonts w:ascii="Arial" w:hAnsi="Arial"/>
          <w:i/>
          <w:w w:val="110"/>
          <w:position w:val="-4"/>
          <w:sz w:val="14"/>
        </w:rPr>
        <w:t>w</w:t>
      </w:r>
      <w:r>
        <w:rPr>
          <w:rFonts w:ascii="Arial" w:hAnsi="Arial"/>
          <w:i/>
          <w:spacing w:val="-23"/>
          <w:w w:val="110"/>
          <w:position w:val="-4"/>
          <w:sz w:val="14"/>
        </w:rPr>
        <w:t xml:space="preserve"> </w:t>
      </w:r>
      <w:r>
        <w:rPr>
          <w:w w:val="110"/>
          <w:sz w:val="20"/>
        </w:rPr>
        <w:t>(</w:t>
      </w:r>
      <w:r>
        <w:rPr>
          <w:i/>
          <w:w w:val="110"/>
          <w:sz w:val="20"/>
        </w:rPr>
        <w:t>z</w:t>
      </w:r>
      <w:r>
        <w:rPr>
          <w:w w:val="110"/>
          <w:sz w:val="20"/>
        </w:rPr>
        <w:t>)</w:t>
      </w:r>
      <w:r>
        <w:rPr>
          <w:i/>
          <w:w w:val="110"/>
          <w:sz w:val="20"/>
        </w:rPr>
        <w:t>d</w:t>
      </w:r>
      <w:r>
        <w:rPr>
          <w:w w:val="110"/>
          <w:sz w:val="20"/>
        </w:rPr>
        <w:t>(</w:t>
      </w:r>
      <w:r>
        <w:rPr>
          <w:i/>
          <w:w w:val="110"/>
          <w:sz w:val="20"/>
        </w:rPr>
        <w:t>z</w:t>
      </w:r>
      <w:r>
        <w:rPr>
          <w:w w:val="110"/>
          <w:sz w:val="20"/>
        </w:rPr>
        <w:t>)</w:t>
      </w:r>
      <w:proofErr w:type="gramStart"/>
      <w:r>
        <w:rPr>
          <w:i/>
          <w:w w:val="110"/>
          <w:sz w:val="20"/>
        </w:rPr>
        <w:t>c</w:t>
      </w:r>
      <w:r>
        <w:rPr>
          <w:rFonts w:ascii="Arial" w:hAnsi="Arial"/>
          <w:i/>
          <w:w w:val="110"/>
          <w:position w:val="-2"/>
          <w:sz w:val="14"/>
        </w:rPr>
        <w:t>d</w:t>
      </w:r>
      <w:r>
        <w:rPr>
          <w:w w:val="110"/>
          <w:sz w:val="20"/>
        </w:rPr>
        <w:t>(</w:t>
      </w:r>
      <w:proofErr w:type="gramEnd"/>
      <w:r>
        <w:rPr>
          <w:i/>
          <w:w w:val="110"/>
          <w:sz w:val="20"/>
        </w:rPr>
        <w:t>Re</w:t>
      </w:r>
      <w:r>
        <w:rPr>
          <w:w w:val="110"/>
          <w:sz w:val="20"/>
        </w:rPr>
        <w:t>)</w:t>
      </w:r>
      <w:proofErr w:type="spellStart"/>
      <w:r>
        <w:rPr>
          <w:i/>
          <w:w w:val="110"/>
          <w:sz w:val="20"/>
        </w:rPr>
        <w:t>dz</w:t>
      </w:r>
      <w:proofErr w:type="spellEnd"/>
      <w:r>
        <w:rPr>
          <w:i/>
          <w:w w:val="110"/>
          <w:sz w:val="20"/>
        </w:rPr>
        <w:tab/>
        <w:t>,</w:t>
      </w:r>
      <w:r>
        <w:rPr>
          <w:i/>
          <w:w w:val="110"/>
          <w:sz w:val="20"/>
        </w:rPr>
        <w:tab/>
      </w:r>
      <w:r>
        <w:rPr>
          <w:w w:val="105"/>
          <w:sz w:val="20"/>
        </w:rPr>
        <w:t xml:space="preserve">(3) </w:t>
      </w:r>
      <w:r>
        <w:rPr>
          <w:w w:val="110"/>
          <w:sz w:val="20"/>
        </w:rPr>
        <w:t>4</w:t>
      </w:r>
      <w:r>
        <w:rPr>
          <w:w w:val="110"/>
          <w:sz w:val="20"/>
        </w:rPr>
        <w:tab/>
        <w:t>2</w:t>
      </w:r>
    </w:p>
    <w:p w:rsidR="00012D33" w:rsidRDefault="00012D33">
      <w:pPr>
        <w:spacing w:line="105" w:lineRule="auto"/>
        <w:rPr>
          <w:sz w:val="20"/>
        </w:rPr>
        <w:sectPr w:rsidR="00012D33">
          <w:type w:val="continuous"/>
          <w:pgSz w:w="12240" w:h="15840"/>
          <w:pgMar w:top="1500" w:right="1320" w:bottom="980" w:left="1320" w:header="720" w:footer="720" w:gutter="0"/>
          <w:cols w:num="2" w:space="720" w:equalWidth="0">
            <w:col w:w="2929" w:space="40"/>
            <w:col w:w="6631"/>
          </w:cols>
        </w:sectPr>
      </w:pPr>
    </w:p>
    <w:p w:rsidR="00012D33" w:rsidRDefault="0009622D">
      <w:pPr>
        <w:pStyle w:val="BodyText"/>
        <w:spacing w:before="182"/>
        <w:ind w:left="120"/>
      </w:pPr>
      <w:r>
        <w:rPr>
          <w:w w:val="110"/>
        </w:rPr>
        <w:t xml:space="preserve">where </w:t>
      </w:r>
      <w:proofErr w:type="gramStart"/>
      <w:r>
        <w:rPr>
          <w:i/>
          <w:w w:val="110"/>
        </w:rPr>
        <w:t>C</w:t>
      </w:r>
      <w:r>
        <w:rPr>
          <w:rFonts w:ascii="Arial"/>
          <w:i/>
          <w:w w:val="110"/>
          <w:position w:val="-2"/>
          <w:sz w:val="14"/>
        </w:rPr>
        <w:t xml:space="preserve">m  </w:t>
      </w:r>
      <w:r>
        <w:rPr>
          <w:w w:val="110"/>
        </w:rPr>
        <w:t>is</w:t>
      </w:r>
      <w:proofErr w:type="gramEnd"/>
      <w:r>
        <w:rPr>
          <w:w w:val="110"/>
        </w:rPr>
        <w:t xml:space="preserve"> the added mass coefficient (assumed to be </w:t>
      </w:r>
      <w:r>
        <w:rPr>
          <w:i/>
          <w:w w:val="110"/>
        </w:rPr>
        <w:t>C</w:t>
      </w:r>
      <w:r>
        <w:rPr>
          <w:rFonts w:ascii="Arial"/>
          <w:i/>
          <w:w w:val="110"/>
          <w:position w:val="-2"/>
          <w:sz w:val="14"/>
        </w:rPr>
        <w:t xml:space="preserve">m  </w:t>
      </w:r>
      <w:r>
        <w:rPr>
          <w:w w:val="110"/>
        </w:rPr>
        <w:t xml:space="preserve">= 2), </w:t>
      </w:r>
      <w:r>
        <w:rPr>
          <w:i/>
          <w:w w:val="110"/>
        </w:rPr>
        <w:t>U</w:t>
      </w:r>
      <w:r>
        <w:rPr>
          <w:rFonts w:ascii="Arial"/>
          <w:i/>
          <w:w w:val="110"/>
          <w:position w:val="-2"/>
          <w:sz w:val="14"/>
        </w:rPr>
        <w:t xml:space="preserve">w </w:t>
      </w:r>
      <w:r>
        <w:rPr>
          <w:w w:val="110"/>
        </w:rPr>
        <w:t>(</w:t>
      </w:r>
      <w:r>
        <w:rPr>
          <w:i/>
          <w:w w:val="110"/>
        </w:rPr>
        <w:t>z</w:t>
      </w:r>
      <w:r>
        <w:rPr>
          <w:w w:val="110"/>
        </w:rPr>
        <w:t>) is the current speed as a  function</w:t>
      </w:r>
    </w:p>
    <w:p w:rsidR="00012D33" w:rsidRDefault="00012D33">
      <w:pPr>
        <w:sectPr w:rsidR="00012D33">
          <w:type w:val="continuous"/>
          <w:pgSz w:w="12240" w:h="15840"/>
          <w:pgMar w:top="1500" w:right="1320" w:bottom="980" w:left="1320" w:header="720" w:footer="720" w:gutter="0"/>
          <w:cols w:space="720"/>
        </w:sectPr>
      </w:pPr>
    </w:p>
    <w:p w:rsidR="00012D33" w:rsidRDefault="0009622D">
      <w:pPr>
        <w:pStyle w:val="BodyText"/>
        <w:spacing w:before="16"/>
        <w:ind w:left="120"/>
      </w:pPr>
      <w:r>
        <w:rPr>
          <w:w w:val="105"/>
        </w:rPr>
        <w:t>of height,</w:t>
      </w:r>
    </w:p>
    <w:p w:rsidR="00012D33" w:rsidRDefault="0009622D">
      <w:pPr>
        <w:pStyle w:val="BodyText"/>
        <w:spacing w:line="263" w:lineRule="exact"/>
        <w:ind w:left="63"/>
      </w:pPr>
      <w:r>
        <w:br w:type="column"/>
      </w:r>
      <w:r>
        <w:rPr>
          <w:i/>
          <w:w w:val="105"/>
        </w:rPr>
        <w:t>U</w:t>
      </w:r>
      <w:proofErr w:type="gramStart"/>
      <w:r>
        <w:rPr>
          <w:w w:val="105"/>
          <w:position w:val="5"/>
        </w:rPr>
        <w:t xml:space="preserve">˙  </w:t>
      </w:r>
      <w:r>
        <w:rPr>
          <w:rFonts w:ascii="Arial" w:hAnsi="Arial"/>
          <w:i/>
          <w:w w:val="105"/>
          <w:position w:val="-2"/>
          <w:sz w:val="14"/>
        </w:rPr>
        <w:t>w</w:t>
      </w:r>
      <w:proofErr w:type="gramEnd"/>
      <w:r>
        <w:rPr>
          <w:rFonts w:ascii="Arial" w:hAnsi="Arial"/>
          <w:i/>
          <w:w w:val="105"/>
          <w:position w:val="-2"/>
          <w:sz w:val="14"/>
        </w:rPr>
        <w:t xml:space="preserve"> </w:t>
      </w:r>
      <w:r>
        <w:rPr>
          <w:w w:val="105"/>
        </w:rPr>
        <w:t>(</w:t>
      </w:r>
      <w:r>
        <w:rPr>
          <w:i/>
          <w:w w:val="105"/>
        </w:rPr>
        <w:t>z</w:t>
      </w:r>
      <w:r>
        <w:rPr>
          <w:w w:val="105"/>
        </w:rPr>
        <w:t>)  is  the  acceleration  as  a  function  of  height,  and  the  Reynolds  number  is  computed by</w:t>
      </w:r>
    </w:p>
    <w:p w:rsidR="00012D33" w:rsidRDefault="00012D33">
      <w:pPr>
        <w:spacing w:line="263" w:lineRule="exact"/>
        <w:sectPr w:rsidR="00012D33">
          <w:type w:val="continuous"/>
          <w:pgSz w:w="12240" w:h="15840"/>
          <w:pgMar w:top="1500" w:right="1320" w:bottom="980" w:left="1320" w:header="720" w:footer="720" w:gutter="0"/>
          <w:cols w:num="2" w:space="720" w:equalWidth="0">
            <w:col w:w="969" w:space="40"/>
            <w:col w:w="8591"/>
          </w:cols>
        </w:sectPr>
      </w:pPr>
    </w:p>
    <w:p w:rsidR="00012D33" w:rsidRDefault="0009622D">
      <w:pPr>
        <w:pStyle w:val="BodyText"/>
        <w:spacing w:before="16"/>
        <w:ind w:left="120"/>
      </w:pPr>
      <w:r>
        <w:rPr>
          <w:w w:val="110"/>
        </w:rPr>
        <w:t>substituting in the appropriate properties for</w:t>
      </w:r>
      <w:r>
        <w:rPr>
          <w:spacing w:val="53"/>
          <w:w w:val="110"/>
        </w:rPr>
        <w:t xml:space="preserve"> </w:t>
      </w:r>
      <w:r>
        <w:rPr>
          <w:w w:val="110"/>
        </w:rPr>
        <w:t>water,</w:t>
      </w:r>
    </w:p>
    <w:p w:rsidR="00012D33" w:rsidRDefault="00012D33">
      <w:pPr>
        <w:sectPr w:rsidR="00012D33">
          <w:type w:val="continuous"/>
          <w:pgSz w:w="12240" w:h="15840"/>
          <w:pgMar w:top="1500" w:right="1320" w:bottom="980" w:left="1320" w:header="720" w:footer="720" w:gutter="0"/>
          <w:cols w:space="720"/>
        </w:sectPr>
      </w:pPr>
    </w:p>
    <w:p w:rsidR="00012D33" w:rsidRDefault="0009622D">
      <w:pPr>
        <w:spacing w:before="331"/>
        <w:jc w:val="right"/>
        <w:rPr>
          <w:rFonts w:ascii="Arial"/>
          <w:i/>
          <w:sz w:val="14"/>
        </w:rPr>
      </w:pPr>
      <w:r>
        <w:rPr>
          <w:i/>
          <w:w w:val="110"/>
          <w:sz w:val="20"/>
        </w:rPr>
        <w:t>Re</w:t>
      </w:r>
      <w:r>
        <w:rPr>
          <w:rFonts w:ascii="Arial"/>
          <w:i/>
          <w:w w:val="110"/>
          <w:position w:val="-2"/>
          <w:sz w:val="14"/>
        </w:rPr>
        <w:t>d</w:t>
      </w:r>
    </w:p>
    <w:p w:rsidR="00012D33" w:rsidRDefault="0009622D">
      <w:pPr>
        <w:pStyle w:val="BodyText"/>
        <w:spacing w:before="1"/>
        <w:rPr>
          <w:rFonts w:ascii="Arial"/>
          <w:i/>
          <w:sz w:val="17"/>
        </w:rPr>
      </w:pPr>
      <w:r>
        <w:br w:type="column"/>
      </w:r>
    </w:p>
    <w:p w:rsidR="00012D33" w:rsidRDefault="0009622D">
      <w:pPr>
        <w:spacing w:line="191" w:lineRule="exact"/>
        <w:ind w:left="259"/>
        <w:jc w:val="center"/>
        <w:rPr>
          <w:sz w:val="20"/>
        </w:rPr>
      </w:pPr>
      <w:r>
        <w:rPr>
          <w:i/>
          <w:w w:val="110"/>
          <w:sz w:val="20"/>
          <w:u w:val="single"/>
        </w:rPr>
        <w:t>ρ</w:t>
      </w:r>
      <w:r>
        <w:rPr>
          <w:rFonts w:ascii="Arial" w:hAnsi="Arial"/>
          <w:i/>
          <w:w w:val="110"/>
          <w:position w:val="-2"/>
          <w:sz w:val="14"/>
          <w:u w:val="single"/>
        </w:rPr>
        <w:t>w</w:t>
      </w:r>
      <w:r>
        <w:rPr>
          <w:rFonts w:ascii="Arial" w:hAnsi="Arial"/>
          <w:i/>
          <w:spacing w:val="-26"/>
          <w:w w:val="110"/>
          <w:position w:val="-2"/>
          <w:sz w:val="14"/>
          <w:u w:val="single"/>
        </w:rPr>
        <w:t xml:space="preserve"> </w:t>
      </w:r>
      <w:r>
        <w:rPr>
          <w:i/>
          <w:w w:val="110"/>
          <w:sz w:val="20"/>
          <w:u w:val="single"/>
        </w:rPr>
        <w:t>U</w:t>
      </w:r>
      <w:r>
        <w:rPr>
          <w:rFonts w:ascii="Arial" w:hAnsi="Arial"/>
          <w:i/>
          <w:w w:val="110"/>
          <w:position w:val="-2"/>
          <w:sz w:val="14"/>
          <w:u w:val="single"/>
        </w:rPr>
        <w:t>w</w:t>
      </w:r>
      <w:r>
        <w:rPr>
          <w:rFonts w:ascii="Arial" w:hAnsi="Arial"/>
          <w:i/>
          <w:spacing w:val="-26"/>
          <w:w w:val="110"/>
          <w:position w:val="-2"/>
          <w:sz w:val="14"/>
          <w:u w:val="single"/>
        </w:rPr>
        <w:t xml:space="preserve"> </w:t>
      </w:r>
      <w:r>
        <w:rPr>
          <w:spacing w:val="2"/>
          <w:w w:val="110"/>
          <w:sz w:val="20"/>
          <w:u w:val="single"/>
        </w:rPr>
        <w:t>(</w:t>
      </w:r>
      <w:r>
        <w:rPr>
          <w:i/>
          <w:spacing w:val="2"/>
          <w:w w:val="110"/>
          <w:sz w:val="20"/>
          <w:u w:val="single"/>
        </w:rPr>
        <w:t>z</w:t>
      </w:r>
      <w:r>
        <w:rPr>
          <w:spacing w:val="2"/>
          <w:w w:val="110"/>
          <w:sz w:val="20"/>
          <w:u w:val="single"/>
        </w:rPr>
        <w:t>)</w:t>
      </w:r>
      <w:r>
        <w:rPr>
          <w:i/>
          <w:spacing w:val="2"/>
          <w:w w:val="110"/>
          <w:sz w:val="20"/>
          <w:u w:val="single"/>
        </w:rPr>
        <w:t>d</w:t>
      </w:r>
      <w:r>
        <w:rPr>
          <w:spacing w:val="2"/>
          <w:w w:val="110"/>
          <w:sz w:val="20"/>
          <w:u w:val="single"/>
        </w:rPr>
        <w:t>(</w:t>
      </w:r>
      <w:r>
        <w:rPr>
          <w:i/>
          <w:spacing w:val="2"/>
          <w:w w:val="110"/>
          <w:sz w:val="20"/>
          <w:u w:val="single"/>
        </w:rPr>
        <w:t>z</w:t>
      </w:r>
      <w:r>
        <w:rPr>
          <w:spacing w:val="2"/>
          <w:w w:val="110"/>
          <w:sz w:val="20"/>
          <w:u w:val="single"/>
        </w:rPr>
        <w:t>)</w:t>
      </w:r>
    </w:p>
    <w:p w:rsidR="00012D33" w:rsidRDefault="0009622D">
      <w:pPr>
        <w:pStyle w:val="BodyText"/>
        <w:spacing w:line="128" w:lineRule="exact"/>
        <w:ind w:left="25"/>
      </w:pPr>
      <w:r>
        <w:rPr>
          <w:w w:val="137"/>
        </w:rPr>
        <w:t>=</w:t>
      </w:r>
    </w:p>
    <w:p w:rsidR="00012D33" w:rsidRDefault="0009622D">
      <w:pPr>
        <w:spacing w:line="200" w:lineRule="exact"/>
        <w:ind w:left="246"/>
        <w:jc w:val="center"/>
        <w:rPr>
          <w:rFonts w:ascii="Arial" w:hAnsi="Arial"/>
          <w:i/>
          <w:sz w:val="14"/>
        </w:rPr>
      </w:pPr>
      <w:r>
        <w:rPr>
          <w:i/>
          <w:w w:val="110"/>
          <w:sz w:val="20"/>
        </w:rPr>
        <w:t>µ</w:t>
      </w:r>
      <w:r>
        <w:rPr>
          <w:rFonts w:ascii="Arial" w:hAnsi="Arial"/>
          <w:i/>
          <w:w w:val="110"/>
          <w:position w:val="-2"/>
          <w:sz w:val="14"/>
        </w:rPr>
        <w:t>w</w:t>
      </w:r>
    </w:p>
    <w:p w:rsidR="00012D33" w:rsidRDefault="0009622D">
      <w:pPr>
        <w:pStyle w:val="BodyText"/>
        <w:spacing w:before="9"/>
        <w:rPr>
          <w:rFonts w:ascii="Arial"/>
          <w:i/>
          <w:sz w:val="28"/>
        </w:rPr>
      </w:pPr>
      <w:r>
        <w:br w:type="column"/>
      </w:r>
    </w:p>
    <w:p w:rsidR="00012D33" w:rsidRDefault="0009622D">
      <w:pPr>
        <w:tabs>
          <w:tab w:val="left" w:pos="3653"/>
        </w:tabs>
        <w:ind w:left="183"/>
        <w:rPr>
          <w:sz w:val="20"/>
        </w:rPr>
      </w:pPr>
      <w:r>
        <w:rPr>
          <w:i/>
          <w:w w:val="110"/>
          <w:sz w:val="20"/>
        </w:rPr>
        <w:t>.</w:t>
      </w:r>
      <w:r>
        <w:rPr>
          <w:i/>
          <w:w w:val="110"/>
          <w:sz w:val="20"/>
        </w:rPr>
        <w:tab/>
      </w:r>
      <w:r>
        <w:rPr>
          <w:w w:val="110"/>
          <w:sz w:val="20"/>
        </w:rPr>
        <w:t>(4)</w:t>
      </w:r>
    </w:p>
    <w:p w:rsidR="00012D33" w:rsidRDefault="00012D33">
      <w:pPr>
        <w:rPr>
          <w:sz w:val="20"/>
        </w:rPr>
        <w:sectPr w:rsidR="00012D33">
          <w:type w:val="continuous"/>
          <w:pgSz w:w="12240" w:h="15840"/>
          <w:pgMar w:top="1500" w:right="1320" w:bottom="980" w:left="1320" w:header="720" w:footer="720" w:gutter="0"/>
          <w:cols w:num="3" w:space="720" w:equalWidth="0">
            <w:col w:w="4119" w:space="40"/>
            <w:col w:w="1374" w:space="40"/>
            <w:col w:w="4027"/>
          </w:cols>
        </w:sectPr>
      </w:pPr>
    </w:p>
    <w:p w:rsidR="00012D33" w:rsidRDefault="00012D33">
      <w:pPr>
        <w:pStyle w:val="BodyText"/>
        <w:spacing w:before="3"/>
        <w:rPr>
          <w:sz w:val="9"/>
        </w:rPr>
      </w:pPr>
    </w:p>
    <w:p w:rsidR="00012D33" w:rsidRDefault="00F23B9E">
      <w:pPr>
        <w:pStyle w:val="BodyText"/>
        <w:spacing w:before="33" w:line="260" w:lineRule="atLeast"/>
        <w:ind w:left="119" w:right="118" w:firstLine="298"/>
        <w:jc w:val="both"/>
        <w:rPr>
          <w:ins w:id="123" w:author="Musial, Walter" w:date="2018-09-27T21:33:00Z"/>
          <w:w w:val="105"/>
        </w:rPr>
      </w:pPr>
      <w:r>
        <w:rPr>
          <w:noProof/>
        </w:rPr>
        <mc:AlternateContent>
          <mc:Choice Requires="wps">
            <w:drawing>
              <wp:anchor distT="0" distB="0" distL="114300" distR="114300" simplePos="0" relativeHeight="251662336" behindDoc="1" locked="0" layoutInCell="1" allowOverlap="1" wp14:anchorId="17680C8E" wp14:editId="25BF1E1A">
                <wp:simplePos x="0" y="0"/>
                <wp:positionH relativeFrom="page">
                  <wp:posOffset>5016500</wp:posOffset>
                </wp:positionH>
                <wp:positionV relativeFrom="paragraph">
                  <wp:posOffset>498475</wp:posOffset>
                </wp:positionV>
                <wp:extent cx="127000" cy="472440"/>
                <wp:effectExtent l="0" t="0" r="0" b="0"/>
                <wp:wrapNone/>
                <wp:docPr id="1094" name="Text Box 10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pStyle w:val="BodyText"/>
                              <w:spacing w:line="196" w:lineRule="exact"/>
                              <w:rPr>
                                <w:rFonts w:ascii="Arial"/>
                              </w:rPr>
                            </w:pPr>
                            <w:r>
                              <w:rPr>
                                <w:rFonts w:ascii="Arial"/>
                                <w:w w:val="35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680C8E" id="Text Box 1083" o:spid="_x0000_s1326" type="#_x0000_t202" style="position:absolute;left:0;text-align:left;margin-left:395pt;margin-top:39.25pt;width:10pt;height:37.2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" filled="f" stroked="f">
                <v:textbox inset="0,0,0,0">
                  <w:txbxContent>
                    <w:p w:rsidR="0009622D" w:rsidRDefault="0009622D">
                      <w:pPr>
                        <w:pStyle w:val="BodyText"/>
                        <w:spacing w:line="196" w:lineRule="exact"/>
                        <w:rPr>
                          <w:rFonts w:ascii="Arial"/>
                        </w:rPr>
                      </w:pPr>
                      <w:r>
                        <w:rPr>
                          <w:rFonts w:ascii="Arial"/>
                          <w:w w:val="358"/>
                        </w:rPr>
                        <w:t xml:space="preserve"> </w:t>
                      </w:r>
                    </w:p>
                  </w:txbxContent>
                </v:textbox>
                <w10:wrap anchorx="page"/>
              </v:shape>
            </w:pict>
          </mc:Fallback>
        </mc:AlternateContent>
      </w:r>
      <w:r w:rsidR="0009622D">
        <w:rPr>
          <w:spacing w:val="-9"/>
          <w:w w:val="105"/>
        </w:rPr>
        <w:t xml:space="preserve">To </w:t>
      </w:r>
      <w:r w:rsidR="0009622D">
        <w:rPr>
          <w:w w:val="105"/>
        </w:rPr>
        <w:t xml:space="preserve">compute Morison’s equation, expressions for local fluid velocity and acceleration are required. </w:t>
      </w:r>
      <w:r w:rsidR="0009622D">
        <w:rPr>
          <w:spacing w:val="-8"/>
          <w:w w:val="105"/>
        </w:rPr>
        <w:t xml:space="preserve">Wave </w:t>
      </w:r>
      <w:r w:rsidR="0009622D">
        <w:rPr>
          <w:w w:val="105"/>
        </w:rPr>
        <w:t xml:space="preserve">particle velocity (not the same as the bulk velocity of the </w:t>
      </w:r>
      <w:proofErr w:type="gramStart"/>
      <w:r w:rsidR="0009622D">
        <w:rPr>
          <w:spacing w:val="-4"/>
          <w:w w:val="105"/>
        </w:rPr>
        <w:t xml:space="preserve">wave)  </w:t>
      </w:r>
      <w:r w:rsidR="0009622D">
        <w:rPr>
          <w:w w:val="105"/>
        </w:rPr>
        <w:t>is</w:t>
      </w:r>
      <w:proofErr w:type="gramEnd"/>
      <w:r w:rsidR="0009622D">
        <w:rPr>
          <w:w w:val="105"/>
        </w:rPr>
        <w:t xml:space="preserve"> assumed to follow linear (Airy) </w:t>
      </w:r>
      <w:r w:rsidR="0009622D">
        <w:rPr>
          <w:spacing w:val="-5"/>
          <w:w w:val="105"/>
        </w:rPr>
        <w:t xml:space="preserve">wave   </w:t>
      </w:r>
      <w:r w:rsidR="0009622D">
        <w:rPr>
          <w:w w:val="105"/>
        </w:rPr>
        <w:t>theory</w:t>
      </w:r>
    </w:p>
    <w:p w:rsidR="00727FCA" w:rsidRDefault="00727FCA">
      <w:pPr>
        <w:pStyle w:val="BodyText"/>
        <w:spacing w:before="33" w:line="260" w:lineRule="atLeast"/>
        <w:ind w:left="119" w:right="118" w:firstLine="298"/>
        <w:jc w:val="both"/>
      </w:pPr>
    </w:p>
    <w:p w:rsidR="00012D33" w:rsidRDefault="00F23B9E">
      <w:pPr>
        <w:tabs>
          <w:tab w:val="left" w:pos="6070"/>
        </w:tabs>
        <w:spacing w:line="116" w:lineRule="exact"/>
        <w:ind w:left="2491"/>
        <w:rPr>
          <w:i/>
          <w:sz w:val="20"/>
        </w:rPr>
      </w:pPr>
      <w:r>
        <w:rPr>
          <w:noProof/>
        </w:rPr>
        <mc:AlternateContent>
          <mc:Choice Requires="wps">
            <w:drawing>
              <wp:anchor distT="0" distB="0" distL="114300" distR="114300" simplePos="0" relativeHeight="251659264" behindDoc="1" locked="0" layoutInCell="1" allowOverlap="1" wp14:anchorId="0DB66933" wp14:editId="1B6C7161">
                <wp:simplePos x="0" y="0"/>
                <wp:positionH relativeFrom="page">
                  <wp:posOffset>5142865</wp:posOffset>
                </wp:positionH>
                <wp:positionV relativeFrom="paragraph">
                  <wp:posOffset>73025</wp:posOffset>
                </wp:positionV>
                <wp:extent cx="713105" cy="0"/>
                <wp:effectExtent l="8890" t="10160" r="11430" b="8890"/>
                <wp:wrapNone/>
                <wp:docPr id="1093" name="Line 10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31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CE33AA" id="Line 1082"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4.95pt,5.75pt" to="461.1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" strokeweight=".14042mm">
                <w10:wrap anchorx="page"/>
              </v:line>
            </w:pict>
          </mc:Fallback>
        </mc:AlternateContent>
      </w:r>
      <w:bookmarkStart w:id="124" w:name="_bookmark17"/>
      <w:bookmarkEnd w:id="124"/>
      <w:proofErr w:type="spellStart"/>
      <w:r w:rsidR="0009622D">
        <w:rPr>
          <w:w w:val="110"/>
          <w:sz w:val="20"/>
          <w:u w:val="single"/>
        </w:rPr>
        <w:t>cosh</w:t>
      </w:r>
      <w:proofErr w:type="spellEnd"/>
      <w:r w:rsidR="0009622D">
        <w:rPr>
          <w:spacing w:val="-22"/>
          <w:w w:val="110"/>
          <w:sz w:val="20"/>
          <w:u w:val="single"/>
        </w:rPr>
        <w:t xml:space="preserve"> </w:t>
      </w:r>
      <w:r w:rsidR="0009622D">
        <w:rPr>
          <w:w w:val="110"/>
          <w:sz w:val="20"/>
          <w:u w:val="single"/>
        </w:rPr>
        <w:t>[</w:t>
      </w:r>
      <w:r w:rsidR="0009622D">
        <w:rPr>
          <w:i/>
          <w:w w:val="110"/>
          <w:sz w:val="20"/>
          <w:u w:val="single"/>
        </w:rPr>
        <w:t>κ</w:t>
      </w:r>
      <w:r w:rsidR="0009622D">
        <w:rPr>
          <w:i/>
          <w:spacing w:val="-22"/>
          <w:w w:val="110"/>
          <w:sz w:val="20"/>
          <w:u w:val="single"/>
        </w:rPr>
        <w:t xml:space="preserve"> </w:t>
      </w:r>
      <w:r w:rsidR="0009622D">
        <w:rPr>
          <w:w w:val="110"/>
          <w:sz w:val="20"/>
          <w:u w:val="single"/>
        </w:rPr>
        <w:t>(</w:t>
      </w:r>
      <w:r w:rsidR="0009622D">
        <w:rPr>
          <w:i/>
          <w:w w:val="110"/>
          <w:sz w:val="20"/>
          <w:u w:val="single"/>
        </w:rPr>
        <w:t>z</w:t>
      </w:r>
      <w:r w:rsidR="0009622D">
        <w:rPr>
          <w:i/>
          <w:spacing w:val="-2"/>
          <w:w w:val="110"/>
          <w:sz w:val="20"/>
          <w:u w:val="single"/>
        </w:rPr>
        <w:t xml:space="preserve"> </w:t>
      </w:r>
      <w:r w:rsidR="0009622D">
        <w:rPr>
          <w:w w:val="110"/>
          <w:sz w:val="20"/>
          <w:u w:val="single"/>
        </w:rPr>
        <w:t>+</w:t>
      </w:r>
      <w:r w:rsidR="0009622D">
        <w:rPr>
          <w:spacing w:val="-11"/>
          <w:w w:val="110"/>
          <w:sz w:val="20"/>
          <w:u w:val="single"/>
        </w:rPr>
        <w:t xml:space="preserve"> </w:t>
      </w:r>
      <w:r w:rsidR="0009622D">
        <w:rPr>
          <w:i/>
          <w:w w:val="110"/>
          <w:sz w:val="20"/>
          <w:u w:val="single"/>
        </w:rPr>
        <w:t>D</w:t>
      </w:r>
      <w:r w:rsidR="0009622D">
        <w:rPr>
          <w:w w:val="110"/>
          <w:sz w:val="20"/>
          <w:u w:val="single"/>
        </w:rPr>
        <w:t>)]</w:t>
      </w:r>
      <w:r w:rsidR="0009622D">
        <w:rPr>
          <w:w w:val="110"/>
          <w:sz w:val="20"/>
        </w:rPr>
        <w:tab/>
      </w:r>
      <w:r w:rsidR="0009622D">
        <w:rPr>
          <w:w w:val="110"/>
          <w:sz w:val="20"/>
          <w:u w:val="single"/>
        </w:rPr>
        <w:t>2</w:t>
      </w:r>
      <w:r w:rsidR="0009622D">
        <w:rPr>
          <w:i/>
          <w:w w:val="110"/>
          <w:sz w:val="20"/>
          <w:u w:val="single"/>
        </w:rPr>
        <w:t>π</w:t>
      </w:r>
    </w:p>
    <w:p w:rsidR="00012D33" w:rsidRDefault="00F23B9E">
      <w:pPr>
        <w:tabs>
          <w:tab w:val="left" w:pos="3888"/>
          <w:tab w:val="left" w:pos="5649"/>
          <w:tab w:val="left" w:pos="6369"/>
          <w:tab w:val="left" w:pos="6779"/>
          <w:tab w:val="left" w:pos="9225"/>
        </w:tabs>
        <w:spacing w:line="271" w:lineRule="exact"/>
        <w:ind w:left="1443"/>
        <w:rPr>
          <w:sz w:val="20"/>
        </w:rPr>
      </w:pPr>
      <w:r>
        <w:rPr>
          <w:noProof/>
        </w:rPr>
        <mc:AlternateContent>
          <mc:Choice Requires="wps">
            <w:drawing>
              <wp:anchor distT="0" distB="0" distL="114300" distR="114300" simplePos="0" relativeHeight="251663360" behindDoc="1" locked="0" layoutInCell="1" allowOverlap="1" wp14:anchorId="29EE7330" wp14:editId="3BA084EE">
                <wp:simplePos x="0" y="0"/>
                <wp:positionH relativeFrom="page">
                  <wp:posOffset>1841500</wp:posOffset>
                </wp:positionH>
                <wp:positionV relativeFrom="paragraph">
                  <wp:posOffset>69215</wp:posOffset>
                </wp:positionV>
                <wp:extent cx="73660" cy="88900"/>
                <wp:effectExtent l="3175" t="3810" r="0" b="2540"/>
                <wp:wrapNone/>
                <wp:docPr id="1092" name="Text Box 1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34" w:lineRule="exact"/>
                              <w:rPr>
                                <w:rFonts w:ascii="Arial"/>
                                <w:i/>
                                <w:sz w:val="14"/>
                              </w:rPr>
                            </w:pPr>
                            <w:r>
                              <w:rPr>
                                <w:rFonts w:ascii="Arial"/>
                                <w:i/>
                                <w:w w:val="113"/>
                                <w:sz w:val="14"/>
                              </w:rPr>
                              <w:t>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E7330" id="Text Box 1081" o:spid="_x0000_s1327" type="#_x0000_t202" style="position:absolute;left:0;text-align:left;margin-left:145pt;margin-top:5.45pt;width:5.8pt;height: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" filled="f" stroked="f">
                <v:textbox inset="0,0,0,0">
                  <w:txbxContent>
                    <w:p w:rsidR="0009622D" w:rsidRDefault="0009622D">
                      <w:pPr>
                        <w:spacing w:line="134" w:lineRule="exact"/>
                        <w:rPr>
                          <w:rFonts w:ascii="Arial"/>
                          <w:i/>
                          <w:sz w:val="14"/>
                        </w:rPr>
                      </w:pPr>
                      <w:r>
                        <w:rPr>
                          <w:rFonts w:ascii="Arial"/>
                          <w:i/>
                          <w:w w:val="113"/>
                          <w:sz w:val="14"/>
                        </w:rPr>
                        <w:t>w</w:t>
                      </w:r>
                    </w:p>
                  </w:txbxContent>
                </v:textbox>
                <w10:wrap anchorx="page"/>
              </v:shape>
            </w:pict>
          </mc:Fallback>
        </mc:AlternateContent>
      </w:r>
      <w:r>
        <w:rPr>
          <w:noProof/>
        </w:rPr>
        <mc:AlternateContent>
          <mc:Choice Requires="wps">
            <w:drawing>
              <wp:anchor distT="0" distB="0" distL="114300" distR="114300" simplePos="0" relativeHeight="251664384" behindDoc="1" locked="0" layoutInCell="1" allowOverlap="1" wp14:anchorId="3BC5D1FA" wp14:editId="7732D6A5">
                <wp:simplePos x="0" y="0"/>
                <wp:positionH relativeFrom="page">
                  <wp:posOffset>2582545</wp:posOffset>
                </wp:positionH>
                <wp:positionV relativeFrom="paragraph">
                  <wp:posOffset>108585</wp:posOffset>
                </wp:positionV>
                <wp:extent cx="526415" cy="127000"/>
                <wp:effectExtent l="1270" t="0" r="0" b="1270"/>
                <wp:wrapNone/>
                <wp:docPr id="1091" name="Text Box 10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93" w:lineRule="exact"/>
                              <w:rPr>
                                <w:sz w:val="20"/>
                              </w:rPr>
                            </w:pPr>
                            <w:proofErr w:type="spellStart"/>
                            <w:r>
                              <w:rPr>
                                <w:w w:val="115"/>
                                <w:sz w:val="20"/>
                              </w:rPr>
                              <w:t>sinh</w:t>
                            </w:r>
                            <w:proofErr w:type="spellEnd"/>
                            <w:r>
                              <w:rPr>
                                <w:spacing w:val="-44"/>
                                <w:w w:val="115"/>
                                <w:sz w:val="20"/>
                              </w:rPr>
                              <w:t xml:space="preserve"> </w:t>
                            </w:r>
                            <w:r>
                              <w:rPr>
                                <w:w w:val="115"/>
                                <w:sz w:val="20"/>
                              </w:rPr>
                              <w:t>(</w:t>
                            </w:r>
                            <w:proofErr w:type="spellStart"/>
                            <w:r>
                              <w:rPr>
                                <w:i/>
                                <w:w w:val="115"/>
                                <w:sz w:val="20"/>
                              </w:rPr>
                              <w:t>κD</w:t>
                            </w:r>
                            <w:proofErr w:type="spellEnd"/>
                            <w:r>
                              <w:rPr>
                                <w:w w:val="11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C5D1FA" id="Text Box 1080" o:spid="_x0000_s1328" type="#_x0000_t202" style="position:absolute;left:0;text-align:left;margin-left:203.35pt;margin-top:8.55pt;width:41.45pt;height:10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" filled="f" stroked="f">
                <v:textbox inset="0,0,0,0">
                  <w:txbxContent>
                    <w:p w:rsidR="0009622D" w:rsidRDefault="0009622D">
                      <w:pPr>
                        <w:spacing w:line="193" w:lineRule="exact"/>
                        <w:rPr>
                          <w:sz w:val="20"/>
                        </w:rPr>
                      </w:pPr>
                      <w:proofErr w:type="spellStart"/>
                      <w:r>
                        <w:rPr>
                          <w:w w:val="115"/>
                          <w:sz w:val="20"/>
                        </w:rPr>
                        <w:t>sinh</w:t>
                      </w:r>
                      <w:proofErr w:type="spellEnd"/>
                      <w:r>
                        <w:rPr>
                          <w:spacing w:val="-44"/>
                          <w:w w:val="115"/>
                          <w:sz w:val="20"/>
                        </w:rPr>
                        <w:t xml:space="preserve"> </w:t>
                      </w:r>
                      <w:r>
                        <w:rPr>
                          <w:w w:val="115"/>
                          <w:sz w:val="20"/>
                        </w:rPr>
                        <w:t>(</w:t>
                      </w:r>
                      <w:proofErr w:type="spellStart"/>
                      <w:r>
                        <w:rPr>
                          <w:i/>
                          <w:w w:val="115"/>
                          <w:sz w:val="20"/>
                        </w:rPr>
                        <w:t>κD</w:t>
                      </w:r>
                      <w:proofErr w:type="spellEnd"/>
                      <w:r>
                        <w:rPr>
                          <w:w w:val="115"/>
                          <w:sz w:val="20"/>
                        </w:rPr>
                        <w:t>)</w:t>
                      </w:r>
                    </w:p>
                  </w:txbxContent>
                </v:textbox>
                <w10:wrap anchorx="page"/>
              </v:shape>
            </w:pict>
          </mc:Fallback>
        </mc:AlternateContent>
      </w:r>
      <w:r>
        <w:rPr>
          <w:noProof/>
        </w:rPr>
        <mc:AlternateContent>
          <mc:Choice Requires="wps">
            <w:drawing>
              <wp:anchor distT="0" distB="0" distL="114300" distR="114300" simplePos="0" relativeHeight="251665408" behindDoc="1" locked="0" layoutInCell="1" allowOverlap="1" wp14:anchorId="2F153FFC" wp14:editId="0066012F">
                <wp:simplePos x="0" y="0"/>
                <wp:positionH relativeFrom="page">
                  <wp:posOffset>4716780</wp:posOffset>
                </wp:positionH>
                <wp:positionV relativeFrom="paragraph">
                  <wp:posOffset>108585</wp:posOffset>
                </wp:positionV>
                <wp:extent cx="74295" cy="127000"/>
                <wp:effectExtent l="1905" t="0" r="0" b="1270"/>
                <wp:wrapNone/>
                <wp:docPr id="1090" name="Text Box 10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93" w:lineRule="exact"/>
                              <w:rPr>
                                <w:i/>
                                <w:sz w:val="20"/>
                              </w:rPr>
                            </w:pPr>
                            <w:r>
                              <w:rPr>
                                <w:i/>
                                <w:w w:val="104"/>
                                <w:sz w:val="20"/>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153FFC" id="Text Box 1079" o:spid="_x0000_s1329" type="#_x0000_t202" style="position:absolute;left:0;text-align:left;margin-left:371.4pt;margin-top:8.55pt;width:5.85pt;height:10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" filled="f" stroked="f">
                <v:textbox inset="0,0,0,0">
                  <w:txbxContent>
                    <w:p w:rsidR="0009622D" w:rsidRDefault="0009622D">
                      <w:pPr>
                        <w:spacing w:line="193" w:lineRule="exact"/>
                        <w:rPr>
                          <w:i/>
                          <w:sz w:val="20"/>
                        </w:rPr>
                      </w:pPr>
                      <w:r>
                        <w:rPr>
                          <w:i/>
                          <w:w w:val="104"/>
                          <w:sz w:val="20"/>
                        </w:rPr>
                        <w:t>T</w:t>
                      </w:r>
                    </w:p>
                  </w:txbxContent>
                </v:textbox>
                <w10:wrap anchorx="page"/>
              </v:shape>
            </w:pict>
          </mc:Fallback>
        </mc:AlternateContent>
      </w:r>
      <w:proofErr w:type="gramStart"/>
      <w:r w:rsidR="0009622D">
        <w:rPr>
          <w:i/>
          <w:w w:val="110"/>
          <w:sz w:val="20"/>
        </w:rPr>
        <w:t xml:space="preserve">U  </w:t>
      </w:r>
      <w:r w:rsidR="0009622D">
        <w:rPr>
          <w:spacing w:val="2"/>
          <w:w w:val="110"/>
          <w:sz w:val="20"/>
        </w:rPr>
        <w:t>(</w:t>
      </w:r>
      <w:proofErr w:type="gramEnd"/>
      <w:r w:rsidR="0009622D">
        <w:rPr>
          <w:i/>
          <w:spacing w:val="2"/>
          <w:w w:val="110"/>
          <w:sz w:val="20"/>
        </w:rPr>
        <w:t>z</w:t>
      </w:r>
      <w:r w:rsidR="0009622D">
        <w:rPr>
          <w:spacing w:val="2"/>
          <w:w w:val="110"/>
          <w:sz w:val="20"/>
        </w:rPr>
        <w:t>)</w:t>
      </w:r>
      <w:r w:rsidR="0009622D">
        <w:rPr>
          <w:spacing w:val="14"/>
          <w:w w:val="110"/>
          <w:sz w:val="20"/>
        </w:rPr>
        <w:t xml:space="preserve"> </w:t>
      </w:r>
      <w:r w:rsidR="0009622D">
        <w:rPr>
          <w:w w:val="110"/>
          <w:sz w:val="20"/>
        </w:rPr>
        <w:t>=</w:t>
      </w:r>
      <w:r w:rsidR="0009622D">
        <w:rPr>
          <w:spacing w:val="-2"/>
          <w:w w:val="110"/>
          <w:sz w:val="20"/>
        </w:rPr>
        <w:t xml:space="preserve"> </w:t>
      </w:r>
      <w:proofErr w:type="spellStart"/>
      <w:r w:rsidR="0009622D">
        <w:rPr>
          <w:i/>
          <w:w w:val="110"/>
          <w:sz w:val="20"/>
        </w:rPr>
        <w:t>aω</w:t>
      </w:r>
      <w:proofErr w:type="spellEnd"/>
      <w:r w:rsidR="0009622D">
        <w:rPr>
          <w:i/>
          <w:w w:val="110"/>
          <w:sz w:val="20"/>
        </w:rPr>
        <w:tab/>
      </w:r>
      <w:proofErr w:type="spellStart"/>
      <w:r w:rsidR="0009622D">
        <w:rPr>
          <w:w w:val="110"/>
          <w:sz w:val="20"/>
        </w:rPr>
        <w:t>cosh</w:t>
      </w:r>
      <w:proofErr w:type="spellEnd"/>
      <w:r w:rsidR="0009622D">
        <w:rPr>
          <w:spacing w:val="-26"/>
          <w:w w:val="110"/>
          <w:sz w:val="20"/>
        </w:rPr>
        <w:t xml:space="preserve"> </w:t>
      </w:r>
      <w:r w:rsidR="0009622D">
        <w:rPr>
          <w:w w:val="110"/>
          <w:sz w:val="20"/>
        </w:rPr>
        <w:t>(</w:t>
      </w:r>
      <w:proofErr w:type="spellStart"/>
      <w:r w:rsidR="0009622D">
        <w:rPr>
          <w:i/>
          <w:w w:val="110"/>
          <w:sz w:val="20"/>
        </w:rPr>
        <w:t>κx</w:t>
      </w:r>
      <w:proofErr w:type="spellEnd"/>
      <w:r w:rsidR="0009622D">
        <w:rPr>
          <w:i/>
          <w:spacing w:val="-17"/>
          <w:w w:val="110"/>
          <w:sz w:val="20"/>
        </w:rPr>
        <w:t xml:space="preserve"> </w:t>
      </w:r>
      <w:r w:rsidR="0009622D">
        <w:rPr>
          <w:rFonts w:ascii="Meiryo" w:hAnsi="Meiryo"/>
          <w:i/>
          <w:w w:val="110"/>
          <w:sz w:val="20"/>
        </w:rPr>
        <w:t>−</w:t>
      </w:r>
      <w:r w:rsidR="0009622D">
        <w:rPr>
          <w:rFonts w:ascii="Meiryo" w:hAnsi="Meiryo"/>
          <w:i/>
          <w:spacing w:val="-37"/>
          <w:w w:val="110"/>
          <w:sz w:val="20"/>
        </w:rPr>
        <w:t xml:space="preserve"> </w:t>
      </w:r>
      <w:proofErr w:type="spellStart"/>
      <w:r w:rsidR="0009622D">
        <w:rPr>
          <w:i/>
          <w:spacing w:val="2"/>
          <w:w w:val="110"/>
          <w:sz w:val="20"/>
        </w:rPr>
        <w:t>ωt</w:t>
      </w:r>
      <w:proofErr w:type="spellEnd"/>
      <w:r w:rsidR="0009622D">
        <w:rPr>
          <w:spacing w:val="2"/>
          <w:w w:val="110"/>
          <w:sz w:val="20"/>
        </w:rPr>
        <w:t>)</w:t>
      </w:r>
      <w:r w:rsidR="0009622D">
        <w:rPr>
          <w:spacing w:val="-26"/>
          <w:w w:val="110"/>
          <w:sz w:val="20"/>
        </w:rPr>
        <w:t xml:space="preserve"> </w:t>
      </w:r>
      <w:r w:rsidR="0009622D">
        <w:rPr>
          <w:w w:val="110"/>
          <w:sz w:val="20"/>
        </w:rPr>
        <w:t>;</w:t>
      </w:r>
      <w:r w:rsidR="0009622D">
        <w:rPr>
          <w:w w:val="110"/>
          <w:sz w:val="20"/>
        </w:rPr>
        <w:tab/>
      </w:r>
      <w:r w:rsidR="0009622D">
        <w:rPr>
          <w:i/>
          <w:w w:val="110"/>
          <w:sz w:val="20"/>
        </w:rPr>
        <w:t>ω</w:t>
      </w:r>
      <w:r w:rsidR="0009622D">
        <w:rPr>
          <w:i/>
          <w:spacing w:val="6"/>
          <w:w w:val="110"/>
          <w:sz w:val="20"/>
        </w:rPr>
        <w:t xml:space="preserve"> </w:t>
      </w:r>
      <w:r w:rsidR="0009622D">
        <w:rPr>
          <w:w w:val="110"/>
          <w:sz w:val="20"/>
        </w:rPr>
        <w:t>=</w:t>
      </w:r>
      <w:r w:rsidR="0009622D">
        <w:rPr>
          <w:w w:val="110"/>
          <w:sz w:val="20"/>
        </w:rPr>
        <w:tab/>
        <w:t>=</w:t>
      </w:r>
      <w:r w:rsidR="0009622D">
        <w:rPr>
          <w:w w:val="110"/>
          <w:sz w:val="20"/>
        </w:rPr>
        <w:tab/>
      </w:r>
      <w:proofErr w:type="spellStart"/>
      <w:r w:rsidR="0009622D">
        <w:rPr>
          <w:i/>
          <w:spacing w:val="3"/>
          <w:w w:val="110"/>
          <w:sz w:val="20"/>
        </w:rPr>
        <w:t>gκ</w:t>
      </w:r>
      <w:proofErr w:type="spellEnd"/>
      <w:r w:rsidR="0009622D">
        <w:rPr>
          <w:i/>
          <w:spacing w:val="3"/>
          <w:w w:val="110"/>
          <w:sz w:val="20"/>
        </w:rPr>
        <w:t xml:space="preserve"> </w:t>
      </w:r>
      <w:r w:rsidR="0009622D">
        <w:rPr>
          <w:w w:val="110"/>
          <w:sz w:val="20"/>
        </w:rPr>
        <w:t>tanh</w:t>
      </w:r>
      <w:r w:rsidR="0009622D">
        <w:rPr>
          <w:spacing w:val="-41"/>
          <w:w w:val="110"/>
          <w:sz w:val="20"/>
        </w:rPr>
        <w:t xml:space="preserve"> </w:t>
      </w:r>
      <w:r w:rsidR="0009622D">
        <w:rPr>
          <w:w w:val="110"/>
          <w:sz w:val="20"/>
        </w:rPr>
        <w:t>(</w:t>
      </w:r>
      <w:proofErr w:type="spellStart"/>
      <w:r w:rsidR="0009622D">
        <w:rPr>
          <w:i/>
          <w:w w:val="110"/>
          <w:sz w:val="20"/>
        </w:rPr>
        <w:t>κD</w:t>
      </w:r>
      <w:proofErr w:type="spellEnd"/>
      <w:r w:rsidR="0009622D">
        <w:rPr>
          <w:w w:val="110"/>
          <w:sz w:val="20"/>
        </w:rPr>
        <w:t xml:space="preserve">)  </w:t>
      </w:r>
      <w:r w:rsidR="0009622D">
        <w:rPr>
          <w:spacing w:val="53"/>
          <w:w w:val="110"/>
          <w:sz w:val="20"/>
        </w:rPr>
        <w:t xml:space="preserve"> </w:t>
      </w:r>
      <w:r w:rsidR="0009622D">
        <w:rPr>
          <w:i/>
          <w:w w:val="110"/>
          <w:sz w:val="20"/>
        </w:rPr>
        <w:t>,</w:t>
      </w:r>
      <w:r w:rsidR="0009622D">
        <w:rPr>
          <w:i/>
          <w:w w:val="110"/>
          <w:sz w:val="20"/>
        </w:rPr>
        <w:tab/>
      </w:r>
      <w:r w:rsidR="0009622D">
        <w:rPr>
          <w:w w:val="110"/>
          <w:sz w:val="20"/>
        </w:rPr>
        <w:t>(5)</w:t>
      </w:r>
    </w:p>
    <w:p w:rsidR="00012D33" w:rsidRDefault="00012D33">
      <w:pPr>
        <w:pStyle w:val="BodyText"/>
        <w:rPr>
          <w:sz w:val="13"/>
        </w:rPr>
      </w:pPr>
    </w:p>
    <w:p w:rsidR="00012D33" w:rsidRDefault="0009622D">
      <w:pPr>
        <w:pStyle w:val="BodyText"/>
        <w:spacing w:before="63" w:line="273" w:lineRule="auto"/>
        <w:ind w:left="120" w:right="117"/>
        <w:jc w:val="both"/>
      </w:pPr>
      <w:r>
        <w:rPr>
          <w:w w:val="105"/>
        </w:rPr>
        <w:t xml:space="preserve">where </w:t>
      </w:r>
      <w:r>
        <w:rPr>
          <w:i/>
          <w:w w:val="105"/>
        </w:rPr>
        <w:t xml:space="preserve">ω </w:t>
      </w:r>
      <w:r>
        <w:rPr>
          <w:w w:val="105"/>
        </w:rPr>
        <w:t xml:space="preserve">is the circular frequency, </w:t>
      </w:r>
      <w:r>
        <w:rPr>
          <w:i/>
          <w:w w:val="105"/>
        </w:rPr>
        <w:t xml:space="preserve">T </w:t>
      </w:r>
      <w:r>
        <w:rPr>
          <w:w w:val="105"/>
        </w:rPr>
        <w:t xml:space="preserve">is the </w:t>
      </w:r>
      <w:r>
        <w:rPr>
          <w:spacing w:val="-5"/>
          <w:w w:val="105"/>
        </w:rPr>
        <w:t xml:space="preserve">wave </w:t>
      </w:r>
      <w:r>
        <w:rPr>
          <w:w w:val="105"/>
        </w:rPr>
        <w:t xml:space="preserve">period, </w:t>
      </w:r>
      <w:r>
        <w:rPr>
          <w:i/>
          <w:w w:val="105"/>
        </w:rPr>
        <w:t xml:space="preserve">a </w:t>
      </w:r>
      <w:r>
        <w:rPr>
          <w:w w:val="105"/>
        </w:rPr>
        <w:t xml:space="preserve">is the </w:t>
      </w:r>
      <w:r>
        <w:rPr>
          <w:spacing w:val="-5"/>
          <w:w w:val="105"/>
        </w:rPr>
        <w:t xml:space="preserve">wave </w:t>
      </w:r>
      <w:r>
        <w:rPr>
          <w:w w:val="105"/>
        </w:rPr>
        <w:t xml:space="preserve">amplitude (half of the significant </w:t>
      </w:r>
      <w:r>
        <w:rPr>
          <w:spacing w:val="-5"/>
          <w:w w:val="105"/>
        </w:rPr>
        <w:t xml:space="preserve">wave </w:t>
      </w:r>
      <w:r>
        <w:rPr>
          <w:w w:val="105"/>
        </w:rPr>
        <w:t xml:space="preserve">height), </w:t>
      </w:r>
      <w:r>
        <w:rPr>
          <w:i/>
          <w:w w:val="105"/>
        </w:rPr>
        <w:t xml:space="preserve">D </w:t>
      </w:r>
      <w:r>
        <w:rPr>
          <w:w w:val="105"/>
        </w:rPr>
        <w:t xml:space="preserve">is the total water depth, </w:t>
      </w:r>
      <w:r>
        <w:rPr>
          <w:i/>
          <w:w w:val="105"/>
        </w:rPr>
        <w:t xml:space="preserve">g </w:t>
      </w:r>
      <w:r>
        <w:rPr>
          <w:w w:val="105"/>
        </w:rPr>
        <w:t xml:space="preserve">is the acceleration of </w:t>
      </w:r>
      <w:r>
        <w:rPr>
          <w:spacing w:val="-4"/>
          <w:w w:val="105"/>
        </w:rPr>
        <w:t xml:space="preserve">gravity, </w:t>
      </w:r>
      <w:r>
        <w:rPr>
          <w:w w:val="105"/>
        </w:rPr>
        <w:t xml:space="preserve">and </w:t>
      </w:r>
      <w:r>
        <w:rPr>
          <w:i/>
          <w:w w:val="105"/>
        </w:rPr>
        <w:t xml:space="preserve">κ </w:t>
      </w:r>
      <w:r>
        <w:rPr>
          <w:w w:val="105"/>
        </w:rPr>
        <w:t xml:space="preserve">is the </w:t>
      </w:r>
      <w:r>
        <w:rPr>
          <w:spacing w:val="-5"/>
          <w:w w:val="105"/>
        </w:rPr>
        <w:t xml:space="preserve">wave </w:t>
      </w:r>
      <w:r>
        <w:rPr>
          <w:w w:val="105"/>
        </w:rPr>
        <w:t xml:space="preserve">number numerically computed from the dispersion relationship given as the last expression in Equation </w:t>
      </w:r>
      <w:hyperlink w:anchor="_bookmark17" w:history="1">
        <w:r>
          <w:rPr>
            <w:w w:val="105"/>
          </w:rPr>
          <w:t>5.</w:t>
        </w:r>
      </w:hyperlink>
      <w:r>
        <w:rPr>
          <w:w w:val="105"/>
        </w:rPr>
        <w:t xml:space="preserve">  Note that the </w:t>
      </w:r>
      <w:r>
        <w:rPr>
          <w:spacing w:val="50"/>
          <w:w w:val="105"/>
        </w:rPr>
        <w:t xml:space="preserve"> </w:t>
      </w:r>
      <w:r>
        <w:rPr>
          <w:w w:val="105"/>
        </w:rPr>
        <w:t>horizontal</w:t>
      </w:r>
    </w:p>
    <w:p w:rsidR="00012D33" w:rsidRDefault="0009622D">
      <w:pPr>
        <w:pStyle w:val="BodyText"/>
        <w:spacing w:line="271" w:lineRule="exact"/>
        <w:ind w:left="120"/>
        <w:jc w:val="both"/>
      </w:pPr>
      <w:r>
        <w:rPr>
          <w:w w:val="110"/>
        </w:rPr>
        <w:t xml:space="preserve">particle velocity varies in time and space (by the </w:t>
      </w:r>
      <w:proofErr w:type="spellStart"/>
      <w:r>
        <w:rPr>
          <w:i/>
          <w:w w:val="110"/>
        </w:rPr>
        <w:t>κx</w:t>
      </w:r>
      <w:proofErr w:type="spellEnd"/>
      <w:r>
        <w:rPr>
          <w:i/>
          <w:w w:val="110"/>
        </w:rPr>
        <w:t xml:space="preserve"> </w:t>
      </w:r>
      <w:r>
        <w:rPr>
          <w:rFonts w:ascii="Meiryo" w:hAnsi="Meiryo"/>
          <w:i/>
          <w:w w:val="110"/>
        </w:rPr>
        <w:t xml:space="preserve">− </w:t>
      </w:r>
      <w:proofErr w:type="spellStart"/>
      <w:r>
        <w:rPr>
          <w:i/>
          <w:w w:val="110"/>
        </w:rPr>
        <w:t>ωt</w:t>
      </w:r>
      <w:proofErr w:type="spellEnd"/>
      <w:r>
        <w:rPr>
          <w:w w:val="110"/>
        </w:rPr>
        <w:t>) term. Thus, the individual particles in the wave</w:t>
      </w:r>
    </w:p>
    <w:p w:rsidR="00012D33" w:rsidRDefault="0009622D">
      <w:pPr>
        <w:pStyle w:val="BodyText"/>
        <w:spacing w:line="224" w:lineRule="exact"/>
        <w:ind w:left="120"/>
        <w:jc w:val="both"/>
      </w:pPr>
      <w:r>
        <w:rPr>
          <w:w w:val="110"/>
        </w:rPr>
        <w:t>are also accelerating at different rates,</w:t>
      </w:r>
    </w:p>
    <w:p w:rsidR="00012D33" w:rsidRDefault="00012D33">
      <w:pPr>
        <w:pStyle w:val="BodyText"/>
        <w:spacing w:before="7"/>
        <w:rPr>
          <w:sz w:val="11"/>
        </w:rPr>
      </w:pPr>
    </w:p>
    <w:p w:rsidR="00012D33" w:rsidRDefault="00012D33">
      <w:pPr>
        <w:rPr>
          <w:sz w:val="11"/>
        </w:rPr>
        <w:sectPr w:rsidR="00012D33">
          <w:type w:val="continuous"/>
          <w:pgSz w:w="12240" w:h="15840"/>
          <w:pgMar w:top="1500" w:right="1320" w:bottom="980" w:left="1320" w:header="720" w:footer="720" w:gutter="0"/>
          <w:cols w:space="720"/>
        </w:sectPr>
      </w:pPr>
    </w:p>
    <w:p w:rsidR="00012D33" w:rsidRDefault="0009622D">
      <w:pPr>
        <w:spacing w:before="148"/>
        <w:jc w:val="right"/>
        <w:rPr>
          <w:rFonts w:ascii="Arial" w:hAnsi="Arial"/>
          <w:i/>
          <w:sz w:val="14"/>
        </w:rPr>
      </w:pPr>
      <w:r>
        <w:rPr>
          <w:i/>
          <w:position w:val="-4"/>
          <w:sz w:val="20"/>
        </w:rPr>
        <w:t>U</w:t>
      </w:r>
      <w:r>
        <w:rPr>
          <w:sz w:val="20"/>
        </w:rPr>
        <w:t xml:space="preserve">˙ </w:t>
      </w:r>
      <w:r>
        <w:rPr>
          <w:rFonts w:ascii="Arial" w:hAnsi="Arial"/>
          <w:i/>
          <w:position w:val="-7"/>
          <w:sz w:val="14"/>
        </w:rPr>
        <w:t>w</w:t>
      </w:r>
    </w:p>
    <w:p w:rsidR="00012D33" w:rsidRDefault="0009622D">
      <w:pPr>
        <w:tabs>
          <w:tab w:val="left" w:pos="3180"/>
          <w:tab w:val="left" w:pos="3693"/>
          <w:tab w:val="left" w:pos="6154"/>
        </w:tabs>
        <w:spacing w:before="145" w:line="141" w:lineRule="auto"/>
        <w:ind w:left="1101" w:right="117" w:hanging="1128"/>
        <w:rPr>
          <w:sz w:val="20"/>
        </w:rPr>
      </w:pPr>
      <w:r>
        <w:br w:type="column"/>
      </w:r>
      <w:r>
        <w:rPr>
          <w:spacing w:val="2"/>
          <w:w w:val="115"/>
          <w:sz w:val="20"/>
        </w:rPr>
        <w:t>(</w:t>
      </w:r>
      <w:r>
        <w:rPr>
          <w:i/>
          <w:spacing w:val="2"/>
          <w:w w:val="115"/>
          <w:sz w:val="20"/>
        </w:rPr>
        <w:t>z</w:t>
      </w:r>
      <w:r>
        <w:rPr>
          <w:spacing w:val="2"/>
          <w:w w:val="115"/>
          <w:sz w:val="20"/>
        </w:rPr>
        <w:t>)</w:t>
      </w:r>
      <w:r>
        <w:rPr>
          <w:spacing w:val="-10"/>
          <w:w w:val="115"/>
          <w:sz w:val="20"/>
        </w:rPr>
        <w:t xml:space="preserve"> </w:t>
      </w:r>
      <w:r>
        <w:rPr>
          <w:w w:val="115"/>
          <w:sz w:val="20"/>
        </w:rPr>
        <w:t>=</w:t>
      </w:r>
      <w:r>
        <w:rPr>
          <w:spacing w:val="-10"/>
          <w:w w:val="115"/>
          <w:sz w:val="20"/>
        </w:rPr>
        <w:t xml:space="preserve"> </w:t>
      </w:r>
      <w:proofErr w:type="spellStart"/>
      <w:r>
        <w:rPr>
          <w:i/>
          <w:spacing w:val="2"/>
          <w:w w:val="115"/>
          <w:sz w:val="20"/>
        </w:rPr>
        <w:t>aω</w:t>
      </w:r>
      <w:proofErr w:type="spellEnd"/>
      <w:r>
        <w:rPr>
          <w:spacing w:val="2"/>
          <w:w w:val="115"/>
          <w:position w:val="8"/>
          <w:sz w:val="14"/>
        </w:rPr>
        <w:t>2</w:t>
      </w:r>
      <w:r>
        <w:rPr>
          <w:spacing w:val="-12"/>
          <w:w w:val="115"/>
          <w:position w:val="8"/>
          <w:sz w:val="14"/>
        </w:rPr>
        <w:t xml:space="preserve"> </w:t>
      </w:r>
      <w:proofErr w:type="spellStart"/>
      <w:r>
        <w:rPr>
          <w:w w:val="115"/>
          <w:position w:val="13"/>
          <w:sz w:val="20"/>
          <w:u w:val="single"/>
        </w:rPr>
        <w:t>cosh</w:t>
      </w:r>
      <w:proofErr w:type="spellEnd"/>
      <w:r>
        <w:rPr>
          <w:spacing w:val="-29"/>
          <w:w w:val="115"/>
          <w:position w:val="13"/>
          <w:sz w:val="20"/>
          <w:u w:val="single"/>
        </w:rPr>
        <w:t xml:space="preserve"> </w:t>
      </w:r>
      <w:r>
        <w:rPr>
          <w:w w:val="115"/>
          <w:position w:val="13"/>
          <w:sz w:val="20"/>
          <w:u w:val="single"/>
        </w:rPr>
        <w:t>[</w:t>
      </w:r>
      <w:r>
        <w:rPr>
          <w:i/>
          <w:w w:val="115"/>
          <w:position w:val="13"/>
          <w:sz w:val="20"/>
          <w:u w:val="single"/>
        </w:rPr>
        <w:t>κ</w:t>
      </w:r>
      <w:r>
        <w:rPr>
          <w:i/>
          <w:spacing w:val="-29"/>
          <w:w w:val="115"/>
          <w:position w:val="13"/>
          <w:sz w:val="20"/>
          <w:u w:val="single"/>
        </w:rPr>
        <w:t xml:space="preserve"> </w:t>
      </w:r>
      <w:r>
        <w:rPr>
          <w:w w:val="115"/>
          <w:position w:val="13"/>
          <w:sz w:val="20"/>
          <w:u w:val="single"/>
        </w:rPr>
        <w:t>(</w:t>
      </w:r>
      <w:r>
        <w:rPr>
          <w:i/>
          <w:w w:val="115"/>
          <w:position w:val="13"/>
          <w:sz w:val="20"/>
          <w:u w:val="single"/>
        </w:rPr>
        <w:t>z</w:t>
      </w:r>
      <w:r>
        <w:rPr>
          <w:i/>
          <w:spacing w:val="-12"/>
          <w:w w:val="115"/>
          <w:position w:val="13"/>
          <w:sz w:val="20"/>
          <w:u w:val="single"/>
        </w:rPr>
        <w:t xml:space="preserve"> </w:t>
      </w:r>
      <w:r>
        <w:rPr>
          <w:w w:val="115"/>
          <w:position w:val="13"/>
          <w:sz w:val="20"/>
          <w:u w:val="single"/>
        </w:rPr>
        <w:t>+</w:t>
      </w:r>
      <w:r>
        <w:rPr>
          <w:spacing w:val="-20"/>
          <w:w w:val="115"/>
          <w:position w:val="13"/>
          <w:sz w:val="20"/>
          <w:u w:val="single"/>
        </w:rPr>
        <w:t xml:space="preserve"> </w:t>
      </w:r>
      <w:r>
        <w:rPr>
          <w:i/>
          <w:w w:val="115"/>
          <w:position w:val="13"/>
          <w:sz w:val="20"/>
          <w:u w:val="single"/>
        </w:rPr>
        <w:t>D</w:t>
      </w:r>
      <w:r>
        <w:rPr>
          <w:w w:val="115"/>
          <w:position w:val="13"/>
          <w:sz w:val="20"/>
          <w:u w:val="single"/>
        </w:rPr>
        <w:t>)]</w:t>
      </w:r>
      <w:r>
        <w:rPr>
          <w:spacing w:val="-9"/>
          <w:w w:val="115"/>
          <w:position w:val="13"/>
          <w:sz w:val="20"/>
          <w:u w:val="single"/>
        </w:rPr>
        <w:t xml:space="preserve"> </w:t>
      </w:r>
      <w:proofErr w:type="spellStart"/>
      <w:r>
        <w:rPr>
          <w:w w:val="115"/>
          <w:sz w:val="20"/>
        </w:rPr>
        <w:t>sinh</w:t>
      </w:r>
      <w:proofErr w:type="spellEnd"/>
      <w:r>
        <w:rPr>
          <w:spacing w:val="-29"/>
          <w:w w:val="115"/>
          <w:sz w:val="20"/>
        </w:rPr>
        <w:t xml:space="preserve"> </w:t>
      </w:r>
      <w:r>
        <w:rPr>
          <w:w w:val="115"/>
          <w:sz w:val="20"/>
        </w:rPr>
        <w:t>(</w:t>
      </w:r>
      <w:proofErr w:type="spellStart"/>
      <w:r>
        <w:rPr>
          <w:i/>
          <w:w w:val="115"/>
          <w:sz w:val="20"/>
        </w:rPr>
        <w:t>κx</w:t>
      </w:r>
      <w:proofErr w:type="spellEnd"/>
      <w:r>
        <w:rPr>
          <w:i/>
          <w:w w:val="115"/>
          <w:sz w:val="20"/>
        </w:rPr>
        <w:tab/>
      </w:r>
      <w:proofErr w:type="spellStart"/>
      <w:r>
        <w:rPr>
          <w:i/>
          <w:spacing w:val="2"/>
          <w:w w:val="115"/>
          <w:sz w:val="20"/>
        </w:rPr>
        <w:t>ωt</w:t>
      </w:r>
      <w:proofErr w:type="spellEnd"/>
      <w:r>
        <w:rPr>
          <w:spacing w:val="2"/>
          <w:w w:val="115"/>
          <w:sz w:val="20"/>
        </w:rPr>
        <w:t>)</w:t>
      </w:r>
      <w:r>
        <w:rPr>
          <w:spacing w:val="2"/>
          <w:w w:val="115"/>
          <w:sz w:val="20"/>
        </w:rPr>
        <w:tab/>
      </w:r>
      <w:r>
        <w:rPr>
          <w:i/>
          <w:w w:val="115"/>
          <w:sz w:val="20"/>
        </w:rPr>
        <w:t>.</w:t>
      </w:r>
      <w:r>
        <w:rPr>
          <w:i/>
          <w:w w:val="115"/>
          <w:sz w:val="20"/>
        </w:rPr>
        <w:tab/>
      </w:r>
      <w:r>
        <w:rPr>
          <w:w w:val="105"/>
          <w:sz w:val="20"/>
        </w:rPr>
        <w:t xml:space="preserve">(6) </w:t>
      </w:r>
      <w:proofErr w:type="spellStart"/>
      <w:r>
        <w:rPr>
          <w:w w:val="115"/>
          <w:sz w:val="20"/>
        </w:rPr>
        <w:t>sinh</w:t>
      </w:r>
      <w:proofErr w:type="spellEnd"/>
      <w:r>
        <w:rPr>
          <w:spacing w:val="-44"/>
          <w:w w:val="115"/>
          <w:sz w:val="20"/>
        </w:rPr>
        <w:t xml:space="preserve"> </w:t>
      </w:r>
      <w:r>
        <w:rPr>
          <w:w w:val="115"/>
          <w:sz w:val="20"/>
        </w:rPr>
        <w:t>(</w:t>
      </w:r>
      <w:proofErr w:type="spellStart"/>
      <w:r>
        <w:rPr>
          <w:i/>
          <w:w w:val="115"/>
          <w:sz w:val="20"/>
        </w:rPr>
        <w:t>κD</w:t>
      </w:r>
      <w:proofErr w:type="spellEnd"/>
      <w:r>
        <w:rPr>
          <w:w w:val="115"/>
          <w:sz w:val="20"/>
        </w:rPr>
        <w:t>)</w:t>
      </w:r>
    </w:p>
    <w:p w:rsidR="00012D33" w:rsidRDefault="00012D33">
      <w:pPr>
        <w:spacing w:line="141" w:lineRule="auto"/>
        <w:rPr>
          <w:sz w:val="20"/>
        </w:rPr>
        <w:sectPr w:rsidR="00012D33">
          <w:type w:val="continuous"/>
          <w:pgSz w:w="12240" w:h="15840"/>
          <w:pgMar w:top="1500" w:right="1320" w:bottom="980" w:left="1320" w:header="720" w:footer="720" w:gutter="0"/>
          <w:cols w:num="2" w:space="720" w:equalWidth="0">
            <w:col w:w="3032" w:space="40"/>
            <w:col w:w="6528"/>
          </w:cols>
        </w:sectPr>
      </w:pPr>
    </w:p>
    <w:p w:rsidR="00012D33" w:rsidRDefault="00012D33">
      <w:pPr>
        <w:pStyle w:val="BodyText"/>
        <w:spacing w:before="2"/>
        <w:rPr>
          <w:sz w:val="13"/>
        </w:rPr>
      </w:pPr>
    </w:p>
    <w:p w:rsidR="00012D33" w:rsidRDefault="00F23B9E">
      <w:pPr>
        <w:pStyle w:val="BodyText"/>
        <w:spacing w:before="62" w:line="273" w:lineRule="auto"/>
        <w:ind w:left="120"/>
      </w:pPr>
      <w:r>
        <w:rPr>
          <w:noProof/>
        </w:rPr>
        <mc:AlternateContent>
          <mc:Choice Requires="wps">
            <w:drawing>
              <wp:anchor distT="0" distB="0" distL="114300" distR="114300" simplePos="0" relativeHeight="251666432" behindDoc="1" locked="0" layoutInCell="1" allowOverlap="1" wp14:anchorId="5D446A0E" wp14:editId="19F9E837">
                <wp:simplePos x="0" y="0"/>
                <wp:positionH relativeFrom="page">
                  <wp:posOffset>4681855</wp:posOffset>
                </wp:positionH>
                <wp:positionV relativeFrom="paragraph">
                  <wp:posOffset>-297815</wp:posOffset>
                </wp:positionV>
                <wp:extent cx="98425" cy="219710"/>
                <wp:effectExtent l="0" t="0" r="1270" b="1905"/>
                <wp:wrapNone/>
                <wp:docPr id="1089" name="Text Box 10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242" w:lineRule="exact"/>
                              <w:rPr>
                                <w:rFonts w:ascii="Meiryo" w:hAnsi="Meiryo"/>
                                <w:i/>
                                <w:sz w:val="20"/>
                              </w:rPr>
                            </w:pPr>
                            <w:r>
                              <w:rPr>
                                <w:rFonts w:ascii="Meiryo" w:hAnsi="Meiryo"/>
                                <w:i/>
                                <w:w w:val="9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446A0E" id="Text Box 1078" o:spid="_x0000_s1330" type="#_x0000_t202" style="position:absolute;left:0;text-align:left;margin-left:368.65pt;margin-top:-23.45pt;width:7.75pt;height:17.3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" filled="f" stroked="f">
                <v:textbox inset="0,0,0,0">
                  <w:txbxContent>
                    <w:p w:rsidR="0009622D" w:rsidRDefault="0009622D">
                      <w:pPr>
                        <w:spacing w:line="242" w:lineRule="exact"/>
                        <w:rPr>
                          <w:rFonts w:ascii="Meiryo" w:hAnsi="Meiryo"/>
                          <w:i/>
                          <w:sz w:val="20"/>
                        </w:rPr>
                      </w:pPr>
                      <w:r>
                        <w:rPr>
                          <w:rFonts w:ascii="Meiryo" w:hAnsi="Meiryo"/>
                          <w:i/>
                          <w:w w:val="96"/>
                          <w:sz w:val="20"/>
                        </w:rPr>
                        <w:t>−</w:t>
                      </w:r>
                    </w:p>
                  </w:txbxContent>
                </v:textbox>
                <w10:wrap anchorx="page"/>
              </v:shape>
            </w:pict>
          </mc:Fallback>
        </mc:AlternateContent>
      </w:r>
      <w:r w:rsidR="0009622D">
        <w:rPr>
          <w:w w:val="110"/>
        </w:rPr>
        <w:t xml:space="preserve">For simplicity, </w:t>
      </w:r>
      <w:proofErr w:type="spellStart"/>
      <w:r w:rsidR="0009622D">
        <w:rPr>
          <w:rFonts w:ascii="Arial"/>
          <w:i/>
          <w:w w:val="110"/>
        </w:rPr>
        <w:t>FloatingSE</w:t>
      </w:r>
      <w:proofErr w:type="spellEnd"/>
      <w:r w:rsidR="0009622D">
        <w:rPr>
          <w:rFonts w:ascii="Arial"/>
          <w:i/>
          <w:w w:val="110"/>
        </w:rPr>
        <w:t xml:space="preserve"> </w:t>
      </w:r>
      <w:r w:rsidR="0009622D">
        <w:rPr>
          <w:w w:val="110"/>
        </w:rPr>
        <w:t xml:space="preserve">only considers the maximum velocity and acceleration at a given </w:t>
      </w:r>
      <w:proofErr w:type="gramStart"/>
      <w:r w:rsidR="0009622D">
        <w:rPr>
          <w:w w:val="110"/>
        </w:rPr>
        <w:t>height, and</w:t>
      </w:r>
      <w:proofErr w:type="gramEnd"/>
      <w:r w:rsidR="0009622D">
        <w:rPr>
          <w:w w:val="110"/>
        </w:rPr>
        <w:t xml:space="preserve"> makes a conservative assumption that they occur </w:t>
      </w:r>
      <w:commentRangeStart w:id="125"/>
      <w:r w:rsidR="0009622D">
        <w:rPr>
          <w:w w:val="110"/>
        </w:rPr>
        <w:t>concurrently</w:t>
      </w:r>
      <w:commentRangeEnd w:id="125"/>
      <w:r w:rsidR="00727FCA">
        <w:rPr>
          <w:rStyle w:val="CommentReference"/>
        </w:rPr>
        <w:commentReference w:id="125"/>
      </w:r>
      <w:r w:rsidR="0009622D">
        <w:rPr>
          <w:w w:val="110"/>
        </w:rPr>
        <w:t xml:space="preserve"> in time and space.  This essentially   means</w:t>
      </w:r>
    </w:p>
    <w:p w:rsidR="00012D33" w:rsidRDefault="0009622D">
      <w:pPr>
        <w:pStyle w:val="BodyText"/>
        <w:spacing w:line="277" w:lineRule="exact"/>
        <w:ind w:left="120"/>
      </w:pPr>
      <w:r>
        <w:rPr>
          <w:w w:val="105"/>
        </w:rPr>
        <w:t xml:space="preserve">ignoring the </w:t>
      </w:r>
      <w:proofErr w:type="spellStart"/>
      <w:r>
        <w:rPr>
          <w:i/>
          <w:w w:val="105"/>
        </w:rPr>
        <w:t>κx</w:t>
      </w:r>
      <w:proofErr w:type="spellEnd"/>
      <w:r>
        <w:rPr>
          <w:i/>
          <w:w w:val="105"/>
        </w:rPr>
        <w:t xml:space="preserve"> </w:t>
      </w:r>
      <w:r>
        <w:rPr>
          <w:rFonts w:ascii="Meiryo" w:hAnsi="Meiryo"/>
          <w:i/>
          <w:w w:val="105"/>
        </w:rPr>
        <w:t xml:space="preserve">− </w:t>
      </w:r>
      <w:proofErr w:type="spellStart"/>
      <w:r>
        <w:rPr>
          <w:i/>
          <w:w w:val="105"/>
        </w:rPr>
        <w:t>ωt</w:t>
      </w:r>
      <w:proofErr w:type="spellEnd"/>
      <w:r>
        <w:rPr>
          <w:i/>
          <w:w w:val="105"/>
        </w:rPr>
        <w:t xml:space="preserve"> </w:t>
      </w:r>
      <w:r>
        <w:rPr>
          <w:w w:val="105"/>
        </w:rPr>
        <w:t>term, since the maximum of any hyperbolic sine or cosine term is one.</w:t>
      </w:r>
    </w:p>
    <w:p w:rsidR="00012D33" w:rsidRDefault="00012D33">
      <w:pPr>
        <w:spacing w:line="277" w:lineRule="exact"/>
        <w:sectPr w:rsidR="00012D33">
          <w:type w:val="continuous"/>
          <w:pgSz w:w="12240" w:h="15840"/>
          <w:pgMar w:top="1500" w:right="1320" w:bottom="980" w:left="1320" w:header="720" w:footer="720" w:gutter="0"/>
          <w:cols w:space="720"/>
        </w:sectPr>
      </w:pPr>
    </w:p>
    <w:p w:rsidR="00012D33" w:rsidRDefault="0009622D">
      <w:pPr>
        <w:pStyle w:val="Heading4"/>
        <w:numPr>
          <w:ilvl w:val="2"/>
          <w:numId w:val="13"/>
        </w:numPr>
        <w:tabs>
          <w:tab w:val="left" w:pos="821"/>
        </w:tabs>
        <w:spacing w:before="52"/>
        <w:ind w:hanging="700"/>
        <w:jc w:val="both"/>
      </w:pPr>
      <w:bookmarkStart w:id="126" w:name="Rotor_Nacelle_Assembly_(RNA)_Loads"/>
      <w:bookmarkEnd w:id="126"/>
      <w:r>
        <w:rPr>
          <w:w w:val="115"/>
        </w:rPr>
        <w:t>Rotor Nacelle Assembly (</w:t>
      </w:r>
      <w:proofErr w:type="gramStart"/>
      <w:r>
        <w:rPr>
          <w:w w:val="115"/>
        </w:rPr>
        <w:t xml:space="preserve">RNA)  </w:t>
      </w:r>
      <w:r>
        <w:rPr>
          <w:spacing w:val="22"/>
          <w:w w:val="115"/>
        </w:rPr>
        <w:t xml:space="preserve"> </w:t>
      </w:r>
      <w:proofErr w:type="gramEnd"/>
      <w:r>
        <w:rPr>
          <w:w w:val="115"/>
        </w:rPr>
        <w:t>Loads</w:t>
      </w:r>
    </w:p>
    <w:p w:rsidR="00012D33" w:rsidRDefault="0009622D">
      <w:pPr>
        <w:pStyle w:val="BodyText"/>
        <w:spacing w:before="161" w:line="273" w:lineRule="auto"/>
        <w:ind w:left="120" w:right="117"/>
        <w:jc w:val="both"/>
      </w:pPr>
      <w:r>
        <w:rPr>
          <w:spacing w:val="-5"/>
          <w:w w:val="110"/>
        </w:rPr>
        <w:t>From</w:t>
      </w:r>
      <w:r>
        <w:rPr>
          <w:spacing w:val="-6"/>
          <w:w w:val="110"/>
        </w:rPr>
        <w:t xml:space="preserve"> </w:t>
      </w:r>
      <w:r>
        <w:rPr>
          <w:w w:val="110"/>
        </w:rPr>
        <w:t>a</w:t>
      </w:r>
      <w:r>
        <w:rPr>
          <w:spacing w:val="-6"/>
          <w:w w:val="110"/>
        </w:rPr>
        <w:t xml:space="preserve"> </w:t>
      </w:r>
      <w:r>
        <w:rPr>
          <w:w w:val="110"/>
        </w:rPr>
        <w:t>quasi-steady-state</w:t>
      </w:r>
      <w:r>
        <w:rPr>
          <w:spacing w:val="-7"/>
          <w:w w:val="110"/>
        </w:rPr>
        <w:t xml:space="preserve"> </w:t>
      </w:r>
      <w:r>
        <w:rPr>
          <w:w w:val="110"/>
        </w:rPr>
        <w:t>point</w:t>
      </w:r>
      <w:r>
        <w:rPr>
          <w:spacing w:val="-6"/>
          <w:w w:val="110"/>
        </w:rPr>
        <w:t xml:space="preserve"> </w:t>
      </w:r>
      <w:r>
        <w:rPr>
          <w:w w:val="110"/>
        </w:rPr>
        <w:t>of</w:t>
      </w:r>
      <w:r>
        <w:rPr>
          <w:spacing w:val="-6"/>
          <w:w w:val="110"/>
        </w:rPr>
        <w:t xml:space="preserve"> </w:t>
      </w:r>
      <w:r>
        <w:rPr>
          <w:w w:val="110"/>
        </w:rPr>
        <w:t>view,</w:t>
      </w:r>
      <w:r>
        <w:rPr>
          <w:spacing w:val="-5"/>
          <w:w w:val="110"/>
        </w:rPr>
        <w:t xml:space="preserve"> </w:t>
      </w:r>
      <w:r>
        <w:rPr>
          <w:w w:val="110"/>
        </w:rPr>
        <w:t>the</w:t>
      </w:r>
      <w:r>
        <w:rPr>
          <w:spacing w:val="-6"/>
          <w:w w:val="110"/>
        </w:rPr>
        <w:t xml:space="preserve"> </w:t>
      </w:r>
      <w:r>
        <w:rPr>
          <w:w w:val="110"/>
        </w:rPr>
        <w:t>RNA</w:t>
      </w:r>
      <w:r>
        <w:rPr>
          <w:spacing w:val="-6"/>
          <w:w w:val="110"/>
        </w:rPr>
        <w:t xml:space="preserve"> </w:t>
      </w:r>
      <w:r>
        <w:rPr>
          <w:w w:val="110"/>
        </w:rPr>
        <w:t>loads</w:t>
      </w:r>
      <w:r>
        <w:rPr>
          <w:spacing w:val="-6"/>
          <w:w w:val="110"/>
        </w:rPr>
        <w:t xml:space="preserve"> </w:t>
      </w:r>
      <w:r>
        <w:rPr>
          <w:w w:val="110"/>
        </w:rPr>
        <w:t>reduce</w:t>
      </w:r>
      <w:r>
        <w:rPr>
          <w:spacing w:val="-6"/>
          <w:w w:val="110"/>
        </w:rPr>
        <w:t xml:space="preserve"> </w:t>
      </w:r>
      <w:r>
        <w:rPr>
          <w:w w:val="110"/>
        </w:rPr>
        <w:t>to</w:t>
      </w:r>
      <w:r>
        <w:rPr>
          <w:spacing w:val="-6"/>
          <w:w w:val="110"/>
        </w:rPr>
        <w:t xml:space="preserve"> </w:t>
      </w:r>
      <w:r>
        <w:rPr>
          <w:w w:val="110"/>
        </w:rPr>
        <w:t>three</w:t>
      </w:r>
      <w:r>
        <w:rPr>
          <w:spacing w:val="-6"/>
          <w:w w:val="110"/>
        </w:rPr>
        <w:t xml:space="preserve"> </w:t>
      </w:r>
      <w:r>
        <w:rPr>
          <w:w w:val="110"/>
        </w:rPr>
        <w:t>forces</w:t>
      </w:r>
      <w:r>
        <w:rPr>
          <w:spacing w:val="-6"/>
          <w:w w:val="110"/>
        </w:rPr>
        <w:t xml:space="preserve"> </w:t>
      </w:r>
      <w:r>
        <w:rPr>
          <w:w w:val="110"/>
        </w:rPr>
        <w:t>and</w:t>
      </w:r>
      <w:r>
        <w:rPr>
          <w:spacing w:val="-6"/>
          <w:w w:val="110"/>
        </w:rPr>
        <w:t xml:space="preserve"> </w:t>
      </w:r>
      <w:r>
        <w:rPr>
          <w:w w:val="110"/>
        </w:rPr>
        <w:t>three</w:t>
      </w:r>
      <w:r>
        <w:rPr>
          <w:spacing w:val="-6"/>
          <w:w w:val="110"/>
        </w:rPr>
        <w:t xml:space="preserve"> </w:t>
      </w:r>
      <w:r>
        <w:rPr>
          <w:w w:val="110"/>
        </w:rPr>
        <w:t>moments</w:t>
      </w:r>
      <w:r>
        <w:rPr>
          <w:spacing w:val="-6"/>
          <w:w w:val="110"/>
        </w:rPr>
        <w:t xml:space="preserve"> </w:t>
      </w:r>
      <w:r>
        <w:rPr>
          <w:w w:val="110"/>
        </w:rPr>
        <w:t>along</w:t>
      </w:r>
      <w:r>
        <w:rPr>
          <w:spacing w:val="-6"/>
          <w:w w:val="110"/>
        </w:rPr>
        <w:t xml:space="preserve"> </w:t>
      </w:r>
      <w:r>
        <w:rPr>
          <w:w w:val="110"/>
        </w:rPr>
        <w:t xml:space="preserve">the main coordinate axes </w:t>
      </w:r>
      <w:hyperlink w:anchor="_bookmark41" w:history="1">
        <w:r>
          <w:rPr>
            <w:w w:val="110"/>
          </w:rPr>
          <w:t>[7].</w:t>
        </w:r>
      </w:hyperlink>
      <w:r>
        <w:rPr>
          <w:w w:val="110"/>
        </w:rPr>
        <w:t xml:space="preserve"> The thrust is the biggest force responsible for the bending moment distribution along</w:t>
      </w:r>
      <w:r>
        <w:rPr>
          <w:spacing w:val="-7"/>
          <w:w w:val="110"/>
        </w:rPr>
        <w:t xml:space="preserve"> </w:t>
      </w:r>
      <w:r>
        <w:rPr>
          <w:w w:val="110"/>
        </w:rPr>
        <w:t>the</w:t>
      </w:r>
      <w:r>
        <w:rPr>
          <w:spacing w:val="-7"/>
          <w:w w:val="110"/>
        </w:rPr>
        <w:t xml:space="preserve"> </w:t>
      </w:r>
      <w:r>
        <w:rPr>
          <w:spacing w:val="-3"/>
          <w:w w:val="110"/>
        </w:rPr>
        <w:t>tower</w:t>
      </w:r>
      <w:r>
        <w:rPr>
          <w:spacing w:val="-7"/>
          <w:w w:val="110"/>
        </w:rPr>
        <w:t xml:space="preserve"> </w:t>
      </w:r>
      <w:r>
        <w:rPr>
          <w:w w:val="110"/>
        </w:rPr>
        <w:t>and</w:t>
      </w:r>
      <w:r>
        <w:rPr>
          <w:spacing w:val="-7"/>
          <w:w w:val="110"/>
        </w:rPr>
        <w:t xml:space="preserve"> </w:t>
      </w:r>
      <w:r>
        <w:rPr>
          <w:w w:val="110"/>
        </w:rPr>
        <w:t>loads</w:t>
      </w:r>
      <w:r>
        <w:rPr>
          <w:spacing w:val="-7"/>
          <w:w w:val="110"/>
        </w:rPr>
        <w:t xml:space="preserve"> </w:t>
      </w:r>
      <w:r>
        <w:rPr>
          <w:w w:val="110"/>
        </w:rPr>
        <w:t>on</w:t>
      </w:r>
      <w:r>
        <w:rPr>
          <w:spacing w:val="-7"/>
          <w:w w:val="110"/>
        </w:rPr>
        <w:t xml:space="preserve"> </w:t>
      </w:r>
      <w:r>
        <w:rPr>
          <w:w w:val="110"/>
        </w:rPr>
        <w:t>the</w:t>
      </w:r>
      <w:r>
        <w:rPr>
          <w:spacing w:val="-7"/>
          <w:w w:val="110"/>
        </w:rPr>
        <w:t xml:space="preserve"> </w:t>
      </w:r>
      <w:r>
        <w:rPr>
          <w:w w:val="110"/>
        </w:rPr>
        <w:t>substructure.</w:t>
      </w:r>
      <w:r>
        <w:rPr>
          <w:spacing w:val="17"/>
          <w:w w:val="110"/>
        </w:rPr>
        <w:t xml:space="preserve"> </w:t>
      </w:r>
      <w:r>
        <w:rPr>
          <w:w w:val="110"/>
        </w:rPr>
        <w:t>There</w:t>
      </w:r>
      <w:r>
        <w:rPr>
          <w:spacing w:val="-7"/>
          <w:w w:val="110"/>
        </w:rPr>
        <w:t xml:space="preserve"> </w:t>
      </w:r>
      <w:r>
        <w:rPr>
          <w:w w:val="110"/>
        </w:rPr>
        <w:t>is</w:t>
      </w:r>
      <w:r>
        <w:rPr>
          <w:spacing w:val="-7"/>
          <w:w w:val="110"/>
        </w:rPr>
        <w:t xml:space="preserve"> </w:t>
      </w:r>
      <w:r>
        <w:rPr>
          <w:w w:val="110"/>
        </w:rPr>
        <w:t>the</w:t>
      </w:r>
      <w:r>
        <w:rPr>
          <w:spacing w:val="-7"/>
          <w:w w:val="110"/>
        </w:rPr>
        <w:t xml:space="preserve"> </w:t>
      </w:r>
      <w:r>
        <w:rPr>
          <w:w w:val="110"/>
        </w:rPr>
        <w:t>additional</w:t>
      </w:r>
      <w:r>
        <w:rPr>
          <w:spacing w:val="-6"/>
          <w:w w:val="110"/>
        </w:rPr>
        <w:t xml:space="preserve"> </w:t>
      </w:r>
      <w:r>
        <w:rPr>
          <w:w w:val="110"/>
        </w:rPr>
        <w:t>effect</w:t>
      </w:r>
      <w:r>
        <w:rPr>
          <w:spacing w:val="-7"/>
          <w:w w:val="110"/>
        </w:rPr>
        <w:t xml:space="preserve"> </w:t>
      </w:r>
      <w:r>
        <w:rPr>
          <w:w w:val="110"/>
        </w:rPr>
        <w:t>of</w:t>
      </w:r>
      <w:r>
        <w:rPr>
          <w:spacing w:val="-7"/>
          <w:w w:val="110"/>
        </w:rPr>
        <w:t xml:space="preserve"> </w:t>
      </w:r>
      <w:r>
        <w:rPr>
          <w:w w:val="110"/>
        </w:rPr>
        <w:t>the</w:t>
      </w:r>
      <w:r>
        <w:rPr>
          <w:spacing w:val="-7"/>
          <w:w w:val="110"/>
        </w:rPr>
        <w:t xml:space="preserve"> </w:t>
      </w:r>
      <w:r>
        <w:rPr>
          <w:w w:val="110"/>
        </w:rPr>
        <w:t>gravitational</w:t>
      </w:r>
      <w:r>
        <w:rPr>
          <w:spacing w:val="-7"/>
          <w:w w:val="110"/>
        </w:rPr>
        <w:t xml:space="preserve"> </w:t>
      </w:r>
      <w:r>
        <w:rPr>
          <w:w w:val="110"/>
        </w:rPr>
        <w:t>load</w:t>
      </w:r>
      <w:r>
        <w:rPr>
          <w:spacing w:val="-7"/>
          <w:w w:val="110"/>
        </w:rPr>
        <w:t xml:space="preserve"> </w:t>
      </w:r>
      <w:r>
        <w:rPr>
          <w:w w:val="110"/>
        </w:rPr>
        <w:t xml:space="preserve">caused </w:t>
      </w:r>
      <w:r>
        <w:rPr>
          <w:spacing w:val="-3"/>
          <w:w w:val="110"/>
        </w:rPr>
        <w:t xml:space="preserve">by </w:t>
      </w:r>
      <w:r>
        <w:rPr>
          <w:w w:val="110"/>
        </w:rPr>
        <w:t xml:space="preserve">the offset of the RNA center of mass from the </w:t>
      </w:r>
      <w:r>
        <w:rPr>
          <w:spacing w:val="-3"/>
          <w:w w:val="110"/>
        </w:rPr>
        <w:t xml:space="preserve">tower </w:t>
      </w:r>
      <w:r>
        <w:rPr>
          <w:w w:val="110"/>
        </w:rPr>
        <w:t>centerline. This effect is more pronounced for downwind</w:t>
      </w:r>
      <w:r>
        <w:rPr>
          <w:spacing w:val="-19"/>
          <w:w w:val="110"/>
        </w:rPr>
        <w:t xml:space="preserve"> </w:t>
      </w:r>
      <w:r>
        <w:rPr>
          <w:w w:val="110"/>
        </w:rPr>
        <w:t>turbines</w:t>
      </w:r>
      <w:r>
        <w:rPr>
          <w:spacing w:val="-20"/>
          <w:w w:val="110"/>
        </w:rPr>
        <w:t xml:space="preserve"> </w:t>
      </w:r>
      <w:r>
        <w:rPr>
          <w:w w:val="110"/>
        </w:rPr>
        <w:t>than</w:t>
      </w:r>
      <w:r>
        <w:rPr>
          <w:spacing w:val="-19"/>
          <w:w w:val="110"/>
        </w:rPr>
        <w:t xml:space="preserve"> </w:t>
      </w:r>
      <w:r>
        <w:rPr>
          <w:w w:val="110"/>
        </w:rPr>
        <w:t>upwind</w:t>
      </w:r>
      <w:r>
        <w:rPr>
          <w:spacing w:val="-19"/>
          <w:w w:val="110"/>
        </w:rPr>
        <w:t xml:space="preserve"> </w:t>
      </w:r>
      <w:proofErr w:type="gramStart"/>
      <w:r>
        <w:rPr>
          <w:w w:val="110"/>
        </w:rPr>
        <w:t>turbines,</w:t>
      </w:r>
      <w:r>
        <w:rPr>
          <w:spacing w:val="-18"/>
          <w:w w:val="110"/>
        </w:rPr>
        <w:t xml:space="preserve"> </w:t>
      </w:r>
      <w:r>
        <w:rPr>
          <w:w w:val="110"/>
        </w:rPr>
        <w:t>but</w:t>
      </w:r>
      <w:proofErr w:type="gramEnd"/>
      <w:r>
        <w:rPr>
          <w:spacing w:val="-19"/>
          <w:w w:val="110"/>
        </w:rPr>
        <w:t xml:space="preserve"> </w:t>
      </w:r>
      <w:r>
        <w:rPr>
          <w:w w:val="110"/>
        </w:rPr>
        <w:t>is</w:t>
      </w:r>
      <w:r>
        <w:rPr>
          <w:spacing w:val="-19"/>
          <w:w w:val="110"/>
        </w:rPr>
        <w:t xml:space="preserve"> </w:t>
      </w:r>
      <w:r>
        <w:rPr>
          <w:w w:val="110"/>
        </w:rPr>
        <w:t>included</w:t>
      </w:r>
      <w:r>
        <w:rPr>
          <w:spacing w:val="-19"/>
          <w:w w:val="110"/>
        </w:rPr>
        <w:t xml:space="preserve"> </w:t>
      </w:r>
      <w:r>
        <w:rPr>
          <w:w w:val="110"/>
        </w:rPr>
        <w:t>regardless.</w:t>
      </w:r>
      <w:r>
        <w:rPr>
          <w:spacing w:val="-1"/>
          <w:w w:val="110"/>
        </w:rPr>
        <w:t xml:space="preserve"> </w:t>
      </w:r>
      <w:proofErr w:type="spellStart"/>
      <w:r>
        <w:rPr>
          <w:rFonts w:ascii="Arial"/>
          <w:i/>
          <w:w w:val="110"/>
        </w:rPr>
        <w:t>FloatingSE</w:t>
      </w:r>
      <w:proofErr w:type="spellEnd"/>
      <w:r>
        <w:rPr>
          <w:rFonts w:ascii="Arial"/>
          <w:i/>
          <w:spacing w:val="-10"/>
          <w:w w:val="110"/>
        </w:rPr>
        <w:t xml:space="preserve"> </w:t>
      </w:r>
      <w:r>
        <w:rPr>
          <w:w w:val="110"/>
        </w:rPr>
        <w:t>does</w:t>
      </w:r>
      <w:r>
        <w:rPr>
          <w:spacing w:val="-19"/>
          <w:w w:val="110"/>
        </w:rPr>
        <w:t xml:space="preserve"> </w:t>
      </w:r>
      <w:r>
        <w:rPr>
          <w:w w:val="110"/>
        </w:rPr>
        <w:t>not</w:t>
      </w:r>
      <w:r>
        <w:rPr>
          <w:spacing w:val="-19"/>
          <w:w w:val="110"/>
        </w:rPr>
        <w:t xml:space="preserve"> </w:t>
      </w:r>
      <w:r>
        <w:rPr>
          <w:w w:val="110"/>
        </w:rPr>
        <w:t>compute</w:t>
      </w:r>
      <w:r>
        <w:rPr>
          <w:spacing w:val="-19"/>
          <w:w w:val="110"/>
        </w:rPr>
        <w:t xml:space="preserve"> </w:t>
      </w:r>
      <w:r>
        <w:rPr>
          <w:w w:val="110"/>
        </w:rPr>
        <w:t>the</w:t>
      </w:r>
      <w:r>
        <w:rPr>
          <w:spacing w:val="-19"/>
          <w:w w:val="110"/>
        </w:rPr>
        <w:t xml:space="preserve"> </w:t>
      </w:r>
      <w:r>
        <w:rPr>
          <w:w w:val="110"/>
        </w:rPr>
        <w:t>force and moment components directly, but rather accepts them as inputs from other WISDEM modules or</w:t>
      </w:r>
      <w:r>
        <w:rPr>
          <w:spacing w:val="-38"/>
          <w:w w:val="110"/>
        </w:rPr>
        <w:t xml:space="preserve"> </w:t>
      </w:r>
      <w:r>
        <w:rPr>
          <w:w w:val="110"/>
        </w:rPr>
        <w:t>from the user</w:t>
      </w:r>
      <w:r>
        <w:rPr>
          <w:spacing w:val="-13"/>
          <w:w w:val="110"/>
        </w:rPr>
        <w:t xml:space="preserve"> </w:t>
      </w:r>
      <w:r>
        <w:rPr>
          <w:w w:val="110"/>
        </w:rPr>
        <w:t>directly.</w:t>
      </w:r>
    </w:p>
    <w:p w:rsidR="00012D33" w:rsidRDefault="00012D33">
      <w:pPr>
        <w:pStyle w:val="BodyText"/>
        <w:spacing w:before="11"/>
        <w:rPr>
          <w:sz w:val="24"/>
        </w:rPr>
      </w:pPr>
    </w:p>
    <w:p w:rsidR="00012D33" w:rsidRDefault="0009622D">
      <w:pPr>
        <w:pStyle w:val="Heading2"/>
        <w:numPr>
          <w:ilvl w:val="1"/>
          <w:numId w:val="13"/>
        </w:numPr>
        <w:tabs>
          <w:tab w:val="left" w:pos="733"/>
        </w:tabs>
        <w:ind w:hanging="612"/>
        <w:jc w:val="both"/>
      </w:pPr>
      <w:bookmarkStart w:id="127" w:name="Structural_Analysis"/>
      <w:bookmarkEnd w:id="127"/>
      <w:r>
        <w:rPr>
          <w:w w:val="115"/>
        </w:rPr>
        <w:t>Structural</w:t>
      </w:r>
      <w:r>
        <w:rPr>
          <w:spacing w:val="-16"/>
          <w:w w:val="115"/>
        </w:rPr>
        <w:t xml:space="preserve"> </w:t>
      </w:r>
      <w:r>
        <w:rPr>
          <w:w w:val="115"/>
        </w:rPr>
        <w:t>Analysis</w:t>
      </w:r>
    </w:p>
    <w:p w:rsidR="00012D33" w:rsidRDefault="0009622D">
      <w:pPr>
        <w:pStyle w:val="BodyText"/>
        <w:spacing w:before="153" w:line="273" w:lineRule="auto"/>
        <w:ind w:left="119" w:right="117"/>
        <w:jc w:val="both"/>
      </w:pPr>
      <w:r>
        <w:rPr>
          <w:w w:val="105"/>
        </w:rPr>
        <w:t xml:space="preserve">The analysis tool, Frame3DD, is an open-source tool for static and dynamic structural analysis of 2-D and    3-D frames and trusses with elastic and geometric stiffness. It computes the static deflections, reactions, internal element forces, natural frequencies, and modal shapes using direct stiffness and mass assembly </w:t>
      </w:r>
      <w:hyperlink w:anchor="_bookmark47" w:history="1">
        <w:r>
          <w:rPr>
            <w:w w:val="105"/>
          </w:rPr>
          <w:t>[13].</w:t>
        </w:r>
      </w:hyperlink>
      <w:r>
        <w:rPr>
          <w:w w:val="105"/>
        </w:rPr>
        <w:t xml:space="preserve"> The WISDEM toolkit developed a python interface, </w:t>
      </w:r>
      <w:r>
        <w:rPr>
          <w:rFonts w:ascii="Arial"/>
          <w:i/>
          <w:spacing w:val="-3"/>
          <w:w w:val="105"/>
        </w:rPr>
        <w:t>pyFrame3DD</w:t>
      </w:r>
      <w:r>
        <w:rPr>
          <w:spacing w:val="-3"/>
          <w:w w:val="105"/>
        </w:rPr>
        <w:t xml:space="preserve">, </w:t>
      </w:r>
      <w:r>
        <w:rPr>
          <w:w w:val="105"/>
        </w:rPr>
        <w:t xml:space="preserve">to </w:t>
      </w:r>
      <w:r>
        <w:rPr>
          <w:spacing w:val="-3"/>
          <w:w w:val="105"/>
        </w:rPr>
        <w:t xml:space="preserve">avoid </w:t>
      </w:r>
      <w:r>
        <w:rPr>
          <w:w w:val="105"/>
        </w:rPr>
        <w:t xml:space="preserve">the use of intermediate input and output text files.  The integration of all loads happens within Frame3DD, where the whole floating </w:t>
      </w:r>
      <w:proofErr w:type="gramStart"/>
      <w:r>
        <w:rPr>
          <w:w w:val="105"/>
        </w:rPr>
        <w:t>turbine  load</w:t>
      </w:r>
      <w:proofErr w:type="gramEnd"/>
      <w:r>
        <w:rPr>
          <w:spacing w:val="21"/>
          <w:w w:val="105"/>
        </w:rPr>
        <w:t xml:space="preserve"> </w:t>
      </w:r>
      <w:r>
        <w:rPr>
          <w:w w:val="105"/>
        </w:rPr>
        <w:t>path,</w:t>
      </w:r>
      <w:r>
        <w:rPr>
          <w:spacing w:val="21"/>
          <w:w w:val="105"/>
        </w:rPr>
        <w:t xml:space="preserve"> </w:t>
      </w:r>
      <w:r>
        <w:rPr>
          <w:w w:val="105"/>
        </w:rPr>
        <w:t>from</w:t>
      </w:r>
      <w:r>
        <w:rPr>
          <w:spacing w:val="21"/>
          <w:w w:val="105"/>
        </w:rPr>
        <w:t xml:space="preserve"> </w:t>
      </w:r>
      <w:r>
        <w:rPr>
          <w:w w:val="105"/>
        </w:rPr>
        <w:t>the</w:t>
      </w:r>
      <w:r>
        <w:rPr>
          <w:spacing w:val="21"/>
          <w:w w:val="105"/>
        </w:rPr>
        <w:t xml:space="preserve"> </w:t>
      </w:r>
      <w:r>
        <w:rPr>
          <w:w w:val="105"/>
        </w:rPr>
        <w:t>rotor</w:t>
      </w:r>
      <w:r>
        <w:rPr>
          <w:spacing w:val="21"/>
          <w:w w:val="105"/>
        </w:rPr>
        <w:t xml:space="preserve"> </w:t>
      </w:r>
      <w:r>
        <w:rPr>
          <w:w w:val="105"/>
        </w:rPr>
        <w:t>to</w:t>
      </w:r>
      <w:r>
        <w:rPr>
          <w:spacing w:val="21"/>
          <w:w w:val="105"/>
        </w:rPr>
        <w:t xml:space="preserve"> </w:t>
      </w:r>
      <w:r>
        <w:rPr>
          <w:w w:val="105"/>
        </w:rPr>
        <w:t>the</w:t>
      </w:r>
      <w:r>
        <w:rPr>
          <w:spacing w:val="21"/>
          <w:w w:val="105"/>
        </w:rPr>
        <w:t xml:space="preserve"> </w:t>
      </w:r>
      <w:r>
        <w:rPr>
          <w:w w:val="105"/>
        </w:rPr>
        <w:t>keel</w:t>
      </w:r>
      <w:r>
        <w:rPr>
          <w:spacing w:val="21"/>
          <w:w w:val="105"/>
        </w:rPr>
        <w:t xml:space="preserve"> </w:t>
      </w:r>
      <w:r>
        <w:rPr>
          <w:w w:val="105"/>
        </w:rPr>
        <w:t>of</w:t>
      </w:r>
      <w:r>
        <w:rPr>
          <w:spacing w:val="21"/>
          <w:w w:val="105"/>
        </w:rPr>
        <w:t xml:space="preserve"> </w:t>
      </w:r>
      <w:r>
        <w:rPr>
          <w:w w:val="105"/>
        </w:rPr>
        <w:t>the</w:t>
      </w:r>
      <w:r>
        <w:rPr>
          <w:spacing w:val="21"/>
          <w:w w:val="105"/>
        </w:rPr>
        <w:t xml:space="preserve"> </w:t>
      </w:r>
      <w:r>
        <w:rPr>
          <w:w w:val="105"/>
        </w:rPr>
        <w:t>substructure,</w:t>
      </w:r>
      <w:r>
        <w:rPr>
          <w:spacing w:val="22"/>
          <w:w w:val="105"/>
        </w:rPr>
        <w:t xml:space="preserve"> </w:t>
      </w:r>
      <w:r>
        <w:rPr>
          <w:w w:val="105"/>
        </w:rPr>
        <w:t>is</w:t>
      </w:r>
      <w:r>
        <w:rPr>
          <w:spacing w:val="21"/>
          <w:w w:val="105"/>
        </w:rPr>
        <w:t xml:space="preserve"> </w:t>
      </w:r>
      <w:r>
        <w:rPr>
          <w:w w:val="105"/>
        </w:rPr>
        <w:t>modeled</w:t>
      </w:r>
      <w:r>
        <w:rPr>
          <w:spacing w:val="21"/>
          <w:w w:val="105"/>
        </w:rPr>
        <w:t xml:space="preserve"> </w:t>
      </w:r>
      <w:r>
        <w:rPr>
          <w:w w:val="105"/>
        </w:rPr>
        <w:t>with</w:t>
      </w:r>
      <w:r>
        <w:rPr>
          <w:spacing w:val="21"/>
          <w:w w:val="105"/>
        </w:rPr>
        <w:t xml:space="preserve"> </w:t>
      </w:r>
      <w:r>
        <w:rPr>
          <w:w w:val="105"/>
        </w:rPr>
        <w:t>Timoshenko</w:t>
      </w:r>
      <w:r>
        <w:rPr>
          <w:spacing w:val="21"/>
          <w:w w:val="105"/>
        </w:rPr>
        <w:t xml:space="preserve"> </w:t>
      </w:r>
      <w:r>
        <w:rPr>
          <w:w w:val="105"/>
        </w:rPr>
        <w:t>frame</w:t>
      </w:r>
      <w:r>
        <w:rPr>
          <w:spacing w:val="21"/>
          <w:w w:val="105"/>
        </w:rPr>
        <w:t xml:space="preserve"> </w:t>
      </w:r>
      <w:r>
        <w:rPr>
          <w:w w:val="105"/>
        </w:rPr>
        <w:t>elements</w:t>
      </w:r>
      <w:r>
        <w:rPr>
          <w:spacing w:val="21"/>
          <w:w w:val="105"/>
        </w:rPr>
        <w:t xml:space="preserve"> </w:t>
      </w:r>
      <w:hyperlink w:anchor="_bookmark73" w:history="1">
        <w:r>
          <w:rPr>
            <w:w w:val="105"/>
          </w:rPr>
          <w:t>[39].</w:t>
        </w:r>
      </w:hyperlink>
    </w:p>
    <w:p w:rsidR="00012D33" w:rsidRDefault="00012D33">
      <w:pPr>
        <w:pStyle w:val="BodyText"/>
        <w:spacing w:before="5"/>
        <w:rPr>
          <w:sz w:val="24"/>
        </w:rPr>
      </w:pPr>
    </w:p>
    <w:p w:rsidR="00012D33" w:rsidRDefault="0009622D">
      <w:pPr>
        <w:pStyle w:val="Heading4"/>
        <w:numPr>
          <w:ilvl w:val="2"/>
          <w:numId w:val="13"/>
        </w:numPr>
        <w:tabs>
          <w:tab w:val="left" w:pos="821"/>
        </w:tabs>
        <w:ind w:hanging="700"/>
        <w:jc w:val="both"/>
      </w:pPr>
      <w:bookmarkStart w:id="128" w:name="Discretization"/>
      <w:bookmarkEnd w:id="128"/>
      <w:r>
        <w:rPr>
          <w:w w:val="115"/>
        </w:rPr>
        <w:t>Discretization</w:t>
      </w:r>
    </w:p>
    <w:p w:rsidR="00012D33" w:rsidRDefault="0009622D">
      <w:pPr>
        <w:pStyle w:val="BodyText"/>
        <w:spacing w:before="161" w:line="273" w:lineRule="auto"/>
        <w:ind w:left="119" w:right="117"/>
        <w:jc w:val="both"/>
      </w:pPr>
      <w:r>
        <w:rPr>
          <w:spacing w:val="-6"/>
          <w:w w:val="110"/>
        </w:rPr>
        <w:t xml:space="preserve">For </w:t>
      </w:r>
      <w:r>
        <w:rPr>
          <w:w w:val="110"/>
        </w:rPr>
        <w:t>the finite element structural analysis of the substructure, the discretization of the main columns into a handful of sections is still too coarse to capture the appropriate physics. Long slender components, such</w:t>
      </w:r>
      <w:r>
        <w:rPr>
          <w:spacing w:val="-28"/>
          <w:w w:val="110"/>
        </w:rPr>
        <w:t xml:space="preserve"> </w:t>
      </w:r>
      <w:r>
        <w:rPr>
          <w:w w:val="110"/>
        </w:rPr>
        <w:t xml:space="preserve">as the </w:t>
      </w:r>
      <w:r>
        <w:rPr>
          <w:spacing w:val="-3"/>
          <w:w w:val="110"/>
        </w:rPr>
        <w:t xml:space="preserve">tower </w:t>
      </w:r>
      <w:r>
        <w:rPr>
          <w:w w:val="110"/>
        </w:rPr>
        <w:t xml:space="preserve">and substructure columns, are broken up into a three-times finer discretization than the physical cans that they are </w:t>
      </w:r>
      <w:proofErr w:type="gramStart"/>
      <w:r>
        <w:rPr>
          <w:w w:val="110"/>
        </w:rPr>
        <w:t>actually made</w:t>
      </w:r>
      <w:proofErr w:type="gramEnd"/>
      <w:r>
        <w:rPr>
          <w:w w:val="110"/>
        </w:rPr>
        <w:t xml:space="preserve"> of. The sectional and nodal variables are re-sampled at this finer spacing. These additional discretization points give greater resolution of internal forces and natural frequencies. Substructure pontoons are represented as single frame elements. </w:t>
      </w:r>
      <w:r>
        <w:rPr>
          <w:spacing w:val="-4"/>
          <w:w w:val="110"/>
        </w:rPr>
        <w:t xml:space="preserve">Frame </w:t>
      </w:r>
      <w:r>
        <w:rPr>
          <w:w w:val="110"/>
        </w:rPr>
        <w:t xml:space="preserve">elements are described </w:t>
      </w:r>
      <w:r>
        <w:rPr>
          <w:spacing w:val="-3"/>
          <w:w w:val="110"/>
        </w:rPr>
        <w:t xml:space="preserve">by </w:t>
      </w:r>
      <w:r>
        <w:rPr>
          <w:w w:val="110"/>
        </w:rPr>
        <w:t xml:space="preserve">their </w:t>
      </w:r>
      <w:proofErr w:type="gramStart"/>
      <w:r>
        <w:rPr>
          <w:w w:val="110"/>
        </w:rPr>
        <w:t>cross sectional</w:t>
      </w:r>
      <w:proofErr w:type="gramEnd"/>
      <w:r>
        <w:rPr>
          <w:w w:val="110"/>
        </w:rPr>
        <w:t xml:space="preserve"> properties (area, moments of inertia, modulus of </w:t>
      </w:r>
      <w:r>
        <w:rPr>
          <w:spacing w:val="-3"/>
          <w:w w:val="110"/>
        </w:rPr>
        <w:t xml:space="preserve">elasticity, </w:t>
      </w:r>
      <w:r>
        <w:rPr>
          <w:w w:val="110"/>
        </w:rPr>
        <w:t>and mass density) and starting and</w:t>
      </w:r>
      <w:r>
        <w:rPr>
          <w:spacing w:val="-7"/>
          <w:w w:val="110"/>
        </w:rPr>
        <w:t xml:space="preserve"> </w:t>
      </w:r>
      <w:r>
        <w:rPr>
          <w:w w:val="110"/>
        </w:rPr>
        <w:t>ending</w:t>
      </w:r>
      <w:r>
        <w:rPr>
          <w:spacing w:val="-7"/>
          <w:w w:val="110"/>
        </w:rPr>
        <w:t xml:space="preserve"> </w:t>
      </w:r>
      <w:r>
        <w:rPr>
          <w:w w:val="110"/>
        </w:rPr>
        <w:t>nodes.</w:t>
      </w:r>
      <w:r>
        <w:rPr>
          <w:spacing w:val="11"/>
          <w:w w:val="110"/>
        </w:rPr>
        <w:t xml:space="preserve"> </w:t>
      </w:r>
      <w:r>
        <w:rPr>
          <w:spacing w:val="-6"/>
          <w:w w:val="110"/>
        </w:rPr>
        <w:t>For</w:t>
      </w:r>
      <w:r>
        <w:rPr>
          <w:spacing w:val="-7"/>
          <w:w w:val="110"/>
        </w:rPr>
        <w:t xml:space="preserve"> </w:t>
      </w:r>
      <w:r>
        <w:rPr>
          <w:w w:val="110"/>
        </w:rPr>
        <w:t>simple</w:t>
      </w:r>
      <w:r>
        <w:rPr>
          <w:spacing w:val="-7"/>
          <w:w w:val="110"/>
        </w:rPr>
        <w:t xml:space="preserve"> </w:t>
      </w:r>
      <w:r>
        <w:rPr>
          <w:w w:val="110"/>
        </w:rPr>
        <w:t>geometries,</w:t>
      </w:r>
      <w:r>
        <w:rPr>
          <w:spacing w:val="-6"/>
          <w:w w:val="110"/>
        </w:rPr>
        <w:t xml:space="preserve"> </w:t>
      </w:r>
      <w:r>
        <w:rPr>
          <w:w w:val="110"/>
        </w:rPr>
        <w:t>such</w:t>
      </w:r>
      <w:r>
        <w:rPr>
          <w:spacing w:val="-7"/>
          <w:w w:val="110"/>
        </w:rPr>
        <w:t xml:space="preserve"> </w:t>
      </w:r>
      <w:r>
        <w:rPr>
          <w:w w:val="110"/>
        </w:rPr>
        <w:t>as</w:t>
      </w:r>
      <w:r>
        <w:rPr>
          <w:spacing w:val="-7"/>
          <w:w w:val="110"/>
        </w:rPr>
        <w:t xml:space="preserve"> </w:t>
      </w:r>
      <w:r>
        <w:rPr>
          <w:w w:val="110"/>
        </w:rPr>
        <w:t>pontoons</w:t>
      </w:r>
      <w:r>
        <w:rPr>
          <w:spacing w:val="-7"/>
          <w:w w:val="110"/>
        </w:rPr>
        <w:t xml:space="preserve"> </w:t>
      </w:r>
      <w:r>
        <w:rPr>
          <w:w w:val="110"/>
        </w:rPr>
        <w:t>with</w:t>
      </w:r>
      <w:r>
        <w:rPr>
          <w:spacing w:val="-7"/>
          <w:w w:val="110"/>
        </w:rPr>
        <w:t xml:space="preserve"> </w:t>
      </w:r>
      <w:r>
        <w:rPr>
          <w:w w:val="110"/>
        </w:rPr>
        <w:t>tubular</w:t>
      </w:r>
      <w:r>
        <w:rPr>
          <w:spacing w:val="-8"/>
          <w:w w:val="110"/>
        </w:rPr>
        <w:t xml:space="preserve"> </w:t>
      </w:r>
      <w:r>
        <w:rPr>
          <w:w w:val="110"/>
        </w:rPr>
        <w:t>cross</w:t>
      </w:r>
      <w:r>
        <w:rPr>
          <w:spacing w:val="-7"/>
          <w:w w:val="110"/>
        </w:rPr>
        <w:t xml:space="preserve"> </w:t>
      </w:r>
      <w:r>
        <w:rPr>
          <w:w w:val="110"/>
        </w:rPr>
        <w:t>sections,</w:t>
      </w:r>
      <w:r>
        <w:rPr>
          <w:spacing w:val="-6"/>
          <w:w w:val="110"/>
        </w:rPr>
        <w:t xml:space="preserve"> </w:t>
      </w:r>
      <w:r>
        <w:rPr>
          <w:w w:val="110"/>
        </w:rPr>
        <w:t>these</w:t>
      </w:r>
      <w:r>
        <w:rPr>
          <w:spacing w:val="-8"/>
          <w:w w:val="110"/>
        </w:rPr>
        <w:t xml:space="preserve"> </w:t>
      </w:r>
      <w:r>
        <w:rPr>
          <w:w w:val="110"/>
        </w:rPr>
        <w:t>properties</w:t>
      </w:r>
      <w:r>
        <w:rPr>
          <w:spacing w:val="-7"/>
          <w:w w:val="110"/>
        </w:rPr>
        <w:t xml:space="preserve"> </w:t>
      </w:r>
      <w:r>
        <w:rPr>
          <w:w w:val="110"/>
        </w:rPr>
        <w:t xml:space="preserve">are straightforward calculations. </w:t>
      </w:r>
      <w:r>
        <w:rPr>
          <w:spacing w:val="-6"/>
          <w:w w:val="110"/>
        </w:rPr>
        <w:t xml:space="preserve">For </w:t>
      </w:r>
      <w:r>
        <w:rPr>
          <w:w w:val="110"/>
        </w:rPr>
        <w:t xml:space="preserve">the turbine tower, tubular cross section properties are also used, albeit at a finer discretization. </w:t>
      </w:r>
      <w:r>
        <w:rPr>
          <w:spacing w:val="-6"/>
          <w:w w:val="110"/>
        </w:rPr>
        <w:t xml:space="preserve">For </w:t>
      </w:r>
      <w:r>
        <w:rPr>
          <w:w w:val="110"/>
        </w:rPr>
        <w:t>substructure columns, it is assumed that the permanent or variable ballast and bulkheads are not load-bearing, so tubular cross section properties are also used to represent the column shell.</w:t>
      </w:r>
      <w:r>
        <w:rPr>
          <w:spacing w:val="9"/>
          <w:w w:val="110"/>
        </w:rPr>
        <w:t xml:space="preserve"> </w:t>
      </w:r>
      <w:r>
        <w:rPr>
          <w:spacing w:val="-3"/>
          <w:w w:val="110"/>
        </w:rPr>
        <w:t>However,</w:t>
      </w:r>
      <w:r>
        <w:rPr>
          <w:spacing w:val="-11"/>
          <w:w w:val="110"/>
        </w:rPr>
        <w:t xml:space="preserve"> </w:t>
      </w:r>
      <w:r>
        <w:rPr>
          <w:w w:val="110"/>
        </w:rPr>
        <w:t>the</w:t>
      </w:r>
      <w:r>
        <w:rPr>
          <w:spacing w:val="-13"/>
          <w:w w:val="110"/>
        </w:rPr>
        <w:t xml:space="preserve"> </w:t>
      </w:r>
      <w:r>
        <w:rPr>
          <w:w w:val="110"/>
        </w:rPr>
        <w:t>material</w:t>
      </w:r>
      <w:r>
        <w:rPr>
          <w:spacing w:val="-12"/>
          <w:w w:val="110"/>
        </w:rPr>
        <w:t xml:space="preserve"> </w:t>
      </w:r>
      <w:r>
        <w:rPr>
          <w:w w:val="110"/>
        </w:rPr>
        <w:t>mass</w:t>
      </w:r>
      <w:r>
        <w:rPr>
          <w:spacing w:val="-13"/>
          <w:w w:val="110"/>
        </w:rPr>
        <w:t xml:space="preserve"> </w:t>
      </w:r>
      <w:r>
        <w:rPr>
          <w:w w:val="110"/>
        </w:rPr>
        <w:t>density</w:t>
      </w:r>
      <w:r>
        <w:rPr>
          <w:spacing w:val="-13"/>
          <w:w w:val="110"/>
        </w:rPr>
        <w:t xml:space="preserve"> </w:t>
      </w:r>
      <w:r>
        <w:rPr>
          <w:w w:val="110"/>
        </w:rPr>
        <w:t>of</w:t>
      </w:r>
      <w:r>
        <w:rPr>
          <w:spacing w:val="-12"/>
          <w:w w:val="110"/>
        </w:rPr>
        <w:t xml:space="preserve"> </w:t>
      </w:r>
      <w:r>
        <w:rPr>
          <w:w w:val="110"/>
        </w:rPr>
        <w:t>the</w:t>
      </w:r>
      <w:r>
        <w:rPr>
          <w:spacing w:val="-12"/>
          <w:w w:val="110"/>
        </w:rPr>
        <w:t xml:space="preserve"> </w:t>
      </w:r>
      <w:r>
        <w:rPr>
          <w:w w:val="110"/>
        </w:rPr>
        <w:t>frame</w:t>
      </w:r>
      <w:r>
        <w:rPr>
          <w:spacing w:val="-13"/>
          <w:w w:val="110"/>
        </w:rPr>
        <w:t xml:space="preserve"> </w:t>
      </w:r>
      <w:r>
        <w:rPr>
          <w:w w:val="110"/>
        </w:rPr>
        <w:t>element</w:t>
      </w:r>
      <w:r>
        <w:rPr>
          <w:spacing w:val="-13"/>
          <w:w w:val="110"/>
        </w:rPr>
        <w:t xml:space="preserve"> </w:t>
      </w:r>
      <w:r>
        <w:rPr>
          <w:w w:val="110"/>
        </w:rPr>
        <w:t>is</w:t>
      </w:r>
      <w:r>
        <w:rPr>
          <w:spacing w:val="-12"/>
          <w:w w:val="110"/>
        </w:rPr>
        <w:t xml:space="preserve"> </w:t>
      </w:r>
      <w:r>
        <w:rPr>
          <w:w w:val="110"/>
        </w:rPr>
        <w:t>scaled</w:t>
      </w:r>
      <w:r>
        <w:rPr>
          <w:spacing w:val="-13"/>
          <w:w w:val="110"/>
        </w:rPr>
        <w:t xml:space="preserve"> </w:t>
      </w:r>
      <w:r>
        <w:rPr>
          <w:w w:val="110"/>
        </w:rPr>
        <w:t>to</w:t>
      </w:r>
      <w:r>
        <w:rPr>
          <w:spacing w:val="-12"/>
          <w:w w:val="110"/>
        </w:rPr>
        <w:t xml:space="preserve"> </w:t>
      </w:r>
      <w:r>
        <w:rPr>
          <w:w w:val="110"/>
        </w:rPr>
        <w:t>reflect</w:t>
      </w:r>
      <w:r>
        <w:rPr>
          <w:spacing w:val="-13"/>
          <w:w w:val="110"/>
        </w:rPr>
        <w:t xml:space="preserve"> </w:t>
      </w:r>
      <w:r>
        <w:rPr>
          <w:w w:val="110"/>
        </w:rPr>
        <w:t>the</w:t>
      </w:r>
      <w:r>
        <w:rPr>
          <w:spacing w:val="-12"/>
          <w:w w:val="110"/>
        </w:rPr>
        <w:t xml:space="preserve"> </w:t>
      </w:r>
      <w:r>
        <w:rPr>
          <w:w w:val="110"/>
        </w:rPr>
        <w:t>true</w:t>
      </w:r>
      <w:r>
        <w:rPr>
          <w:spacing w:val="-13"/>
          <w:w w:val="110"/>
        </w:rPr>
        <w:t xml:space="preserve"> </w:t>
      </w:r>
      <w:r>
        <w:rPr>
          <w:w w:val="110"/>
        </w:rPr>
        <w:t>mass</w:t>
      </w:r>
      <w:r>
        <w:rPr>
          <w:spacing w:val="-12"/>
          <w:w w:val="110"/>
        </w:rPr>
        <w:t xml:space="preserve"> </w:t>
      </w:r>
      <w:r>
        <w:rPr>
          <w:w w:val="110"/>
        </w:rPr>
        <w:t>of</w:t>
      </w:r>
      <w:r>
        <w:rPr>
          <w:spacing w:val="-13"/>
          <w:w w:val="110"/>
        </w:rPr>
        <w:t xml:space="preserve"> </w:t>
      </w:r>
      <w:r>
        <w:rPr>
          <w:w w:val="110"/>
        </w:rPr>
        <w:t>the</w:t>
      </w:r>
      <w:r>
        <w:rPr>
          <w:spacing w:val="-12"/>
          <w:w w:val="110"/>
        </w:rPr>
        <w:t xml:space="preserve"> </w:t>
      </w:r>
      <w:r>
        <w:rPr>
          <w:w w:val="110"/>
        </w:rPr>
        <w:t>whole section, including ballast, to ensure that gravity loads are captured</w:t>
      </w:r>
      <w:r>
        <w:rPr>
          <w:spacing w:val="-2"/>
          <w:w w:val="110"/>
        </w:rPr>
        <w:t xml:space="preserve"> </w:t>
      </w:r>
      <w:r>
        <w:rPr>
          <w:w w:val="110"/>
        </w:rPr>
        <w:t>correctly.</w:t>
      </w:r>
    </w:p>
    <w:p w:rsidR="00012D33" w:rsidRDefault="00012D33">
      <w:pPr>
        <w:pStyle w:val="BodyText"/>
        <w:spacing w:before="4"/>
        <w:rPr>
          <w:sz w:val="24"/>
        </w:rPr>
      </w:pPr>
    </w:p>
    <w:p w:rsidR="00012D33" w:rsidRDefault="0009622D">
      <w:pPr>
        <w:pStyle w:val="Heading4"/>
        <w:numPr>
          <w:ilvl w:val="2"/>
          <w:numId w:val="13"/>
        </w:numPr>
        <w:tabs>
          <w:tab w:val="left" w:pos="821"/>
        </w:tabs>
        <w:ind w:hanging="700"/>
        <w:jc w:val="both"/>
      </w:pPr>
      <w:bookmarkStart w:id="129" w:name="Loads"/>
      <w:bookmarkEnd w:id="129"/>
      <w:r>
        <w:rPr>
          <w:w w:val="110"/>
        </w:rPr>
        <w:t>Loads</w:t>
      </w:r>
    </w:p>
    <w:p w:rsidR="00012D33" w:rsidRDefault="0009622D">
      <w:pPr>
        <w:pStyle w:val="BodyText"/>
        <w:spacing w:before="161"/>
        <w:ind w:left="119"/>
        <w:jc w:val="both"/>
      </w:pPr>
      <w:proofErr w:type="gramStart"/>
      <w:r>
        <w:rPr>
          <w:w w:val="105"/>
        </w:rPr>
        <w:t>All of</w:t>
      </w:r>
      <w:proofErr w:type="gramEnd"/>
      <w:r>
        <w:rPr>
          <w:w w:val="105"/>
        </w:rPr>
        <w:t xml:space="preserve"> the loads described above are integrated together within Frame3DD. These loads include,</w:t>
      </w:r>
    </w:p>
    <w:p w:rsidR="00012D33" w:rsidRDefault="0009622D">
      <w:pPr>
        <w:pStyle w:val="ListParagraph"/>
        <w:numPr>
          <w:ilvl w:val="3"/>
          <w:numId w:val="13"/>
        </w:numPr>
        <w:tabs>
          <w:tab w:val="left" w:pos="619"/>
        </w:tabs>
        <w:spacing w:before="103"/>
        <w:jc w:val="left"/>
        <w:rPr>
          <w:sz w:val="20"/>
        </w:rPr>
      </w:pPr>
      <w:r>
        <w:rPr>
          <w:w w:val="105"/>
          <w:sz w:val="20"/>
        </w:rPr>
        <w:t>Rotor-nacelle-</w:t>
      </w:r>
      <w:proofErr w:type="gramStart"/>
      <w:r>
        <w:rPr>
          <w:w w:val="105"/>
          <w:sz w:val="20"/>
        </w:rPr>
        <w:t>assembly  loads</w:t>
      </w:r>
      <w:proofErr w:type="gramEnd"/>
      <w:r>
        <w:rPr>
          <w:w w:val="105"/>
          <w:sz w:val="20"/>
        </w:rPr>
        <w:t xml:space="preserve">  (thrust,  moments,</w:t>
      </w:r>
      <w:r>
        <w:rPr>
          <w:spacing w:val="-7"/>
          <w:w w:val="105"/>
          <w:sz w:val="20"/>
        </w:rPr>
        <w:t xml:space="preserve"> </w:t>
      </w:r>
      <w:r>
        <w:rPr>
          <w:w w:val="105"/>
          <w:sz w:val="20"/>
        </w:rPr>
        <w:t>etc</w:t>
      </w:r>
      <w:ins w:id="130" w:author="Musial, Walter" w:date="2018-09-27T21:38:00Z">
        <w:r w:rsidR="006F4F5B">
          <w:rPr>
            <w:w w:val="105"/>
            <w:sz w:val="20"/>
          </w:rPr>
          <w:t>.</w:t>
        </w:r>
      </w:ins>
      <w:r>
        <w:rPr>
          <w:w w:val="105"/>
          <w:sz w:val="20"/>
        </w:rPr>
        <w:t>)</w:t>
      </w:r>
    </w:p>
    <w:p w:rsidR="00012D33" w:rsidRDefault="0009622D">
      <w:pPr>
        <w:pStyle w:val="ListParagraph"/>
        <w:numPr>
          <w:ilvl w:val="3"/>
          <w:numId w:val="13"/>
        </w:numPr>
        <w:tabs>
          <w:tab w:val="left" w:pos="619"/>
        </w:tabs>
        <w:spacing w:before="59"/>
        <w:jc w:val="left"/>
        <w:rPr>
          <w:sz w:val="20"/>
        </w:rPr>
      </w:pPr>
      <w:r>
        <w:rPr>
          <w:w w:val="105"/>
          <w:sz w:val="20"/>
        </w:rPr>
        <w:t>Mooring line force</w:t>
      </w:r>
    </w:p>
    <w:p w:rsidR="00012D33" w:rsidRDefault="0009622D">
      <w:pPr>
        <w:pStyle w:val="ListParagraph"/>
        <w:numPr>
          <w:ilvl w:val="3"/>
          <w:numId w:val="13"/>
        </w:numPr>
        <w:tabs>
          <w:tab w:val="left" w:pos="619"/>
        </w:tabs>
        <w:spacing w:before="59"/>
        <w:jc w:val="left"/>
        <w:rPr>
          <w:sz w:val="20"/>
        </w:rPr>
      </w:pPr>
      <w:r>
        <w:rPr>
          <w:w w:val="105"/>
          <w:sz w:val="20"/>
        </w:rPr>
        <w:t xml:space="preserve">Wind and </w:t>
      </w:r>
      <w:proofErr w:type="gramStart"/>
      <w:r>
        <w:rPr>
          <w:spacing w:val="-5"/>
          <w:w w:val="105"/>
          <w:sz w:val="20"/>
        </w:rPr>
        <w:t xml:space="preserve">wave </w:t>
      </w:r>
      <w:r>
        <w:rPr>
          <w:spacing w:val="21"/>
          <w:w w:val="105"/>
          <w:sz w:val="20"/>
        </w:rPr>
        <w:t xml:space="preserve"> </w:t>
      </w:r>
      <w:r>
        <w:rPr>
          <w:w w:val="105"/>
          <w:sz w:val="20"/>
        </w:rPr>
        <w:t>loading</w:t>
      </w:r>
      <w:proofErr w:type="gramEnd"/>
    </w:p>
    <w:p w:rsidR="00012D33" w:rsidRDefault="0009622D">
      <w:pPr>
        <w:pStyle w:val="ListParagraph"/>
        <w:numPr>
          <w:ilvl w:val="3"/>
          <w:numId w:val="13"/>
        </w:numPr>
        <w:tabs>
          <w:tab w:val="left" w:pos="619"/>
        </w:tabs>
        <w:spacing w:before="59"/>
        <w:jc w:val="left"/>
        <w:rPr>
          <w:sz w:val="20"/>
        </w:rPr>
      </w:pPr>
      <w:r>
        <w:rPr>
          <w:w w:val="110"/>
          <w:sz w:val="20"/>
        </w:rPr>
        <w:t>Gravity loads (weight</w:t>
      </w:r>
      <w:r>
        <w:rPr>
          <w:spacing w:val="-20"/>
          <w:w w:val="110"/>
          <w:sz w:val="20"/>
        </w:rPr>
        <w:t xml:space="preserve"> </w:t>
      </w:r>
      <w:r>
        <w:rPr>
          <w:w w:val="110"/>
          <w:sz w:val="20"/>
        </w:rPr>
        <w:t>distribution)</w:t>
      </w:r>
    </w:p>
    <w:p w:rsidR="00012D33" w:rsidRDefault="0009622D">
      <w:pPr>
        <w:pStyle w:val="ListParagraph"/>
        <w:numPr>
          <w:ilvl w:val="3"/>
          <w:numId w:val="13"/>
        </w:numPr>
        <w:tabs>
          <w:tab w:val="left" w:pos="619"/>
        </w:tabs>
        <w:spacing w:before="59"/>
        <w:jc w:val="left"/>
        <w:rPr>
          <w:sz w:val="20"/>
        </w:rPr>
      </w:pPr>
      <w:r>
        <w:rPr>
          <w:w w:val="105"/>
          <w:sz w:val="20"/>
        </w:rPr>
        <w:t xml:space="preserve">Hydrostatic pressure loads, including  </w:t>
      </w:r>
      <w:r>
        <w:rPr>
          <w:spacing w:val="7"/>
          <w:w w:val="105"/>
          <w:sz w:val="20"/>
        </w:rPr>
        <w:t xml:space="preserve"> </w:t>
      </w:r>
      <w:r>
        <w:rPr>
          <w:w w:val="105"/>
          <w:sz w:val="20"/>
        </w:rPr>
        <w:t>buoyancy</w:t>
      </w:r>
    </w:p>
    <w:p w:rsidR="00012D33" w:rsidRDefault="0009622D">
      <w:pPr>
        <w:pStyle w:val="BodyText"/>
        <w:spacing w:before="146" w:line="273" w:lineRule="auto"/>
        <w:ind w:left="119" w:right="117" w:firstLine="298"/>
        <w:jc w:val="both"/>
      </w:pPr>
      <w:r>
        <w:rPr>
          <w:w w:val="105"/>
        </w:rPr>
        <w:t xml:space="preserve">The forces, moments, and mass properties of the rotor-nacelle assembly (RNA) are inputs to </w:t>
      </w:r>
      <w:proofErr w:type="spellStart"/>
      <w:r>
        <w:rPr>
          <w:rFonts w:ascii="Arial"/>
          <w:i/>
          <w:w w:val="105"/>
        </w:rPr>
        <w:t>FloatingSE</w:t>
      </w:r>
      <w:proofErr w:type="spellEnd"/>
      <w:r>
        <w:rPr>
          <w:rFonts w:ascii="Arial"/>
          <w:i/>
          <w:w w:val="105"/>
        </w:rPr>
        <w:t xml:space="preserve"> </w:t>
      </w:r>
      <w:r>
        <w:rPr>
          <w:w w:val="105"/>
        </w:rPr>
        <w:t xml:space="preserve">(mass properties are assumed to </w:t>
      </w:r>
      <w:r>
        <w:rPr>
          <w:spacing w:val="2"/>
          <w:w w:val="105"/>
        </w:rPr>
        <w:t xml:space="preserve">be </w:t>
      </w:r>
      <w:r>
        <w:rPr>
          <w:w w:val="105"/>
        </w:rPr>
        <w:t xml:space="preserve">relative to the </w:t>
      </w:r>
      <w:proofErr w:type="gramStart"/>
      <w:r>
        <w:rPr>
          <w:spacing w:val="-3"/>
          <w:w w:val="105"/>
        </w:rPr>
        <w:t xml:space="preserve">tower  </w:t>
      </w:r>
      <w:r>
        <w:rPr>
          <w:w w:val="105"/>
        </w:rPr>
        <w:t>top</w:t>
      </w:r>
      <w:proofErr w:type="gramEnd"/>
      <w:r>
        <w:rPr>
          <w:w w:val="105"/>
        </w:rPr>
        <w:t xml:space="preserve"> position).  It assumed that the RNA is a rigid   </w:t>
      </w:r>
      <w:r>
        <w:rPr>
          <w:spacing w:val="2"/>
          <w:w w:val="105"/>
        </w:rPr>
        <w:t xml:space="preserve">body </w:t>
      </w:r>
      <w:r>
        <w:rPr>
          <w:w w:val="105"/>
        </w:rPr>
        <w:t xml:space="preserve">with respect to the </w:t>
      </w:r>
      <w:r>
        <w:rPr>
          <w:spacing w:val="-3"/>
          <w:w w:val="105"/>
        </w:rPr>
        <w:t xml:space="preserve">tower </w:t>
      </w:r>
      <w:r>
        <w:rPr>
          <w:w w:val="105"/>
        </w:rPr>
        <w:t>modes and the mass properties, forces, and moments, are applied to the corresponding</w:t>
      </w:r>
      <w:r>
        <w:rPr>
          <w:spacing w:val="30"/>
          <w:w w:val="105"/>
        </w:rPr>
        <w:t xml:space="preserve"> </w:t>
      </w:r>
      <w:r>
        <w:rPr>
          <w:w w:val="105"/>
        </w:rPr>
        <w:t>node</w:t>
      </w:r>
      <w:r>
        <w:rPr>
          <w:spacing w:val="30"/>
          <w:w w:val="105"/>
        </w:rPr>
        <w:t xml:space="preserve"> </w:t>
      </w:r>
      <w:r>
        <w:rPr>
          <w:w w:val="105"/>
        </w:rPr>
        <w:t>in</w:t>
      </w:r>
      <w:r>
        <w:rPr>
          <w:spacing w:val="30"/>
          <w:w w:val="105"/>
        </w:rPr>
        <w:t xml:space="preserve"> </w:t>
      </w:r>
      <w:r>
        <w:rPr>
          <w:w w:val="105"/>
        </w:rPr>
        <w:t>the</w:t>
      </w:r>
      <w:r>
        <w:rPr>
          <w:spacing w:val="30"/>
          <w:w w:val="105"/>
        </w:rPr>
        <w:t xml:space="preserve"> </w:t>
      </w:r>
      <w:r>
        <w:rPr>
          <w:w w:val="105"/>
        </w:rPr>
        <w:t xml:space="preserve">model. </w:t>
      </w:r>
      <w:r>
        <w:rPr>
          <w:spacing w:val="23"/>
          <w:w w:val="105"/>
        </w:rPr>
        <w:t xml:space="preserve"> </w:t>
      </w:r>
      <w:r>
        <w:rPr>
          <w:w w:val="105"/>
        </w:rPr>
        <w:t>The</w:t>
      </w:r>
      <w:r>
        <w:rPr>
          <w:spacing w:val="30"/>
          <w:w w:val="105"/>
        </w:rPr>
        <w:t xml:space="preserve"> </w:t>
      </w:r>
      <w:r>
        <w:rPr>
          <w:w w:val="105"/>
        </w:rPr>
        <w:t>forces</w:t>
      </w:r>
      <w:r>
        <w:rPr>
          <w:spacing w:val="30"/>
          <w:w w:val="105"/>
        </w:rPr>
        <w:t xml:space="preserve"> </w:t>
      </w:r>
      <w:r>
        <w:rPr>
          <w:w w:val="105"/>
        </w:rPr>
        <w:t>along</w:t>
      </w:r>
      <w:r>
        <w:rPr>
          <w:spacing w:val="30"/>
          <w:w w:val="105"/>
        </w:rPr>
        <w:t xml:space="preserve"> </w:t>
      </w:r>
      <w:r>
        <w:rPr>
          <w:w w:val="105"/>
        </w:rPr>
        <w:t>each</w:t>
      </w:r>
      <w:r>
        <w:rPr>
          <w:spacing w:val="30"/>
          <w:w w:val="105"/>
        </w:rPr>
        <w:t xml:space="preserve"> </w:t>
      </w:r>
      <w:r>
        <w:rPr>
          <w:w w:val="105"/>
        </w:rPr>
        <w:t>mooring</w:t>
      </w:r>
      <w:r>
        <w:rPr>
          <w:spacing w:val="30"/>
          <w:w w:val="105"/>
        </w:rPr>
        <w:t xml:space="preserve"> </w:t>
      </w:r>
      <w:r>
        <w:rPr>
          <w:w w:val="105"/>
        </w:rPr>
        <w:t>line</w:t>
      </w:r>
      <w:r>
        <w:rPr>
          <w:spacing w:val="30"/>
          <w:w w:val="105"/>
        </w:rPr>
        <w:t xml:space="preserve"> </w:t>
      </w:r>
      <w:r>
        <w:rPr>
          <w:w w:val="105"/>
        </w:rPr>
        <w:t>are</w:t>
      </w:r>
      <w:r>
        <w:rPr>
          <w:spacing w:val="30"/>
          <w:w w:val="105"/>
        </w:rPr>
        <w:t xml:space="preserve"> </w:t>
      </w:r>
      <w:r>
        <w:rPr>
          <w:w w:val="105"/>
        </w:rPr>
        <w:t>applied</w:t>
      </w:r>
      <w:r>
        <w:rPr>
          <w:spacing w:val="31"/>
          <w:w w:val="105"/>
        </w:rPr>
        <w:t xml:space="preserve"> </w:t>
      </w:r>
      <w:r>
        <w:rPr>
          <w:w w:val="105"/>
        </w:rPr>
        <w:t>to</w:t>
      </w:r>
      <w:r>
        <w:rPr>
          <w:spacing w:val="30"/>
          <w:w w:val="105"/>
        </w:rPr>
        <w:t xml:space="preserve"> </w:t>
      </w:r>
      <w:r>
        <w:rPr>
          <w:w w:val="105"/>
        </w:rPr>
        <w:t>the</w:t>
      </w:r>
      <w:r>
        <w:rPr>
          <w:spacing w:val="30"/>
          <w:w w:val="105"/>
        </w:rPr>
        <w:t xml:space="preserve"> </w:t>
      </w:r>
      <w:r>
        <w:rPr>
          <w:w w:val="105"/>
        </w:rPr>
        <w:t>connection</w:t>
      </w:r>
      <w:r>
        <w:rPr>
          <w:spacing w:val="30"/>
          <w:w w:val="105"/>
        </w:rPr>
        <w:t xml:space="preserve"> </w:t>
      </w:r>
      <w:r>
        <w:rPr>
          <w:w w:val="105"/>
        </w:rPr>
        <w:t>point</w:t>
      </w:r>
    </w:p>
    <w:p w:rsidR="00012D33" w:rsidRDefault="00012D33">
      <w:pPr>
        <w:spacing w:line="273" w:lineRule="auto"/>
        <w:jc w:val="both"/>
        <w:sectPr w:rsidR="00012D33">
          <w:pgSz w:w="12240" w:h="15840"/>
          <w:pgMar w:top="1400" w:right="1320" w:bottom="980" w:left="1320" w:header="0" w:footer="792" w:gutter="0"/>
          <w:cols w:space="720"/>
        </w:sectPr>
      </w:pPr>
    </w:p>
    <w:p w:rsidR="00012D33" w:rsidRDefault="0009622D">
      <w:pPr>
        <w:pStyle w:val="BodyText"/>
        <w:spacing w:before="52" w:line="273" w:lineRule="auto"/>
        <w:ind w:left="100" w:right="117"/>
        <w:jc w:val="both"/>
      </w:pPr>
      <w:r>
        <w:rPr>
          <w:w w:val="110"/>
        </w:rPr>
        <w:t xml:space="preserve">nodes on the structure. The wind and wave forces per unit length in Equations </w:t>
      </w:r>
      <w:hyperlink w:anchor="_bookmark15" w:history="1">
        <w:r>
          <w:rPr>
            <w:w w:val="110"/>
          </w:rPr>
          <w:t>2</w:t>
        </w:r>
      </w:hyperlink>
      <w:r>
        <w:rPr>
          <w:w w:val="110"/>
        </w:rPr>
        <w:t xml:space="preserve"> and </w:t>
      </w:r>
      <w:hyperlink w:anchor="_bookmark16" w:history="1">
        <w:r>
          <w:rPr>
            <w:w w:val="110"/>
          </w:rPr>
          <w:t>3</w:t>
        </w:r>
      </w:hyperlink>
      <w:r>
        <w:rPr>
          <w:w w:val="110"/>
        </w:rPr>
        <w:t xml:space="preserve"> are applied as </w:t>
      </w:r>
      <w:proofErr w:type="spellStart"/>
      <w:r>
        <w:rPr>
          <w:w w:val="110"/>
        </w:rPr>
        <w:t>trapezoidally</w:t>
      </w:r>
      <w:proofErr w:type="spellEnd"/>
      <w:r>
        <w:rPr>
          <w:w w:val="110"/>
        </w:rPr>
        <w:t xml:space="preserve"> varying loads along the column elements. Other loads applied to the structure include the gravity loads, and the buoyancy acting on the submerged elements.</w:t>
      </w:r>
    </w:p>
    <w:p w:rsidR="00012D33" w:rsidRDefault="00012D33">
      <w:pPr>
        <w:pStyle w:val="BodyText"/>
        <w:spacing w:before="4"/>
        <w:rPr>
          <w:sz w:val="24"/>
        </w:rPr>
      </w:pPr>
    </w:p>
    <w:p w:rsidR="00012D33" w:rsidRDefault="0009622D">
      <w:pPr>
        <w:pStyle w:val="Heading4"/>
        <w:numPr>
          <w:ilvl w:val="2"/>
          <w:numId w:val="13"/>
        </w:numPr>
        <w:tabs>
          <w:tab w:val="left" w:pos="801"/>
        </w:tabs>
        <w:ind w:left="800" w:hanging="700"/>
        <w:jc w:val="both"/>
      </w:pPr>
      <w:bookmarkStart w:id="131" w:name="Boundary_Conditions"/>
      <w:bookmarkEnd w:id="131"/>
      <w:r>
        <w:rPr>
          <w:w w:val="115"/>
        </w:rPr>
        <w:t>Boundary</w:t>
      </w:r>
      <w:r>
        <w:rPr>
          <w:spacing w:val="29"/>
          <w:w w:val="115"/>
        </w:rPr>
        <w:t xml:space="preserve"> </w:t>
      </w:r>
      <w:r>
        <w:rPr>
          <w:w w:val="115"/>
        </w:rPr>
        <w:t>Conditions</w:t>
      </w:r>
    </w:p>
    <w:p w:rsidR="00012D33" w:rsidRDefault="0009622D">
      <w:pPr>
        <w:pStyle w:val="BodyText"/>
        <w:spacing w:before="161" w:line="273" w:lineRule="auto"/>
        <w:ind w:left="100" w:right="117"/>
        <w:jc w:val="both"/>
      </w:pPr>
      <w:r>
        <w:rPr>
          <w:w w:val="110"/>
        </w:rPr>
        <w:t xml:space="preserve">Multiple boundary conditions are applied to the structure. The mooring system stiffness matrix (linearized about the neutral position) is applied at the mooring connection nodes. </w:t>
      </w:r>
      <w:r>
        <w:rPr>
          <w:spacing w:val="-3"/>
          <w:w w:val="110"/>
        </w:rPr>
        <w:t xml:space="preserve">However, </w:t>
      </w:r>
      <w:r>
        <w:rPr>
          <w:w w:val="110"/>
        </w:rPr>
        <w:t>even with the mooring stiffness,</w:t>
      </w:r>
      <w:r>
        <w:rPr>
          <w:spacing w:val="-8"/>
          <w:w w:val="110"/>
        </w:rPr>
        <w:t xml:space="preserve"> </w:t>
      </w:r>
      <w:r>
        <w:rPr>
          <w:w w:val="110"/>
        </w:rPr>
        <w:t>the</w:t>
      </w:r>
      <w:r>
        <w:rPr>
          <w:spacing w:val="-9"/>
          <w:w w:val="110"/>
        </w:rPr>
        <w:t xml:space="preserve"> </w:t>
      </w:r>
      <w:r>
        <w:rPr>
          <w:w w:val="110"/>
        </w:rPr>
        <w:t>finite</w:t>
      </w:r>
      <w:r>
        <w:rPr>
          <w:spacing w:val="-9"/>
          <w:w w:val="110"/>
        </w:rPr>
        <w:t xml:space="preserve"> </w:t>
      </w:r>
      <w:r>
        <w:rPr>
          <w:w w:val="110"/>
        </w:rPr>
        <w:t>element</w:t>
      </w:r>
      <w:r>
        <w:rPr>
          <w:spacing w:val="-9"/>
          <w:w w:val="110"/>
        </w:rPr>
        <w:t xml:space="preserve"> </w:t>
      </w:r>
      <w:r>
        <w:rPr>
          <w:w w:val="110"/>
        </w:rPr>
        <w:t>analysis</w:t>
      </w:r>
      <w:r>
        <w:rPr>
          <w:spacing w:val="-8"/>
          <w:w w:val="110"/>
        </w:rPr>
        <w:t xml:space="preserve"> </w:t>
      </w:r>
      <w:r>
        <w:rPr>
          <w:w w:val="110"/>
        </w:rPr>
        <w:t>would</w:t>
      </w:r>
      <w:r>
        <w:rPr>
          <w:spacing w:val="-8"/>
          <w:w w:val="110"/>
        </w:rPr>
        <w:t xml:space="preserve"> </w:t>
      </w:r>
      <w:r>
        <w:rPr>
          <w:w w:val="110"/>
        </w:rPr>
        <w:t>otherwise</w:t>
      </w:r>
      <w:r>
        <w:rPr>
          <w:spacing w:val="-8"/>
          <w:w w:val="110"/>
        </w:rPr>
        <w:t xml:space="preserve"> </w:t>
      </w:r>
      <w:r>
        <w:rPr>
          <w:w w:val="110"/>
        </w:rPr>
        <w:t>still</w:t>
      </w:r>
      <w:r>
        <w:rPr>
          <w:spacing w:val="-8"/>
          <w:w w:val="110"/>
        </w:rPr>
        <w:t xml:space="preserve"> </w:t>
      </w:r>
      <w:r>
        <w:rPr>
          <w:w w:val="110"/>
        </w:rPr>
        <w:t>regard</w:t>
      </w:r>
      <w:r>
        <w:rPr>
          <w:spacing w:val="-9"/>
          <w:w w:val="110"/>
        </w:rPr>
        <w:t xml:space="preserve"> </w:t>
      </w:r>
      <w:r>
        <w:rPr>
          <w:w w:val="110"/>
        </w:rPr>
        <w:t>the</w:t>
      </w:r>
      <w:r>
        <w:rPr>
          <w:spacing w:val="-9"/>
          <w:w w:val="110"/>
        </w:rPr>
        <w:t xml:space="preserve"> </w:t>
      </w:r>
      <w:r>
        <w:rPr>
          <w:w w:val="110"/>
        </w:rPr>
        <w:t>structure</w:t>
      </w:r>
      <w:r>
        <w:rPr>
          <w:spacing w:val="-8"/>
          <w:w w:val="110"/>
        </w:rPr>
        <w:t xml:space="preserve"> </w:t>
      </w:r>
      <w:r>
        <w:rPr>
          <w:w w:val="110"/>
        </w:rPr>
        <w:t>as</w:t>
      </w:r>
      <w:r>
        <w:rPr>
          <w:spacing w:val="-9"/>
          <w:w w:val="110"/>
        </w:rPr>
        <w:t xml:space="preserve"> </w:t>
      </w:r>
      <w:r>
        <w:rPr>
          <w:w w:val="110"/>
        </w:rPr>
        <w:t>unrestrained</w:t>
      </w:r>
      <w:r>
        <w:rPr>
          <w:spacing w:val="-9"/>
          <w:w w:val="110"/>
        </w:rPr>
        <w:t xml:space="preserve"> </w:t>
      </w:r>
      <w:r>
        <w:rPr>
          <w:w w:val="110"/>
        </w:rPr>
        <w:t>and</w:t>
      </w:r>
      <w:r>
        <w:rPr>
          <w:spacing w:val="-8"/>
          <w:w w:val="110"/>
        </w:rPr>
        <w:t xml:space="preserve"> </w:t>
      </w:r>
      <w:r>
        <w:rPr>
          <w:w w:val="110"/>
        </w:rPr>
        <w:t xml:space="preserve">incapable of supporting any static loads. Thus, </w:t>
      </w:r>
      <w:proofErr w:type="gramStart"/>
      <w:r>
        <w:rPr>
          <w:w w:val="110"/>
        </w:rPr>
        <w:t>in order to</w:t>
      </w:r>
      <w:proofErr w:type="gramEnd"/>
      <w:r>
        <w:rPr>
          <w:w w:val="110"/>
        </w:rPr>
        <w:t xml:space="preserve"> successfully compute stress and buckling limits in a well- posed problem, an additional rigid boundary condition (in all 6 DOF) is imposed at the bottom node of</w:t>
      </w:r>
      <w:r>
        <w:rPr>
          <w:spacing w:val="-19"/>
          <w:w w:val="110"/>
        </w:rPr>
        <w:t xml:space="preserve"> </w:t>
      </w:r>
      <w:r>
        <w:rPr>
          <w:w w:val="110"/>
        </w:rPr>
        <w:t>the main</w:t>
      </w:r>
      <w:r>
        <w:rPr>
          <w:spacing w:val="-27"/>
          <w:w w:val="110"/>
        </w:rPr>
        <w:t xml:space="preserve"> </w:t>
      </w:r>
      <w:r>
        <w:rPr>
          <w:w w:val="110"/>
        </w:rPr>
        <w:t>column.</w:t>
      </w:r>
    </w:p>
    <w:p w:rsidR="00012D33" w:rsidRDefault="00012D33">
      <w:pPr>
        <w:pStyle w:val="BodyText"/>
        <w:spacing w:before="4"/>
        <w:rPr>
          <w:sz w:val="24"/>
        </w:rPr>
      </w:pPr>
    </w:p>
    <w:p w:rsidR="00012D33" w:rsidRDefault="0009622D">
      <w:pPr>
        <w:pStyle w:val="Heading4"/>
        <w:numPr>
          <w:ilvl w:val="2"/>
          <w:numId w:val="13"/>
        </w:numPr>
        <w:tabs>
          <w:tab w:val="left" w:pos="801"/>
        </w:tabs>
        <w:ind w:left="800" w:hanging="700"/>
        <w:jc w:val="both"/>
      </w:pPr>
      <w:bookmarkStart w:id="132" w:name="Outputs"/>
      <w:bookmarkEnd w:id="132"/>
      <w:r>
        <w:rPr>
          <w:w w:val="115"/>
        </w:rPr>
        <w:t>Outputs</w:t>
      </w:r>
    </w:p>
    <w:p w:rsidR="00012D33" w:rsidRDefault="0009622D">
      <w:pPr>
        <w:pStyle w:val="BodyText"/>
        <w:spacing w:before="161" w:line="273" w:lineRule="auto"/>
        <w:ind w:left="100" w:right="117"/>
        <w:jc w:val="both"/>
      </w:pPr>
      <w:r>
        <w:rPr>
          <w:w w:val="105"/>
        </w:rPr>
        <w:t xml:space="preserve">Structural analysis outputs include mass properties of the structure, member stresses, and summary forces    and moments on the body. Mass properties include the total mass of the floating turbine and the mass of the substructure itself.  The calculations also allow for easy computation of the center of mass of the structure </w:t>
      </w:r>
      <w:proofErr w:type="gramStart"/>
      <w:r>
        <w:rPr>
          <w:w w:val="105"/>
        </w:rPr>
        <w:t xml:space="preserve">   (</w:t>
      </w:r>
      <w:proofErr w:type="gramEnd"/>
      <w:r>
        <w:rPr>
          <w:w w:val="105"/>
        </w:rPr>
        <w:t xml:space="preserve">not accounting for variable  ballast) and the center of buoyancy (centroid of the submerged volume).  </w:t>
      </w:r>
      <w:proofErr w:type="gramStart"/>
      <w:r>
        <w:rPr>
          <w:w w:val="105"/>
        </w:rPr>
        <w:t>The  first</w:t>
      </w:r>
      <w:proofErr w:type="gramEnd"/>
      <w:r>
        <w:rPr>
          <w:w w:val="105"/>
        </w:rPr>
        <w:t xml:space="preserve"> </w:t>
      </w:r>
      <w:r>
        <w:rPr>
          <w:spacing w:val="-4"/>
          <w:w w:val="105"/>
        </w:rPr>
        <w:t xml:space="preserve">two  </w:t>
      </w:r>
      <w:r>
        <w:rPr>
          <w:w w:val="105"/>
        </w:rPr>
        <w:t xml:space="preserve">natural frequencies of the structure are also computed to compare against the range of standard     </w:t>
      </w:r>
      <w:r>
        <w:rPr>
          <w:spacing w:val="-5"/>
          <w:w w:val="105"/>
        </w:rPr>
        <w:t xml:space="preserve">wave </w:t>
      </w:r>
      <w:r>
        <w:rPr>
          <w:w w:val="105"/>
        </w:rPr>
        <w:t xml:space="preserve">frequencies and rotor passing frequencies (1P and 3P). Next, the reaction forces and moments at the boundary node at the keel are </w:t>
      </w:r>
      <w:proofErr w:type="gramStart"/>
      <w:r>
        <w:rPr>
          <w:w w:val="105"/>
        </w:rPr>
        <w:t>taken  as</w:t>
      </w:r>
      <w:proofErr w:type="gramEnd"/>
      <w:r>
        <w:rPr>
          <w:w w:val="105"/>
        </w:rPr>
        <w:t xml:space="preserve">  the  total  loading  on  the  structure.  </w:t>
      </w:r>
      <w:proofErr w:type="gramStart"/>
      <w:r>
        <w:rPr>
          <w:w w:val="105"/>
        </w:rPr>
        <w:t>These  are</w:t>
      </w:r>
      <w:proofErr w:type="gramEnd"/>
      <w:r>
        <w:rPr>
          <w:w w:val="105"/>
        </w:rPr>
        <w:t xml:space="preserve">  used  later  in  the static stability calculations to ensure that the mooring lines provide adequate restoring force and moment. </w:t>
      </w:r>
      <w:r>
        <w:rPr>
          <w:spacing w:val="-3"/>
          <w:w w:val="105"/>
        </w:rPr>
        <w:t xml:space="preserve">Finally, </w:t>
      </w:r>
      <w:r>
        <w:rPr>
          <w:w w:val="105"/>
        </w:rPr>
        <w:t>the axial and shear forces within each frame element are extracted and converted to stresses using cross-sectional</w:t>
      </w:r>
      <w:r>
        <w:rPr>
          <w:spacing w:val="39"/>
          <w:w w:val="105"/>
        </w:rPr>
        <w:t xml:space="preserve"> </w:t>
      </w:r>
      <w:r>
        <w:rPr>
          <w:w w:val="105"/>
        </w:rPr>
        <w:t>properties.</w:t>
      </w:r>
    </w:p>
    <w:p w:rsidR="00012D33" w:rsidRDefault="0009622D">
      <w:pPr>
        <w:pStyle w:val="BodyText"/>
        <w:spacing w:before="1" w:line="273" w:lineRule="auto"/>
        <w:ind w:left="100" w:right="117" w:firstLine="298"/>
        <w:jc w:val="both"/>
      </w:pPr>
      <w:r>
        <w:rPr>
          <w:w w:val="105"/>
        </w:rPr>
        <w:t xml:space="preserve">Hoop stress of the </w:t>
      </w:r>
      <w:r>
        <w:rPr>
          <w:spacing w:val="-3"/>
          <w:w w:val="105"/>
        </w:rPr>
        <w:t xml:space="preserve">tower </w:t>
      </w:r>
      <w:r>
        <w:rPr>
          <w:w w:val="105"/>
        </w:rPr>
        <w:t xml:space="preserve">is estimated from the dynamic pressure of the wind loads using the Eurocode method </w:t>
      </w:r>
      <w:hyperlink w:anchor="_bookmark45" w:history="1">
        <w:r>
          <w:rPr>
            <w:w w:val="105"/>
          </w:rPr>
          <w:t>[11].</w:t>
        </w:r>
      </w:hyperlink>
      <w:r>
        <w:rPr>
          <w:w w:val="105"/>
        </w:rPr>
        <w:t xml:space="preserve">  Hoop stress of the submerged columns is determined using the dynamic and static </w:t>
      </w:r>
      <w:proofErr w:type="gramStart"/>
      <w:r>
        <w:rPr>
          <w:w w:val="105"/>
        </w:rPr>
        <w:t>pressure  heads</w:t>
      </w:r>
      <w:proofErr w:type="gramEnd"/>
      <w:r>
        <w:rPr>
          <w:w w:val="105"/>
        </w:rPr>
        <w:t xml:space="preserve"> of the </w:t>
      </w:r>
      <w:r>
        <w:rPr>
          <w:spacing w:val="20"/>
          <w:w w:val="105"/>
        </w:rPr>
        <w:t xml:space="preserve"> </w:t>
      </w:r>
      <w:r>
        <w:rPr>
          <w:w w:val="105"/>
        </w:rPr>
        <w:t>water.</w:t>
      </w:r>
    </w:p>
    <w:p w:rsidR="00012D33" w:rsidRDefault="00012D33">
      <w:pPr>
        <w:spacing w:line="273" w:lineRule="auto"/>
        <w:jc w:val="both"/>
        <w:sectPr w:rsidR="00012D33">
          <w:pgSz w:w="12240" w:h="15840"/>
          <w:pgMar w:top="1400" w:right="1320" w:bottom="980" w:left="1340" w:header="0" w:footer="792" w:gutter="0"/>
          <w:cols w:space="720"/>
        </w:sectPr>
      </w:pPr>
    </w:p>
    <w:p w:rsidR="00012D33" w:rsidRDefault="00012D33">
      <w:pPr>
        <w:pStyle w:val="BodyText"/>
        <w:spacing w:before="9"/>
        <w:rPr>
          <w:sz w:val="21"/>
        </w:rPr>
      </w:pPr>
    </w:p>
    <w:p w:rsidR="00012D33" w:rsidRDefault="0009622D">
      <w:pPr>
        <w:tabs>
          <w:tab w:val="left" w:pos="682"/>
        </w:tabs>
        <w:spacing w:line="112" w:lineRule="exact"/>
        <w:jc w:val="right"/>
        <w:rPr>
          <w:i/>
          <w:sz w:val="20"/>
        </w:rPr>
      </w:pPr>
      <w:r>
        <w:rPr>
          <w:i/>
          <w:w w:val="120"/>
          <w:sz w:val="20"/>
        </w:rPr>
        <w:t>σ</w:t>
      </w:r>
      <w:r>
        <w:rPr>
          <w:i/>
          <w:w w:val="120"/>
          <w:sz w:val="20"/>
        </w:rPr>
        <w:tab/>
      </w:r>
      <w:r>
        <w:rPr>
          <w:w w:val="120"/>
          <w:sz w:val="20"/>
        </w:rPr>
        <w:t xml:space="preserve">= </w:t>
      </w:r>
      <w:r>
        <w:rPr>
          <w:i/>
          <w:w w:val="120"/>
          <w:sz w:val="20"/>
        </w:rPr>
        <w:t>k</w:t>
      </w:r>
      <w:r>
        <w:rPr>
          <w:i/>
          <w:spacing w:val="59"/>
          <w:w w:val="120"/>
          <w:sz w:val="20"/>
        </w:rPr>
        <w:t xml:space="preserve"> </w:t>
      </w:r>
      <w:r>
        <w:rPr>
          <w:i/>
          <w:w w:val="110"/>
          <w:sz w:val="20"/>
        </w:rPr>
        <w:t>q</w:t>
      </w:r>
    </w:p>
    <w:p w:rsidR="00012D33" w:rsidRDefault="0009622D">
      <w:pPr>
        <w:tabs>
          <w:tab w:val="left" w:pos="1242"/>
        </w:tabs>
        <w:spacing w:before="27" w:line="335" w:lineRule="exact"/>
        <w:ind w:left="312"/>
        <w:rPr>
          <w:i/>
          <w:sz w:val="20"/>
        </w:rPr>
      </w:pPr>
      <w:r>
        <w:br w:type="column"/>
      </w:r>
      <w:r>
        <w:rPr>
          <w:i/>
          <w:sz w:val="20"/>
          <w:u w:val="single"/>
        </w:rPr>
        <w:t xml:space="preserve">d </w:t>
      </w:r>
      <w:r>
        <w:rPr>
          <w:rFonts w:ascii="Meiryo" w:hAnsi="Meiryo"/>
          <w:i/>
          <w:sz w:val="20"/>
          <w:u w:val="single"/>
        </w:rPr>
        <w:t>−</w:t>
      </w:r>
      <w:r>
        <w:rPr>
          <w:rFonts w:ascii="Meiryo" w:hAnsi="Meiryo"/>
          <w:i/>
          <w:spacing w:val="-28"/>
          <w:sz w:val="20"/>
          <w:u w:val="single"/>
        </w:rPr>
        <w:t xml:space="preserve"> </w:t>
      </w:r>
      <w:proofErr w:type="gramStart"/>
      <w:r>
        <w:rPr>
          <w:i/>
          <w:w w:val="110"/>
          <w:sz w:val="20"/>
          <w:u w:val="single"/>
        </w:rPr>
        <w:t>t</w:t>
      </w:r>
      <w:r>
        <w:rPr>
          <w:i/>
          <w:spacing w:val="-32"/>
          <w:w w:val="110"/>
          <w:sz w:val="20"/>
          <w:u w:val="single"/>
        </w:rPr>
        <w:t xml:space="preserve"> </w:t>
      </w:r>
      <w:r>
        <w:rPr>
          <w:position w:val="-12"/>
          <w:sz w:val="20"/>
        </w:rPr>
        <w:t>;</w:t>
      </w:r>
      <w:proofErr w:type="gramEnd"/>
      <w:r>
        <w:rPr>
          <w:position w:val="-12"/>
          <w:sz w:val="20"/>
        </w:rPr>
        <w:tab/>
      </w:r>
      <w:r>
        <w:rPr>
          <w:i/>
          <w:w w:val="85"/>
          <w:position w:val="-12"/>
          <w:sz w:val="20"/>
        </w:rPr>
        <w:t>q</w:t>
      </w:r>
    </w:p>
    <w:p w:rsidR="00012D33" w:rsidRDefault="0009622D">
      <w:pPr>
        <w:pStyle w:val="BodyText"/>
        <w:spacing w:before="8"/>
        <w:rPr>
          <w:i/>
          <w:sz w:val="19"/>
        </w:rPr>
      </w:pPr>
      <w:r>
        <w:br w:type="column"/>
      </w:r>
    </w:p>
    <w:p w:rsidR="00012D33" w:rsidRDefault="00F23B9E">
      <w:pPr>
        <w:tabs>
          <w:tab w:val="left" w:pos="701"/>
        </w:tabs>
        <w:spacing w:line="136" w:lineRule="exact"/>
        <w:ind w:left="343"/>
        <w:rPr>
          <w:sz w:val="14"/>
        </w:rPr>
      </w:pPr>
      <w:r>
        <w:rPr>
          <w:noProof/>
        </w:rPr>
        <mc:AlternateContent>
          <mc:Choice Requires="wps">
            <w:drawing>
              <wp:anchor distT="0" distB="0" distL="114300" distR="114300" simplePos="0" relativeHeight="251669504" behindDoc="1" locked="0" layoutInCell="1" allowOverlap="1" wp14:anchorId="24A58E2E" wp14:editId="1B0B87F1">
                <wp:simplePos x="0" y="0"/>
                <wp:positionH relativeFrom="page">
                  <wp:posOffset>4488815</wp:posOffset>
                </wp:positionH>
                <wp:positionV relativeFrom="paragraph">
                  <wp:posOffset>-46990</wp:posOffset>
                </wp:positionV>
                <wp:extent cx="63500" cy="127000"/>
                <wp:effectExtent l="2540" t="1905" r="635" b="4445"/>
                <wp:wrapNone/>
                <wp:docPr id="1088" name="Text Box 10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pStyle w:val="BodyText"/>
                              <w:spacing w:line="193" w:lineRule="exact"/>
                            </w:pPr>
                            <w:r>
                              <w:rPr>
                                <w:w w:val="99"/>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A58E2E" id="Text Box 1077" o:spid="_x0000_s1331" type="#_x0000_t202" style="position:absolute;left:0;text-align:left;margin-left:353.45pt;margin-top:-3.7pt;width:5pt;height:10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" filled="f" stroked="f">
                <v:textbox inset="0,0,0,0">
                  <w:txbxContent>
                    <w:p w:rsidR="0009622D" w:rsidRDefault="0009622D">
                      <w:pPr>
                        <w:pStyle w:val="BodyText"/>
                        <w:spacing w:line="193" w:lineRule="exact"/>
                      </w:pPr>
                      <w:r>
                        <w:rPr>
                          <w:w w:val="99"/>
                        </w:rPr>
                        <w:t>1</w:t>
                      </w:r>
                    </w:p>
                  </w:txbxContent>
                </v:textbox>
                <w10:wrap anchorx="page"/>
              </v:shape>
            </w:pict>
          </mc:Fallback>
        </mc:AlternateContent>
      </w:r>
      <w:r w:rsidR="0009622D">
        <w:rPr>
          <w:w w:val="120"/>
          <w:sz w:val="20"/>
        </w:rPr>
        <w:t>=</w:t>
      </w:r>
      <w:r w:rsidR="0009622D">
        <w:rPr>
          <w:w w:val="120"/>
          <w:sz w:val="20"/>
        </w:rPr>
        <w:tab/>
      </w:r>
      <w:r w:rsidR="0009622D">
        <w:rPr>
          <w:i/>
          <w:w w:val="110"/>
          <w:sz w:val="20"/>
        </w:rPr>
        <w:t>ρ U</w:t>
      </w:r>
      <w:r w:rsidR="0009622D">
        <w:rPr>
          <w:i/>
          <w:spacing w:val="-17"/>
          <w:w w:val="110"/>
          <w:sz w:val="20"/>
        </w:rPr>
        <w:t xml:space="preserve"> </w:t>
      </w:r>
      <w:r w:rsidR="0009622D">
        <w:rPr>
          <w:w w:val="110"/>
          <w:position w:val="8"/>
          <w:sz w:val="14"/>
        </w:rPr>
        <w:t>2</w:t>
      </w:r>
    </w:p>
    <w:p w:rsidR="00012D33" w:rsidRDefault="00F23B9E">
      <w:pPr>
        <w:pStyle w:val="BodyText"/>
        <w:spacing w:line="20" w:lineRule="exact"/>
        <w:ind w:left="573"/>
        <w:rPr>
          <w:sz w:val="2"/>
        </w:rPr>
      </w:pPr>
      <w:r>
        <w:rPr>
          <w:noProof/>
          <w:sz w:val="2"/>
        </w:rPr>
        <mc:AlternateContent>
          <mc:Choice Requires="wpg">
            <w:drawing>
              <wp:inline distT="0" distB="0" distL="0" distR="0" wp14:anchorId="7E4C2E2F" wp14:editId="4AD164DC">
                <wp:extent cx="68580" cy="5080"/>
                <wp:effectExtent l="9525" t="2540" r="7620" b="11430"/>
                <wp:docPr id="1086" name="Group 1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80" cy="5080"/>
                          <a:chOff x="0" y="0"/>
                          <a:chExt cx="108" cy="8"/>
                        </a:xfrm>
                      </wpg:grpSpPr>
                      <wps:wsp>
                        <wps:cNvPr id="1087" name="Line 1076"/>
                        <wps:cNvCnPr>
                          <a:cxnSpLocks noChangeShapeType="1"/>
                        </wps:cNvCnPr>
                        <wps:spPr bwMode="auto">
                          <a:xfrm>
                            <a:off x="4" y="4"/>
                            <a:ext cx="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BBF3B33" id="Group 1075" o:spid="_x0000_s1026" style="width:5.4pt;height:.4pt;mso-position-horizontal-relative:char;mso-position-vertical-relative:line" coordsize="1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">
                <v:line id="Line 1076" o:spid="_x0000_s1027" style="position:absolute;visibility:visible;mso-wrap-style:square" from="4,4" to="1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" strokeweight=".14042mm"/>
                <w10:anchorlock/>
              </v:group>
            </w:pict>
          </mc:Fallback>
        </mc:AlternateContent>
      </w:r>
    </w:p>
    <w:p w:rsidR="00012D33" w:rsidRDefault="0009622D">
      <w:pPr>
        <w:pStyle w:val="BodyText"/>
        <w:spacing w:before="9"/>
        <w:rPr>
          <w:sz w:val="21"/>
        </w:rPr>
      </w:pPr>
      <w:r>
        <w:br w:type="column"/>
      </w:r>
    </w:p>
    <w:p w:rsidR="00012D33" w:rsidRDefault="0009622D">
      <w:pPr>
        <w:pStyle w:val="BodyText"/>
        <w:spacing w:line="112" w:lineRule="exact"/>
        <w:ind w:right="117"/>
        <w:jc w:val="right"/>
      </w:pPr>
      <w:r>
        <w:rPr>
          <w:w w:val="105"/>
        </w:rPr>
        <w:t>(7)</w:t>
      </w:r>
    </w:p>
    <w:p w:rsidR="00012D33" w:rsidRDefault="00012D33">
      <w:pPr>
        <w:spacing w:line="112" w:lineRule="exact"/>
        <w:jc w:val="right"/>
        <w:sectPr w:rsidR="00012D33">
          <w:type w:val="continuous"/>
          <w:pgSz w:w="12240" w:h="15840"/>
          <w:pgMar w:top="1500" w:right="1320" w:bottom="980" w:left="1340" w:header="720" w:footer="720" w:gutter="0"/>
          <w:cols w:num="4" w:space="720" w:equalWidth="0">
            <w:col w:w="3740" w:space="40"/>
            <w:col w:w="1332" w:space="40"/>
            <w:col w:w="1138" w:space="390"/>
            <w:col w:w="2900"/>
          </w:cols>
        </w:sectPr>
      </w:pPr>
    </w:p>
    <w:p w:rsidR="00012D33" w:rsidRDefault="0009622D">
      <w:pPr>
        <w:spacing w:line="134" w:lineRule="exact"/>
        <w:jc w:val="right"/>
        <w:rPr>
          <w:rFonts w:ascii="Arial" w:hAnsi="Arial"/>
          <w:i/>
          <w:sz w:val="14"/>
        </w:rPr>
      </w:pPr>
      <w:proofErr w:type="spellStart"/>
      <w:proofErr w:type="gramStart"/>
      <w:r>
        <w:rPr>
          <w:rFonts w:ascii="Arial" w:hAnsi="Arial"/>
          <w:i/>
          <w:w w:val="120"/>
          <w:sz w:val="14"/>
        </w:rPr>
        <w:t>θ,Euro</w:t>
      </w:r>
      <w:proofErr w:type="spellEnd"/>
      <w:proofErr w:type="gramEnd"/>
    </w:p>
    <w:p w:rsidR="00012D33" w:rsidRDefault="0009622D">
      <w:pPr>
        <w:spacing w:line="258" w:lineRule="exact"/>
        <w:ind w:left="339"/>
        <w:rPr>
          <w:i/>
          <w:sz w:val="20"/>
        </w:rPr>
      </w:pPr>
      <w:r>
        <w:br w:type="column"/>
      </w:r>
      <w:proofErr w:type="gramStart"/>
      <w:r>
        <w:rPr>
          <w:rFonts w:ascii="Arial"/>
          <w:i/>
          <w:w w:val="115"/>
          <w:sz w:val="14"/>
        </w:rPr>
        <w:t>w  max</w:t>
      </w:r>
      <w:proofErr w:type="gramEnd"/>
      <w:r>
        <w:rPr>
          <w:rFonts w:ascii="Arial"/>
          <w:i/>
          <w:w w:val="115"/>
          <w:sz w:val="14"/>
        </w:rPr>
        <w:t xml:space="preserve">   </w:t>
      </w:r>
      <w:r>
        <w:rPr>
          <w:w w:val="115"/>
          <w:position w:val="-10"/>
          <w:sz w:val="20"/>
        </w:rPr>
        <w:t>2</w:t>
      </w:r>
      <w:r>
        <w:rPr>
          <w:i/>
          <w:w w:val="115"/>
          <w:position w:val="-10"/>
          <w:sz w:val="20"/>
        </w:rPr>
        <w:t>t</w:t>
      </w:r>
    </w:p>
    <w:p w:rsidR="00012D33" w:rsidRDefault="0009622D">
      <w:pPr>
        <w:spacing w:line="134" w:lineRule="exact"/>
        <w:jc w:val="right"/>
        <w:rPr>
          <w:rFonts w:ascii="Arial"/>
          <w:i/>
          <w:sz w:val="14"/>
        </w:rPr>
      </w:pPr>
      <w:r>
        <w:br w:type="column"/>
      </w:r>
      <w:r>
        <w:rPr>
          <w:rFonts w:ascii="Arial"/>
          <w:i/>
          <w:w w:val="120"/>
          <w:sz w:val="14"/>
        </w:rPr>
        <w:t>max</w:t>
      </w:r>
    </w:p>
    <w:p w:rsidR="00012D33" w:rsidRDefault="0009622D">
      <w:pPr>
        <w:spacing w:line="257" w:lineRule="exact"/>
        <w:ind w:left="259"/>
        <w:rPr>
          <w:rFonts w:ascii="Arial"/>
          <w:i/>
          <w:sz w:val="14"/>
        </w:rPr>
      </w:pPr>
      <w:r>
        <w:br w:type="column"/>
      </w:r>
      <w:proofErr w:type="gramStart"/>
      <w:r>
        <w:rPr>
          <w:w w:val="110"/>
          <w:position w:val="-8"/>
          <w:sz w:val="20"/>
        </w:rPr>
        <w:t xml:space="preserve">2  </w:t>
      </w:r>
      <w:proofErr w:type="spellStart"/>
      <w:r>
        <w:rPr>
          <w:rFonts w:ascii="Arial"/>
          <w:i/>
          <w:w w:val="110"/>
          <w:position w:val="2"/>
          <w:sz w:val="14"/>
        </w:rPr>
        <w:t>a</w:t>
      </w:r>
      <w:proofErr w:type="spellEnd"/>
      <w:proofErr w:type="gramEnd"/>
      <w:r>
        <w:rPr>
          <w:rFonts w:ascii="Arial"/>
          <w:i/>
          <w:w w:val="110"/>
          <w:position w:val="2"/>
          <w:sz w:val="14"/>
        </w:rPr>
        <w:t xml:space="preserve">   </w:t>
      </w:r>
      <w:proofErr w:type="spellStart"/>
      <w:r>
        <w:rPr>
          <w:rFonts w:ascii="Arial"/>
          <w:i/>
          <w:w w:val="110"/>
          <w:sz w:val="14"/>
        </w:rPr>
        <w:t>a</w:t>
      </w:r>
      <w:proofErr w:type="spellEnd"/>
    </w:p>
    <w:p w:rsidR="00012D33" w:rsidRDefault="00012D33">
      <w:pPr>
        <w:spacing w:line="257" w:lineRule="exact"/>
        <w:rPr>
          <w:rFonts w:ascii="Arial"/>
          <w:sz w:val="14"/>
        </w:rPr>
        <w:sectPr w:rsidR="00012D33">
          <w:type w:val="continuous"/>
          <w:pgSz w:w="12240" w:h="15840"/>
          <w:pgMar w:top="1500" w:right="1320" w:bottom="980" w:left="1340" w:header="720" w:footer="720" w:gutter="0"/>
          <w:cols w:num="4" w:space="720" w:equalWidth="0">
            <w:col w:w="3143" w:space="40"/>
            <w:col w:w="1205" w:space="40"/>
            <w:col w:w="1002" w:space="40"/>
            <w:col w:w="4110"/>
          </w:cols>
        </w:sectPr>
      </w:pPr>
    </w:p>
    <w:p w:rsidR="00012D33" w:rsidRDefault="0009622D">
      <w:pPr>
        <w:tabs>
          <w:tab w:val="left" w:pos="3207"/>
          <w:tab w:val="left" w:pos="3957"/>
        </w:tabs>
        <w:spacing w:before="119" w:line="112" w:lineRule="exact"/>
        <w:ind w:left="2482"/>
        <w:rPr>
          <w:i/>
          <w:sz w:val="20"/>
        </w:rPr>
      </w:pPr>
      <w:r>
        <w:rPr>
          <w:i/>
          <w:w w:val="120"/>
          <w:sz w:val="20"/>
        </w:rPr>
        <w:t>σ</w:t>
      </w:r>
      <w:r>
        <w:rPr>
          <w:i/>
          <w:w w:val="120"/>
          <w:sz w:val="20"/>
        </w:rPr>
        <w:tab/>
      </w:r>
      <w:r>
        <w:rPr>
          <w:w w:val="120"/>
          <w:sz w:val="20"/>
        </w:rPr>
        <w:t>=</w:t>
      </w:r>
      <w:r>
        <w:rPr>
          <w:spacing w:val="-10"/>
          <w:w w:val="120"/>
          <w:sz w:val="20"/>
        </w:rPr>
        <w:t xml:space="preserve"> </w:t>
      </w:r>
      <w:r>
        <w:rPr>
          <w:w w:val="120"/>
          <w:sz w:val="20"/>
        </w:rPr>
        <w:t>(</w:t>
      </w:r>
      <w:r>
        <w:rPr>
          <w:i/>
          <w:w w:val="120"/>
          <w:sz w:val="20"/>
        </w:rPr>
        <w:t>q</w:t>
      </w:r>
      <w:r>
        <w:rPr>
          <w:i/>
          <w:w w:val="120"/>
          <w:sz w:val="20"/>
        </w:rPr>
        <w:tab/>
      </w:r>
      <w:r>
        <w:rPr>
          <w:w w:val="120"/>
          <w:sz w:val="20"/>
        </w:rPr>
        <w:t>+</w:t>
      </w:r>
      <w:r>
        <w:rPr>
          <w:spacing w:val="-17"/>
          <w:w w:val="120"/>
          <w:sz w:val="20"/>
        </w:rPr>
        <w:t xml:space="preserve"> </w:t>
      </w:r>
      <w:r>
        <w:rPr>
          <w:i/>
          <w:w w:val="120"/>
          <w:sz w:val="20"/>
        </w:rPr>
        <w:t>p</w:t>
      </w:r>
    </w:p>
    <w:p w:rsidR="00012D33" w:rsidRDefault="0009622D">
      <w:pPr>
        <w:spacing w:line="167" w:lineRule="exact"/>
        <w:ind w:left="510" w:right="584"/>
        <w:jc w:val="center"/>
        <w:rPr>
          <w:i/>
          <w:sz w:val="20"/>
        </w:rPr>
      </w:pPr>
      <w:r>
        <w:br w:type="column"/>
      </w:r>
      <w:r>
        <w:rPr>
          <w:i/>
          <w:w w:val="115"/>
          <w:sz w:val="20"/>
          <w:u w:val="single"/>
        </w:rPr>
        <w:t>d    t</w:t>
      </w:r>
    </w:p>
    <w:p w:rsidR="00012D33" w:rsidRDefault="00F23B9E">
      <w:pPr>
        <w:pStyle w:val="BodyText"/>
        <w:tabs>
          <w:tab w:val="left" w:pos="966"/>
          <w:tab w:val="left" w:pos="1453"/>
        </w:tabs>
        <w:spacing w:line="64" w:lineRule="exact"/>
        <w:ind w:left="388"/>
        <w:rPr>
          <w:i/>
        </w:rPr>
      </w:pPr>
      <w:r>
        <w:rPr>
          <w:noProof/>
        </w:rPr>
        <mc:AlternateContent>
          <mc:Choice Requires="wps">
            <w:drawing>
              <wp:anchor distT="0" distB="0" distL="114300" distR="114300" simplePos="0" relativeHeight="251670528" behindDoc="1" locked="0" layoutInCell="1" allowOverlap="1" wp14:anchorId="238E40B7" wp14:editId="700D11DE">
                <wp:simplePos x="0" y="0"/>
                <wp:positionH relativeFrom="page">
                  <wp:posOffset>4005580</wp:posOffset>
                </wp:positionH>
                <wp:positionV relativeFrom="paragraph">
                  <wp:posOffset>-95250</wp:posOffset>
                </wp:positionV>
                <wp:extent cx="98425" cy="219710"/>
                <wp:effectExtent l="0" t="0" r="1270" b="635"/>
                <wp:wrapNone/>
                <wp:docPr id="1085" name="Text Box 10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242" w:lineRule="exact"/>
                              <w:rPr>
                                <w:rFonts w:ascii="Meiryo" w:hAnsi="Meiryo"/>
                                <w:i/>
                                <w:sz w:val="20"/>
                              </w:rPr>
                            </w:pPr>
                            <w:r>
                              <w:rPr>
                                <w:rFonts w:ascii="Meiryo" w:hAnsi="Meiryo"/>
                                <w:i/>
                                <w:w w:val="96"/>
                                <w:sz w:val="20"/>
                                <w:u w:val="single"/>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8E40B7" id="Text Box 1074" o:spid="_x0000_s1332" type="#_x0000_t202" style="position:absolute;left:0;text-align:left;margin-left:315.4pt;margin-top:-7.5pt;width:7.75pt;height:17.3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" filled="f" stroked="f">
                <v:textbox inset="0,0,0,0">
                  <w:txbxContent>
                    <w:p w:rsidR="0009622D" w:rsidRDefault="0009622D">
                      <w:pPr>
                        <w:spacing w:line="242" w:lineRule="exact"/>
                        <w:rPr>
                          <w:rFonts w:ascii="Meiryo" w:hAnsi="Meiryo"/>
                          <w:i/>
                          <w:sz w:val="20"/>
                        </w:rPr>
                      </w:pPr>
                      <w:r>
                        <w:rPr>
                          <w:rFonts w:ascii="Meiryo" w:hAnsi="Meiryo"/>
                          <w:i/>
                          <w:w w:val="96"/>
                          <w:sz w:val="20"/>
                          <w:u w:val="single"/>
                        </w:rPr>
                        <w:t>−</w:t>
                      </w:r>
                    </w:p>
                  </w:txbxContent>
                </v:textbox>
                <w10:wrap anchorx="page"/>
              </v:shape>
            </w:pict>
          </mc:Fallback>
        </mc:AlternateContent>
      </w:r>
      <w:r w:rsidR="0009622D">
        <w:t>)</w:t>
      </w:r>
      <w:r w:rsidR="0009622D">
        <w:tab/>
        <w:t>;</w:t>
      </w:r>
      <w:r w:rsidR="0009622D">
        <w:tab/>
      </w:r>
      <w:r w:rsidR="0009622D">
        <w:rPr>
          <w:i/>
          <w:w w:val="85"/>
        </w:rPr>
        <w:t>q</w:t>
      </w:r>
    </w:p>
    <w:p w:rsidR="00012D33" w:rsidRDefault="0009622D">
      <w:pPr>
        <w:spacing w:line="232" w:lineRule="exact"/>
        <w:ind w:left="343"/>
        <w:rPr>
          <w:sz w:val="14"/>
        </w:rPr>
      </w:pPr>
      <w:r>
        <w:br w:type="column"/>
      </w:r>
      <w:r>
        <w:rPr>
          <w:w w:val="120"/>
          <w:sz w:val="20"/>
        </w:rPr>
        <w:t xml:space="preserve">= </w:t>
      </w:r>
      <w:r>
        <w:rPr>
          <w:w w:val="105"/>
          <w:position w:val="13"/>
          <w:sz w:val="20"/>
        </w:rPr>
        <w:t xml:space="preserve">1 </w:t>
      </w:r>
      <w:proofErr w:type="gramStart"/>
      <w:r>
        <w:rPr>
          <w:i/>
          <w:w w:val="105"/>
          <w:sz w:val="20"/>
        </w:rPr>
        <w:t>ρ  U</w:t>
      </w:r>
      <w:proofErr w:type="gramEnd"/>
      <w:r>
        <w:rPr>
          <w:i/>
          <w:spacing w:val="-12"/>
          <w:w w:val="105"/>
          <w:sz w:val="20"/>
        </w:rPr>
        <w:t xml:space="preserve"> </w:t>
      </w:r>
      <w:r>
        <w:rPr>
          <w:w w:val="105"/>
          <w:position w:val="8"/>
          <w:sz w:val="14"/>
        </w:rPr>
        <w:t>2</w:t>
      </w:r>
    </w:p>
    <w:p w:rsidR="00012D33" w:rsidRDefault="00F23B9E">
      <w:pPr>
        <w:pStyle w:val="BodyText"/>
        <w:spacing w:line="20" w:lineRule="exact"/>
        <w:ind w:left="573"/>
        <w:rPr>
          <w:sz w:val="2"/>
        </w:rPr>
      </w:pPr>
      <w:r>
        <w:rPr>
          <w:noProof/>
          <w:sz w:val="2"/>
        </w:rPr>
        <mc:AlternateContent>
          <mc:Choice Requires="wpg">
            <w:drawing>
              <wp:inline distT="0" distB="0" distL="0" distR="0" wp14:anchorId="23556248" wp14:editId="328CCDB0">
                <wp:extent cx="68580" cy="5080"/>
                <wp:effectExtent l="5080" t="2540" r="2540" b="11430"/>
                <wp:docPr id="1083" name="Group 10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80" cy="5080"/>
                          <a:chOff x="0" y="0"/>
                          <a:chExt cx="108" cy="8"/>
                        </a:xfrm>
                      </wpg:grpSpPr>
                      <wps:wsp>
                        <wps:cNvPr id="1084" name="Line 1073"/>
                        <wps:cNvCnPr>
                          <a:cxnSpLocks noChangeShapeType="1"/>
                        </wps:cNvCnPr>
                        <wps:spPr bwMode="auto">
                          <a:xfrm>
                            <a:off x="4" y="4"/>
                            <a:ext cx="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74702C9" id="Group 1072" o:spid="_x0000_s1026" style="width:5.4pt;height:.4pt;mso-position-horizontal-relative:char;mso-position-vertical-relative:line" coordsize="1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">
                <v:line id="Line 1073" o:spid="_x0000_s1027" style="position:absolute;visibility:visible;mso-wrap-style:square" from="4,4" to="1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" strokeweight=".14042mm"/>
                <w10:anchorlock/>
              </v:group>
            </w:pict>
          </mc:Fallback>
        </mc:AlternateContent>
      </w:r>
    </w:p>
    <w:p w:rsidR="00012D33" w:rsidRDefault="0009622D">
      <w:pPr>
        <w:spacing w:before="119" w:line="112" w:lineRule="exact"/>
        <w:ind w:right="117"/>
        <w:jc w:val="right"/>
        <w:rPr>
          <w:sz w:val="20"/>
        </w:rPr>
      </w:pPr>
      <w:r>
        <w:br w:type="column"/>
      </w:r>
      <w:r>
        <w:rPr>
          <w:w w:val="105"/>
          <w:sz w:val="20"/>
        </w:rPr>
        <w:t>(8)</w:t>
      </w:r>
    </w:p>
    <w:p w:rsidR="00012D33" w:rsidRDefault="00012D33">
      <w:pPr>
        <w:spacing w:line="112" w:lineRule="exact"/>
        <w:jc w:val="right"/>
        <w:rPr>
          <w:sz w:val="20"/>
        </w:rPr>
        <w:sectPr w:rsidR="00012D33">
          <w:type w:val="continuous"/>
          <w:pgSz w:w="12240" w:h="15840"/>
          <w:pgMar w:top="1500" w:right="1320" w:bottom="980" w:left="1340" w:header="720" w:footer="720" w:gutter="0"/>
          <w:cols w:num="4" w:space="720" w:equalWidth="0">
            <w:col w:w="4257" w:space="40"/>
            <w:col w:w="1543" w:space="40"/>
            <w:col w:w="1171" w:space="40"/>
            <w:col w:w="2489"/>
          </w:cols>
        </w:sectPr>
      </w:pPr>
    </w:p>
    <w:p w:rsidR="00012D33" w:rsidRDefault="0009622D">
      <w:pPr>
        <w:spacing w:line="134" w:lineRule="exact"/>
        <w:jc w:val="right"/>
        <w:rPr>
          <w:rFonts w:ascii="Arial" w:hAnsi="Arial"/>
          <w:i/>
          <w:sz w:val="14"/>
        </w:rPr>
      </w:pPr>
      <w:proofErr w:type="spellStart"/>
      <w:proofErr w:type="gramStart"/>
      <w:r>
        <w:rPr>
          <w:rFonts w:ascii="Arial" w:hAnsi="Arial"/>
          <w:i/>
          <w:w w:val="115"/>
          <w:sz w:val="14"/>
        </w:rPr>
        <w:t>θ,hydro</w:t>
      </w:r>
      <w:proofErr w:type="spellEnd"/>
      <w:proofErr w:type="gramEnd"/>
    </w:p>
    <w:p w:rsidR="00012D33" w:rsidRDefault="0009622D">
      <w:pPr>
        <w:spacing w:line="134" w:lineRule="exact"/>
        <w:ind w:left="402"/>
        <w:rPr>
          <w:rFonts w:ascii="Arial"/>
          <w:i/>
          <w:sz w:val="14"/>
        </w:rPr>
      </w:pPr>
      <w:r>
        <w:br w:type="column"/>
      </w:r>
      <w:r>
        <w:rPr>
          <w:rFonts w:ascii="Arial"/>
          <w:i/>
          <w:w w:val="120"/>
          <w:sz w:val="14"/>
        </w:rPr>
        <w:t>max</w:t>
      </w:r>
    </w:p>
    <w:p w:rsidR="00012D33" w:rsidRDefault="0009622D">
      <w:pPr>
        <w:tabs>
          <w:tab w:val="left" w:pos="1001"/>
        </w:tabs>
        <w:spacing w:line="257" w:lineRule="exact"/>
        <w:ind w:left="313"/>
        <w:rPr>
          <w:i/>
          <w:sz w:val="20"/>
        </w:rPr>
      </w:pPr>
      <w:r>
        <w:br w:type="column"/>
      </w:r>
      <w:r>
        <w:rPr>
          <w:rFonts w:ascii="Arial"/>
          <w:i/>
          <w:w w:val="115"/>
          <w:sz w:val="14"/>
        </w:rPr>
        <w:t>hydro</w:t>
      </w:r>
      <w:r>
        <w:rPr>
          <w:rFonts w:ascii="Arial"/>
          <w:i/>
          <w:w w:val="115"/>
          <w:sz w:val="14"/>
        </w:rPr>
        <w:tab/>
      </w:r>
      <w:r>
        <w:rPr>
          <w:spacing w:val="-4"/>
          <w:w w:val="115"/>
          <w:position w:val="-10"/>
          <w:sz w:val="20"/>
        </w:rPr>
        <w:t>2</w:t>
      </w:r>
      <w:r>
        <w:rPr>
          <w:i/>
          <w:spacing w:val="-4"/>
          <w:w w:val="115"/>
          <w:position w:val="-10"/>
          <w:sz w:val="20"/>
        </w:rPr>
        <w:t>t</w:t>
      </w:r>
    </w:p>
    <w:p w:rsidR="00012D33" w:rsidRDefault="0009622D">
      <w:pPr>
        <w:spacing w:line="134" w:lineRule="exact"/>
        <w:jc w:val="right"/>
        <w:rPr>
          <w:rFonts w:ascii="Arial"/>
          <w:i/>
          <w:sz w:val="14"/>
        </w:rPr>
      </w:pPr>
      <w:r>
        <w:br w:type="column"/>
      </w:r>
      <w:r>
        <w:rPr>
          <w:rFonts w:ascii="Arial"/>
          <w:i/>
          <w:w w:val="120"/>
          <w:sz w:val="14"/>
        </w:rPr>
        <w:t>max</w:t>
      </w:r>
    </w:p>
    <w:p w:rsidR="00012D33" w:rsidRDefault="0009622D">
      <w:pPr>
        <w:spacing w:line="257" w:lineRule="exact"/>
        <w:ind w:left="259"/>
        <w:rPr>
          <w:rFonts w:ascii="Arial"/>
          <w:i/>
          <w:sz w:val="14"/>
        </w:rPr>
      </w:pPr>
      <w:r>
        <w:br w:type="column"/>
      </w:r>
      <w:proofErr w:type="gramStart"/>
      <w:r>
        <w:rPr>
          <w:w w:val="110"/>
          <w:position w:val="-8"/>
          <w:sz w:val="20"/>
        </w:rPr>
        <w:t xml:space="preserve">2  </w:t>
      </w:r>
      <w:r>
        <w:rPr>
          <w:rFonts w:ascii="Arial"/>
          <w:i/>
          <w:w w:val="110"/>
          <w:position w:val="2"/>
          <w:sz w:val="14"/>
        </w:rPr>
        <w:t>w</w:t>
      </w:r>
      <w:proofErr w:type="gramEnd"/>
      <w:r>
        <w:rPr>
          <w:rFonts w:ascii="Arial"/>
          <w:i/>
          <w:w w:val="110"/>
          <w:position w:val="2"/>
          <w:sz w:val="14"/>
        </w:rPr>
        <w:t xml:space="preserve">   </w:t>
      </w:r>
      <w:proofErr w:type="spellStart"/>
      <w:r>
        <w:rPr>
          <w:rFonts w:ascii="Arial"/>
          <w:i/>
          <w:w w:val="110"/>
          <w:sz w:val="14"/>
        </w:rPr>
        <w:t>w</w:t>
      </w:r>
      <w:proofErr w:type="spellEnd"/>
    </w:p>
    <w:p w:rsidR="00012D33" w:rsidRDefault="00012D33">
      <w:pPr>
        <w:spacing w:line="257" w:lineRule="exact"/>
        <w:rPr>
          <w:rFonts w:ascii="Arial"/>
          <w:sz w:val="14"/>
        </w:rPr>
        <w:sectPr w:rsidR="00012D33">
          <w:type w:val="continuous"/>
          <w:pgSz w:w="12240" w:h="15840"/>
          <w:pgMar w:top="1500" w:right="1320" w:bottom="980" w:left="1340" w:header="720" w:footer="720" w:gutter="0"/>
          <w:cols w:num="5" w:space="720" w:equalWidth="0">
            <w:col w:w="3143" w:space="40"/>
            <w:col w:w="721" w:space="40"/>
            <w:col w:w="1173" w:space="40"/>
            <w:col w:w="1002" w:space="40"/>
            <w:col w:w="3381"/>
          </w:cols>
        </w:sectPr>
      </w:pPr>
    </w:p>
    <w:p w:rsidR="00012D33" w:rsidRDefault="0009622D">
      <w:pPr>
        <w:spacing w:before="135"/>
        <w:ind w:left="2623"/>
        <w:rPr>
          <w:i/>
          <w:sz w:val="20"/>
        </w:rPr>
      </w:pPr>
      <w:r>
        <w:rPr>
          <w:i/>
          <w:w w:val="115"/>
          <w:position w:val="3"/>
          <w:sz w:val="20"/>
        </w:rPr>
        <w:t>p</w:t>
      </w:r>
      <w:r>
        <w:rPr>
          <w:rFonts w:ascii="Arial" w:hAnsi="Arial"/>
          <w:i/>
          <w:w w:val="115"/>
          <w:sz w:val="14"/>
        </w:rPr>
        <w:t xml:space="preserve">hydro </w:t>
      </w:r>
      <w:r>
        <w:rPr>
          <w:w w:val="115"/>
          <w:position w:val="3"/>
          <w:sz w:val="20"/>
        </w:rPr>
        <w:t xml:space="preserve">= </w:t>
      </w:r>
      <w:r>
        <w:rPr>
          <w:i/>
          <w:w w:val="115"/>
          <w:position w:val="3"/>
          <w:sz w:val="20"/>
        </w:rPr>
        <w:t>ρ</w:t>
      </w:r>
      <w:r>
        <w:rPr>
          <w:rFonts w:ascii="Arial" w:hAnsi="Arial"/>
          <w:i/>
          <w:w w:val="115"/>
          <w:sz w:val="14"/>
        </w:rPr>
        <w:t>w</w:t>
      </w:r>
      <w:r>
        <w:rPr>
          <w:i/>
          <w:w w:val="115"/>
          <w:position w:val="3"/>
          <w:sz w:val="20"/>
        </w:rPr>
        <w:t>g   a</w:t>
      </w:r>
    </w:p>
    <w:p w:rsidR="00012D33" w:rsidRDefault="0009622D">
      <w:pPr>
        <w:spacing w:line="136" w:lineRule="exact"/>
        <w:ind w:left="-16"/>
        <w:rPr>
          <w:sz w:val="20"/>
        </w:rPr>
      </w:pPr>
      <w:r>
        <w:br w:type="column"/>
      </w:r>
      <w:proofErr w:type="spellStart"/>
      <w:r>
        <w:rPr>
          <w:w w:val="110"/>
          <w:sz w:val="20"/>
        </w:rPr>
        <w:t>cosh</w:t>
      </w:r>
      <w:proofErr w:type="spellEnd"/>
      <w:r>
        <w:rPr>
          <w:w w:val="110"/>
          <w:sz w:val="20"/>
        </w:rPr>
        <w:t xml:space="preserve"> [</w:t>
      </w:r>
      <w:r>
        <w:rPr>
          <w:i/>
          <w:w w:val="110"/>
          <w:sz w:val="20"/>
        </w:rPr>
        <w:t xml:space="preserve">κ </w:t>
      </w:r>
      <w:r>
        <w:rPr>
          <w:w w:val="110"/>
          <w:sz w:val="20"/>
        </w:rPr>
        <w:t>(</w:t>
      </w:r>
      <w:r>
        <w:rPr>
          <w:i/>
          <w:w w:val="110"/>
          <w:sz w:val="20"/>
        </w:rPr>
        <w:t xml:space="preserve">z </w:t>
      </w:r>
      <w:r>
        <w:rPr>
          <w:w w:val="110"/>
          <w:sz w:val="20"/>
        </w:rPr>
        <w:t xml:space="preserve">+ </w:t>
      </w:r>
      <w:r>
        <w:rPr>
          <w:i/>
          <w:w w:val="110"/>
          <w:sz w:val="20"/>
        </w:rPr>
        <w:t>D</w:t>
      </w:r>
      <w:r>
        <w:rPr>
          <w:w w:val="110"/>
          <w:sz w:val="20"/>
        </w:rPr>
        <w:t>)]</w:t>
      </w:r>
    </w:p>
    <w:p w:rsidR="00012D33" w:rsidRDefault="00F23B9E">
      <w:pPr>
        <w:tabs>
          <w:tab w:val="left" w:pos="1391"/>
          <w:tab w:val="left" w:pos="5127"/>
        </w:tabs>
        <w:spacing w:line="365" w:lineRule="exact"/>
        <w:ind w:left="228"/>
        <w:rPr>
          <w:sz w:val="20"/>
        </w:rPr>
      </w:pPr>
      <w:r>
        <w:rPr>
          <w:noProof/>
        </w:rPr>
        <mc:AlternateContent>
          <mc:Choice Requires="wps">
            <w:drawing>
              <wp:anchor distT="0" distB="0" distL="114300" distR="114300" simplePos="0" relativeHeight="251667456" behindDoc="1" locked="0" layoutInCell="1" allowOverlap="1" wp14:anchorId="570697D9" wp14:editId="1442D80B">
                <wp:simplePos x="0" y="0"/>
                <wp:positionH relativeFrom="page">
                  <wp:posOffset>3430270</wp:posOffset>
                </wp:positionH>
                <wp:positionV relativeFrom="paragraph">
                  <wp:posOffset>85725</wp:posOffset>
                </wp:positionV>
                <wp:extent cx="850265" cy="0"/>
                <wp:effectExtent l="10795" t="6985" r="5715" b="12065"/>
                <wp:wrapNone/>
                <wp:docPr id="1082" name="Line 10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026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C63508" id="Line 1071"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0.1pt,6.75pt" to="337.0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" strokeweight=".14042mm">
                <w10:wrap anchorx="page"/>
              </v:line>
            </w:pict>
          </mc:Fallback>
        </mc:AlternateContent>
      </w:r>
      <w:proofErr w:type="spellStart"/>
      <w:r w:rsidR="0009622D">
        <w:rPr>
          <w:w w:val="110"/>
          <w:sz w:val="20"/>
        </w:rPr>
        <w:t>cosh</w:t>
      </w:r>
      <w:proofErr w:type="spellEnd"/>
      <w:r w:rsidR="0009622D">
        <w:rPr>
          <w:spacing w:val="-22"/>
          <w:w w:val="110"/>
          <w:sz w:val="20"/>
        </w:rPr>
        <w:t xml:space="preserve"> </w:t>
      </w:r>
      <w:r w:rsidR="0009622D">
        <w:rPr>
          <w:w w:val="110"/>
          <w:sz w:val="20"/>
        </w:rPr>
        <w:t>(</w:t>
      </w:r>
      <w:proofErr w:type="spellStart"/>
      <w:r w:rsidR="0009622D">
        <w:rPr>
          <w:i/>
          <w:w w:val="110"/>
          <w:sz w:val="20"/>
        </w:rPr>
        <w:t>κD</w:t>
      </w:r>
      <w:proofErr w:type="spellEnd"/>
      <w:r w:rsidR="0009622D">
        <w:rPr>
          <w:w w:val="110"/>
          <w:sz w:val="20"/>
        </w:rPr>
        <w:t>)</w:t>
      </w:r>
      <w:r w:rsidR="0009622D">
        <w:rPr>
          <w:w w:val="110"/>
          <w:sz w:val="20"/>
        </w:rPr>
        <w:tab/>
      </w:r>
      <w:r w:rsidR="0009622D">
        <w:rPr>
          <w:rFonts w:ascii="Meiryo" w:hAnsi="Meiryo"/>
          <w:i/>
          <w:w w:val="110"/>
          <w:position w:val="14"/>
          <w:sz w:val="20"/>
        </w:rPr>
        <w:t>−</w:t>
      </w:r>
      <w:r w:rsidR="0009622D">
        <w:rPr>
          <w:rFonts w:ascii="Meiryo" w:hAnsi="Meiryo"/>
          <w:i/>
          <w:spacing w:val="-34"/>
          <w:w w:val="110"/>
          <w:position w:val="14"/>
          <w:sz w:val="20"/>
        </w:rPr>
        <w:t xml:space="preserve"> </w:t>
      </w:r>
      <w:r w:rsidR="0009622D">
        <w:rPr>
          <w:i/>
          <w:w w:val="110"/>
          <w:position w:val="14"/>
          <w:sz w:val="20"/>
        </w:rPr>
        <w:t>z</w:t>
      </w:r>
      <w:r w:rsidR="0009622D">
        <w:rPr>
          <w:i/>
          <w:w w:val="110"/>
          <w:position w:val="14"/>
          <w:sz w:val="20"/>
        </w:rPr>
        <w:tab/>
      </w:r>
      <w:r w:rsidR="0009622D">
        <w:rPr>
          <w:w w:val="110"/>
          <w:position w:val="14"/>
          <w:sz w:val="20"/>
        </w:rPr>
        <w:t>(9)</w:t>
      </w:r>
    </w:p>
    <w:p w:rsidR="00012D33" w:rsidRDefault="00012D33">
      <w:pPr>
        <w:spacing w:line="365" w:lineRule="exact"/>
        <w:rPr>
          <w:sz w:val="20"/>
        </w:rPr>
        <w:sectPr w:rsidR="00012D33">
          <w:type w:val="continuous"/>
          <w:pgSz w:w="12240" w:h="15840"/>
          <w:pgMar w:top="1500" w:right="1320" w:bottom="980" w:left="1340" w:header="720" w:footer="720" w:gutter="0"/>
          <w:cols w:num="2" w:space="720" w:equalWidth="0">
            <w:col w:w="4038" w:space="40"/>
            <w:col w:w="5502"/>
          </w:cols>
        </w:sectPr>
      </w:pPr>
    </w:p>
    <w:p w:rsidR="00012D33" w:rsidRDefault="00012D33">
      <w:pPr>
        <w:pStyle w:val="BodyText"/>
        <w:rPr>
          <w:sz w:val="12"/>
        </w:rPr>
      </w:pPr>
    </w:p>
    <w:p w:rsidR="00012D33" w:rsidRDefault="0009622D">
      <w:pPr>
        <w:pStyle w:val="BodyText"/>
        <w:spacing w:before="62" w:line="264" w:lineRule="auto"/>
        <w:ind w:left="100" w:right="117"/>
        <w:jc w:val="both"/>
      </w:pPr>
      <w:r>
        <w:rPr>
          <w:w w:val="110"/>
        </w:rPr>
        <w:t xml:space="preserve">where </w:t>
      </w:r>
      <w:r>
        <w:rPr>
          <w:i/>
          <w:w w:val="110"/>
        </w:rPr>
        <w:t>σ</w:t>
      </w:r>
      <w:r>
        <w:rPr>
          <w:rFonts w:ascii="Arial" w:hAnsi="Arial"/>
          <w:i/>
          <w:w w:val="110"/>
          <w:position w:val="-2"/>
          <w:sz w:val="14"/>
        </w:rPr>
        <w:t xml:space="preserve">θ </w:t>
      </w:r>
      <w:r>
        <w:rPr>
          <w:w w:val="110"/>
        </w:rPr>
        <w:t xml:space="preserve">is the hoop stress, </w:t>
      </w:r>
      <w:r>
        <w:rPr>
          <w:i/>
          <w:w w:val="110"/>
        </w:rPr>
        <w:t>q</w:t>
      </w:r>
      <w:r>
        <w:rPr>
          <w:rFonts w:ascii="Arial" w:hAnsi="Arial"/>
          <w:i/>
          <w:w w:val="110"/>
          <w:position w:val="-2"/>
          <w:sz w:val="14"/>
        </w:rPr>
        <w:t xml:space="preserve">max </w:t>
      </w:r>
      <w:r>
        <w:rPr>
          <w:w w:val="110"/>
        </w:rPr>
        <w:t xml:space="preserve">is the maximum dynamic pressure on a cross-section, and </w:t>
      </w:r>
      <w:r>
        <w:rPr>
          <w:i/>
          <w:w w:val="110"/>
        </w:rPr>
        <w:t>p</w:t>
      </w:r>
      <w:r>
        <w:rPr>
          <w:rFonts w:ascii="Arial" w:hAnsi="Arial"/>
          <w:i/>
          <w:w w:val="110"/>
          <w:position w:val="-2"/>
          <w:sz w:val="14"/>
        </w:rPr>
        <w:t xml:space="preserve">hydro </w:t>
      </w:r>
      <w:r>
        <w:rPr>
          <w:w w:val="110"/>
        </w:rPr>
        <w:t xml:space="preserve">is the hydrostatic pressure with contributions from </w:t>
      </w:r>
      <w:r>
        <w:rPr>
          <w:spacing w:val="-5"/>
          <w:w w:val="110"/>
        </w:rPr>
        <w:t xml:space="preserve">wave </w:t>
      </w:r>
      <w:r>
        <w:rPr>
          <w:w w:val="110"/>
        </w:rPr>
        <w:t xml:space="preserve">motion and the static head. In the Eurocode method, </w:t>
      </w:r>
      <w:r>
        <w:rPr>
          <w:i/>
          <w:w w:val="110"/>
        </w:rPr>
        <w:t>k</w:t>
      </w:r>
      <w:r>
        <w:rPr>
          <w:rFonts w:ascii="Arial" w:hAnsi="Arial"/>
          <w:i/>
          <w:w w:val="110"/>
          <w:position w:val="-2"/>
          <w:sz w:val="14"/>
        </w:rPr>
        <w:t xml:space="preserve">w </w:t>
      </w:r>
      <w:r>
        <w:rPr>
          <w:w w:val="110"/>
        </w:rPr>
        <w:t>is</w:t>
      </w:r>
      <w:r>
        <w:rPr>
          <w:spacing w:val="-15"/>
          <w:w w:val="110"/>
        </w:rPr>
        <w:t xml:space="preserve"> </w:t>
      </w:r>
      <w:r>
        <w:rPr>
          <w:w w:val="110"/>
        </w:rPr>
        <w:t>the</w:t>
      </w:r>
      <w:r>
        <w:rPr>
          <w:spacing w:val="-15"/>
          <w:w w:val="110"/>
        </w:rPr>
        <w:t xml:space="preserve"> </w:t>
      </w:r>
      <w:r>
        <w:rPr>
          <w:w w:val="110"/>
        </w:rPr>
        <w:t>dynamic</w:t>
      </w:r>
      <w:r>
        <w:rPr>
          <w:spacing w:val="-15"/>
          <w:w w:val="110"/>
        </w:rPr>
        <w:t xml:space="preserve"> </w:t>
      </w:r>
      <w:r>
        <w:rPr>
          <w:w w:val="110"/>
        </w:rPr>
        <w:t>pressure</w:t>
      </w:r>
      <w:r>
        <w:rPr>
          <w:spacing w:val="-15"/>
          <w:w w:val="110"/>
        </w:rPr>
        <w:t xml:space="preserve"> </w:t>
      </w:r>
      <w:r>
        <w:rPr>
          <w:w w:val="110"/>
        </w:rPr>
        <w:t>factor</w:t>
      </w:r>
      <w:r>
        <w:rPr>
          <w:spacing w:val="-15"/>
          <w:w w:val="110"/>
        </w:rPr>
        <w:t xml:space="preserve"> </w:t>
      </w:r>
      <w:r>
        <w:rPr>
          <w:w w:val="110"/>
        </w:rPr>
        <w:t>for</w:t>
      </w:r>
      <w:r>
        <w:rPr>
          <w:spacing w:val="-15"/>
          <w:w w:val="110"/>
        </w:rPr>
        <w:t xml:space="preserve"> </w:t>
      </w:r>
      <w:r>
        <w:rPr>
          <w:w w:val="110"/>
        </w:rPr>
        <w:t>hoop</w:t>
      </w:r>
      <w:r>
        <w:rPr>
          <w:spacing w:val="-15"/>
          <w:w w:val="110"/>
        </w:rPr>
        <w:t xml:space="preserve"> </w:t>
      </w:r>
      <w:r>
        <w:rPr>
          <w:w w:val="110"/>
        </w:rPr>
        <w:t>stress</w:t>
      </w:r>
      <w:r>
        <w:rPr>
          <w:spacing w:val="-15"/>
          <w:w w:val="110"/>
        </w:rPr>
        <w:t xml:space="preserve"> </w:t>
      </w:r>
      <w:r>
        <w:rPr>
          <w:w w:val="110"/>
        </w:rPr>
        <w:t>calculation</w:t>
      </w:r>
      <w:r>
        <w:rPr>
          <w:spacing w:val="-15"/>
          <w:w w:val="110"/>
        </w:rPr>
        <w:t xml:space="preserve"> </w:t>
      </w:r>
      <w:r>
        <w:rPr>
          <w:w w:val="110"/>
        </w:rPr>
        <w:t>using</w:t>
      </w:r>
      <w:r>
        <w:rPr>
          <w:spacing w:val="-15"/>
          <w:w w:val="110"/>
        </w:rPr>
        <w:t xml:space="preserve"> </w:t>
      </w:r>
      <w:r>
        <w:rPr>
          <w:w w:val="110"/>
        </w:rPr>
        <w:t>cylinder</w:t>
      </w:r>
      <w:r>
        <w:rPr>
          <w:spacing w:val="-14"/>
          <w:w w:val="110"/>
        </w:rPr>
        <w:t xml:space="preserve"> </w:t>
      </w:r>
      <w:r>
        <w:rPr>
          <w:w w:val="110"/>
        </w:rPr>
        <w:t>dimensions</w:t>
      </w:r>
      <w:r>
        <w:rPr>
          <w:spacing w:val="-15"/>
          <w:w w:val="110"/>
        </w:rPr>
        <w:t xml:space="preserve"> </w:t>
      </w:r>
      <w:r>
        <w:rPr>
          <w:w w:val="110"/>
        </w:rPr>
        <w:t>and</w:t>
      </w:r>
      <w:r>
        <w:rPr>
          <w:spacing w:val="-15"/>
          <w:w w:val="110"/>
        </w:rPr>
        <w:t xml:space="preserve"> </w:t>
      </w:r>
      <w:r>
        <w:rPr>
          <w:w w:val="110"/>
        </w:rPr>
        <w:t>an</w:t>
      </w:r>
      <w:r>
        <w:rPr>
          <w:spacing w:val="-15"/>
          <w:w w:val="110"/>
        </w:rPr>
        <w:t xml:space="preserve"> </w:t>
      </w:r>
      <w:r>
        <w:rPr>
          <w:w w:val="110"/>
        </w:rPr>
        <w:t>external</w:t>
      </w:r>
      <w:r>
        <w:rPr>
          <w:spacing w:val="-15"/>
          <w:w w:val="110"/>
        </w:rPr>
        <w:t xml:space="preserve"> </w:t>
      </w:r>
      <w:r>
        <w:rPr>
          <w:w w:val="110"/>
        </w:rPr>
        <w:t>pressure buckling</w:t>
      </w:r>
      <w:r>
        <w:rPr>
          <w:spacing w:val="-11"/>
          <w:w w:val="110"/>
        </w:rPr>
        <w:t xml:space="preserve"> </w:t>
      </w:r>
      <w:r>
        <w:rPr>
          <w:w w:val="110"/>
        </w:rPr>
        <w:t>factor.</w:t>
      </w:r>
      <w:r>
        <w:rPr>
          <w:spacing w:val="13"/>
          <w:w w:val="110"/>
        </w:rPr>
        <w:t xml:space="preserve"> </w:t>
      </w:r>
      <w:r>
        <w:rPr>
          <w:w w:val="110"/>
        </w:rPr>
        <w:t>Note</w:t>
      </w:r>
      <w:r>
        <w:rPr>
          <w:spacing w:val="-11"/>
          <w:w w:val="110"/>
        </w:rPr>
        <w:t xml:space="preserve"> </w:t>
      </w:r>
      <w:r>
        <w:rPr>
          <w:w w:val="110"/>
        </w:rPr>
        <w:t>that</w:t>
      </w:r>
      <w:r>
        <w:rPr>
          <w:spacing w:val="-11"/>
          <w:w w:val="110"/>
        </w:rPr>
        <w:t xml:space="preserve"> </w:t>
      </w:r>
      <w:r>
        <w:rPr>
          <w:w w:val="110"/>
        </w:rPr>
        <w:t>the</w:t>
      </w:r>
      <w:r>
        <w:rPr>
          <w:spacing w:val="-11"/>
          <w:w w:val="110"/>
        </w:rPr>
        <w:t xml:space="preserve"> </w:t>
      </w:r>
      <w:r>
        <w:rPr>
          <w:w w:val="110"/>
        </w:rPr>
        <w:t>argument,</w:t>
      </w:r>
      <w:r>
        <w:rPr>
          <w:spacing w:val="-9"/>
          <w:w w:val="110"/>
        </w:rPr>
        <w:t xml:space="preserve"> </w:t>
      </w:r>
      <w:r>
        <w:rPr>
          <w:w w:val="110"/>
        </w:rPr>
        <w:t>(</w:t>
      </w:r>
      <w:r>
        <w:rPr>
          <w:i/>
          <w:w w:val="110"/>
        </w:rPr>
        <w:t>z</w:t>
      </w:r>
      <w:r>
        <w:rPr>
          <w:w w:val="110"/>
        </w:rPr>
        <w:t>),</w:t>
      </w:r>
      <w:r>
        <w:rPr>
          <w:spacing w:val="-9"/>
          <w:w w:val="110"/>
        </w:rPr>
        <w:t xml:space="preserve"> </w:t>
      </w:r>
      <w:r>
        <w:rPr>
          <w:w w:val="110"/>
        </w:rPr>
        <w:t>was</w:t>
      </w:r>
      <w:r>
        <w:rPr>
          <w:spacing w:val="-11"/>
          <w:w w:val="110"/>
        </w:rPr>
        <w:t xml:space="preserve"> </w:t>
      </w:r>
      <w:r>
        <w:rPr>
          <w:w w:val="110"/>
        </w:rPr>
        <w:t>dropped</w:t>
      </w:r>
      <w:r>
        <w:rPr>
          <w:spacing w:val="-11"/>
          <w:w w:val="110"/>
        </w:rPr>
        <w:t xml:space="preserve"> </w:t>
      </w:r>
      <w:r>
        <w:rPr>
          <w:w w:val="110"/>
        </w:rPr>
        <w:t>from</w:t>
      </w:r>
      <w:r>
        <w:rPr>
          <w:spacing w:val="-11"/>
          <w:w w:val="110"/>
        </w:rPr>
        <w:t xml:space="preserve"> </w:t>
      </w:r>
      <w:r>
        <w:rPr>
          <w:w w:val="110"/>
        </w:rPr>
        <w:t>many</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terms</w:t>
      </w:r>
      <w:r>
        <w:rPr>
          <w:spacing w:val="-11"/>
          <w:w w:val="110"/>
        </w:rPr>
        <w:t xml:space="preserve"> </w:t>
      </w:r>
      <w:r>
        <w:rPr>
          <w:w w:val="110"/>
        </w:rPr>
        <w:t>without</w:t>
      </w:r>
      <w:r>
        <w:rPr>
          <w:spacing w:val="-11"/>
          <w:w w:val="110"/>
        </w:rPr>
        <w:t xml:space="preserve"> </w:t>
      </w:r>
      <w:r>
        <w:rPr>
          <w:w w:val="110"/>
        </w:rPr>
        <w:t>losing</w:t>
      </w:r>
      <w:r>
        <w:rPr>
          <w:spacing w:val="-12"/>
          <w:w w:val="110"/>
        </w:rPr>
        <w:t xml:space="preserve"> </w:t>
      </w:r>
      <w:r>
        <w:rPr>
          <w:w w:val="110"/>
        </w:rPr>
        <w:t>generality.</w:t>
      </w:r>
    </w:p>
    <w:p w:rsidR="00012D33" w:rsidRDefault="00012D33">
      <w:pPr>
        <w:pStyle w:val="BodyText"/>
        <w:spacing w:before="1"/>
        <w:rPr>
          <w:sz w:val="25"/>
        </w:rPr>
      </w:pPr>
    </w:p>
    <w:p w:rsidR="00012D33" w:rsidRDefault="0009622D">
      <w:pPr>
        <w:pStyle w:val="Heading4"/>
        <w:numPr>
          <w:ilvl w:val="2"/>
          <w:numId w:val="13"/>
        </w:numPr>
        <w:tabs>
          <w:tab w:val="left" w:pos="801"/>
        </w:tabs>
        <w:ind w:left="800" w:hanging="700"/>
        <w:jc w:val="both"/>
      </w:pPr>
      <w:bookmarkStart w:id="133" w:name="Code_Compliance_as_Utilizations"/>
      <w:bookmarkEnd w:id="133"/>
      <w:r>
        <w:rPr>
          <w:w w:val="115"/>
        </w:rPr>
        <w:t xml:space="preserve">Code Compliance </w:t>
      </w:r>
      <w:proofErr w:type="gramStart"/>
      <w:r>
        <w:rPr>
          <w:w w:val="115"/>
        </w:rPr>
        <w:t xml:space="preserve">as </w:t>
      </w:r>
      <w:r>
        <w:rPr>
          <w:spacing w:val="26"/>
          <w:w w:val="115"/>
        </w:rPr>
        <w:t xml:space="preserve"> </w:t>
      </w:r>
      <w:r>
        <w:rPr>
          <w:w w:val="115"/>
        </w:rPr>
        <w:t>Utilizations</w:t>
      </w:r>
      <w:proofErr w:type="gramEnd"/>
    </w:p>
    <w:p w:rsidR="00012D33" w:rsidRDefault="0009622D">
      <w:pPr>
        <w:pStyle w:val="BodyText"/>
        <w:spacing w:before="161" w:line="273" w:lineRule="auto"/>
        <w:ind w:left="100" w:right="117"/>
        <w:jc w:val="both"/>
      </w:pPr>
      <w:r>
        <w:rPr>
          <w:w w:val="110"/>
        </w:rPr>
        <w:t>Once</w:t>
      </w:r>
      <w:r>
        <w:rPr>
          <w:spacing w:val="-9"/>
          <w:w w:val="110"/>
        </w:rPr>
        <w:t xml:space="preserve"> </w:t>
      </w:r>
      <w:r>
        <w:rPr>
          <w:w w:val="110"/>
        </w:rPr>
        <w:t>the</w:t>
      </w:r>
      <w:r>
        <w:rPr>
          <w:spacing w:val="-9"/>
          <w:w w:val="110"/>
        </w:rPr>
        <w:t xml:space="preserve"> </w:t>
      </w:r>
      <w:r>
        <w:rPr>
          <w:w w:val="110"/>
        </w:rPr>
        <w:t>stress</w:t>
      </w:r>
      <w:r>
        <w:rPr>
          <w:spacing w:val="-9"/>
          <w:w w:val="110"/>
        </w:rPr>
        <w:t xml:space="preserve"> </w:t>
      </w:r>
      <w:r>
        <w:rPr>
          <w:w w:val="110"/>
        </w:rPr>
        <w:t>components</w:t>
      </w:r>
      <w:r>
        <w:rPr>
          <w:spacing w:val="-9"/>
          <w:w w:val="110"/>
        </w:rPr>
        <w:t xml:space="preserve"> </w:t>
      </w:r>
      <w:r>
        <w:rPr>
          <w:w w:val="110"/>
        </w:rPr>
        <w:t>of</w:t>
      </w:r>
      <w:r>
        <w:rPr>
          <w:spacing w:val="-9"/>
          <w:w w:val="110"/>
        </w:rPr>
        <w:t xml:space="preserve"> </w:t>
      </w:r>
      <w:r>
        <w:rPr>
          <w:w w:val="110"/>
        </w:rPr>
        <w:t>all</w:t>
      </w:r>
      <w:r>
        <w:rPr>
          <w:spacing w:val="-9"/>
          <w:w w:val="110"/>
        </w:rPr>
        <w:t xml:space="preserve"> </w:t>
      </w:r>
      <w:r>
        <w:rPr>
          <w:w w:val="110"/>
        </w:rPr>
        <w:t>structural</w:t>
      </w:r>
      <w:r>
        <w:rPr>
          <w:spacing w:val="-9"/>
          <w:w w:val="110"/>
        </w:rPr>
        <w:t xml:space="preserve"> </w:t>
      </w:r>
      <w:r>
        <w:rPr>
          <w:w w:val="110"/>
        </w:rPr>
        <w:t>members</w:t>
      </w:r>
      <w:r>
        <w:rPr>
          <w:spacing w:val="-9"/>
          <w:w w:val="110"/>
        </w:rPr>
        <w:t xml:space="preserve"> </w:t>
      </w:r>
      <w:r>
        <w:rPr>
          <w:w w:val="110"/>
        </w:rPr>
        <w:t>are</w:t>
      </w:r>
      <w:r>
        <w:rPr>
          <w:spacing w:val="-9"/>
          <w:w w:val="110"/>
        </w:rPr>
        <w:t xml:space="preserve"> </w:t>
      </w:r>
      <w:r>
        <w:rPr>
          <w:w w:val="110"/>
        </w:rPr>
        <w:t>computed,</w:t>
      </w:r>
      <w:r>
        <w:rPr>
          <w:spacing w:val="-8"/>
          <w:w w:val="110"/>
        </w:rPr>
        <w:t xml:space="preserve"> </w:t>
      </w:r>
      <w:r>
        <w:rPr>
          <w:w w:val="110"/>
        </w:rPr>
        <w:t>they</w:t>
      </w:r>
      <w:r>
        <w:rPr>
          <w:spacing w:val="-9"/>
          <w:w w:val="110"/>
        </w:rPr>
        <w:t xml:space="preserve"> </w:t>
      </w:r>
      <w:r>
        <w:rPr>
          <w:w w:val="110"/>
        </w:rPr>
        <w:t>are</w:t>
      </w:r>
      <w:r>
        <w:rPr>
          <w:spacing w:val="-9"/>
          <w:w w:val="110"/>
        </w:rPr>
        <w:t xml:space="preserve"> </w:t>
      </w:r>
      <w:r>
        <w:rPr>
          <w:w w:val="110"/>
        </w:rPr>
        <w:t>compared</w:t>
      </w:r>
      <w:r>
        <w:rPr>
          <w:spacing w:val="-9"/>
          <w:w w:val="110"/>
        </w:rPr>
        <w:t xml:space="preserve"> </w:t>
      </w:r>
      <w:r>
        <w:rPr>
          <w:w w:val="110"/>
        </w:rPr>
        <w:t>against</w:t>
      </w:r>
      <w:r>
        <w:rPr>
          <w:spacing w:val="-9"/>
          <w:w w:val="110"/>
        </w:rPr>
        <w:t xml:space="preserve"> </w:t>
      </w:r>
      <w:r>
        <w:rPr>
          <w:w w:val="110"/>
        </w:rPr>
        <w:t>design</w:t>
      </w:r>
      <w:r>
        <w:rPr>
          <w:spacing w:val="-9"/>
          <w:w w:val="110"/>
        </w:rPr>
        <w:t xml:space="preserve"> </w:t>
      </w:r>
      <w:r>
        <w:rPr>
          <w:w w:val="110"/>
        </w:rPr>
        <w:t xml:space="preserve">code standards for compliance, and serve as design constraints when conducting optimization. Multiple code standards are used across all components. </w:t>
      </w:r>
      <w:r>
        <w:rPr>
          <w:spacing w:val="-6"/>
          <w:w w:val="110"/>
        </w:rPr>
        <w:t xml:space="preserve">For </w:t>
      </w:r>
      <w:r>
        <w:rPr>
          <w:w w:val="110"/>
        </w:rPr>
        <w:t>all columns, the tower, and substructure pontoons, stress components</w:t>
      </w:r>
      <w:r>
        <w:rPr>
          <w:spacing w:val="-8"/>
          <w:w w:val="110"/>
        </w:rPr>
        <w:t xml:space="preserve"> </w:t>
      </w:r>
      <w:r>
        <w:rPr>
          <w:w w:val="110"/>
        </w:rPr>
        <w:t>(axial,</w:t>
      </w:r>
      <w:r>
        <w:rPr>
          <w:spacing w:val="-8"/>
          <w:w w:val="110"/>
        </w:rPr>
        <w:t xml:space="preserve"> </w:t>
      </w:r>
      <w:r>
        <w:rPr>
          <w:w w:val="110"/>
        </w:rPr>
        <w:t>shear,</w:t>
      </w:r>
      <w:r>
        <w:rPr>
          <w:spacing w:val="-8"/>
          <w:w w:val="110"/>
        </w:rPr>
        <w:t xml:space="preserve"> </w:t>
      </w:r>
      <w:r>
        <w:rPr>
          <w:w w:val="110"/>
        </w:rPr>
        <w:t>and</w:t>
      </w:r>
      <w:r>
        <w:rPr>
          <w:spacing w:val="-8"/>
          <w:w w:val="110"/>
        </w:rPr>
        <w:t xml:space="preserve"> </w:t>
      </w:r>
      <w:r>
        <w:rPr>
          <w:w w:val="110"/>
        </w:rPr>
        <w:t>hoop)</w:t>
      </w:r>
      <w:r>
        <w:rPr>
          <w:spacing w:val="-8"/>
          <w:w w:val="110"/>
        </w:rPr>
        <w:t xml:space="preserve"> </w:t>
      </w:r>
      <w:r>
        <w:rPr>
          <w:w w:val="110"/>
        </w:rPr>
        <w:t>are</w:t>
      </w:r>
      <w:r>
        <w:rPr>
          <w:spacing w:val="-8"/>
          <w:w w:val="110"/>
        </w:rPr>
        <w:t xml:space="preserve"> </w:t>
      </w:r>
      <w:r>
        <w:rPr>
          <w:w w:val="110"/>
        </w:rPr>
        <w:t>combined</w:t>
      </w:r>
      <w:r>
        <w:rPr>
          <w:spacing w:val="-8"/>
          <w:w w:val="110"/>
        </w:rPr>
        <w:t xml:space="preserve"> </w:t>
      </w:r>
      <w:r>
        <w:rPr>
          <w:w w:val="110"/>
        </w:rPr>
        <w:t>into</w:t>
      </w:r>
      <w:r>
        <w:rPr>
          <w:spacing w:val="-8"/>
          <w:w w:val="110"/>
        </w:rPr>
        <w:t xml:space="preserve"> </w:t>
      </w:r>
      <w:r>
        <w:rPr>
          <w:w w:val="110"/>
        </w:rPr>
        <w:t>a</w:t>
      </w:r>
      <w:r>
        <w:rPr>
          <w:spacing w:val="-8"/>
          <w:w w:val="110"/>
        </w:rPr>
        <w:t xml:space="preserve"> </w:t>
      </w:r>
      <w:r>
        <w:rPr>
          <w:w w:val="110"/>
        </w:rPr>
        <w:t>von</w:t>
      </w:r>
      <w:r>
        <w:rPr>
          <w:spacing w:val="-8"/>
          <w:w w:val="110"/>
        </w:rPr>
        <w:t xml:space="preserve"> </w:t>
      </w:r>
      <w:r>
        <w:rPr>
          <w:w w:val="110"/>
        </w:rPr>
        <w:t>Mises,</w:t>
      </w:r>
      <w:r>
        <w:rPr>
          <w:spacing w:val="-8"/>
          <w:w w:val="110"/>
        </w:rPr>
        <w:t xml:space="preserve"> </w:t>
      </w:r>
      <w:r>
        <w:rPr>
          <w:w w:val="110"/>
        </w:rPr>
        <w:t>equivalent,</w:t>
      </w:r>
      <w:r>
        <w:rPr>
          <w:spacing w:val="-8"/>
          <w:w w:val="110"/>
        </w:rPr>
        <w:t xml:space="preserve"> </w:t>
      </w:r>
      <w:r>
        <w:rPr>
          <w:w w:val="110"/>
        </w:rPr>
        <w:t>stress,</w:t>
      </w:r>
    </w:p>
    <w:p w:rsidR="00012D33" w:rsidRDefault="00012D33">
      <w:pPr>
        <w:spacing w:line="273" w:lineRule="auto"/>
        <w:jc w:val="both"/>
        <w:sectPr w:rsidR="00012D33">
          <w:type w:val="continuous"/>
          <w:pgSz w:w="12240" w:h="15840"/>
          <w:pgMar w:top="1500" w:right="1320" w:bottom="980" w:left="1340" w:header="720" w:footer="720" w:gutter="0"/>
          <w:cols w:space="720"/>
        </w:sectPr>
      </w:pPr>
    </w:p>
    <w:p w:rsidR="00012D33" w:rsidRDefault="00F23B9E">
      <w:pPr>
        <w:spacing w:before="42"/>
        <w:ind w:left="3408"/>
        <w:rPr>
          <w:sz w:val="14"/>
        </w:rPr>
      </w:pPr>
      <w:r>
        <w:rPr>
          <w:noProof/>
        </w:rPr>
        <mc:AlternateContent>
          <mc:Choice Requires="wps">
            <w:drawing>
              <wp:anchor distT="0" distB="0" distL="114300" distR="114300" simplePos="0" relativeHeight="251668480" behindDoc="1" locked="0" layoutInCell="1" allowOverlap="1" wp14:anchorId="32FC39AC" wp14:editId="4D07F081">
                <wp:simplePos x="0" y="0"/>
                <wp:positionH relativeFrom="page">
                  <wp:posOffset>3532505</wp:posOffset>
                </wp:positionH>
                <wp:positionV relativeFrom="paragraph">
                  <wp:posOffset>143510</wp:posOffset>
                </wp:positionV>
                <wp:extent cx="1224915" cy="0"/>
                <wp:effectExtent l="8255" t="7620" r="5080" b="11430"/>
                <wp:wrapNone/>
                <wp:docPr id="1081" name="Line 10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491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DE8379" id="Line 1070"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8.15pt,11.3pt" to="374.6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" strokeweight=".14042mm">
                <w10:wrap anchorx="page"/>
              </v:line>
            </w:pict>
          </mc:Fallback>
        </mc:AlternateContent>
      </w:r>
      <w:r>
        <w:rPr>
          <w:noProof/>
        </w:rPr>
        <mc:AlternateContent>
          <mc:Choice Requires="wps">
            <w:drawing>
              <wp:anchor distT="0" distB="0" distL="114300" distR="114300" simplePos="0" relativeHeight="251671552" behindDoc="1" locked="0" layoutInCell="1" allowOverlap="1" wp14:anchorId="113D4D29" wp14:editId="1AEBD5E1">
                <wp:simplePos x="0" y="0"/>
                <wp:positionH relativeFrom="page">
                  <wp:posOffset>3604895</wp:posOffset>
                </wp:positionH>
                <wp:positionV relativeFrom="paragraph">
                  <wp:posOffset>262890</wp:posOffset>
                </wp:positionV>
                <wp:extent cx="55245" cy="88900"/>
                <wp:effectExtent l="4445" t="3175" r="0" b="3175"/>
                <wp:wrapNone/>
                <wp:docPr id="1080" name="Text Box 10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34" w:lineRule="exact"/>
                              <w:rPr>
                                <w:rFonts w:ascii="Arial"/>
                                <w:i/>
                                <w:sz w:val="14"/>
                              </w:rPr>
                            </w:pPr>
                            <w:r>
                              <w:rPr>
                                <w:rFonts w:ascii="Arial"/>
                                <w:i/>
                                <w:w w:val="110"/>
                                <w:sz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3D4D29" id="Text Box 1069" o:spid="_x0000_s1333" type="#_x0000_t202" style="position:absolute;left:0;text-align:left;margin-left:283.85pt;margin-top:20.7pt;width:4.35pt;height:7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" filled="f" stroked="f">
                <v:textbox inset="0,0,0,0">
                  <w:txbxContent>
                    <w:p w:rsidR="0009622D" w:rsidRDefault="0009622D">
                      <w:pPr>
                        <w:spacing w:line="134" w:lineRule="exact"/>
                        <w:rPr>
                          <w:rFonts w:ascii="Arial"/>
                          <w:i/>
                          <w:sz w:val="14"/>
                        </w:rPr>
                      </w:pPr>
                      <w:r>
                        <w:rPr>
                          <w:rFonts w:ascii="Arial"/>
                          <w:i/>
                          <w:w w:val="110"/>
                          <w:sz w:val="14"/>
                        </w:rPr>
                        <w:t>a</w:t>
                      </w:r>
                    </w:p>
                  </w:txbxContent>
                </v:textbox>
                <w10:wrap anchorx="page"/>
              </v:shape>
            </w:pict>
          </mc:Fallback>
        </mc:AlternateContent>
      </w:r>
      <w:r>
        <w:rPr>
          <w:noProof/>
        </w:rPr>
        <mc:AlternateContent>
          <mc:Choice Requires="wps">
            <w:drawing>
              <wp:anchor distT="0" distB="0" distL="114300" distR="114300" simplePos="0" relativeHeight="251672576" behindDoc="1" locked="0" layoutInCell="1" allowOverlap="1" wp14:anchorId="77C5D0EB" wp14:editId="1A93402C">
                <wp:simplePos x="0" y="0"/>
                <wp:positionH relativeFrom="page">
                  <wp:posOffset>3893185</wp:posOffset>
                </wp:positionH>
                <wp:positionV relativeFrom="paragraph">
                  <wp:posOffset>269875</wp:posOffset>
                </wp:positionV>
                <wp:extent cx="48260" cy="88900"/>
                <wp:effectExtent l="0" t="635" r="1905" b="0"/>
                <wp:wrapNone/>
                <wp:docPr id="1079" name="Text Box 10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34" w:lineRule="exact"/>
                              <w:rPr>
                                <w:rFonts w:ascii="Arial" w:hAnsi="Arial"/>
                                <w:i/>
                                <w:sz w:val="14"/>
                              </w:rPr>
                            </w:pPr>
                            <w:r>
                              <w:rPr>
                                <w:rFonts w:ascii="Arial" w:hAnsi="Arial"/>
                                <w:i/>
                                <w:w w:val="99"/>
                                <w:sz w:val="14"/>
                              </w:rPr>
                              <w:t>θ</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C5D0EB" id="Text Box 1068" o:spid="_x0000_s1334" type="#_x0000_t202" style="position:absolute;left:0;text-align:left;margin-left:306.55pt;margin-top:21.25pt;width:3.8pt;height:7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" filled="f" stroked="f">
                <v:textbox inset="0,0,0,0">
                  <w:txbxContent>
                    <w:p w:rsidR="0009622D" w:rsidRDefault="0009622D">
                      <w:pPr>
                        <w:spacing w:line="134" w:lineRule="exact"/>
                        <w:rPr>
                          <w:rFonts w:ascii="Arial" w:hAnsi="Arial"/>
                          <w:i/>
                          <w:sz w:val="14"/>
                        </w:rPr>
                      </w:pPr>
                      <w:r>
                        <w:rPr>
                          <w:rFonts w:ascii="Arial" w:hAnsi="Arial"/>
                          <w:i/>
                          <w:w w:val="99"/>
                          <w:sz w:val="14"/>
                        </w:rPr>
                        <w:t>θ</w:t>
                      </w:r>
                    </w:p>
                  </w:txbxContent>
                </v:textbox>
                <w10:wrap anchorx="page"/>
              </v:shape>
            </w:pict>
          </mc:Fallback>
        </mc:AlternateContent>
      </w:r>
      <w:r>
        <w:rPr>
          <w:noProof/>
        </w:rPr>
        <mc:AlternateContent>
          <mc:Choice Requires="wps">
            <w:drawing>
              <wp:anchor distT="0" distB="0" distL="114300" distR="114300" simplePos="0" relativeHeight="251673600" behindDoc="1" locked="0" layoutInCell="1" allowOverlap="1" wp14:anchorId="7AECBBF5" wp14:editId="7A8F9028">
                <wp:simplePos x="0" y="0"/>
                <wp:positionH relativeFrom="page">
                  <wp:posOffset>4645025</wp:posOffset>
                </wp:positionH>
                <wp:positionV relativeFrom="paragraph">
                  <wp:posOffset>269875</wp:posOffset>
                </wp:positionV>
                <wp:extent cx="103505" cy="88900"/>
                <wp:effectExtent l="0" t="635" r="4445" b="0"/>
                <wp:wrapNone/>
                <wp:docPr id="1078" name="Text Box 10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34" w:lineRule="exact"/>
                              <w:rPr>
                                <w:rFonts w:ascii="Arial" w:hAnsi="Arial"/>
                                <w:i/>
                                <w:sz w:val="14"/>
                              </w:rPr>
                            </w:pPr>
                            <w:proofErr w:type="spellStart"/>
                            <w:r>
                              <w:rPr>
                                <w:rFonts w:ascii="Arial" w:hAnsi="Arial"/>
                                <w:i/>
                                <w:w w:val="105"/>
                                <w:sz w:val="14"/>
                              </w:rPr>
                              <w:t>aθ</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CBBF5" id="Text Box 1067" o:spid="_x0000_s1335" type="#_x0000_t202" style="position:absolute;left:0;text-align:left;margin-left:365.75pt;margin-top:21.25pt;width:8.15pt;height:7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" filled="f" stroked="f">
                <v:textbox inset="0,0,0,0">
                  <w:txbxContent>
                    <w:p w:rsidR="0009622D" w:rsidRDefault="0009622D">
                      <w:pPr>
                        <w:spacing w:line="134" w:lineRule="exact"/>
                        <w:rPr>
                          <w:rFonts w:ascii="Arial" w:hAnsi="Arial"/>
                          <w:i/>
                          <w:sz w:val="14"/>
                        </w:rPr>
                      </w:pPr>
                      <w:proofErr w:type="spellStart"/>
                      <w:r>
                        <w:rPr>
                          <w:rFonts w:ascii="Arial" w:hAnsi="Arial"/>
                          <w:i/>
                          <w:w w:val="105"/>
                          <w:sz w:val="14"/>
                        </w:rPr>
                        <w:t>aθ</w:t>
                      </w:r>
                      <w:proofErr w:type="spellEnd"/>
                    </w:p>
                  </w:txbxContent>
                </v:textbox>
                <w10:wrap anchorx="page"/>
              </v:shape>
            </w:pict>
          </mc:Fallback>
        </mc:AlternateContent>
      </w:r>
      <w:r w:rsidR="0009622D">
        <w:rPr>
          <w:i/>
          <w:w w:val="115"/>
          <w:sz w:val="20"/>
        </w:rPr>
        <w:t>σ</w:t>
      </w:r>
      <w:proofErr w:type="spellStart"/>
      <w:proofErr w:type="gramStart"/>
      <w:r w:rsidR="0009622D">
        <w:rPr>
          <w:rFonts w:ascii="Arial" w:hAnsi="Arial"/>
          <w:i/>
          <w:spacing w:val="5"/>
          <w:w w:val="113"/>
          <w:position w:val="-2"/>
          <w:sz w:val="14"/>
        </w:rPr>
        <w:t>v</w:t>
      </w:r>
      <w:r w:rsidR="0009622D">
        <w:rPr>
          <w:rFonts w:ascii="Arial" w:hAnsi="Arial"/>
          <w:i/>
          <w:w w:val="121"/>
          <w:position w:val="-2"/>
          <w:sz w:val="14"/>
        </w:rPr>
        <w:t>m</w:t>
      </w:r>
      <w:proofErr w:type="spellEnd"/>
      <w:r w:rsidR="0009622D">
        <w:rPr>
          <w:rFonts w:ascii="Arial" w:hAnsi="Arial"/>
          <w:i/>
          <w:position w:val="-2"/>
          <w:sz w:val="14"/>
        </w:rPr>
        <w:t xml:space="preserve"> </w:t>
      </w:r>
      <w:r w:rsidR="0009622D">
        <w:rPr>
          <w:rFonts w:ascii="Arial" w:hAnsi="Arial"/>
          <w:i/>
          <w:spacing w:val="-13"/>
          <w:position w:val="-2"/>
          <w:sz w:val="14"/>
        </w:rPr>
        <w:t xml:space="preserve"> </w:t>
      </w:r>
      <w:r w:rsidR="0009622D">
        <w:rPr>
          <w:w w:val="137"/>
          <w:sz w:val="20"/>
        </w:rPr>
        <w:t>=</w:t>
      </w:r>
      <w:proofErr w:type="gramEnd"/>
      <w:r w:rsidR="0009622D">
        <w:rPr>
          <w:spacing w:val="5"/>
          <w:sz w:val="20"/>
        </w:rPr>
        <w:t xml:space="preserve"> </w:t>
      </w:r>
      <w:r w:rsidR="0009622D">
        <w:rPr>
          <w:rFonts w:ascii="Arial" w:hAnsi="Arial"/>
          <w:w w:val="358"/>
          <w:position w:val="24"/>
          <w:sz w:val="20"/>
        </w:rPr>
        <w:t>I</w:t>
      </w:r>
      <w:r w:rsidR="0009622D">
        <w:rPr>
          <w:i/>
          <w:spacing w:val="7"/>
          <w:w w:val="115"/>
          <w:sz w:val="20"/>
        </w:rPr>
        <w:t>σ</w:t>
      </w:r>
      <w:r w:rsidR="0009622D">
        <w:rPr>
          <w:w w:val="113"/>
          <w:position w:val="6"/>
          <w:sz w:val="14"/>
        </w:rPr>
        <w:t>2</w:t>
      </w:r>
      <w:r w:rsidR="0009622D">
        <w:rPr>
          <w:position w:val="6"/>
          <w:sz w:val="14"/>
        </w:rPr>
        <w:t xml:space="preserve"> </w:t>
      </w:r>
      <w:r w:rsidR="0009622D">
        <w:rPr>
          <w:spacing w:val="-16"/>
          <w:position w:val="6"/>
          <w:sz w:val="14"/>
        </w:rPr>
        <w:t xml:space="preserve"> </w:t>
      </w:r>
      <w:r w:rsidR="0009622D">
        <w:rPr>
          <w:w w:val="137"/>
          <w:sz w:val="20"/>
        </w:rPr>
        <w:t>+</w:t>
      </w:r>
      <w:r w:rsidR="0009622D">
        <w:rPr>
          <w:spacing w:val="-6"/>
          <w:sz w:val="20"/>
        </w:rPr>
        <w:t xml:space="preserve"> </w:t>
      </w:r>
      <w:r w:rsidR="0009622D">
        <w:rPr>
          <w:i/>
          <w:spacing w:val="7"/>
          <w:w w:val="115"/>
          <w:sz w:val="20"/>
        </w:rPr>
        <w:t>σ</w:t>
      </w:r>
      <w:r w:rsidR="0009622D">
        <w:rPr>
          <w:w w:val="113"/>
          <w:position w:val="7"/>
          <w:sz w:val="14"/>
        </w:rPr>
        <w:t>2</w:t>
      </w:r>
      <w:r w:rsidR="0009622D">
        <w:rPr>
          <w:position w:val="7"/>
          <w:sz w:val="14"/>
        </w:rPr>
        <w:t xml:space="preserve"> </w:t>
      </w:r>
      <w:r w:rsidR="0009622D">
        <w:rPr>
          <w:spacing w:val="-16"/>
          <w:position w:val="7"/>
          <w:sz w:val="14"/>
        </w:rPr>
        <w:t xml:space="preserve"> </w:t>
      </w:r>
      <w:r w:rsidR="0009622D">
        <w:rPr>
          <w:rFonts w:ascii="Meiryo" w:hAnsi="Meiryo"/>
          <w:i/>
          <w:w w:val="96"/>
          <w:sz w:val="20"/>
        </w:rPr>
        <w:t>−</w:t>
      </w:r>
      <w:r w:rsidR="0009622D">
        <w:rPr>
          <w:rFonts w:ascii="Meiryo" w:hAnsi="Meiryo"/>
          <w:i/>
          <w:spacing w:val="-24"/>
          <w:sz w:val="20"/>
        </w:rPr>
        <w:t xml:space="preserve"> </w:t>
      </w:r>
      <w:r w:rsidR="0009622D">
        <w:rPr>
          <w:i/>
          <w:w w:val="115"/>
          <w:sz w:val="20"/>
        </w:rPr>
        <w:t>σ</w:t>
      </w:r>
      <w:r w:rsidR="0009622D">
        <w:rPr>
          <w:rFonts w:ascii="Arial" w:hAnsi="Arial"/>
          <w:i/>
          <w:spacing w:val="10"/>
          <w:w w:val="110"/>
          <w:position w:val="-2"/>
          <w:sz w:val="14"/>
        </w:rPr>
        <w:t>a</w:t>
      </w:r>
      <w:r w:rsidR="0009622D">
        <w:rPr>
          <w:i/>
          <w:w w:val="115"/>
          <w:sz w:val="20"/>
        </w:rPr>
        <w:t>σ</w:t>
      </w:r>
      <w:r w:rsidR="0009622D">
        <w:rPr>
          <w:rFonts w:ascii="Arial" w:hAnsi="Arial"/>
          <w:i/>
          <w:w w:val="99"/>
          <w:position w:val="-2"/>
          <w:sz w:val="14"/>
        </w:rPr>
        <w:t>θ</w:t>
      </w:r>
      <w:r w:rsidR="0009622D">
        <w:rPr>
          <w:rFonts w:ascii="Arial" w:hAnsi="Arial"/>
          <w:i/>
          <w:position w:val="-2"/>
          <w:sz w:val="14"/>
        </w:rPr>
        <w:t xml:space="preserve"> </w:t>
      </w:r>
      <w:r w:rsidR="0009622D">
        <w:rPr>
          <w:rFonts w:ascii="Arial" w:hAnsi="Arial"/>
          <w:i/>
          <w:spacing w:val="-20"/>
          <w:position w:val="-2"/>
          <w:sz w:val="14"/>
        </w:rPr>
        <w:t xml:space="preserve"> </w:t>
      </w:r>
      <w:r w:rsidR="0009622D">
        <w:rPr>
          <w:w w:val="137"/>
          <w:sz w:val="20"/>
        </w:rPr>
        <w:t>+</w:t>
      </w:r>
      <w:r w:rsidR="0009622D">
        <w:rPr>
          <w:spacing w:val="-6"/>
          <w:sz w:val="20"/>
        </w:rPr>
        <w:t xml:space="preserve"> </w:t>
      </w:r>
      <w:r w:rsidR="0009622D">
        <w:rPr>
          <w:w w:val="99"/>
          <w:sz w:val="20"/>
        </w:rPr>
        <w:t>3</w:t>
      </w:r>
      <w:r w:rsidR="0009622D">
        <w:rPr>
          <w:i/>
          <w:w w:val="121"/>
          <w:sz w:val="20"/>
        </w:rPr>
        <w:t>τ</w:t>
      </w:r>
      <w:r w:rsidR="0009622D">
        <w:rPr>
          <w:i/>
          <w:spacing w:val="-28"/>
          <w:sz w:val="20"/>
        </w:rPr>
        <w:t xml:space="preserve"> </w:t>
      </w:r>
      <w:r w:rsidR="0009622D">
        <w:rPr>
          <w:w w:val="113"/>
          <w:position w:val="7"/>
          <w:sz w:val="14"/>
        </w:rPr>
        <w:t>2</w:t>
      </w:r>
    </w:p>
    <w:p w:rsidR="00012D33" w:rsidRDefault="0009622D">
      <w:pPr>
        <w:pStyle w:val="BodyText"/>
        <w:spacing w:before="6"/>
        <w:rPr>
          <w:sz w:val="24"/>
        </w:rPr>
      </w:pPr>
      <w:r>
        <w:br w:type="column"/>
      </w:r>
    </w:p>
    <w:p w:rsidR="00012D33" w:rsidRDefault="0009622D">
      <w:pPr>
        <w:pStyle w:val="BodyText"/>
        <w:spacing w:before="1"/>
        <w:ind w:right="117"/>
        <w:jc w:val="right"/>
      </w:pPr>
      <w:r>
        <w:rPr>
          <w:w w:val="105"/>
        </w:rPr>
        <w:t>(10)</w:t>
      </w:r>
    </w:p>
    <w:p w:rsidR="00012D33" w:rsidRDefault="00012D33">
      <w:pPr>
        <w:jc w:val="right"/>
        <w:sectPr w:rsidR="00012D33">
          <w:type w:val="continuous"/>
          <w:pgSz w:w="12240" w:h="15840"/>
          <w:pgMar w:top="1500" w:right="1320" w:bottom="980" w:left="1340" w:header="720" w:footer="720" w:gutter="0"/>
          <w:cols w:num="2" w:space="720" w:equalWidth="0">
            <w:col w:w="6078" w:space="40"/>
            <w:col w:w="3462"/>
          </w:cols>
        </w:sectPr>
      </w:pPr>
    </w:p>
    <w:p w:rsidR="00012D33" w:rsidRDefault="00012D33">
      <w:pPr>
        <w:pStyle w:val="BodyText"/>
        <w:spacing w:before="6"/>
        <w:rPr>
          <w:sz w:val="12"/>
        </w:rPr>
      </w:pPr>
    </w:p>
    <w:p w:rsidR="00012D33" w:rsidRDefault="0009622D">
      <w:pPr>
        <w:pStyle w:val="BodyText"/>
        <w:spacing w:before="63" w:line="256" w:lineRule="auto"/>
        <w:ind w:left="100"/>
      </w:pPr>
      <w:r>
        <w:rPr>
          <w:w w:val="105"/>
        </w:rPr>
        <w:t xml:space="preserve">where </w:t>
      </w:r>
      <w:r>
        <w:rPr>
          <w:i/>
          <w:w w:val="105"/>
        </w:rPr>
        <w:t>σ</w:t>
      </w:r>
      <w:proofErr w:type="spellStart"/>
      <w:r>
        <w:rPr>
          <w:rFonts w:ascii="Arial" w:hAnsi="Arial"/>
          <w:i/>
          <w:w w:val="105"/>
          <w:position w:val="-2"/>
          <w:sz w:val="14"/>
        </w:rPr>
        <w:t>vm</w:t>
      </w:r>
      <w:proofErr w:type="spellEnd"/>
      <w:r>
        <w:rPr>
          <w:rFonts w:ascii="Arial" w:hAnsi="Arial"/>
          <w:i/>
          <w:w w:val="105"/>
          <w:position w:val="-2"/>
          <w:sz w:val="14"/>
        </w:rPr>
        <w:t xml:space="preserve"> </w:t>
      </w:r>
      <w:r>
        <w:rPr>
          <w:w w:val="105"/>
        </w:rPr>
        <w:t xml:space="preserve">is the von Mises stress, </w:t>
      </w:r>
      <w:r>
        <w:rPr>
          <w:i/>
          <w:w w:val="105"/>
        </w:rPr>
        <w:t>σ</w:t>
      </w:r>
      <w:r>
        <w:rPr>
          <w:rFonts w:ascii="Arial" w:hAnsi="Arial"/>
          <w:i/>
          <w:w w:val="105"/>
          <w:position w:val="-2"/>
          <w:sz w:val="14"/>
        </w:rPr>
        <w:t xml:space="preserve">a </w:t>
      </w:r>
      <w:r>
        <w:rPr>
          <w:w w:val="105"/>
        </w:rPr>
        <w:t xml:space="preserve">is the axial stress, </w:t>
      </w:r>
      <w:r>
        <w:rPr>
          <w:i/>
          <w:w w:val="105"/>
        </w:rPr>
        <w:t>τ</w:t>
      </w:r>
      <w:proofErr w:type="spellStart"/>
      <w:r>
        <w:rPr>
          <w:rFonts w:ascii="Arial" w:hAnsi="Arial"/>
          <w:i/>
          <w:w w:val="105"/>
          <w:position w:val="-2"/>
          <w:sz w:val="14"/>
        </w:rPr>
        <w:t>aθ</w:t>
      </w:r>
      <w:proofErr w:type="spellEnd"/>
      <w:r>
        <w:rPr>
          <w:rFonts w:ascii="Arial" w:hAnsi="Arial"/>
          <w:i/>
          <w:w w:val="105"/>
          <w:position w:val="-2"/>
          <w:sz w:val="14"/>
        </w:rPr>
        <w:t xml:space="preserve"> </w:t>
      </w:r>
      <w:r>
        <w:rPr>
          <w:w w:val="105"/>
        </w:rPr>
        <w:t xml:space="preserve">is the shear stress across axial and hoop principle directions. and </w:t>
      </w:r>
      <w:proofErr w:type="gramStart"/>
      <w:r>
        <w:rPr>
          <w:i/>
          <w:w w:val="105"/>
        </w:rPr>
        <w:t>σ</w:t>
      </w:r>
      <w:r>
        <w:rPr>
          <w:rFonts w:ascii="Arial" w:hAnsi="Arial"/>
          <w:i/>
          <w:w w:val="105"/>
          <w:position w:val="-2"/>
          <w:sz w:val="14"/>
        </w:rPr>
        <w:t xml:space="preserve">θ  </w:t>
      </w:r>
      <w:r>
        <w:rPr>
          <w:w w:val="105"/>
        </w:rPr>
        <w:t>is</w:t>
      </w:r>
      <w:proofErr w:type="gramEnd"/>
      <w:r>
        <w:rPr>
          <w:w w:val="105"/>
        </w:rPr>
        <w:t xml:space="preserve"> chosen as the relevant hoop stress. The von Mises stress is compared against the yield</w:t>
      </w:r>
    </w:p>
    <w:p w:rsidR="00012D33" w:rsidRDefault="00012D33">
      <w:pPr>
        <w:spacing w:line="256" w:lineRule="auto"/>
        <w:sectPr w:rsidR="00012D33">
          <w:type w:val="continuous"/>
          <w:pgSz w:w="12240" w:h="15840"/>
          <w:pgMar w:top="1500" w:right="1320" w:bottom="980" w:left="1340" w:header="720" w:footer="720" w:gutter="0"/>
          <w:cols w:space="720"/>
        </w:sectPr>
      </w:pPr>
    </w:p>
    <w:p w:rsidR="00012D33" w:rsidRDefault="0009622D">
      <w:pPr>
        <w:pStyle w:val="BodyText"/>
        <w:spacing w:before="52"/>
        <w:ind w:left="120"/>
        <w:jc w:val="both"/>
      </w:pPr>
      <w:r>
        <w:rPr>
          <w:w w:val="110"/>
        </w:rPr>
        <w:t xml:space="preserve">stress, </w:t>
      </w:r>
      <w:r>
        <w:rPr>
          <w:i/>
          <w:w w:val="110"/>
        </w:rPr>
        <w:t>σ</w:t>
      </w:r>
      <w:proofErr w:type="gramStart"/>
      <w:r>
        <w:rPr>
          <w:rFonts w:ascii="Arial" w:hAnsi="Arial"/>
          <w:i/>
          <w:w w:val="110"/>
          <w:position w:val="-2"/>
          <w:sz w:val="14"/>
        </w:rPr>
        <w:t xml:space="preserve">y </w:t>
      </w:r>
      <w:r>
        <w:rPr>
          <w:w w:val="110"/>
        </w:rPr>
        <w:t>,</w:t>
      </w:r>
      <w:proofErr w:type="gramEnd"/>
      <w:r>
        <w:rPr>
          <w:w w:val="110"/>
        </w:rPr>
        <w:t xml:space="preserve"> and a safety factor as a utilization criterion.</w:t>
      </w:r>
    </w:p>
    <w:p w:rsidR="00012D33" w:rsidRDefault="0009622D">
      <w:pPr>
        <w:pStyle w:val="BodyText"/>
        <w:spacing w:before="16" w:line="273" w:lineRule="auto"/>
        <w:ind w:left="120" w:right="178" w:firstLine="298"/>
        <w:jc w:val="both"/>
      </w:pPr>
      <w:r>
        <w:rPr>
          <w:w w:val="105"/>
        </w:rPr>
        <w:t xml:space="preserve">Main column, offset column, and tower segment stresses and geometry are also evaluated against a shell buckling criterion published by European Committee for </w:t>
      </w:r>
      <w:proofErr w:type="spellStart"/>
      <w:r>
        <w:rPr>
          <w:w w:val="105"/>
        </w:rPr>
        <w:t>Standardisation</w:t>
      </w:r>
      <w:proofErr w:type="spellEnd"/>
      <w:r>
        <w:rPr>
          <w:w w:val="105"/>
        </w:rPr>
        <w:t xml:space="preserve"> </w:t>
      </w:r>
      <w:hyperlink w:anchor="_bookmark45" w:history="1">
        <w:r>
          <w:rPr>
            <w:w w:val="105"/>
          </w:rPr>
          <w:t>[11]</w:t>
        </w:r>
      </w:hyperlink>
      <w:r>
        <w:rPr>
          <w:w w:val="105"/>
        </w:rPr>
        <w:t xml:space="preserve"> and a global buckling criterion published by </w:t>
      </w:r>
      <w:proofErr w:type="spellStart"/>
      <w:r>
        <w:rPr>
          <w:w w:val="105"/>
        </w:rPr>
        <w:t>Germanischer</w:t>
      </w:r>
      <w:proofErr w:type="spellEnd"/>
      <w:r>
        <w:rPr>
          <w:w w:val="105"/>
        </w:rPr>
        <w:t xml:space="preserve"> Lloyd </w:t>
      </w:r>
      <w:hyperlink w:anchor="_bookmark48" w:history="1">
        <w:r>
          <w:rPr>
            <w:w w:val="105"/>
          </w:rPr>
          <w:t>[14].</w:t>
        </w:r>
      </w:hyperlink>
      <w:r>
        <w:rPr>
          <w:w w:val="105"/>
        </w:rPr>
        <w:t xml:space="preserve"> Note that the implementation of the Eurocode buckling is modified slightly so as to produce continuously differentiable output. See Damiani </w:t>
      </w:r>
      <w:hyperlink w:anchor="_bookmark41" w:history="1">
        <w:r>
          <w:rPr>
            <w:w w:val="105"/>
          </w:rPr>
          <w:t>[7]</w:t>
        </w:r>
      </w:hyperlink>
      <w:r>
        <w:rPr>
          <w:w w:val="105"/>
        </w:rPr>
        <w:t xml:space="preserve"> for a more detailed exposition.</w:t>
      </w:r>
    </w:p>
    <w:p w:rsidR="00012D33" w:rsidRDefault="0009622D">
      <w:pPr>
        <w:pStyle w:val="BodyText"/>
        <w:spacing w:before="2" w:line="273" w:lineRule="auto"/>
        <w:ind w:left="120" w:firstLine="298"/>
      </w:pPr>
      <w:r>
        <w:rPr>
          <w:spacing w:val="-6"/>
          <w:w w:val="110"/>
        </w:rPr>
        <w:t>For</w:t>
      </w:r>
      <w:r>
        <w:rPr>
          <w:spacing w:val="-23"/>
          <w:w w:val="110"/>
        </w:rPr>
        <w:t xml:space="preserve"> </w:t>
      </w:r>
      <w:r>
        <w:rPr>
          <w:w w:val="110"/>
        </w:rPr>
        <w:t>submerged</w:t>
      </w:r>
      <w:r>
        <w:rPr>
          <w:spacing w:val="-23"/>
          <w:w w:val="110"/>
        </w:rPr>
        <w:t xml:space="preserve"> </w:t>
      </w:r>
      <w:r>
        <w:rPr>
          <w:w w:val="110"/>
        </w:rPr>
        <w:t>columns,</w:t>
      </w:r>
      <w:r>
        <w:rPr>
          <w:spacing w:val="-19"/>
          <w:w w:val="110"/>
        </w:rPr>
        <w:t xml:space="preserve"> </w:t>
      </w:r>
      <w:r>
        <w:rPr>
          <w:w w:val="110"/>
        </w:rPr>
        <w:t>additional</w:t>
      </w:r>
      <w:r>
        <w:rPr>
          <w:spacing w:val="-23"/>
          <w:w w:val="110"/>
        </w:rPr>
        <w:t xml:space="preserve"> </w:t>
      </w:r>
      <w:r>
        <w:rPr>
          <w:w w:val="110"/>
        </w:rPr>
        <w:t>code</w:t>
      </w:r>
      <w:r>
        <w:rPr>
          <w:spacing w:val="-23"/>
          <w:w w:val="110"/>
        </w:rPr>
        <w:t xml:space="preserve"> </w:t>
      </w:r>
      <w:r>
        <w:rPr>
          <w:w w:val="110"/>
        </w:rPr>
        <w:t>standard</w:t>
      </w:r>
      <w:r>
        <w:rPr>
          <w:spacing w:val="-23"/>
          <w:w w:val="110"/>
        </w:rPr>
        <w:t xml:space="preserve"> </w:t>
      </w:r>
      <w:r>
        <w:rPr>
          <w:w w:val="110"/>
        </w:rPr>
        <w:t>utilization</w:t>
      </w:r>
      <w:r>
        <w:rPr>
          <w:spacing w:val="-23"/>
          <w:w w:val="110"/>
        </w:rPr>
        <w:t xml:space="preserve"> </w:t>
      </w:r>
      <w:r>
        <w:rPr>
          <w:w w:val="110"/>
        </w:rPr>
        <w:t>ratios</w:t>
      </w:r>
      <w:r>
        <w:rPr>
          <w:spacing w:val="-23"/>
          <w:w w:val="110"/>
        </w:rPr>
        <w:t xml:space="preserve"> </w:t>
      </w:r>
      <w:r>
        <w:rPr>
          <w:w w:val="110"/>
        </w:rPr>
        <w:t>are</w:t>
      </w:r>
      <w:r>
        <w:rPr>
          <w:spacing w:val="-23"/>
          <w:w w:val="110"/>
        </w:rPr>
        <w:t xml:space="preserve"> </w:t>
      </w:r>
      <w:r>
        <w:rPr>
          <w:w w:val="110"/>
        </w:rPr>
        <w:t>taken</w:t>
      </w:r>
      <w:r>
        <w:rPr>
          <w:spacing w:val="-23"/>
          <w:w w:val="110"/>
        </w:rPr>
        <w:t xml:space="preserve"> </w:t>
      </w:r>
      <w:r>
        <w:rPr>
          <w:w w:val="110"/>
        </w:rPr>
        <w:t>from</w:t>
      </w:r>
      <w:r>
        <w:rPr>
          <w:spacing w:val="-23"/>
          <w:w w:val="110"/>
        </w:rPr>
        <w:t xml:space="preserve"> </w:t>
      </w:r>
      <w:r>
        <w:rPr>
          <w:w w:val="110"/>
        </w:rPr>
        <w:t>the</w:t>
      </w:r>
      <w:r>
        <w:rPr>
          <w:spacing w:val="-23"/>
          <w:w w:val="110"/>
        </w:rPr>
        <w:t xml:space="preserve"> </w:t>
      </w:r>
      <w:r>
        <w:rPr>
          <w:w w:val="110"/>
        </w:rPr>
        <w:t>American</w:t>
      </w:r>
      <w:r>
        <w:rPr>
          <w:spacing w:val="-23"/>
          <w:w w:val="110"/>
        </w:rPr>
        <w:t xml:space="preserve"> </w:t>
      </w:r>
      <w:r>
        <w:rPr>
          <w:w w:val="110"/>
        </w:rPr>
        <w:t xml:space="preserve">Petroleum Institute (API) </w:t>
      </w:r>
      <w:hyperlink w:anchor="_bookmark35" w:history="1">
        <w:r>
          <w:rPr>
            <w:w w:val="110"/>
          </w:rPr>
          <w:t>[1],</w:t>
        </w:r>
      </w:hyperlink>
      <w:r>
        <w:rPr>
          <w:w w:val="110"/>
        </w:rPr>
        <w:t xml:space="preserve"> Bulletin 2U (specifically the procedure outlined in Appendix B). These standards also apply shell and general buckling criterion with a margin of safety in a manner that accounts for stiffeners and the common buckling modes of submerged structures. </w:t>
      </w:r>
      <w:r>
        <w:rPr>
          <w:spacing w:val="-3"/>
          <w:w w:val="110"/>
        </w:rPr>
        <w:t xml:space="preserve">Future </w:t>
      </w:r>
      <w:r>
        <w:rPr>
          <w:w w:val="110"/>
        </w:rPr>
        <w:t xml:space="preserve">efforts will also apply Bulletin 2V, the standards for plates, to the legs that support taut </w:t>
      </w:r>
      <w:proofErr w:type="gramStart"/>
      <w:r>
        <w:rPr>
          <w:w w:val="110"/>
        </w:rPr>
        <w:t xml:space="preserve">mooring </w:t>
      </w:r>
      <w:r>
        <w:rPr>
          <w:spacing w:val="45"/>
          <w:w w:val="110"/>
        </w:rPr>
        <w:t xml:space="preserve"> </w:t>
      </w:r>
      <w:r>
        <w:rPr>
          <w:w w:val="110"/>
        </w:rPr>
        <w:t>lines</w:t>
      </w:r>
      <w:proofErr w:type="gramEnd"/>
      <w:r>
        <w:rPr>
          <w:w w:val="110"/>
        </w:rPr>
        <w:t>.</w:t>
      </w:r>
    </w:p>
    <w:p w:rsidR="00012D33" w:rsidRDefault="00012D33">
      <w:pPr>
        <w:pStyle w:val="BodyText"/>
        <w:spacing w:before="11"/>
        <w:rPr>
          <w:sz w:val="24"/>
        </w:rPr>
      </w:pPr>
    </w:p>
    <w:p w:rsidR="00012D33" w:rsidRDefault="0009622D">
      <w:pPr>
        <w:pStyle w:val="Heading2"/>
        <w:numPr>
          <w:ilvl w:val="1"/>
          <w:numId w:val="13"/>
        </w:numPr>
        <w:tabs>
          <w:tab w:val="left" w:pos="733"/>
        </w:tabs>
        <w:ind w:hanging="612"/>
        <w:jc w:val="both"/>
      </w:pPr>
      <w:bookmarkStart w:id="134" w:name="Mooring_Lines"/>
      <w:bookmarkEnd w:id="134"/>
      <w:r>
        <w:rPr>
          <w:w w:val="110"/>
        </w:rPr>
        <w:t>Mooring</w:t>
      </w:r>
      <w:r>
        <w:rPr>
          <w:spacing w:val="37"/>
          <w:w w:val="110"/>
        </w:rPr>
        <w:t xml:space="preserve"> </w:t>
      </w:r>
      <w:r>
        <w:rPr>
          <w:w w:val="110"/>
        </w:rPr>
        <w:t>Lines</w:t>
      </w:r>
    </w:p>
    <w:p w:rsidR="00012D33" w:rsidRDefault="0009622D">
      <w:pPr>
        <w:pStyle w:val="BodyText"/>
        <w:spacing w:before="152" w:line="273" w:lineRule="auto"/>
        <w:ind w:left="120" w:right="177"/>
        <w:jc w:val="both"/>
      </w:pPr>
      <w:r>
        <w:rPr>
          <w:w w:val="105"/>
        </w:rPr>
        <w:t xml:space="preserve">The quasi-steady mooring system analysis is handled </w:t>
      </w:r>
      <w:r>
        <w:rPr>
          <w:spacing w:val="-3"/>
          <w:w w:val="105"/>
        </w:rPr>
        <w:t xml:space="preserve">by </w:t>
      </w:r>
      <w:r>
        <w:rPr>
          <w:w w:val="105"/>
        </w:rPr>
        <w:t xml:space="preserve">the external Mooring Analysis Program (MAP++) library </w:t>
      </w:r>
      <w:hyperlink w:anchor="_bookmark60" w:history="1">
        <w:r>
          <w:rPr>
            <w:w w:val="105"/>
          </w:rPr>
          <w:t>[26],</w:t>
        </w:r>
      </w:hyperlink>
      <w:r>
        <w:rPr>
          <w:w w:val="105"/>
        </w:rPr>
        <w:t xml:space="preserve"> which has convenient Python bindings to access the simulation output, bundled into the WIS- DEM </w:t>
      </w:r>
      <w:proofErr w:type="spellStart"/>
      <w:r>
        <w:rPr>
          <w:rFonts w:ascii="Arial"/>
          <w:i/>
          <w:w w:val="105"/>
        </w:rPr>
        <w:t>pyMAP</w:t>
      </w:r>
      <w:proofErr w:type="spellEnd"/>
      <w:r>
        <w:rPr>
          <w:rFonts w:ascii="Arial"/>
          <w:i/>
          <w:w w:val="105"/>
        </w:rPr>
        <w:t xml:space="preserve"> </w:t>
      </w:r>
      <w:r>
        <w:rPr>
          <w:w w:val="105"/>
        </w:rPr>
        <w:t xml:space="preserve">module. MAP++ is designed to model the steady-state forces on a Multi-Segmented, Quasi- Static (MSQS) mooring line. Seabed contact, seabed friction, and multi-element mooring lines with arbitrary connection configurations can </w:t>
      </w:r>
      <w:r>
        <w:rPr>
          <w:spacing w:val="2"/>
          <w:w w:val="105"/>
        </w:rPr>
        <w:t xml:space="preserve">be </w:t>
      </w:r>
      <w:r>
        <w:rPr>
          <w:w w:val="105"/>
        </w:rPr>
        <w:t xml:space="preserve">analyzed. MAP++ inputs include sea depth, geometry descriptions of the mooring line connections, and material properties of the lines. </w:t>
      </w:r>
      <w:proofErr w:type="gramStart"/>
      <w:r>
        <w:rPr>
          <w:spacing w:val="-6"/>
          <w:w w:val="105"/>
        </w:rPr>
        <w:t xml:space="preserve">For  </w:t>
      </w:r>
      <w:r>
        <w:rPr>
          <w:w w:val="105"/>
        </w:rPr>
        <w:t>chain</w:t>
      </w:r>
      <w:proofErr w:type="gramEnd"/>
      <w:r>
        <w:rPr>
          <w:w w:val="105"/>
        </w:rPr>
        <w:t xml:space="preserve"> and rope-based cables, these mate-  </w:t>
      </w:r>
      <w:proofErr w:type="spellStart"/>
      <w:r>
        <w:rPr>
          <w:w w:val="105"/>
        </w:rPr>
        <w:t>rial</w:t>
      </w:r>
      <w:proofErr w:type="spellEnd"/>
      <w:r>
        <w:rPr>
          <w:w w:val="105"/>
        </w:rPr>
        <w:t xml:space="preserve"> properties are not easily derived and would </w:t>
      </w:r>
      <w:r>
        <w:rPr>
          <w:spacing w:val="2"/>
          <w:w w:val="105"/>
        </w:rPr>
        <w:t xml:space="preserve">be </w:t>
      </w:r>
      <w:r>
        <w:rPr>
          <w:w w:val="105"/>
        </w:rPr>
        <w:t xml:space="preserve">typically provided </w:t>
      </w:r>
      <w:r>
        <w:rPr>
          <w:spacing w:val="-3"/>
          <w:w w:val="105"/>
        </w:rPr>
        <w:t xml:space="preserve">by  </w:t>
      </w:r>
      <w:r>
        <w:rPr>
          <w:w w:val="105"/>
        </w:rPr>
        <w:t xml:space="preserve">a manufacturer.  </w:t>
      </w:r>
      <w:proofErr w:type="gramStart"/>
      <w:r>
        <w:rPr>
          <w:spacing w:val="-9"/>
          <w:w w:val="105"/>
        </w:rPr>
        <w:t xml:space="preserve">We  </w:t>
      </w:r>
      <w:r>
        <w:rPr>
          <w:w w:val="105"/>
        </w:rPr>
        <w:t>borrow</w:t>
      </w:r>
      <w:proofErr w:type="gramEnd"/>
      <w:r>
        <w:rPr>
          <w:w w:val="105"/>
        </w:rPr>
        <w:t xml:space="preserve"> from   the</w:t>
      </w:r>
      <w:r>
        <w:rPr>
          <w:spacing w:val="16"/>
          <w:w w:val="105"/>
        </w:rPr>
        <w:t xml:space="preserve"> </w:t>
      </w:r>
      <w:r>
        <w:rPr>
          <w:w w:val="105"/>
        </w:rPr>
        <w:t>approach</w:t>
      </w:r>
      <w:r>
        <w:rPr>
          <w:spacing w:val="16"/>
          <w:w w:val="105"/>
        </w:rPr>
        <w:t xml:space="preserve"> </w:t>
      </w:r>
      <w:r>
        <w:rPr>
          <w:w w:val="105"/>
        </w:rPr>
        <w:t>of</w:t>
      </w:r>
      <w:r>
        <w:rPr>
          <w:spacing w:val="16"/>
          <w:w w:val="105"/>
        </w:rPr>
        <w:t xml:space="preserve"> </w:t>
      </w:r>
      <w:r>
        <w:rPr>
          <w:w w:val="105"/>
        </w:rPr>
        <w:t>the</w:t>
      </w:r>
      <w:r>
        <w:rPr>
          <w:spacing w:val="16"/>
          <w:w w:val="105"/>
        </w:rPr>
        <w:t xml:space="preserve"> </w:t>
      </w:r>
      <w:r>
        <w:rPr>
          <w:w w:val="105"/>
        </w:rPr>
        <w:t>popular</w:t>
      </w:r>
      <w:r>
        <w:rPr>
          <w:spacing w:val="16"/>
          <w:w w:val="105"/>
        </w:rPr>
        <w:t xml:space="preserve"> </w:t>
      </w:r>
      <w:proofErr w:type="spellStart"/>
      <w:r>
        <w:rPr>
          <w:w w:val="105"/>
        </w:rPr>
        <w:t>Orcina</w:t>
      </w:r>
      <w:proofErr w:type="spellEnd"/>
      <w:r>
        <w:rPr>
          <w:spacing w:val="16"/>
          <w:w w:val="105"/>
        </w:rPr>
        <w:t xml:space="preserve"> </w:t>
      </w:r>
      <w:proofErr w:type="spellStart"/>
      <w:r>
        <w:rPr>
          <w:w w:val="105"/>
        </w:rPr>
        <w:t>OrcaFlex</w:t>
      </w:r>
      <w:proofErr w:type="spellEnd"/>
      <w:r>
        <w:rPr>
          <w:spacing w:val="16"/>
          <w:w w:val="105"/>
        </w:rPr>
        <w:t xml:space="preserve"> </w:t>
      </w:r>
      <w:r>
        <w:rPr>
          <w:w w:val="105"/>
        </w:rPr>
        <w:t>software</w:t>
      </w:r>
      <w:r>
        <w:rPr>
          <w:spacing w:val="16"/>
          <w:w w:val="105"/>
        </w:rPr>
        <w:t xml:space="preserve"> </w:t>
      </w:r>
      <w:hyperlink w:anchor="_bookmark66" w:history="1">
        <w:r>
          <w:rPr>
            <w:w w:val="105"/>
          </w:rPr>
          <w:t>[32]</w:t>
        </w:r>
      </w:hyperlink>
      <w:r>
        <w:rPr>
          <w:spacing w:val="16"/>
          <w:w w:val="105"/>
        </w:rPr>
        <w:t xml:space="preserve"> </w:t>
      </w:r>
      <w:r>
        <w:rPr>
          <w:w w:val="105"/>
        </w:rPr>
        <w:t>and</w:t>
      </w:r>
      <w:r>
        <w:rPr>
          <w:spacing w:val="16"/>
          <w:w w:val="105"/>
        </w:rPr>
        <w:t xml:space="preserve"> </w:t>
      </w:r>
      <w:r>
        <w:rPr>
          <w:w w:val="105"/>
        </w:rPr>
        <w:t>use</w:t>
      </w:r>
      <w:r>
        <w:rPr>
          <w:spacing w:val="16"/>
          <w:w w:val="105"/>
        </w:rPr>
        <w:t xml:space="preserve"> </w:t>
      </w:r>
      <w:r>
        <w:rPr>
          <w:w w:val="105"/>
        </w:rPr>
        <w:t>the</w:t>
      </w:r>
      <w:r>
        <w:rPr>
          <w:spacing w:val="16"/>
          <w:w w:val="105"/>
        </w:rPr>
        <w:t xml:space="preserve"> </w:t>
      </w:r>
      <w:r>
        <w:rPr>
          <w:w w:val="105"/>
        </w:rPr>
        <w:t>following</w:t>
      </w:r>
      <w:r>
        <w:rPr>
          <w:spacing w:val="16"/>
          <w:w w:val="105"/>
        </w:rPr>
        <w:t xml:space="preserve"> </w:t>
      </w:r>
      <w:r>
        <w:rPr>
          <w:w w:val="105"/>
        </w:rPr>
        <w:t>expressions,</w:t>
      </w:r>
    </w:p>
    <w:p w:rsidR="00012D33" w:rsidRDefault="00F23B9E">
      <w:pPr>
        <w:spacing w:before="132" w:line="343" w:lineRule="exact"/>
        <w:ind w:left="3196" w:right="3253"/>
        <w:jc w:val="center"/>
        <w:rPr>
          <w:sz w:val="20"/>
        </w:rPr>
      </w:pPr>
      <w:r>
        <w:rPr>
          <w:noProof/>
        </w:rPr>
        <mc:AlternateContent>
          <mc:Choice Requires="wps">
            <w:drawing>
              <wp:anchor distT="0" distB="0" distL="114300" distR="114300" simplePos="0" relativeHeight="251675648" behindDoc="1" locked="0" layoutInCell="1" allowOverlap="1" wp14:anchorId="66F3981E" wp14:editId="2EA4C321">
                <wp:simplePos x="0" y="0"/>
                <wp:positionH relativeFrom="page">
                  <wp:posOffset>3896360</wp:posOffset>
                </wp:positionH>
                <wp:positionV relativeFrom="paragraph">
                  <wp:posOffset>139700</wp:posOffset>
                </wp:positionV>
                <wp:extent cx="173355" cy="88900"/>
                <wp:effectExtent l="635" t="0" r="0" b="635"/>
                <wp:wrapNone/>
                <wp:docPr id="1077" name="Text Box 10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35" w:lineRule="exact"/>
                              <w:rPr>
                                <w:sz w:val="14"/>
                              </w:rPr>
                            </w:pPr>
                            <w:proofErr w:type="gramStart"/>
                            <w:r>
                              <w:rPr>
                                <w:w w:val="115"/>
                                <w:sz w:val="14"/>
                              </w:rPr>
                              <w:t>7  2</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F3981E" id="Text Box 1066" o:spid="_x0000_s1336" type="#_x0000_t202" style="position:absolute;left:0;text-align:left;margin-left:306.8pt;margin-top:11pt;width:13.65pt;height: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C03tQIAALU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" filled="f" stroked="f">
                <v:textbox inset="0,0,0,0">
                  <w:txbxContent>
                    <w:p w:rsidR="0009622D" w:rsidRDefault="0009622D">
                      <w:pPr>
                        <w:spacing w:line="135" w:lineRule="exact"/>
                        <w:rPr>
                          <w:sz w:val="14"/>
                        </w:rPr>
                      </w:pPr>
                      <w:proofErr w:type="gramStart"/>
                      <w:r>
                        <w:rPr>
                          <w:w w:val="115"/>
                          <w:sz w:val="14"/>
                        </w:rPr>
                        <w:t>7  2</w:t>
                      </w:r>
                      <w:proofErr w:type="gramEnd"/>
                    </w:p>
                  </w:txbxContent>
                </v:textbox>
                <w10:wrap anchorx="page"/>
              </v:shape>
            </w:pict>
          </mc:Fallback>
        </mc:AlternateContent>
      </w:r>
      <w:r w:rsidR="0009622D">
        <w:rPr>
          <w:i/>
          <w:w w:val="110"/>
          <w:sz w:val="20"/>
        </w:rPr>
        <w:t xml:space="preserve">MBL </w:t>
      </w:r>
      <w:r w:rsidR="0009622D">
        <w:rPr>
          <w:w w:val="110"/>
          <w:sz w:val="20"/>
        </w:rPr>
        <w:t>= 2</w:t>
      </w:r>
      <w:r w:rsidR="0009622D">
        <w:rPr>
          <w:i/>
          <w:w w:val="110"/>
          <w:sz w:val="20"/>
        </w:rPr>
        <w:t>.</w:t>
      </w:r>
      <w:r w:rsidR="0009622D">
        <w:rPr>
          <w:w w:val="110"/>
          <w:sz w:val="20"/>
        </w:rPr>
        <w:t xml:space="preserve">74 </w:t>
      </w:r>
      <w:r w:rsidR="0009622D">
        <w:rPr>
          <w:rFonts w:ascii="Meiryo" w:hAnsi="Meiryo"/>
          <w:i/>
          <w:w w:val="110"/>
          <w:sz w:val="20"/>
        </w:rPr>
        <w:t xml:space="preserve">× </w:t>
      </w:r>
      <w:r w:rsidR="0009622D">
        <w:rPr>
          <w:w w:val="110"/>
          <w:sz w:val="20"/>
        </w:rPr>
        <w:t xml:space="preserve">10 </w:t>
      </w:r>
      <w:r w:rsidR="0009622D">
        <w:rPr>
          <w:i/>
          <w:w w:val="110"/>
          <w:sz w:val="20"/>
        </w:rPr>
        <w:t xml:space="preserve">d </w:t>
      </w:r>
      <w:r w:rsidR="0009622D">
        <w:rPr>
          <w:w w:val="110"/>
          <w:sz w:val="20"/>
        </w:rPr>
        <w:t xml:space="preserve">(44 </w:t>
      </w:r>
      <w:r w:rsidR="0009622D">
        <w:rPr>
          <w:rFonts w:ascii="Meiryo" w:hAnsi="Meiryo"/>
          <w:i/>
          <w:w w:val="110"/>
          <w:sz w:val="20"/>
        </w:rPr>
        <w:t xml:space="preserve">− </w:t>
      </w:r>
      <w:r w:rsidR="0009622D">
        <w:rPr>
          <w:w w:val="110"/>
          <w:sz w:val="20"/>
        </w:rPr>
        <w:t>80</w:t>
      </w:r>
      <w:r w:rsidR="0009622D">
        <w:rPr>
          <w:i/>
          <w:w w:val="110"/>
          <w:sz w:val="20"/>
        </w:rPr>
        <w:t>d</w:t>
      </w:r>
      <w:r w:rsidR="0009622D">
        <w:rPr>
          <w:w w:val="110"/>
          <w:sz w:val="20"/>
        </w:rPr>
        <w:t>) [N]</w:t>
      </w:r>
    </w:p>
    <w:p w:rsidR="00012D33" w:rsidRDefault="00F23B9E">
      <w:pPr>
        <w:spacing w:line="343" w:lineRule="exact"/>
        <w:ind w:left="2597" w:right="3253"/>
        <w:jc w:val="center"/>
        <w:rPr>
          <w:sz w:val="20"/>
        </w:rPr>
      </w:pPr>
      <w:r>
        <w:rPr>
          <w:noProof/>
        </w:rPr>
        <mc:AlternateContent>
          <mc:Choice Requires="wps">
            <w:drawing>
              <wp:anchor distT="0" distB="0" distL="114300" distR="114300" simplePos="0" relativeHeight="251674624" behindDoc="1" locked="0" layoutInCell="1" allowOverlap="1" wp14:anchorId="2A1FA951" wp14:editId="30BD6A70">
                <wp:simplePos x="0" y="0"/>
                <wp:positionH relativeFrom="page">
                  <wp:posOffset>3474720</wp:posOffset>
                </wp:positionH>
                <wp:positionV relativeFrom="paragraph">
                  <wp:posOffset>167005</wp:posOffset>
                </wp:positionV>
                <wp:extent cx="441960" cy="472440"/>
                <wp:effectExtent l="0" t="1270" r="0" b="2540"/>
                <wp:wrapNone/>
                <wp:docPr id="1076" name="Text Box 10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pStyle w:val="BodyText"/>
                              <w:tabs>
                                <w:tab w:val="left" w:pos="604"/>
                              </w:tabs>
                              <w:spacing w:line="196" w:lineRule="exact"/>
                              <w:rPr>
                                <w:rFonts w:ascii="Arial"/>
                              </w:rPr>
                            </w:pPr>
                            <w:r>
                              <w:rPr>
                                <w:rFonts w:ascii="Arial"/>
                                <w:w w:val="135"/>
                              </w:rPr>
                              <w:t>(</w:t>
                            </w:r>
                            <w:r>
                              <w:rPr>
                                <w:rFonts w:ascii="Arial"/>
                              </w:rPr>
                              <w:tab/>
                            </w:r>
                            <w:r>
                              <w:rPr>
                                <w:rFonts w:ascii="Arial"/>
                                <w:w w:val="16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FA951" id="Text Box 1065" o:spid="_x0000_s1337" type="#_x0000_t202" style="position:absolute;left:0;text-align:left;margin-left:273.6pt;margin-top:13.15pt;width:34.8pt;height:37.2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" filled="f" stroked="f">
                <v:textbox inset="0,0,0,0">
                  <w:txbxContent>
                    <w:p w:rsidR="0009622D" w:rsidRDefault="0009622D">
                      <w:pPr>
                        <w:pStyle w:val="BodyText"/>
                        <w:tabs>
                          <w:tab w:val="left" w:pos="604"/>
                        </w:tabs>
                        <w:spacing w:line="196" w:lineRule="exact"/>
                        <w:rPr>
                          <w:rFonts w:ascii="Arial"/>
                        </w:rPr>
                      </w:pPr>
                      <w:r>
                        <w:rPr>
                          <w:rFonts w:ascii="Arial"/>
                          <w:w w:val="135"/>
                        </w:rPr>
                        <w:t>(</w:t>
                      </w:r>
                      <w:r>
                        <w:rPr>
                          <w:rFonts w:ascii="Arial"/>
                        </w:rPr>
                        <w:tab/>
                      </w:r>
                      <w:r>
                        <w:rPr>
                          <w:rFonts w:ascii="Arial"/>
                          <w:w w:val="164"/>
                        </w:rPr>
                        <w:t xml:space="preserve"> </w:t>
                      </w:r>
                    </w:p>
                  </w:txbxContent>
                </v:textbox>
                <w10:wrap anchorx="page"/>
              </v:shape>
            </w:pict>
          </mc:Fallback>
        </mc:AlternateContent>
      </w:r>
      <w:r>
        <w:rPr>
          <w:noProof/>
        </w:rPr>
        <mc:AlternateContent>
          <mc:Choice Requires="wps">
            <w:drawing>
              <wp:anchor distT="0" distB="0" distL="114300" distR="114300" simplePos="0" relativeHeight="251676672" behindDoc="1" locked="0" layoutInCell="1" allowOverlap="1" wp14:anchorId="1BAF49EA" wp14:editId="746F7008">
                <wp:simplePos x="0" y="0"/>
                <wp:positionH relativeFrom="page">
                  <wp:posOffset>3896360</wp:posOffset>
                </wp:positionH>
                <wp:positionV relativeFrom="paragraph">
                  <wp:posOffset>43180</wp:posOffset>
                </wp:positionV>
                <wp:extent cx="173355" cy="88900"/>
                <wp:effectExtent l="635" t="1270" r="0" b="0"/>
                <wp:wrapNone/>
                <wp:docPr id="1075" name="Text Box 10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35" w:lineRule="exact"/>
                              <w:rPr>
                                <w:sz w:val="14"/>
                              </w:rPr>
                            </w:pPr>
                            <w:proofErr w:type="gramStart"/>
                            <w:r>
                              <w:rPr>
                                <w:w w:val="115"/>
                                <w:sz w:val="14"/>
                              </w:rPr>
                              <w:t>3  2</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F49EA" id="Text Box 1064" o:spid="_x0000_s1338" type="#_x0000_t202" style="position:absolute;left:0;text-align:left;margin-left:306.8pt;margin-top:3.4pt;width:13.65pt;height:7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" filled="f" stroked="f">
                <v:textbox inset="0,0,0,0">
                  <w:txbxContent>
                    <w:p w:rsidR="0009622D" w:rsidRDefault="0009622D">
                      <w:pPr>
                        <w:spacing w:line="135" w:lineRule="exact"/>
                        <w:rPr>
                          <w:sz w:val="14"/>
                        </w:rPr>
                      </w:pPr>
                      <w:proofErr w:type="gramStart"/>
                      <w:r>
                        <w:rPr>
                          <w:w w:val="115"/>
                          <w:sz w:val="14"/>
                        </w:rPr>
                        <w:t>3  2</w:t>
                      </w:r>
                      <w:proofErr w:type="gramEnd"/>
                    </w:p>
                  </w:txbxContent>
                </v:textbox>
                <w10:wrap anchorx="page"/>
              </v:shape>
            </w:pict>
          </mc:Fallback>
        </mc:AlternateContent>
      </w:r>
      <w:r w:rsidR="0009622D">
        <w:rPr>
          <w:i/>
          <w:w w:val="110"/>
          <w:sz w:val="20"/>
        </w:rPr>
        <w:t xml:space="preserve">mass </w:t>
      </w:r>
      <w:r w:rsidR="0009622D">
        <w:rPr>
          <w:w w:val="110"/>
          <w:sz w:val="20"/>
        </w:rPr>
        <w:t>= 19</w:t>
      </w:r>
      <w:r w:rsidR="0009622D">
        <w:rPr>
          <w:i/>
          <w:w w:val="110"/>
          <w:sz w:val="20"/>
        </w:rPr>
        <w:t>.</w:t>
      </w:r>
      <w:r w:rsidR="0009622D">
        <w:rPr>
          <w:w w:val="110"/>
          <w:sz w:val="20"/>
        </w:rPr>
        <w:t xml:space="preserve">9 </w:t>
      </w:r>
      <w:r w:rsidR="0009622D">
        <w:rPr>
          <w:rFonts w:ascii="Meiryo" w:hAnsi="Meiryo"/>
          <w:i/>
          <w:w w:val="110"/>
          <w:sz w:val="20"/>
        </w:rPr>
        <w:t xml:space="preserve">× </w:t>
      </w:r>
      <w:r w:rsidR="0009622D">
        <w:rPr>
          <w:w w:val="110"/>
          <w:sz w:val="20"/>
        </w:rPr>
        <w:t xml:space="preserve">10 </w:t>
      </w:r>
      <w:r w:rsidR="0009622D">
        <w:rPr>
          <w:i/>
          <w:w w:val="110"/>
          <w:sz w:val="20"/>
        </w:rPr>
        <w:t xml:space="preserve">d </w:t>
      </w:r>
      <w:r w:rsidR="0009622D">
        <w:rPr>
          <w:w w:val="110"/>
          <w:sz w:val="20"/>
        </w:rPr>
        <w:t>[kg</w:t>
      </w:r>
      <w:r w:rsidR="0009622D">
        <w:rPr>
          <w:i/>
          <w:w w:val="110"/>
          <w:sz w:val="20"/>
        </w:rPr>
        <w:t>/</w:t>
      </w:r>
      <w:r w:rsidR="0009622D">
        <w:rPr>
          <w:w w:val="110"/>
          <w:sz w:val="20"/>
        </w:rPr>
        <w:t>m]</w:t>
      </w:r>
    </w:p>
    <w:p w:rsidR="00012D33" w:rsidRDefault="0009622D">
      <w:pPr>
        <w:spacing w:before="24"/>
        <w:ind w:left="2479" w:right="3253"/>
        <w:jc w:val="center"/>
        <w:rPr>
          <w:sz w:val="20"/>
        </w:rPr>
      </w:pPr>
      <w:r>
        <w:rPr>
          <w:i/>
          <w:w w:val="115"/>
          <w:sz w:val="20"/>
        </w:rPr>
        <w:t xml:space="preserve">A </w:t>
      </w:r>
      <w:r>
        <w:rPr>
          <w:w w:val="115"/>
          <w:sz w:val="20"/>
        </w:rPr>
        <w:t xml:space="preserve">= </w:t>
      </w:r>
      <w:proofErr w:type="gramStart"/>
      <w:r>
        <w:rPr>
          <w:w w:val="115"/>
          <w:sz w:val="20"/>
        </w:rPr>
        <w:t xml:space="preserve">2  </w:t>
      </w:r>
      <w:r>
        <w:rPr>
          <w:i/>
          <w:w w:val="115"/>
          <w:sz w:val="20"/>
        </w:rPr>
        <w:t>π</w:t>
      </w:r>
      <w:proofErr w:type="gramEnd"/>
      <w:r>
        <w:rPr>
          <w:i/>
          <w:w w:val="115"/>
          <w:sz w:val="20"/>
        </w:rPr>
        <w:t>d</w:t>
      </w:r>
      <w:r>
        <w:rPr>
          <w:w w:val="115"/>
          <w:position w:val="8"/>
          <w:sz w:val="14"/>
        </w:rPr>
        <w:t>2</w:t>
      </w:r>
      <w:r>
        <w:rPr>
          <w:i/>
          <w:w w:val="115"/>
          <w:sz w:val="20"/>
        </w:rPr>
        <w:t>/</w:t>
      </w:r>
      <w:r>
        <w:rPr>
          <w:w w:val="115"/>
          <w:sz w:val="20"/>
        </w:rPr>
        <w:t>4  [m</w:t>
      </w:r>
      <w:r>
        <w:rPr>
          <w:w w:val="115"/>
          <w:position w:val="8"/>
          <w:sz w:val="14"/>
        </w:rPr>
        <w:t>2</w:t>
      </w:r>
      <w:r>
        <w:rPr>
          <w:w w:val="115"/>
          <w:sz w:val="20"/>
        </w:rPr>
        <w:t>]</w:t>
      </w:r>
    </w:p>
    <w:p w:rsidR="00012D33" w:rsidRDefault="00F23B9E">
      <w:pPr>
        <w:spacing w:before="4" w:line="343" w:lineRule="exact"/>
        <w:ind w:left="2512" w:right="3253"/>
        <w:jc w:val="center"/>
        <w:rPr>
          <w:sz w:val="20"/>
        </w:rPr>
      </w:pPr>
      <w:r>
        <w:rPr>
          <w:noProof/>
        </w:rPr>
        <mc:AlternateContent>
          <mc:Choice Requires="wps">
            <w:drawing>
              <wp:anchor distT="0" distB="0" distL="114300" distR="114300" simplePos="0" relativeHeight="251678720" behindDoc="1" locked="0" layoutInCell="1" allowOverlap="1" wp14:anchorId="2EB36668" wp14:editId="49184B75">
                <wp:simplePos x="0" y="0"/>
                <wp:positionH relativeFrom="page">
                  <wp:posOffset>3896360</wp:posOffset>
                </wp:positionH>
                <wp:positionV relativeFrom="paragraph">
                  <wp:posOffset>58420</wp:posOffset>
                </wp:positionV>
                <wp:extent cx="223520" cy="88900"/>
                <wp:effectExtent l="635" t="1270" r="4445" b="0"/>
                <wp:wrapNone/>
                <wp:docPr id="1074" name="Text Box 10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35" w:lineRule="exact"/>
                              <w:rPr>
                                <w:sz w:val="14"/>
                              </w:rPr>
                            </w:pPr>
                            <w:proofErr w:type="gramStart"/>
                            <w:r>
                              <w:rPr>
                                <w:w w:val="115"/>
                                <w:sz w:val="14"/>
                              </w:rPr>
                              <w:t>10  2</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B36668" id="Text Box 1063" o:spid="_x0000_s1339" type="#_x0000_t202" style="position:absolute;left:0;text-align:left;margin-left:306.8pt;margin-top:4.6pt;width:17.6pt;height:7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" filled="f" stroked="f">
                <v:textbox inset="0,0,0,0">
                  <w:txbxContent>
                    <w:p w:rsidR="0009622D" w:rsidRDefault="0009622D">
                      <w:pPr>
                        <w:spacing w:line="135" w:lineRule="exact"/>
                        <w:rPr>
                          <w:sz w:val="14"/>
                        </w:rPr>
                      </w:pPr>
                      <w:proofErr w:type="gramStart"/>
                      <w:r>
                        <w:rPr>
                          <w:w w:val="115"/>
                          <w:sz w:val="14"/>
                        </w:rPr>
                        <w:t>10  2</w:t>
                      </w:r>
                      <w:proofErr w:type="gramEnd"/>
                    </w:p>
                  </w:txbxContent>
                </v:textbox>
                <w10:wrap anchorx="page"/>
              </v:shape>
            </w:pict>
          </mc:Fallback>
        </mc:AlternateContent>
      </w:r>
      <w:r w:rsidR="0009622D">
        <w:rPr>
          <w:i/>
          <w:w w:val="105"/>
          <w:sz w:val="20"/>
        </w:rPr>
        <w:t xml:space="preserve">EA </w:t>
      </w:r>
      <w:r w:rsidR="0009622D">
        <w:rPr>
          <w:w w:val="110"/>
          <w:sz w:val="20"/>
        </w:rPr>
        <w:t xml:space="preserve">= </w:t>
      </w:r>
      <w:r w:rsidR="0009622D">
        <w:rPr>
          <w:w w:val="105"/>
          <w:sz w:val="20"/>
        </w:rPr>
        <w:t>8</w:t>
      </w:r>
      <w:r w:rsidR="0009622D">
        <w:rPr>
          <w:i/>
          <w:w w:val="105"/>
          <w:sz w:val="20"/>
        </w:rPr>
        <w:t>.</w:t>
      </w:r>
      <w:r w:rsidR="0009622D">
        <w:rPr>
          <w:w w:val="105"/>
          <w:sz w:val="20"/>
        </w:rPr>
        <w:t xml:space="preserve">54 </w:t>
      </w:r>
      <w:r w:rsidR="0009622D">
        <w:rPr>
          <w:rFonts w:ascii="Meiryo" w:hAnsi="Meiryo"/>
          <w:i/>
          <w:w w:val="105"/>
          <w:sz w:val="20"/>
        </w:rPr>
        <w:t xml:space="preserve">× </w:t>
      </w:r>
      <w:r w:rsidR="0009622D">
        <w:rPr>
          <w:w w:val="105"/>
          <w:sz w:val="20"/>
        </w:rPr>
        <w:t xml:space="preserve">10   </w:t>
      </w:r>
      <w:r w:rsidR="0009622D">
        <w:rPr>
          <w:i/>
          <w:w w:val="105"/>
          <w:sz w:val="20"/>
        </w:rPr>
        <w:t xml:space="preserve">d </w:t>
      </w:r>
      <w:r w:rsidR="0009622D">
        <w:rPr>
          <w:w w:val="105"/>
          <w:sz w:val="20"/>
        </w:rPr>
        <w:t>[N]</w:t>
      </w:r>
    </w:p>
    <w:p w:rsidR="00012D33" w:rsidRDefault="00F23B9E">
      <w:pPr>
        <w:spacing w:line="343" w:lineRule="exact"/>
        <w:ind w:left="2755" w:right="3253"/>
        <w:jc w:val="center"/>
        <w:rPr>
          <w:sz w:val="20"/>
        </w:rPr>
      </w:pPr>
      <w:r>
        <w:rPr>
          <w:noProof/>
        </w:rPr>
        <mc:AlternateContent>
          <mc:Choice Requires="wps">
            <w:drawing>
              <wp:anchor distT="0" distB="0" distL="114300" distR="114300" simplePos="0" relativeHeight="251677696" behindDoc="1" locked="0" layoutInCell="1" allowOverlap="1" wp14:anchorId="336C79CD" wp14:editId="3542A5D2">
                <wp:simplePos x="0" y="0"/>
                <wp:positionH relativeFrom="page">
                  <wp:posOffset>3959225</wp:posOffset>
                </wp:positionH>
                <wp:positionV relativeFrom="paragraph">
                  <wp:posOffset>43180</wp:posOffset>
                </wp:positionV>
                <wp:extent cx="173355" cy="88900"/>
                <wp:effectExtent l="0" t="0" r="1270" b="0"/>
                <wp:wrapNone/>
                <wp:docPr id="1073" name="Text Box 10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35" w:lineRule="exact"/>
                              <w:rPr>
                                <w:sz w:val="14"/>
                              </w:rPr>
                            </w:pPr>
                            <w:proofErr w:type="gramStart"/>
                            <w:r>
                              <w:rPr>
                                <w:w w:val="115"/>
                                <w:sz w:val="14"/>
                              </w:rPr>
                              <w:t>4  2</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C79CD" id="Text Box 1062" o:spid="_x0000_s1340" type="#_x0000_t202" style="position:absolute;left:0;text-align:left;margin-left:311.75pt;margin-top:3.4pt;width:13.65pt;height:7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Jq0tQIAALU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" filled="f" stroked="f">
                <v:textbox inset="0,0,0,0">
                  <w:txbxContent>
                    <w:p w:rsidR="0009622D" w:rsidRDefault="0009622D">
                      <w:pPr>
                        <w:spacing w:line="135" w:lineRule="exact"/>
                        <w:rPr>
                          <w:sz w:val="14"/>
                        </w:rPr>
                      </w:pPr>
                      <w:proofErr w:type="gramStart"/>
                      <w:r>
                        <w:rPr>
                          <w:w w:val="115"/>
                          <w:sz w:val="14"/>
                        </w:rPr>
                        <w:t>4  2</w:t>
                      </w:r>
                      <w:proofErr w:type="gramEnd"/>
                    </w:p>
                  </w:txbxContent>
                </v:textbox>
                <w10:wrap anchorx="page"/>
              </v:shape>
            </w:pict>
          </mc:Fallback>
        </mc:AlternateContent>
      </w:r>
      <w:r w:rsidR="0009622D">
        <w:rPr>
          <w:i/>
          <w:w w:val="105"/>
          <w:sz w:val="20"/>
        </w:rPr>
        <w:t xml:space="preserve">cost </w:t>
      </w:r>
      <w:r w:rsidR="0009622D">
        <w:rPr>
          <w:w w:val="110"/>
          <w:sz w:val="20"/>
        </w:rPr>
        <w:t xml:space="preserve">= </w:t>
      </w:r>
      <w:r w:rsidR="0009622D">
        <w:rPr>
          <w:w w:val="105"/>
          <w:sz w:val="20"/>
        </w:rPr>
        <w:t>3</w:t>
      </w:r>
      <w:r w:rsidR="0009622D">
        <w:rPr>
          <w:i/>
          <w:w w:val="105"/>
          <w:sz w:val="20"/>
        </w:rPr>
        <w:t>.</w:t>
      </w:r>
      <w:r w:rsidR="0009622D">
        <w:rPr>
          <w:w w:val="105"/>
          <w:sz w:val="20"/>
        </w:rPr>
        <w:t xml:space="preserve">415 </w:t>
      </w:r>
      <w:r w:rsidR="0009622D">
        <w:rPr>
          <w:rFonts w:ascii="Meiryo" w:hAnsi="Meiryo"/>
          <w:i/>
          <w:w w:val="105"/>
          <w:sz w:val="20"/>
        </w:rPr>
        <w:t xml:space="preserve">× </w:t>
      </w:r>
      <w:r w:rsidR="0009622D">
        <w:rPr>
          <w:w w:val="105"/>
          <w:sz w:val="20"/>
        </w:rPr>
        <w:t xml:space="preserve">10 </w:t>
      </w:r>
      <w:r w:rsidR="0009622D">
        <w:rPr>
          <w:i/>
          <w:w w:val="105"/>
          <w:sz w:val="20"/>
        </w:rPr>
        <w:t xml:space="preserve">d </w:t>
      </w:r>
      <w:r w:rsidR="0009622D">
        <w:rPr>
          <w:w w:val="105"/>
          <w:sz w:val="20"/>
        </w:rPr>
        <w:t>[USD]</w:t>
      </w:r>
    </w:p>
    <w:p w:rsidR="00012D33" w:rsidRDefault="0009622D">
      <w:pPr>
        <w:pStyle w:val="BodyText"/>
        <w:spacing w:before="207" w:line="273" w:lineRule="auto"/>
        <w:ind w:left="119" w:right="177"/>
        <w:jc w:val="both"/>
      </w:pPr>
      <w:r>
        <w:rPr>
          <w:w w:val="110"/>
        </w:rPr>
        <w:t xml:space="preserve">where </w:t>
      </w:r>
      <w:r>
        <w:rPr>
          <w:i/>
          <w:spacing w:val="10"/>
          <w:w w:val="110"/>
        </w:rPr>
        <w:t xml:space="preserve">MBL </w:t>
      </w:r>
      <w:r>
        <w:rPr>
          <w:w w:val="110"/>
        </w:rPr>
        <w:t xml:space="preserve">is minimum breaking load, </w:t>
      </w:r>
      <w:r>
        <w:rPr>
          <w:i/>
          <w:w w:val="110"/>
        </w:rPr>
        <w:t xml:space="preserve">d </w:t>
      </w:r>
      <w:r>
        <w:rPr>
          <w:w w:val="110"/>
        </w:rPr>
        <w:t xml:space="preserve">is the diameter of a single half-chain link, </w:t>
      </w:r>
      <w:r>
        <w:rPr>
          <w:i/>
          <w:w w:val="110"/>
        </w:rPr>
        <w:t xml:space="preserve">A </w:t>
      </w:r>
      <w:r>
        <w:rPr>
          <w:w w:val="110"/>
        </w:rPr>
        <w:t xml:space="preserve">is the chain cross- sectional area, </w:t>
      </w:r>
      <w:r>
        <w:rPr>
          <w:i/>
          <w:w w:val="110"/>
        </w:rPr>
        <w:t xml:space="preserve">E </w:t>
      </w:r>
      <w:r>
        <w:rPr>
          <w:w w:val="110"/>
        </w:rPr>
        <w:t xml:space="preserve">is the </w:t>
      </w:r>
      <w:r>
        <w:rPr>
          <w:spacing w:val="-3"/>
          <w:w w:val="110"/>
        </w:rPr>
        <w:t xml:space="preserve">Young’s </w:t>
      </w:r>
      <w:r>
        <w:rPr>
          <w:w w:val="110"/>
        </w:rPr>
        <w:t xml:space="preserve">modulus, </w:t>
      </w:r>
      <w:r>
        <w:rPr>
          <w:i/>
          <w:spacing w:val="5"/>
          <w:w w:val="110"/>
        </w:rPr>
        <w:t xml:space="preserve">EA </w:t>
      </w:r>
      <w:r>
        <w:rPr>
          <w:w w:val="110"/>
        </w:rPr>
        <w:t>is the axial stiffness. When conducting optimization, the expression</w:t>
      </w:r>
      <w:r>
        <w:rPr>
          <w:spacing w:val="-3"/>
          <w:w w:val="110"/>
        </w:rPr>
        <w:t xml:space="preserve"> </w:t>
      </w:r>
      <w:r>
        <w:rPr>
          <w:w w:val="110"/>
        </w:rPr>
        <w:t>for</w:t>
      </w:r>
      <w:r>
        <w:rPr>
          <w:spacing w:val="-4"/>
          <w:w w:val="110"/>
        </w:rPr>
        <w:t xml:space="preserve"> </w:t>
      </w:r>
      <w:r>
        <w:rPr>
          <w:i/>
          <w:spacing w:val="10"/>
          <w:w w:val="110"/>
        </w:rPr>
        <w:t>MBL</w:t>
      </w:r>
      <w:r>
        <w:rPr>
          <w:i/>
          <w:spacing w:val="-4"/>
          <w:w w:val="110"/>
        </w:rPr>
        <w:t xml:space="preserve"> </w:t>
      </w:r>
      <w:r>
        <w:rPr>
          <w:w w:val="110"/>
        </w:rPr>
        <w:t>is</w:t>
      </w:r>
      <w:r>
        <w:rPr>
          <w:spacing w:val="-4"/>
          <w:w w:val="110"/>
        </w:rPr>
        <w:t xml:space="preserve"> </w:t>
      </w:r>
      <w:r>
        <w:rPr>
          <w:w w:val="110"/>
        </w:rPr>
        <w:t>poorly</w:t>
      </w:r>
      <w:r>
        <w:rPr>
          <w:spacing w:val="-3"/>
          <w:w w:val="110"/>
        </w:rPr>
        <w:t xml:space="preserve"> </w:t>
      </w:r>
      <w:r>
        <w:rPr>
          <w:w w:val="110"/>
        </w:rPr>
        <w:t>posed</w:t>
      </w:r>
      <w:r>
        <w:rPr>
          <w:spacing w:val="-4"/>
          <w:w w:val="110"/>
        </w:rPr>
        <w:t xml:space="preserve"> </w:t>
      </w:r>
      <w:r>
        <w:rPr>
          <w:w w:val="110"/>
        </w:rPr>
        <w:t>due</w:t>
      </w:r>
      <w:r>
        <w:rPr>
          <w:spacing w:val="-4"/>
          <w:w w:val="110"/>
        </w:rPr>
        <w:t xml:space="preserve"> </w:t>
      </w:r>
      <w:r>
        <w:rPr>
          <w:w w:val="110"/>
        </w:rPr>
        <w:t>to</w:t>
      </w:r>
      <w:r>
        <w:rPr>
          <w:spacing w:val="-4"/>
          <w:w w:val="110"/>
        </w:rPr>
        <w:t xml:space="preserve"> </w:t>
      </w:r>
      <w:r>
        <w:rPr>
          <w:w w:val="110"/>
        </w:rPr>
        <w:t>its</w:t>
      </w:r>
      <w:r>
        <w:rPr>
          <w:spacing w:val="-4"/>
          <w:w w:val="110"/>
        </w:rPr>
        <w:t xml:space="preserve"> </w:t>
      </w:r>
      <w:r>
        <w:rPr>
          <w:w w:val="110"/>
        </w:rPr>
        <w:t>limited</w:t>
      </w:r>
      <w:r>
        <w:rPr>
          <w:spacing w:val="-4"/>
          <w:w w:val="110"/>
        </w:rPr>
        <w:t xml:space="preserve"> </w:t>
      </w:r>
      <w:r>
        <w:rPr>
          <w:w w:val="110"/>
        </w:rPr>
        <w:t>range</w:t>
      </w:r>
      <w:r>
        <w:rPr>
          <w:spacing w:val="-4"/>
          <w:w w:val="110"/>
        </w:rPr>
        <w:t xml:space="preserve"> </w:t>
      </w:r>
      <w:r>
        <w:rPr>
          <w:w w:val="110"/>
        </w:rPr>
        <w:t>of</w:t>
      </w:r>
      <w:r>
        <w:rPr>
          <w:spacing w:val="-4"/>
          <w:w w:val="110"/>
        </w:rPr>
        <w:t xml:space="preserve"> </w:t>
      </w:r>
      <w:r>
        <w:rPr>
          <w:w w:val="110"/>
        </w:rPr>
        <w:t>diameter</w:t>
      </w:r>
      <w:r>
        <w:rPr>
          <w:spacing w:val="-4"/>
          <w:w w:val="110"/>
        </w:rPr>
        <w:t xml:space="preserve"> </w:t>
      </w:r>
      <w:r>
        <w:rPr>
          <w:w w:val="110"/>
        </w:rPr>
        <w:t>applicability,</w:t>
      </w:r>
      <w:r>
        <w:rPr>
          <w:spacing w:val="-3"/>
          <w:w w:val="110"/>
        </w:rPr>
        <w:t xml:space="preserve"> </w:t>
      </w:r>
      <w:r>
        <w:rPr>
          <w:w w:val="110"/>
        </w:rPr>
        <w:t>so</w:t>
      </w:r>
      <w:r>
        <w:rPr>
          <w:spacing w:val="-4"/>
          <w:w w:val="110"/>
        </w:rPr>
        <w:t xml:space="preserve"> </w:t>
      </w:r>
      <w:r>
        <w:rPr>
          <w:w w:val="110"/>
        </w:rPr>
        <w:t>a</w:t>
      </w:r>
      <w:r>
        <w:rPr>
          <w:spacing w:val="-4"/>
          <w:w w:val="110"/>
        </w:rPr>
        <w:t xml:space="preserve"> </w:t>
      </w:r>
      <w:r>
        <w:rPr>
          <w:w w:val="110"/>
        </w:rPr>
        <w:t>linear</w:t>
      </w:r>
      <w:r>
        <w:rPr>
          <w:spacing w:val="-4"/>
          <w:w w:val="110"/>
        </w:rPr>
        <w:t xml:space="preserve"> </w:t>
      </w:r>
      <w:r>
        <w:rPr>
          <w:w w:val="110"/>
        </w:rPr>
        <w:t>fit</w:t>
      </w:r>
      <w:r>
        <w:rPr>
          <w:spacing w:val="-4"/>
          <w:w w:val="110"/>
        </w:rPr>
        <w:t xml:space="preserve"> </w:t>
      </w:r>
      <w:r>
        <w:rPr>
          <w:w w:val="110"/>
        </w:rPr>
        <w:t>is</w:t>
      </w:r>
      <w:r>
        <w:rPr>
          <w:spacing w:val="-3"/>
          <w:w w:val="110"/>
        </w:rPr>
        <w:t xml:space="preserve"> </w:t>
      </w:r>
      <w:r>
        <w:rPr>
          <w:w w:val="110"/>
        </w:rPr>
        <w:t>used instead,</w:t>
      </w:r>
    </w:p>
    <w:p w:rsidR="00012D33" w:rsidRDefault="0009622D">
      <w:pPr>
        <w:tabs>
          <w:tab w:val="left" w:pos="9125"/>
        </w:tabs>
        <w:spacing w:line="276" w:lineRule="exact"/>
        <w:ind w:left="2840"/>
        <w:rPr>
          <w:sz w:val="20"/>
        </w:rPr>
      </w:pPr>
      <w:r>
        <w:rPr>
          <w:i/>
          <w:spacing w:val="10"/>
          <w:w w:val="110"/>
          <w:sz w:val="20"/>
        </w:rPr>
        <w:t>MBL</w:t>
      </w:r>
      <w:r>
        <w:rPr>
          <w:i/>
          <w:spacing w:val="-13"/>
          <w:w w:val="110"/>
          <w:sz w:val="20"/>
        </w:rPr>
        <w:t xml:space="preserve"> </w:t>
      </w:r>
      <w:r>
        <w:rPr>
          <w:w w:val="110"/>
          <w:sz w:val="20"/>
        </w:rPr>
        <w:t>=</w:t>
      </w:r>
      <w:r>
        <w:rPr>
          <w:spacing w:val="-13"/>
          <w:w w:val="110"/>
          <w:sz w:val="20"/>
        </w:rPr>
        <w:t xml:space="preserve"> </w:t>
      </w:r>
      <w:r>
        <w:rPr>
          <w:w w:val="110"/>
          <w:sz w:val="20"/>
        </w:rPr>
        <w:t>1000</w:t>
      </w:r>
      <w:r>
        <w:rPr>
          <w:spacing w:val="-30"/>
          <w:w w:val="110"/>
          <w:sz w:val="20"/>
        </w:rPr>
        <w:t xml:space="preserve"> </w:t>
      </w:r>
      <w:r>
        <w:rPr>
          <w:w w:val="110"/>
          <w:sz w:val="20"/>
        </w:rPr>
        <w:t>max</w:t>
      </w:r>
      <w:r>
        <w:rPr>
          <w:spacing w:val="-30"/>
          <w:w w:val="110"/>
          <w:sz w:val="20"/>
        </w:rPr>
        <w:t xml:space="preserve"> </w:t>
      </w:r>
      <w:r>
        <w:rPr>
          <w:w w:val="110"/>
          <w:sz w:val="20"/>
        </w:rPr>
        <w:t>(1</w:t>
      </w:r>
      <w:r>
        <w:rPr>
          <w:i/>
          <w:w w:val="110"/>
          <w:sz w:val="20"/>
        </w:rPr>
        <w:t>.</w:t>
      </w:r>
      <w:r>
        <w:rPr>
          <w:w w:val="110"/>
          <w:sz w:val="20"/>
        </w:rPr>
        <w:t>0</w:t>
      </w:r>
      <w:r>
        <w:rPr>
          <w:i/>
          <w:w w:val="110"/>
          <w:sz w:val="20"/>
        </w:rPr>
        <w:t>,</w:t>
      </w:r>
      <w:r>
        <w:rPr>
          <w:i/>
          <w:spacing w:val="-30"/>
          <w:w w:val="110"/>
          <w:sz w:val="20"/>
        </w:rPr>
        <w:t xml:space="preserve"> </w:t>
      </w:r>
      <w:r>
        <w:rPr>
          <w:rFonts w:ascii="Meiryo" w:hAnsi="Meiryo"/>
          <w:i/>
          <w:w w:val="110"/>
          <w:sz w:val="20"/>
        </w:rPr>
        <w:t>−</w:t>
      </w:r>
      <w:r>
        <w:rPr>
          <w:w w:val="110"/>
          <w:sz w:val="20"/>
        </w:rPr>
        <w:t>5445</w:t>
      </w:r>
      <w:r>
        <w:rPr>
          <w:i/>
          <w:w w:val="110"/>
          <w:sz w:val="20"/>
        </w:rPr>
        <w:t>.</w:t>
      </w:r>
      <w:r>
        <w:rPr>
          <w:w w:val="110"/>
          <w:sz w:val="20"/>
        </w:rPr>
        <w:t>3</w:t>
      </w:r>
      <w:r>
        <w:rPr>
          <w:spacing w:val="-22"/>
          <w:w w:val="110"/>
          <w:sz w:val="20"/>
        </w:rPr>
        <w:t xml:space="preserve"> </w:t>
      </w:r>
      <w:r>
        <w:rPr>
          <w:w w:val="110"/>
          <w:sz w:val="20"/>
        </w:rPr>
        <w:t>+</w:t>
      </w:r>
      <w:r>
        <w:rPr>
          <w:spacing w:val="-22"/>
          <w:w w:val="110"/>
          <w:sz w:val="20"/>
        </w:rPr>
        <w:t xml:space="preserve"> </w:t>
      </w:r>
      <w:r>
        <w:rPr>
          <w:w w:val="110"/>
          <w:sz w:val="20"/>
        </w:rPr>
        <w:t>176972</w:t>
      </w:r>
      <w:r>
        <w:rPr>
          <w:i/>
          <w:w w:val="110"/>
          <w:sz w:val="20"/>
        </w:rPr>
        <w:t>.</w:t>
      </w:r>
      <w:r>
        <w:rPr>
          <w:w w:val="110"/>
          <w:sz w:val="20"/>
        </w:rPr>
        <w:t>7</w:t>
      </w:r>
      <w:r>
        <w:rPr>
          <w:i/>
          <w:w w:val="110"/>
          <w:sz w:val="20"/>
        </w:rPr>
        <w:t>d</w:t>
      </w:r>
      <w:r>
        <w:rPr>
          <w:w w:val="110"/>
          <w:sz w:val="20"/>
        </w:rPr>
        <w:t>)</w:t>
      </w:r>
      <w:r>
        <w:rPr>
          <w:w w:val="110"/>
          <w:sz w:val="20"/>
        </w:rPr>
        <w:tab/>
        <w:t>(11)</w:t>
      </w:r>
    </w:p>
    <w:p w:rsidR="00012D33" w:rsidRDefault="0009622D">
      <w:pPr>
        <w:pStyle w:val="Heading2"/>
        <w:numPr>
          <w:ilvl w:val="1"/>
          <w:numId w:val="13"/>
        </w:numPr>
        <w:tabs>
          <w:tab w:val="left" w:pos="733"/>
        </w:tabs>
        <w:spacing w:before="273"/>
        <w:ind w:hanging="612"/>
        <w:jc w:val="both"/>
      </w:pPr>
      <w:bookmarkStart w:id="135" w:name="Hydrostatic_Stability"/>
      <w:bookmarkStart w:id="136" w:name="_bookmark18"/>
      <w:bookmarkEnd w:id="135"/>
      <w:bookmarkEnd w:id="136"/>
      <w:r>
        <w:rPr>
          <w:w w:val="115"/>
        </w:rPr>
        <w:t>Hydrostatic</w:t>
      </w:r>
      <w:r>
        <w:rPr>
          <w:spacing w:val="10"/>
          <w:w w:val="115"/>
        </w:rPr>
        <w:t xml:space="preserve"> </w:t>
      </w:r>
      <w:r>
        <w:rPr>
          <w:w w:val="115"/>
        </w:rPr>
        <w:t>Stability</w:t>
      </w:r>
    </w:p>
    <w:p w:rsidR="00012D33" w:rsidRDefault="0009622D">
      <w:pPr>
        <w:pStyle w:val="Heading4"/>
        <w:numPr>
          <w:ilvl w:val="2"/>
          <w:numId w:val="13"/>
        </w:numPr>
        <w:tabs>
          <w:tab w:val="left" w:pos="821"/>
        </w:tabs>
        <w:spacing w:before="152"/>
        <w:ind w:hanging="700"/>
        <w:jc w:val="both"/>
      </w:pPr>
      <w:bookmarkStart w:id="137" w:name="Neutral_Buoyancy"/>
      <w:bookmarkEnd w:id="137"/>
      <w:r>
        <w:rPr>
          <w:w w:val="115"/>
        </w:rPr>
        <w:t>Neutral</w:t>
      </w:r>
      <w:r>
        <w:rPr>
          <w:spacing w:val="36"/>
          <w:w w:val="115"/>
        </w:rPr>
        <w:t xml:space="preserve"> </w:t>
      </w:r>
      <w:r>
        <w:rPr>
          <w:w w:val="115"/>
        </w:rPr>
        <w:t>Buoyancy</w:t>
      </w:r>
    </w:p>
    <w:p w:rsidR="00012D33" w:rsidRDefault="0009622D">
      <w:pPr>
        <w:pStyle w:val="BodyText"/>
        <w:spacing w:before="161" w:line="273" w:lineRule="auto"/>
        <w:ind w:left="119" w:right="177"/>
        <w:jc w:val="both"/>
      </w:pPr>
      <w:r>
        <w:rPr>
          <w:w w:val="110"/>
        </w:rPr>
        <w:t>Any</w:t>
      </w:r>
      <w:r>
        <w:rPr>
          <w:spacing w:val="-19"/>
          <w:w w:val="110"/>
        </w:rPr>
        <w:t xml:space="preserve"> </w:t>
      </w:r>
      <w:r>
        <w:rPr>
          <w:w w:val="110"/>
        </w:rPr>
        <w:t>floating</w:t>
      </w:r>
      <w:r>
        <w:rPr>
          <w:spacing w:val="-19"/>
          <w:w w:val="110"/>
        </w:rPr>
        <w:t xml:space="preserve"> </w:t>
      </w:r>
      <w:r>
        <w:rPr>
          <w:spacing w:val="2"/>
          <w:w w:val="110"/>
        </w:rPr>
        <w:t>body</w:t>
      </w:r>
      <w:r>
        <w:rPr>
          <w:spacing w:val="-19"/>
          <w:w w:val="110"/>
        </w:rPr>
        <w:t xml:space="preserve"> </w:t>
      </w:r>
      <w:r>
        <w:rPr>
          <w:w w:val="110"/>
        </w:rPr>
        <w:t>requires</w:t>
      </w:r>
      <w:r>
        <w:rPr>
          <w:spacing w:val="-19"/>
          <w:w w:val="110"/>
        </w:rPr>
        <w:t xml:space="preserve"> </w:t>
      </w:r>
      <w:r>
        <w:rPr>
          <w:w w:val="110"/>
        </w:rPr>
        <w:t>enough</w:t>
      </w:r>
      <w:r>
        <w:rPr>
          <w:spacing w:val="-19"/>
          <w:w w:val="110"/>
        </w:rPr>
        <w:t xml:space="preserve"> </w:t>
      </w:r>
      <w:r>
        <w:rPr>
          <w:w w:val="110"/>
        </w:rPr>
        <w:t>water</w:t>
      </w:r>
      <w:r>
        <w:rPr>
          <w:spacing w:val="-18"/>
          <w:w w:val="110"/>
        </w:rPr>
        <w:t xml:space="preserve"> </w:t>
      </w:r>
      <w:r>
        <w:rPr>
          <w:w w:val="110"/>
        </w:rPr>
        <w:t>displacement</w:t>
      </w:r>
      <w:r>
        <w:rPr>
          <w:spacing w:val="-19"/>
          <w:w w:val="110"/>
        </w:rPr>
        <w:t xml:space="preserve"> </w:t>
      </w:r>
      <w:r>
        <w:rPr>
          <w:w w:val="110"/>
        </w:rPr>
        <w:t>to</w:t>
      </w:r>
      <w:r>
        <w:rPr>
          <w:spacing w:val="-19"/>
          <w:w w:val="110"/>
        </w:rPr>
        <w:t xml:space="preserve"> </w:t>
      </w:r>
      <w:r>
        <w:rPr>
          <w:w w:val="110"/>
        </w:rPr>
        <w:t>create</w:t>
      </w:r>
      <w:r>
        <w:rPr>
          <w:spacing w:val="-19"/>
          <w:w w:val="110"/>
        </w:rPr>
        <w:t xml:space="preserve"> </w:t>
      </w:r>
      <w:proofErr w:type="gramStart"/>
      <w:r>
        <w:rPr>
          <w:w w:val="110"/>
        </w:rPr>
        <w:t>sufficient</w:t>
      </w:r>
      <w:proofErr w:type="gramEnd"/>
      <w:r>
        <w:rPr>
          <w:spacing w:val="-19"/>
          <w:w w:val="110"/>
        </w:rPr>
        <w:t xml:space="preserve"> </w:t>
      </w:r>
      <w:r>
        <w:rPr>
          <w:w w:val="110"/>
        </w:rPr>
        <w:t>buoyancy</w:t>
      </w:r>
      <w:r>
        <w:rPr>
          <w:spacing w:val="-19"/>
          <w:w w:val="110"/>
        </w:rPr>
        <w:t xml:space="preserve"> </w:t>
      </w:r>
      <w:r>
        <w:rPr>
          <w:w w:val="110"/>
        </w:rPr>
        <w:t>force</w:t>
      </w:r>
      <w:r>
        <w:rPr>
          <w:spacing w:val="-19"/>
          <w:w w:val="110"/>
        </w:rPr>
        <w:t xml:space="preserve"> </w:t>
      </w:r>
      <w:r>
        <w:rPr>
          <w:w w:val="110"/>
        </w:rPr>
        <w:t>such</w:t>
      </w:r>
      <w:r>
        <w:rPr>
          <w:spacing w:val="-19"/>
          <w:w w:val="110"/>
        </w:rPr>
        <w:t xml:space="preserve"> </w:t>
      </w:r>
      <w:r>
        <w:rPr>
          <w:w w:val="110"/>
        </w:rPr>
        <w:t>that</w:t>
      </w:r>
      <w:r>
        <w:rPr>
          <w:spacing w:val="-19"/>
          <w:w w:val="110"/>
        </w:rPr>
        <w:t xml:space="preserve"> </w:t>
      </w:r>
      <w:r>
        <w:rPr>
          <w:w w:val="110"/>
        </w:rPr>
        <w:t>the</w:t>
      </w:r>
      <w:r>
        <w:rPr>
          <w:spacing w:val="-19"/>
          <w:w w:val="110"/>
        </w:rPr>
        <w:t xml:space="preserve"> </w:t>
      </w:r>
      <w:r>
        <w:rPr>
          <w:spacing w:val="2"/>
          <w:w w:val="110"/>
        </w:rPr>
        <w:t xml:space="preserve">body </w:t>
      </w:r>
      <w:r>
        <w:rPr>
          <w:w w:val="110"/>
        </w:rPr>
        <w:t>stays afloat in the most extreme loading and environmental conditions. This level of displacement would otherwise</w:t>
      </w:r>
      <w:r>
        <w:rPr>
          <w:spacing w:val="-9"/>
          <w:w w:val="110"/>
        </w:rPr>
        <w:t xml:space="preserve"> </w:t>
      </w:r>
      <w:r>
        <w:rPr>
          <w:spacing w:val="2"/>
          <w:w w:val="110"/>
        </w:rPr>
        <w:t>be</w:t>
      </w:r>
      <w:r>
        <w:rPr>
          <w:spacing w:val="-10"/>
          <w:w w:val="110"/>
        </w:rPr>
        <w:t xml:space="preserve"> </w:t>
      </w:r>
      <w:r>
        <w:rPr>
          <w:w w:val="110"/>
        </w:rPr>
        <w:t>overkill</w:t>
      </w:r>
      <w:r>
        <w:rPr>
          <w:spacing w:val="-10"/>
          <w:w w:val="110"/>
        </w:rPr>
        <w:t xml:space="preserve"> </w:t>
      </w:r>
      <w:r>
        <w:rPr>
          <w:w w:val="110"/>
        </w:rPr>
        <w:t>for</w:t>
      </w:r>
      <w:r>
        <w:rPr>
          <w:spacing w:val="-10"/>
          <w:w w:val="110"/>
        </w:rPr>
        <w:t xml:space="preserve"> </w:t>
      </w:r>
      <w:r>
        <w:rPr>
          <w:w w:val="110"/>
        </w:rPr>
        <w:t>more</w:t>
      </w:r>
      <w:r>
        <w:rPr>
          <w:spacing w:val="-10"/>
          <w:w w:val="110"/>
        </w:rPr>
        <w:t xml:space="preserve"> </w:t>
      </w:r>
      <w:r>
        <w:rPr>
          <w:w w:val="110"/>
        </w:rPr>
        <w:t>benign</w:t>
      </w:r>
      <w:r>
        <w:rPr>
          <w:spacing w:val="-10"/>
          <w:w w:val="110"/>
        </w:rPr>
        <w:t xml:space="preserve"> </w:t>
      </w:r>
      <w:r>
        <w:rPr>
          <w:w w:val="110"/>
        </w:rPr>
        <w:t>loading</w:t>
      </w:r>
      <w:r>
        <w:rPr>
          <w:spacing w:val="-10"/>
          <w:w w:val="110"/>
        </w:rPr>
        <w:t xml:space="preserve"> </w:t>
      </w:r>
      <w:r>
        <w:rPr>
          <w:w w:val="110"/>
        </w:rPr>
        <w:t>conditions.</w:t>
      </w:r>
      <w:r>
        <w:rPr>
          <w:spacing w:val="6"/>
          <w:w w:val="110"/>
        </w:rPr>
        <w:t xml:space="preserve"> </w:t>
      </w:r>
      <w:r>
        <w:rPr>
          <w:w w:val="110"/>
        </w:rPr>
        <w:t>Since</w:t>
      </w:r>
      <w:r>
        <w:rPr>
          <w:spacing w:val="-10"/>
          <w:w w:val="110"/>
        </w:rPr>
        <w:t xml:space="preserve"> </w:t>
      </w:r>
      <w:r>
        <w:rPr>
          <w:w w:val="110"/>
        </w:rPr>
        <w:t>a</w:t>
      </w:r>
      <w:r>
        <w:rPr>
          <w:spacing w:val="-10"/>
          <w:w w:val="110"/>
        </w:rPr>
        <w:t xml:space="preserve"> </w:t>
      </w:r>
      <w:r>
        <w:rPr>
          <w:w w:val="110"/>
        </w:rPr>
        <w:t>floating</w:t>
      </w:r>
      <w:r>
        <w:rPr>
          <w:spacing w:val="-10"/>
          <w:w w:val="110"/>
        </w:rPr>
        <w:t xml:space="preserve"> </w:t>
      </w:r>
      <w:r>
        <w:rPr>
          <w:w w:val="110"/>
        </w:rPr>
        <w:t>turbine</w:t>
      </w:r>
      <w:r>
        <w:rPr>
          <w:spacing w:val="-10"/>
          <w:w w:val="110"/>
        </w:rPr>
        <w:t xml:space="preserve"> </w:t>
      </w:r>
      <w:r>
        <w:rPr>
          <w:w w:val="110"/>
        </w:rPr>
        <w:t>is</w:t>
      </w:r>
      <w:r>
        <w:rPr>
          <w:spacing w:val="-10"/>
          <w:w w:val="110"/>
        </w:rPr>
        <w:t xml:space="preserve"> </w:t>
      </w:r>
      <w:r>
        <w:rPr>
          <w:w w:val="110"/>
        </w:rPr>
        <w:t>designed</w:t>
      </w:r>
      <w:r>
        <w:rPr>
          <w:spacing w:val="-10"/>
          <w:w w:val="110"/>
        </w:rPr>
        <w:t xml:space="preserve"> </w:t>
      </w:r>
      <w:r>
        <w:rPr>
          <w:w w:val="110"/>
        </w:rPr>
        <w:t>for</w:t>
      </w:r>
      <w:r>
        <w:rPr>
          <w:spacing w:val="-10"/>
          <w:w w:val="110"/>
        </w:rPr>
        <w:t xml:space="preserve"> </w:t>
      </w:r>
      <w:r>
        <w:rPr>
          <w:w w:val="110"/>
        </w:rPr>
        <w:t>a</w:t>
      </w:r>
      <w:r>
        <w:rPr>
          <w:spacing w:val="-10"/>
          <w:w w:val="110"/>
        </w:rPr>
        <w:t xml:space="preserve"> </w:t>
      </w:r>
      <w:r>
        <w:rPr>
          <w:w w:val="110"/>
        </w:rPr>
        <w:t>constant hub</w:t>
      </w:r>
      <w:r>
        <w:rPr>
          <w:spacing w:val="-8"/>
          <w:w w:val="110"/>
        </w:rPr>
        <w:t xml:space="preserve"> </w:t>
      </w:r>
      <w:r>
        <w:rPr>
          <w:w w:val="110"/>
        </w:rPr>
        <w:t>height,</w:t>
      </w:r>
      <w:r>
        <w:rPr>
          <w:spacing w:val="-6"/>
          <w:w w:val="110"/>
        </w:rPr>
        <w:t xml:space="preserve"> </w:t>
      </w:r>
      <w:r>
        <w:rPr>
          <w:w w:val="110"/>
        </w:rPr>
        <w:t>variable</w:t>
      </w:r>
      <w:r>
        <w:rPr>
          <w:spacing w:val="-7"/>
          <w:w w:val="110"/>
        </w:rPr>
        <w:t xml:space="preserve"> </w:t>
      </w:r>
      <w:r>
        <w:rPr>
          <w:w w:val="110"/>
        </w:rPr>
        <w:t>amounts</w:t>
      </w:r>
      <w:r>
        <w:rPr>
          <w:spacing w:val="-8"/>
          <w:w w:val="110"/>
        </w:rPr>
        <w:t xml:space="preserve"> </w:t>
      </w:r>
      <w:r>
        <w:rPr>
          <w:w w:val="110"/>
        </w:rPr>
        <w:t>of</w:t>
      </w:r>
      <w:r>
        <w:rPr>
          <w:spacing w:val="-8"/>
          <w:w w:val="110"/>
        </w:rPr>
        <w:t xml:space="preserve"> </w:t>
      </w:r>
      <w:r>
        <w:rPr>
          <w:w w:val="110"/>
        </w:rPr>
        <w:t>ballast</w:t>
      </w:r>
      <w:r>
        <w:rPr>
          <w:spacing w:val="-8"/>
          <w:w w:val="110"/>
        </w:rPr>
        <w:t xml:space="preserve"> </w:t>
      </w:r>
      <w:r>
        <w:rPr>
          <w:w w:val="110"/>
        </w:rPr>
        <w:t>are</w:t>
      </w:r>
      <w:r>
        <w:rPr>
          <w:spacing w:val="-7"/>
          <w:w w:val="110"/>
        </w:rPr>
        <w:t xml:space="preserve"> </w:t>
      </w:r>
      <w:r>
        <w:rPr>
          <w:w w:val="110"/>
        </w:rPr>
        <w:t>required</w:t>
      </w:r>
      <w:r>
        <w:rPr>
          <w:spacing w:val="-8"/>
          <w:w w:val="110"/>
        </w:rPr>
        <w:t xml:space="preserve"> </w:t>
      </w:r>
      <w:r>
        <w:rPr>
          <w:w w:val="110"/>
        </w:rPr>
        <w:t>to</w:t>
      </w:r>
      <w:r>
        <w:rPr>
          <w:spacing w:val="-8"/>
          <w:w w:val="110"/>
        </w:rPr>
        <w:t xml:space="preserve"> </w:t>
      </w:r>
      <w:r>
        <w:rPr>
          <w:w w:val="110"/>
        </w:rPr>
        <w:t>maintain</w:t>
      </w:r>
      <w:r>
        <w:rPr>
          <w:spacing w:val="-8"/>
          <w:w w:val="110"/>
        </w:rPr>
        <w:t xml:space="preserve"> </w:t>
      </w:r>
      <w:r>
        <w:rPr>
          <w:w w:val="110"/>
        </w:rPr>
        <w:t>a</w:t>
      </w:r>
      <w:r>
        <w:rPr>
          <w:spacing w:val="-7"/>
          <w:w w:val="110"/>
        </w:rPr>
        <w:t xml:space="preserve"> </w:t>
      </w:r>
      <w:r>
        <w:rPr>
          <w:w w:val="110"/>
        </w:rPr>
        <w:t>neutrally</w:t>
      </w:r>
      <w:r>
        <w:rPr>
          <w:spacing w:val="-8"/>
          <w:w w:val="110"/>
        </w:rPr>
        <w:t xml:space="preserve"> </w:t>
      </w:r>
      <w:r>
        <w:rPr>
          <w:spacing w:val="-3"/>
          <w:w w:val="110"/>
        </w:rPr>
        <w:t>buoyant</w:t>
      </w:r>
      <w:r>
        <w:rPr>
          <w:spacing w:val="-8"/>
          <w:w w:val="110"/>
        </w:rPr>
        <w:t xml:space="preserve"> </w:t>
      </w:r>
      <w:r>
        <w:rPr>
          <w:w w:val="110"/>
        </w:rPr>
        <w:t>system</w:t>
      </w:r>
      <w:r>
        <w:rPr>
          <w:spacing w:val="-7"/>
          <w:w w:val="110"/>
        </w:rPr>
        <w:t xml:space="preserve"> </w:t>
      </w:r>
      <w:r>
        <w:rPr>
          <w:w w:val="110"/>
        </w:rPr>
        <w:t>for</w:t>
      </w:r>
      <w:r>
        <w:rPr>
          <w:spacing w:val="-8"/>
          <w:w w:val="110"/>
        </w:rPr>
        <w:t xml:space="preserve"> </w:t>
      </w:r>
      <w:r>
        <w:rPr>
          <w:w w:val="110"/>
        </w:rPr>
        <w:t>all</w:t>
      </w:r>
      <w:r>
        <w:rPr>
          <w:spacing w:val="-7"/>
          <w:w w:val="110"/>
        </w:rPr>
        <w:t xml:space="preserve"> </w:t>
      </w:r>
      <w:r>
        <w:rPr>
          <w:w w:val="110"/>
        </w:rPr>
        <w:t>operating conditions. The variable ballast is simply ocean water that is pulled in or pumped out of holding areas within the substructure</w:t>
      </w:r>
      <w:r>
        <w:rPr>
          <w:spacing w:val="5"/>
          <w:w w:val="110"/>
        </w:rPr>
        <w:t xml:space="preserve"> </w:t>
      </w:r>
      <w:r>
        <w:rPr>
          <w:w w:val="110"/>
        </w:rPr>
        <w:t>columns.</w:t>
      </w:r>
    </w:p>
    <w:p w:rsidR="00012D33" w:rsidRDefault="0009622D">
      <w:pPr>
        <w:pStyle w:val="BodyText"/>
        <w:spacing w:before="1" w:line="273" w:lineRule="auto"/>
        <w:ind w:left="119" w:right="177" w:firstLine="298"/>
        <w:jc w:val="both"/>
      </w:pPr>
      <w:r>
        <w:rPr>
          <w:w w:val="110"/>
        </w:rPr>
        <w:t xml:space="preserve">In </w:t>
      </w:r>
      <w:proofErr w:type="spellStart"/>
      <w:r>
        <w:rPr>
          <w:rFonts w:ascii="Arial"/>
          <w:i/>
          <w:w w:val="110"/>
        </w:rPr>
        <w:t>FloatingSE</w:t>
      </w:r>
      <w:proofErr w:type="spellEnd"/>
      <w:r>
        <w:rPr>
          <w:w w:val="110"/>
        </w:rPr>
        <w:t>, the variable ballast water mass is calculated as the difference between the total mass</w:t>
      </w:r>
      <w:r>
        <w:rPr>
          <w:spacing w:val="-20"/>
          <w:w w:val="110"/>
        </w:rPr>
        <w:t xml:space="preserve"> </w:t>
      </w:r>
      <w:r>
        <w:rPr>
          <w:w w:val="110"/>
        </w:rPr>
        <w:t>of displaced</w:t>
      </w:r>
      <w:r>
        <w:rPr>
          <w:spacing w:val="-4"/>
          <w:w w:val="110"/>
        </w:rPr>
        <w:t xml:space="preserve"> </w:t>
      </w:r>
      <w:r>
        <w:rPr>
          <w:w w:val="110"/>
        </w:rPr>
        <w:t>water</w:t>
      </w:r>
      <w:r>
        <w:rPr>
          <w:spacing w:val="-4"/>
          <w:w w:val="110"/>
        </w:rPr>
        <w:t xml:space="preserve"> </w:t>
      </w:r>
      <w:r>
        <w:rPr>
          <w:w w:val="110"/>
        </w:rPr>
        <w:t>and</w:t>
      </w:r>
      <w:r>
        <w:rPr>
          <w:spacing w:val="-4"/>
          <w:w w:val="110"/>
        </w:rPr>
        <w:t xml:space="preserve"> </w:t>
      </w:r>
      <w:r>
        <w:rPr>
          <w:w w:val="110"/>
        </w:rPr>
        <w:t>the</w:t>
      </w:r>
      <w:r>
        <w:rPr>
          <w:spacing w:val="-4"/>
          <w:w w:val="110"/>
        </w:rPr>
        <w:t xml:space="preserve"> </w:t>
      </w:r>
      <w:r>
        <w:rPr>
          <w:w w:val="110"/>
        </w:rPr>
        <w:t>total</w:t>
      </w:r>
      <w:r>
        <w:rPr>
          <w:spacing w:val="-4"/>
          <w:w w:val="110"/>
        </w:rPr>
        <w:t xml:space="preserve"> </w:t>
      </w:r>
      <w:r>
        <w:rPr>
          <w:w w:val="110"/>
        </w:rPr>
        <w:t>mass</w:t>
      </w:r>
      <w:r>
        <w:rPr>
          <w:spacing w:val="-4"/>
          <w:w w:val="110"/>
        </w:rPr>
        <w:t xml:space="preserve"> </w:t>
      </w:r>
      <w:r>
        <w:rPr>
          <w:w w:val="110"/>
        </w:rPr>
        <w:t>of</w:t>
      </w:r>
      <w:r>
        <w:rPr>
          <w:spacing w:val="-4"/>
          <w:w w:val="110"/>
        </w:rPr>
        <w:t xml:space="preserve"> </w:t>
      </w:r>
      <w:r>
        <w:rPr>
          <w:w w:val="110"/>
        </w:rPr>
        <w:t>the</w:t>
      </w:r>
      <w:r>
        <w:rPr>
          <w:spacing w:val="-4"/>
          <w:w w:val="110"/>
        </w:rPr>
        <w:t xml:space="preserve"> </w:t>
      </w:r>
      <w:r>
        <w:rPr>
          <w:w w:val="110"/>
        </w:rPr>
        <w:t>floating</w:t>
      </w:r>
      <w:r>
        <w:rPr>
          <w:spacing w:val="-4"/>
          <w:w w:val="110"/>
        </w:rPr>
        <w:t xml:space="preserve"> </w:t>
      </w:r>
      <w:r>
        <w:rPr>
          <w:w w:val="110"/>
        </w:rPr>
        <w:t>turbine.</w:t>
      </w:r>
      <w:r>
        <w:rPr>
          <w:spacing w:val="20"/>
          <w:w w:val="110"/>
        </w:rPr>
        <w:t xml:space="preserve"> </w:t>
      </w:r>
      <w:r>
        <w:rPr>
          <w:w w:val="110"/>
        </w:rPr>
        <w:t>This</w:t>
      </w:r>
      <w:r>
        <w:rPr>
          <w:spacing w:val="-4"/>
          <w:w w:val="110"/>
        </w:rPr>
        <w:t xml:space="preserve"> </w:t>
      </w:r>
      <w:r>
        <w:rPr>
          <w:w w:val="110"/>
        </w:rPr>
        <w:t>mass</w:t>
      </w:r>
      <w:r>
        <w:rPr>
          <w:spacing w:val="-4"/>
          <w:w w:val="110"/>
        </w:rPr>
        <w:t xml:space="preserve"> </w:t>
      </w:r>
      <w:r>
        <w:rPr>
          <w:w w:val="110"/>
        </w:rPr>
        <w:t>is</w:t>
      </w:r>
      <w:r>
        <w:rPr>
          <w:spacing w:val="-4"/>
          <w:w w:val="110"/>
        </w:rPr>
        <w:t xml:space="preserve"> </w:t>
      </w:r>
      <w:r>
        <w:rPr>
          <w:w w:val="110"/>
        </w:rPr>
        <w:t>then</w:t>
      </w:r>
      <w:r>
        <w:rPr>
          <w:spacing w:val="-4"/>
          <w:w w:val="110"/>
        </w:rPr>
        <w:t xml:space="preserve"> </w:t>
      </w:r>
      <w:r>
        <w:rPr>
          <w:w w:val="110"/>
        </w:rPr>
        <w:t>divided</w:t>
      </w:r>
      <w:r>
        <w:rPr>
          <w:spacing w:val="-4"/>
          <w:w w:val="110"/>
        </w:rPr>
        <w:t xml:space="preserve"> </w:t>
      </w:r>
      <w:r>
        <w:rPr>
          <w:spacing w:val="-3"/>
          <w:w w:val="110"/>
        </w:rPr>
        <w:t>by</w:t>
      </w:r>
      <w:r>
        <w:rPr>
          <w:spacing w:val="-4"/>
          <w:w w:val="110"/>
        </w:rPr>
        <w:t xml:space="preserve"> </w:t>
      </w:r>
      <w:r>
        <w:rPr>
          <w:w w:val="110"/>
        </w:rPr>
        <w:t>the</w:t>
      </w:r>
      <w:r>
        <w:rPr>
          <w:spacing w:val="-4"/>
          <w:w w:val="110"/>
        </w:rPr>
        <w:t xml:space="preserve"> </w:t>
      </w:r>
      <w:r>
        <w:rPr>
          <w:w w:val="110"/>
        </w:rPr>
        <w:t>water</w:t>
      </w:r>
      <w:r>
        <w:rPr>
          <w:spacing w:val="-4"/>
          <w:w w:val="110"/>
        </w:rPr>
        <w:t xml:space="preserve"> </w:t>
      </w:r>
      <w:r>
        <w:rPr>
          <w:w w:val="110"/>
        </w:rPr>
        <w:t>density</w:t>
      </w:r>
      <w:r>
        <w:rPr>
          <w:spacing w:val="-4"/>
          <w:w w:val="110"/>
        </w:rPr>
        <w:t xml:space="preserve"> </w:t>
      </w:r>
      <w:r>
        <w:rPr>
          <w:w w:val="110"/>
        </w:rPr>
        <w:t>to obtain</w:t>
      </w:r>
      <w:r>
        <w:rPr>
          <w:spacing w:val="-19"/>
          <w:w w:val="110"/>
        </w:rPr>
        <w:t xml:space="preserve"> </w:t>
      </w:r>
      <w:r>
        <w:rPr>
          <w:w w:val="110"/>
        </w:rPr>
        <w:t>the</w:t>
      </w:r>
      <w:r>
        <w:rPr>
          <w:spacing w:val="-20"/>
          <w:w w:val="110"/>
        </w:rPr>
        <w:t xml:space="preserve"> </w:t>
      </w:r>
      <w:r>
        <w:rPr>
          <w:w w:val="110"/>
        </w:rPr>
        <w:t>variable</w:t>
      </w:r>
      <w:r>
        <w:rPr>
          <w:spacing w:val="-19"/>
          <w:w w:val="110"/>
        </w:rPr>
        <w:t xml:space="preserve"> </w:t>
      </w:r>
      <w:r>
        <w:rPr>
          <w:w w:val="110"/>
        </w:rPr>
        <w:t>ballast</w:t>
      </w:r>
      <w:r>
        <w:rPr>
          <w:spacing w:val="-20"/>
          <w:w w:val="110"/>
        </w:rPr>
        <w:t xml:space="preserve"> </w:t>
      </w:r>
      <w:r>
        <w:rPr>
          <w:w w:val="110"/>
        </w:rPr>
        <w:t>volume,</w:t>
      </w:r>
      <w:r>
        <w:rPr>
          <w:spacing w:val="-17"/>
          <w:w w:val="110"/>
        </w:rPr>
        <w:t xml:space="preserve"> </w:t>
      </w:r>
      <w:r>
        <w:rPr>
          <w:w w:val="110"/>
        </w:rPr>
        <w:t>which</w:t>
      </w:r>
      <w:r>
        <w:rPr>
          <w:spacing w:val="-20"/>
          <w:w w:val="110"/>
        </w:rPr>
        <w:t xml:space="preserve"> </w:t>
      </w:r>
      <w:r>
        <w:rPr>
          <w:w w:val="110"/>
        </w:rPr>
        <w:t>is</w:t>
      </w:r>
      <w:r>
        <w:rPr>
          <w:spacing w:val="-20"/>
          <w:w w:val="110"/>
        </w:rPr>
        <w:t xml:space="preserve"> </w:t>
      </w:r>
      <w:r>
        <w:rPr>
          <w:w w:val="110"/>
        </w:rPr>
        <w:t>then</w:t>
      </w:r>
      <w:r>
        <w:rPr>
          <w:spacing w:val="-20"/>
          <w:w w:val="110"/>
        </w:rPr>
        <w:t xml:space="preserve"> </w:t>
      </w:r>
      <w:r>
        <w:rPr>
          <w:w w:val="110"/>
        </w:rPr>
        <w:t>compared</w:t>
      </w:r>
      <w:r>
        <w:rPr>
          <w:spacing w:val="-20"/>
          <w:w w:val="110"/>
        </w:rPr>
        <w:t xml:space="preserve"> </w:t>
      </w:r>
      <w:r>
        <w:rPr>
          <w:w w:val="110"/>
        </w:rPr>
        <w:t>to</w:t>
      </w:r>
      <w:r>
        <w:rPr>
          <w:spacing w:val="-20"/>
          <w:w w:val="110"/>
        </w:rPr>
        <w:t xml:space="preserve"> </w:t>
      </w:r>
      <w:r>
        <w:rPr>
          <w:w w:val="110"/>
        </w:rPr>
        <w:t>the</w:t>
      </w:r>
      <w:r>
        <w:rPr>
          <w:spacing w:val="-20"/>
          <w:w w:val="110"/>
        </w:rPr>
        <w:t xml:space="preserve"> </w:t>
      </w:r>
      <w:r>
        <w:rPr>
          <w:w w:val="110"/>
        </w:rPr>
        <w:t>frustum</w:t>
      </w:r>
      <w:r>
        <w:rPr>
          <w:spacing w:val="-20"/>
          <w:w w:val="110"/>
        </w:rPr>
        <w:t xml:space="preserve"> </w:t>
      </w:r>
      <w:r>
        <w:rPr>
          <w:w w:val="110"/>
        </w:rPr>
        <w:t>shell</w:t>
      </w:r>
      <w:r>
        <w:rPr>
          <w:spacing w:val="-19"/>
          <w:w w:val="110"/>
        </w:rPr>
        <w:t xml:space="preserve"> </w:t>
      </w:r>
      <w:r>
        <w:rPr>
          <w:w w:val="110"/>
        </w:rPr>
        <w:t>cross</w:t>
      </w:r>
      <w:r>
        <w:rPr>
          <w:spacing w:val="-20"/>
          <w:w w:val="110"/>
        </w:rPr>
        <w:t xml:space="preserve"> </w:t>
      </w:r>
      <w:r>
        <w:rPr>
          <w:w w:val="110"/>
        </w:rPr>
        <w:t>section</w:t>
      </w:r>
      <w:r>
        <w:rPr>
          <w:spacing w:val="-20"/>
          <w:w w:val="110"/>
        </w:rPr>
        <w:t xml:space="preserve"> </w:t>
      </w:r>
      <w:r>
        <w:rPr>
          <w:w w:val="110"/>
        </w:rPr>
        <w:t>profile</w:t>
      </w:r>
      <w:r>
        <w:rPr>
          <w:spacing w:val="-20"/>
          <w:w w:val="110"/>
        </w:rPr>
        <w:t xml:space="preserve"> </w:t>
      </w:r>
      <w:r>
        <w:rPr>
          <w:w w:val="110"/>
        </w:rPr>
        <w:t>above</w:t>
      </w:r>
      <w:r>
        <w:rPr>
          <w:spacing w:val="-20"/>
          <w:w w:val="110"/>
        </w:rPr>
        <w:t xml:space="preserve"> </w:t>
      </w:r>
      <w:r>
        <w:rPr>
          <w:w w:val="110"/>
        </w:rPr>
        <w:t xml:space="preserve">the permanent ballast to determine the height of the water ballast within the column. Once this is determined, the final center of mass of the system can </w:t>
      </w:r>
      <w:r>
        <w:rPr>
          <w:spacing w:val="2"/>
          <w:w w:val="110"/>
        </w:rPr>
        <w:t>be</w:t>
      </w:r>
      <w:r>
        <w:rPr>
          <w:spacing w:val="-28"/>
          <w:w w:val="110"/>
        </w:rPr>
        <w:t xml:space="preserve"> </w:t>
      </w:r>
      <w:r>
        <w:rPr>
          <w:w w:val="110"/>
        </w:rPr>
        <w:t>determined.</w:t>
      </w:r>
    </w:p>
    <w:p w:rsidR="00012D33" w:rsidRDefault="00012D33">
      <w:pPr>
        <w:spacing w:line="273" w:lineRule="auto"/>
        <w:jc w:val="both"/>
        <w:sectPr w:rsidR="00012D33">
          <w:pgSz w:w="12240" w:h="15840"/>
          <w:pgMar w:top="1400" w:right="1260" w:bottom="980" w:left="1320" w:header="0" w:footer="792" w:gutter="0"/>
          <w:cols w:space="720"/>
        </w:sectPr>
      </w:pPr>
    </w:p>
    <w:p w:rsidR="00012D33" w:rsidRDefault="0009622D">
      <w:pPr>
        <w:pStyle w:val="Heading4"/>
        <w:numPr>
          <w:ilvl w:val="2"/>
          <w:numId w:val="13"/>
        </w:numPr>
        <w:tabs>
          <w:tab w:val="left" w:pos="801"/>
        </w:tabs>
        <w:spacing w:before="52"/>
        <w:ind w:left="800" w:hanging="700"/>
        <w:jc w:val="both"/>
      </w:pPr>
      <w:bookmarkStart w:id="138" w:name="Surge/Sway_Stability"/>
      <w:bookmarkEnd w:id="138"/>
      <w:r>
        <w:rPr>
          <w:w w:val="120"/>
        </w:rPr>
        <w:t>Surge/Sway</w:t>
      </w:r>
      <w:r>
        <w:rPr>
          <w:spacing w:val="-22"/>
          <w:w w:val="120"/>
        </w:rPr>
        <w:t xml:space="preserve"> </w:t>
      </w:r>
      <w:r>
        <w:rPr>
          <w:w w:val="120"/>
        </w:rPr>
        <w:t>Stability</w:t>
      </w:r>
    </w:p>
    <w:p w:rsidR="00012D33" w:rsidRDefault="0009622D">
      <w:pPr>
        <w:pStyle w:val="BodyText"/>
        <w:spacing w:before="161" w:line="273" w:lineRule="auto"/>
        <w:ind w:left="100" w:right="117"/>
        <w:jc w:val="both"/>
      </w:pPr>
      <w:r>
        <w:rPr>
          <w:w w:val="110"/>
        </w:rPr>
        <w:t xml:space="preserve">Surge and sway stability </w:t>
      </w:r>
      <w:proofErr w:type="gramStart"/>
      <w:r>
        <w:rPr>
          <w:w w:val="110"/>
        </w:rPr>
        <w:t>is</w:t>
      </w:r>
      <w:proofErr w:type="gramEnd"/>
      <w:r>
        <w:rPr>
          <w:w w:val="110"/>
        </w:rPr>
        <w:t xml:space="preserve"> not actively tracked over the </w:t>
      </w:r>
      <w:proofErr w:type="spellStart"/>
      <w:r>
        <w:rPr>
          <w:w w:val="110"/>
        </w:rPr>
        <w:t>coarse</w:t>
      </w:r>
      <w:proofErr w:type="spellEnd"/>
      <w:r>
        <w:rPr>
          <w:w w:val="110"/>
        </w:rPr>
        <w:t xml:space="preserve"> of a load case. Instead the total surge force on the structure is calculated at the initial conditions and compared to the restoring force of the mooring system at the maximum allowable surge offset, which is specified by the user.</w:t>
      </w:r>
    </w:p>
    <w:p w:rsidR="00012D33" w:rsidRDefault="0009622D">
      <w:pPr>
        <w:pStyle w:val="BodyText"/>
        <w:spacing w:before="2" w:line="209" w:lineRule="exact"/>
        <w:ind w:left="100" w:firstLine="298"/>
        <w:jc w:val="both"/>
      </w:pPr>
      <w:r>
        <w:rPr>
          <w:w w:val="105"/>
        </w:rPr>
        <w:t xml:space="preserve">The surge direction is assumed to be aligned with the wind vector, which is aligned with the </w:t>
      </w:r>
      <w:r>
        <w:rPr>
          <w:i/>
          <w:w w:val="105"/>
        </w:rPr>
        <w:t>x</w:t>
      </w:r>
      <w:r>
        <w:rPr>
          <w:w w:val="105"/>
        </w:rPr>
        <w:t>-axis.    Since</w:t>
      </w:r>
    </w:p>
    <w:p w:rsidR="00012D33" w:rsidRDefault="0009622D">
      <w:pPr>
        <w:pStyle w:val="BodyText"/>
        <w:spacing w:before="30" w:line="264" w:lineRule="exact"/>
        <w:ind w:left="100" w:right="117"/>
        <w:jc w:val="both"/>
      </w:pPr>
      <w:r>
        <w:rPr>
          <w:w w:val="110"/>
        </w:rPr>
        <w:t>the</w:t>
      </w:r>
      <w:r>
        <w:rPr>
          <w:spacing w:val="-3"/>
          <w:w w:val="110"/>
        </w:rPr>
        <w:t xml:space="preserve"> </w:t>
      </w:r>
      <w:r>
        <w:rPr>
          <w:w w:val="110"/>
        </w:rPr>
        <w:t>rotor</w:t>
      </w:r>
      <w:r>
        <w:rPr>
          <w:spacing w:val="-3"/>
          <w:w w:val="110"/>
        </w:rPr>
        <w:t xml:space="preserve"> </w:t>
      </w:r>
      <w:r>
        <w:rPr>
          <w:spacing w:val="-4"/>
          <w:w w:val="110"/>
        </w:rPr>
        <w:t>yaw</w:t>
      </w:r>
      <w:r>
        <w:rPr>
          <w:spacing w:val="-3"/>
          <w:w w:val="110"/>
        </w:rPr>
        <w:t xml:space="preserve"> </w:t>
      </w:r>
      <w:r>
        <w:rPr>
          <w:w w:val="110"/>
        </w:rPr>
        <w:t>is</w:t>
      </w:r>
      <w:r>
        <w:rPr>
          <w:spacing w:val="-3"/>
          <w:w w:val="110"/>
        </w:rPr>
        <w:t xml:space="preserve"> </w:t>
      </w:r>
      <w:r>
        <w:rPr>
          <w:w w:val="110"/>
        </w:rPr>
        <w:t>assumed</w:t>
      </w:r>
      <w:r>
        <w:rPr>
          <w:spacing w:val="-3"/>
          <w:w w:val="110"/>
        </w:rPr>
        <w:t xml:space="preserve"> </w:t>
      </w:r>
      <w:r>
        <w:rPr>
          <w:w w:val="110"/>
        </w:rPr>
        <w:t>to</w:t>
      </w:r>
      <w:r>
        <w:rPr>
          <w:spacing w:val="-3"/>
          <w:w w:val="110"/>
        </w:rPr>
        <w:t xml:space="preserve"> </w:t>
      </w:r>
      <w:r>
        <w:rPr>
          <w:spacing w:val="2"/>
          <w:w w:val="110"/>
        </w:rPr>
        <w:t>be</w:t>
      </w:r>
      <w:r>
        <w:rPr>
          <w:spacing w:val="-3"/>
          <w:w w:val="110"/>
        </w:rPr>
        <w:t xml:space="preserve"> </w:t>
      </w:r>
      <w:r>
        <w:rPr>
          <w:w w:val="110"/>
        </w:rPr>
        <w:t>0</w:t>
      </w:r>
      <w:proofErr w:type="gramStart"/>
      <w:r>
        <w:rPr>
          <w:rFonts w:ascii="Meiryo" w:hAnsi="Meiryo"/>
          <w:i/>
          <w:w w:val="110"/>
          <w:position w:val="7"/>
          <w:sz w:val="14"/>
        </w:rPr>
        <w:t>◦</w:t>
      </w:r>
      <w:r>
        <w:rPr>
          <w:rFonts w:ascii="Meiryo" w:hAnsi="Meiryo"/>
          <w:i/>
          <w:spacing w:val="-45"/>
          <w:w w:val="110"/>
          <w:position w:val="7"/>
          <w:sz w:val="14"/>
        </w:rPr>
        <w:t xml:space="preserve"> </w:t>
      </w:r>
      <w:r>
        <w:rPr>
          <w:w w:val="110"/>
        </w:rPr>
        <w:t>,</w:t>
      </w:r>
      <w:proofErr w:type="gramEnd"/>
      <w:r>
        <w:rPr>
          <w:spacing w:val="-3"/>
          <w:w w:val="110"/>
        </w:rPr>
        <w:t xml:space="preserve"> </w:t>
      </w:r>
      <w:r>
        <w:rPr>
          <w:w w:val="110"/>
        </w:rPr>
        <w:t>the</w:t>
      </w:r>
      <w:r>
        <w:rPr>
          <w:spacing w:val="-3"/>
          <w:w w:val="110"/>
        </w:rPr>
        <w:t xml:space="preserve"> </w:t>
      </w:r>
      <w:r>
        <w:rPr>
          <w:w w:val="110"/>
        </w:rPr>
        <w:t>surge</w:t>
      </w:r>
      <w:r>
        <w:rPr>
          <w:spacing w:val="-3"/>
          <w:w w:val="110"/>
        </w:rPr>
        <w:t xml:space="preserve"> </w:t>
      </w:r>
      <w:r>
        <w:rPr>
          <w:w w:val="110"/>
        </w:rPr>
        <w:t>forces</w:t>
      </w:r>
      <w:r>
        <w:rPr>
          <w:spacing w:val="-3"/>
          <w:w w:val="110"/>
        </w:rPr>
        <w:t xml:space="preserve"> </w:t>
      </w:r>
      <w:r>
        <w:rPr>
          <w:w w:val="110"/>
        </w:rPr>
        <w:t>on</w:t>
      </w:r>
      <w:r>
        <w:rPr>
          <w:spacing w:val="-3"/>
          <w:w w:val="110"/>
        </w:rPr>
        <w:t xml:space="preserve"> </w:t>
      </w:r>
      <w:r>
        <w:rPr>
          <w:w w:val="110"/>
        </w:rPr>
        <w:t>the</w:t>
      </w:r>
      <w:r>
        <w:rPr>
          <w:spacing w:val="-3"/>
          <w:w w:val="110"/>
        </w:rPr>
        <w:t xml:space="preserve"> </w:t>
      </w:r>
      <w:r>
        <w:rPr>
          <w:w w:val="110"/>
        </w:rPr>
        <w:t>turbine</w:t>
      </w:r>
      <w:r>
        <w:rPr>
          <w:spacing w:val="-3"/>
          <w:w w:val="110"/>
        </w:rPr>
        <w:t xml:space="preserve"> </w:t>
      </w:r>
      <w:r>
        <w:rPr>
          <w:w w:val="110"/>
        </w:rPr>
        <w:t>include</w:t>
      </w:r>
      <w:r>
        <w:rPr>
          <w:spacing w:val="-3"/>
          <w:w w:val="110"/>
        </w:rPr>
        <w:t xml:space="preserve"> </w:t>
      </w:r>
      <w:r>
        <w:rPr>
          <w:w w:val="110"/>
        </w:rPr>
        <w:t>the</w:t>
      </w:r>
      <w:r>
        <w:rPr>
          <w:spacing w:val="-3"/>
          <w:w w:val="110"/>
        </w:rPr>
        <w:t xml:space="preserve"> </w:t>
      </w:r>
      <w:r>
        <w:rPr>
          <w:w w:val="110"/>
        </w:rPr>
        <w:t>rotor</w:t>
      </w:r>
      <w:r>
        <w:rPr>
          <w:spacing w:val="-3"/>
          <w:w w:val="110"/>
        </w:rPr>
        <w:t xml:space="preserve"> </w:t>
      </w:r>
      <w:r>
        <w:rPr>
          <w:w w:val="110"/>
        </w:rPr>
        <w:t>thrust</w:t>
      </w:r>
      <w:r>
        <w:rPr>
          <w:spacing w:val="-3"/>
          <w:w w:val="110"/>
        </w:rPr>
        <w:t xml:space="preserve"> </w:t>
      </w:r>
      <w:r>
        <w:rPr>
          <w:w w:val="110"/>
        </w:rPr>
        <w:t>and</w:t>
      </w:r>
      <w:r>
        <w:rPr>
          <w:spacing w:val="-3"/>
          <w:w w:val="110"/>
        </w:rPr>
        <w:t xml:space="preserve"> </w:t>
      </w:r>
      <w:r>
        <w:rPr>
          <w:w w:val="110"/>
        </w:rPr>
        <w:t>the</w:t>
      </w:r>
      <w:r>
        <w:rPr>
          <w:spacing w:val="-3"/>
          <w:w w:val="110"/>
        </w:rPr>
        <w:t xml:space="preserve"> </w:t>
      </w:r>
      <w:r>
        <w:rPr>
          <w:w w:val="110"/>
        </w:rPr>
        <w:t>wind</w:t>
      </w:r>
      <w:r>
        <w:rPr>
          <w:spacing w:val="-3"/>
          <w:w w:val="110"/>
        </w:rPr>
        <w:t xml:space="preserve"> </w:t>
      </w:r>
      <w:r>
        <w:rPr>
          <w:w w:val="110"/>
        </w:rPr>
        <w:t xml:space="preserve">and </w:t>
      </w:r>
      <w:r>
        <w:rPr>
          <w:spacing w:val="-5"/>
          <w:w w:val="110"/>
        </w:rPr>
        <w:t xml:space="preserve">wave </w:t>
      </w:r>
      <w:r>
        <w:rPr>
          <w:w w:val="110"/>
        </w:rPr>
        <w:t xml:space="preserve">drag on the </w:t>
      </w:r>
      <w:r>
        <w:rPr>
          <w:spacing w:val="-3"/>
          <w:w w:val="110"/>
        </w:rPr>
        <w:t xml:space="preserve">tower </w:t>
      </w:r>
      <w:r>
        <w:rPr>
          <w:w w:val="110"/>
        </w:rPr>
        <w:t xml:space="preserve">and substructure. The final surge force </w:t>
      </w:r>
      <w:r>
        <w:rPr>
          <w:spacing w:val="-3"/>
          <w:w w:val="110"/>
        </w:rPr>
        <w:t xml:space="preserve">over </w:t>
      </w:r>
      <w:r>
        <w:rPr>
          <w:w w:val="110"/>
        </w:rPr>
        <w:t xml:space="preserve">the whole structure is taken from the </w:t>
      </w:r>
      <w:r>
        <w:rPr>
          <w:i/>
          <w:w w:val="110"/>
        </w:rPr>
        <w:t>x</w:t>
      </w:r>
      <w:r>
        <w:rPr>
          <w:w w:val="110"/>
        </w:rPr>
        <w:t>-direction</w:t>
      </w:r>
      <w:r>
        <w:rPr>
          <w:spacing w:val="-7"/>
          <w:w w:val="110"/>
        </w:rPr>
        <w:t xml:space="preserve"> </w:t>
      </w:r>
      <w:r>
        <w:rPr>
          <w:w w:val="110"/>
        </w:rPr>
        <w:t>reaction</w:t>
      </w:r>
      <w:r>
        <w:rPr>
          <w:spacing w:val="-7"/>
          <w:w w:val="110"/>
        </w:rPr>
        <w:t xml:space="preserve"> </w:t>
      </w:r>
      <w:r>
        <w:rPr>
          <w:w w:val="110"/>
        </w:rPr>
        <w:t>force</w:t>
      </w:r>
      <w:r>
        <w:rPr>
          <w:spacing w:val="-7"/>
          <w:w w:val="110"/>
        </w:rPr>
        <w:t xml:space="preserve"> </w:t>
      </w:r>
      <w:r>
        <w:rPr>
          <w:w w:val="110"/>
        </w:rPr>
        <w:t>of</w:t>
      </w:r>
      <w:r>
        <w:rPr>
          <w:spacing w:val="-7"/>
          <w:w w:val="110"/>
        </w:rPr>
        <w:t xml:space="preserve"> </w:t>
      </w:r>
      <w:r>
        <w:rPr>
          <w:w w:val="110"/>
        </w:rPr>
        <w:t>the</w:t>
      </w:r>
      <w:r>
        <w:rPr>
          <w:spacing w:val="-7"/>
          <w:w w:val="110"/>
        </w:rPr>
        <w:t xml:space="preserve"> </w:t>
      </w:r>
      <w:r>
        <w:rPr>
          <w:w w:val="110"/>
        </w:rPr>
        <w:t>reaction</w:t>
      </w:r>
      <w:r>
        <w:rPr>
          <w:spacing w:val="-7"/>
          <w:w w:val="110"/>
        </w:rPr>
        <w:t xml:space="preserve"> </w:t>
      </w:r>
      <w:r>
        <w:rPr>
          <w:w w:val="110"/>
        </w:rPr>
        <w:t>node</w:t>
      </w:r>
      <w:r>
        <w:rPr>
          <w:spacing w:val="-7"/>
          <w:w w:val="110"/>
        </w:rPr>
        <w:t xml:space="preserve"> </w:t>
      </w:r>
      <w:r>
        <w:rPr>
          <w:w w:val="110"/>
        </w:rPr>
        <w:t>in</w:t>
      </w:r>
      <w:r>
        <w:rPr>
          <w:spacing w:val="-7"/>
          <w:w w:val="110"/>
        </w:rPr>
        <w:t xml:space="preserve"> </w:t>
      </w:r>
      <w:r>
        <w:rPr>
          <w:w w:val="110"/>
        </w:rPr>
        <w:t>Frame3DD.</w:t>
      </w:r>
    </w:p>
    <w:p w:rsidR="00012D33" w:rsidRDefault="0009622D">
      <w:pPr>
        <w:pStyle w:val="BodyText"/>
        <w:spacing w:line="264" w:lineRule="exact"/>
        <w:ind w:left="100" w:right="117" w:firstLine="298"/>
        <w:jc w:val="both"/>
      </w:pPr>
      <w:r>
        <w:rPr>
          <w:w w:val="110"/>
        </w:rPr>
        <w:t>The restoring force is calculated as the smallest possible restoring force after a displacement in any angular direction in the mooring model. Since the alignment of the mooring lines relative to the incoming wind direction is arbitrary, a maximum offset is simulated at 2</w:t>
      </w:r>
      <w:r>
        <w:rPr>
          <w:rFonts w:ascii="Meiryo" w:hAnsi="Meiryo"/>
          <w:i/>
          <w:w w:val="110"/>
          <w:position w:val="7"/>
          <w:sz w:val="14"/>
        </w:rPr>
        <w:t xml:space="preserve">◦ </w:t>
      </w:r>
      <w:r>
        <w:rPr>
          <w:w w:val="110"/>
        </w:rPr>
        <w:t>increments around the unit circle. Also recorded in this survey is the maximum mooring line tension in any line, in any direction, for comparison against the minimum breaking load value,</w:t>
      </w:r>
    </w:p>
    <w:p w:rsidR="00012D33" w:rsidRDefault="00012D33">
      <w:pPr>
        <w:pStyle w:val="BodyText"/>
        <w:spacing w:before="1"/>
        <w:rPr>
          <w:sz w:val="12"/>
        </w:rPr>
      </w:pPr>
    </w:p>
    <w:p w:rsidR="00012D33" w:rsidRDefault="00012D33">
      <w:pPr>
        <w:rPr>
          <w:sz w:val="12"/>
        </w:rPr>
        <w:sectPr w:rsidR="00012D33">
          <w:pgSz w:w="12240" w:h="15840"/>
          <w:pgMar w:top="1400" w:right="1320" w:bottom="980" w:left="1340" w:header="0" w:footer="792" w:gutter="0"/>
          <w:cols w:space="720"/>
        </w:sectPr>
      </w:pPr>
    </w:p>
    <w:p w:rsidR="00012D33" w:rsidRDefault="0009622D">
      <w:pPr>
        <w:tabs>
          <w:tab w:val="left" w:pos="2843"/>
        </w:tabs>
        <w:spacing w:before="104" w:line="204" w:lineRule="exact"/>
        <w:ind w:left="883"/>
        <w:rPr>
          <w:sz w:val="20"/>
        </w:rPr>
      </w:pPr>
      <w:proofErr w:type="gramStart"/>
      <w:r>
        <w:rPr>
          <w:i/>
          <w:w w:val="125"/>
          <w:position w:val="3"/>
          <w:sz w:val="20"/>
        </w:rPr>
        <w:t>F</w:t>
      </w:r>
      <w:proofErr w:type="spellStart"/>
      <w:r>
        <w:rPr>
          <w:rFonts w:ascii="Arial"/>
          <w:i/>
          <w:w w:val="125"/>
          <w:sz w:val="14"/>
        </w:rPr>
        <w:t>x,restore</w:t>
      </w:r>
      <w:proofErr w:type="spellEnd"/>
      <w:proofErr w:type="gramEnd"/>
      <w:r>
        <w:rPr>
          <w:rFonts w:ascii="Arial"/>
          <w:i/>
          <w:w w:val="125"/>
          <w:sz w:val="14"/>
        </w:rPr>
        <w:t xml:space="preserve"> </w:t>
      </w:r>
      <w:r>
        <w:rPr>
          <w:w w:val="125"/>
          <w:position w:val="3"/>
          <w:sz w:val="20"/>
        </w:rPr>
        <w:t>=</w:t>
      </w:r>
      <w:r>
        <w:rPr>
          <w:spacing w:val="-33"/>
          <w:w w:val="125"/>
          <w:position w:val="3"/>
          <w:sz w:val="20"/>
        </w:rPr>
        <w:t xml:space="preserve"> </w:t>
      </w:r>
      <w:r>
        <w:rPr>
          <w:w w:val="125"/>
          <w:position w:val="3"/>
          <w:sz w:val="20"/>
        </w:rPr>
        <w:t>min</w:t>
      </w:r>
      <w:r>
        <w:rPr>
          <w:spacing w:val="-41"/>
          <w:w w:val="125"/>
          <w:position w:val="3"/>
          <w:sz w:val="20"/>
        </w:rPr>
        <w:t xml:space="preserve"> </w:t>
      </w:r>
      <w:r>
        <w:rPr>
          <w:i/>
          <w:w w:val="125"/>
          <w:position w:val="3"/>
          <w:sz w:val="20"/>
        </w:rPr>
        <w:t>F</w:t>
      </w:r>
      <w:proofErr w:type="spellStart"/>
      <w:r>
        <w:rPr>
          <w:rFonts w:ascii="Arial"/>
          <w:i/>
          <w:w w:val="125"/>
          <w:sz w:val="14"/>
        </w:rPr>
        <w:t>x,i</w:t>
      </w:r>
      <w:proofErr w:type="spellEnd"/>
      <w:r>
        <w:rPr>
          <w:rFonts w:ascii="Arial"/>
          <w:i/>
          <w:w w:val="125"/>
          <w:sz w:val="14"/>
        </w:rPr>
        <w:tab/>
      </w:r>
      <w:r>
        <w:rPr>
          <w:rFonts w:ascii="Arial"/>
          <w:w w:val="125"/>
          <w:position w:val="3"/>
          <w:sz w:val="20"/>
        </w:rPr>
        <w:t>T</w:t>
      </w:r>
      <w:r>
        <w:rPr>
          <w:rFonts w:ascii="Arial"/>
          <w:i/>
          <w:w w:val="125"/>
          <w:sz w:val="14"/>
        </w:rPr>
        <w:t xml:space="preserve">moor </w:t>
      </w:r>
      <w:r>
        <w:rPr>
          <w:w w:val="125"/>
          <w:position w:val="3"/>
          <w:sz w:val="20"/>
        </w:rPr>
        <w:t>=</w:t>
      </w:r>
      <w:r>
        <w:rPr>
          <w:spacing w:val="17"/>
          <w:w w:val="125"/>
          <w:position w:val="3"/>
          <w:sz w:val="20"/>
        </w:rPr>
        <w:t xml:space="preserve"> </w:t>
      </w:r>
      <w:r>
        <w:rPr>
          <w:w w:val="125"/>
          <w:position w:val="3"/>
          <w:sz w:val="20"/>
        </w:rPr>
        <w:t>max</w:t>
      </w:r>
    </w:p>
    <w:p w:rsidR="00012D33" w:rsidRDefault="0009622D">
      <w:pPr>
        <w:tabs>
          <w:tab w:val="left" w:pos="908"/>
          <w:tab w:val="left" w:pos="4968"/>
        </w:tabs>
        <w:spacing w:before="16" w:line="292" w:lineRule="exact"/>
        <w:ind w:left="90"/>
        <w:rPr>
          <w:sz w:val="20"/>
        </w:rPr>
      </w:pPr>
      <w:r>
        <w:br w:type="column"/>
      </w:r>
      <w:proofErr w:type="gramStart"/>
      <w:r>
        <w:rPr>
          <w:rFonts w:ascii="Arial" w:hAnsi="Arial"/>
          <w:w w:val="120"/>
          <w:sz w:val="20"/>
        </w:rPr>
        <w:t>T</w:t>
      </w:r>
      <w:proofErr w:type="spellStart"/>
      <w:r>
        <w:rPr>
          <w:rFonts w:ascii="Arial" w:hAnsi="Arial"/>
          <w:i/>
          <w:w w:val="120"/>
          <w:position w:val="-2"/>
          <w:sz w:val="14"/>
        </w:rPr>
        <w:t>l,i</w:t>
      </w:r>
      <w:proofErr w:type="spellEnd"/>
      <w:proofErr w:type="gramEnd"/>
      <w:r>
        <w:rPr>
          <w:rFonts w:ascii="Arial" w:hAnsi="Arial"/>
          <w:i/>
          <w:spacing w:val="-1"/>
          <w:w w:val="120"/>
          <w:position w:val="-2"/>
          <w:sz w:val="14"/>
        </w:rPr>
        <w:t xml:space="preserve"> </w:t>
      </w:r>
      <w:r>
        <w:rPr>
          <w:sz w:val="20"/>
        </w:rPr>
        <w:t>;</w:t>
      </w:r>
      <w:r>
        <w:rPr>
          <w:sz w:val="20"/>
        </w:rPr>
        <w:tab/>
      </w:r>
      <w:r>
        <w:rPr>
          <w:i/>
          <w:sz w:val="20"/>
        </w:rPr>
        <w:t>L</w:t>
      </w:r>
      <w:r>
        <w:rPr>
          <w:i/>
          <w:spacing w:val="1"/>
          <w:sz w:val="20"/>
        </w:rPr>
        <w:t xml:space="preserve"> </w:t>
      </w:r>
      <w:r>
        <w:rPr>
          <w:w w:val="120"/>
          <w:sz w:val="20"/>
        </w:rPr>
        <w:t>=</w:t>
      </w:r>
      <w:r>
        <w:rPr>
          <w:spacing w:val="-9"/>
          <w:w w:val="120"/>
          <w:sz w:val="20"/>
        </w:rPr>
        <w:t xml:space="preserve"> </w:t>
      </w:r>
      <w:r>
        <w:rPr>
          <w:rFonts w:ascii="Meiryo" w:hAnsi="Meiryo"/>
          <w:i/>
          <w:sz w:val="20"/>
        </w:rPr>
        <w:t>{</w:t>
      </w:r>
      <w:r>
        <w:rPr>
          <w:sz w:val="20"/>
        </w:rPr>
        <w:t>1</w:t>
      </w:r>
      <w:r>
        <w:rPr>
          <w:i/>
          <w:sz w:val="20"/>
        </w:rPr>
        <w:t>,</w:t>
      </w:r>
      <w:r>
        <w:rPr>
          <w:i/>
          <w:spacing w:val="-20"/>
          <w:sz w:val="20"/>
        </w:rPr>
        <w:t xml:space="preserve"> </w:t>
      </w:r>
      <w:r>
        <w:rPr>
          <w:sz w:val="20"/>
        </w:rPr>
        <w:t>2</w:t>
      </w:r>
      <w:r>
        <w:rPr>
          <w:spacing w:val="-20"/>
          <w:sz w:val="20"/>
        </w:rPr>
        <w:t xml:space="preserve"> </w:t>
      </w:r>
      <w:r>
        <w:rPr>
          <w:i/>
          <w:sz w:val="20"/>
        </w:rPr>
        <w:t>.</w:t>
      </w:r>
      <w:r>
        <w:rPr>
          <w:i/>
          <w:spacing w:val="-20"/>
          <w:sz w:val="20"/>
        </w:rPr>
        <w:t xml:space="preserve"> </w:t>
      </w:r>
      <w:r>
        <w:rPr>
          <w:i/>
          <w:sz w:val="20"/>
        </w:rPr>
        <w:t>.</w:t>
      </w:r>
      <w:r>
        <w:rPr>
          <w:i/>
          <w:spacing w:val="-20"/>
          <w:sz w:val="20"/>
        </w:rPr>
        <w:t xml:space="preserve"> </w:t>
      </w:r>
      <w:r>
        <w:rPr>
          <w:i/>
          <w:sz w:val="20"/>
        </w:rPr>
        <w:t>.</w:t>
      </w:r>
      <w:r>
        <w:rPr>
          <w:i/>
          <w:spacing w:val="-20"/>
          <w:sz w:val="20"/>
        </w:rPr>
        <w:t xml:space="preserve"> </w:t>
      </w:r>
      <w:proofErr w:type="spellStart"/>
      <w:r>
        <w:rPr>
          <w:i/>
          <w:sz w:val="20"/>
        </w:rPr>
        <w:t>nlines</w:t>
      </w:r>
      <w:proofErr w:type="spellEnd"/>
      <w:r>
        <w:rPr>
          <w:rFonts w:ascii="Meiryo" w:hAnsi="Meiryo"/>
          <w:i/>
          <w:sz w:val="20"/>
        </w:rPr>
        <w:t>}</w:t>
      </w:r>
      <w:r>
        <w:rPr>
          <w:rFonts w:ascii="Meiryo" w:hAnsi="Meiryo"/>
          <w:i/>
          <w:spacing w:val="-38"/>
          <w:sz w:val="20"/>
        </w:rPr>
        <w:t xml:space="preserve"> </w:t>
      </w:r>
      <w:r>
        <w:rPr>
          <w:i/>
          <w:sz w:val="20"/>
        </w:rPr>
        <w:t>,</w:t>
      </w:r>
      <w:r>
        <w:rPr>
          <w:i/>
          <w:spacing w:val="11"/>
          <w:sz w:val="20"/>
        </w:rPr>
        <w:t xml:space="preserve"> </w:t>
      </w:r>
      <w:r>
        <w:rPr>
          <w:i/>
          <w:sz w:val="20"/>
        </w:rPr>
        <w:t>a</w:t>
      </w:r>
      <w:r>
        <w:rPr>
          <w:i/>
          <w:spacing w:val="1"/>
          <w:sz w:val="20"/>
        </w:rPr>
        <w:t xml:space="preserve"> </w:t>
      </w:r>
      <w:r>
        <w:rPr>
          <w:w w:val="120"/>
          <w:sz w:val="20"/>
        </w:rPr>
        <w:t>=</w:t>
      </w:r>
      <w:r>
        <w:rPr>
          <w:spacing w:val="-9"/>
          <w:w w:val="120"/>
          <w:sz w:val="20"/>
        </w:rPr>
        <w:t xml:space="preserve"> </w:t>
      </w:r>
      <w:r>
        <w:rPr>
          <w:rFonts w:ascii="Meiryo" w:hAnsi="Meiryo"/>
          <w:i/>
          <w:spacing w:val="2"/>
          <w:sz w:val="20"/>
        </w:rPr>
        <w:t>{</w:t>
      </w:r>
      <w:r>
        <w:rPr>
          <w:spacing w:val="2"/>
          <w:sz w:val="20"/>
        </w:rPr>
        <w:t>0</w:t>
      </w:r>
      <w:r>
        <w:rPr>
          <w:rFonts w:ascii="Meiryo" w:hAnsi="Meiryo"/>
          <w:i/>
          <w:spacing w:val="2"/>
          <w:position w:val="8"/>
          <w:sz w:val="14"/>
        </w:rPr>
        <w:t>◦</w:t>
      </w:r>
      <w:r>
        <w:rPr>
          <w:i/>
          <w:spacing w:val="2"/>
          <w:sz w:val="20"/>
        </w:rPr>
        <w:t>,</w:t>
      </w:r>
      <w:r>
        <w:rPr>
          <w:i/>
          <w:spacing w:val="-20"/>
          <w:sz w:val="20"/>
        </w:rPr>
        <w:t xml:space="preserve"> </w:t>
      </w:r>
      <w:r>
        <w:rPr>
          <w:sz w:val="20"/>
        </w:rPr>
        <w:t>2</w:t>
      </w:r>
      <w:r>
        <w:rPr>
          <w:rFonts w:ascii="Meiryo" w:hAnsi="Meiryo"/>
          <w:i/>
          <w:position w:val="8"/>
          <w:sz w:val="14"/>
        </w:rPr>
        <w:t>◦</w:t>
      </w:r>
      <w:r>
        <w:rPr>
          <w:rFonts w:ascii="Meiryo" w:hAnsi="Meiryo"/>
          <w:i/>
          <w:spacing w:val="-8"/>
          <w:position w:val="8"/>
          <w:sz w:val="14"/>
        </w:rPr>
        <w:t xml:space="preserve"> </w:t>
      </w:r>
      <w:r>
        <w:rPr>
          <w:i/>
          <w:sz w:val="20"/>
        </w:rPr>
        <w:t>.</w:t>
      </w:r>
      <w:r>
        <w:rPr>
          <w:i/>
          <w:spacing w:val="-20"/>
          <w:sz w:val="20"/>
        </w:rPr>
        <w:t xml:space="preserve"> </w:t>
      </w:r>
      <w:r>
        <w:rPr>
          <w:i/>
          <w:sz w:val="20"/>
        </w:rPr>
        <w:t>.</w:t>
      </w:r>
      <w:r>
        <w:rPr>
          <w:i/>
          <w:spacing w:val="-20"/>
          <w:sz w:val="20"/>
        </w:rPr>
        <w:t xml:space="preserve"> </w:t>
      </w:r>
      <w:r>
        <w:rPr>
          <w:i/>
          <w:sz w:val="20"/>
        </w:rPr>
        <w:t>.</w:t>
      </w:r>
      <w:r>
        <w:rPr>
          <w:i/>
          <w:spacing w:val="-20"/>
          <w:sz w:val="20"/>
        </w:rPr>
        <w:t xml:space="preserve"> </w:t>
      </w:r>
      <w:r>
        <w:rPr>
          <w:sz w:val="20"/>
        </w:rPr>
        <w:t>360</w:t>
      </w:r>
      <w:r>
        <w:rPr>
          <w:rFonts w:ascii="Meiryo" w:hAnsi="Meiryo"/>
          <w:i/>
          <w:position w:val="8"/>
          <w:sz w:val="14"/>
        </w:rPr>
        <w:t>◦</w:t>
      </w:r>
      <w:r>
        <w:rPr>
          <w:rFonts w:ascii="Meiryo" w:hAnsi="Meiryo"/>
          <w:i/>
          <w:sz w:val="20"/>
        </w:rPr>
        <w:t>}</w:t>
      </w:r>
      <w:r>
        <w:rPr>
          <w:rFonts w:ascii="Meiryo" w:hAnsi="Meiryo"/>
          <w:i/>
          <w:sz w:val="20"/>
        </w:rPr>
        <w:tab/>
      </w:r>
      <w:r>
        <w:rPr>
          <w:sz w:val="20"/>
        </w:rPr>
        <w:t>(12)</w:t>
      </w:r>
    </w:p>
    <w:p w:rsidR="00012D33" w:rsidRDefault="00012D33">
      <w:pPr>
        <w:spacing w:line="292" w:lineRule="exact"/>
        <w:rPr>
          <w:sz w:val="20"/>
        </w:rPr>
        <w:sectPr w:rsidR="00012D33">
          <w:type w:val="continuous"/>
          <w:pgSz w:w="12240" w:h="15840"/>
          <w:pgMar w:top="1500" w:right="1320" w:bottom="980" w:left="1340" w:header="720" w:footer="720" w:gutter="0"/>
          <w:cols w:num="2" w:space="720" w:equalWidth="0">
            <w:col w:w="4098" w:space="40"/>
            <w:col w:w="5442"/>
          </w:cols>
        </w:sectPr>
      </w:pPr>
    </w:p>
    <w:p w:rsidR="00012D33" w:rsidRDefault="0009622D">
      <w:pPr>
        <w:tabs>
          <w:tab w:val="left" w:pos="3629"/>
        </w:tabs>
        <w:spacing w:line="175" w:lineRule="exact"/>
        <w:ind w:left="1988"/>
        <w:rPr>
          <w:rFonts w:ascii="Arial" w:hAnsi="Arial"/>
          <w:i/>
          <w:sz w:val="14"/>
        </w:rPr>
      </w:pPr>
      <w:proofErr w:type="spellStart"/>
      <w:r>
        <w:rPr>
          <w:rFonts w:ascii="Arial" w:hAnsi="Arial"/>
          <w:i/>
          <w:w w:val="130"/>
          <w:sz w:val="14"/>
        </w:rPr>
        <w:t>i</w:t>
      </w:r>
      <w:r>
        <w:rPr>
          <w:rFonts w:ascii="Meiryo" w:hAnsi="Meiryo"/>
          <w:i/>
          <w:w w:val="130"/>
          <w:sz w:val="14"/>
        </w:rPr>
        <w:t>∈</w:t>
      </w:r>
      <w:r>
        <w:rPr>
          <w:rFonts w:ascii="Arial" w:hAnsi="Arial"/>
          <w:i/>
          <w:w w:val="130"/>
          <w:sz w:val="14"/>
        </w:rPr>
        <w:t>a</w:t>
      </w:r>
      <w:proofErr w:type="spellEnd"/>
      <w:r>
        <w:rPr>
          <w:rFonts w:ascii="Arial" w:hAnsi="Arial"/>
          <w:i/>
          <w:w w:val="130"/>
          <w:sz w:val="14"/>
        </w:rPr>
        <w:tab/>
      </w:r>
      <w:proofErr w:type="spellStart"/>
      <w:r>
        <w:rPr>
          <w:rFonts w:ascii="Arial" w:hAnsi="Arial"/>
          <w:i/>
          <w:w w:val="130"/>
          <w:sz w:val="14"/>
        </w:rPr>
        <w:t>l</w:t>
      </w:r>
      <w:r>
        <w:rPr>
          <w:rFonts w:ascii="Meiryo" w:hAnsi="Meiryo"/>
          <w:i/>
          <w:w w:val="130"/>
          <w:sz w:val="14"/>
        </w:rPr>
        <w:t>∈</w:t>
      </w:r>
      <w:proofErr w:type="gramStart"/>
      <w:r>
        <w:rPr>
          <w:rFonts w:ascii="Arial" w:hAnsi="Arial"/>
          <w:i/>
          <w:w w:val="130"/>
          <w:sz w:val="14"/>
        </w:rPr>
        <w:t>L,i</w:t>
      </w:r>
      <w:proofErr w:type="gramEnd"/>
      <w:r>
        <w:rPr>
          <w:rFonts w:ascii="Meiryo" w:hAnsi="Meiryo"/>
          <w:i/>
          <w:w w:val="130"/>
          <w:sz w:val="14"/>
        </w:rPr>
        <w:t>∈</w:t>
      </w:r>
      <w:r>
        <w:rPr>
          <w:rFonts w:ascii="Arial" w:hAnsi="Arial"/>
          <w:i/>
          <w:w w:val="130"/>
          <w:sz w:val="14"/>
        </w:rPr>
        <w:t>a</w:t>
      </w:r>
      <w:proofErr w:type="spellEnd"/>
    </w:p>
    <w:p w:rsidR="00012D33" w:rsidRDefault="0009622D">
      <w:pPr>
        <w:pStyle w:val="BodyText"/>
        <w:spacing w:before="175"/>
        <w:ind w:left="100"/>
        <w:jc w:val="both"/>
      </w:pPr>
      <w:r>
        <w:rPr>
          <w:w w:val="110"/>
        </w:rPr>
        <w:t xml:space="preserve">where </w:t>
      </w:r>
      <w:proofErr w:type="gramStart"/>
      <w:r>
        <w:rPr>
          <w:i/>
          <w:w w:val="110"/>
        </w:rPr>
        <w:t>F</w:t>
      </w:r>
      <w:r>
        <w:rPr>
          <w:rFonts w:ascii="Arial"/>
          <w:i/>
          <w:w w:val="110"/>
          <w:position w:val="-2"/>
          <w:sz w:val="14"/>
        </w:rPr>
        <w:t xml:space="preserve">x  </w:t>
      </w:r>
      <w:r>
        <w:rPr>
          <w:w w:val="110"/>
        </w:rPr>
        <w:t>is</w:t>
      </w:r>
      <w:proofErr w:type="gramEnd"/>
      <w:r>
        <w:rPr>
          <w:w w:val="110"/>
        </w:rPr>
        <w:t xml:space="preserve"> the surge force and </w:t>
      </w:r>
      <w:r>
        <w:rPr>
          <w:rFonts w:ascii="Arial"/>
          <w:w w:val="110"/>
        </w:rPr>
        <w:t xml:space="preserve">T </w:t>
      </w:r>
      <w:r>
        <w:rPr>
          <w:w w:val="110"/>
        </w:rPr>
        <w:t>is the tension.  If restoring force at this maximum offset is greater   than</w:t>
      </w:r>
    </w:p>
    <w:p w:rsidR="00012D33" w:rsidRDefault="0009622D">
      <w:pPr>
        <w:pStyle w:val="BodyText"/>
        <w:spacing w:before="61" w:line="182" w:lineRule="auto"/>
        <w:ind w:left="100" w:right="118"/>
        <w:jc w:val="both"/>
      </w:pPr>
      <w:r>
        <w:rPr>
          <w:w w:val="105"/>
        </w:rPr>
        <w:t xml:space="preserve">the surge force applied, then the system is considered stable in surge. Since the wind and wave profiles are essentially 2-D in the </w:t>
      </w:r>
      <w:r>
        <w:rPr>
          <w:i/>
          <w:w w:val="105"/>
        </w:rPr>
        <w:t xml:space="preserve">x </w:t>
      </w:r>
      <w:r>
        <w:rPr>
          <w:rFonts w:ascii="Meiryo" w:hAnsi="Meiryo"/>
          <w:i/>
          <w:w w:val="105"/>
        </w:rPr>
        <w:t xml:space="preserve">− </w:t>
      </w:r>
      <w:r>
        <w:rPr>
          <w:i/>
          <w:w w:val="105"/>
        </w:rPr>
        <w:t xml:space="preserve">z </w:t>
      </w:r>
      <w:r>
        <w:rPr>
          <w:w w:val="105"/>
        </w:rPr>
        <w:t>plane, the sway stability is given the same status as surge stability.</w:t>
      </w:r>
    </w:p>
    <w:p w:rsidR="00012D33" w:rsidRDefault="0009622D">
      <w:pPr>
        <w:pStyle w:val="Heading4"/>
        <w:numPr>
          <w:ilvl w:val="2"/>
          <w:numId w:val="13"/>
        </w:numPr>
        <w:tabs>
          <w:tab w:val="left" w:pos="801"/>
        </w:tabs>
        <w:spacing w:before="288"/>
        <w:ind w:left="800" w:hanging="700"/>
        <w:jc w:val="both"/>
      </w:pPr>
      <w:bookmarkStart w:id="139" w:name="Pitch_Stability"/>
      <w:bookmarkEnd w:id="139"/>
      <w:r>
        <w:rPr>
          <w:w w:val="120"/>
        </w:rPr>
        <w:t>Pitch</w:t>
      </w:r>
      <w:r>
        <w:rPr>
          <w:spacing w:val="-5"/>
          <w:w w:val="120"/>
        </w:rPr>
        <w:t xml:space="preserve"> </w:t>
      </w:r>
      <w:r>
        <w:rPr>
          <w:w w:val="120"/>
        </w:rPr>
        <w:t>Stability</w:t>
      </w:r>
    </w:p>
    <w:p w:rsidR="00012D33" w:rsidRDefault="0009622D">
      <w:pPr>
        <w:pStyle w:val="BodyText"/>
        <w:spacing w:before="161" w:line="273" w:lineRule="auto"/>
        <w:ind w:left="100" w:right="117"/>
        <w:jc w:val="both"/>
      </w:pPr>
      <w:r>
        <w:rPr>
          <w:w w:val="110"/>
        </w:rPr>
        <w:t>The</w:t>
      </w:r>
      <w:r>
        <w:rPr>
          <w:spacing w:val="-5"/>
          <w:w w:val="110"/>
        </w:rPr>
        <w:t xml:space="preserve"> </w:t>
      </w:r>
      <w:r>
        <w:rPr>
          <w:w w:val="110"/>
        </w:rPr>
        <w:t>approach</w:t>
      </w:r>
      <w:r>
        <w:rPr>
          <w:spacing w:val="-5"/>
          <w:w w:val="110"/>
        </w:rPr>
        <w:t xml:space="preserve"> </w:t>
      </w:r>
      <w:r>
        <w:rPr>
          <w:w w:val="110"/>
        </w:rPr>
        <w:t>to</w:t>
      </w:r>
      <w:r>
        <w:rPr>
          <w:spacing w:val="-5"/>
          <w:w w:val="110"/>
        </w:rPr>
        <w:t xml:space="preserve"> </w:t>
      </w:r>
      <w:r>
        <w:rPr>
          <w:w w:val="110"/>
        </w:rPr>
        <w:t>pitch</w:t>
      </w:r>
      <w:r>
        <w:rPr>
          <w:spacing w:val="-5"/>
          <w:w w:val="110"/>
        </w:rPr>
        <w:t xml:space="preserve"> </w:t>
      </w:r>
      <w:r>
        <w:rPr>
          <w:w w:val="110"/>
        </w:rPr>
        <w:t>stability</w:t>
      </w:r>
      <w:r>
        <w:rPr>
          <w:spacing w:val="-5"/>
          <w:w w:val="110"/>
        </w:rPr>
        <w:t xml:space="preserve"> </w:t>
      </w:r>
      <w:r>
        <w:rPr>
          <w:w w:val="110"/>
        </w:rPr>
        <w:t>determination</w:t>
      </w:r>
      <w:r>
        <w:rPr>
          <w:spacing w:val="-6"/>
          <w:w w:val="110"/>
        </w:rPr>
        <w:t xml:space="preserve"> </w:t>
      </w:r>
      <w:r>
        <w:rPr>
          <w:w w:val="110"/>
        </w:rPr>
        <w:t>is</w:t>
      </w:r>
      <w:r>
        <w:rPr>
          <w:spacing w:val="-5"/>
          <w:w w:val="110"/>
        </w:rPr>
        <w:t xml:space="preserve"> </w:t>
      </w:r>
      <w:proofErr w:type="gramStart"/>
      <w:r>
        <w:rPr>
          <w:w w:val="110"/>
        </w:rPr>
        <w:t>similar</w:t>
      </w:r>
      <w:r>
        <w:rPr>
          <w:spacing w:val="-5"/>
          <w:w w:val="110"/>
        </w:rPr>
        <w:t xml:space="preserve"> </w:t>
      </w:r>
      <w:r>
        <w:rPr>
          <w:w w:val="110"/>
        </w:rPr>
        <w:t>to</w:t>
      </w:r>
      <w:proofErr w:type="gramEnd"/>
      <w:r>
        <w:rPr>
          <w:spacing w:val="-5"/>
          <w:w w:val="110"/>
        </w:rPr>
        <w:t xml:space="preserve"> </w:t>
      </w:r>
      <w:r>
        <w:rPr>
          <w:w w:val="110"/>
        </w:rPr>
        <w:t>that</w:t>
      </w:r>
      <w:r>
        <w:rPr>
          <w:spacing w:val="-5"/>
          <w:w w:val="110"/>
        </w:rPr>
        <w:t xml:space="preserve"> </w:t>
      </w:r>
      <w:r>
        <w:rPr>
          <w:w w:val="110"/>
        </w:rPr>
        <w:t>of</w:t>
      </w:r>
      <w:r>
        <w:rPr>
          <w:spacing w:val="-5"/>
          <w:w w:val="110"/>
        </w:rPr>
        <w:t xml:space="preserve"> </w:t>
      </w:r>
      <w:r>
        <w:rPr>
          <w:w w:val="110"/>
        </w:rPr>
        <w:t>surge</w:t>
      </w:r>
      <w:r>
        <w:rPr>
          <w:spacing w:val="-5"/>
          <w:w w:val="110"/>
        </w:rPr>
        <w:t xml:space="preserve"> </w:t>
      </w:r>
      <w:r>
        <w:rPr>
          <w:spacing w:val="-3"/>
          <w:w w:val="110"/>
        </w:rPr>
        <w:t>stability.</w:t>
      </w:r>
      <w:r>
        <w:rPr>
          <w:spacing w:val="22"/>
          <w:w w:val="110"/>
        </w:rPr>
        <w:t xml:space="preserve"> </w:t>
      </w:r>
      <w:r>
        <w:rPr>
          <w:w w:val="110"/>
        </w:rPr>
        <w:t>The</w:t>
      </w:r>
      <w:r>
        <w:rPr>
          <w:spacing w:val="-5"/>
          <w:w w:val="110"/>
        </w:rPr>
        <w:t xml:space="preserve"> </w:t>
      </w:r>
      <w:r>
        <w:rPr>
          <w:w w:val="110"/>
        </w:rPr>
        <w:t>total</w:t>
      </w:r>
      <w:r>
        <w:rPr>
          <w:spacing w:val="-6"/>
          <w:w w:val="110"/>
        </w:rPr>
        <w:t xml:space="preserve"> </w:t>
      </w:r>
      <w:r>
        <w:rPr>
          <w:w w:val="110"/>
        </w:rPr>
        <w:t>pitching</w:t>
      </w:r>
      <w:r>
        <w:rPr>
          <w:spacing w:val="-5"/>
          <w:w w:val="110"/>
        </w:rPr>
        <w:t xml:space="preserve"> </w:t>
      </w:r>
      <w:r>
        <w:rPr>
          <w:w w:val="110"/>
        </w:rPr>
        <w:t>moment on</w:t>
      </w:r>
      <w:r>
        <w:rPr>
          <w:spacing w:val="-10"/>
          <w:w w:val="110"/>
        </w:rPr>
        <w:t xml:space="preserve"> </w:t>
      </w:r>
      <w:r>
        <w:rPr>
          <w:w w:val="110"/>
        </w:rPr>
        <w:t>the</w:t>
      </w:r>
      <w:r>
        <w:rPr>
          <w:spacing w:val="-9"/>
          <w:w w:val="110"/>
        </w:rPr>
        <w:t xml:space="preserve"> </w:t>
      </w:r>
      <w:r>
        <w:rPr>
          <w:w w:val="110"/>
        </w:rPr>
        <w:t>floating</w:t>
      </w:r>
      <w:r>
        <w:rPr>
          <w:spacing w:val="-10"/>
          <w:w w:val="110"/>
        </w:rPr>
        <w:t xml:space="preserve"> </w:t>
      </w:r>
      <w:r>
        <w:rPr>
          <w:w w:val="110"/>
        </w:rPr>
        <w:t>turbine</w:t>
      </w:r>
      <w:r>
        <w:rPr>
          <w:spacing w:val="-10"/>
          <w:w w:val="110"/>
        </w:rPr>
        <w:t xml:space="preserve"> </w:t>
      </w:r>
      <w:r>
        <w:rPr>
          <w:w w:val="110"/>
        </w:rPr>
        <w:t>is</w:t>
      </w:r>
      <w:r>
        <w:rPr>
          <w:spacing w:val="-10"/>
          <w:w w:val="110"/>
        </w:rPr>
        <w:t xml:space="preserve"> </w:t>
      </w:r>
      <w:r>
        <w:rPr>
          <w:w w:val="110"/>
        </w:rPr>
        <w:t>calculated</w:t>
      </w:r>
      <w:r>
        <w:rPr>
          <w:spacing w:val="-9"/>
          <w:w w:val="110"/>
        </w:rPr>
        <w:t xml:space="preserve"> </w:t>
      </w:r>
      <w:r>
        <w:rPr>
          <w:w w:val="110"/>
        </w:rPr>
        <w:t>and</w:t>
      </w:r>
      <w:r>
        <w:rPr>
          <w:spacing w:val="-9"/>
          <w:w w:val="110"/>
        </w:rPr>
        <w:t xml:space="preserve"> </w:t>
      </w:r>
      <w:r>
        <w:rPr>
          <w:w w:val="110"/>
        </w:rPr>
        <w:t>compared</w:t>
      </w:r>
      <w:r>
        <w:rPr>
          <w:spacing w:val="-9"/>
          <w:w w:val="110"/>
        </w:rPr>
        <w:t xml:space="preserve"> </w:t>
      </w:r>
      <w:r>
        <w:rPr>
          <w:w w:val="110"/>
        </w:rPr>
        <w:t>to</w:t>
      </w:r>
      <w:r>
        <w:rPr>
          <w:spacing w:val="-10"/>
          <w:w w:val="110"/>
        </w:rPr>
        <w:t xml:space="preserve"> </w:t>
      </w:r>
      <w:r>
        <w:rPr>
          <w:w w:val="110"/>
        </w:rPr>
        <w:t>the</w:t>
      </w:r>
      <w:r>
        <w:rPr>
          <w:spacing w:val="-10"/>
          <w:w w:val="110"/>
        </w:rPr>
        <w:t xml:space="preserve"> </w:t>
      </w:r>
      <w:r>
        <w:rPr>
          <w:w w:val="110"/>
        </w:rPr>
        <w:t>restoring</w:t>
      </w:r>
      <w:r>
        <w:rPr>
          <w:spacing w:val="-9"/>
          <w:w w:val="110"/>
        </w:rPr>
        <w:t xml:space="preserve"> </w:t>
      </w:r>
      <w:r>
        <w:rPr>
          <w:w w:val="110"/>
        </w:rPr>
        <w:t>moment</w:t>
      </w:r>
      <w:r>
        <w:rPr>
          <w:spacing w:val="-9"/>
          <w:w w:val="110"/>
        </w:rPr>
        <w:t xml:space="preserve"> </w:t>
      </w:r>
      <w:r>
        <w:rPr>
          <w:w w:val="110"/>
        </w:rPr>
        <w:t>at</w:t>
      </w:r>
      <w:r>
        <w:rPr>
          <w:spacing w:val="-10"/>
          <w:w w:val="110"/>
        </w:rPr>
        <w:t xml:space="preserve"> </w:t>
      </w:r>
      <w:r>
        <w:rPr>
          <w:w w:val="110"/>
        </w:rPr>
        <w:t>the</w:t>
      </w:r>
      <w:r>
        <w:rPr>
          <w:spacing w:val="-9"/>
          <w:w w:val="110"/>
        </w:rPr>
        <w:t xml:space="preserve"> </w:t>
      </w:r>
      <w:r>
        <w:rPr>
          <w:w w:val="110"/>
        </w:rPr>
        <w:t>maximum</w:t>
      </w:r>
      <w:r>
        <w:rPr>
          <w:spacing w:val="-10"/>
          <w:w w:val="110"/>
        </w:rPr>
        <w:t xml:space="preserve"> </w:t>
      </w:r>
      <w:r>
        <w:rPr>
          <w:w w:val="110"/>
        </w:rPr>
        <w:t>allowable</w:t>
      </w:r>
      <w:r>
        <w:rPr>
          <w:spacing w:val="-9"/>
          <w:w w:val="110"/>
        </w:rPr>
        <w:t xml:space="preserve"> </w:t>
      </w:r>
      <w:r>
        <w:rPr>
          <w:w w:val="110"/>
        </w:rPr>
        <w:t xml:space="preserve">angle of heel. If the restoring moment at this max heel angle is greater than the pitching moment applied, the system is said to </w:t>
      </w:r>
      <w:r>
        <w:rPr>
          <w:spacing w:val="2"/>
          <w:w w:val="110"/>
        </w:rPr>
        <w:t xml:space="preserve">be </w:t>
      </w:r>
      <w:r>
        <w:rPr>
          <w:w w:val="110"/>
        </w:rPr>
        <w:t>statically stable in</w:t>
      </w:r>
      <w:r>
        <w:rPr>
          <w:spacing w:val="28"/>
          <w:w w:val="110"/>
        </w:rPr>
        <w:t xml:space="preserve"> </w:t>
      </w:r>
      <w:r>
        <w:rPr>
          <w:w w:val="110"/>
        </w:rPr>
        <w:t>pitch.</w:t>
      </w:r>
    </w:p>
    <w:p w:rsidR="00012D33" w:rsidRDefault="0009622D">
      <w:pPr>
        <w:pStyle w:val="BodyText"/>
        <w:spacing w:before="1" w:line="273" w:lineRule="auto"/>
        <w:ind w:left="100" w:right="117" w:firstLine="298"/>
        <w:jc w:val="both"/>
      </w:pPr>
      <w:proofErr w:type="gramStart"/>
      <w:r>
        <w:rPr>
          <w:w w:val="110"/>
        </w:rPr>
        <w:t>Similar</w:t>
      </w:r>
      <w:r>
        <w:rPr>
          <w:spacing w:val="-13"/>
          <w:w w:val="110"/>
        </w:rPr>
        <w:t xml:space="preserve"> </w:t>
      </w:r>
      <w:r>
        <w:rPr>
          <w:w w:val="110"/>
        </w:rPr>
        <w:t>to</w:t>
      </w:r>
      <w:proofErr w:type="gramEnd"/>
      <w:r>
        <w:rPr>
          <w:spacing w:val="-13"/>
          <w:w w:val="110"/>
        </w:rPr>
        <w:t xml:space="preserve"> </w:t>
      </w:r>
      <w:r>
        <w:rPr>
          <w:w w:val="110"/>
        </w:rPr>
        <w:t>the</w:t>
      </w:r>
      <w:r>
        <w:rPr>
          <w:spacing w:val="-13"/>
          <w:w w:val="110"/>
        </w:rPr>
        <w:t xml:space="preserve"> </w:t>
      </w:r>
      <w:r>
        <w:rPr>
          <w:w w:val="110"/>
        </w:rPr>
        <w:t>surge</w:t>
      </w:r>
      <w:r>
        <w:rPr>
          <w:spacing w:val="-13"/>
          <w:w w:val="110"/>
        </w:rPr>
        <w:t xml:space="preserve"> </w:t>
      </w:r>
      <w:r>
        <w:rPr>
          <w:w w:val="110"/>
        </w:rPr>
        <w:t>force</w:t>
      </w:r>
      <w:r>
        <w:rPr>
          <w:spacing w:val="-13"/>
          <w:w w:val="110"/>
        </w:rPr>
        <w:t xml:space="preserve"> </w:t>
      </w:r>
      <w:r>
        <w:rPr>
          <w:w w:val="110"/>
        </w:rPr>
        <w:t>calculation,</w:t>
      </w:r>
      <w:r>
        <w:rPr>
          <w:spacing w:val="-11"/>
          <w:w w:val="110"/>
        </w:rPr>
        <w:t xml:space="preserve"> </w:t>
      </w:r>
      <w:r>
        <w:rPr>
          <w:w w:val="110"/>
        </w:rPr>
        <w:t>the</w:t>
      </w:r>
      <w:r>
        <w:rPr>
          <w:spacing w:val="-13"/>
          <w:w w:val="110"/>
        </w:rPr>
        <w:t xml:space="preserve"> </w:t>
      </w:r>
      <w:r>
        <w:rPr>
          <w:w w:val="110"/>
        </w:rPr>
        <w:t>total</w:t>
      </w:r>
      <w:r>
        <w:rPr>
          <w:spacing w:val="-13"/>
          <w:w w:val="110"/>
        </w:rPr>
        <w:t xml:space="preserve"> </w:t>
      </w:r>
      <w:r>
        <w:rPr>
          <w:w w:val="110"/>
        </w:rPr>
        <w:t>pitching</w:t>
      </w:r>
      <w:r>
        <w:rPr>
          <w:spacing w:val="-13"/>
          <w:w w:val="110"/>
        </w:rPr>
        <w:t xml:space="preserve"> </w:t>
      </w:r>
      <w:r>
        <w:rPr>
          <w:w w:val="110"/>
        </w:rPr>
        <w:t>moment</w:t>
      </w:r>
      <w:r>
        <w:rPr>
          <w:spacing w:val="-13"/>
          <w:w w:val="110"/>
        </w:rPr>
        <w:t xml:space="preserve"> </w:t>
      </w:r>
      <w:r>
        <w:rPr>
          <w:w w:val="110"/>
        </w:rPr>
        <w:t>is</w:t>
      </w:r>
      <w:r>
        <w:rPr>
          <w:spacing w:val="-13"/>
          <w:w w:val="110"/>
        </w:rPr>
        <w:t xml:space="preserve"> </w:t>
      </w:r>
      <w:r>
        <w:rPr>
          <w:w w:val="110"/>
        </w:rPr>
        <w:t>determined</w:t>
      </w:r>
      <w:r>
        <w:rPr>
          <w:spacing w:val="-13"/>
          <w:w w:val="110"/>
        </w:rPr>
        <w:t xml:space="preserve"> </w:t>
      </w:r>
      <w:r>
        <w:rPr>
          <w:w w:val="110"/>
        </w:rPr>
        <w:t>from</w:t>
      </w:r>
      <w:r>
        <w:rPr>
          <w:spacing w:val="-13"/>
          <w:w w:val="110"/>
        </w:rPr>
        <w:t xml:space="preserve"> </w:t>
      </w:r>
      <w:r>
        <w:rPr>
          <w:w w:val="110"/>
        </w:rPr>
        <w:t>the</w:t>
      </w:r>
      <w:r>
        <w:rPr>
          <w:spacing w:val="-13"/>
          <w:w w:val="110"/>
        </w:rPr>
        <w:t xml:space="preserve"> </w:t>
      </w:r>
      <w:r>
        <w:rPr>
          <w:w w:val="110"/>
        </w:rPr>
        <w:t>reaction</w:t>
      </w:r>
      <w:r>
        <w:rPr>
          <w:spacing w:val="-13"/>
          <w:w w:val="110"/>
        </w:rPr>
        <w:t xml:space="preserve"> </w:t>
      </w:r>
      <w:r>
        <w:rPr>
          <w:w w:val="110"/>
        </w:rPr>
        <w:t xml:space="preserve">moment at the boundary condition in the </w:t>
      </w:r>
      <w:r>
        <w:rPr>
          <w:spacing w:val="-3"/>
          <w:w w:val="110"/>
        </w:rPr>
        <w:t xml:space="preserve">Frame3DD </w:t>
      </w:r>
      <w:r>
        <w:rPr>
          <w:w w:val="110"/>
        </w:rPr>
        <w:t xml:space="preserve">analysis. The pitching moment has contributions from the wind and </w:t>
      </w:r>
      <w:r>
        <w:rPr>
          <w:spacing w:val="-5"/>
          <w:w w:val="110"/>
        </w:rPr>
        <w:t xml:space="preserve">wave </w:t>
      </w:r>
      <w:r>
        <w:rPr>
          <w:w w:val="110"/>
        </w:rPr>
        <w:t>loads on the structure, the rotor forces and torques, the buoyancy forces on the submerged substructure, and the off-center weight of components (e.g. the</w:t>
      </w:r>
      <w:r>
        <w:rPr>
          <w:spacing w:val="-32"/>
          <w:w w:val="110"/>
        </w:rPr>
        <w:t xml:space="preserve"> </w:t>
      </w:r>
      <w:r>
        <w:rPr>
          <w:w w:val="110"/>
        </w:rPr>
        <w:t>RNA).</w:t>
      </w:r>
    </w:p>
    <w:p w:rsidR="00012D33" w:rsidRDefault="0009622D">
      <w:pPr>
        <w:pStyle w:val="BodyText"/>
        <w:spacing w:before="1" w:line="273" w:lineRule="auto"/>
        <w:ind w:left="100" w:right="117" w:firstLine="298"/>
        <w:jc w:val="both"/>
      </w:pPr>
      <w:r>
        <w:rPr>
          <w:w w:val="110"/>
        </w:rPr>
        <w:t>The</w:t>
      </w:r>
      <w:r>
        <w:rPr>
          <w:spacing w:val="-22"/>
          <w:w w:val="110"/>
        </w:rPr>
        <w:t xml:space="preserve"> </w:t>
      </w:r>
      <w:r>
        <w:rPr>
          <w:w w:val="110"/>
        </w:rPr>
        <w:t>restoring</w:t>
      </w:r>
      <w:r>
        <w:rPr>
          <w:spacing w:val="-22"/>
          <w:w w:val="110"/>
        </w:rPr>
        <w:t xml:space="preserve"> </w:t>
      </w:r>
      <w:r>
        <w:rPr>
          <w:w w:val="110"/>
        </w:rPr>
        <w:t>pitching</w:t>
      </w:r>
      <w:r>
        <w:rPr>
          <w:spacing w:val="-22"/>
          <w:w w:val="110"/>
        </w:rPr>
        <w:t xml:space="preserve"> </w:t>
      </w:r>
      <w:r>
        <w:rPr>
          <w:w w:val="110"/>
        </w:rPr>
        <w:t>moment</w:t>
      </w:r>
      <w:r>
        <w:rPr>
          <w:spacing w:val="-22"/>
          <w:w w:val="110"/>
        </w:rPr>
        <w:t xml:space="preserve"> </w:t>
      </w:r>
      <w:r>
        <w:rPr>
          <w:w w:val="110"/>
        </w:rPr>
        <w:t>has</w:t>
      </w:r>
      <w:r>
        <w:rPr>
          <w:spacing w:val="-22"/>
          <w:w w:val="110"/>
        </w:rPr>
        <w:t xml:space="preserve"> </w:t>
      </w:r>
      <w:r>
        <w:rPr>
          <w:spacing w:val="-4"/>
          <w:w w:val="110"/>
        </w:rPr>
        <w:t>two</w:t>
      </w:r>
      <w:r>
        <w:rPr>
          <w:spacing w:val="-22"/>
          <w:w w:val="110"/>
        </w:rPr>
        <w:t xml:space="preserve"> </w:t>
      </w:r>
      <w:r>
        <w:rPr>
          <w:w w:val="110"/>
        </w:rPr>
        <w:t>primary</w:t>
      </w:r>
      <w:r>
        <w:rPr>
          <w:spacing w:val="-22"/>
          <w:w w:val="110"/>
        </w:rPr>
        <w:t xml:space="preserve"> </w:t>
      </w:r>
      <w:r>
        <w:rPr>
          <w:w w:val="110"/>
        </w:rPr>
        <w:t>contributions.</w:t>
      </w:r>
      <w:r>
        <w:rPr>
          <w:spacing w:val="3"/>
          <w:w w:val="110"/>
        </w:rPr>
        <w:t xml:space="preserve"> </w:t>
      </w:r>
      <w:r>
        <w:rPr>
          <w:w w:val="110"/>
        </w:rPr>
        <w:t>The</w:t>
      </w:r>
      <w:r>
        <w:rPr>
          <w:spacing w:val="-22"/>
          <w:w w:val="110"/>
        </w:rPr>
        <w:t xml:space="preserve"> </w:t>
      </w:r>
      <w:r>
        <w:rPr>
          <w:w w:val="110"/>
        </w:rPr>
        <w:t>first</w:t>
      </w:r>
      <w:r>
        <w:rPr>
          <w:spacing w:val="-22"/>
          <w:w w:val="110"/>
        </w:rPr>
        <w:t xml:space="preserve"> </w:t>
      </w:r>
      <w:r>
        <w:rPr>
          <w:w w:val="110"/>
        </w:rPr>
        <w:t>is</w:t>
      </w:r>
      <w:r>
        <w:rPr>
          <w:spacing w:val="-22"/>
          <w:w w:val="110"/>
        </w:rPr>
        <w:t xml:space="preserve"> </w:t>
      </w:r>
      <w:r>
        <w:rPr>
          <w:w w:val="110"/>
        </w:rPr>
        <w:t>from</w:t>
      </w:r>
      <w:r>
        <w:rPr>
          <w:spacing w:val="-22"/>
          <w:w w:val="110"/>
        </w:rPr>
        <w:t xml:space="preserve"> </w:t>
      </w:r>
      <w:r>
        <w:rPr>
          <w:w w:val="110"/>
        </w:rPr>
        <w:t>the</w:t>
      </w:r>
      <w:r>
        <w:rPr>
          <w:spacing w:val="-22"/>
          <w:w w:val="110"/>
        </w:rPr>
        <w:t xml:space="preserve"> </w:t>
      </w:r>
      <w:r>
        <w:rPr>
          <w:w w:val="110"/>
        </w:rPr>
        <w:t>mooring</w:t>
      </w:r>
      <w:r>
        <w:rPr>
          <w:spacing w:val="-21"/>
          <w:w w:val="110"/>
        </w:rPr>
        <w:t xml:space="preserve"> </w:t>
      </w:r>
      <w:r>
        <w:rPr>
          <w:w w:val="110"/>
        </w:rPr>
        <w:t>lines.</w:t>
      </w:r>
      <w:r>
        <w:rPr>
          <w:spacing w:val="3"/>
          <w:w w:val="110"/>
        </w:rPr>
        <w:t xml:space="preserve"> </w:t>
      </w:r>
      <w:proofErr w:type="gramStart"/>
      <w:r>
        <w:rPr>
          <w:w w:val="110"/>
        </w:rPr>
        <w:t>Similar to</w:t>
      </w:r>
      <w:proofErr w:type="gramEnd"/>
      <w:r>
        <w:rPr>
          <w:spacing w:val="-6"/>
          <w:w w:val="110"/>
        </w:rPr>
        <w:t xml:space="preserve"> </w:t>
      </w:r>
      <w:r>
        <w:rPr>
          <w:w w:val="110"/>
        </w:rPr>
        <w:t>the</w:t>
      </w:r>
      <w:r>
        <w:rPr>
          <w:spacing w:val="-6"/>
          <w:w w:val="110"/>
        </w:rPr>
        <w:t xml:space="preserve"> </w:t>
      </w:r>
      <w:r>
        <w:rPr>
          <w:w w:val="110"/>
        </w:rPr>
        <w:t>surge</w:t>
      </w:r>
      <w:r>
        <w:rPr>
          <w:spacing w:val="-6"/>
          <w:w w:val="110"/>
        </w:rPr>
        <w:t xml:space="preserve"> </w:t>
      </w:r>
      <w:r>
        <w:rPr>
          <w:w w:val="110"/>
        </w:rPr>
        <w:t>force</w:t>
      </w:r>
      <w:r>
        <w:rPr>
          <w:spacing w:val="-6"/>
          <w:w w:val="110"/>
        </w:rPr>
        <w:t xml:space="preserve"> </w:t>
      </w:r>
      <w:r>
        <w:rPr>
          <w:w w:val="110"/>
        </w:rPr>
        <w:t>calculation,</w:t>
      </w:r>
      <w:r>
        <w:rPr>
          <w:spacing w:val="-6"/>
          <w:w w:val="110"/>
        </w:rPr>
        <w:t xml:space="preserve"> </w:t>
      </w:r>
      <w:r>
        <w:rPr>
          <w:w w:val="110"/>
        </w:rPr>
        <w:t>here</w:t>
      </w:r>
      <w:r>
        <w:rPr>
          <w:spacing w:val="-6"/>
          <w:w w:val="110"/>
        </w:rPr>
        <w:t xml:space="preserve"> </w:t>
      </w:r>
      <w:r>
        <w:rPr>
          <w:w w:val="110"/>
        </w:rPr>
        <w:t>the</w:t>
      </w:r>
      <w:r>
        <w:rPr>
          <w:spacing w:val="-6"/>
          <w:w w:val="110"/>
        </w:rPr>
        <w:t xml:space="preserve"> </w:t>
      </w:r>
      <w:r>
        <w:rPr>
          <w:w w:val="110"/>
        </w:rPr>
        <w:t>floating</w:t>
      </w:r>
      <w:r>
        <w:rPr>
          <w:spacing w:val="-6"/>
          <w:w w:val="110"/>
        </w:rPr>
        <w:t xml:space="preserve"> </w:t>
      </w:r>
      <w:r>
        <w:rPr>
          <w:w w:val="110"/>
        </w:rPr>
        <w:t>turbine</w:t>
      </w:r>
      <w:r>
        <w:rPr>
          <w:spacing w:val="-6"/>
          <w:w w:val="110"/>
        </w:rPr>
        <w:t xml:space="preserve"> </w:t>
      </w:r>
      <w:r>
        <w:rPr>
          <w:w w:val="110"/>
        </w:rPr>
        <w:t>is</w:t>
      </w:r>
      <w:r>
        <w:rPr>
          <w:spacing w:val="-6"/>
          <w:w w:val="110"/>
        </w:rPr>
        <w:t xml:space="preserve"> </w:t>
      </w:r>
      <w:r>
        <w:rPr>
          <w:w w:val="110"/>
        </w:rPr>
        <w:t>deflected</w:t>
      </w:r>
      <w:r>
        <w:rPr>
          <w:spacing w:val="-6"/>
          <w:w w:val="110"/>
        </w:rPr>
        <w:t xml:space="preserve"> </w:t>
      </w:r>
      <w:r>
        <w:rPr>
          <w:w w:val="110"/>
        </w:rPr>
        <w:t>in</w:t>
      </w:r>
      <w:r>
        <w:rPr>
          <w:spacing w:val="-6"/>
          <w:w w:val="110"/>
        </w:rPr>
        <w:t xml:space="preserve"> </w:t>
      </w:r>
      <w:r>
        <w:rPr>
          <w:w w:val="110"/>
        </w:rPr>
        <w:t>pitch</w:t>
      </w:r>
      <w:r>
        <w:rPr>
          <w:spacing w:val="-6"/>
          <w:w w:val="110"/>
        </w:rPr>
        <w:t xml:space="preserve"> </w:t>
      </w:r>
      <w:r>
        <w:rPr>
          <w:spacing w:val="-3"/>
          <w:w w:val="110"/>
        </w:rPr>
        <w:t>by</w:t>
      </w:r>
      <w:r>
        <w:rPr>
          <w:spacing w:val="-6"/>
          <w:w w:val="110"/>
        </w:rPr>
        <w:t xml:space="preserve"> </w:t>
      </w:r>
      <w:r>
        <w:rPr>
          <w:w w:val="110"/>
        </w:rPr>
        <w:t>the</w:t>
      </w:r>
      <w:r>
        <w:rPr>
          <w:spacing w:val="-6"/>
          <w:w w:val="110"/>
        </w:rPr>
        <w:t xml:space="preserve"> </w:t>
      </w:r>
      <w:r>
        <w:rPr>
          <w:w w:val="110"/>
        </w:rPr>
        <w:t>maximum</w:t>
      </w:r>
      <w:r>
        <w:rPr>
          <w:spacing w:val="-6"/>
          <w:w w:val="110"/>
        </w:rPr>
        <w:t xml:space="preserve"> </w:t>
      </w:r>
      <w:r>
        <w:rPr>
          <w:w w:val="110"/>
        </w:rPr>
        <w:t>allowable</w:t>
      </w:r>
      <w:r>
        <w:rPr>
          <w:spacing w:val="-6"/>
          <w:w w:val="110"/>
        </w:rPr>
        <w:t xml:space="preserve"> </w:t>
      </w:r>
      <w:r>
        <w:rPr>
          <w:w w:val="110"/>
        </w:rPr>
        <w:t>heel angle</w:t>
      </w:r>
      <w:r>
        <w:rPr>
          <w:spacing w:val="-4"/>
          <w:w w:val="110"/>
        </w:rPr>
        <w:t xml:space="preserve"> </w:t>
      </w:r>
      <w:r>
        <w:rPr>
          <w:w w:val="110"/>
        </w:rPr>
        <w:t>and</w:t>
      </w:r>
      <w:r>
        <w:rPr>
          <w:spacing w:val="-4"/>
          <w:w w:val="110"/>
        </w:rPr>
        <w:t xml:space="preserve"> </w:t>
      </w:r>
      <w:r>
        <w:rPr>
          <w:w w:val="110"/>
        </w:rPr>
        <w:t>the</w:t>
      </w:r>
      <w:r>
        <w:rPr>
          <w:spacing w:val="-4"/>
          <w:w w:val="110"/>
        </w:rPr>
        <w:t xml:space="preserve"> </w:t>
      </w:r>
      <w:r>
        <w:rPr>
          <w:w w:val="110"/>
        </w:rPr>
        <w:t>mooring</w:t>
      </w:r>
      <w:r>
        <w:rPr>
          <w:spacing w:val="-4"/>
          <w:w w:val="110"/>
        </w:rPr>
        <w:t xml:space="preserve"> </w:t>
      </w:r>
      <w:r>
        <w:rPr>
          <w:w w:val="110"/>
        </w:rPr>
        <w:t>forces</w:t>
      </w:r>
      <w:r>
        <w:rPr>
          <w:spacing w:val="-4"/>
          <w:w w:val="110"/>
        </w:rPr>
        <w:t xml:space="preserve"> </w:t>
      </w:r>
      <w:r>
        <w:rPr>
          <w:w w:val="110"/>
        </w:rPr>
        <w:t>are</w:t>
      </w:r>
      <w:r>
        <w:rPr>
          <w:spacing w:val="-4"/>
          <w:w w:val="110"/>
        </w:rPr>
        <w:t xml:space="preserve"> </w:t>
      </w:r>
      <w:r>
        <w:rPr>
          <w:w w:val="110"/>
        </w:rPr>
        <w:t>recorded.</w:t>
      </w:r>
      <w:r>
        <w:rPr>
          <w:spacing w:val="13"/>
          <w:w w:val="110"/>
        </w:rPr>
        <w:t xml:space="preserve"> </w:t>
      </w:r>
      <w:r>
        <w:rPr>
          <w:w w:val="110"/>
        </w:rPr>
        <w:t>The</w:t>
      </w:r>
      <w:r>
        <w:rPr>
          <w:spacing w:val="-4"/>
          <w:w w:val="110"/>
        </w:rPr>
        <w:t xml:space="preserve"> </w:t>
      </w:r>
      <w:r>
        <w:rPr>
          <w:w w:val="110"/>
        </w:rPr>
        <w:t>restoring</w:t>
      </w:r>
      <w:r>
        <w:rPr>
          <w:spacing w:val="-5"/>
          <w:w w:val="110"/>
        </w:rPr>
        <w:t xml:space="preserve"> </w:t>
      </w:r>
      <w:r>
        <w:rPr>
          <w:w w:val="110"/>
        </w:rPr>
        <w:t>moment</w:t>
      </w:r>
      <w:r>
        <w:rPr>
          <w:spacing w:val="-4"/>
          <w:w w:val="110"/>
        </w:rPr>
        <w:t xml:space="preserve"> </w:t>
      </w:r>
      <w:r>
        <w:rPr>
          <w:w w:val="110"/>
        </w:rPr>
        <w:t>contribution</w:t>
      </w:r>
      <w:r>
        <w:rPr>
          <w:spacing w:val="-5"/>
          <w:w w:val="110"/>
        </w:rPr>
        <w:t xml:space="preserve"> </w:t>
      </w:r>
      <w:r>
        <w:rPr>
          <w:w w:val="110"/>
        </w:rPr>
        <w:t>from</w:t>
      </w:r>
      <w:r>
        <w:rPr>
          <w:spacing w:val="-5"/>
          <w:w w:val="110"/>
        </w:rPr>
        <w:t xml:space="preserve"> </w:t>
      </w:r>
      <w:r>
        <w:rPr>
          <w:w w:val="110"/>
        </w:rPr>
        <w:t>the</w:t>
      </w:r>
      <w:r>
        <w:rPr>
          <w:spacing w:val="-4"/>
          <w:w w:val="110"/>
        </w:rPr>
        <w:t xml:space="preserve"> </w:t>
      </w:r>
      <w:r>
        <w:rPr>
          <w:w w:val="110"/>
        </w:rPr>
        <w:t>mooring</w:t>
      </w:r>
      <w:r>
        <w:rPr>
          <w:spacing w:val="-4"/>
          <w:w w:val="110"/>
        </w:rPr>
        <w:t xml:space="preserve"> </w:t>
      </w:r>
      <w:r>
        <w:rPr>
          <w:w w:val="110"/>
        </w:rPr>
        <w:t>system</w:t>
      </w:r>
      <w:r>
        <w:rPr>
          <w:spacing w:val="-4"/>
          <w:w w:val="110"/>
        </w:rPr>
        <w:t xml:space="preserve"> </w:t>
      </w:r>
      <w:r>
        <w:rPr>
          <w:w w:val="110"/>
        </w:rPr>
        <w:t>is</w:t>
      </w:r>
    </w:p>
    <w:p w:rsidR="00012D33" w:rsidRDefault="00F23B9E">
      <w:pPr>
        <w:pStyle w:val="BodyText"/>
        <w:spacing w:before="1" w:line="107" w:lineRule="exact"/>
        <w:ind w:left="100"/>
        <w:jc w:val="both"/>
      </w:pPr>
      <w:r>
        <w:rPr>
          <w:noProof/>
        </w:rPr>
        <mc:AlternateContent>
          <mc:Choice Requires="wps">
            <w:drawing>
              <wp:anchor distT="0" distB="0" distL="114300" distR="114300" simplePos="0" relativeHeight="251679744" behindDoc="1" locked="0" layoutInCell="1" allowOverlap="1" wp14:anchorId="63897507" wp14:editId="0B8C0762">
                <wp:simplePos x="0" y="0"/>
                <wp:positionH relativeFrom="page">
                  <wp:posOffset>3766820</wp:posOffset>
                </wp:positionH>
                <wp:positionV relativeFrom="paragraph">
                  <wp:posOffset>68580</wp:posOffset>
                </wp:positionV>
                <wp:extent cx="182880" cy="472440"/>
                <wp:effectExtent l="4445" t="0" r="3175" b="0"/>
                <wp:wrapNone/>
                <wp:docPr id="1072" name="Text Box 10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pStyle w:val="BodyText"/>
                              <w:spacing w:line="196" w:lineRule="exact"/>
                              <w:rPr>
                                <w:rFonts w:ascii="Arial"/>
                              </w:rPr>
                            </w:pPr>
                            <w:r>
                              <w:rPr>
                                <w:rFonts w:ascii="Arial"/>
                                <w:w w:val="517"/>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97507" id="Text Box 1061" o:spid="_x0000_s1341" type="#_x0000_t202" style="position:absolute;left:0;text-align:left;margin-left:296.6pt;margin-top:5.4pt;width:14.4pt;height:37.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" filled="f" stroked="f">
                <v:textbox inset="0,0,0,0">
                  <w:txbxContent>
                    <w:p w:rsidR="0009622D" w:rsidRDefault="0009622D">
                      <w:pPr>
                        <w:pStyle w:val="BodyText"/>
                        <w:spacing w:line="196" w:lineRule="exact"/>
                        <w:rPr>
                          <w:rFonts w:ascii="Arial"/>
                        </w:rPr>
                      </w:pPr>
                      <w:r>
                        <w:rPr>
                          <w:rFonts w:ascii="Arial"/>
                          <w:w w:val="517"/>
                        </w:rPr>
                        <w:t xml:space="preserve"> </w:t>
                      </w:r>
                    </w:p>
                  </w:txbxContent>
                </v:textbox>
                <w10:wrap anchorx="page"/>
              </v:shape>
            </w:pict>
          </mc:Fallback>
        </mc:AlternateContent>
      </w:r>
      <w:r w:rsidR="0009622D">
        <w:rPr>
          <w:w w:val="110"/>
        </w:rPr>
        <w:t>computed as,</w:t>
      </w:r>
    </w:p>
    <w:p w:rsidR="00012D33" w:rsidRDefault="0009622D">
      <w:pPr>
        <w:tabs>
          <w:tab w:val="left" w:pos="4912"/>
          <w:tab w:val="left" w:pos="9105"/>
        </w:tabs>
        <w:spacing w:before="67"/>
        <w:ind w:left="3689"/>
        <w:rPr>
          <w:sz w:val="20"/>
        </w:rPr>
      </w:pPr>
      <w:r>
        <w:rPr>
          <w:b/>
          <w:w w:val="115"/>
          <w:sz w:val="20"/>
        </w:rPr>
        <w:t>M</w:t>
      </w:r>
      <w:r>
        <w:rPr>
          <w:rFonts w:ascii="Arial" w:hAnsi="Arial"/>
          <w:b/>
          <w:w w:val="115"/>
          <w:position w:val="-2"/>
          <w:sz w:val="14"/>
        </w:rPr>
        <w:t>moor</w:t>
      </w:r>
      <w:r>
        <w:rPr>
          <w:rFonts w:ascii="Arial" w:hAnsi="Arial"/>
          <w:b/>
          <w:spacing w:val="28"/>
          <w:w w:val="115"/>
          <w:position w:val="-2"/>
          <w:sz w:val="14"/>
        </w:rPr>
        <w:t xml:space="preserve"> </w:t>
      </w:r>
      <w:r>
        <w:rPr>
          <w:w w:val="115"/>
          <w:sz w:val="20"/>
        </w:rPr>
        <w:t>=</w:t>
      </w:r>
      <w:r>
        <w:rPr>
          <w:w w:val="115"/>
          <w:sz w:val="20"/>
        </w:rPr>
        <w:tab/>
      </w:r>
      <w:r>
        <w:rPr>
          <w:b/>
          <w:w w:val="115"/>
          <w:sz w:val="20"/>
        </w:rPr>
        <w:t>r</w:t>
      </w:r>
      <w:r>
        <w:rPr>
          <w:rFonts w:ascii="Arial" w:hAnsi="Arial"/>
          <w:b/>
          <w:w w:val="115"/>
          <w:position w:val="-2"/>
          <w:sz w:val="14"/>
        </w:rPr>
        <w:t>cm</w:t>
      </w:r>
      <w:r>
        <w:rPr>
          <w:rFonts w:ascii="Meiryo" w:hAnsi="Meiryo"/>
          <w:i/>
          <w:w w:val="115"/>
          <w:position w:val="-2"/>
          <w:sz w:val="14"/>
        </w:rPr>
        <w:t>−</w:t>
      </w:r>
      <w:r>
        <w:rPr>
          <w:rFonts w:ascii="Arial" w:hAnsi="Arial"/>
          <w:b/>
          <w:w w:val="115"/>
          <w:position w:val="-2"/>
          <w:sz w:val="14"/>
        </w:rPr>
        <w:t>l</w:t>
      </w:r>
      <w:r>
        <w:rPr>
          <w:rFonts w:ascii="Arial" w:hAnsi="Arial"/>
          <w:b/>
          <w:spacing w:val="3"/>
          <w:w w:val="115"/>
          <w:position w:val="-2"/>
          <w:sz w:val="14"/>
        </w:rPr>
        <w:t xml:space="preserve"> </w:t>
      </w:r>
      <w:r>
        <w:rPr>
          <w:rFonts w:ascii="Meiryo" w:hAnsi="Meiryo"/>
          <w:i/>
          <w:w w:val="115"/>
          <w:sz w:val="20"/>
        </w:rPr>
        <w:t>×</w:t>
      </w:r>
      <w:r>
        <w:rPr>
          <w:rFonts w:ascii="Meiryo" w:hAnsi="Meiryo"/>
          <w:i/>
          <w:spacing w:val="-39"/>
          <w:w w:val="115"/>
          <w:sz w:val="20"/>
        </w:rPr>
        <w:t xml:space="preserve"> </w:t>
      </w:r>
      <w:r>
        <w:rPr>
          <w:b/>
          <w:w w:val="115"/>
          <w:sz w:val="20"/>
        </w:rPr>
        <w:t>F</w:t>
      </w:r>
      <w:r>
        <w:rPr>
          <w:rFonts w:ascii="Arial" w:hAnsi="Arial"/>
          <w:b/>
          <w:w w:val="115"/>
          <w:position w:val="-2"/>
          <w:sz w:val="14"/>
        </w:rPr>
        <w:t>l</w:t>
      </w:r>
      <w:r>
        <w:rPr>
          <w:rFonts w:ascii="Arial" w:hAnsi="Arial"/>
          <w:b/>
          <w:w w:val="115"/>
          <w:position w:val="-2"/>
          <w:sz w:val="14"/>
        </w:rPr>
        <w:tab/>
      </w:r>
      <w:r>
        <w:rPr>
          <w:w w:val="115"/>
          <w:sz w:val="20"/>
        </w:rPr>
        <w:t>(13)</w:t>
      </w:r>
    </w:p>
    <w:p w:rsidR="00012D33" w:rsidRDefault="0009622D">
      <w:pPr>
        <w:spacing w:before="11"/>
        <w:ind w:right="106"/>
        <w:jc w:val="center"/>
        <w:rPr>
          <w:rFonts w:ascii="Arial"/>
          <w:i/>
          <w:sz w:val="14"/>
        </w:rPr>
      </w:pPr>
      <w:proofErr w:type="spellStart"/>
      <w:r>
        <w:rPr>
          <w:rFonts w:ascii="Arial"/>
          <w:i/>
          <w:w w:val="181"/>
          <w:sz w:val="14"/>
        </w:rPr>
        <w:t>i</w:t>
      </w:r>
      <w:proofErr w:type="spellEnd"/>
    </w:p>
    <w:p w:rsidR="00012D33" w:rsidRDefault="0009622D">
      <w:pPr>
        <w:pStyle w:val="BodyText"/>
        <w:spacing w:before="92"/>
        <w:ind w:left="100" w:right="118"/>
        <w:jc w:val="both"/>
      </w:pPr>
      <w:r>
        <w:rPr>
          <w:w w:val="110"/>
        </w:rPr>
        <w:t xml:space="preserve">where </w:t>
      </w:r>
      <w:r>
        <w:rPr>
          <w:i/>
          <w:w w:val="110"/>
        </w:rPr>
        <w:t>r</w:t>
      </w:r>
      <w:r>
        <w:rPr>
          <w:rFonts w:ascii="Arial" w:hAnsi="Arial"/>
          <w:i/>
          <w:w w:val="110"/>
          <w:position w:val="-2"/>
          <w:sz w:val="14"/>
        </w:rPr>
        <w:t>cm</w:t>
      </w:r>
      <w:r>
        <w:rPr>
          <w:rFonts w:ascii="Meiryo" w:hAnsi="Meiryo"/>
          <w:i/>
          <w:w w:val="110"/>
          <w:position w:val="-2"/>
          <w:sz w:val="14"/>
        </w:rPr>
        <w:t>−</w:t>
      </w:r>
      <w:r>
        <w:rPr>
          <w:rFonts w:ascii="Arial" w:hAnsi="Arial"/>
          <w:i/>
          <w:w w:val="110"/>
          <w:position w:val="-2"/>
          <w:sz w:val="14"/>
        </w:rPr>
        <w:t xml:space="preserve">l </w:t>
      </w:r>
      <w:r>
        <w:rPr>
          <w:w w:val="110"/>
        </w:rPr>
        <w:t xml:space="preserve">is the vector from the center of mass to the mooring connection, and </w:t>
      </w:r>
      <w:r>
        <w:rPr>
          <w:i/>
          <w:w w:val="110"/>
        </w:rPr>
        <w:t>F</w:t>
      </w:r>
      <w:r>
        <w:rPr>
          <w:rFonts w:ascii="Arial" w:hAnsi="Arial"/>
          <w:i/>
          <w:w w:val="110"/>
          <w:position w:val="-2"/>
          <w:sz w:val="14"/>
        </w:rPr>
        <w:t xml:space="preserve">l </w:t>
      </w:r>
      <w:r>
        <w:rPr>
          <w:w w:val="110"/>
        </w:rPr>
        <w:t xml:space="preserve">is the force applied </w:t>
      </w:r>
      <w:r>
        <w:rPr>
          <w:spacing w:val="-3"/>
          <w:w w:val="110"/>
        </w:rPr>
        <w:t xml:space="preserve">by </w:t>
      </w:r>
      <w:r>
        <w:rPr>
          <w:w w:val="113"/>
        </w:rPr>
        <w:t>the</w:t>
      </w:r>
      <w:r>
        <w:t xml:space="preserve"> </w:t>
      </w:r>
      <w:r>
        <w:rPr>
          <w:i/>
          <w:spacing w:val="4"/>
          <w:w w:val="106"/>
        </w:rPr>
        <w:t>l</w:t>
      </w:r>
      <w:r>
        <w:rPr>
          <w:w w:val="99"/>
        </w:rPr>
        <w:t>-</w:t>
      </w:r>
      <w:proofErr w:type="spellStart"/>
      <w:r>
        <w:rPr>
          <w:w w:val="165"/>
          <w:position w:val="4"/>
          <w:sz w:val="10"/>
        </w:rPr>
        <w:t>t</w:t>
      </w:r>
      <w:r>
        <w:rPr>
          <w:spacing w:val="-1"/>
          <w:w w:val="165"/>
          <w:position w:val="4"/>
          <w:sz w:val="10"/>
        </w:rPr>
        <w:t>h</w:t>
      </w:r>
      <w:proofErr w:type="spellEnd"/>
      <w:r>
        <w:rPr>
          <w:spacing w:val="-133"/>
          <w:w w:val="106"/>
        </w:rPr>
        <w:t>m</w:t>
      </w:r>
      <w:r>
        <w:rPr>
          <w:w w:val="149"/>
        </w:rPr>
        <w:t>˜</w:t>
      </w:r>
      <w:r>
        <w:t xml:space="preserve"> </w:t>
      </w:r>
      <w:proofErr w:type="spellStart"/>
      <w:r>
        <w:rPr>
          <w:spacing w:val="5"/>
          <w:w w:val="99"/>
        </w:rPr>
        <w:t>o</w:t>
      </w:r>
      <w:r>
        <w:rPr>
          <w:w w:val="104"/>
        </w:rPr>
        <w:t>oring</w:t>
      </w:r>
      <w:proofErr w:type="spellEnd"/>
      <w:r>
        <w:t xml:space="preserve"> </w:t>
      </w:r>
      <w:r>
        <w:rPr>
          <w:w w:val="104"/>
        </w:rPr>
        <w:t>line.</w:t>
      </w:r>
      <w:r>
        <w:t xml:space="preserve">  </w:t>
      </w:r>
      <w:r>
        <w:rPr>
          <w:w w:val="102"/>
        </w:rPr>
        <w:t>As</w:t>
      </w:r>
      <w:r>
        <w:t xml:space="preserve"> </w:t>
      </w:r>
      <w:r>
        <w:rPr>
          <w:w w:val="111"/>
        </w:rPr>
        <w:t>a</w:t>
      </w:r>
      <w:r>
        <w:rPr>
          <w:spacing w:val="5"/>
          <w:w w:val="111"/>
        </w:rPr>
        <w:t>b</w:t>
      </w:r>
      <w:r>
        <w:rPr>
          <w:spacing w:val="-6"/>
          <w:w w:val="99"/>
        </w:rPr>
        <w:t>o</w:t>
      </w:r>
      <w:r>
        <w:rPr>
          <w:spacing w:val="-6"/>
          <w:w w:val="105"/>
        </w:rPr>
        <w:t>v</w:t>
      </w:r>
      <w:r>
        <w:rPr>
          <w:w w:val="103"/>
        </w:rPr>
        <w:t>e,</w:t>
      </w:r>
      <w:r>
        <w:t xml:space="preserve"> </w:t>
      </w:r>
      <w:proofErr w:type="gramStart"/>
      <w:r>
        <w:rPr>
          <w:i/>
          <w:w w:val="104"/>
        </w:rPr>
        <w:t>F</w:t>
      </w:r>
      <w:r>
        <w:rPr>
          <w:rFonts w:ascii="Arial" w:hAnsi="Arial"/>
          <w:i/>
          <w:w w:val="161"/>
          <w:position w:val="-2"/>
          <w:sz w:val="14"/>
        </w:rPr>
        <w:t>l</w:t>
      </w:r>
      <w:r>
        <w:rPr>
          <w:rFonts w:ascii="Arial" w:hAnsi="Arial"/>
          <w:i/>
          <w:position w:val="-2"/>
          <w:sz w:val="14"/>
        </w:rPr>
        <w:t xml:space="preserve">  </w:t>
      </w:r>
      <w:r>
        <w:t>is</w:t>
      </w:r>
      <w:proofErr w:type="gramEnd"/>
      <w:r>
        <w:t xml:space="preserve"> </w:t>
      </w:r>
      <w:r>
        <w:rPr>
          <w:w w:val="115"/>
        </w:rPr>
        <w:t>ta</w:t>
      </w:r>
      <w:r>
        <w:rPr>
          <w:spacing w:val="-6"/>
          <w:w w:val="115"/>
        </w:rPr>
        <w:t>k</w:t>
      </w:r>
      <w:r>
        <w:rPr>
          <w:w w:val="105"/>
        </w:rPr>
        <w:t>en</w:t>
      </w:r>
      <w:r>
        <w:t xml:space="preserve"> </w:t>
      </w:r>
      <w:r>
        <w:rPr>
          <w:w w:val="106"/>
        </w:rPr>
        <w:t>as</w:t>
      </w:r>
      <w:r>
        <w:t xml:space="preserve"> </w:t>
      </w:r>
      <w:r>
        <w:rPr>
          <w:w w:val="113"/>
        </w:rPr>
        <w:t>the</w:t>
      </w:r>
      <w:r>
        <w:t xml:space="preserve"> </w:t>
      </w:r>
      <w:r>
        <w:rPr>
          <w:w w:val="105"/>
        </w:rPr>
        <w:t>mini</w:t>
      </w:r>
      <w:r>
        <w:rPr>
          <w:spacing w:val="-6"/>
          <w:w w:val="106"/>
        </w:rPr>
        <w:t>m</w:t>
      </w:r>
      <w:r>
        <w:rPr>
          <w:w w:val="108"/>
        </w:rPr>
        <w:t>um</w:t>
      </w:r>
      <w:r>
        <w:t xml:space="preserve"> </w:t>
      </w:r>
      <w:r>
        <w:rPr>
          <w:w w:val="109"/>
        </w:rPr>
        <w:t>set</w:t>
      </w:r>
      <w:r>
        <w:t xml:space="preserve"> </w:t>
      </w:r>
      <w:r>
        <w:rPr>
          <w:spacing w:val="-6"/>
          <w:w w:val="99"/>
        </w:rPr>
        <w:t>o</w:t>
      </w:r>
      <w:r>
        <w:rPr>
          <w:spacing w:val="-6"/>
          <w:w w:val="105"/>
        </w:rPr>
        <w:t>v</w:t>
      </w:r>
      <w:r>
        <w:rPr>
          <w:w w:val="107"/>
        </w:rPr>
        <w:t>er</w:t>
      </w:r>
      <w:r>
        <w:t xml:space="preserve"> </w:t>
      </w:r>
      <w:r>
        <w:rPr>
          <w:w w:val="113"/>
        </w:rPr>
        <w:t>the</w:t>
      </w:r>
      <w:r>
        <w:t xml:space="preserve"> </w:t>
      </w:r>
      <w:r>
        <w:rPr>
          <w:spacing w:val="5"/>
          <w:w w:val="110"/>
        </w:rPr>
        <w:t>p</w:t>
      </w:r>
      <w:r>
        <w:rPr>
          <w:w w:val="101"/>
        </w:rPr>
        <w:t>ossible</w:t>
      </w:r>
      <w:r>
        <w:t xml:space="preserve"> </w:t>
      </w:r>
      <w:r>
        <w:rPr>
          <w:w w:val="105"/>
        </w:rPr>
        <w:t>orie</w:t>
      </w:r>
      <w:r>
        <w:rPr>
          <w:spacing w:val="-6"/>
          <w:w w:val="105"/>
        </w:rPr>
        <w:t>n</w:t>
      </w:r>
      <w:r>
        <w:rPr>
          <w:w w:val="112"/>
        </w:rPr>
        <w:t>tations</w:t>
      </w:r>
      <w:r>
        <w:t xml:space="preserve"> </w:t>
      </w:r>
      <w:r>
        <w:rPr>
          <w:w w:val="96"/>
        </w:rPr>
        <w:t>of</w:t>
      </w:r>
      <w:r>
        <w:t xml:space="preserve"> </w:t>
      </w:r>
      <w:r>
        <w:rPr>
          <w:w w:val="113"/>
        </w:rPr>
        <w:t>the</w:t>
      </w:r>
      <w:r>
        <w:t xml:space="preserve"> </w:t>
      </w:r>
      <w:r>
        <w:rPr>
          <w:w w:val="103"/>
        </w:rPr>
        <w:t>m</w:t>
      </w:r>
      <w:r>
        <w:rPr>
          <w:spacing w:val="5"/>
          <w:w w:val="103"/>
        </w:rPr>
        <w:t>o</w:t>
      </w:r>
      <w:r>
        <w:rPr>
          <w:w w:val="104"/>
        </w:rPr>
        <w:t xml:space="preserve">oring </w:t>
      </w:r>
      <w:r>
        <w:rPr>
          <w:w w:val="110"/>
        </w:rPr>
        <w:t>lines relative to the direction.</w:t>
      </w:r>
    </w:p>
    <w:p w:rsidR="00012D33" w:rsidRDefault="0009622D">
      <w:pPr>
        <w:pStyle w:val="BodyText"/>
        <w:spacing w:before="32" w:line="273" w:lineRule="auto"/>
        <w:ind w:left="100" w:right="117" w:firstLine="298"/>
        <w:jc w:val="both"/>
      </w:pPr>
      <w:r>
        <w:rPr>
          <w:w w:val="105"/>
        </w:rPr>
        <w:t xml:space="preserve">The second contributing restoring moment comes from the motion of the center of buoyancy </w:t>
      </w:r>
      <w:r>
        <w:rPr>
          <w:spacing w:val="-5"/>
          <w:w w:val="105"/>
        </w:rPr>
        <w:t xml:space="preserve">away </w:t>
      </w:r>
      <w:r>
        <w:rPr>
          <w:w w:val="105"/>
        </w:rPr>
        <w:t xml:space="preserve">from alignment with the center of mass. This is a standard calculation in </w:t>
      </w:r>
      <w:r>
        <w:rPr>
          <w:spacing w:val="-4"/>
          <w:w w:val="105"/>
        </w:rPr>
        <w:t xml:space="preserve">naval </w:t>
      </w:r>
      <w:r>
        <w:rPr>
          <w:w w:val="105"/>
        </w:rPr>
        <w:t xml:space="preserve">architecture </w:t>
      </w:r>
      <w:hyperlink w:anchor="_bookmark72" w:history="1">
        <w:r>
          <w:rPr>
            <w:w w:val="105"/>
          </w:rPr>
          <w:t>[38]</w:t>
        </w:r>
      </w:hyperlink>
      <w:r>
        <w:rPr>
          <w:w w:val="105"/>
        </w:rPr>
        <w:t xml:space="preserve"> and is diagrammed in Figure </w:t>
      </w:r>
      <w:hyperlink w:anchor="_bookmark19" w:history="1">
        <w:r>
          <w:rPr>
            <w:w w:val="105"/>
          </w:rPr>
          <w:t>9.</w:t>
        </w:r>
      </w:hyperlink>
      <w:r>
        <w:rPr>
          <w:w w:val="105"/>
        </w:rPr>
        <w:t xml:space="preserve"> In this diagram, the center of mass is denoted, </w:t>
      </w:r>
      <w:r>
        <w:rPr>
          <w:i/>
          <w:w w:val="105"/>
        </w:rPr>
        <w:t>G</w:t>
      </w:r>
      <w:r>
        <w:rPr>
          <w:w w:val="105"/>
        </w:rPr>
        <w:t xml:space="preserve">, the center of buoyancy is </w:t>
      </w:r>
      <w:r>
        <w:rPr>
          <w:i/>
          <w:spacing w:val="5"/>
          <w:w w:val="105"/>
        </w:rPr>
        <w:t>B</w:t>
      </w:r>
      <w:r>
        <w:rPr>
          <w:spacing w:val="5"/>
          <w:w w:val="105"/>
        </w:rPr>
        <w:t xml:space="preserve">, </w:t>
      </w:r>
      <w:r>
        <w:rPr>
          <w:w w:val="105"/>
        </w:rPr>
        <w:t>and the metacenter is</w:t>
      </w:r>
      <w:r>
        <w:rPr>
          <w:spacing w:val="22"/>
          <w:w w:val="105"/>
        </w:rPr>
        <w:t xml:space="preserve"> </w:t>
      </w:r>
      <w:r>
        <w:rPr>
          <w:i/>
          <w:w w:val="105"/>
        </w:rPr>
        <w:t>M</w:t>
      </w:r>
      <w:r>
        <w:rPr>
          <w:i/>
          <w:spacing w:val="-29"/>
          <w:w w:val="105"/>
        </w:rPr>
        <w:t xml:space="preserve"> </w:t>
      </w:r>
      <w:r>
        <w:rPr>
          <w:w w:val="105"/>
        </w:rPr>
        <w:t>.</w:t>
      </w:r>
      <w:r>
        <w:rPr>
          <w:spacing w:val="47"/>
          <w:w w:val="105"/>
        </w:rPr>
        <w:t xml:space="preserve"> </w:t>
      </w:r>
      <w:r>
        <w:rPr>
          <w:w w:val="105"/>
        </w:rPr>
        <w:t>In</w:t>
      </w:r>
      <w:r>
        <w:rPr>
          <w:spacing w:val="22"/>
          <w:w w:val="105"/>
        </w:rPr>
        <w:t xml:space="preserve"> </w:t>
      </w:r>
      <w:commentRangeStart w:id="140"/>
      <w:r>
        <w:rPr>
          <w:w w:val="105"/>
        </w:rPr>
        <w:t>neural</w:t>
      </w:r>
      <w:r>
        <w:rPr>
          <w:spacing w:val="22"/>
          <w:w w:val="105"/>
        </w:rPr>
        <w:t xml:space="preserve"> </w:t>
      </w:r>
      <w:r>
        <w:rPr>
          <w:w w:val="105"/>
        </w:rPr>
        <w:t>conditions</w:t>
      </w:r>
      <w:r>
        <w:rPr>
          <w:spacing w:val="22"/>
          <w:w w:val="105"/>
        </w:rPr>
        <w:t xml:space="preserve"> </w:t>
      </w:r>
      <w:commentRangeEnd w:id="140"/>
      <w:r w:rsidR="00913C4B">
        <w:rPr>
          <w:rStyle w:val="CommentReference"/>
        </w:rPr>
        <w:commentReference w:id="140"/>
      </w:r>
      <w:r>
        <w:rPr>
          <w:w w:val="105"/>
        </w:rPr>
        <w:t>(Figure</w:t>
      </w:r>
      <w:r>
        <w:rPr>
          <w:spacing w:val="22"/>
          <w:w w:val="105"/>
        </w:rPr>
        <w:t xml:space="preserve"> </w:t>
      </w:r>
      <w:hyperlink w:anchor="_bookmark19" w:history="1">
        <w:r>
          <w:rPr>
            <w:w w:val="105"/>
          </w:rPr>
          <w:t>9a),</w:t>
        </w:r>
      </w:hyperlink>
      <w:r>
        <w:rPr>
          <w:spacing w:val="22"/>
          <w:w w:val="105"/>
        </w:rPr>
        <w:t xml:space="preserve"> </w:t>
      </w:r>
      <w:proofErr w:type="gramStart"/>
      <w:r>
        <w:rPr>
          <w:w w:val="105"/>
        </w:rPr>
        <w:t>all</w:t>
      </w:r>
      <w:r>
        <w:rPr>
          <w:spacing w:val="22"/>
          <w:w w:val="105"/>
        </w:rPr>
        <w:t xml:space="preserve"> </w:t>
      </w:r>
      <w:r>
        <w:rPr>
          <w:w w:val="105"/>
        </w:rPr>
        <w:t>of</w:t>
      </w:r>
      <w:proofErr w:type="gramEnd"/>
      <w:r>
        <w:rPr>
          <w:spacing w:val="22"/>
          <w:w w:val="105"/>
        </w:rPr>
        <w:t xml:space="preserve"> </w:t>
      </w:r>
      <w:r>
        <w:rPr>
          <w:w w:val="105"/>
        </w:rPr>
        <w:t>these</w:t>
      </w:r>
      <w:r>
        <w:rPr>
          <w:spacing w:val="22"/>
          <w:w w:val="105"/>
        </w:rPr>
        <w:t xml:space="preserve"> </w:t>
      </w:r>
      <w:r>
        <w:rPr>
          <w:w w:val="105"/>
        </w:rPr>
        <w:t>points</w:t>
      </w:r>
      <w:r>
        <w:rPr>
          <w:spacing w:val="22"/>
          <w:w w:val="105"/>
        </w:rPr>
        <w:t xml:space="preserve"> </w:t>
      </w:r>
      <w:r>
        <w:rPr>
          <w:w w:val="105"/>
        </w:rPr>
        <w:t>are</w:t>
      </w:r>
      <w:r>
        <w:rPr>
          <w:spacing w:val="22"/>
          <w:w w:val="105"/>
        </w:rPr>
        <w:t xml:space="preserve"> </w:t>
      </w:r>
      <w:r>
        <w:rPr>
          <w:w w:val="105"/>
        </w:rPr>
        <w:t>vertically</w:t>
      </w:r>
      <w:r>
        <w:rPr>
          <w:spacing w:val="22"/>
          <w:w w:val="105"/>
        </w:rPr>
        <w:t xml:space="preserve"> </w:t>
      </w:r>
      <w:r>
        <w:rPr>
          <w:w w:val="105"/>
        </w:rPr>
        <w:t>aligned.</w:t>
      </w:r>
    </w:p>
    <w:p w:rsidR="00012D33" w:rsidRDefault="0009622D">
      <w:pPr>
        <w:pStyle w:val="BodyText"/>
        <w:spacing w:before="1" w:line="209" w:lineRule="exact"/>
        <w:ind w:left="100" w:firstLine="298"/>
        <w:jc w:val="both"/>
      </w:pPr>
      <w:r>
        <w:rPr>
          <w:w w:val="105"/>
        </w:rPr>
        <w:t>As the structure lists or heels, the center of buoyancy shifts toward the side of the structure that is more</w:t>
      </w:r>
    </w:p>
    <w:p w:rsidR="00012D33" w:rsidRDefault="0009622D">
      <w:pPr>
        <w:pStyle w:val="BodyText"/>
        <w:spacing w:before="29" w:line="264" w:lineRule="exact"/>
        <w:ind w:left="100" w:right="117"/>
        <w:jc w:val="both"/>
      </w:pPr>
      <w:r>
        <w:rPr>
          <w:w w:val="105"/>
        </w:rPr>
        <w:t xml:space="preserve">submerged (from </w:t>
      </w:r>
      <w:r>
        <w:rPr>
          <w:i/>
          <w:w w:val="105"/>
        </w:rPr>
        <w:t xml:space="preserve">B </w:t>
      </w:r>
      <w:r>
        <w:rPr>
          <w:w w:val="105"/>
        </w:rPr>
        <w:t xml:space="preserve">to </w:t>
      </w:r>
      <w:r>
        <w:rPr>
          <w:i/>
          <w:spacing w:val="5"/>
          <w:w w:val="105"/>
        </w:rPr>
        <w:t>B</w:t>
      </w:r>
      <w:proofErr w:type="gramStart"/>
      <w:r>
        <w:rPr>
          <w:rFonts w:ascii="Meiryo"/>
          <w:i/>
          <w:spacing w:val="5"/>
          <w:w w:val="105"/>
          <w:position w:val="7"/>
          <w:sz w:val="14"/>
        </w:rPr>
        <w:t xml:space="preserve">/ </w:t>
      </w:r>
      <w:r>
        <w:rPr>
          <w:w w:val="105"/>
        </w:rPr>
        <w:t>)</w:t>
      </w:r>
      <w:proofErr w:type="gramEnd"/>
      <w:r>
        <w:rPr>
          <w:w w:val="105"/>
        </w:rPr>
        <w:t xml:space="preserve"> and the buoyancy force no longer passes through the center of mass. Instead, the buoyancy force passes through the metacenter with an effective moment arm of </w:t>
      </w:r>
      <w:r>
        <w:rPr>
          <w:i/>
          <w:w w:val="105"/>
        </w:rPr>
        <w:t xml:space="preserve">GZ </w:t>
      </w:r>
      <w:r>
        <w:rPr>
          <w:w w:val="105"/>
        </w:rPr>
        <w:t xml:space="preserve">from the center of mass (Figure </w:t>
      </w:r>
      <w:hyperlink w:anchor="_bookmark19" w:history="1">
        <w:r>
          <w:rPr>
            <w:w w:val="105"/>
          </w:rPr>
          <w:t>9b).</w:t>
        </w:r>
      </w:hyperlink>
      <w:r>
        <w:rPr>
          <w:w w:val="105"/>
        </w:rPr>
        <w:t xml:space="preserve"> The metacenter is defined as the common point through which the buoyancy force acts as it  pitches</w:t>
      </w:r>
      <w:r>
        <w:rPr>
          <w:spacing w:val="21"/>
          <w:w w:val="105"/>
        </w:rPr>
        <w:t xml:space="preserve"> </w:t>
      </w:r>
      <w:r>
        <w:rPr>
          <w:w w:val="105"/>
        </w:rPr>
        <w:t>through</w:t>
      </w:r>
      <w:r>
        <w:rPr>
          <w:spacing w:val="21"/>
          <w:w w:val="105"/>
        </w:rPr>
        <w:t xml:space="preserve"> </w:t>
      </w:r>
      <w:r>
        <w:rPr>
          <w:w w:val="105"/>
        </w:rPr>
        <w:t>small</w:t>
      </w:r>
      <w:r>
        <w:rPr>
          <w:spacing w:val="21"/>
          <w:w w:val="105"/>
        </w:rPr>
        <w:t xml:space="preserve"> </w:t>
      </w:r>
      <w:r>
        <w:rPr>
          <w:w w:val="105"/>
        </w:rPr>
        <w:t>displacements,</w:t>
      </w:r>
      <w:r>
        <w:rPr>
          <w:spacing w:val="21"/>
          <w:w w:val="105"/>
        </w:rPr>
        <w:t xml:space="preserve"> </w:t>
      </w:r>
      <w:r>
        <w:rPr>
          <w:w w:val="105"/>
        </w:rPr>
        <w:t>for</w:t>
      </w:r>
      <w:r>
        <w:rPr>
          <w:spacing w:val="21"/>
          <w:w w:val="105"/>
        </w:rPr>
        <w:t xml:space="preserve"> </w:t>
      </w:r>
      <w:r>
        <w:rPr>
          <w:w w:val="105"/>
        </w:rPr>
        <w:t>bodies</w:t>
      </w:r>
      <w:r>
        <w:rPr>
          <w:spacing w:val="21"/>
          <w:w w:val="105"/>
        </w:rPr>
        <w:t xml:space="preserve"> </w:t>
      </w:r>
      <w:r>
        <w:rPr>
          <w:w w:val="105"/>
        </w:rPr>
        <w:t>with</w:t>
      </w:r>
      <w:r>
        <w:rPr>
          <w:spacing w:val="21"/>
          <w:w w:val="105"/>
        </w:rPr>
        <w:t xml:space="preserve"> </w:t>
      </w:r>
      <w:r>
        <w:rPr>
          <w:w w:val="105"/>
        </w:rPr>
        <w:t>sufficient</w:t>
      </w:r>
      <w:r>
        <w:rPr>
          <w:spacing w:val="21"/>
          <w:w w:val="105"/>
        </w:rPr>
        <w:t xml:space="preserve"> </w:t>
      </w:r>
      <w:r>
        <w:rPr>
          <w:w w:val="105"/>
        </w:rPr>
        <w:t>freeboard</w:t>
      </w:r>
      <w:r>
        <w:rPr>
          <w:spacing w:val="21"/>
          <w:w w:val="105"/>
        </w:rPr>
        <w:t xml:space="preserve"> </w:t>
      </w:r>
      <w:r>
        <w:rPr>
          <w:w w:val="105"/>
        </w:rPr>
        <w:t>margin.</w:t>
      </w:r>
    </w:p>
    <w:p w:rsidR="00012D33" w:rsidRDefault="0009622D">
      <w:pPr>
        <w:pStyle w:val="BodyText"/>
        <w:spacing w:before="23"/>
        <w:ind w:left="398"/>
      </w:pPr>
      <w:r>
        <w:rPr>
          <w:w w:val="110"/>
        </w:rPr>
        <w:t xml:space="preserve">The </w:t>
      </w:r>
      <w:proofErr w:type="spellStart"/>
      <w:r>
        <w:rPr>
          <w:w w:val="110"/>
        </w:rPr>
        <w:t>metacenteric</w:t>
      </w:r>
      <w:proofErr w:type="spellEnd"/>
      <w:r>
        <w:rPr>
          <w:w w:val="110"/>
        </w:rPr>
        <w:t xml:space="preserve"> height, </w:t>
      </w:r>
      <w:r>
        <w:rPr>
          <w:i/>
          <w:w w:val="110"/>
        </w:rPr>
        <w:t xml:space="preserve">GM </w:t>
      </w:r>
      <w:r>
        <w:rPr>
          <w:w w:val="110"/>
        </w:rPr>
        <w:t xml:space="preserve">is most easily calculated as an offset from the center of </w:t>
      </w:r>
      <w:proofErr w:type="gramStart"/>
      <w:r>
        <w:rPr>
          <w:w w:val="110"/>
        </w:rPr>
        <w:t>buoyancy  (</w:t>
      </w:r>
      <w:proofErr w:type="gramEnd"/>
      <w:r>
        <w:rPr>
          <w:i/>
          <w:w w:val="110"/>
        </w:rPr>
        <w:t xml:space="preserve">BM </w:t>
      </w:r>
      <w:r>
        <w:rPr>
          <w:w w:val="110"/>
        </w:rPr>
        <w:t>)</w:t>
      </w:r>
    </w:p>
    <w:p w:rsidR="00012D33" w:rsidRDefault="00012D33">
      <w:pPr>
        <w:sectPr w:rsidR="00012D33">
          <w:type w:val="continuous"/>
          <w:pgSz w:w="12240" w:h="15840"/>
          <w:pgMar w:top="1500" w:right="1320" w:bottom="980" w:left="1340" w:header="720" w:footer="720" w:gutter="0"/>
          <w:cols w:space="720"/>
        </w:sectPr>
      </w:pPr>
    </w:p>
    <w:p w:rsidR="00012D33" w:rsidRDefault="00F23B9E">
      <w:pPr>
        <w:pStyle w:val="BodyText"/>
        <w:tabs>
          <w:tab w:val="left" w:pos="5106"/>
        </w:tabs>
        <w:ind w:left="997"/>
      </w:pPr>
      <w:r>
        <w:rPr>
          <w:noProof/>
        </w:rPr>
        <mc:AlternateContent>
          <mc:Choice Requires="wpg">
            <w:drawing>
              <wp:inline distT="0" distB="0" distL="0" distR="0" wp14:anchorId="2B5B794B" wp14:editId="7E420A45">
                <wp:extent cx="1824355" cy="3201035"/>
                <wp:effectExtent l="4445" t="19050" r="0" b="0"/>
                <wp:docPr id="1043" name="Group 10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4355" cy="3201035"/>
                          <a:chOff x="0" y="0"/>
                          <a:chExt cx="2873" cy="5041"/>
                        </a:xfrm>
                      </wpg:grpSpPr>
                      <pic:pic xmlns:pic="http://schemas.openxmlformats.org/drawingml/2006/picture">
                        <pic:nvPicPr>
                          <pic:cNvPr id="1044" name="Picture 1060"/>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2341"/>
                            <a:ext cx="2873" cy="2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5" name="Rectangle 1059"/>
                        <wps:cNvSpPr>
                          <a:spLocks noChangeArrowheads="1"/>
                        </wps:cNvSpPr>
                        <wps:spPr bwMode="auto">
                          <a:xfrm>
                            <a:off x="41" y="2362"/>
                            <a:ext cx="2791" cy="2627"/>
                          </a:xfrm>
                          <a:prstGeom prst="rect">
                            <a:avLst/>
                          </a:prstGeom>
                          <a:solidFill>
                            <a:srgbClr val="C0E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6" name="Line 1058"/>
                        <wps:cNvCnPr>
                          <a:cxnSpLocks noChangeShapeType="1"/>
                        </wps:cNvCnPr>
                        <wps:spPr bwMode="auto">
                          <a:xfrm>
                            <a:off x="46" y="2362"/>
                            <a:ext cx="2793" cy="0"/>
                          </a:xfrm>
                          <a:prstGeom prst="line">
                            <a:avLst/>
                          </a:prstGeom>
                          <a:noFill/>
                          <a:ln w="32458">
                            <a:solidFill>
                              <a:srgbClr val="0079C1"/>
                            </a:solidFill>
                            <a:prstDash val="solid"/>
                            <a:round/>
                            <a:headEnd/>
                            <a:tailEnd/>
                          </a:ln>
                          <a:extLst>
                            <a:ext uri="{909E8E84-426E-40DD-AFC4-6F175D3DCCD1}">
                              <a14:hiddenFill xmlns:a14="http://schemas.microsoft.com/office/drawing/2010/main">
                                <a:noFill/>
                              </a14:hiddenFill>
                            </a:ext>
                          </a:extLst>
                        </wps:spPr>
                        <wps:bodyPr/>
                      </wps:wsp>
                      <wps:wsp>
                        <wps:cNvPr id="1047" name="AutoShape 1057"/>
                        <wps:cNvSpPr>
                          <a:spLocks/>
                        </wps:cNvSpPr>
                        <wps:spPr bwMode="auto">
                          <a:xfrm>
                            <a:off x="1048" y="5"/>
                            <a:ext cx="491" cy="3855"/>
                          </a:xfrm>
                          <a:custGeom>
                            <a:avLst/>
                            <a:gdLst>
                              <a:gd name="T0" fmla="+- 0 1297 1048"/>
                              <a:gd name="T1" fmla="*/ T0 w 491"/>
                              <a:gd name="T2" fmla="+- 0 2618 5"/>
                              <a:gd name="T3" fmla="*/ 2618 h 3855"/>
                              <a:gd name="T4" fmla="+- 0 1535 1048"/>
                              <a:gd name="T5" fmla="*/ T4 w 491"/>
                              <a:gd name="T6" fmla="+- 0 3860 5"/>
                              <a:gd name="T7" fmla="*/ 3860 h 3855"/>
                              <a:gd name="T8" fmla="+- 0 1481 1048"/>
                              <a:gd name="T9" fmla="*/ T8 w 491"/>
                              <a:gd name="T10" fmla="+- 0 2389 5"/>
                              <a:gd name="T11" fmla="*/ 2389 h 3855"/>
                              <a:gd name="T12" fmla="+- 0 1293 1048"/>
                              <a:gd name="T13" fmla="*/ T12 w 491"/>
                              <a:gd name="T14" fmla="+- 0 2618 5"/>
                              <a:gd name="T15" fmla="*/ 2618 h 3855"/>
                              <a:gd name="T16" fmla="+- 0 1481 1048"/>
                              <a:gd name="T17" fmla="*/ T16 w 491"/>
                              <a:gd name="T18" fmla="+- 0 2389 5"/>
                              <a:gd name="T19" fmla="*/ 2389 h 3855"/>
                              <a:gd name="T20" fmla="+- 0 1353 1048"/>
                              <a:gd name="T21" fmla="*/ T20 w 491"/>
                              <a:gd name="T22" fmla="+- 0 2224 5"/>
                              <a:gd name="T23" fmla="*/ 2224 h 3855"/>
                              <a:gd name="T24" fmla="+- 0 1479 1048"/>
                              <a:gd name="T25" fmla="*/ T24 w 491"/>
                              <a:gd name="T26" fmla="+- 0 2371 5"/>
                              <a:gd name="T27" fmla="*/ 2371 h 3855"/>
                              <a:gd name="T28" fmla="+- 0 1449 1048"/>
                              <a:gd name="T29" fmla="*/ T28 w 491"/>
                              <a:gd name="T30" fmla="+- 0 2096 5"/>
                              <a:gd name="T31" fmla="*/ 2096 h 3855"/>
                              <a:gd name="T32" fmla="+- 0 1353 1048"/>
                              <a:gd name="T33" fmla="*/ T32 w 491"/>
                              <a:gd name="T34" fmla="+- 0 2215 5"/>
                              <a:gd name="T35" fmla="*/ 2215 h 3855"/>
                              <a:gd name="T36" fmla="+- 0 1449 1048"/>
                              <a:gd name="T37" fmla="*/ T36 w 491"/>
                              <a:gd name="T38" fmla="+- 0 2096 5"/>
                              <a:gd name="T39" fmla="*/ 2096 h 3855"/>
                              <a:gd name="T40" fmla="+- 0 1401 1048"/>
                              <a:gd name="T41" fmla="*/ T40 w 491"/>
                              <a:gd name="T42" fmla="+- 0 883 5"/>
                              <a:gd name="T43" fmla="*/ 883 h 3855"/>
                              <a:gd name="T44" fmla="+- 0 1383 1048"/>
                              <a:gd name="T45" fmla="*/ T44 w 491"/>
                              <a:gd name="T46" fmla="+- 0 2096 5"/>
                              <a:gd name="T47" fmla="*/ 2096 h 3855"/>
                              <a:gd name="T48" fmla="+- 0 1456 1048"/>
                              <a:gd name="T49" fmla="*/ T48 w 491"/>
                              <a:gd name="T50" fmla="+- 0 2092 5"/>
                              <a:gd name="T51" fmla="*/ 2092 h 3855"/>
                              <a:gd name="T52" fmla="+- 0 1456 1048"/>
                              <a:gd name="T53" fmla="*/ T52 w 491"/>
                              <a:gd name="T54" fmla="+- 0 2092 5"/>
                              <a:gd name="T55" fmla="*/ 2092 h 3855"/>
                              <a:gd name="T56" fmla="+- 0 1449 1048"/>
                              <a:gd name="T57" fmla="*/ T56 w 491"/>
                              <a:gd name="T58" fmla="+- 0 2096 5"/>
                              <a:gd name="T59" fmla="*/ 2096 h 3855"/>
                              <a:gd name="T60" fmla="+- 0 1456 1048"/>
                              <a:gd name="T61" fmla="*/ T60 w 491"/>
                              <a:gd name="T62" fmla="+- 0 2092 5"/>
                              <a:gd name="T63" fmla="*/ 2092 h 3855"/>
                              <a:gd name="T64" fmla="+- 0 1157 1048"/>
                              <a:gd name="T65" fmla="*/ T64 w 491"/>
                              <a:gd name="T66" fmla="+- 0 772 5"/>
                              <a:gd name="T67" fmla="*/ 772 h 3855"/>
                              <a:gd name="T68" fmla="+- 0 1401 1048"/>
                              <a:gd name="T69" fmla="*/ T68 w 491"/>
                              <a:gd name="T70" fmla="+- 0 883 5"/>
                              <a:gd name="T71" fmla="*/ 883 h 3855"/>
                              <a:gd name="T72" fmla="+- 0 1513 1048"/>
                              <a:gd name="T73" fmla="*/ T72 w 491"/>
                              <a:gd name="T74" fmla="+- 0 882 5"/>
                              <a:gd name="T75" fmla="*/ 882 h 3855"/>
                              <a:gd name="T76" fmla="+- 0 1513 1048"/>
                              <a:gd name="T77" fmla="*/ T76 w 491"/>
                              <a:gd name="T78" fmla="+- 0 882 5"/>
                              <a:gd name="T79" fmla="*/ 882 h 3855"/>
                              <a:gd name="T80" fmla="+- 0 1438 1048"/>
                              <a:gd name="T81" fmla="*/ T80 w 491"/>
                              <a:gd name="T82" fmla="+- 0 883 5"/>
                              <a:gd name="T83" fmla="*/ 883 h 3855"/>
                              <a:gd name="T84" fmla="+- 0 1513 1048"/>
                              <a:gd name="T85" fmla="*/ T84 w 491"/>
                              <a:gd name="T86" fmla="+- 0 882 5"/>
                              <a:gd name="T87" fmla="*/ 882 h 3855"/>
                              <a:gd name="T88" fmla="+- 0 1097 1048"/>
                              <a:gd name="T89" fmla="*/ T88 w 491"/>
                              <a:gd name="T90" fmla="+- 0 907 5"/>
                              <a:gd name="T91" fmla="*/ 907 h 3855"/>
                              <a:gd name="T92" fmla="+- 0 1076 1048"/>
                              <a:gd name="T93" fmla="*/ T92 w 491"/>
                              <a:gd name="T94" fmla="+- 0 1048 5"/>
                              <a:gd name="T95" fmla="*/ 1048 h 3855"/>
                              <a:gd name="T96" fmla="+- 0 1057 1048"/>
                              <a:gd name="T97" fmla="*/ T96 w 491"/>
                              <a:gd name="T98" fmla="+- 0 1282 5"/>
                              <a:gd name="T99" fmla="*/ 1282 h 3855"/>
                              <a:gd name="T100" fmla="+- 0 1048 1048"/>
                              <a:gd name="T101" fmla="*/ T100 w 491"/>
                              <a:gd name="T102" fmla="+- 0 1516 5"/>
                              <a:gd name="T103" fmla="*/ 1516 h 3855"/>
                              <a:gd name="T104" fmla="+- 0 1052 1048"/>
                              <a:gd name="T105" fmla="*/ T104 w 491"/>
                              <a:gd name="T106" fmla="+- 0 1658 5"/>
                              <a:gd name="T107" fmla="*/ 1658 h 3855"/>
                              <a:gd name="T108" fmla="+- 0 1068 1048"/>
                              <a:gd name="T109" fmla="*/ T108 w 491"/>
                              <a:gd name="T110" fmla="+- 0 1659 5"/>
                              <a:gd name="T111" fmla="*/ 1659 h 3855"/>
                              <a:gd name="T112" fmla="+- 0 1089 1048"/>
                              <a:gd name="T113" fmla="*/ T112 w 491"/>
                              <a:gd name="T114" fmla="+- 0 1518 5"/>
                              <a:gd name="T115" fmla="*/ 1518 h 3855"/>
                              <a:gd name="T116" fmla="+- 0 1108 1048"/>
                              <a:gd name="T117" fmla="*/ T116 w 491"/>
                              <a:gd name="T118" fmla="+- 0 1285 5"/>
                              <a:gd name="T119" fmla="*/ 1285 h 3855"/>
                              <a:gd name="T120" fmla="+- 0 1117 1048"/>
                              <a:gd name="T121" fmla="*/ T120 w 491"/>
                              <a:gd name="T122" fmla="+- 0 1051 5"/>
                              <a:gd name="T123" fmla="*/ 1051 h 3855"/>
                              <a:gd name="T124" fmla="+- 0 1113 1048"/>
                              <a:gd name="T125" fmla="*/ T124 w 491"/>
                              <a:gd name="T126" fmla="+- 0 908 5"/>
                              <a:gd name="T127" fmla="*/ 908 h 3855"/>
                              <a:gd name="T128" fmla="+- 0 1101 1048"/>
                              <a:gd name="T129" fmla="*/ T128 w 491"/>
                              <a:gd name="T130" fmla="+- 0 791 5"/>
                              <a:gd name="T131" fmla="*/ 791 h 3855"/>
                              <a:gd name="T132" fmla="+- 0 1074 1048"/>
                              <a:gd name="T133" fmla="*/ T132 w 491"/>
                              <a:gd name="T134" fmla="+- 0 801 5"/>
                              <a:gd name="T135" fmla="*/ 801 h 3855"/>
                              <a:gd name="T136" fmla="+- 0 1064 1048"/>
                              <a:gd name="T137" fmla="*/ T136 w 491"/>
                              <a:gd name="T138" fmla="+- 0 827 5"/>
                              <a:gd name="T139" fmla="*/ 827 h 3855"/>
                              <a:gd name="T140" fmla="+- 0 1074 1048"/>
                              <a:gd name="T141" fmla="*/ T140 w 491"/>
                              <a:gd name="T142" fmla="+- 0 853 5"/>
                              <a:gd name="T143" fmla="*/ 853 h 3855"/>
                              <a:gd name="T144" fmla="+- 0 1101 1048"/>
                              <a:gd name="T145" fmla="*/ T144 w 491"/>
                              <a:gd name="T146" fmla="+- 0 864 5"/>
                              <a:gd name="T147" fmla="*/ 864 h 3855"/>
                              <a:gd name="T148" fmla="+- 0 1127 1048"/>
                              <a:gd name="T149" fmla="*/ T148 w 491"/>
                              <a:gd name="T150" fmla="+- 0 853 5"/>
                              <a:gd name="T151" fmla="*/ 853 h 3855"/>
                              <a:gd name="T152" fmla="+- 0 1137 1048"/>
                              <a:gd name="T153" fmla="*/ T152 w 491"/>
                              <a:gd name="T154" fmla="+- 0 827 5"/>
                              <a:gd name="T155" fmla="*/ 827 h 3855"/>
                              <a:gd name="T156" fmla="+- 0 1127 1048"/>
                              <a:gd name="T157" fmla="*/ T156 w 491"/>
                              <a:gd name="T158" fmla="+- 0 801 5"/>
                              <a:gd name="T159" fmla="*/ 801 h 3855"/>
                              <a:gd name="T160" fmla="+- 0 1119 1048"/>
                              <a:gd name="T161" fmla="*/ T160 w 491"/>
                              <a:gd name="T162" fmla="+- 0 797 5"/>
                              <a:gd name="T163" fmla="*/ 797 h 3855"/>
                              <a:gd name="T164" fmla="+- 0 1115 1048"/>
                              <a:gd name="T165" fmla="*/ T164 w 491"/>
                              <a:gd name="T166" fmla="+- 0 794 5"/>
                              <a:gd name="T167" fmla="*/ 794 h 3855"/>
                              <a:gd name="T168" fmla="+- 0 1119 1048"/>
                              <a:gd name="T169" fmla="*/ T168 w 491"/>
                              <a:gd name="T170" fmla="+- 0 796 5"/>
                              <a:gd name="T171" fmla="*/ 796 h 3855"/>
                              <a:gd name="T172" fmla="+- 0 1119 1048"/>
                              <a:gd name="T173" fmla="*/ T172 w 491"/>
                              <a:gd name="T174" fmla="+- 0 797 5"/>
                              <a:gd name="T175" fmla="*/ 797 h 3855"/>
                              <a:gd name="T176" fmla="+- 0 1071 1048"/>
                              <a:gd name="T177" fmla="*/ T176 w 491"/>
                              <a:gd name="T178" fmla="+- 0 5 5"/>
                              <a:gd name="T179" fmla="*/ 5 h 3855"/>
                              <a:gd name="T180" fmla="+- 0 1061 1048"/>
                              <a:gd name="T181" fmla="*/ T180 w 491"/>
                              <a:gd name="T182" fmla="+- 0 83 5"/>
                              <a:gd name="T183" fmla="*/ 83 h 3855"/>
                              <a:gd name="T184" fmla="+- 0 1064 1048"/>
                              <a:gd name="T185" fmla="*/ T184 w 491"/>
                              <a:gd name="T186" fmla="+- 0 277 5"/>
                              <a:gd name="T187" fmla="*/ 277 h 3855"/>
                              <a:gd name="T188" fmla="+- 0 1079 1048"/>
                              <a:gd name="T189" fmla="*/ T188 w 491"/>
                              <a:gd name="T190" fmla="+- 0 527 5"/>
                              <a:gd name="T191" fmla="*/ 527 h 3855"/>
                              <a:gd name="T192" fmla="+- 0 1100 1048"/>
                              <a:gd name="T193" fmla="*/ T192 w 491"/>
                              <a:gd name="T194" fmla="+- 0 721 5"/>
                              <a:gd name="T195" fmla="*/ 721 h 3855"/>
                              <a:gd name="T196" fmla="+- 0 1119 1048"/>
                              <a:gd name="T197" fmla="*/ T196 w 491"/>
                              <a:gd name="T198" fmla="+- 0 796 5"/>
                              <a:gd name="T199" fmla="*/ 796 h 3855"/>
                              <a:gd name="T200" fmla="+- 0 1126 1048"/>
                              <a:gd name="T201" fmla="*/ T200 w 491"/>
                              <a:gd name="T202" fmla="+- 0 776 5"/>
                              <a:gd name="T203" fmla="*/ 776 h 3855"/>
                              <a:gd name="T204" fmla="+- 0 1130 1048"/>
                              <a:gd name="T205" fmla="*/ T204 w 491"/>
                              <a:gd name="T206" fmla="+- 0 633 5"/>
                              <a:gd name="T207" fmla="*/ 633 h 3855"/>
                              <a:gd name="T208" fmla="+- 0 1121 1048"/>
                              <a:gd name="T209" fmla="*/ T208 w 491"/>
                              <a:gd name="T210" fmla="+- 0 400 5"/>
                              <a:gd name="T211" fmla="*/ 400 h 3855"/>
                              <a:gd name="T212" fmla="+- 0 1102 1048"/>
                              <a:gd name="T213" fmla="*/ T212 w 491"/>
                              <a:gd name="T214" fmla="+- 0 166 5"/>
                              <a:gd name="T215" fmla="*/ 166 h 3855"/>
                              <a:gd name="T216" fmla="+- 0 1081 1048"/>
                              <a:gd name="T217" fmla="*/ T216 w 491"/>
                              <a:gd name="T218" fmla="+- 0 25 5"/>
                              <a:gd name="T219" fmla="*/ 25 h 38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91" h="3855">
                                <a:moveTo>
                                  <a:pt x="487" y="2613"/>
                                </a:moveTo>
                                <a:lnTo>
                                  <a:pt x="249" y="2613"/>
                                </a:lnTo>
                                <a:lnTo>
                                  <a:pt x="249" y="3855"/>
                                </a:lnTo>
                                <a:lnTo>
                                  <a:pt x="487" y="3855"/>
                                </a:lnTo>
                                <a:lnTo>
                                  <a:pt x="487" y="2613"/>
                                </a:lnTo>
                                <a:close/>
                                <a:moveTo>
                                  <a:pt x="433" y="2384"/>
                                </a:moveTo>
                                <a:lnTo>
                                  <a:pt x="302" y="2384"/>
                                </a:lnTo>
                                <a:lnTo>
                                  <a:pt x="245" y="2613"/>
                                </a:lnTo>
                                <a:lnTo>
                                  <a:pt x="491" y="2613"/>
                                </a:lnTo>
                                <a:lnTo>
                                  <a:pt x="433" y="2384"/>
                                </a:lnTo>
                                <a:close/>
                                <a:moveTo>
                                  <a:pt x="431" y="2219"/>
                                </a:moveTo>
                                <a:lnTo>
                                  <a:pt x="305" y="2219"/>
                                </a:lnTo>
                                <a:lnTo>
                                  <a:pt x="305" y="2366"/>
                                </a:lnTo>
                                <a:lnTo>
                                  <a:pt x="431" y="2366"/>
                                </a:lnTo>
                                <a:lnTo>
                                  <a:pt x="431" y="2219"/>
                                </a:lnTo>
                                <a:close/>
                                <a:moveTo>
                                  <a:pt x="401" y="2091"/>
                                </a:moveTo>
                                <a:lnTo>
                                  <a:pt x="335" y="2091"/>
                                </a:lnTo>
                                <a:lnTo>
                                  <a:pt x="305" y="2210"/>
                                </a:lnTo>
                                <a:lnTo>
                                  <a:pt x="431" y="2210"/>
                                </a:lnTo>
                                <a:lnTo>
                                  <a:pt x="401" y="2091"/>
                                </a:lnTo>
                                <a:close/>
                                <a:moveTo>
                                  <a:pt x="390" y="878"/>
                                </a:moveTo>
                                <a:lnTo>
                                  <a:pt x="353" y="878"/>
                                </a:lnTo>
                                <a:lnTo>
                                  <a:pt x="335" y="2091"/>
                                </a:lnTo>
                                <a:lnTo>
                                  <a:pt x="336" y="2087"/>
                                </a:lnTo>
                                <a:lnTo>
                                  <a:pt x="408" y="2087"/>
                                </a:lnTo>
                                <a:lnTo>
                                  <a:pt x="390" y="878"/>
                                </a:lnTo>
                                <a:close/>
                                <a:moveTo>
                                  <a:pt x="408" y="2087"/>
                                </a:moveTo>
                                <a:lnTo>
                                  <a:pt x="400" y="2087"/>
                                </a:lnTo>
                                <a:lnTo>
                                  <a:pt x="401" y="2091"/>
                                </a:lnTo>
                                <a:lnTo>
                                  <a:pt x="408" y="2091"/>
                                </a:lnTo>
                                <a:lnTo>
                                  <a:pt x="408" y="2087"/>
                                </a:lnTo>
                                <a:close/>
                                <a:moveTo>
                                  <a:pt x="465" y="767"/>
                                </a:moveTo>
                                <a:lnTo>
                                  <a:pt x="109" y="767"/>
                                </a:lnTo>
                                <a:lnTo>
                                  <a:pt x="109" y="878"/>
                                </a:lnTo>
                                <a:lnTo>
                                  <a:pt x="353" y="878"/>
                                </a:lnTo>
                                <a:lnTo>
                                  <a:pt x="353" y="877"/>
                                </a:lnTo>
                                <a:lnTo>
                                  <a:pt x="465" y="877"/>
                                </a:lnTo>
                                <a:lnTo>
                                  <a:pt x="465" y="767"/>
                                </a:lnTo>
                                <a:close/>
                                <a:moveTo>
                                  <a:pt x="465" y="877"/>
                                </a:moveTo>
                                <a:lnTo>
                                  <a:pt x="390" y="877"/>
                                </a:lnTo>
                                <a:lnTo>
                                  <a:pt x="390" y="878"/>
                                </a:lnTo>
                                <a:lnTo>
                                  <a:pt x="465" y="878"/>
                                </a:lnTo>
                                <a:lnTo>
                                  <a:pt x="465" y="877"/>
                                </a:lnTo>
                                <a:close/>
                                <a:moveTo>
                                  <a:pt x="59" y="883"/>
                                </a:moveTo>
                                <a:lnTo>
                                  <a:pt x="49" y="902"/>
                                </a:lnTo>
                                <a:lnTo>
                                  <a:pt x="39" y="958"/>
                                </a:lnTo>
                                <a:lnTo>
                                  <a:pt x="28" y="1043"/>
                                </a:lnTo>
                                <a:lnTo>
                                  <a:pt x="18" y="1152"/>
                                </a:lnTo>
                                <a:lnTo>
                                  <a:pt x="9" y="1277"/>
                                </a:lnTo>
                                <a:lnTo>
                                  <a:pt x="3" y="1402"/>
                                </a:lnTo>
                                <a:lnTo>
                                  <a:pt x="0" y="1511"/>
                                </a:lnTo>
                                <a:lnTo>
                                  <a:pt x="0" y="1596"/>
                                </a:lnTo>
                                <a:lnTo>
                                  <a:pt x="4" y="1653"/>
                                </a:lnTo>
                                <a:lnTo>
                                  <a:pt x="11" y="1674"/>
                                </a:lnTo>
                                <a:lnTo>
                                  <a:pt x="20" y="1654"/>
                                </a:lnTo>
                                <a:lnTo>
                                  <a:pt x="31" y="1598"/>
                                </a:lnTo>
                                <a:lnTo>
                                  <a:pt x="41" y="1513"/>
                                </a:lnTo>
                                <a:lnTo>
                                  <a:pt x="51" y="1405"/>
                                </a:lnTo>
                                <a:lnTo>
                                  <a:pt x="60" y="1280"/>
                                </a:lnTo>
                                <a:lnTo>
                                  <a:pt x="66" y="1155"/>
                                </a:lnTo>
                                <a:lnTo>
                                  <a:pt x="69" y="1046"/>
                                </a:lnTo>
                                <a:lnTo>
                                  <a:pt x="69" y="960"/>
                                </a:lnTo>
                                <a:lnTo>
                                  <a:pt x="65" y="903"/>
                                </a:lnTo>
                                <a:lnTo>
                                  <a:pt x="59" y="883"/>
                                </a:lnTo>
                                <a:close/>
                                <a:moveTo>
                                  <a:pt x="53" y="786"/>
                                </a:moveTo>
                                <a:lnTo>
                                  <a:pt x="38" y="789"/>
                                </a:lnTo>
                                <a:lnTo>
                                  <a:pt x="26" y="796"/>
                                </a:lnTo>
                                <a:lnTo>
                                  <a:pt x="18" y="808"/>
                                </a:lnTo>
                                <a:lnTo>
                                  <a:pt x="16" y="822"/>
                                </a:lnTo>
                                <a:lnTo>
                                  <a:pt x="18" y="837"/>
                                </a:lnTo>
                                <a:lnTo>
                                  <a:pt x="26" y="848"/>
                                </a:lnTo>
                                <a:lnTo>
                                  <a:pt x="38" y="856"/>
                                </a:lnTo>
                                <a:lnTo>
                                  <a:pt x="53" y="859"/>
                                </a:lnTo>
                                <a:lnTo>
                                  <a:pt x="67" y="856"/>
                                </a:lnTo>
                                <a:lnTo>
                                  <a:pt x="79" y="848"/>
                                </a:lnTo>
                                <a:lnTo>
                                  <a:pt x="87" y="837"/>
                                </a:lnTo>
                                <a:lnTo>
                                  <a:pt x="89" y="822"/>
                                </a:lnTo>
                                <a:lnTo>
                                  <a:pt x="87" y="808"/>
                                </a:lnTo>
                                <a:lnTo>
                                  <a:pt x="79" y="796"/>
                                </a:lnTo>
                                <a:lnTo>
                                  <a:pt x="71" y="792"/>
                                </a:lnTo>
                                <a:lnTo>
                                  <a:pt x="71" y="791"/>
                                </a:lnTo>
                                <a:lnTo>
                                  <a:pt x="67" y="789"/>
                                </a:lnTo>
                                <a:lnTo>
                                  <a:pt x="53" y="786"/>
                                </a:lnTo>
                                <a:close/>
                                <a:moveTo>
                                  <a:pt x="71" y="791"/>
                                </a:moveTo>
                                <a:lnTo>
                                  <a:pt x="71" y="792"/>
                                </a:lnTo>
                                <a:lnTo>
                                  <a:pt x="71" y="791"/>
                                </a:lnTo>
                                <a:close/>
                                <a:moveTo>
                                  <a:pt x="23" y="0"/>
                                </a:moveTo>
                                <a:lnTo>
                                  <a:pt x="17" y="21"/>
                                </a:lnTo>
                                <a:lnTo>
                                  <a:pt x="13" y="78"/>
                                </a:lnTo>
                                <a:lnTo>
                                  <a:pt x="13" y="164"/>
                                </a:lnTo>
                                <a:lnTo>
                                  <a:pt x="16" y="272"/>
                                </a:lnTo>
                                <a:lnTo>
                                  <a:pt x="22" y="398"/>
                                </a:lnTo>
                                <a:lnTo>
                                  <a:pt x="31" y="522"/>
                                </a:lnTo>
                                <a:lnTo>
                                  <a:pt x="41" y="631"/>
                                </a:lnTo>
                                <a:lnTo>
                                  <a:pt x="52" y="716"/>
                                </a:lnTo>
                                <a:lnTo>
                                  <a:pt x="62" y="772"/>
                                </a:lnTo>
                                <a:lnTo>
                                  <a:pt x="71" y="791"/>
                                </a:lnTo>
                                <a:lnTo>
                                  <a:pt x="78" y="771"/>
                                </a:lnTo>
                                <a:lnTo>
                                  <a:pt x="82" y="714"/>
                                </a:lnTo>
                                <a:lnTo>
                                  <a:pt x="82" y="628"/>
                                </a:lnTo>
                                <a:lnTo>
                                  <a:pt x="79" y="520"/>
                                </a:lnTo>
                                <a:lnTo>
                                  <a:pt x="73" y="395"/>
                                </a:lnTo>
                                <a:lnTo>
                                  <a:pt x="64" y="270"/>
                                </a:lnTo>
                                <a:lnTo>
                                  <a:pt x="54" y="161"/>
                                </a:lnTo>
                                <a:lnTo>
                                  <a:pt x="43" y="76"/>
                                </a:lnTo>
                                <a:lnTo>
                                  <a:pt x="33" y="20"/>
                                </a:lnTo>
                                <a:lnTo>
                                  <a:pt x="23"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8" name="Freeform 1056"/>
                        <wps:cNvSpPr>
                          <a:spLocks/>
                        </wps:cNvSpPr>
                        <wps:spPr bwMode="auto">
                          <a:xfrm>
                            <a:off x="1293" y="2389"/>
                            <a:ext cx="246" cy="1471"/>
                          </a:xfrm>
                          <a:custGeom>
                            <a:avLst/>
                            <a:gdLst>
                              <a:gd name="T0" fmla="+- 0 1350 1293"/>
                              <a:gd name="T1" fmla="*/ T0 w 246"/>
                              <a:gd name="T2" fmla="+- 0 2389 2389"/>
                              <a:gd name="T3" fmla="*/ 2389 h 1471"/>
                              <a:gd name="T4" fmla="+- 0 1481 1293"/>
                              <a:gd name="T5" fmla="*/ T4 w 246"/>
                              <a:gd name="T6" fmla="+- 0 2389 2389"/>
                              <a:gd name="T7" fmla="*/ 2389 h 1471"/>
                              <a:gd name="T8" fmla="+- 0 1539 1293"/>
                              <a:gd name="T9" fmla="*/ T8 w 246"/>
                              <a:gd name="T10" fmla="+- 0 2618 2389"/>
                              <a:gd name="T11" fmla="*/ 2618 h 1471"/>
                              <a:gd name="T12" fmla="+- 0 1535 1293"/>
                              <a:gd name="T13" fmla="*/ T12 w 246"/>
                              <a:gd name="T14" fmla="+- 0 2618 2389"/>
                              <a:gd name="T15" fmla="*/ 2618 h 1471"/>
                              <a:gd name="T16" fmla="+- 0 1535 1293"/>
                              <a:gd name="T17" fmla="*/ T16 w 246"/>
                              <a:gd name="T18" fmla="+- 0 3860 2389"/>
                              <a:gd name="T19" fmla="*/ 3860 h 1471"/>
                              <a:gd name="T20" fmla="+- 0 1297 1293"/>
                              <a:gd name="T21" fmla="*/ T20 w 246"/>
                              <a:gd name="T22" fmla="+- 0 3860 2389"/>
                              <a:gd name="T23" fmla="*/ 3860 h 1471"/>
                              <a:gd name="T24" fmla="+- 0 1297 1293"/>
                              <a:gd name="T25" fmla="*/ T24 w 246"/>
                              <a:gd name="T26" fmla="+- 0 2618 2389"/>
                              <a:gd name="T27" fmla="*/ 2618 h 1471"/>
                              <a:gd name="T28" fmla="+- 0 1293 1293"/>
                              <a:gd name="T29" fmla="*/ T28 w 246"/>
                              <a:gd name="T30" fmla="+- 0 2618 2389"/>
                              <a:gd name="T31" fmla="*/ 2618 h 1471"/>
                              <a:gd name="T32" fmla="+- 0 1350 1293"/>
                              <a:gd name="T33" fmla="*/ T32 w 246"/>
                              <a:gd name="T34" fmla="+- 0 2389 2389"/>
                              <a:gd name="T35" fmla="*/ 2389 h 14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6" h="1471">
                                <a:moveTo>
                                  <a:pt x="57" y="0"/>
                                </a:moveTo>
                                <a:lnTo>
                                  <a:pt x="188" y="0"/>
                                </a:lnTo>
                                <a:lnTo>
                                  <a:pt x="246" y="229"/>
                                </a:lnTo>
                                <a:lnTo>
                                  <a:pt x="242" y="229"/>
                                </a:lnTo>
                                <a:lnTo>
                                  <a:pt x="242" y="1471"/>
                                </a:lnTo>
                                <a:lnTo>
                                  <a:pt x="4" y="1471"/>
                                </a:lnTo>
                                <a:lnTo>
                                  <a:pt x="4" y="229"/>
                                </a:lnTo>
                                <a:lnTo>
                                  <a:pt x="0" y="229"/>
                                </a:lnTo>
                                <a:lnTo>
                                  <a:pt x="57" y="0"/>
                                </a:lnTo>
                                <a:close/>
                              </a:path>
                            </a:pathLst>
                          </a:custGeom>
                          <a:noFill/>
                          <a:ln w="64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9" name="Picture 105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1348" y="2091"/>
                            <a:ext cx="136"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0" name="Freeform 1054"/>
                        <wps:cNvSpPr>
                          <a:spLocks/>
                        </wps:cNvSpPr>
                        <wps:spPr bwMode="auto">
                          <a:xfrm>
                            <a:off x="1048" y="888"/>
                            <a:ext cx="70" cy="792"/>
                          </a:xfrm>
                          <a:custGeom>
                            <a:avLst/>
                            <a:gdLst>
                              <a:gd name="T0" fmla="+- 0 1107 1048"/>
                              <a:gd name="T1" fmla="*/ T0 w 70"/>
                              <a:gd name="T2" fmla="+- 0 888 888"/>
                              <a:gd name="T3" fmla="*/ 888 h 792"/>
                              <a:gd name="T4" fmla="+- 0 1113 1048"/>
                              <a:gd name="T5" fmla="*/ T4 w 70"/>
                              <a:gd name="T6" fmla="+- 0 908 888"/>
                              <a:gd name="T7" fmla="*/ 908 h 792"/>
                              <a:gd name="T8" fmla="+- 0 1117 1048"/>
                              <a:gd name="T9" fmla="*/ T8 w 70"/>
                              <a:gd name="T10" fmla="+- 0 965 888"/>
                              <a:gd name="T11" fmla="*/ 965 h 792"/>
                              <a:gd name="T12" fmla="+- 0 1117 1048"/>
                              <a:gd name="T13" fmla="*/ T12 w 70"/>
                              <a:gd name="T14" fmla="+- 0 1051 888"/>
                              <a:gd name="T15" fmla="*/ 1051 h 792"/>
                              <a:gd name="T16" fmla="+- 0 1114 1048"/>
                              <a:gd name="T17" fmla="*/ T16 w 70"/>
                              <a:gd name="T18" fmla="+- 0 1160 888"/>
                              <a:gd name="T19" fmla="*/ 1160 h 792"/>
                              <a:gd name="T20" fmla="+- 0 1108 1048"/>
                              <a:gd name="T21" fmla="*/ T20 w 70"/>
                              <a:gd name="T22" fmla="+- 0 1285 888"/>
                              <a:gd name="T23" fmla="*/ 1285 h 792"/>
                              <a:gd name="T24" fmla="+- 0 1099 1048"/>
                              <a:gd name="T25" fmla="*/ T24 w 70"/>
                              <a:gd name="T26" fmla="+- 0 1410 888"/>
                              <a:gd name="T27" fmla="*/ 1410 h 792"/>
                              <a:gd name="T28" fmla="+- 0 1089 1048"/>
                              <a:gd name="T29" fmla="*/ T28 w 70"/>
                              <a:gd name="T30" fmla="+- 0 1518 888"/>
                              <a:gd name="T31" fmla="*/ 1518 h 792"/>
                              <a:gd name="T32" fmla="+- 0 1079 1048"/>
                              <a:gd name="T33" fmla="*/ T32 w 70"/>
                              <a:gd name="T34" fmla="+- 0 1603 888"/>
                              <a:gd name="T35" fmla="*/ 1603 h 792"/>
                              <a:gd name="T36" fmla="+- 0 1059 1048"/>
                              <a:gd name="T37" fmla="*/ T36 w 70"/>
                              <a:gd name="T38" fmla="+- 0 1679 888"/>
                              <a:gd name="T39" fmla="*/ 1679 h 792"/>
                              <a:gd name="T40" fmla="+- 0 1052 1048"/>
                              <a:gd name="T41" fmla="*/ T40 w 70"/>
                              <a:gd name="T42" fmla="+- 0 1658 888"/>
                              <a:gd name="T43" fmla="*/ 1658 h 792"/>
                              <a:gd name="T44" fmla="+- 0 1048 1048"/>
                              <a:gd name="T45" fmla="*/ T44 w 70"/>
                              <a:gd name="T46" fmla="+- 0 1601 888"/>
                              <a:gd name="T47" fmla="*/ 1601 h 792"/>
                              <a:gd name="T48" fmla="+- 0 1048 1048"/>
                              <a:gd name="T49" fmla="*/ T48 w 70"/>
                              <a:gd name="T50" fmla="+- 0 1516 888"/>
                              <a:gd name="T51" fmla="*/ 1516 h 792"/>
                              <a:gd name="T52" fmla="+- 0 1051 1048"/>
                              <a:gd name="T53" fmla="*/ T52 w 70"/>
                              <a:gd name="T54" fmla="+- 0 1407 888"/>
                              <a:gd name="T55" fmla="*/ 1407 h 792"/>
                              <a:gd name="T56" fmla="+- 0 1057 1048"/>
                              <a:gd name="T57" fmla="*/ T56 w 70"/>
                              <a:gd name="T58" fmla="+- 0 1282 888"/>
                              <a:gd name="T59" fmla="*/ 1282 h 792"/>
                              <a:gd name="T60" fmla="+- 0 1066 1048"/>
                              <a:gd name="T61" fmla="*/ T60 w 70"/>
                              <a:gd name="T62" fmla="+- 0 1157 888"/>
                              <a:gd name="T63" fmla="*/ 1157 h 792"/>
                              <a:gd name="T64" fmla="+- 0 1076 1048"/>
                              <a:gd name="T65" fmla="*/ T64 w 70"/>
                              <a:gd name="T66" fmla="+- 0 1048 888"/>
                              <a:gd name="T67" fmla="*/ 1048 h 792"/>
                              <a:gd name="T68" fmla="+- 0 1087 1048"/>
                              <a:gd name="T69" fmla="*/ T68 w 70"/>
                              <a:gd name="T70" fmla="+- 0 963 888"/>
                              <a:gd name="T71" fmla="*/ 963 h 792"/>
                              <a:gd name="T72" fmla="+- 0 1107 1048"/>
                              <a:gd name="T73" fmla="*/ T72 w 70"/>
                              <a:gd name="T74" fmla="+- 0 888 888"/>
                              <a:gd name="T75" fmla="*/ 888 h 7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70" h="792">
                                <a:moveTo>
                                  <a:pt x="59" y="0"/>
                                </a:moveTo>
                                <a:lnTo>
                                  <a:pt x="65" y="20"/>
                                </a:lnTo>
                                <a:lnTo>
                                  <a:pt x="69" y="77"/>
                                </a:lnTo>
                                <a:lnTo>
                                  <a:pt x="69" y="163"/>
                                </a:lnTo>
                                <a:lnTo>
                                  <a:pt x="66" y="272"/>
                                </a:lnTo>
                                <a:lnTo>
                                  <a:pt x="60" y="397"/>
                                </a:lnTo>
                                <a:lnTo>
                                  <a:pt x="51" y="522"/>
                                </a:lnTo>
                                <a:lnTo>
                                  <a:pt x="41" y="630"/>
                                </a:lnTo>
                                <a:lnTo>
                                  <a:pt x="31" y="715"/>
                                </a:lnTo>
                                <a:lnTo>
                                  <a:pt x="11" y="791"/>
                                </a:lnTo>
                                <a:lnTo>
                                  <a:pt x="4" y="770"/>
                                </a:lnTo>
                                <a:lnTo>
                                  <a:pt x="0" y="713"/>
                                </a:lnTo>
                                <a:lnTo>
                                  <a:pt x="0" y="628"/>
                                </a:lnTo>
                                <a:lnTo>
                                  <a:pt x="3" y="519"/>
                                </a:lnTo>
                                <a:lnTo>
                                  <a:pt x="9" y="394"/>
                                </a:lnTo>
                                <a:lnTo>
                                  <a:pt x="18" y="269"/>
                                </a:lnTo>
                                <a:lnTo>
                                  <a:pt x="28" y="160"/>
                                </a:lnTo>
                                <a:lnTo>
                                  <a:pt x="39" y="75"/>
                                </a:lnTo>
                                <a:lnTo>
                                  <a:pt x="59" y="0"/>
                                </a:lnTo>
                                <a:close/>
                              </a:path>
                            </a:pathLst>
                          </a:custGeom>
                          <a:noFill/>
                          <a:ln w="64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1" name="Freeform 1053"/>
                        <wps:cNvSpPr>
                          <a:spLocks/>
                        </wps:cNvSpPr>
                        <wps:spPr bwMode="auto">
                          <a:xfrm>
                            <a:off x="1383" y="883"/>
                            <a:ext cx="74" cy="1214"/>
                          </a:xfrm>
                          <a:custGeom>
                            <a:avLst/>
                            <a:gdLst>
                              <a:gd name="T0" fmla="+- 0 1401 1383"/>
                              <a:gd name="T1" fmla="*/ T0 w 74"/>
                              <a:gd name="T2" fmla="+- 0 883 883"/>
                              <a:gd name="T3" fmla="*/ 883 h 1214"/>
                              <a:gd name="T4" fmla="+- 0 1438 1383"/>
                              <a:gd name="T5" fmla="*/ T4 w 74"/>
                              <a:gd name="T6" fmla="+- 0 883 883"/>
                              <a:gd name="T7" fmla="*/ 883 h 1214"/>
                              <a:gd name="T8" fmla="+- 0 1456 1383"/>
                              <a:gd name="T9" fmla="*/ T8 w 74"/>
                              <a:gd name="T10" fmla="+- 0 2096 883"/>
                              <a:gd name="T11" fmla="*/ 2096 h 1214"/>
                              <a:gd name="T12" fmla="+- 0 1449 1383"/>
                              <a:gd name="T13" fmla="*/ T12 w 74"/>
                              <a:gd name="T14" fmla="+- 0 2096 883"/>
                              <a:gd name="T15" fmla="*/ 2096 h 1214"/>
                              <a:gd name="T16" fmla="+- 0 1448 1383"/>
                              <a:gd name="T17" fmla="*/ T16 w 74"/>
                              <a:gd name="T18" fmla="+- 0 2092 883"/>
                              <a:gd name="T19" fmla="*/ 2092 h 1214"/>
                              <a:gd name="T20" fmla="+- 0 1384 1383"/>
                              <a:gd name="T21" fmla="*/ T20 w 74"/>
                              <a:gd name="T22" fmla="+- 0 2092 883"/>
                              <a:gd name="T23" fmla="*/ 2092 h 1214"/>
                              <a:gd name="T24" fmla="+- 0 1383 1383"/>
                              <a:gd name="T25" fmla="*/ T24 w 74"/>
                              <a:gd name="T26" fmla="+- 0 2096 883"/>
                              <a:gd name="T27" fmla="*/ 2096 h 1214"/>
                              <a:gd name="T28" fmla="+- 0 1401 1383"/>
                              <a:gd name="T29" fmla="*/ T28 w 74"/>
                              <a:gd name="T30" fmla="+- 0 883 883"/>
                              <a:gd name="T31" fmla="*/ 883 h 12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4" h="1214">
                                <a:moveTo>
                                  <a:pt x="18" y="0"/>
                                </a:moveTo>
                                <a:lnTo>
                                  <a:pt x="55" y="0"/>
                                </a:lnTo>
                                <a:lnTo>
                                  <a:pt x="73" y="1213"/>
                                </a:lnTo>
                                <a:lnTo>
                                  <a:pt x="66" y="1213"/>
                                </a:lnTo>
                                <a:lnTo>
                                  <a:pt x="65" y="1209"/>
                                </a:lnTo>
                                <a:lnTo>
                                  <a:pt x="1" y="1209"/>
                                </a:lnTo>
                                <a:lnTo>
                                  <a:pt x="0" y="1213"/>
                                </a:lnTo>
                                <a:lnTo>
                                  <a:pt x="18" y="0"/>
                                </a:lnTo>
                                <a:close/>
                              </a:path>
                            </a:pathLst>
                          </a:custGeom>
                          <a:noFill/>
                          <a:ln w="64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52" name="Picture 105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1058" y="767"/>
                            <a:ext cx="459"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3" name="Freeform 1051"/>
                        <wps:cNvSpPr>
                          <a:spLocks/>
                        </wps:cNvSpPr>
                        <wps:spPr bwMode="auto">
                          <a:xfrm>
                            <a:off x="1061" y="6"/>
                            <a:ext cx="70" cy="792"/>
                          </a:xfrm>
                          <a:custGeom>
                            <a:avLst/>
                            <a:gdLst>
                              <a:gd name="T0" fmla="+- 0 1071 1061"/>
                              <a:gd name="T1" fmla="*/ T0 w 70"/>
                              <a:gd name="T2" fmla="+- 0 6 6"/>
                              <a:gd name="T3" fmla="*/ 6 h 792"/>
                              <a:gd name="T4" fmla="+- 0 1091 1061"/>
                              <a:gd name="T5" fmla="*/ T4 w 70"/>
                              <a:gd name="T6" fmla="+- 0 81 6"/>
                              <a:gd name="T7" fmla="*/ 81 h 792"/>
                              <a:gd name="T8" fmla="+- 0 1102 1061"/>
                              <a:gd name="T9" fmla="*/ T8 w 70"/>
                              <a:gd name="T10" fmla="+- 0 166 6"/>
                              <a:gd name="T11" fmla="*/ 166 h 792"/>
                              <a:gd name="T12" fmla="+- 0 1112 1061"/>
                              <a:gd name="T13" fmla="*/ T12 w 70"/>
                              <a:gd name="T14" fmla="+- 0 275 6"/>
                              <a:gd name="T15" fmla="*/ 275 h 792"/>
                              <a:gd name="T16" fmla="+- 0 1121 1061"/>
                              <a:gd name="T17" fmla="*/ T16 w 70"/>
                              <a:gd name="T18" fmla="+- 0 400 6"/>
                              <a:gd name="T19" fmla="*/ 400 h 792"/>
                              <a:gd name="T20" fmla="+- 0 1127 1061"/>
                              <a:gd name="T21" fmla="*/ T20 w 70"/>
                              <a:gd name="T22" fmla="+- 0 525 6"/>
                              <a:gd name="T23" fmla="*/ 525 h 792"/>
                              <a:gd name="T24" fmla="+- 0 1130 1061"/>
                              <a:gd name="T25" fmla="*/ T24 w 70"/>
                              <a:gd name="T26" fmla="+- 0 633 6"/>
                              <a:gd name="T27" fmla="*/ 633 h 792"/>
                              <a:gd name="T28" fmla="+- 0 1130 1061"/>
                              <a:gd name="T29" fmla="*/ T28 w 70"/>
                              <a:gd name="T30" fmla="+- 0 719 6"/>
                              <a:gd name="T31" fmla="*/ 719 h 792"/>
                              <a:gd name="T32" fmla="+- 0 1126 1061"/>
                              <a:gd name="T33" fmla="*/ T32 w 70"/>
                              <a:gd name="T34" fmla="+- 0 776 6"/>
                              <a:gd name="T35" fmla="*/ 776 h 792"/>
                              <a:gd name="T36" fmla="+- 0 1119 1061"/>
                              <a:gd name="T37" fmla="*/ T36 w 70"/>
                              <a:gd name="T38" fmla="+- 0 797 6"/>
                              <a:gd name="T39" fmla="*/ 797 h 792"/>
                              <a:gd name="T40" fmla="+- 0 1110 1061"/>
                              <a:gd name="T41" fmla="*/ T40 w 70"/>
                              <a:gd name="T42" fmla="+- 0 777 6"/>
                              <a:gd name="T43" fmla="*/ 777 h 792"/>
                              <a:gd name="T44" fmla="+- 0 1089 1061"/>
                              <a:gd name="T45" fmla="*/ T44 w 70"/>
                              <a:gd name="T46" fmla="+- 0 636 6"/>
                              <a:gd name="T47" fmla="*/ 636 h 792"/>
                              <a:gd name="T48" fmla="+- 0 1079 1061"/>
                              <a:gd name="T49" fmla="*/ T48 w 70"/>
                              <a:gd name="T50" fmla="+- 0 527 6"/>
                              <a:gd name="T51" fmla="*/ 527 h 792"/>
                              <a:gd name="T52" fmla="+- 0 1070 1061"/>
                              <a:gd name="T53" fmla="*/ T52 w 70"/>
                              <a:gd name="T54" fmla="+- 0 403 6"/>
                              <a:gd name="T55" fmla="*/ 403 h 792"/>
                              <a:gd name="T56" fmla="+- 0 1064 1061"/>
                              <a:gd name="T57" fmla="*/ T56 w 70"/>
                              <a:gd name="T58" fmla="+- 0 277 6"/>
                              <a:gd name="T59" fmla="*/ 277 h 792"/>
                              <a:gd name="T60" fmla="+- 0 1061 1061"/>
                              <a:gd name="T61" fmla="*/ T60 w 70"/>
                              <a:gd name="T62" fmla="+- 0 169 6"/>
                              <a:gd name="T63" fmla="*/ 169 h 792"/>
                              <a:gd name="T64" fmla="+- 0 1061 1061"/>
                              <a:gd name="T65" fmla="*/ T64 w 70"/>
                              <a:gd name="T66" fmla="+- 0 83 6"/>
                              <a:gd name="T67" fmla="*/ 83 h 792"/>
                              <a:gd name="T68" fmla="+- 0 1065 1061"/>
                              <a:gd name="T69" fmla="*/ T68 w 70"/>
                              <a:gd name="T70" fmla="+- 0 26 6"/>
                              <a:gd name="T71" fmla="*/ 26 h 792"/>
                              <a:gd name="T72" fmla="+- 0 1071 1061"/>
                              <a:gd name="T73" fmla="*/ T72 w 70"/>
                              <a:gd name="T74" fmla="+- 0 6 6"/>
                              <a:gd name="T75" fmla="*/ 6 h 7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70" h="792">
                                <a:moveTo>
                                  <a:pt x="10" y="0"/>
                                </a:moveTo>
                                <a:lnTo>
                                  <a:pt x="30" y="75"/>
                                </a:lnTo>
                                <a:lnTo>
                                  <a:pt x="41" y="160"/>
                                </a:lnTo>
                                <a:lnTo>
                                  <a:pt x="51" y="269"/>
                                </a:lnTo>
                                <a:lnTo>
                                  <a:pt x="60" y="394"/>
                                </a:lnTo>
                                <a:lnTo>
                                  <a:pt x="66" y="519"/>
                                </a:lnTo>
                                <a:lnTo>
                                  <a:pt x="69" y="627"/>
                                </a:lnTo>
                                <a:lnTo>
                                  <a:pt x="69" y="713"/>
                                </a:lnTo>
                                <a:lnTo>
                                  <a:pt x="65" y="770"/>
                                </a:lnTo>
                                <a:lnTo>
                                  <a:pt x="58" y="791"/>
                                </a:lnTo>
                                <a:lnTo>
                                  <a:pt x="49" y="771"/>
                                </a:lnTo>
                                <a:lnTo>
                                  <a:pt x="28" y="630"/>
                                </a:lnTo>
                                <a:lnTo>
                                  <a:pt x="18" y="521"/>
                                </a:lnTo>
                                <a:lnTo>
                                  <a:pt x="9" y="397"/>
                                </a:lnTo>
                                <a:lnTo>
                                  <a:pt x="3" y="271"/>
                                </a:lnTo>
                                <a:lnTo>
                                  <a:pt x="0" y="163"/>
                                </a:lnTo>
                                <a:lnTo>
                                  <a:pt x="0" y="77"/>
                                </a:lnTo>
                                <a:lnTo>
                                  <a:pt x="4" y="20"/>
                                </a:lnTo>
                                <a:lnTo>
                                  <a:pt x="10" y="0"/>
                                </a:lnTo>
                                <a:close/>
                              </a:path>
                            </a:pathLst>
                          </a:custGeom>
                          <a:noFill/>
                          <a:ln w="64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54" name="Picture 105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1341" y="2026"/>
                            <a:ext cx="151"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5" name="AutoShape 1049"/>
                        <wps:cNvSpPr>
                          <a:spLocks/>
                        </wps:cNvSpPr>
                        <wps:spPr bwMode="auto">
                          <a:xfrm>
                            <a:off x="1380" y="2495"/>
                            <a:ext cx="62" cy="1650"/>
                          </a:xfrm>
                          <a:custGeom>
                            <a:avLst/>
                            <a:gdLst>
                              <a:gd name="T0" fmla="+- 0 1401 1380"/>
                              <a:gd name="T1" fmla="*/ T0 w 62"/>
                              <a:gd name="T2" fmla="+- 0 2689 2495"/>
                              <a:gd name="T3" fmla="*/ 2689 h 1650"/>
                              <a:gd name="T4" fmla="+- 0 1421 1380"/>
                              <a:gd name="T5" fmla="*/ T4 w 62"/>
                              <a:gd name="T6" fmla="+- 0 2556 2495"/>
                              <a:gd name="T7" fmla="*/ 2556 h 1650"/>
                              <a:gd name="T8" fmla="+- 0 1401 1380"/>
                              <a:gd name="T9" fmla="*/ T8 w 62"/>
                              <a:gd name="T10" fmla="+- 0 2554 2495"/>
                              <a:gd name="T11" fmla="*/ 2554 h 1650"/>
                              <a:gd name="T12" fmla="+- 0 1401 1380"/>
                              <a:gd name="T13" fmla="*/ T12 w 62"/>
                              <a:gd name="T14" fmla="+- 0 2525 2495"/>
                              <a:gd name="T15" fmla="*/ 2525 h 1650"/>
                              <a:gd name="T16" fmla="+- 0 1411 1380"/>
                              <a:gd name="T17" fmla="*/ T16 w 62"/>
                              <a:gd name="T18" fmla="+- 0 2556 2495"/>
                              <a:gd name="T19" fmla="*/ 2556 h 1650"/>
                              <a:gd name="T20" fmla="+- 0 1421 1380"/>
                              <a:gd name="T21" fmla="*/ T20 w 62"/>
                              <a:gd name="T22" fmla="+- 0 2525 2495"/>
                              <a:gd name="T23" fmla="*/ 2525 h 1650"/>
                              <a:gd name="T24" fmla="+- 0 1411 1380"/>
                              <a:gd name="T25" fmla="*/ T24 w 62"/>
                              <a:gd name="T26" fmla="+- 0 2556 2495"/>
                              <a:gd name="T27" fmla="*/ 2556 h 1650"/>
                              <a:gd name="T28" fmla="+- 0 1421 1380"/>
                              <a:gd name="T29" fmla="*/ T28 w 62"/>
                              <a:gd name="T30" fmla="+- 0 2554 2495"/>
                              <a:gd name="T31" fmla="*/ 2554 h 1650"/>
                              <a:gd name="T32" fmla="+- 0 1399 1380"/>
                              <a:gd name="T33" fmla="*/ T32 w 62"/>
                              <a:gd name="T34" fmla="+- 0 2497 2495"/>
                              <a:gd name="T35" fmla="*/ 2497 h 1650"/>
                              <a:gd name="T36" fmla="+- 0 1383 1380"/>
                              <a:gd name="T37" fmla="*/ T36 w 62"/>
                              <a:gd name="T38" fmla="+- 0 2514 2495"/>
                              <a:gd name="T39" fmla="*/ 2514 h 1650"/>
                              <a:gd name="T40" fmla="+- 0 1383 1380"/>
                              <a:gd name="T41" fmla="*/ T40 w 62"/>
                              <a:gd name="T42" fmla="+- 0 2537 2495"/>
                              <a:gd name="T43" fmla="*/ 2537 h 1650"/>
                              <a:gd name="T44" fmla="+- 0 1399 1380"/>
                              <a:gd name="T45" fmla="*/ T44 w 62"/>
                              <a:gd name="T46" fmla="+- 0 2554 2495"/>
                              <a:gd name="T47" fmla="*/ 2554 h 1650"/>
                              <a:gd name="T48" fmla="+- 0 1401 1380"/>
                              <a:gd name="T49" fmla="*/ T48 w 62"/>
                              <a:gd name="T50" fmla="+- 0 2525 2495"/>
                              <a:gd name="T51" fmla="*/ 2525 h 1650"/>
                              <a:gd name="T52" fmla="+- 0 1439 1380"/>
                              <a:gd name="T53" fmla="*/ T52 w 62"/>
                              <a:gd name="T54" fmla="+- 0 2514 2495"/>
                              <a:gd name="T55" fmla="*/ 2514 h 1650"/>
                              <a:gd name="T56" fmla="+- 0 1423 1380"/>
                              <a:gd name="T57" fmla="*/ T56 w 62"/>
                              <a:gd name="T58" fmla="+- 0 2497 2495"/>
                              <a:gd name="T59" fmla="*/ 2497 h 1650"/>
                              <a:gd name="T60" fmla="+- 0 1441 1380"/>
                              <a:gd name="T61" fmla="*/ T60 w 62"/>
                              <a:gd name="T62" fmla="+- 0 2525 2495"/>
                              <a:gd name="T63" fmla="*/ 2525 h 1650"/>
                              <a:gd name="T64" fmla="+- 0 1421 1380"/>
                              <a:gd name="T65" fmla="*/ T64 w 62"/>
                              <a:gd name="T66" fmla="+- 0 2554 2495"/>
                              <a:gd name="T67" fmla="*/ 2554 h 1650"/>
                              <a:gd name="T68" fmla="+- 0 1432 1380"/>
                              <a:gd name="T69" fmla="*/ T68 w 62"/>
                              <a:gd name="T70" fmla="+- 0 2547 2495"/>
                              <a:gd name="T71" fmla="*/ 2547 h 1650"/>
                              <a:gd name="T72" fmla="+- 0 1441 1380"/>
                              <a:gd name="T73" fmla="*/ T72 w 62"/>
                              <a:gd name="T74" fmla="+- 0 2525 2495"/>
                              <a:gd name="T75" fmla="*/ 2525 h 1650"/>
                              <a:gd name="T76" fmla="+- 0 1401 1380"/>
                              <a:gd name="T77" fmla="*/ T76 w 62"/>
                              <a:gd name="T78" fmla="+- 0 2750 2495"/>
                              <a:gd name="T79" fmla="*/ 2750 h 1650"/>
                              <a:gd name="T80" fmla="+- 0 1421 1380"/>
                              <a:gd name="T81" fmla="*/ T80 w 62"/>
                              <a:gd name="T82" fmla="+- 0 2914 2495"/>
                              <a:gd name="T83" fmla="*/ 2914 h 1650"/>
                              <a:gd name="T84" fmla="+- 0 1421 1380"/>
                              <a:gd name="T85" fmla="*/ T84 w 62"/>
                              <a:gd name="T86" fmla="+- 0 2975 2495"/>
                              <a:gd name="T87" fmla="*/ 2975 h 1650"/>
                              <a:gd name="T88" fmla="+- 0 1401 1380"/>
                              <a:gd name="T89" fmla="*/ T88 w 62"/>
                              <a:gd name="T90" fmla="+- 0 3139 2495"/>
                              <a:gd name="T91" fmla="*/ 3139 h 1650"/>
                              <a:gd name="T92" fmla="+- 0 1421 1380"/>
                              <a:gd name="T93" fmla="*/ T92 w 62"/>
                              <a:gd name="T94" fmla="+- 0 2975 2495"/>
                              <a:gd name="T95" fmla="*/ 2975 h 1650"/>
                              <a:gd name="T96" fmla="+- 0 1401 1380"/>
                              <a:gd name="T97" fmla="*/ T96 w 62"/>
                              <a:gd name="T98" fmla="+- 0 3200 2495"/>
                              <a:gd name="T99" fmla="*/ 3200 h 1650"/>
                              <a:gd name="T100" fmla="+- 0 1421 1380"/>
                              <a:gd name="T101" fmla="*/ T100 w 62"/>
                              <a:gd name="T102" fmla="+- 0 3364 2495"/>
                              <a:gd name="T103" fmla="*/ 3364 h 1650"/>
                              <a:gd name="T104" fmla="+- 0 1421 1380"/>
                              <a:gd name="T105" fmla="*/ T104 w 62"/>
                              <a:gd name="T106" fmla="+- 0 3425 2495"/>
                              <a:gd name="T107" fmla="*/ 3425 h 1650"/>
                              <a:gd name="T108" fmla="+- 0 1401 1380"/>
                              <a:gd name="T109" fmla="*/ T108 w 62"/>
                              <a:gd name="T110" fmla="+- 0 3589 2495"/>
                              <a:gd name="T111" fmla="*/ 3589 h 1650"/>
                              <a:gd name="T112" fmla="+- 0 1421 1380"/>
                              <a:gd name="T113" fmla="*/ T112 w 62"/>
                              <a:gd name="T114" fmla="+- 0 3425 2495"/>
                              <a:gd name="T115" fmla="*/ 3425 h 1650"/>
                              <a:gd name="T116" fmla="+- 0 1401 1380"/>
                              <a:gd name="T117" fmla="*/ T116 w 62"/>
                              <a:gd name="T118" fmla="+- 0 3650 2495"/>
                              <a:gd name="T119" fmla="*/ 3650 h 1650"/>
                              <a:gd name="T120" fmla="+- 0 1421 1380"/>
                              <a:gd name="T121" fmla="*/ T120 w 62"/>
                              <a:gd name="T122" fmla="+- 0 3814 2495"/>
                              <a:gd name="T123" fmla="*/ 3814 h 1650"/>
                              <a:gd name="T124" fmla="+- 0 1421 1380"/>
                              <a:gd name="T125" fmla="*/ T124 w 62"/>
                              <a:gd name="T126" fmla="+- 0 3875 2495"/>
                              <a:gd name="T127" fmla="*/ 3875 h 1650"/>
                              <a:gd name="T128" fmla="+- 0 1401 1380"/>
                              <a:gd name="T129" fmla="*/ T128 w 62"/>
                              <a:gd name="T130" fmla="+- 0 4038 2495"/>
                              <a:gd name="T131" fmla="*/ 4038 h 1650"/>
                              <a:gd name="T132" fmla="+- 0 1421 1380"/>
                              <a:gd name="T133" fmla="*/ T132 w 62"/>
                              <a:gd name="T134" fmla="+- 0 3875 2495"/>
                              <a:gd name="T135" fmla="*/ 3875 h 1650"/>
                              <a:gd name="T136" fmla="+- 0 1380 1380"/>
                              <a:gd name="T137" fmla="*/ T136 w 62"/>
                              <a:gd name="T138" fmla="+- 0 4083 2495"/>
                              <a:gd name="T139" fmla="*/ 4083 h 1650"/>
                              <a:gd name="T140" fmla="+- 0 1441 1380"/>
                              <a:gd name="T141" fmla="*/ T140 w 62"/>
                              <a:gd name="T142" fmla="+- 0 4083 2495"/>
                              <a:gd name="T143" fmla="*/ 4083 h 16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62" h="1650">
                                <a:moveTo>
                                  <a:pt x="21" y="59"/>
                                </a:moveTo>
                                <a:lnTo>
                                  <a:pt x="21" y="194"/>
                                </a:lnTo>
                                <a:lnTo>
                                  <a:pt x="41" y="194"/>
                                </a:lnTo>
                                <a:lnTo>
                                  <a:pt x="41" y="61"/>
                                </a:lnTo>
                                <a:lnTo>
                                  <a:pt x="31" y="61"/>
                                </a:lnTo>
                                <a:lnTo>
                                  <a:pt x="21" y="59"/>
                                </a:lnTo>
                                <a:close/>
                                <a:moveTo>
                                  <a:pt x="41" y="30"/>
                                </a:moveTo>
                                <a:lnTo>
                                  <a:pt x="21" y="30"/>
                                </a:lnTo>
                                <a:lnTo>
                                  <a:pt x="21" y="59"/>
                                </a:lnTo>
                                <a:lnTo>
                                  <a:pt x="31" y="61"/>
                                </a:lnTo>
                                <a:lnTo>
                                  <a:pt x="41" y="59"/>
                                </a:lnTo>
                                <a:lnTo>
                                  <a:pt x="41" y="30"/>
                                </a:lnTo>
                                <a:close/>
                                <a:moveTo>
                                  <a:pt x="41" y="59"/>
                                </a:moveTo>
                                <a:lnTo>
                                  <a:pt x="31" y="61"/>
                                </a:lnTo>
                                <a:lnTo>
                                  <a:pt x="41" y="61"/>
                                </a:lnTo>
                                <a:lnTo>
                                  <a:pt x="41" y="59"/>
                                </a:lnTo>
                                <a:close/>
                                <a:moveTo>
                                  <a:pt x="31" y="0"/>
                                </a:moveTo>
                                <a:lnTo>
                                  <a:pt x="19" y="2"/>
                                </a:lnTo>
                                <a:lnTo>
                                  <a:pt x="9" y="9"/>
                                </a:lnTo>
                                <a:lnTo>
                                  <a:pt x="3" y="19"/>
                                </a:lnTo>
                                <a:lnTo>
                                  <a:pt x="0" y="30"/>
                                </a:lnTo>
                                <a:lnTo>
                                  <a:pt x="3" y="42"/>
                                </a:lnTo>
                                <a:lnTo>
                                  <a:pt x="9" y="52"/>
                                </a:lnTo>
                                <a:lnTo>
                                  <a:pt x="19" y="59"/>
                                </a:lnTo>
                                <a:lnTo>
                                  <a:pt x="21" y="59"/>
                                </a:lnTo>
                                <a:lnTo>
                                  <a:pt x="21" y="30"/>
                                </a:lnTo>
                                <a:lnTo>
                                  <a:pt x="61" y="30"/>
                                </a:lnTo>
                                <a:lnTo>
                                  <a:pt x="59" y="19"/>
                                </a:lnTo>
                                <a:lnTo>
                                  <a:pt x="52" y="9"/>
                                </a:lnTo>
                                <a:lnTo>
                                  <a:pt x="43" y="2"/>
                                </a:lnTo>
                                <a:lnTo>
                                  <a:pt x="31" y="0"/>
                                </a:lnTo>
                                <a:close/>
                                <a:moveTo>
                                  <a:pt x="61" y="30"/>
                                </a:moveTo>
                                <a:lnTo>
                                  <a:pt x="41" y="30"/>
                                </a:lnTo>
                                <a:lnTo>
                                  <a:pt x="41" y="59"/>
                                </a:lnTo>
                                <a:lnTo>
                                  <a:pt x="43" y="59"/>
                                </a:lnTo>
                                <a:lnTo>
                                  <a:pt x="52" y="52"/>
                                </a:lnTo>
                                <a:lnTo>
                                  <a:pt x="59" y="42"/>
                                </a:lnTo>
                                <a:lnTo>
                                  <a:pt x="61" y="30"/>
                                </a:lnTo>
                                <a:close/>
                                <a:moveTo>
                                  <a:pt x="41" y="255"/>
                                </a:moveTo>
                                <a:lnTo>
                                  <a:pt x="21" y="255"/>
                                </a:lnTo>
                                <a:lnTo>
                                  <a:pt x="21" y="419"/>
                                </a:lnTo>
                                <a:lnTo>
                                  <a:pt x="41" y="419"/>
                                </a:lnTo>
                                <a:lnTo>
                                  <a:pt x="41" y="255"/>
                                </a:lnTo>
                                <a:close/>
                                <a:moveTo>
                                  <a:pt x="41" y="480"/>
                                </a:moveTo>
                                <a:lnTo>
                                  <a:pt x="21" y="480"/>
                                </a:lnTo>
                                <a:lnTo>
                                  <a:pt x="21" y="644"/>
                                </a:lnTo>
                                <a:lnTo>
                                  <a:pt x="41" y="644"/>
                                </a:lnTo>
                                <a:lnTo>
                                  <a:pt x="41" y="480"/>
                                </a:lnTo>
                                <a:close/>
                                <a:moveTo>
                                  <a:pt x="41" y="705"/>
                                </a:moveTo>
                                <a:lnTo>
                                  <a:pt x="21" y="705"/>
                                </a:lnTo>
                                <a:lnTo>
                                  <a:pt x="21" y="869"/>
                                </a:lnTo>
                                <a:lnTo>
                                  <a:pt x="41" y="869"/>
                                </a:lnTo>
                                <a:lnTo>
                                  <a:pt x="41" y="705"/>
                                </a:lnTo>
                                <a:close/>
                                <a:moveTo>
                                  <a:pt x="41" y="930"/>
                                </a:moveTo>
                                <a:lnTo>
                                  <a:pt x="21" y="930"/>
                                </a:lnTo>
                                <a:lnTo>
                                  <a:pt x="21" y="1094"/>
                                </a:lnTo>
                                <a:lnTo>
                                  <a:pt x="41" y="1094"/>
                                </a:lnTo>
                                <a:lnTo>
                                  <a:pt x="41" y="930"/>
                                </a:lnTo>
                                <a:close/>
                                <a:moveTo>
                                  <a:pt x="41" y="1155"/>
                                </a:moveTo>
                                <a:lnTo>
                                  <a:pt x="21" y="1155"/>
                                </a:lnTo>
                                <a:lnTo>
                                  <a:pt x="21" y="1319"/>
                                </a:lnTo>
                                <a:lnTo>
                                  <a:pt x="41" y="1319"/>
                                </a:lnTo>
                                <a:lnTo>
                                  <a:pt x="41" y="1155"/>
                                </a:lnTo>
                                <a:close/>
                                <a:moveTo>
                                  <a:pt x="41" y="1380"/>
                                </a:moveTo>
                                <a:lnTo>
                                  <a:pt x="21" y="1380"/>
                                </a:lnTo>
                                <a:lnTo>
                                  <a:pt x="21" y="1543"/>
                                </a:lnTo>
                                <a:lnTo>
                                  <a:pt x="41" y="1543"/>
                                </a:lnTo>
                                <a:lnTo>
                                  <a:pt x="41" y="1380"/>
                                </a:lnTo>
                                <a:close/>
                                <a:moveTo>
                                  <a:pt x="61" y="1588"/>
                                </a:moveTo>
                                <a:lnTo>
                                  <a:pt x="0" y="1588"/>
                                </a:lnTo>
                                <a:lnTo>
                                  <a:pt x="31" y="1650"/>
                                </a:lnTo>
                                <a:lnTo>
                                  <a:pt x="61" y="1588"/>
                                </a:lnTo>
                                <a:close/>
                              </a:path>
                            </a:pathLst>
                          </a:custGeom>
                          <a:solidFill>
                            <a:srgbClr val="6A97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6" name="AutoShape 1048"/>
                        <wps:cNvSpPr>
                          <a:spLocks/>
                        </wps:cNvSpPr>
                        <wps:spPr bwMode="auto">
                          <a:xfrm>
                            <a:off x="1380" y="1779"/>
                            <a:ext cx="62" cy="1503"/>
                          </a:xfrm>
                          <a:custGeom>
                            <a:avLst/>
                            <a:gdLst>
                              <a:gd name="T0" fmla="+- 0 1399 1380"/>
                              <a:gd name="T1" fmla="*/ T0 w 62"/>
                              <a:gd name="T2" fmla="+- 0 3223 1779"/>
                              <a:gd name="T3" fmla="*/ 3223 h 1503"/>
                              <a:gd name="T4" fmla="+- 0 1383 1380"/>
                              <a:gd name="T5" fmla="*/ T4 w 62"/>
                              <a:gd name="T6" fmla="+- 0 3239 1779"/>
                              <a:gd name="T7" fmla="*/ 3239 h 1503"/>
                              <a:gd name="T8" fmla="+- 0 1383 1380"/>
                              <a:gd name="T9" fmla="*/ T8 w 62"/>
                              <a:gd name="T10" fmla="+- 0 3263 1779"/>
                              <a:gd name="T11" fmla="*/ 3263 h 1503"/>
                              <a:gd name="T12" fmla="+- 0 1399 1380"/>
                              <a:gd name="T13" fmla="*/ T12 w 62"/>
                              <a:gd name="T14" fmla="+- 0 3280 1779"/>
                              <a:gd name="T15" fmla="*/ 3280 h 1503"/>
                              <a:gd name="T16" fmla="+- 0 1423 1380"/>
                              <a:gd name="T17" fmla="*/ T16 w 62"/>
                              <a:gd name="T18" fmla="+- 0 3280 1779"/>
                              <a:gd name="T19" fmla="*/ 3280 h 1503"/>
                              <a:gd name="T20" fmla="+- 0 1439 1380"/>
                              <a:gd name="T21" fmla="*/ T20 w 62"/>
                              <a:gd name="T22" fmla="+- 0 3263 1779"/>
                              <a:gd name="T23" fmla="*/ 3263 h 1503"/>
                              <a:gd name="T24" fmla="+- 0 1401 1380"/>
                              <a:gd name="T25" fmla="*/ T24 w 62"/>
                              <a:gd name="T26" fmla="+- 0 3251 1779"/>
                              <a:gd name="T27" fmla="*/ 3251 h 1503"/>
                              <a:gd name="T28" fmla="+- 0 1411 1380"/>
                              <a:gd name="T29" fmla="*/ T28 w 62"/>
                              <a:gd name="T30" fmla="+- 0 3221 1779"/>
                              <a:gd name="T31" fmla="*/ 3221 h 1503"/>
                              <a:gd name="T32" fmla="+- 0 1401 1380"/>
                              <a:gd name="T33" fmla="*/ T32 w 62"/>
                              <a:gd name="T34" fmla="+- 0 3251 1779"/>
                              <a:gd name="T35" fmla="*/ 3251 h 1503"/>
                              <a:gd name="T36" fmla="+- 0 1421 1380"/>
                              <a:gd name="T37" fmla="*/ T36 w 62"/>
                              <a:gd name="T38" fmla="+- 0 3223 1779"/>
                              <a:gd name="T39" fmla="*/ 3223 h 1503"/>
                              <a:gd name="T40" fmla="+- 0 1421 1380"/>
                              <a:gd name="T41" fmla="*/ T40 w 62"/>
                              <a:gd name="T42" fmla="+- 0 3223 1779"/>
                              <a:gd name="T43" fmla="*/ 3223 h 1503"/>
                              <a:gd name="T44" fmla="+- 0 1441 1380"/>
                              <a:gd name="T45" fmla="*/ T44 w 62"/>
                              <a:gd name="T46" fmla="+- 0 3251 1779"/>
                              <a:gd name="T47" fmla="*/ 3251 h 1503"/>
                              <a:gd name="T48" fmla="+- 0 1432 1380"/>
                              <a:gd name="T49" fmla="*/ T48 w 62"/>
                              <a:gd name="T50" fmla="+- 0 3230 1779"/>
                              <a:gd name="T51" fmla="*/ 3230 h 1503"/>
                              <a:gd name="T52" fmla="+- 0 1421 1380"/>
                              <a:gd name="T53" fmla="*/ T52 w 62"/>
                              <a:gd name="T54" fmla="+- 0 3223 1779"/>
                              <a:gd name="T55" fmla="*/ 3223 h 1503"/>
                              <a:gd name="T56" fmla="+- 0 1401 1380"/>
                              <a:gd name="T57" fmla="*/ T56 w 62"/>
                              <a:gd name="T58" fmla="+- 0 3088 1779"/>
                              <a:gd name="T59" fmla="*/ 3088 h 1503"/>
                              <a:gd name="T60" fmla="+- 0 1411 1380"/>
                              <a:gd name="T61" fmla="*/ T60 w 62"/>
                              <a:gd name="T62" fmla="+- 0 3221 1779"/>
                              <a:gd name="T63" fmla="*/ 3221 h 1503"/>
                              <a:gd name="T64" fmla="+- 0 1421 1380"/>
                              <a:gd name="T65" fmla="*/ T64 w 62"/>
                              <a:gd name="T66" fmla="+- 0 3088 1779"/>
                              <a:gd name="T67" fmla="*/ 3088 h 1503"/>
                              <a:gd name="T68" fmla="+- 0 1411 1380"/>
                              <a:gd name="T69" fmla="*/ T68 w 62"/>
                              <a:gd name="T70" fmla="+- 0 3221 1779"/>
                              <a:gd name="T71" fmla="*/ 3221 h 1503"/>
                              <a:gd name="T72" fmla="+- 0 1421 1380"/>
                              <a:gd name="T73" fmla="*/ T72 w 62"/>
                              <a:gd name="T74" fmla="+- 0 3221 1779"/>
                              <a:gd name="T75" fmla="*/ 3221 h 1503"/>
                              <a:gd name="T76" fmla="+- 0 1401 1380"/>
                              <a:gd name="T77" fmla="*/ T76 w 62"/>
                              <a:gd name="T78" fmla="+- 0 2863 1779"/>
                              <a:gd name="T79" fmla="*/ 2863 h 1503"/>
                              <a:gd name="T80" fmla="+- 0 1421 1380"/>
                              <a:gd name="T81" fmla="*/ T80 w 62"/>
                              <a:gd name="T82" fmla="+- 0 3026 1779"/>
                              <a:gd name="T83" fmla="*/ 3026 h 1503"/>
                              <a:gd name="T84" fmla="+- 0 1421 1380"/>
                              <a:gd name="T85" fmla="*/ T84 w 62"/>
                              <a:gd name="T86" fmla="+- 0 2638 1779"/>
                              <a:gd name="T87" fmla="*/ 2638 h 1503"/>
                              <a:gd name="T88" fmla="+- 0 1401 1380"/>
                              <a:gd name="T89" fmla="*/ T88 w 62"/>
                              <a:gd name="T90" fmla="+- 0 2801 1779"/>
                              <a:gd name="T91" fmla="*/ 2801 h 1503"/>
                              <a:gd name="T92" fmla="+- 0 1421 1380"/>
                              <a:gd name="T93" fmla="*/ T92 w 62"/>
                              <a:gd name="T94" fmla="+- 0 2638 1779"/>
                              <a:gd name="T95" fmla="*/ 2638 h 1503"/>
                              <a:gd name="T96" fmla="+- 0 1401 1380"/>
                              <a:gd name="T97" fmla="*/ T96 w 62"/>
                              <a:gd name="T98" fmla="+- 0 2413 1779"/>
                              <a:gd name="T99" fmla="*/ 2413 h 1503"/>
                              <a:gd name="T100" fmla="+- 0 1421 1380"/>
                              <a:gd name="T101" fmla="*/ T100 w 62"/>
                              <a:gd name="T102" fmla="+- 0 2577 1779"/>
                              <a:gd name="T103" fmla="*/ 2577 h 1503"/>
                              <a:gd name="T104" fmla="+- 0 1421 1380"/>
                              <a:gd name="T105" fmla="*/ T104 w 62"/>
                              <a:gd name="T106" fmla="+- 0 2188 1779"/>
                              <a:gd name="T107" fmla="*/ 2188 h 1503"/>
                              <a:gd name="T108" fmla="+- 0 1401 1380"/>
                              <a:gd name="T109" fmla="*/ T108 w 62"/>
                              <a:gd name="T110" fmla="+- 0 2352 1779"/>
                              <a:gd name="T111" fmla="*/ 2352 h 1503"/>
                              <a:gd name="T112" fmla="+- 0 1421 1380"/>
                              <a:gd name="T113" fmla="*/ T112 w 62"/>
                              <a:gd name="T114" fmla="+- 0 2188 1779"/>
                              <a:gd name="T115" fmla="*/ 2188 h 1503"/>
                              <a:gd name="T116" fmla="+- 0 1401 1380"/>
                              <a:gd name="T117" fmla="*/ T116 w 62"/>
                              <a:gd name="T118" fmla="+- 0 1963 1779"/>
                              <a:gd name="T119" fmla="*/ 1963 h 1503"/>
                              <a:gd name="T120" fmla="+- 0 1421 1380"/>
                              <a:gd name="T121" fmla="*/ T120 w 62"/>
                              <a:gd name="T122" fmla="+- 0 2127 1779"/>
                              <a:gd name="T123" fmla="*/ 2127 h 1503"/>
                              <a:gd name="T124" fmla="+- 0 1421 1380"/>
                              <a:gd name="T125" fmla="*/ T124 w 62"/>
                              <a:gd name="T126" fmla="+- 0 1830 1779"/>
                              <a:gd name="T127" fmla="*/ 1830 h 1503"/>
                              <a:gd name="T128" fmla="+- 0 1401 1380"/>
                              <a:gd name="T129" fmla="*/ T128 w 62"/>
                              <a:gd name="T130" fmla="+- 0 1902 1779"/>
                              <a:gd name="T131" fmla="*/ 1902 h 1503"/>
                              <a:gd name="T132" fmla="+- 0 1421 1380"/>
                              <a:gd name="T133" fmla="*/ T132 w 62"/>
                              <a:gd name="T134" fmla="+- 0 1830 1779"/>
                              <a:gd name="T135" fmla="*/ 1830 h 1503"/>
                              <a:gd name="T136" fmla="+- 0 1380 1380"/>
                              <a:gd name="T137" fmla="*/ T136 w 62"/>
                              <a:gd name="T138" fmla="+- 0 1841 1779"/>
                              <a:gd name="T139" fmla="*/ 1841 h 1503"/>
                              <a:gd name="T140" fmla="+- 0 1401 1380"/>
                              <a:gd name="T141" fmla="*/ T140 w 62"/>
                              <a:gd name="T142" fmla="+- 0 1830 1779"/>
                              <a:gd name="T143" fmla="*/ 1830 h 1503"/>
                              <a:gd name="T144" fmla="+- 0 1411 1380"/>
                              <a:gd name="T145" fmla="*/ T144 w 62"/>
                              <a:gd name="T146" fmla="+- 0 1779 1779"/>
                              <a:gd name="T147" fmla="*/ 1779 h 1503"/>
                              <a:gd name="T148" fmla="+- 0 1421 1380"/>
                              <a:gd name="T149" fmla="*/ T148 w 62"/>
                              <a:gd name="T150" fmla="+- 0 1830 1779"/>
                              <a:gd name="T151" fmla="*/ 1830 h 1503"/>
                              <a:gd name="T152" fmla="+- 0 1441 1380"/>
                              <a:gd name="T153" fmla="*/ T152 w 62"/>
                              <a:gd name="T154" fmla="+- 0 1841 1779"/>
                              <a:gd name="T155" fmla="*/ 1841 h 1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62" h="1503">
                                <a:moveTo>
                                  <a:pt x="21" y="1444"/>
                                </a:moveTo>
                                <a:lnTo>
                                  <a:pt x="19" y="1444"/>
                                </a:lnTo>
                                <a:lnTo>
                                  <a:pt x="9" y="1451"/>
                                </a:lnTo>
                                <a:lnTo>
                                  <a:pt x="3" y="1460"/>
                                </a:lnTo>
                                <a:lnTo>
                                  <a:pt x="0" y="1472"/>
                                </a:lnTo>
                                <a:lnTo>
                                  <a:pt x="3" y="1484"/>
                                </a:lnTo>
                                <a:lnTo>
                                  <a:pt x="9" y="1494"/>
                                </a:lnTo>
                                <a:lnTo>
                                  <a:pt x="19" y="1501"/>
                                </a:lnTo>
                                <a:lnTo>
                                  <a:pt x="31" y="1503"/>
                                </a:lnTo>
                                <a:lnTo>
                                  <a:pt x="43" y="1501"/>
                                </a:lnTo>
                                <a:lnTo>
                                  <a:pt x="52" y="1494"/>
                                </a:lnTo>
                                <a:lnTo>
                                  <a:pt x="59" y="1484"/>
                                </a:lnTo>
                                <a:lnTo>
                                  <a:pt x="61" y="1472"/>
                                </a:lnTo>
                                <a:lnTo>
                                  <a:pt x="21" y="1472"/>
                                </a:lnTo>
                                <a:lnTo>
                                  <a:pt x="21" y="1444"/>
                                </a:lnTo>
                                <a:close/>
                                <a:moveTo>
                                  <a:pt x="31" y="1442"/>
                                </a:moveTo>
                                <a:lnTo>
                                  <a:pt x="21" y="1444"/>
                                </a:lnTo>
                                <a:lnTo>
                                  <a:pt x="21" y="1472"/>
                                </a:lnTo>
                                <a:lnTo>
                                  <a:pt x="41" y="1472"/>
                                </a:lnTo>
                                <a:lnTo>
                                  <a:pt x="41" y="1444"/>
                                </a:lnTo>
                                <a:lnTo>
                                  <a:pt x="31" y="1442"/>
                                </a:lnTo>
                                <a:close/>
                                <a:moveTo>
                                  <a:pt x="41" y="1444"/>
                                </a:moveTo>
                                <a:lnTo>
                                  <a:pt x="41" y="1472"/>
                                </a:lnTo>
                                <a:lnTo>
                                  <a:pt x="61" y="1472"/>
                                </a:lnTo>
                                <a:lnTo>
                                  <a:pt x="59" y="1460"/>
                                </a:lnTo>
                                <a:lnTo>
                                  <a:pt x="52" y="1451"/>
                                </a:lnTo>
                                <a:lnTo>
                                  <a:pt x="43" y="1444"/>
                                </a:lnTo>
                                <a:lnTo>
                                  <a:pt x="41" y="1444"/>
                                </a:lnTo>
                                <a:close/>
                                <a:moveTo>
                                  <a:pt x="41" y="1309"/>
                                </a:moveTo>
                                <a:lnTo>
                                  <a:pt x="21" y="1309"/>
                                </a:lnTo>
                                <a:lnTo>
                                  <a:pt x="21" y="1444"/>
                                </a:lnTo>
                                <a:lnTo>
                                  <a:pt x="31" y="1442"/>
                                </a:lnTo>
                                <a:lnTo>
                                  <a:pt x="41" y="1442"/>
                                </a:lnTo>
                                <a:lnTo>
                                  <a:pt x="41" y="1309"/>
                                </a:lnTo>
                                <a:close/>
                                <a:moveTo>
                                  <a:pt x="41" y="1442"/>
                                </a:moveTo>
                                <a:lnTo>
                                  <a:pt x="31" y="1442"/>
                                </a:lnTo>
                                <a:lnTo>
                                  <a:pt x="41" y="1444"/>
                                </a:lnTo>
                                <a:lnTo>
                                  <a:pt x="41" y="1442"/>
                                </a:lnTo>
                                <a:close/>
                                <a:moveTo>
                                  <a:pt x="41" y="1084"/>
                                </a:moveTo>
                                <a:lnTo>
                                  <a:pt x="21" y="1084"/>
                                </a:lnTo>
                                <a:lnTo>
                                  <a:pt x="21" y="1247"/>
                                </a:lnTo>
                                <a:lnTo>
                                  <a:pt x="41" y="1247"/>
                                </a:lnTo>
                                <a:lnTo>
                                  <a:pt x="41" y="1084"/>
                                </a:lnTo>
                                <a:close/>
                                <a:moveTo>
                                  <a:pt x="41" y="859"/>
                                </a:moveTo>
                                <a:lnTo>
                                  <a:pt x="21" y="859"/>
                                </a:lnTo>
                                <a:lnTo>
                                  <a:pt x="21" y="1022"/>
                                </a:lnTo>
                                <a:lnTo>
                                  <a:pt x="41" y="1022"/>
                                </a:lnTo>
                                <a:lnTo>
                                  <a:pt x="41" y="859"/>
                                </a:lnTo>
                                <a:close/>
                                <a:moveTo>
                                  <a:pt x="41" y="634"/>
                                </a:moveTo>
                                <a:lnTo>
                                  <a:pt x="21" y="634"/>
                                </a:lnTo>
                                <a:lnTo>
                                  <a:pt x="21" y="798"/>
                                </a:lnTo>
                                <a:lnTo>
                                  <a:pt x="41" y="798"/>
                                </a:lnTo>
                                <a:lnTo>
                                  <a:pt x="41" y="634"/>
                                </a:lnTo>
                                <a:close/>
                                <a:moveTo>
                                  <a:pt x="41" y="409"/>
                                </a:moveTo>
                                <a:lnTo>
                                  <a:pt x="21" y="409"/>
                                </a:lnTo>
                                <a:lnTo>
                                  <a:pt x="21" y="573"/>
                                </a:lnTo>
                                <a:lnTo>
                                  <a:pt x="41" y="573"/>
                                </a:lnTo>
                                <a:lnTo>
                                  <a:pt x="41" y="409"/>
                                </a:lnTo>
                                <a:close/>
                                <a:moveTo>
                                  <a:pt x="41" y="184"/>
                                </a:moveTo>
                                <a:lnTo>
                                  <a:pt x="21" y="184"/>
                                </a:lnTo>
                                <a:lnTo>
                                  <a:pt x="21" y="348"/>
                                </a:lnTo>
                                <a:lnTo>
                                  <a:pt x="41" y="348"/>
                                </a:lnTo>
                                <a:lnTo>
                                  <a:pt x="41" y="184"/>
                                </a:lnTo>
                                <a:close/>
                                <a:moveTo>
                                  <a:pt x="41" y="51"/>
                                </a:moveTo>
                                <a:lnTo>
                                  <a:pt x="21" y="51"/>
                                </a:lnTo>
                                <a:lnTo>
                                  <a:pt x="21" y="123"/>
                                </a:lnTo>
                                <a:lnTo>
                                  <a:pt x="41" y="123"/>
                                </a:lnTo>
                                <a:lnTo>
                                  <a:pt x="41" y="51"/>
                                </a:lnTo>
                                <a:close/>
                                <a:moveTo>
                                  <a:pt x="31" y="0"/>
                                </a:moveTo>
                                <a:lnTo>
                                  <a:pt x="0" y="62"/>
                                </a:lnTo>
                                <a:lnTo>
                                  <a:pt x="21" y="62"/>
                                </a:lnTo>
                                <a:lnTo>
                                  <a:pt x="21" y="51"/>
                                </a:lnTo>
                                <a:lnTo>
                                  <a:pt x="56" y="51"/>
                                </a:lnTo>
                                <a:lnTo>
                                  <a:pt x="31" y="0"/>
                                </a:lnTo>
                                <a:close/>
                                <a:moveTo>
                                  <a:pt x="56" y="51"/>
                                </a:moveTo>
                                <a:lnTo>
                                  <a:pt x="41" y="51"/>
                                </a:lnTo>
                                <a:lnTo>
                                  <a:pt x="41" y="62"/>
                                </a:lnTo>
                                <a:lnTo>
                                  <a:pt x="61" y="62"/>
                                </a:lnTo>
                                <a:lnTo>
                                  <a:pt x="56" y="51"/>
                                </a:lnTo>
                                <a:close/>
                              </a:path>
                            </a:pathLst>
                          </a:custGeom>
                          <a:solidFill>
                            <a:srgbClr val="0079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57" name="Picture 104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1349" y="2436"/>
                            <a:ext cx="145"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8" name="Picture 104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1341" y="3148"/>
                            <a:ext cx="149"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9" name="Line 1045"/>
                        <wps:cNvCnPr>
                          <a:cxnSpLocks noChangeShapeType="1"/>
                        </wps:cNvCnPr>
                        <wps:spPr bwMode="auto">
                          <a:xfrm>
                            <a:off x="169" y="2091"/>
                            <a:ext cx="1251" cy="0"/>
                          </a:xfrm>
                          <a:prstGeom prst="line">
                            <a:avLst/>
                          </a:prstGeom>
                          <a:noFill/>
                          <a:ln w="64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0" name="AutoShape 1044"/>
                        <wps:cNvSpPr>
                          <a:spLocks/>
                        </wps:cNvSpPr>
                        <wps:spPr bwMode="auto">
                          <a:xfrm>
                            <a:off x="220" y="2091"/>
                            <a:ext cx="62" cy="1154"/>
                          </a:xfrm>
                          <a:custGeom>
                            <a:avLst/>
                            <a:gdLst>
                              <a:gd name="T0" fmla="+- 0 245 220"/>
                              <a:gd name="T1" fmla="*/ T0 w 62"/>
                              <a:gd name="T2" fmla="+- 0 3183 2091"/>
                              <a:gd name="T3" fmla="*/ 3183 h 1154"/>
                              <a:gd name="T4" fmla="+- 0 220 220"/>
                              <a:gd name="T5" fmla="*/ T4 w 62"/>
                              <a:gd name="T6" fmla="+- 0 3183 2091"/>
                              <a:gd name="T7" fmla="*/ 3183 h 1154"/>
                              <a:gd name="T8" fmla="+- 0 250 220"/>
                              <a:gd name="T9" fmla="*/ T8 w 62"/>
                              <a:gd name="T10" fmla="+- 0 3244 2091"/>
                              <a:gd name="T11" fmla="*/ 3244 h 1154"/>
                              <a:gd name="T12" fmla="+- 0 276 220"/>
                              <a:gd name="T13" fmla="*/ T12 w 62"/>
                              <a:gd name="T14" fmla="+- 0 3193 2091"/>
                              <a:gd name="T15" fmla="*/ 3193 h 1154"/>
                              <a:gd name="T16" fmla="+- 0 245 220"/>
                              <a:gd name="T17" fmla="*/ T16 w 62"/>
                              <a:gd name="T18" fmla="+- 0 3193 2091"/>
                              <a:gd name="T19" fmla="*/ 3193 h 1154"/>
                              <a:gd name="T20" fmla="+- 0 245 220"/>
                              <a:gd name="T21" fmla="*/ T20 w 62"/>
                              <a:gd name="T22" fmla="+- 0 3183 2091"/>
                              <a:gd name="T23" fmla="*/ 3183 h 1154"/>
                              <a:gd name="T24" fmla="+- 0 256 220"/>
                              <a:gd name="T25" fmla="*/ T24 w 62"/>
                              <a:gd name="T26" fmla="+- 0 2142 2091"/>
                              <a:gd name="T27" fmla="*/ 2142 h 1154"/>
                              <a:gd name="T28" fmla="+- 0 245 220"/>
                              <a:gd name="T29" fmla="*/ T28 w 62"/>
                              <a:gd name="T30" fmla="+- 0 2142 2091"/>
                              <a:gd name="T31" fmla="*/ 2142 h 1154"/>
                              <a:gd name="T32" fmla="+- 0 245 220"/>
                              <a:gd name="T33" fmla="*/ T32 w 62"/>
                              <a:gd name="T34" fmla="+- 0 3193 2091"/>
                              <a:gd name="T35" fmla="*/ 3193 h 1154"/>
                              <a:gd name="T36" fmla="+- 0 256 220"/>
                              <a:gd name="T37" fmla="*/ T36 w 62"/>
                              <a:gd name="T38" fmla="+- 0 3193 2091"/>
                              <a:gd name="T39" fmla="*/ 3193 h 1154"/>
                              <a:gd name="T40" fmla="+- 0 256 220"/>
                              <a:gd name="T41" fmla="*/ T40 w 62"/>
                              <a:gd name="T42" fmla="+- 0 2142 2091"/>
                              <a:gd name="T43" fmla="*/ 2142 h 1154"/>
                              <a:gd name="T44" fmla="+- 0 281 220"/>
                              <a:gd name="T45" fmla="*/ T44 w 62"/>
                              <a:gd name="T46" fmla="+- 0 3183 2091"/>
                              <a:gd name="T47" fmla="*/ 3183 h 1154"/>
                              <a:gd name="T48" fmla="+- 0 256 220"/>
                              <a:gd name="T49" fmla="*/ T48 w 62"/>
                              <a:gd name="T50" fmla="+- 0 3183 2091"/>
                              <a:gd name="T51" fmla="*/ 3183 h 1154"/>
                              <a:gd name="T52" fmla="+- 0 256 220"/>
                              <a:gd name="T53" fmla="*/ T52 w 62"/>
                              <a:gd name="T54" fmla="+- 0 3193 2091"/>
                              <a:gd name="T55" fmla="*/ 3193 h 1154"/>
                              <a:gd name="T56" fmla="+- 0 276 220"/>
                              <a:gd name="T57" fmla="*/ T56 w 62"/>
                              <a:gd name="T58" fmla="+- 0 3193 2091"/>
                              <a:gd name="T59" fmla="*/ 3193 h 1154"/>
                              <a:gd name="T60" fmla="+- 0 281 220"/>
                              <a:gd name="T61" fmla="*/ T60 w 62"/>
                              <a:gd name="T62" fmla="+- 0 3183 2091"/>
                              <a:gd name="T63" fmla="*/ 3183 h 1154"/>
                              <a:gd name="T64" fmla="+- 0 250 220"/>
                              <a:gd name="T65" fmla="*/ T64 w 62"/>
                              <a:gd name="T66" fmla="+- 0 2091 2091"/>
                              <a:gd name="T67" fmla="*/ 2091 h 1154"/>
                              <a:gd name="T68" fmla="+- 0 220 220"/>
                              <a:gd name="T69" fmla="*/ T68 w 62"/>
                              <a:gd name="T70" fmla="+- 0 2152 2091"/>
                              <a:gd name="T71" fmla="*/ 2152 h 1154"/>
                              <a:gd name="T72" fmla="+- 0 245 220"/>
                              <a:gd name="T73" fmla="*/ T72 w 62"/>
                              <a:gd name="T74" fmla="+- 0 2152 2091"/>
                              <a:gd name="T75" fmla="*/ 2152 h 1154"/>
                              <a:gd name="T76" fmla="+- 0 245 220"/>
                              <a:gd name="T77" fmla="*/ T76 w 62"/>
                              <a:gd name="T78" fmla="+- 0 2142 2091"/>
                              <a:gd name="T79" fmla="*/ 2142 h 1154"/>
                              <a:gd name="T80" fmla="+- 0 276 220"/>
                              <a:gd name="T81" fmla="*/ T80 w 62"/>
                              <a:gd name="T82" fmla="+- 0 2142 2091"/>
                              <a:gd name="T83" fmla="*/ 2142 h 1154"/>
                              <a:gd name="T84" fmla="+- 0 250 220"/>
                              <a:gd name="T85" fmla="*/ T84 w 62"/>
                              <a:gd name="T86" fmla="+- 0 2091 2091"/>
                              <a:gd name="T87" fmla="*/ 2091 h 1154"/>
                              <a:gd name="T88" fmla="+- 0 276 220"/>
                              <a:gd name="T89" fmla="*/ T88 w 62"/>
                              <a:gd name="T90" fmla="+- 0 2142 2091"/>
                              <a:gd name="T91" fmla="*/ 2142 h 1154"/>
                              <a:gd name="T92" fmla="+- 0 256 220"/>
                              <a:gd name="T93" fmla="*/ T92 w 62"/>
                              <a:gd name="T94" fmla="+- 0 2142 2091"/>
                              <a:gd name="T95" fmla="*/ 2142 h 1154"/>
                              <a:gd name="T96" fmla="+- 0 256 220"/>
                              <a:gd name="T97" fmla="*/ T96 w 62"/>
                              <a:gd name="T98" fmla="+- 0 2152 2091"/>
                              <a:gd name="T99" fmla="*/ 2152 h 1154"/>
                              <a:gd name="T100" fmla="+- 0 281 220"/>
                              <a:gd name="T101" fmla="*/ T100 w 62"/>
                              <a:gd name="T102" fmla="+- 0 2152 2091"/>
                              <a:gd name="T103" fmla="*/ 2152 h 1154"/>
                              <a:gd name="T104" fmla="+- 0 276 220"/>
                              <a:gd name="T105" fmla="*/ T104 w 62"/>
                              <a:gd name="T106" fmla="+- 0 2142 2091"/>
                              <a:gd name="T107" fmla="*/ 2142 h 11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2" h="1154">
                                <a:moveTo>
                                  <a:pt x="25" y="1092"/>
                                </a:moveTo>
                                <a:lnTo>
                                  <a:pt x="0" y="1092"/>
                                </a:lnTo>
                                <a:lnTo>
                                  <a:pt x="30" y="1153"/>
                                </a:lnTo>
                                <a:lnTo>
                                  <a:pt x="56" y="1102"/>
                                </a:lnTo>
                                <a:lnTo>
                                  <a:pt x="25" y="1102"/>
                                </a:lnTo>
                                <a:lnTo>
                                  <a:pt x="25" y="1092"/>
                                </a:lnTo>
                                <a:close/>
                                <a:moveTo>
                                  <a:pt x="36" y="51"/>
                                </a:moveTo>
                                <a:lnTo>
                                  <a:pt x="25" y="51"/>
                                </a:lnTo>
                                <a:lnTo>
                                  <a:pt x="25" y="1102"/>
                                </a:lnTo>
                                <a:lnTo>
                                  <a:pt x="36" y="1102"/>
                                </a:lnTo>
                                <a:lnTo>
                                  <a:pt x="36" y="51"/>
                                </a:lnTo>
                                <a:close/>
                                <a:moveTo>
                                  <a:pt x="61" y="1092"/>
                                </a:moveTo>
                                <a:lnTo>
                                  <a:pt x="36" y="1092"/>
                                </a:lnTo>
                                <a:lnTo>
                                  <a:pt x="36" y="1102"/>
                                </a:lnTo>
                                <a:lnTo>
                                  <a:pt x="56" y="1102"/>
                                </a:lnTo>
                                <a:lnTo>
                                  <a:pt x="61" y="1092"/>
                                </a:lnTo>
                                <a:close/>
                                <a:moveTo>
                                  <a:pt x="30" y="0"/>
                                </a:moveTo>
                                <a:lnTo>
                                  <a:pt x="0" y="61"/>
                                </a:lnTo>
                                <a:lnTo>
                                  <a:pt x="25" y="61"/>
                                </a:lnTo>
                                <a:lnTo>
                                  <a:pt x="25" y="51"/>
                                </a:lnTo>
                                <a:lnTo>
                                  <a:pt x="56" y="51"/>
                                </a:lnTo>
                                <a:lnTo>
                                  <a:pt x="30" y="0"/>
                                </a:lnTo>
                                <a:close/>
                                <a:moveTo>
                                  <a:pt x="56" y="51"/>
                                </a:moveTo>
                                <a:lnTo>
                                  <a:pt x="36" y="51"/>
                                </a:lnTo>
                                <a:lnTo>
                                  <a:pt x="36" y="61"/>
                                </a:lnTo>
                                <a:lnTo>
                                  <a:pt x="61" y="61"/>
                                </a:lnTo>
                                <a:lnTo>
                                  <a:pt x="56" y="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1" name="Line 1043"/>
                        <wps:cNvCnPr>
                          <a:cxnSpLocks noChangeShapeType="1"/>
                        </wps:cNvCnPr>
                        <wps:spPr bwMode="auto">
                          <a:xfrm>
                            <a:off x="169" y="3246"/>
                            <a:ext cx="1251" cy="0"/>
                          </a:xfrm>
                          <a:prstGeom prst="line">
                            <a:avLst/>
                          </a:prstGeom>
                          <a:noFill/>
                          <a:ln w="64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2" name="Line 1042"/>
                        <wps:cNvCnPr>
                          <a:cxnSpLocks noChangeShapeType="1"/>
                        </wps:cNvCnPr>
                        <wps:spPr bwMode="auto">
                          <a:xfrm>
                            <a:off x="1426" y="2510"/>
                            <a:ext cx="0" cy="0"/>
                          </a:xfrm>
                          <a:prstGeom prst="line">
                            <a:avLst/>
                          </a:prstGeom>
                          <a:noFill/>
                          <a:ln w="64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3" name="AutoShape 1041"/>
                        <wps:cNvSpPr>
                          <a:spLocks/>
                        </wps:cNvSpPr>
                        <wps:spPr bwMode="auto">
                          <a:xfrm>
                            <a:off x="404" y="2101"/>
                            <a:ext cx="62" cy="407"/>
                          </a:xfrm>
                          <a:custGeom>
                            <a:avLst/>
                            <a:gdLst>
                              <a:gd name="T0" fmla="+- 0 429 404"/>
                              <a:gd name="T1" fmla="*/ T0 w 62"/>
                              <a:gd name="T2" fmla="+- 0 2446 2101"/>
                              <a:gd name="T3" fmla="*/ 2446 h 407"/>
                              <a:gd name="T4" fmla="+- 0 404 404"/>
                              <a:gd name="T5" fmla="*/ T4 w 62"/>
                              <a:gd name="T6" fmla="+- 0 2446 2101"/>
                              <a:gd name="T7" fmla="*/ 2446 h 407"/>
                              <a:gd name="T8" fmla="+- 0 434 404"/>
                              <a:gd name="T9" fmla="*/ T8 w 62"/>
                              <a:gd name="T10" fmla="+- 0 2507 2101"/>
                              <a:gd name="T11" fmla="*/ 2507 h 407"/>
                              <a:gd name="T12" fmla="+- 0 460 404"/>
                              <a:gd name="T13" fmla="*/ T12 w 62"/>
                              <a:gd name="T14" fmla="+- 0 2456 2101"/>
                              <a:gd name="T15" fmla="*/ 2456 h 407"/>
                              <a:gd name="T16" fmla="+- 0 429 404"/>
                              <a:gd name="T17" fmla="*/ T16 w 62"/>
                              <a:gd name="T18" fmla="+- 0 2456 2101"/>
                              <a:gd name="T19" fmla="*/ 2456 h 407"/>
                              <a:gd name="T20" fmla="+- 0 429 404"/>
                              <a:gd name="T21" fmla="*/ T20 w 62"/>
                              <a:gd name="T22" fmla="+- 0 2446 2101"/>
                              <a:gd name="T23" fmla="*/ 2446 h 407"/>
                              <a:gd name="T24" fmla="+- 0 440 404"/>
                              <a:gd name="T25" fmla="*/ T24 w 62"/>
                              <a:gd name="T26" fmla="+- 0 2152 2101"/>
                              <a:gd name="T27" fmla="*/ 2152 h 407"/>
                              <a:gd name="T28" fmla="+- 0 429 404"/>
                              <a:gd name="T29" fmla="*/ T28 w 62"/>
                              <a:gd name="T30" fmla="+- 0 2152 2101"/>
                              <a:gd name="T31" fmla="*/ 2152 h 407"/>
                              <a:gd name="T32" fmla="+- 0 429 404"/>
                              <a:gd name="T33" fmla="*/ T32 w 62"/>
                              <a:gd name="T34" fmla="+- 0 2456 2101"/>
                              <a:gd name="T35" fmla="*/ 2456 h 407"/>
                              <a:gd name="T36" fmla="+- 0 440 404"/>
                              <a:gd name="T37" fmla="*/ T36 w 62"/>
                              <a:gd name="T38" fmla="+- 0 2456 2101"/>
                              <a:gd name="T39" fmla="*/ 2456 h 407"/>
                              <a:gd name="T40" fmla="+- 0 440 404"/>
                              <a:gd name="T41" fmla="*/ T40 w 62"/>
                              <a:gd name="T42" fmla="+- 0 2152 2101"/>
                              <a:gd name="T43" fmla="*/ 2152 h 407"/>
                              <a:gd name="T44" fmla="+- 0 465 404"/>
                              <a:gd name="T45" fmla="*/ T44 w 62"/>
                              <a:gd name="T46" fmla="+- 0 2446 2101"/>
                              <a:gd name="T47" fmla="*/ 2446 h 407"/>
                              <a:gd name="T48" fmla="+- 0 440 404"/>
                              <a:gd name="T49" fmla="*/ T48 w 62"/>
                              <a:gd name="T50" fmla="+- 0 2446 2101"/>
                              <a:gd name="T51" fmla="*/ 2446 h 407"/>
                              <a:gd name="T52" fmla="+- 0 440 404"/>
                              <a:gd name="T53" fmla="*/ T52 w 62"/>
                              <a:gd name="T54" fmla="+- 0 2456 2101"/>
                              <a:gd name="T55" fmla="*/ 2456 h 407"/>
                              <a:gd name="T56" fmla="+- 0 460 404"/>
                              <a:gd name="T57" fmla="*/ T56 w 62"/>
                              <a:gd name="T58" fmla="+- 0 2456 2101"/>
                              <a:gd name="T59" fmla="*/ 2456 h 407"/>
                              <a:gd name="T60" fmla="+- 0 465 404"/>
                              <a:gd name="T61" fmla="*/ T60 w 62"/>
                              <a:gd name="T62" fmla="+- 0 2446 2101"/>
                              <a:gd name="T63" fmla="*/ 2446 h 407"/>
                              <a:gd name="T64" fmla="+- 0 434 404"/>
                              <a:gd name="T65" fmla="*/ T64 w 62"/>
                              <a:gd name="T66" fmla="+- 0 2101 2101"/>
                              <a:gd name="T67" fmla="*/ 2101 h 407"/>
                              <a:gd name="T68" fmla="+- 0 404 404"/>
                              <a:gd name="T69" fmla="*/ T68 w 62"/>
                              <a:gd name="T70" fmla="+- 0 2163 2101"/>
                              <a:gd name="T71" fmla="*/ 2163 h 407"/>
                              <a:gd name="T72" fmla="+- 0 429 404"/>
                              <a:gd name="T73" fmla="*/ T72 w 62"/>
                              <a:gd name="T74" fmla="+- 0 2163 2101"/>
                              <a:gd name="T75" fmla="*/ 2163 h 407"/>
                              <a:gd name="T76" fmla="+- 0 429 404"/>
                              <a:gd name="T77" fmla="*/ T76 w 62"/>
                              <a:gd name="T78" fmla="+- 0 2152 2101"/>
                              <a:gd name="T79" fmla="*/ 2152 h 407"/>
                              <a:gd name="T80" fmla="+- 0 460 404"/>
                              <a:gd name="T81" fmla="*/ T80 w 62"/>
                              <a:gd name="T82" fmla="+- 0 2152 2101"/>
                              <a:gd name="T83" fmla="*/ 2152 h 407"/>
                              <a:gd name="T84" fmla="+- 0 434 404"/>
                              <a:gd name="T85" fmla="*/ T84 w 62"/>
                              <a:gd name="T86" fmla="+- 0 2101 2101"/>
                              <a:gd name="T87" fmla="*/ 2101 h 407"/>
                              <a:gd name="T88" fmla="+- 0 460 404"/>
                              <a:gd name="T89" fmla="*/ T88 w 62"/>
                              <a:gd name="T90" fmla="+- 0 2152 2101"/>
                              <a:gd name="T91" fmla="*/ 2152 h 407"/>
                              <a:gd name="T92" fmla="+- 0 440 404"/>
                              <a:gd name="T93" fmla="*/ T92 w 62"/>
                              <a:gd name="T94" fmla="+- 0 2152 2101"/>
                              <a:gd name="T95" fmla="*/ 2152 h 407"/>
                              <a:gd name="T96" fmla="+- 0 440 404"/>
                              <a:gd name="T97" fmla="*/ T96 w 62"/>
                              <a:gd name="T98" fmla="+- 0 2163 2101"/>
                              <a:gd name="T99" fmla="*/ 2163 h 407"/>
                              <a:gd name="T100" fmla="+- 0 465 404"/>
                              <a:gd name="T101" fmla="*/ T100 w 62"/>
                              <a:gd name="T102" fmla="+- 0 2163 2101"/>
                              <a:gd name="T103" fmla="*/ 2163 h 407"/>
                              <a:gd name="T104" fmla="+- 0 460 404"/>
                              <a:gd name="T105" fmla="*/ T104 w 62"/>
                              <a:gd name="T106" fmla="+- 0 2152 2101"/>
                              <a:gd name="T107" fmla="*/ 2152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2" h="407">
                                <a:moveTo>
                                  <a:pt x="25" y="345"/>
                                </a:moveTo>
                                <a:lnTo>
                                  <a:pt x="0" y="345"/>
                                </a:lnTo>
                                <a:lnTo>
                                  <a:pt x="30" y="406"/>
                                </a:lnTo>
                                <a:lnTo>
                                  <a:pt x="56" y="355"/>
                                </a:lnTo>
                                <a:lnTo>
                                  <a:pt x="25" y="355"/>
                                </a:lnTo>
                                <a:lnTo>
                                  <a:pt x="25" y="345"/>
                                </a:lnTo>
                                <a:close/>
                                <a:moveTo>
                                  <a:pt x="36" y="51"/>
                                </a:moveTo>
                                <a:lnTo>
                                  <a:pt x="25" y="51"/>
                                </a:lnTo>
                                <a:lnTo>
                                  <a:pt x="25" y="355"/>
                                </a:lnTo>
                                <a:lnTo>
                                  <a:pt x="36" y="355"/>
                                </a:lnTo>
                                <a:lnTo>
                                  <a:pt x="36" y="51"/>
                                </a:lnTo>
                                <a:close/>
                                <a:moveTo>
                                  <a:pt x="61" y="345"/>
                                </a:moveTo>
                                <a:lnTo>
                                  <a:pt x="36" y="345"/>
                                </a:lnTo>
                                <a:lnTo>
                                  <a:pt x="36" y="355"/>
                                </a:lnTo>
                                <a:lnTo>
                                  <a:pt x="56" y="355"/>
                                </a:lnTo>
                                <a:lnTo>
                                  <a:pt x="61" y="345"/>
                                </a:lnTo>
                                <a:close/>
                                <a:moveTo>
                                  <a:pt x="30" y="0"/>
                                </a:moveTo>
                                <a:lnTo>
                                  <a:pt x="0" y="62"/>
                                </a:lnTo>
                                <a:lnTo>
                                  <a:pt x="25" y="62"/>
                                </a:lnTo>
                                <a:lnTo>
                                  <a:pt x="25" y="51"/>
                                </a:lnTo>
                                <a:lnTo>
                                  <a:pt x="56" y="51"/>
                                </a:lnTo>
                                <a:lnTo>
                                  <a:pt x="30" y="0"/>
                                </a:lnTo>
                                <a:close/>
                                <a:moveTo>
                                  <a:pt x="56" y="51"/>
                                </a:moveTo>
                                <a:lnTo>
                                  <a:pt x="36" y="51"/>
                                </a:lnTo>
                                <a:lnTo>
                                  <a:pt x="36" y="62"/>
                                </a:lnTo>
                                <a:lnTo>
                                  <a:pt x="61" y="62"/>
                                </a:lnTo>
                                <a:lnTo>
                                  <a:pt x="56" y="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 name="AutoShape 1040"/>
                        <wps:cNvSpPr>
                          <a:spLocks/>
                        </wps:cNvSpPr>
                        <wps:spPr bwMode="auto">
                          <a:xfrm>
                            <a:off x="578" y="2500"/>
                            <a:ext cx="62" cy="747"/>
                          </a:xfrm>
                          <a:custGeom>
                            <a:avLst/>
                            <a:gdLst>
                              <a:gd name="T0" fmla="+- 0 603 578"/>
                              <a:gd name="T1" fmla="*/ T0 w 62"/>
                              <a:gd name="T2" fmla="+- 0 3185 2500"/>
                              <a:gd name="T3" fmla="*/ 3185 h 747"/>
                              <a:gd name="T4" fmla="+- 0 578 578"/>
                              <a:gd name="T5" fmla="*/ T4 w 62"/>
                              <a:gd name="T6" fmla="+- 0 3185 2500"/>
                              <a:gd name="T7" fmla="*/ 3185 h 747"/>
                              <a:gd name="T8" fmla="+- 0 608 578"/>
                              <a:gd name="T9" fmla="*/ T8 w 62"/>
                              <a:gd name="T10" fmla="+- 0 3246 2500"/>
                              <a:gd name="T11" fmla="*/ 3246 h 747"/>
                              <a:gd name="T12" fmla="+- 0 634 578"/>
                              <a:gd name="T13" fmla="*/ T12 w 62"/>
                              <a:gd name="T14" fmla="+- 0 3195 2500"/>
                              <a:gd name="T15" fmla="*/ 3195 h 747"/>
                              <a:gd name="T16" fmla="+- 0 603 578"/>
                              <a:gd name="T17" fmla="*/ T16 w 62"/>
                              <a:gd name="T18" fmla="+- 0 3195 2500"/>
                              <a:gd name="T19" fmla="*/ 3195 h 747"/>
                              <a:gd name="T20" fmla="+- 0 603 578"/>
                              <a:gd name="T21" fmla="*/ T20 w 62"/>
                              <a:gd name="T22" fmla="+- 0 3185 2500"/>
                              <a:gd name="T23" fmla="*/ 3185 h 747"/>
                              <a:gd name="T24" fmla="+- 0 613 578"/>
                              <a:gd name="T25" fmla="*/ T24 w 62"/>
                              <a:gd name="T26" fmla="+- 0 2551 2500"/>
                              <a:gd name="T27" fmla="*/ 2551 h 747"/>
                              <a:gd name="T28" fmla="+- 0 603 578"/>
                              <a:gd name="T29" fmla="*/ T28 w 62"/>
                              <a:gd name="T30" fmla="+- 0 2551 2500"/>
                              <a:gd name="T31" fmla="*/ 2551 h 747"/>
                              <a:gd name="T32" fmla="+- 0 603 578"/>
                              <a:gd name="T33" fmla="*/ T32 w 62"/>
                              <a:gd name="T34" fmla="+- 0 3195 2500"/>
                              <a:gd name="T35" fmla="*/ 3195 h 747"/>
                              <a:gd name="T36" fmla="+- 0 613 578"/>
                              <a:gd name="T37" fmla="*/ T36 w 62"/>
                              <a:gd name="T38" fmla="+- 0 3195 2500"/>
                              <a:gd name="T39" fmla="*/ 3195 h 747"/>
                              <a:gd name="T40" fmla="+- 0 613 578"/>
                              <a:gd name="T41" fmla="*/ T40 w 62"/>
                              <a:gd name="T42" fmla="+- 0 2551 2500"/>
                              <a:gd name="T43" fmla="*/ 2551 h 747"/>
                              <a:gd name="T44" fmla="+- 0 639 578"/>
                              <a:gd name="T45" fmla="*/ T44 w 62"/>
                              <a:gd name="T46" fmla="+- 0 3185 2500"/>
                              <a:gd name="T47" fmla="*/ 3185 h 747"/>
                              <a:gd name="T48" fmla="+- 0 613 578"/>
                              <a:gd name="T49" fmla="*/ T48 w 62"/>
                              <a:gd name="T50" fmla="+- 0 3185 2500"/>
                              <a:gd name="T51" fmla="*/ 3185 h 747"/>
                              <a:gd name="T52" fmla="+- 0 613 578"/>
                              <a:gd name="T53" fmla="*/ T52 w 62"/>
                              <a:gd name="T54" fmla="+- 0 3195 2500"/>
                              <a:gd name="T55" fmla="*/ 3195 h 747"/>
                              <a:gd name="T56" fmla="+- 0 634 578"/>
                              <a:gd name="T57" fmla="*/ T56 w 62"/>
                              <a:gd name="T58" fmla="+- 0 3195 2500"/>
                              <a:gd name="T59" fmla="*/ 3195 h 747"/>
                              <a:gd name="T60" fmla="+- 0 639 578"/>
                              <a:gd name="T61" fmla="*/ T60 w 62"/>
                              <a:gd name="T62" fmla="+- 0 3185 2500"/>
                              <a:gd name="T63" fmla="*/ 3185 h 747"/>
                              <a:gd name="T64" fmla="+- 0 608 578"/>
                              <a:gd name="T65" fmla="*/ T64 w 62"/>
                              <a:gd name="T66" fmla="+- 0 2500 2500"/>
                              <a:gd name="T67" fmla="*/ 2500 h 747"/>
                              <a:gd name="T68" fmla="+- 0 578 578"/>
                              <a:gd name="T69" fmla="*/ T68 w 62"/>
                              <a:gd name="T70" fmla="+- 0 2561 2500"/>
                              <a:gd name="T71" fmla="*/ 2561 h 747"/>
                              <a:gd name="T72" fmla="+- 0 603 578"/>
                              <a:gd name="T73" fmla="*/ T72 w 62"/>
                              <a:gd name="T74" fmla="+- 0 2561 2500"/>
                              <a:gd name="T75" fmla="*/ 2561 h 747"/>
                              <a:gd name="T76" fmla="+- 0 603 578"/>
                              <a:gd name="T77" fmla="*/ T76 w 62"/>
                              <a:gd name="T78" fmla="+- 0 2551 2500"/>
                              <a:gd name="T79" fmla="*/ 2551 h 747"/>
                              <a:gd name="T80" fmla="+- 0 634 578"/>
                              <a:gd name="T81" fmla="*/ T80 w 62"/>
                              <a:gd name="T82" fmla="+- 0 2551 2500"/>
                              <a:gd name="T83" fmla="*/ 2551 h 747"/>
                              <a:gd name="T84" fmla="+- 0 608 578"/>
                              <a:gd name="T85" fmla="*/ T84 w 62"/>
                              <a:gd name="T86" fmla="+- 0 2500 2500"/>
                              <a:gd name="T87" fmla="*/ 2500 h 747"/>
                              <a:gd name="T88" fmla="+- 0 634 578"/>
                              <a:gd name="T89" fmla="*/ T88 w 62"/>
                              <a:gd name="T90" fmla="+- 0 2551 2500"/>
                              <a:gd name="T91" fmla="*/ 2551 h 747"/>
                              <a:gd name="T92" fmla="+- 0 613 578"/>
                              <a:gd name="T93" fmla="*/ T92 w 62"/>
                              <a:gd name="T94" fmla="+- 0 2551 2500"/>
                              <a:gd name="T95" fmla="*/ 2551 h 747"/>
                              <a:gd name="T96" fmla="+- 0 613 578"/>
                              <a:gd name="T97" fmla="*/ T96 w 62"/>
                              <a:gd name="T98" fmla="+- 0 2561 2500"/>
                              <a:gd name="T99" fmla="*/ 2561 h 747"/>
                              <a:gd name="T100" fmla="+- 0 639 578"/>
                              <a:gd name="T101" fmla="*/ T100 w 62"/>
                              <a:gd name="T102" fmla="+- 0 2561 2500"/>
                              <a:gd name="T103" fmla="*/ 2561 h 747"/>
                              <a:gd name="T104" fmla="+- 0 634 578"/>
                              <a:gd name="T105" fmla="*/ T104 w 62"/>
                              <a:gd name="T106" fmla="+- 0 2551 2500"/>
                              <a:gd name="T107" fmla="*/ 2551 h 7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2" h="747">
                                <a:moveTo>
                                  <a:pt x="25" y="685"/>
                                </a:moveTo>
                                <a:lnTo>
                                  <a:pt x="0" y="685"/>
                                </a:lnTo>
                                <a:lnTo>
                                  <a:pt x="30" y="746"/>
                                </a:lnTo>
                                <a:lnTo>
                                  <a:pt x="56" y="695"/>
                                </a:lnTo>
                                <a:lnTo>
                                  <a:pt x="25" y="695"/>
                                </a:lnTo>
                                <a:lnTo>
                                  <a:pt x="25" y="685"/>
                                </a:lnTo>
                                <a:close/>
                                <a:moveTo>
                                  <a:pt x="35" y="51"/>
                                </a:moveTo>
                                <a:lnTo>
                                  <a:pt x="25" y="51"/>
                                </a:lnTo>
                                <a:lnTo>
                                  <a:pt x="25" y="695"/>
                                </a:lnTo>
                                <a:lnTo>
                                  <a:pt x="35" y="695"/>
                                </a:lnTo>
                                <a:lnTo>
                                  <a:pt x="35" y="51"/>
                                </a:lnTo>
                                <a:close/>
                                <a:moveTo>
                                  <a:pt x="61" y="685"/>
                                </a:moveTo>
                                <a:lnTo>
                                  <a:pt x="35" y="685"/>
                                </a:lnTo>
                                <a:lnTo>
                                  <a:pt x="35" y="695"/>
                                </a:lnTo>
                                <a:lnTo>
                                  <a:pt x="56" y="695"/>
                                </a:lnTo>
                                <a:lnTo>
                                  <a:pt x="61" y="685"/>
                                </a:lnTo>
                                <a:close/>
                                <a:moveTo>
                                  <a:pt x="30" y="0"/>
                                </a:moveTo>
                                <a:lnTo>
                                  <a:pt x="0" y="61"/>
                                </a:lnTo>
                                <a:lnTo>
                                  <a:pt x="25" y="61"/>
                                </a:lnTo>
                                <a:lnTo>
                                  <a:pt x="25" y="51"/>
                                </a:lnTo>
                                <a:lnTo>
                                  <a:pt x="56" y="51"/>
                                </a:lnTo>
                                <a:lnTo>
                                  <a:pt x="30" y="0"/>
                                </a:lnTo>
                                <a:close/>
                                <a:moveTo>
                                  <a:pt x="56" y="51"/>
                                </a:moveTo>
                                <a:lnTo>
                                  <a:pt x="35" y="51"/>
                                </a:lnTo>
                                <a:lnTo>
                                  <a:pt x="35" y="61"/>
                                </a:lnTo>
                                <a:lnTo>
                                  <a:pt x="61" y="61"/>
                                </a:lnTo>
                                <a:lnTo>
                                  <a:pt x="56" y="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5" name="Text Box 1039"/>
                        <wps:cNvSpPr txBox="1">
                          <a:spLocks noChangeArrowheads="1"/>
                        </wps:cNvSpPr>
                        <wps:spPr bwMode="auto">
                          <a:xfrm>
                            <a:off x="1485" y="1760"/>
                            <a:ext cx="1019"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36" w:lineRule="exact"/>
                                <w:rPr>
                                  <w:rFonts w:ascii="Arial-BoldItalicMT"/>
                                  <w:b/>
                                  <w:i/>
                                  <w:sz w:val="12"/>
                                </w:rPr>
                              </w:pPr>
                              <w:bookmarkStart w:id="141" w:name="_bookmark19"/>
                              <w:bookmarkEnd w:id="141"/>
                              <w:r>
                                <w:rPr>
                                  <w:rFonts w:ascii="Arial-BoldItalicMT"/>
                                  <w:b/>
                                  <w:i/>
                                  <w:color w:val="0079C1"/>
                                  <w:sz w:val="12"/>
                                </w:rPr>
                                <w:t>Buoyant force</w:t>
                              </w:r>
                            </w:p>
                            <w:p w:rsidR="0009622D" w:rsidRDefault="0009622D">
                              <w:pPr>
                                <w:spacing w:before="119"/>
                                <w:ind w:left="12"/>
                                <w:rPr>
                                  <w:rFonts w:ascii="Arial"/>
                                  <w:b/>
                                  <w:sz w:val="14"/>
                                </w:rPr>
                              </w:pPr>
                              <w:r>
                                <w:rPr>
                                  <w:rFonts w:ascii="Arial"/>
                                  <w:b/>
                                  <w:color w:val="800000"/>
                                  <w:sz w:val="14"/>
                                </w:rPr>
                                <w:t>M) metacenter</w:t>
                              </w:r>
                            </w:p>
                          </w:txbxContent>
                        </wps:txbx>
                        <wps:bodyPr rot="0" vert="horz" wrap="square" lIns="0" tIns="0" rIns="0" bIns="0" anchor="t" anchorCtr="0" upright="1">
                          <a:noAutofit/>
                        </wps:bodyPr>
                      </wps:wsp>
                      <wps:wsp>
                        <wps:cNvPr id="1066" name="Text Box 1038"/>
                        <wps:cNvSpPr txBox="1">
                          <a:spLocks noChangeArrowheads="1"/>
                        </wps:cNvSpPr>
                        <wps:spPr bwMode="auto">
                          <a:xfrm>
                            <a:off x="447" y="2210"/>
                            <a:ext cx="211"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36" w:lineRule="exact"/>
                                <w:rPr>
                                  <w:rFonts w:ascii="Arial"/>
                                  <w:b/>
                                  <w:sz w:val="12"/>
                                </w:rPr>
                              </w:pPr>
                              <w:r>
                                <w:rPr>
                                  <w:rFonts w:ascii="Arial"/>
                                  <w:b/>
                                  <w:sz w:val="12"/>
                                </w:rPr>
                                <w:t>GM</w:t>
                              </w:r>
                            </w:p>
                          </w:txbxContent>
                        </wps:txbx>
                        <wps:bodyPr rot="0" vert="horz" wrap="square" lIns="0" tIns="0" rIns="0" bIns="0" anchor="t" anchorCtr="0" upright="1">
                          <a:noAutofit/>
                        </wps:bodyPr>
                      </wps:wsp>
                      <wps:wsp>
                        <wps:cNvPr id="1067" name="Text Box 1037"/>
                        <wps:cNvSpPr txBox="1">
                          <a:spLocks noChangeArrowheads="1"/>
                        </wps:cNvSpPr>
                        <wps:spPr bwMode="auto">
                          <a:xfrm>
                            <a:off x="41" y="2609"/>
                            <a:ext cx="218"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36" w:lineRule="exact"/>
                                <w:rPr>
                                  <w:rFonts w:ascii="Arial"/>
                                  <w:b/>
                                  <w:sz w:val="12"/>
                                </w:rPr>
                              </w:pPr>
                              <w:r>
                                <w:rPr>
                                  <w:rFonts w:ascii="Arial"/>
                                  <w:b/>
                                  <w:sz w:val="12"/>
                                </w:rPr>
                                <w:t>BM</w:t>
                              </w:r>
                            </w:p>
                          </w:txbxContent>
                        </wps:txbx>
                        <wps:bodyPr rot="0" vert="horz" wrap="square" lIns="0" tIns="0" rIns="0" bIns="0" anchor="t" anchorCtr="0" upright="1">
                          <a:noAutofit/>
                        </wps:bodyPr>
                      </wps:wsp>
                      <wps:wsp>
                        <wps:cNvPr id="1068" name="Text Box 1036"/>
                        <wps:cNvSpPr txBox="1">
                          <a:spLocks noChangeArrowheads="1"/>
                        </wps:cNvSpPr>
                        <wps:spPr bwMode="auto">
                          <a:xfrm>
                            <a:off x="1545" y="2437"/>
                            <a:ext cx="825"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244" w:lineRule="auto"/>
                                <w:rPr>
                                  <w:rFonts w:ascii="Arial"/>
                                  <w:b/>
                                  <w:sz w:val="14"/>
                                </w:rPr>
                              </w:pPr>
                              <w:r>
                                <w:rPr>
                                  <w:rFonts w:ascii="Arial"/>
                                  <w:b/>
                                  <w:color w:val="6A972D"/>
                                  <w:sz w:val="14"/>
                                </w:rPr>
                                <w:t>G) center of gravity</w:t>
                              </w:r>
                            </w:p>
                          </w:txbxContent>
                        </wps:txbx>
                        <wps:bodyPr rot="0" vert="horz" wrap="square" lIns="0" tIns="0" rIns="0" bIns="0" anchor="t" anchorCtr="0" upright="1">
                          <a:noAutofit/>
                        </wps:bodyPr>
                      </wps:wsp>
                      <wps:wsp>
                        <wps:cNvPr id="1069" name="Text Box 1035"/>
                        <wps:cNvSpPr txBox="1">
                          <a:spLocks noChangeArrowheads="1"/>
                        </wps:cNvSpPr>
                        <wps:spPr bwMode="auto">
                          <a:xfrm>
                            <a:off x="634" y="2762"/>
                            <a:ext cx="211"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36" w:lineRule="exact"/>
                                <w:rPr>
                                  <w:rFonts w:ascii="Arial"/>
                                  <w:b/>
                                  <w:sz w:val="12"/>
                                </w:rPr>
                              </w:pPr>
                              <w:r>
                                <w:rPr>
                                  <w:rFonts w:ascii="Arial"/>
                                  <w:b/>
                                  <w:sz w:val="12"/>
                                </w:rPr>
                                <w:t>BG</w:t>
                              </w:r>
                            </w:p>
                          </w:txbxContent>
                        </wps:txbx>
                        <wps:bodyPr rot="0" vert="horz" wrap="square" lIns="0" tIns="0" rIns="0" bIns="0" anchor="t" anchorCtr="0" upright="1">
                          <a:noAutofit/>
                        </wps:bodyPr>
                      </wps:wsp>
                      <wps:wsp>
                        <wps:cNvPr id="1070" name="Text Box 1034"/>
                        <wps:cNvSpPr txBox="1">
                          <a:spLocks noChangeArrowheads="1"/>
                        </wps:cNvSpPr>
                        <wps:spPr bwMode="auto">
                          <a:xfrm>
                            <a:off x="1545" y="3142"/>
                            <a:ext cx="825"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244" w:lineRule="auto"/>
                                <w:rPr>
                                  <w:rFonts w:ascii="Arial"/>
                                  <w:b/>
                                  <w:sz w:val="14"/>
                                </w:rPr>
                              </w:pPr>
                              <w:r>
                                <w:rPr>
                                  <w:rFonts w:ascii="Arial"/>
                                  <w:b/>
                                  <w:color w:val="0079C1"/>
                                  <w:sz w:val="14"/>
                                </w:rPr>
                                <w:t>B) center of buoyancy</w:t>
                              </w:r>
                            </w:p>
                          </w:txbxContent>
                        </wps:txbx>
                        <wps:bodyPr rot="0" vert="horz" wrap="square" lIns="0" tIns="0" rIns="0" bIns="0" anchor="t" anchorCtr="0" upright="1">
                          <a:noAutofit/>
                        </wps:bodyPr>
                      </wps:wsp>
                      <wps:wsp>
                        <wps:cNvPr id="1071" name="Text Box 1033"/>
                        <wps:cNvSpPr txBox="1">
                          <a:spLocks noChangeArrowheads="1"/>
                        </wps:cNvSpPr>
                        <wps:spPr bwMode="auto">
                          <a:xfrm>
                            <a:off x="1443" y="3968"/>
                            <a:ext cx="784"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36" w:lineRule="exact"/>
                                <w:rPr>
                                  <w:rFonts w:ascii="Arial-BoldItalicMT"/>
                                  <w:b/>
                                  <w:i/>
                                  <w:sz w:val="12"/>
                                </w:rPr>
                              </w:pPr>
                              <w:r>
                                <w:rPr>
                                  <w:rFonts w:ascii="Arial-BoldItalicMT"/>
                                  <w:b/>
                                  <w:i/>
                                  <w:color w:val="6A972D"/>
                                  <w:sz w:val="12"/>
                                </w:rPr>
                                <w:t>Gravity force</w:t>
                              </w:r>
                            </w:p>
                          </w:txbxContent>
                        </wps:txbx>
                        <wps:bodyPr rot="0" vert="horz" wrap="square" lIns="0" tIns="0" rIns="0" bIns="0" anchor="t" anchorCtr="0" upright="1">
                          <a:noAutofit/>
                        </wps:bodyPr>
                      </wps:wsp>
                    </wpg:wgp>
                  </a:graphicData>
                </a:graphic>
              </wp:inline>
            </w:drawing>
          </mc:Choice>
          <mc:Fallback>
            <w:pict>
              <v:group w14:anchorId="2B5B794B" id="Group 1032" o:spid="_x0000_s1342" style="width:143.65pt;height:252.05pt;mso-position-horizontal-relative:char;mso-position-vertical-relative:line" coordsize="2873,5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">
                <v:shape id="Picture 1060" o:spid="_x0000_s1343" type="#_x0000_t75" style="position:absolute;top:2341;width:2873;height:2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">
                  <v:imagedata r:id="rId160" o:title=""/>
                </v:shape>
                <v:rect id="Rectangle 1059" o:spid="_x0000_s1344" style="position:absolute;left:41;top:2362;width:2791;height: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" fillcolor="#c0e7ff" stroked="f"/>
                <v:line id="Line 1058" o:spid="_x0000_s1345" style="position:absolute;visibility:visible;mso-wrap-style:square" from="46,2362" to="2839,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" strokecolor="#0079c1" strokeweight=".90161mm"/>
                <v:shape id="AutoShape 1057" o:spid="_x0000_s1346" style="position:absolute;left:1048;top:5;width:491;height:3855;visibility:visible;mso-wrap-style:square;v-text-anchor:top" coordsize="491,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" path="m487,2613r-238,l249,3855r238,l487,2613xm433,2384r-131,l245,2613r246,l433,2384xm431,2219r-126,l305,2366r126,l431,2219xm401,2091r-66,l305,2210r126,l401,2091xm390,878r-37,l335,2091r1,-4l408,2087,390,878xm408,2087r-8,l401,2091r7,l408,2087xm465,767r-356,l109,878r244,l353,877r112,l465,767xm465,877r-75,l390,878r75,l465,877xm59,883l49,902,39,958r-11,85l18,1152,9,1277,3,1402,,1511r,85l4,1653r7,21l20,1654r11,-56l41,1513,51,1405r9,-125l66,1155r3,-109l69,960,65,903,59,883xm53,786r-15,3l26,796r-8,12l16,822r2,15l26,848r12,8l53,859r14,-3l79,848r8,-11l89,822,87,808,79,796r-8,-4l71,791r-4,-2l53,786xm71,791r,1l71,791xm23,l17,21,13,78r,86l16,272r6,126l31,522,41,631r11,85l62,772r9,19l78,771r4,-57l82,628,79,520,73,395,64,270,54,161,43,76,33,20,23,xe" fillcolor="#d9d9d9" stroked="f">
                  <v:path arrowok="t" o:connecttype="custom" o:connectlocs="249,2618;487,3860;433,2389;245,2618;433,2389;305,2224;431,2371;401,2096;305,2215;401,2096;353,883;335,2096;408,2092;408,2092;401,2096;408,2092;109,772;353,883;465,882;465,882;390,883;465,882;49,907;28,1048;9,1282;0,1516;4,1658;20,1659;41,1518;60,1285;69,1051;65,908;53,791;26,801;16,827;26,853;53,864;79,853;89,827;79,801;71,797;67,794;71,796;71,797;23,5;13,83;16,277;31,527;52,721;71,796;78,776;82,633;73,400;54,166;33,25" o:connectangles="0,0,0,0,0,0,0,0,0,0,0,0,0,0,0,0,0,0,0,0,0,0,0,0,0,0,0,0,0,0,0,0,0,0,0,0,0,0,0,0,0,0,0,0,0,0,0,0,0,0,0,0,0,0,0"/>
                </v:shape>
                <v:shape id="Freeform 1056" o:spid="_x0000_s1347" style="position:absolute;left:1293;top:2389;width:246;height:1471;visibility:visible;mso-wrap-style:square;v-text-anchor:top" coordsize="246,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" path="m57,l188,r58,229l242,229r,1242l4,1471,4,229r-4,l57,xe" filled="f" strokeweight=".18033mm">
                  <v:path arrowok="t" o:connecttype="custom" o:connectlocs="57,2389;188,2389;246,2618;242,2618;242,3860;4,3860;4,2618;0,2618;57,2389" o:connectangles="0,0,0,0,0,0,0,0,0"/>
                </v:shape>
                <v:shape id="Picture 1055" o:spid="_x0000_s1348" type="#_x0000_t75" style="position:absolute;left:1348;top:2091;width:136;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">
                  <v:imagedata r:id="rId161" o:title=""/>
                </v:shape>
                <v:shape id="Freeform 1054" o:spid="_x0000_s1349" style="position:absolute;left:1048;top:888;width:70;height:792;visibility:visible;mso-wrap-style:square;v-text-anchor:top" coordsize="7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" path="m59,r6,20l69,77r,86l66,272,60,397,51,522,41,630,31,715,11,791,4,770,,713,,628,3,519,9,394,18,269,28,160,39,75,59,xe" filled="f" strokeweight=".18033mm">
                  <v:path arrowok="t" o:connecttype="custom" o:connectlocs="59,888;65,908;69,965;69,1051;66,1160;60,1285;51,1410;41,1518;31,1603;11,1679;4,1658;0,1601;0,1516;3,1407;9,1282;18,1157;28,1048;39,963;59,888" o:connectangles="0,0,0,0,0,0,0,0,0,0,0,0,0,0,0,0,0,0,0"/>
                </v:shape>
                <v:shape id="Freeform 1053" o:spid="_x0000_s1350" style="position:absolute;left:1383;top:883;width:74;height:1214;visibility:visible;mso-wrap-style:square;v-text-anchor:top" coordsize="74,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" path="m18,l55,,73,1213r-7,l65,1209r-64,l,1213,18,xe" filled="f" strokeweight=".18033mm">
                  <v:path arrowok="t" o:connecttype="custom" o:connectlocs="18,883;55,883;73,2096;66,2096;65,2092;1,2092;0,2096;18,883" o:connectangles="0,0,0,0,0,0,0,0"/>
                </v:shape>
                <v:shape id="Picture 1052" o:spid="_x0000_s1351" type="#_x0000_t75" style="position:absolute;left:1058;top:767;width:459;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">
                  <v:imagedata r:id="rId162" o:title=""/>
                </v:shape>
                <v:shape id="Freeform 1051" o:spid="_x0000_s1352" style="position:absolute;left:1061;top:6;width:70;height:792;visibility:visible;mso-wrap-style:square;v-text-anchor:top" coordsize="7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" path="m10,l30,75r11,85l51,269r9,125l66,519r3,108l69,713r-4,57l58,791,49,771,28,630,18,521,9,397,3,271,,163,,77,4,20,10,xe" filled="f" strokeweight=".18033mm">
                  <v:path arrowok="t" o:connecttype="custom" o:connectlocs="10,6;30,81;41,166;51,275;60,400;66,525;69,633;69,719;65,776;58,797;49,777;28,636;18,527;9,403;3,277;0,169;0,83;4,26;10,6" o:connectangles="0,0,0,0,0,0,0,0,0,0,0,0,0,0,0,0,0,0,0"/>
                </v:shape>
                <v:shape id="Picture 1050" o:spid="_x0000_s1353" type="#_x0000_t75" style="position:absolute;left:1341;top:2026;width:151;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">
                  <v:imagedata r:id="rId163" o:title=""/>
                </v:shape>
                <v:shape id="AutoShape 1049" o:spid="_x0000_s1354" style="position:absolute;left:1380;top:2495;width:62;height:1650;visibility:visible;mso-wrap-style:square;v-text-anchor:top" coordsize="62,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" path="m21,59r,135l41,194,41,61r-10,l21,59xm41,30r-20,l21,59r10,2l41,59r,-29xm41,59l31,61r10,l41,59xm31,l19,2,9,9,3,19,,30,3,42,9,52r10,7l21,59r,-29l61,30,59,19,52,9,43,2,31,xm61,30r-20,l41,59r2,l52,52,59,42,61,30xm41,255r-20,l21,419r20,l41,255xm41,480r-20,l21,644r20,l41,480xm41,705r-20,l21,869r20,l41,705xm41,930r-20,l21,1094r20,l41,930xm41,1155r-20,l21,1319r20,l41,1155xm41,1380r-20,l21,1543r20,l41,1380xm61,1588r-61,l31,1650r30,-62xe" fillcolor="#6a972d" stroked="f">
                  <v:path arrowok="t" o:connecttype="custom" o:connectlocs="21,2689;41,2556;21,2554;21,2525;31,2556;41,2525;31,2556;41,2554;19,2497;3,2514;3,2537;19,2554;21,2525;59,2514;43,2497;61,2525;41,2554;52,2547;61,2525;21,2750;41,2914;41,2975;21,3139;41,2975;21,3200;41,3364;41,3425;21,3589;41,3425;21,3650;41,3814;41,3875;21,4038;41,3875;0,4083;61,4083" o:connectangles="0,0,0,0,0,0,0,0,0,0,0,0,0,0,0,0,0,0,0,0,0,0,0,0,0,0,0,0,0,0,0,0,0,0,0,0"/>
                </v:shape>
                <v:shape id="AutoShape 1048" o:spid="_x0000_s1355" style="position:absolute;left:1380;top:1779;width:62;height:1503;visibility:visible;mso-wrap-style:square;v-text-anchor:top" coordsize="62,1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" path="m21,1444r-2,l9,1451r-6,9l,1472r3,12l9,1494r10,7l31,1503r12,-2l52,1494r7,-10l61,1472r-40,l21,1444xm31,1442r-10,2l21,1472r20,l41,1444r-10,-2xm41,1444r,28l61,1472r-2,-12l52,1451r-9,-7l41,1444xm41,1309r-20,l21,1444r10,-2l41,1442r,-133xm41,1442r-10,l41,1444r,-2xm41,1084r-20,l21,1247r20,l41,1084xm41,859r-20,l21,1022r20,l41,859xm41,634r-20,l21,798r20,l41,634xm41,409r-20,l21,573r20,l41,409xm41,184r-20,l21,348r20,l41,184xm41,51r-20,l21,123r20,l41,51xm31,l,62r21,l21,51r35,l31,xm56,51r-15,l41,62r20,l56,51xe" fillcolor="#0079c1" stroked="f">
                  <v:path arrowok="t" o:connecttype="custom" o:connectlocs="19,3223;3,3239;3,3263;19,3280;43,3280;59,3263;21,3251;31,3221;21,3251;41,3223;41,3223;61,3251;52,3230;41,3223;21,3088;31,3221;41,3088;31,3221;41,3221;21,2863;41,3026;41,2638;21,2801;41,2638;21,2413;41,2577;41,2188;21,2352;41,2188;21,1963;41,2127;41,1830;21,1902;41,1830;0,1841;21,1830;31,1779;41,1830;61,1841" o:connectangles="0,0,0,0,0,0,0,0,0,0,0,0,0,0,0,0,0,0,0,0,0,0,0,0,0,0,0,0,0,0,0,0,0,0,0,0,0,0,0"/>
                </v:shape>
                <v:shape id="Picture 1047" o:spid="_x0000_s1356" type="#_x0000_t75" style="position:absolute;left:1349;top:2436;width:145;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">
                  <v:imagedata r:id="rId164" o:title=""/>
                </v:shape>
                <v:shape id="Picture 1046" o:spid="_x0000_s1357" type="#_x0000_t75" style="position:absolute;left:1341;top:3148;width:149;height: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">
                  <v:imagedata r:id="rId165" o:title=""/>
                </v:shape>
                <v:line id="Line 1045" o:spid="_x0000_s1358" style="position:absolute;visibility:visible;mso-wrap-style:square" from="169,2091" to="1420,2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" strokeweight=".18033mm"/>
                <v:shape id="AutoShape 1044" o:spid="_x0000_s1359" style="position:absolute;left:220;top:2091;width:62;height:1154;visibility:visible;mso-wrap-style:square;v-text-anchor:top" coordsize="62,1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" path="m25,1092r-25,l30,1153r26,-51l25,1102r,-10xm36,51r-11,l25,1102r11,l36,51xm61,1092r-25,l36,1102r20,l61,1092xm30,l,61r25,l25,51r31,l30,xm56,51r-20,l36,61r25,l56,51xe" fillcolor="black" stroked="f">
                  <v:path arrowok="t" o:connecttype="custom" o:connectlocs="25,3183;0,3183;30,3244;56,3193;25,3193;25,3183;36,2142;25,2142;25,3193;36,3193;36,2142;61,3183;36,3183;36,3193;56,3193;61,3183;30,2091;0,2152;25,2152;25,2142;56,2142;30,2091;56,2142;36,2142;36,2152;61,2152;56,2142" o:connectangles="0,0,0,0,0,0,0,0,0,0,0,0,0,0,0,0,0,0,0,0,0,0,0,0,0,0,0"/>
                </v:shape>
                <v:line id="Line 1043" o:spid="_x0000_s1360" style="position:absolute;visibility:visible;mso-wrap-style:square" from="169,3246" to="1420,3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" strokeweight=".18033mm"/>
                <v:line id="Line 1042" o:spid="_x0000_s1361" style="position:absolute;visibility:visible;mso-wrap-style:square" from="1426,2510" to="1426,2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" strokeweight=".18033mm"/>
                <v:shape id="AutoShape 1041" o:spid="_x0000_s1362" style="position:absolute;left:404;top:2101;width:62;height:407;visibility:visible;mso-wrap-style:square;v-text-anchor:top" coordsize="62,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" path="m25,345l,345r30,61l56,355r-31,l25,345xm36,51r-11,l25,355r11,l36,51xm61,345r-25,l36,355r20,l61,345xm30,l,62r25,l25,51r31,l30,xm56,51r-20,l36,62r25,l56,51xe" fillcolor="black" stroked="f">
                  <v:path arrowok="t" o:connecttype="custom" o:connectlocs="25,2446;0,2446;30,2507;56,2456;25,2456;25,2446;36,2152;25,2152;25,2456;36,2456;36,2152;61,2446;36,2446;36,2456;56,2456;61,2446;30,2101;0,2163;25,2163;25,2152;56,2152;30,2101;56,2152;36,2152;36,2163;61,2163;56,2152" o:connectangles="0,0,0,0,0,0,0,0,0,0,0,0,0,0,0,0,0,0,0,0,0,0,0,0,0,0,0"/>
                </v:shape>
                <v:shape id="AutoShape 1040" o:spid="_x0000_s1363" style="position:absolute;left:578;top:2500;width:62;height:747;visibility:visible;mso-wrap-style:square;v-text-anchor:top" coordsize="62,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" path="m25,685l,685r30,61l56,695r-31,l25,685xm35,51r-10,l25,695r10,l35,51xm61,685r-26,l35,695r21,l61,685xm30,l,61r25,l25,51r31,l30,xm56,51r-21,l35,61r26,l56,51xe" fillcolor="black" stroked="f">
                  <v:path arrowok="t" o:connecttype="custom" o:connectlocs="25,3185;0,3185;30,3246;56,3195;25,3195;25,3185;35,2551;25,2551;25,3195;35,3195;35,2551;61,3185;35,3185;35,3195;56,3195;61,3185;30,2500;0,2561;25,2561;25,2551;56,2551;30,2500;56,2551;35,2551;35,2561;61,2561;56,2551" o:connectangles="0,0,0,0,0,0,0,0,0,0,0,0,0,0,0,0,0,0,0,0,0,0,0,0,0,0,0"/>
                </v:shape>
                <v:shape id="Text Box 1039" o:spid="_x0000_s1364" type="#_x0000_t202" style="position:absolute;left:1485;top:1760;width:1019;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" filled="f" stroked="f">
                  <v:textbox inset="0,0,0,0">
                    <w:txbxContent>
                      <w:p w:rsidR="0009622D" w:rsidRDefault="0009622D">
                        <w:pPr>
                          <w:spacing w:line="136" w:lineRule="exact"/>
                          <w:rPr>
                            <w:rFonts w:ascii="Arial-BoldItalicMT"/>
                            <w:b/>
                            <w:i/>
                            <w:sz w:val="12"/>
                          </w:rPr>
                        </w:pPr>
                        <w:bookmarkStart w:id="142" w:name="_bookmark19"/>
                        <w:bookmarkEnd w:id="142"/>
                        <w:r>
                          <w:rPr>
                            <w:rFonts w:ascii="Arial-BoldItalicMT"/>
                            <w:b/>
                            <w:i/>
                            <w:color w:val="0079C1"/>
                            <w:sz w:val="12"/>
                          </w:rPr>
                          <w:t>Buoyant force</w:t>
                        </w:r>
                      </w:p>
                      <w:p w:rsidR="0009622D" w:rsidRDefault="0009622D">
                        <w:pPr>
                          <w:spacing w:before="119"/>
                          <w:ind w:left="12"/>
                          <w:rPr>
                            <w:rFonts w:ascii="Arial"/>
                            <w:b/>
                            <w:sz w:val="14"/>
                          </w:rPr>
                        </w:pPr>
                        <w:r>
                          <w:rPr>
                            <w:rFonts w:ascii="Arial"/>
                            <w:b/>
                            <w:color w:val="800000"/>
                            <w:sz w:val="14"/>
                          </w:rPr>
                          <w:t>M) metacenter</w:t>
                        </w:r>
                      </w:p>
                    </w:txbxContent>
                  </v:textbox>
                </v:shape>
                <v:shape id="Text Box 1038" o:spid="_x0000_s1365" type="#_x0000_t202" style="position:absolute;left:447;top:2210;width:211;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" filled="f" stroked="f">
                  <v:textbox inset="0,0,0,0">
                    <w:txbxContent>
                      <w:p w:rsidR="0009622D" w:rsidRDefault="0009622D">
                        <w:pPr>
                          <w:spacing w:line="136" w:lineRule="exact"/>
                          <w:rPr>
                            <w:rFonts w:ascii="Arial"/>
                            <w:b/>
                            <w:sz w:val="12"/>
                          </w:rPr>
                        </w:pPr>
                        <w:r>
                          <w:rPr>
                            <w:rFonts w:ascii="Arial"/>
                            <w:b/>
                            <w:sz w:val="12"/>
                          </w:rPr>
                          <w:t>GM</w:t>
                        </w:r>
                      </w:p>
                    </w:txbxContent>
                  </v:textbox>
                </v:shape>
                <v:shape id="Text Box 1037" o:spid="_x0000_s1366" type="#_x0000_t202" style="position:absolute;left:41;top:2609;width:21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" filled="f" stroked="f">
                  <v:textbox inset="0,0,0,0">
                    <w:txbxContent>
                      <w:p w:rsidR="0009622D" w:rsidRDefault="0009622D">
                        <w:pPr>
                          <w:spacing w:line="136" w:lineRule="exact"/>
                          <w:rPr>
                            <w:rFonts w:ascii="Arial"/>
                            <w:b/>
                            <w:sz w:val="12"/>
                          </w:rPr>
                        </w:pPr>
                        <w:r>
                          <w:rPr>
                            <w:rFonts w:ascii="Arial"/>
                            <w:b/>
                            <w:sz w:val="12"/>
                          </w:rPr>
                          <w:t>BM</w:t>
                        </w:r>
                      </w:p>
                    </w:txbxContent>
                  </v:textbox>
                </v:shape>
                <v:shape id="Text Box 1036" o:spid="_x0000_s1367" type="#_x0000_t202" style="position:absolute;left:1545;top:2437;width:825;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" filled="f" stroked="f">
                  <v:textbox inset="0,0,0,0">
                    <w:txbxContent>
                      <w:p w:rsidR="0009622D" w:rsidRDefault="0009622D">
                        <w:pPr>
                          <w:spacing w:line="244" w:lineRule="auto"/>
                          <w:rPr>
                            <w:rFonts w:ascii="Arial"/>
                            <w:b/>
                            <w:sz w:val="14"/>
                          </w:rPr>
                        </w:pPr>
                        <w:r>
                          <w:rPr>
                            <w:rFonts w:ascii="Arial"/>
                            <w:b/>
                            <w:color w:val="6A972D"/>
                            <w:sz w:val="14"/>
                          </w:rPr>
                          <w:t>G) center of gravity</w:t>
                        </w:r>
                      </w:p>
                    </w:txbxContent>
                  </v:textbox>
                </v:shape>
                <v:shape id="Text Box 1035" o:spid="_x0000_s1368" type="#_x0000_t202" style="position:absolute;left:634;top:2762;width:211;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" filled="f" stroked="f">
                  <v:textbox inset="0,0,0,0">
                    <w:txbxContent>
                      <w:p w:rsidR="0009622D" w:rsidRDefault="0009622D">
                        <w:pPr>
                          <w:spacing w:line="136" w:lineRule="exact"/>
                          <w:rPr>
                            <w:rFonts w:ascii="Arial"/>
                            <w:b/>
                            <w:sz w:val="12"/>
                          </w:rPr>
                        </w:pPr>
                        <w:r>
                          <w:rPr>
                            <w:rFonts w:ascii="Arial"/>
                            <w:b/>
                            <w:sz w:val="12"/>
                          </w:rPr>
                          <w:t>BG</w:t>
                        </w:r>
                      </w:p>
                    </w:txbxContent>
                  </v:textbox>
                </v:shape>
                <v:shape id="Text Box 1034" o:spid="_x0000_s1369" type="#_x0000_t202" style="position:absolute;left:1545;top:3142;width:825;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" filled="f" stroked="f">
                  <v:textbox inset="0,0,0,0">
                    <w:txbxContent>
                      <w:p w:rsidR="0009622D" w:rsidRDefault="0009622D">
                        <w:pPr>
                          <w:spacing w:line="244" w:lineRule="auto"/>
                          <w:rPr>
                            <w:rFonts w:ascii="Arial"/>
                            <w:b/>
                            <w:sz w:val="14"/>
                          </w:rPr>
                        </w:pPr>
                        <w:r>
                          <w:rPr>
                            <w:rFonts w:ascii="Arial"/>
                            <w:b/>
                            <w:color w:val="0079C1"/>
                            <w:sz w:val="14"/>
                          </w:rPr>
                          <w:t>B) center of buoyancy</w:t>
                        </w:r>
                      </w:p>
                    </w:txbxContent>
                  </v:textbox>
                </v:shape>
                <v:shape id="Text Box 1033" o:spid="_x0000_s1370" type="#_x0000_t202" style="position:absolute;left:1443;top:3968;width:784;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" filled="f" stroked="f">
                  <v:textbox inset="0,0,0,0">
                    <w:txbxContent>
                      <w:p w:rsidR="0009622D" w:rsidRDefault="0009622D">
                        <w:pPr>
                          <w:spacing w:line="136" w:lineRule="exact"/>
                          <w:rPr>
                            <w:rFonts w:ascii="Arial-BoldItalicMT"/>
                            <w:b/>
                            <w:i/>
                            <w:sz w:val="12"/>
                          </w:rPr>
                        </w:pPr>
                        <w:r>
                          <w:rPr>
                            <w:rFonts w:ascii="Arial-BoldItalicMT"/>
                            <w:b/>
                            <w:i/>
                            <w:color w:val="6A972D"/>
                            <w:sz w:val="12"/>
                          </w:rPr>
                          <w:t>Gravity force</w:t>
                        </w:r>
                      </w:p>
                    </w:txbxContent>
                  </v:textbox>
                </v:shape>
                <w10:anchorlock/>
              </v:group>
            </w:pict>
          </mc:Fallback>
        </mc:AlternateContent>
      </w:r>
      <w:r w:rsidR="0009622D">
        <w:tab/>
      </w:r>
      <w:r>
        <w:rPr>
          <w:noProof/>
        </w:rPr>
        <mc:AlternateContent>
          <mc:Choice Requires="wpg">
            <w:drawing>
              <wp:inline distT="0" distB="0" distL="0" distR="0" wp14:anchorId="5BC6EEB0" wp14:editId="04B47D5F">
                <wp:extent cx="2477135" cy="3201035"/>
                <wp:effectExtent l="0" t="19050" r="5080" b="0"/>
                <wp:docPr id="1006" name="Group 9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7135" cy="3201035"/>
                          <a:chOff x="0" y="0"/>
                          <a:chExt cx="3901" cy="5041"/>
                        </a:xfrm>
                      </wpg:grpSpPr>
                      <pic:pic xmlns:pic="http://schemas.openxmlformats.org/drawingml/2006/picture">
                        <pic:nvPicPr>
                          <pic:cNvPr id="1007" name="Picture 103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2352"/>
                            <a:ext cx="2871" cy="2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8" name="Rectangle 1030"/>
                        <wps:cNvSpPr>
                          <a:spLocks noChangeArrowheads="1"/>
                        </wps:cNvSpPr>
                        <wps:spPr bwMode="auto">
                          <a:xfrm>
                            <a:off x="41" y="2373"/>
                            <a:ext cx="2790" cy="2617"/>
                          </a:xfrm>
                          <a:prstGeom prst="rect">
                            <a:avLst/>
                          </a:prstGeom>
                          <a:solidFill>
                            <a:srgbClr val="C0E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9" name="Line 1029"/>
                        <wps:cNvCnPr>
                          <a:cxnSpLocks noChangeShapeType="1"/>
                        </wps:cNvCnPr>
                        <wps:spPr bwMode="auto">
                          <a:xfrm>
                            <a:off x="46" y="2383"/>
                            <a:ext cx="2781" cy="0"/>
                          </a:xfrm>
                          <a:prstGeom prst="line">
                            <a:avLst/>
                          </a:prstGeom>
                          <a:noFill/>
                          <a:ln w="32328">
                            <a:solidFill>
                              <a:srgbClr val="0079C1"/>
                            </a:solidFill>
                            <a:prstDash val="solid"/>
                            <a:round/>
                            <a:headEnd/>
                            <a:tailEnd/>
                          </a:ln>
                          <a:extLst>
                            <a:ext uri="{909E8E84-426E-40DD-AFC4-6F175D3DCCD1}">
                              <a14:hiddenFill xmlns:a14="http://schemas.microsoft.com/office/drawing/2010/main">
                                <a:noFill/>
                              </a14:hiddenFill>
                            </a:ext>
                          </a:extLst>
                        </wps:spPr>
                        <wps:bodyPr/>
                      </wps:wsp>
                      <wps:wsp>
                        <wps:cNvPr id="1010" name="AutoShape 1028"/>
                        <wps:cNvSpPr>
                          <a:spLocks/>
                        </wps:cNvSpPr>
                        <wps:spPr bwMode="auto">
                          <a:xfrm>
                            <a:off x="1067" y="14"/>
                            <a:ext cx="745" cy="3861"/>
                          </a:xfrm>
                          <a:custGeom>
                            <a:avLst/>
                            <a:gdLst>
                              <a:gd name="T0" fmla="+- 0 1278 1067"/>
                              <a:gd name="T1" fmla="*/ T0 w 745"/>
                              <a:gd name="T2" fmla="+- 0 2615 14"/>
                              <a:gd name="T3" fmla="*/ 2615 h 3861"/>
                              <a:gd name="T4" fmla="+- 0 1067 1067"/>
                              <a:gd name="T5" fmla="*/ T4 w 745"/>
                              <a:gd name="T6" fmla="+- 0 3834 14"/>
                              <a:gd name="T7" fmla="*/ 3834 h 3861"/>
                              <a:gd name="T8" fmla="+- 0 1514 1067"/>
                              <a:gd name="T9" fmla="*/ T8 w 745"/>
                              <a:gd name="T10" fmla="+- 0 2657 14"/>
                              <a:gd name="T11" fmla="*/ 2657 h 3861"/>
                              <a:gd name="T12" fmla="+- 0 1501 1067"/>
                              <a:gd name="T13" fmla="*/ T12 w 745"/>
                              <a:gd name="T14" fmla="+- 0 2424 14"/>
                              <a:gd name="T15" fmla="*/ 2424 h 3861"/>
                              <a:gd name="T16" fmla="+- 0 1518 1067"/>
                              <a:gd name="T17" fmla="*/ T16 w 745"/>
                              <a:gd name="T18" fmla="+- 0 2657 14"/>
                              <a:gd name="T19" fmla="*/ 2657 h 3861"/>
                              <a:gd name="T20" fmla="+- 0 1518 1067"/>
                              <a:gd name="T21" fmla="*/ T20 w 745"/>
                              <a:gd name="T22" fmla="+- 0 2658 14"/>
                              <a:gd name="T23" fmla="*/ 2658 h 3861"/>
                              <a:gd name="T24" fmla="+- 0 1405 1067"/>
                              <a:gd name="T25" fmla="*/ T24 w 745"/>
                              <a:gd name="T26" fmla="+- 0 2239 14"/>
                              <a:gd name="T27" fmla="*/ 2239 h 3861"/>
                              <a:gd name="T28" fmla="+- 0 1502 1067"/>
                              <a:gd name="T29" fmla="*/ T28 w 745"/>
                              <a:gd name="T30" fmla="+- 0 2405 14"/>
                              <a:gd name="T31" fmla="*/ 2405 h 3861"/>
                              <a:gd name="T32" fmla="+- 0 1405 1067"/>
                              <a:gd name="T33" fmla="*/ T32 w 745"/>
                              <a:gd name="T34" fmla="+- 0 2239 14"/>
                              <a:gd name="T35" fmla="*/ 2239 h 3861"/>
                              <a:gd name="T36" fmla="+- 0 1406 1067"/>
                              <a:gd name="T37" fmla="*/ T36 w 745"/>
                              <a:gd name="T38" fmla="+- 0 2231 14"/>
                              <a:gd name="T39" fmla="*/ 2231 h 3861"/>
                              <a:gd name="T40" fmla="+- 0 1520 1067"/>
                              <a:gd name="T41" fmla="*/ T40 w 745"/>
                              <a:gd name="T42" fmla="+- 0 2131 14"/>
                              <a:gd name="T43" fmla="*/ 2131 h 3861"/>
                              <a:gd name="T44" fmla="+- 0 1530 1067"/>
                              <a:gd name="T45" fmla="*/ T44 w 745"/>
                              <a:gd name="T46" fmla="+- 0 2115 14"/>
                              <a:gd name="T47" fmla="*/ 2115 h 3861"/>
                              <a:gd name="T48" fmla="+- 0 1520 1067"/>
                              <a:gd name="T49" fmla="*/ T48 w 745"/>
                              <a:gd name="T50" fmla="+- 0 2126 14"/>
                              <a:gd name="T51" fmla="*/ 2126 h 3861"/>
                              <a:gd name="T52" fmla="+- 0 1528 1067"/>
                              <a:gd name="T53" fmla="*/ T52 w 745"/>
                              <a:gd name="T54" fmla="+- 0 2132 14"/>
                              <a:gd name="T55" fmla="*/ 2132 h 3861"/>
                              <a:gd name="T56" fmla="+- 0 1684 1067"/>
                              <a:gd name="T57" fmla="*/ T56 w 745"/>
                              <a:gd name="T58" fmla="+- 0 932 14"/>
                              <a:gd name="T59" fmla="*/ 932 h 3861"/>
                              <a:gd name="T60" fmla="+- 0 1456 1067"/>
                              <a:gd name="T61" fmla="*/ T60 w 745"/>
                              <a:gd name="T62" fmla="+- 0 2119 14"/>
                              <a:gd name="T63" fmla="*/ 2119 h 3861"/>
                              <a:gd name="T64" fmla="+- 0 1530 1067"/>
                              <a:gd name="T65" fmla="*/ T64 w 745"/>
                              <a:gd name="T66" fmla="+- 0 2115 14"/>
                              <a:gd name="T67" fmla="*/ 2115 h 3861"/>
                              <a:gd name="T68" fmla="+- 0 1684 1067"/>
                              <a:gd name="T69" fmla="*/ T68 w 745"/>
                              <a:gd name="T70" fmla="+- 0 932 14"/>
                              <a:gd name="T71" fmla="*/ 932 h 3861"/>
                              <a:gd name="T72" fmla="+- 0 1383 1067"/>
                              <a:gd name="T73" fmla="*/ T72 w 745"/>
                              <a:gd name="T74" fmla="+- 0 904 14"/>
                              <a:gd name="T75" fmla="*/ 904 h 3861"/>
                              <a:gd name="T76" fmla="+- 0 1338 1067"/>
                              <a:gd name="T77" fmla="*/ T76 w 745"/>
                              <a:gd name="T78" fmla="+- 0 1038 14"/>
                              <a:gd name="T79" fmla="*/ 1038 h 3861"/>
                              <a:gd name="T80" fmla="+- 0 1279 1067"/>
                              <a:gd name="T81" fmla="*/ T80 w 745"/>
                              <a:gd name="T82" fmla="+- 0 1264 14"/>
                              <a:gd name="T83" fmla="*/ 1264 h 3861"/>
                              <a:gd name="T84" fmla="+- 0 1229 1067"/>
                              <a:gd name="T85" fmla="*/ T84 w 745"/>
                              <a:gd name="T86" fmla="+- 0 1492 14"/>
                              <a:gd name="T87" fmla="*/ 1492 h 3861"/>
                              <a:gd name="T88" fmla="+- 0 1209 1067"/>
                              <a:gd name="T89" fmla="*/ T88 w 745"/>
                              <a:gd name="T90" fmla="+- 0 1632 14"/>
                              <a:gd name="T91" fmla="*/ 1632 h 3861"/>
                              <a:gd name="T92" fmla="+- 0 1224 1067"/>
                              <a:gd name="T93" fmla="*/ T92 w 745"/>
                              <a:gd name="T94" fmla="+- 0 1636 14"/>
                              <a:gd name="T95" fmla="*/ 1636 h 3861"/>
                              <a:gd name="T96" fmla="+- 0 1269 1067"/>
                              <a:gd name="T97" fmla="*/ T96 w 745"/>
                              <a:gd name="T98" fmla="+- 0 1501 14"/>
                              <a:gd name="T99" fmla="*/ 1501 h 3861"/>
                              <a:gd name="T100" fmla="+- 0 1328 1067"/>
                              <a:gd name="T101" fmla="*/ T100 w 745"/>
                              <a:gd name="T102" fmla="+- 0 1276 14"/>
                              <a:gd name="T103" fmla="*/ 1276 h 3861"/>
                              <a:gd name="T104" fmla="+- 0 1377 1067"/>
                              <a:gd name="T105" fmla="*/ T104 w 745"/>
                              <a:gd name="T106" fmla="+- 0 1048 14"/>
                              <a:gd name="T107" fmla="*/ 1048 h 3861"/>
                              <a:gd name="T108" fmla="+- 0 1398 1067"/>
                              <a:gd name="T109" fmla="*/ T108 w 745"/>
                              <a:gd name="T110" fmla="+- 0 907 14"/>
                              <a:gd name="T111" fmla="*/ 907 h 3861"/>
                              <a:gd name="T112" fmla="+- 0 1796 1067"/>
                              <a:gd name="T113" fmla="*/ T112 w 745"/>
                              <a:gd name="T114" fmla="+- 0 931 14"/>
                              <a:gd name="T115" fmla="*/ 931 h 3861"/>
                              <a:gd name="T116" fmla="+- 0 1720 1067"/>
                              <a:gd name="T117" fmla="*/ T116 w 745"/>
                              <a:gd name="T118" fmla="+- 0 937 14"/>
                              <a:gd name="T119" fmla="*/ 937 h 3861"/>
                              <a:gd name="T120" fmla="+- 0 1793 1067"/>
                              <a:gd name="T121" fmla="*/ T120 w 745"/>
                              <a:gd name="T122" fmla="+- 0 951 14"/>
                              <a:gd name="T123" fmla="*/ 951 h 3861"/>
                              <a:gd name="T124" fmla="+- 0 1464 1067"/>
                              <a:gd name="T125" fmla="*/ T124 w 745"/>
                              <a:gd name="T126" fmla="+- 0 781 14"/>
                              <a:gd name="T127" fmla="*/ 781 h 3861"/>
                              <a:gd name="T128" fmla="+- 0 1684 1067"/>
                              <a:gd name="T129" fmla="*/ T128 w 745"/>
                              <a:gd name="T130" fmla="+- 0 932 14"/>
                              <a:gd name="T131" fmla="*/ 932 h 3861"/>
                              <a:gd name="T132" fmla="+- 0 1796 1067"/>
                              <a:gd name="T133" fmla="*/ T132 w 745"/>
                              <a:gd name="T134" fmla="+- 0 931 14"/>
                              <a:gd name="T135" fmla="*/ 931 h 3861"/>
                              <a:gd name="T136" fmla="+- 0 1464 1067"/>
                              <a:gd name="T137" fmla="*/ T136 w 745"/>
                              <a:gd name="T138" fmla="+- 0 781 14"/>
                              <a:gd name="T139" fmla="*/ 781 h 3861"/>
                              <a:gd name="T140" fmla="+- 0 1391 1067"/>
                              <a:gd name="T141" fmla="*/ T140 w 745"/>
                              <a:gd name="T142" fmla="+- 0 790 14"/>
                              <a:gd name="T143" fmla="*/ 790 h 3861"/>
                              <a:gd name="T144" fmla="+- 0 1369 1067"/>
                              <a:gd name="T145" fmla="*/ T144 w 745"/>
                              <a:gd name="T146" fmla="+- 0 806 14"/>
                              <a:gd name="T147" fmla="*/ 806 h 3861"/>
                              <a:gd name="T148" fmla="+- 0 1364 1067"/>
                              <a:gd name="T149" fmla="*/ T148 w 745"/>
                              <a:gd name="T150" fmla="+- 0 834 14"/>
                              <a:gd name="T151" fmla="*/ 834 h 3861"/>
                              <a:gd name="T152" fmla="+- 0 1380 1067"/>
                              <a:gd name="T153" fmla="*/ T152 w 745"/>
                              <a:gd name="T154" fmla="+- 0 856 14"/>
                              <a:gd name="T155" fmla="*/ 856 h 3861"/>
                              <a:gd name="T156" fmla="+- 0 1408 1067"/>
                              <a:gd name="T157" fmla="*/ T156 w 745"/>
                              <a:gd name="T158" fmla="+- 0 861 14"/>
                              <a:gd name="T159" fmla="*/ 861 h 3861"/>
                              <a:gd name="T160" fmla="+- 0 1430 1067"/>
                              <a:gd name="T161" fmla="*/ T160 w 745"/>
                              <a:gd name="T162" fmla="+- 0 846 14"/>
                              <a:gd name="T163" fmla="*/ 846 h 3861"/>
                              <a:gd name="T164" fmla="+- 0 1435 1067"/>
                              <a:gd name="T165" fmla="*/ T164 w 745"/>
                              <a:gd name="T166" fmla="+- 0 818 14"/>
                              <a:gd name="T167" fmla="*/ 818 h 3861"/>
                              <a:gd name="T168" fmla="+- 0 1423 1067"/>
                              <a:gd name="T169" fmla="*/ T168 w 745"/>
                              <a:gd name="T170" fmla="+- 0 799 14"/>
                              <a:gd name="T171" fmla="*/ 799 h 3861"/>
                              <a:gd name="T172" fmla="+- 0 1423 1067"/>
                              <a:gd name="T173" fmla="*/ T172 w 745"/>
                              <a:gd name="T174" fmla="+- 0 798 14"/>
                              <a:gd name="T175" fmla="*/ 798 h 3861"/>
                              <a:gd name="T176" fmla="+- 0 1406 1067"/>
                              <a:gd name="T177" fmla="*/ T176 w 745"/>
                              <a:gd name="T178" fmla="+- 0 790 14"/>
                              <a:gd name="T179" fmla="*/ 790 h 3861"/>
                              <a:gd name="T180" fmla="+- 0 1423 1067"/>
                              <a:gd name="T181" fmla="*/ T180 w 745"/>
                              <a:gd name="T182" fmla="+- 0 799 14"/>
                              <a:gd name="T183" fmla="*/ 799 h 3861"/>
                              <a:gd name="T184" fmla="+- 0 1423 1067"/>
                              <a:gd name="T185" fmla="*/ T184 w 745"/>
                              <a:gd name="T186" fmla="+- 0 798 14"/>
                              <a:gd name="T187" fmla="*/ 798 h 3861"/>
                              <a:gd name="T188" fmla="+- 0 1503 1067"/>
                              <a:gd name="T189" fmla="*/ T188 w 745"/>
                              <a:gd name="T190" fmla="+- 0 33 14"/>
                              <a:gd name="T191" fmla="*/ 33 h 3861"/>
                              <a:gd name="T192" fmla="+- 0 1475 1067"/>
                              <a:gd name="T193" fmla="*/ T192 w 745"/>
                              <a:gd name="T194" fmla="+- 0 173 14"/>
                              <a:gd name="T195" fmla="*/ 173 h 3861"/>
                              <a:gd name="T196" fmla="+- 0 1443 1067"/>
                              <a:gd name="T197" fmla="*/ T196 w 745"/>
                              <a:gd name="T198" fmla="+- 0 404 14"/>
                              <a:gd name="T199" fmla="*/ 404 h 3861"/>
                              <a:gd name="T200" fmla="+- 0 1421 1067"/>
                              <a:gd name="T201" fmla="*/ T200 w 745"/>
                              <a:gd name="T202" fmla="+- 0 636 14"/>
                              <a:gd name="T203" fmla="*/ 636 h 3861"/>
                              <a:gd name="T204" fmla="+- 0 1417 1067"/>
                              <a:gd name="T205" fmla="*/ T204 w 745"/>
                              <a:gd name="T206" fmla="+- 0 778 14"/>
                              <a:gd name="T207" fmla="*/ 778 h 3861"/>
                              <a:gd name="T208" fmla="+- 0 1423 1067"/>
                              <a:gd name="T209" fmla="*/ T208 w 745"/>
                              <a:gd name="T210" fmla="+- 0 798 14"/>
                              <a:gd name="T211" fmla="*/ 798 h 3861"/>
                              <a:gd name="T212" fmla="+- 0 1447 1067"/>
                              <a:gd name="T213" fmla="*/ T212 w 745"/>
                              <a:gd name="T214" fmla="+- 0 725 14"/>
                              <a:gd name="T215" fmla="*/ 725 h 3861"/>
                              <a:gd name="T216" fmla="+- 0 1478 1067"/>
                              <a:gd name="T217" fmla="*/ T216 w 745"/>
                              <a:gd name="T218" fmla="+- 0 533 14"/>
                              <a:gd name="T219" fmla="*/ 533 h 3861"/>
                              <a:gd name="T220" fmla="+- 0 1506 1067"/>
                              <a:gd name="T221" fmla="*/ T220 w 745"/>
                              <a:gd name="T222" fmla="+- 0 285 14"/>
                              <a:gd name="T223" fmla="*/ 285 h 3861"/>
                              <a:gd name="T224" fmla="+- 0 1519 1067"/>
                              <a:gd name="T225" fmla="*/ T224 w 745"/>
                              <a:gd name="T226" fmla="+- 0 92 14"/>
                              <a:gd name="T227" fmla="*/ 92 h 3861"/>
                              <a:gd name="T228" fmla="+- 0 1513 1067"/>
                              <a:gd name="T229" fmla="*/ T228 w 745"/>
                              <a:gd name="T230" fmla="+- 0 14 14"/>
                              <a:gd name="T231" fmla="*/ 14 h 38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745" h="3861">
                                <a:moveTo>
                                  <a:pt x="306" y="2387"/>
                                </a:moveTo>
                                <a:lnTo>
                                  <a:pt x="211" y="2601"/>
                                </a:lnTo>
                                <a:lnTo>
                                  <a:pt x="215" y="2602"/>
                                </a:lnTo>
                                <a:lnTo>
                                  <a:pt x="0" y="3820"/>
                                </a:lnTo>
                                <a:lnTo>
                                  <a:pt x="232" y="3861"/>
                                </a:lnTo>
                                <a:lnTo>
                                  <a:pt x="447" y="2643"/>
                                </a:lnTo>
                                <a:lnTo>
                                  <a:pt x="451" y="2643"/>
                                </a:lnTo>
                                <a:lnTo>
                                  <a:pt x="434" y="2410"/>
                                </a:lnTo>
                                <a:lnTo>
                                  <a:pt x="306" y="2387"/>
                                </a:lnTo>
                                <a:close/>
                                <a:moveTo>
                                  <a:pt x="451" y="2643"/>
                                </a:moveTo>
                                <a:lnTo>
                                  <a:pt x="447" y="2643"/>
                                </a:lnTo>
                                <a:lnTo>
                                  <a:pt x="451" y="2644"/>
                                </a:lnTo>
                                <a:lnTo>
                                  <a:pt x="451" y="2643"/>
                                </a:lnTo>
                                <a:close/>
                                <a:moveTo>
                                  <a:pt x="338" y="2225"/>
                                </a:moveTo>
                                <a:lnTo>
                                  <a:pt x="312" y="2370"/>
                                </a:lnTo>
                                <a:lnTo>
                                  <a:pt x="435" y="2391"/>
                                </a:lnTo>
                                <a:lnTo>
                                  <a:pt x="460" y="2247"/>
                                </a:lnTo>
                                <a:lnTo>
                                  <a:pt x="338" y="2225"/>
                                </a:lnTo>
                                <a:close/>
                                <a:moveTo>
                                  <a:pt x="389" y="2105"/>
                                </a:moveTo>
                                <a:lnTo>
                                  <a:pt x="339" y="2217"/>
                                </a:lnTo>
                                <a:lnTo>
                                  <a:pt x="462" y="2238"/>
                                </a:lnTo>
                                <a:lnTo>
                                  <a:pt x="453" y="2117"/>
                                </a:lnTo>
                                <a:lnTo>
                                  <a:pt x="389" y="2105"/>
                                </a:lnTo>
                                <a:close/>
                                <a:moveTo>
                                  <a:pt x="463" y="2101"/>
                                </a:moveTo>
                                <a:lnTo>
                                  <a:pt x="391" y="2101"/>
                                </a:lnTo>
                                <a:lnTo>
                                  <a:pt x="453" y="2112"/>
                                </a:lnTo>
                                <a:lnTo>
                                  <a:pt x="453" y="2117"/>
                                </a:lnTo>
                                <a:lnTo>
                                  <a:pt x="461" y="2118"/>
                                </a:lnTo>
                                <a:lnTo>
                                  <a:pt x="463" y="2101"/>
                                </a:lnTo>
                                <a:close/>
                                <a:moveTo>
                                  <a:pt x="617" y="918"/>
                                </a:moveTo>
                                <a:lnTo>
                                  <a:pt x="389" y="2105"/>
                                </a:lnTo>
                                <a:lnTo>
                                  <a:pt x="391" y="2101"/>
                                </a:lnTo>
                                <a:lnTo>
                                  <a:pt x="463" y="2101"/>
                                </a:lnTo>
                                <a:lnTo>
                                  <a:pt x="653" y="924"/>
                                </a:lnTo>
                                <a:lnTo>
                                  <a:pt x="617" y="918"/>
                                </a:lnTo>
                                <a:close/>
                                <a:moveTo>
                                  <a:pt x="328" y="872"/>
                                </a:moveTo>
                                <a:lnTo>
                                  <a:pt x="316" y="890"/>
                                </a:lnTo>
                                <a:lnTo>
                                  <a:pt x="296" y="942"/>
                                </a:lnTo>
                                <a:lnTo>
                                  <a:pt x="271" y="1024"/>
                                </a:lnTo>
                                <a:lnTo>
                                  <a:pt x="242" y="1129"/>
                                </a:lnTo>
                                <a:lnTo>
                                  <a:pt x="212" y="1250"/>
                                </a:lnTo>
                                <a:lnTo>
                                  <a:pt x="184" y="1372"/>
                                </a:lnTo>
                                <a:lnTo>
                                  <a:pt x="162" y="1478"/>
                                </a:lnTo>
                                <a:lnTo>
                                  <a:pt x="148" y="1562"/>
                                </a:lnTo>
                                <a:lnTo>
                                  <a:pt x="142" y="1618"/>
                                </a:lnTo>
                                <a:lnTo>
                                  <a:pt x="145" y="1640"/>
                                </a:lnTo>
                                <a:lnTo>
                                  <a:pt x="157" y="1622"/>
                                </a:lnTo>
                                <a:lnTo>
                                  <a:pt x="177" y="1569"/>
                                </a:lnTo>
                                <a:lnTo>
                                  <a:pt x="202" y="1487"/>
                                </a:lnTo>
                                <a:lnTo>
                                  <a:pt x="231" y="1383"/>
                                </a:lnTo>
                                <a:lnTo>
                                  <a:pt x="261" y="1262"/>
                                </a:lnTo>
                                <a:lnTo>
                                  <a:pt x="289" y="1140"/>
                                </a:lnTo>
                                <a:lnTo>
                                  <a:pt x="310" y="1034"/>
                                </a:lnTo>
                                <a:lnTo>
                                  <a:pt x="325" y="949"/>
                                </a:lnTo>
                                <a:lnTo>
                                  <a:pt x="331" y="893"/>
                                </a:lnTo>
                                <a:lnTo>
                                  <a:pt x="328" y="872"/>
                                </a:lnTo>
                                <a:close/>
                                <a:moveTo>
                                  <a:pt x="729" y="917"/>
                                </a:moveTo>
                                <a:lnTo>
                                  <a:pt x="617" y="917"/>
                                </a:lnTo>
                                <a:lnTo>
                                  <a:pt x="653" y="923"/>
                                </a:lnTo>
                                <a:lnTo>
                                  <a:pt x="653" y="924"/>
                                </a:lnTo>
                                <a:lnTo>
                                  <a:pt x="726" y="937"/>
                                </a:lnTo>
                                <a:lnTo>
                                  <a:pt x="729" y="917"/>
                                </a:lnTo>
                                <a:close/>
                                <a:moveTo>
                                  <a:pt x="397" y="767"/>
                                </a:moveTo>
                                <a:lnTo>
                                  <a:pt x="378" y="876"/>
                                </a:lnTo>
                                <a:lnTo>
                                  <a:pt x="617" y="918"/>
                                </a:lnTo>
                                <a:lnTo>
                                  <a:pt x="617" y="917"/>
                                </a:lnTo>
                                <a:lnTo>
                                  <a:pt x="729" y="917"/>
                                </a:lnTo>
                                <a:lnTo>
                                  <a:pt x="745" y="829"/>
                                </a:lnTo>
                                <a:lnTo>
                                  <a:pt x="397" y="767"/>
                                </a:lnTo>
                                <a:close/>
                                <a:moveTo>
                                  <a:pt x="339" y="776"/>
                                </a:moveTo>
                                <a:lnTo>
                                  <a:pt x="324" y="776"/>
                                </a:lnTo>
                                <a:lnTo>
                                  <a:pt x="312" y="782"/>
                                </a:lnTo>
                                <a:lnTo>
                                  <a:pt x="302" y="792"/>
                                </a:lnTo>
                                <a:lnTo>
                                  <a:pt x="297" y="805"/>
                                </a:lnTo>
                                <a:lnTo>
                                  <a:pt x="297" y="820"/>
                                </a:lnTo>
                                <a:lnTo>
                                  <a:pt x="303" y="833"/>
                                </a:lnTo>
                                <a:lnTo>
                                  <a:pt x="313" y="842"/>
                                </a:lnTo>
                                <a:lnTo>
                                  <a:pt x="326" y="848"/>
                                </a:lnTo>
                                <a:lnTo>
                                  <a:pt x="341" y="847"/>
                                </a:lnTo>
                                <a:lnTo>
                                  <a:pt x="354" y="842"/>
                                </a:lnTo>
                                <a:lnTo>
                                  <a:pt x="363" y="832"/>
                                </a:lnTo>
                                <a:lnTo>
                                  <a:pt x="369" y="818"/>
                                </a:lnTo>
                                <a:lnTo>
                                  <a:pt x="368" y="804"/>
                                </a:lnTo>
                                <a:lnTo>
                                  <a:pt x="363" y="791"/>
                                </a:lnTo>
                                <a:lnTo>
                                  <a:pt x="356" y="785"/>
                                </a:lnTo>
                                <a:lnTo>
                                  <a:pt x="356" y="784"/>
                                </a:lnTo>
                                <a:lnTo>
                                  <a:pt x="353" y="781"/>
                                </a:lnTo>
                                <a:lnTo>
                                  <a:pt x="339" y="776"/>
                                </a:lnTo>
                                <a:close/>
                                <a:moveTo>
                                  <a:pt x="356" y="784"/>
                                </a:moveTo>
                                <a:lnTo>
                                  <a:pt x="356" y="785"/>
                                </a:lnTo>
                                <a:lnTo>
                                  <a:pt x="356" y="784"/>
                                </a:lnTo>
                                <a:close/>
                                <a:moveTo>
                                  <a:pt x="446" y="0"/>
                                </a:moveTo>
                                <a:lnTo>
                                  <a:pt x="436" y="19"/>
                                </a:lnTo>
                                <a:lnTo>
                                  <a:pt x="423" y="74"/>
                                </a:lnTo>
                                <a:lnTo>
                                  <a:pt x="408" y="159"/>
                                </a:lnTo>
                                <a:lnTo>
                                  <a:pt x="392" y="266"/>
                                </a:lnTo>
                                <a:lnTo>
                                  <a:pt x="376" y="390"/>
                                </a:lnTo>
                                <a:lnTo>
                                  <a:pt x="363" y="514"/>
                                </a:lnTo>
                                <a:lnTo>
                                  <a:pt x="354" y="622"/>
                                </a:lnTo>
                                <a:lnTo>
                                  <a:pt x="350" y="707"/>
                                </a:lnTo>
                                <a:lnTo>
                                  <a:pt x="350" y="764"/>
                                </a:lnTo>
                                <a:lnTo>
                                  <a:pt x="356" y="784"/>
                                </a:lnTo>
                                <a:lnTo>
                                  <a:pt x="366" y="766"/>
                                </a:lnTo>
                                <a:lnTo>
                                  <a:pt x="380" y="711"/>
                                </a:lnTo>
                                <a:lnTo>
                                  <a:pt x="395" y="626"/>
                                </a:lnTo>
                                <a:lnTo>
                                  <a:pt x="411" y="519"/>
                                </a:lnTo>
                                <a:lnTo>
                                  <a:pt x="426" y="395"/>
                                </a:lnTo>
                                <a:lnTo>
                                  <a:pt x="439" y="271"/>
                                </a:lnTo>
                                <a:lnTo>
                                  <a:pt x="448" y="163"/>
                                </a:lnTo>
                                <a:lnTo>
                                  <a:pt x="452" y="78"/>
                                </a:lnTo>
                                <a:lnTo>
                                  <a:pt x="452" y="21"/>
                                </a:lnTo>
                                <a:lnTo>
                                  <a:pt x="446"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1" name="Freeform 1027"/>
                        <wps:cNvSpPr>
                          <a:spLocks/>
                        </wps:cNvSpPr>
                        <wps:spPr bwMode="auto">
                          <a:xfrm>
                            <a:off x="1067" y="2401"/>
                            <a:ext cx="451" cy="1475"/>
                          </a:xfrm>
                          <a:custGeom>
                            <a:avLst/>
                            <a:gdLst>
                              <a:gd name="T0" fmla="+- 0 1373 1067"/>
                              <a:gd name="T1" fmla="*/ T0 w 451"/>
                              <a:gd name="T2" fmla="+- 0 2401 2401"/>
                              <a:gd name="T3" fmla="*/ 2401 h 1475"/>
                              <a:gd name="T4" fmla="+- 0 1501 1067"/>
                              <a:gd name="T5" fmla="*/ T4 w 451"/>
                              <a:gd name="T6" fmla="+- 0 2424 2401"/>
                              <a:gd name="T7" fmla="*/ 2424 h 1475"/>
                              <a:gd name="T8" fmla="+- 0 1518 1067"/>
                              <a:gd name="T9" fmla="*/ T8 w 451"/>
                              <a:gd name="T10" fmla="+- 0 2658 2401"/>
                              <a:gd name="T11" fmla="*/ 2658 h 1475"/>
                              <a:gd name="T12" fmla="+- 0 1514 1067"/>
                              <a:gd name="T13" fmla="*/ T12 w 451"/>
                              <a:gd name="T14" fmla="+- 0 2657 2401"/>
                              <a:gd name="T15" fmla="*/ 2657 h 1475"/>
                              <a:gd name="T16" fmla="+- 0 1299 1067"/>
                              <a:gd name="T17" fmla="*/ T16 w 451"/>
                              <a:gd name="T18" fmla="+- 0 3875 2401"/>
                              <a:gd name="T19" fmla="*/ 3875 h 1475"/>
                              <a:gd name="T20" fmla="+- 0 1067 1067"/>
                              <a:gd name="T21" fmla="*/ T20 w 451"/>
                              <a:gd name="T22" fmla="+- 0 3834 2401"/>
                              <a:gd name="T23" fmla="*/ 3834 h 1475"/>
                              <a:gd name="T24" fmla="+- 0 1282 1067"/>
                              <a:gd name="T25" fmla="*/ T24 w 451"/>
                              <a:gd name="T26" fmla="+- 0 2616 2401"/>
                              <a:gd name="T27" fmla="*/ 2616 h 1475"/>
                              <a:gd name="T28" fmla="+- 0 1278 1067"/>
                              <a:gd name="T29" fmla="*/ T28 w 451"/>
                              <a:gd name="T30" fmla="+- 0 2615 2401"/>
                              <a:gd name="T31" fmla="*/ 2615 h 1475"/>
                              <a:gd name="T32" fmla="+- 0 1373 1067"/>
                              <a:gd name="T33" fmla="*/ T32 w 451"/>
                              <a:gd name="T34" fmla="+- 0 2401 2401"/>
                              <a:gd name="T35" fmla="*/ 2401 h 14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51" h="1475">
                                <a:moveTo>
                                  <a:pt x="306" y="0"/>
                                </a:moveTo>
                                <a:lnTo>
                                  <a:pt x="434" y="23"/>
                                </a:lnTo>
                                <a:lnTo>
                                  <a:pt x="451" y="257"/>
                                </a:lnTo>
                                <a:lnTo>
                                  <a:pt x="447" y="256"/>
                                </a:lnTo>
                                <a:lnTo>
                                  <a:pt x="232" y="1474"/>
                                </a:lnTo>
                                <a:lnTo>
                                  <a:pt x="0" y="1433"/>
                                </a:lnTo>
                                <a:lnTo>
                                  <a:pt x="215" y="215"/>
                                </a:lnTo>
                                <a:lnTo>
                                  <a:pt x="211" y="214"/>
                                </a:lnTo>
                                <a:lnTo>
                                  <a:pt x="306" y="0"/>
                                </a:lnTo>
                                <a:close/>
                              </a:path>
                            </a:pathLst>
                          </a:custGeom>
                          <a:noFill/>
                          <a:ln w="64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2" name="Picture 1026"/>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1374" y="2114"/>
                            <a:ext cx="160"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3" name="Freeform 1025"/>
                        <wps:cNvSpPr>
                          <a:spLocks/>
                        </wps:cNvSpPr>
                        <wps:spPr bwMode="auto">
                          <a:xfrm>
                            <a:off x="1209" y="886"/>
                            <a:ext cx="190" cy="768"/>
                          </a:xfrm>
                          <a:custGeom>
                            <a:avLst/>
                            <a:gdLst>
                              <a:gd name="T0" fmla="+- 0 1395 1209"/>
                              <a:gd name="T1" fmla="*/ T0 w 190"/>
                              <a:gd name="T2" fmla="+- 0 886 886"/>
                              <a:gd name="T3" fmla="*/ 886 h 768"/>
                              <a:gd name="T4" fmla="+- 0 1392 1209"/>
                              <a:gd name="T5" fmla="*/ T4 w 190"/>
                              <a:gd name="T6" fmla="+- 0 963 886"/>
                              <a:gd name="T7" fmla="*/ 963 h 768"/>
                              <a:gd name="T8" fmla="+- 0 1377 1209"/>
                              <a:gd name="T9" fmla="*/ T8 w 190"/>
                              <a:gd name="T10" fmla="+- 0 1048 886"/>
                              <a:gd name="T11" fmla="*/ 1048 h 768"/>
                              <a:gd name="T12" fmla="+- 0 1356 1209"/>
                              <a:gd name="T13" fmla="*/ T12 w 190"/>
                              <a:gd name="T14" fmla="+- 0 1154 886"/>
                              <a:gd name="T15" fmla="*/ 1154 h 768"/>
                              <a:gd name="T16" fmla="+- 0 1328 1209"/>
                              <a:gd name="T17" fmla="*/ T16 w 190"/>
                              <a:gd name="T18" fmla="+- 0 1276 886"/>
                              <a:gd name="T19" fmla="*/ 1276 h 768"/>
                              <a:gd name="T20" fmla="+- 0 1298 1209"/>
                              <a:gd name="T21" fmla="*/ T20 w 190"/>
                              <a:gd name="T22" fmla="+- 0 1397 886"/>
                              <a:gd name="T23" fmla="*/ 1397 h 768"/>
                              <a:gd name="T24" fmla="+- 0 1269 1209"/>
                              <a:gd name="T25" fmla="*/ T24 w 190"/>
                              <a:gd name="T26" fmla="+- 0 1501 886"/>
                              <a:gd name="T27" fmla="*/ 1501 h 768"/>
                              <a:gd name="T28" fmla="+- 0 1244 1209"/>
                              <a:gd name="T29" fmla="*/ T28 w 190"/>
                              <a:gd name="T30" fmla="+- 0 1583 886"/>
                              <a:gd name="T31" fmla="*/ 1583 h 768"/>
                              <a:gd name="T32" fmla="+- 0 1212 1209"/>
                              <a:gd name="T33" fmla="*/ T32 w 190"/>
                              <a:gd name="T34" fmla="+- 0 1654 886"/>
                              <a:gd name="T35" fmla="*/ 1654 h 768"/>
                              <a:gd name="T36" fmla="+- 0 1209 1209"/>
                              <a:gd name="T37" fmla="*/ T36 w 190"/>
                              <a:gd name="T38" fmla="+- 0 1632 886"/>
                              <a:gd name="T39" fmla="*/ 1632 h 768"/>
                              <a:gd name="T40" fmla="+- 0 1229 1209"/>
                              <a:gd name="T41" fmla="*/ T40 w 190"/>
                              <a:gd name="T42" fmla="+- 0 1492 886"/>
                              <a:gd name="T43" fmla="*/ 1492 h 768"/>
                              <a:gd name="T44" fmla="+- 0 1251 1209"/>
                              <a:gd name="T45" fmla="*/ T44 w 190"/>
                              <a:gd name="T46" fmla="+- 0 1386 886"/>
                              <a:gd name="T47" fmla="*/ 1386 h 768"/>
                              <a:gd name="T48" fmla="+- 0 1279 1209"/>
                              <a:gd name="T49" fmla="*/ T48 w 190"/>
                              <a:gd name="T50" fmla="+- 0 1264 886"/>
                              <a:gd name="T51" fmla="*/ 1264 h 768"/>
                              <a:gd name="T52" fmla="+- 0 1309 1209"/>
                              <a:gd name="T53" fmla="*/ T52 w 190"/>
                              <a:gd name="T54" fmla="+- 0 1143 886"/>
                              <a:gd name="T55" fmla="*/ 1143 h 768"/>
                              <a:gd name="T56" fmla="+- 0 1338 1209"/>
                              <a:gd name="T57" fmla="*/ T56 w 190"/>
                              <a:gd name="T58" fmla="+- 0 1038 886"/>
                              <a:gd name="T59" fmla="*/ 1038 h 768"/>
                              <a:gd name="T60" fmla="+- 0 1363 1209"/>
                              <a:gd name="T61" fmla="*/ T60 w 190"/>
                              <a:gd name="T62" fmla="+- 0 956 886"/>
                              <a:gd name="T63" fmla="*/ 956 h 768"/>
                              <a:gd name="T64" fmla="+- 0 1395 1209"/>
                              <a:gd name="T65" fmla="*/ T64 w 190"/>
                              <a:gd name="T66" fmla="+- 0 886 886"/>
                              <a:gd name="T67" fmla="*/ 886 h 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90" h="768">
                                <a:moveTo>
                                  <a:pt x="186" y="0"/>
                                </a:moveTo>
                                <a:lnTo>
                                  <a:pt x="183" y="77"/>
                                </a:lnTo>
                                <a:lnTo>
                                  <a:pt x="168" y="162"/>
                                </a:lnTo>
                                <a:lnTo>
                                  <a:pt x="147" y="268"/>
                                </a:lnTo>
                                <a:lnTo>
                                  <a:pt x="119" y="390"/>
                                </a:lnTo>
                                <a:lnTo>
                                  <a:pt x="89" y="511"/>
                                </a:lnTo>
                                <a:lnTo>
                                  <a:pt x="60" y="615"/>
                                </a:lnTo>
                                <a:lnTo>
                                  <a:pt x="35" y="697"/>
                                </a:lnTo>
                                <a:lnTo>
                                  <a:pt x="3" y="768"/>
                                </a:lnTo>
                                <a:lnTo>
                                  <a:pt x="0" y="746"/>
                                </a:lnTo>
                                <a:lnTo>
                                  <a:pt x="20" y="606"/>
                                </a:lnTo>
                                <a:lnTo>
                                  <a:pt x="42" y="500"/>
                                </a:lnTo>
                                <a:lnTo>
                                  <a:pt x="70" y="378"/>
                                </a:lnTo>
                                <a:lnTo>
                                  <a:pt x="100" y="257"/>
                                </a:lnTo>
                                <a:lnTo>
                                  <a:pt x="129" y="152"/>
                                </a:lnTo>
                                <a:lnTo>
                                  <a:pt x="154" y="70"/>
                                </a:lnTo>
                                <a:lnTo>
                                  <a:pt x="186" y="0"/>
                                </a:lnTo>
                                <a:close/>
                              </a:path>
                            </a:pathLst>
                          </a:custGeom>
                          <a:noFill/>
                          <a:ln w="64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4" name="Freeform 1024"/>
                        <wps:cNvSpPr>
                          <a:spLocks/>
                        </wps:cNvSpPr>
                        <wps:spPr bwMode="auto">
                          <a:xfrm>
                            <a:off x="1456" y="932"/>
                            <a:ext cx="265" cy="1201"/>
                          </a:xfrm>
                          <a:custGeom>
                            <a:avLst/>
                            <a:gdLst>
                              <a:gd name="T0" fmla="+- 0 1684 1456"/>
                              <a:gd name="T1" fmla="*/ T0 w 265"/>
                              <a:gd name="T2" fmla="+- 0 932 932"/>
                              <a:gd name="T3" fmla="*/ 932 h 1201"/>
                              <a:gd name="T4" fmla="+- 0 1720 1456"/>
                              <a:gd name="T5" fmla="*/ T4 w 265"/>
                              <a:gd name="T6" fmla="+- 0 938 932"/>
                              <a:gd name="T7" fmla="*/ 938 h 1201"/>
                              <a:gd name="T8" fmla="+- 0 1528 1456"/>
                              <a:gd name="T9" fmla="*/ T8 w 265"/>
                              <a:gd name="T10" fmla="+- 0 2132 932"/>
                              <a:gd name="T11" fmla="*/ 2132 h 1201"/>
                              <a:gd name="T12" fmla="+- 0 1520 1456"/>
                              <a:gd name="T13" fmla="*/ T12 w 265"/>
                              <a:gd name="T14" fmla="+- 0 2131 932"/>
                              <a:gd name="T15" fmla="*/ 2131 h 1201"/>
                              <a:gd name="T16" fmla="+- 0 1520 1456"/>
                              <a:gd name="T17" fmla="*/ T16 w 265"/>
                              <a:gd name="T18" fmla="+- 0 2126 932"/>
                              <a:gd name="T19" fmla="*/ 2126 h 1201"/>
                              <a:gd name="T20" fmla="+- 0 1458 1456"/>
                              <a:gd name="T21" fmla="*/ T20 w 265"/>
                              <a:gd name="T22" fmla="+- 0 2115 932"/>
                              <a:gd name="T23" fmla="*/ 2115 h 1201"/>
                              <a:gd name="T24" fmla="+- 0 1456 1456"/>
                              <a:gd name="T25" fmla="*/ T24 w 265"/>
                              <a:gd name="T26" fmla="+- 0 2119 932"/>
                              <a:gd name="T27" fmla="*/ 2119 h 1201"/>
                              <a:gd name="T28" fmla="+- 0 1684 1456"/>
                              <a:gd name="T29" fmla="*/ T28 w 265"/>
                              <a:gd name="T30" fmla="+- 0 932 932"/>
                              <a:gd name="T31" fmla="*/ 932 h 12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5" h="1201">
                                <a:moveTo>
                                  <a:pt x="228" y="0"/>
                                </a:moveTo>
                                <a:lnTo>
                                  <a:pt x="264" y="6"/>
                                </a:lnTo>
                                <a:lnTo>
                                  <a:pt x="72" y="1200"/>
                                </a:lnTo>
                                <a:lnTo>
                                  <a:pt x="64" y="1199"/>
                                </a:lnTo>
                                <a:lnTo>
                                  <a:pt x="64" y="1194"/>
                                </a:lnTo>
                                <a:lnTo>
                                  <a:pt x="2" y="1183"/>
                                </a:lnTo>
                                <a:lnTo>
                                  <a:pt x="0" y="1187"/>
                                </a:lnTo>
                                <a:lnTo>
                                  <a:pt x="228" y="0"/>
                                </a:lnTo>
                                <a:close/>
                              </a:path>
                            </a:pathLst>
                          </a:custGeom>
                          <a:noFill/>
                          <a:ln w="64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5" name="Picture 102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1358" y="776"/>
                            <a:ext cx="45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6" name="Freeform 1022"/>
                        <wps:cNvSpPr>
                          <a:spLocks/>
                        </wps:cNvSpPr>
                        <wps:spPr bwMode="auto">
                          <a:xfrm>
                            <a:off x="1417" y="14"/>
                            <a:ext cx="103" cy="785"/>
                          </a:xfrm>
                          <a:custGeom>
                            <a:avLst/>
                            <a:gdLst>
                              <a:gd name="T0" fmla="+- 0 1513 1417"/>
                              <a:gd name="T1" fmla="*/ T0 w 103"/>
                              <a:gd name="T2" fmla="+- 0 14 14"/>
                              <a:gd name="T3" fmla="*/ 14 h 785"/>
                              <a:gd name="T4" fmla="+- 0 1519 1417"/>
                              <a:gd name="T5" fmla="*/ T4 w 103"/>
                              <a:gd name="T6" fmla="+- 0 35 14"/>
                              <a:gd name="T7" fmla="*/ 35 h 785"/>
                              <a:gd name="T8" fmla="+- 0 1519 1417"/>
                              <a:gd name="T9" fmla="*/ T8 w 103"/>
                              <a:gd name="T10" fmla="+- 0 92 14"/>
                              <a:gd name="T11" fmla="*/ 92 h 785"/>
                              <a:gd name="T12" fmla="+- 0 1515 1417"/>
                              <a:gd name="T13" fmla="*/ T12 w 103"/>
                              <a:gd name="T14" fmla="+- 0 177 14"/>
                              <a:gd name="T15" fmla="*/ 177 h 785"/>
                              <a:gd name="T16" fmla="+- 0 1506 1417"/>
                              <a:gd name="T17" fmla="*/ T16 w 103"/>
                              <a:gd name="T18" fmla="+- 0 285 14"/>
                              <a:gd name="T19" fmla="*/ 285 h 785"/>
                              <a:gd name="T20" fmla="+- 0 1493 1417"/>
                              <a:gd name="T21" fmla="*/ T20 w 103"/>
                              <a:gd name="T22" fmla="+- 0 409 14"/>
                              <a:gd name="T23" fmla="*/ 409 h 785"/>
                              <a:gd name="T24" fmla="+- 0 1478 1417"/>
                              <a:gd name="T25" fmla="*/ T24 w 103"/>
                              <a:gd name="T26" fmla="+- 0 533 14"/>
                              <a:gd name="T27" fmla="*/ 533 h 785"/>
                              <a:gd name="T28" fmla="+- 0 1462 1417"/>
                              <a:gd name="T29" fmla="*/ T28 w 103"/>
                              <a:gd name="T30" fmla="+- 0 640 14"/>
                              <a:gd name="T31" fmla="*/ 640 h 785"/>
                              <a:gd name="T32" fmla="+- 0 1447 1417"/>
                              <a:gd name="T33" fmla="*/ T32 w 103"/>
                              <a:gd name="T34" fmla="+- 0 725 14"/>
                              <a:gd name="T35" fmla="*/ 725 h 785"/>
                              <a:gd name="T36" fmla="+- 0 1423 1417"/>
                              <a:gd name="T37" fmla="*/ T36 w 103"/>
                              <a:gd name="T38" fmla="+- 0 799 14"/>
                              <a:gd name="T39" fmla="*/ 799 h 785"/>
                              <a:gd name="T40" fmla="+- 0 1417 1417"/>
                              <a:gd name="T41" fmla="*/ T40 w 103"/>
                              <a:gd name="T42" fmla="+- 0 778 14"/>
                              <a:gd name="T43" fmla="*/ 778 h 785"/>
                              <a:gd name="T44" fmla="+- 0 1417 1417"/>
                              <a:gd name="T45" fmla="*/ T44 w 103"/>
                              <a:gd name="T46" fmla="+- 0 721 14"/>
                              <a:gd name="T47" fmla="*/ 721 h 785"/>
                              <a:gd name="T48" fmla="+- 0 1421 1417"/>
                              <a:gd name="T49" fmla="*/ T48 w 103"/>
                              <a:gd name="T50" fmla="+- 0 636 14"/>
                              <a:gd name="T51" fmla="*/ 636 h 785"/>
                              <a:gd name="T52" fmla="+- 0 1430 1417"/>
                              <a:gd name="T53" fmla="*/ T52 w 103"/>
                              <a:gd name="T54" fmla="+- 0 528 14"/>
                              <a:gd name="T55" fmla="*/ 528 h 785"/>
                              <a:gd name="T56" fmla="+- 0 1443 1417"/>
                              <a:gd name="T57" fmla="*/ T56 w 103"/>
                              <a:gd name="T58" fmla="+- 0 404 14"/>
                              <a:gd name="T59" fmla="*/ 404 h 785"/>
                              <a:gd name="T60" fmla="+- 0 1459 1417"/>
                              <a:gd name="T61" fmla="*/ T60 w 103"/>
                              <a:gd name="T62" fmla="+- 0 280 14"/>
                              <a:gd name="T63" fmla="*/ 280 h 785"/>
                              <a:gd name="T64" fmla="+- 0 1475 1417"/>
                              <a:gd name="T65" fmla="*/ T64 w 103"/>
                              <a:gd name="T66" fmla="+- 0 173 14"/>
                              <a:gd name="T67" fmla="*/ 173 h 785"/>
                              <a:gd name="T68" fmla="+- 0 1490 1417"/>
                              <a:gd name="T69" fmla="*/ T68 w 103"/>
                              <a:gd name="T70" fmla="+- 0 88 14"/>
                              <a:gd name="T71" fmla="*/ 88 h 785"/>
                              <a:gd name="T72" fmla="+- 0 1513 1417"/>
                              <a:gd name="T73" fmla="*/ T72 w 103"/>
                              <a:gd name="T74" fmla="+- 0 14 14"/>
                              <a:gd name="T75" fmla="*/ 14 h 7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3" h="785">
                                <a:moveTo>
                                  <a:pt x="96" y="0"/>
                                </a:moveTo>
                                <a:lnTo>
                                  <a:pt x="102" y="21"/>
                                </a:lnTo>
                                <a:lnTo>
                                  <a:pt x="102" y="78"/>
                                </a:lnTo>
                                <a:lnTo>
                                  <a:pt x="98" y="163"/>
                                </a:lnTo>
                                <a:lnTo>
                                  <a:pt x="89" y="271"/>
                                </a:lnTo>
                                <a:lnTo>
                                  <a:pt x="76" y="395"/>
                                </a:lnTo>
                                <a:lnTo>
                                  <a:pt x="61" y="519"/>
                                </a:lnTo>
                                <a:lnTo>
                                  <a:pt x="45" y="626"/>
                                </a:lnTo>
                                <a:lnTo>
                                  <a:pt x="30" y="711"/>
                                </a:lnTo>
                                <a:lnTo>
                                  <a:pt x="6" y="785"/>
                                </a:lnTo>
                                <a:lnTo>
                                  <a:pt x="0" y="764"/>
                                </a:lnTo>
                                <a:lnTo>
                                  <a:pt x="0" y="707"/>
                                </a:lnTo>
                                <a:lnTo>
                                  <a:pt x="4" y="622"/>
                                </a:lnTo>
                                <a:lnTo>
                                  <a:pt x="13" y="514"/>
                                </a:lnTo>
                                <a:lnTo>
                                  <a:pt x="26" y="390"/>
                                </a:lnTo>
                                <a:lnTo>
                                  <a:pt x="42" y="266"/>
                                </a:lnTo>
                                <a:lnTo>
                                  <a:pt x="58" y="159"/>
                                </a:lnTo>
                                <a:lnTo>
                                  <a:pt x="73" y="74"/>
                                </a:lnTo>
                                <a:lnTo>
                                  <a:pt x="96" y="0"/>
                                </a:lnTo>
                                <a:close/>
                              </a:path>
                            </a:pathLst>
                          </a:custGeom>
                          <a:noFill/>
                          <a:ln w="64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7" name="Line 1021"/>
                        <wps:cNvCnPr>
                          <a:cxnSpLocks noChangeShapeType="1"/>
                        </wps:cNvCnPr>
                        <wps:spPr bwMode="auto">
                          <a:xfrm>
                            <a:off x="1018" y="4607"/>
                            <a:ext cx="859" cy="0"/>
                          </a:xfrm>
                          <a:prstGeom prst="line">
                            <a:avLst/>
                          </a:prstGeom>
                          <a:noFill/>
                          <a:ln w="12931">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18" name="Picture 1020"/>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1221" y="3118"/>
                            <a:ext cx="144"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19" name="Picture 101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1425" y="3024"/>
                            <a:ext cx="144"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0" name="Picture 101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1325" y="2517"/>
                            <a:ext cx="150"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1" name="AutoShape 1017"/>
                        <wps:cNvSpPr>
                          <a:spLocks/>
                        </wps:cNvSpPr>
                        <wps:spPr bwMode="auto">
                          <a:xfrm>
                            <a:off x="1456" y="1395"/>
                            <a:ext cx="62" cy="1721"/>
                          </a:xfrm>
                          <a:custGeom>
                            <a:avLst/>
                            <a:gdLst>
                              <a:gd name="T0" fmla="+- 0 1475 1456"/>
                              <a:gd name="T1" fmla="*/ T0 w 62"/>
                              <a:gd name="T2" fmla="+- 0 3057 1395"/>
                              <a:gd name="T3" fmla="*/ 3057 h 1721"/>
                              <a:gd name="T4" fmla="+- 0 1458 1456"/>
                              <a:gd name="T5" fmla="*/ T4 w 62"/>
                              <a:gd name="T6" fmla="+- 0 3073 1395"/>
                              <a:gd name="T7" fmla="*/ 3073 h 1721"/>
                              <a:gd name="T8" fmla="+- 0 1458 1456"/>
                              <a:gd name="T9" fmla="*/ T8 w 62"/>
                              <a:gd name="T10" fmla="+- 0 3097 1395"/>
                              <a:gd name="T11" fmla="*/ 3097 h 1721"/>
                              <a:gd name="T12" fmla="+- 0 1475 1456"/>
                              <a:gd name="T13" fmla="*/ T12 w 62"/>
                              <a:gd name="T14" fmla="+- 0 3113 1395"/>
                              <a:gd name="T15" fmla="*/ 3113 h 1721"/>
                              <a:gd name="T16" fmla="+- 0 1498 1456"/>
                              <a:gd name="T17" fmla="*/ T16 w 62"/>
                              <a:gd name="T18" fmla="+- 0 3113 1395"/>
                              <a:gd name="T19" fmla="*/ 3113 h 1721"/>
                              <a:gd name="T20" fmla="+- 0 1515 1456"/>
                              <a:gd name="T21" fmla="*/ T20 w 62"/>
                              <a:gd name="T22" fmla="+- 0 3097 1395"/>
                              <a:gd name="T23" fmla="*/ 3097 h 1721"/>
                              <a:gd name="T24" fmla="+- 0 1476 1456"/>
                              <a:gd name="T25" fmla="*/ T24 w 62"/>
                              <a:gd name="T26" fmla="+- 0 3085 1395"/>
                              <a:gd name="T27" fmla="*/ 3085 h 1721"/>
                              <a:gd name="T28" fmla="+- 0 1487 1456"/>
                              <a:gd name="T29" fmla="*/ T28 w 62"/>
                              <a:gd name="T30" fmla="+- 0 3055 1395"/>
                              <a:gd name="T31" fmla="*/ 3055 h 1721"/>
                              <a:gd name="T32" fmla="+- 0 1476 1456"/>
                              <a:gd name="T33" fmla="*/ T32 w 62"/>
                              <a:gd name="T34" fmla="+- 0 3085 1395"/>
                              <a:gd name="T35" fmla="*/ 3085 h 1721"/>
                              <a:gd name="T36" fmla="+- 0 1497 1456"/>
                              <a:gd name="T37" fmla="*/ T36 w 62"/>
                              <a:gd name="T38" fmla="+- 0 3057 1395"/>
                              <a:gd name="T39" fmla="*/ 3057 h 1721"/>
                              <a:gd name="T40" fmla="+- 0 1497 1456"/>
                              <a:gd name="T41" fmla="*/ T40 w 62"/>
                              <a:gd name="T42" fmla="+- 0 3057 1395"/>
                              <a:gd name="T43" fmla="*/ 3057 h 1721"/>
                              <a:gd name="T44" fmla="+- 0 1517 1456"/>
                              <a:gd name="T45" fmla="*/ T44 w 62"/>
                              <a:gd name="T46" fmla="+- 0 3085 1395"/>
                              <a:gd name="T47" fmla="*/ 3085 h 1721"/>
                              <a:gd name="T48" fmla="+- 0 1508 1456"/>
                              <a:gd name="T49" fmla="*/ T48 w 62"/>
                              <a:gd name="T50" fmla="+- 0 3064 1395"/>
                              <a:gd name="T51" fmla="*/ 3064 h 1721"/>
                              <a:gd name="T52" fmla="+- 0 1497 1456"/>
                              <a:gd name="T53" fmla="*/ T52 w 62"/>
                              <a:gd name="T54" fmla="+- 0 3057 1395"/>
                              <a:gd name="T55" fmla="*/ 3057 h 1721"/>
                              <a:gd name="T56" fmla="+- 0 1476 1456"/>
                              <a:gd name="T57" fmla="*/ T56 w 62"/>
                              <a:gd name="T58" fmla="+- 0 2922 1395"/>
                              <a:gd name="T59" fmla="*/ 2922 h 1721"/>
                              <a:gd name="T60" fmla="+- 0 1487 1456"/>
                              <a:gd name="T61" fmla="*/ T60 w 62"/>
                              <a:gd name="T62" fmla="+- 0 3055 1395"/>
                              <a:gd name="T63" fmla="*/ 3055 h 1721"/>
                              <a:gd name="T64" fmla="+- 0 1497 1456"/>
                              <a:gd name="T65" fmla="*/ T64 w 62"/>
                              <a:gd name="T66" fmla="+- 0 2922 1395"/>
                              <a:gd name="T67" fmla="*/ 2922 h 1721"/>
                              <a:gd name="T68" fmla="+- 0 1487 1456"/>
                              <a:gd name="T69" fmla="*/ T68 w 62"/>
                              <a:gd name="T70" fmla="+- 0 3055 1395"/>
                              <a:gd name="T71" fmla="*/ 3055 h 1721"/>
                              <a:gd name="T72" fmla="+- 0 1497 1456"/>
                              <a:gd name="T73" fmla="*/ T72 w 62"/>
                              <a:gd name="T74" fmla="+- 0 3055 1395"/>
                              <a:gd name="T75" fmla="*/ 3055 h 1721"/>
                              <a:gd name="T76" fmla="+- 0 1476 1456"/>
                              <a:gd name="T77" fmla="*/ T76 w 62"/>
                              <a:gd name="T78" fmla="+- 0 2698 1395"/>
                              <a:gd name="T79" fmla="*/ 2698 h 1721"/>
                              <a:gd name="T80" fmla="+- 0 1497 1456"/>
                              <a:gd name="T81" fmla="*/ T80 w 62"/>
                              <a:gd name="T82" fmla="+- 0 2861 1395"/>
                              <a:gd name="T83" fmla="*/ 2861 h 1721"/>
                              <a:gd name="T84" fmla="+- 0 1497 1456"/>
                              <a:gd name="T85" fmla="*/ T84 w 62"/>
                              <a:gd name="T86" fmla="+- 0 2474 1395"/>
                              <a:gd name="T87" fmla="*/ 2474 h 1721"/>
                              <a:gd name="T88" fmla="+- 0 1476 1456"/>
                              <a:gd name="T89" fmla="*/ T88 w 62"/>
                              <a:gd name="T90" fmla="+- 0 2637 1395"/>
                              <a:gd name="T91" fmla="*/ 2637 h 1721"/>
                              <a:gd name="T92" fmla="+- 0 1497 1456"/>
                              <a:gd name="T93" fmla="*/ T92 w 62"/>
                              <a:gd name="T94" fmla="+- 0 2474 1395"/>
                              <a:gd name="T95" fmla="*/ 2474 h 1721"/>
                              <a:gd name="T96" fmla="+- 0 1476 1456"/>
                              <a:gd name="T97" fmla="*/ T96 w 62"/>
                              <a:gd name="T98" fmla="+- 0 2250 1395"/>
                              <a:gd name="T99" fmla="*/ 2250 h 1721"/>
                              <a:gd name="T100" fmla="+- 0 1497 1456"/>
                              <a:gd name="T101" fmla="*/ T100 w 62"/>
                              <a:gd name="T102" fmla="+- 0 2413 1395"/>
                              <a:gd name="T103" fmla="*/ 2413 h 1721"/>
                              <a:gd name="T104" fmla="+- 0 1497 1456"/>
                              <a:gd name="T105" fmla="*/ T104 w 62"/>
                              <a:gd name="T106" fmla="+- 0 2026 1395"/>
                              <a:gd name="T107" fmla="*/ 2026 h 1721"/>
                              <a:gd name="T108" fmla="+- 0 1476 1456"/>
                              <a:gd name="T109" fmla="*/ T108 w 62"/>
                              <a:gd name="T110" fmla="+- 0 2189 1395"/>
                              <a:gd name="T111" fmla="*/ 2189 h 1721"/>
                              <a:gd name="T112" fmla="+- 0 1497 1456"/>
                              <a:gd name="T113" fmla="*/ T112 w 62"/>
                              <a:gd name="T114" fmla="+- 0 2026 1395"/>
                              <a:gd name="T115" fmla="*/ 2026 h 1721"/>
                              <a:gd name="T116" fmla="+- 0 1476 1456"/>
                              <a:gd name="T117" fmla="*/ T116 w 62"/>
                              <a:gd name="T118" fmla="+- 0 1802 1395"/>
                              <a:gd name="T119" fmla="*/ 1802 h 1721"/>
                              <a:gd name="T120" fmla="+- 0 1497 1456"/>
                              <a:gd name="T121" fmla="*/ T120 w 62"/>
                              <a:gd name="T122" fmla="+- 0 1965 1395"/>
                              <a:gd name="T123" fmla="*/ 1965 h 1721"/>
                              <a:gd name="T124" fmla="+- 0 1497 1456"/>
                              <a:gd name="T125" fmla="*/ T124 w 62"/>
                              <a:gd name="T126" fmla="+- 0 1578 1395"/>
                              <a:gd name="T127" fmla="*/ 1578 h 1721"/>
                              <a:gd name="T128" fmla="+- 0 1476 1456"/>
                              <a:gd name="T129" fmla="*/ T128 w 62"/>
                              <a:gd name="T130" fmla="+- 0 1741 1395"/>
                              <a:gd name="T131" fmla="*/ 1741 h 1721"/>
                              <a:gd name="T132" fmla="+- 0 1497 1456"/>
                              <a:gd name="T133" fmla="*/ T132 w 62"/>
                              <a:gd name="T134" fmla="+- 0 1578 1395"/>
                              <a:gd name="T135" fmla="*/ 1578 h 1721"/>
                              <a:gd name="T136" fmla="+- 0 1476 1456"/>
                              <a:gd name="T137" fmla="*/ T136 w 62"/>
                              <a:gd name="T138" fmla="+- 0 1446 1395"/>
                              <a:gd name="T139" fmla="*/ 1446 h 1721"/>
                              <a:gd name="T140" fmla="+- 0 1497 1456"/>
                              <a:gd name="T141" fmla="*/ T140 w 62"/>
                              <a:gd name="T142" fmla="+- 0 1517 1395"/>
                              <a:gd name="T143" fmla="*/ 1517 h 1721"/>
                              <a:gd name="T144" fmla="+- 0 1487 1456"/>
                              <a:gd name="T145" fmla="*/ T144 w 62"/>
                              <a:gd name="T146" fmla="+- 0 1395 1395"/>
                              <a:gd name="T147" fmla="*/ 1395 h 1721"/>
                              <a:gd name="T148" fmla="+- 0 1476 1456"/>
                              <a:gd name="T149" fmla="*/ T148 w 62"/>
                              <a:gd name="T150" fmla="+- 0 1456 1395"/>
                              <a:gd name="T151" fmla="*/ 1456 h 1721"/>
                              <a:gd name="T152" fmla="+- 0 1512 1456"/>
                              <a:gd name="T153" fmla="*/ T152 w 62"/>
                              <a:gd name="T154" fmla="+- 0 1446 1395"/>
                              <a:gd name="T155" fmla="*/ 1446 h 1721"/>
                              <a:gd name="T156" fmla="+- 0 1512 1456"/>
                              <a:gd name="T157" fmla="*/ T156 w 62"/>
                              <a:gd name="T158" fmla="+- 0 1446 1395"/>
                              <a:gd name="T159" fmla="*/ 1446 h 1721"/>
                              <a:gd name="T160" fmla="+- 0 1497 1456"/>
                              <a:gd name="T161" fmla="*/ T160 w 62"/>
                              <a:gd name="T162" fmla="+- 0 1456 1395"/>
                              <a:gd name="T163" fmla="*/ 1456 h 1721"/>
                              <a:gd name="T164" fmla="+- 0 1512 1456"/>
                              <a:gd name="T165" fmla="*/ T164 w 62"/>
                              <a:gd name="T166" fmla="+- 0 1446 1395"/>
                              <a:gd name="T167" fmla="*/ 1446 h 17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2" h="1721">
                                <a:moveTo>
                                  <a:pt x="20" y="1662"/>
                                </a:moveTo>
                                <a:lnTo>
                                  <a:pt x="19" y="1662"/>
                                </a:lnTo>
                                <a:lnTo>
                                  <a:pt x="9" y="1669"/>
                                </a:lnTo>
                                <a:lnTo>
                                  <a:pt x="2" y="1678"/>
                                </a:lnTo>
                                <a:lnTo>
                                  <a:pt x="0" y="1690"/>
                                </a:lnTo>
                                <a:lnTo>
                                  <a:pt x="2" y="1702"/>
                                </a:lnTo>
                                <a:lnTo>
                                  <a:pt x="9" y="1712"/>
                                </a:lnTo>
                                <a:lnTo>
                                  <a:pt x="19" y="1718"/>
                                </a:lnTo>
                                <a:lnTo>
                                  <a:pt x="31" y="1721"/>
                                </a:lnTo>
                                <a:lnTo>
                                  <a:pt x="42" y="1718"/>
                                </a:lnTo>
                                <a:lnTo>
                                  <a:pt x="52" y="1712"/>
                                </a:lnTo>
                                <a:lnTo>
                                  <a:pt x="59" y="1702"/>
                                </a:lnTo>
                                <a:lnTo>
                                  <a:pt x="61" y="1690"/>
                                </a:lnTo>
                                <a:lnTo>
                                  <a:pt x="20" y="1690"/>
                                </a:lnTo>
                                <a:lnTo>
                                  <a:pt x="20" y="1662"/>
                                </a:lnTo>
                                <a:close/>
                                <a:moveTo>
                                  <a:pt x="31" y="1660"/>
                                </a:moveTo>
                                <a:lnTo>
                                  <a:pt x="20" y="1662"/>
                                </a:lnTo>
                                <a:lnTo>
                                  <a:pt x="20" y="1690"/>
                                </a:lnTo>
                                <a:lnTo>
                                  <a:pt x="41" y="1690"/>
                                </a:lnTo>
                                <a:lnTo>
                                  <a:pt x="41" y="1662"/>
                                </a:lnTo>
                                <a:lnTo>
                                  <a:pt x="31" y="1660"/>
                                </a:lnTo>
                                <a:close/>
                                <a:moveTo>
                                  <a:pt x="41" y="1662"/>
                                </a:moveTo>
                                <a:lnTo>
                                  <a:pt x="41" y="1690"/>
                                </a:lnTo>
                                <a:lnTo>
                                  <a:pt x="61" y="1690"/>
                                </a:lnTo>
                                <a:lnTo>
                                  <a:pt x="59" y="1678"/>
                                </a:lnTo>
                                <a:lnTo>
                                  <a:pt x="52" y="1669"/>
                                </a:lnTo>
                                <a:lnTo>
                                  <a:pt x="42" y="1662"/>
                                </a:lnTo>
                                <a:lnTo>
                                  <a:pt x="41" y="1662"/>
                                </a:lnTo>
                                <a:close/>
                                <a:moveTo>
                                  <a:pt x="41" y="1527"/>
                                </a:moveTo>
                                <a:lnTo>
                                  <a:pt x="20" y="1527"/>
                                </a:lnTo>
                                <a:lnTo>
                                  <a:pt x="20" y="1662"/>
                                </a:lnTo>
                                <a:lnTo>
                                  <a:pt x="31" y="1660"/>
                                </a:lnTo>
                                <a:lnTo>
                                  <a:pt x="41" y="1660"/>
                                </a:lnTo>
                                <a:lnTo>
                                  <a:pt x="41" y="1527"/>
                                </a:lnTo>
                                <a:close/>
                                <a:moveTo>
                                  <a:pt x="41" y="1660"/>
                                </a:moveTo>
                                <a:lnTo>
                                  <a:pt x="31" y="1660"/>
                                </a:lnTo>
                                <a:lnTo>
                                  <a:pt x="41" y="1662"/>
                                </a:lnTo>
                                <a:lnTo>
                                  <a:pt x="41" y="1660"/>
                                </a:lnTo>
                                <a:close/>
                                <a:moveTo>
                                  <a:pt x="41" y="1303"/>
                                </a:moveTo>
                                <a:lnTo>
                                  <a:pt x="20" y="1303"/>
                                </a:lnTo>
                                <a:lnTo>
                                  <a:pt x="20" y="1466"/>
                                </a:lnTo>
                                <a:lnTo>
                                  <a:pt x="41" y="1466"/>
                                </a:lnTo>
                                <a:lnTo>
                                  <a:pt x="41" y="1303"/>
                                </a:lnTo>
                                <a:close/>
                                <a:moveTo>
                                  <a:pt x="41" y="1079"/>
                                </a:moveTo>
                                <a:lnTo>
                                  <a:pt x="20" y="1079"/>
                                </a:lnTo>
                                <a:lnTo>
                                  <a:pt x="20" y="1242"/>
                                </a:lnTo>
                                <a:lnTo>
                                  <a:pt x="41" y="1242"/>
                                </a:lnTo>
                                <a:lnTo>
                                  <a:pt x="41" y="1079"/>
                                </a:lnTo>
                                <a:close/>
                                <a:moveTo>
                                  <a:pt x="41" y="855"/>
                                </a:moveTo>
                                <a:lnTo>
                                  <a:pt x="20" y="855"/>
                                </a:lnTo>
                                <a:lnTo>
                                  <a:pt x="20" y="1018"/>
                                </a:lnTo>
                                <a:lnTo>
                                  <a:pt x="41" y="1018"/>
                                </a:lnTo>
                                <a:lnTo>
                                  <a:pt x="41" y="855"/>
                                </a:lnTo>
                                <a:close/>
                                <a:moveTo>
                                  <a:pt x="41" y="631"/>
                                </a:moveTo>
                                <a:lnTo>
                                  <a:pt x="20" y="631"/>
                                </a:lnTo>
                                <a:lnTo>
                                  <a:pt x="20" y="794"/>
                                </a:lnTo>
                                <a:lnTo>
                                  <a:pt x="41" y="794"/>
                                </a:lnTo>
                                <a:lnTo>
                                  <a:pt x="41" y="631"/>
                                </a:lnTo>
                                <a:close/>
                                <a:moveTo>
                                  <a:pt x="41" y="407"/>
                                </a:moveTo>
                                <a:lnTo>
                                  <a:pt x="20" y="407"/>
                                </a:lnTo>
                                <a:lnTo>
                                  <a:pt x="20" y="570"/>
                                </a:lnTo>
                                <a:lnTo>
                                  <a:pt x="41" y="570"/>
                                </a:lnTo>
                                <a:lnTo>
                                  <a:pt x="41" y="407"/>
                                </a:lnTo>
                                <a:close/>
                                <a:moveTo>
                                  <a:pt x="41" y="183"/>
                                </a:moveTo>
                                <a:lnTo>
                                  <a:pt x="20" y="183"/>
                                </a:lnTo>
                                <a:lnTo>
                                  <a:pt x="20" y="346"/>
                                </a:lnTo>
                                <a:lnTo>
                                  <a:pt x="41" y="346"/>
                                </a:lnTo>
                                <a:lnTo>
                                  <a:pt x="41" y="183"/>
                                </a:lnTo>
                                <a:close/>
                                <a:moveTo>
                                  <a:pt x="41" y="51"/>
                                </a:moveTo>
                                <a:lnTo>
                                  <a:pt x="20" y="51"/>
                                </a:lnTo>
                                <a:lnTo>
                                  <a:pt x="20" y="122"/>
                                </a:lnTo>
                                <a:lnTo>
                                  <a:pt x="41" y="122"/>
                                </a:lnTo>
                                <a:lnTo>
                                  <a:pt x="41" y="51"/>
                                </a:lnTo>
                                <a:close/>
                                <a:moveTo>
                                  <a:pt x="31" y="0"/>
                                </a:moveTo>
                                <a:lnTo>
                                  <a:pt x="0" y="61"/>
                                </a:lnTo>
                                <a:lnTo>
                                  <a:pt x="20" y="61"/>
                                </a:lnTo>
                                <a:lnTo>
                                  <a:pt x="20" y="51"/>
                                </a:lnTo>
                                <a:lnTo>
                                  <a:pt x="56" y="51"/>
                                </a:lnTo>
                                <a:lnTo>
                                  <a:pt x="31" y="0"/>
                                </a:lnTo>
                                <a:close/>
                                <a:moveTo>
                                  <a:pt x="56" y="51"/>
                                </a:moveTo>
                                <a:lnTo>
                                  <a:pt x="41" y="51"/>
                                </a:lnTo>
                                <a:lnTo>
                                  <a:pt x="41" y="61"/>
                                </a:lnTo>
                                <a:lnTo>
                                  <a:pt x="61" y="61"/>
                                </a:lnTo>
                                <a:lnTo>
                                  <a:pt x="56" y="51"/>
                                </a:lnTo>
                                <a:close/>
                              </a:path>
                            </a:pathLst>
                          </a:custGeom>
                          <a:solidFill>
                            <a:srgbClr val="0079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2" name="AutoShape 1016"/>
                        <wps:cNvSpPr>
                          <a:spLocks/>
                        </wps:cNvSpPr>
                        <wps:spPr bwMode="auto">
                          <a:xfrm>
                            <a:off x="1364" y="2546"/>
                            <a:ext cx="62" cy="1644"/>
                          </a:xfrm>
                          <a:custGeom>
                            <a:avLst/>
                            <a:gdLst>
                              <a:gd name="T0" fmla="+- 0 1385 1364"/>
                              <a:gd name="T1" fmla="*/ T0 w 62"/>
                              <a:gd name="T2" fmla="+- 0 2739 2546"/>
                              <a:gd name="T3" fmla="*/ 2739 h 1644"/>
                              <a:gd name="T4" fmla="+- 0 1405 1364"/>
                              <a:gd name="T5" fmla="*/ T4 w 62"/>
                              <a:gd name="T6" fmla="+- 0 2607 2546"/>
                              <a:gd name="T7" fmla="*/ 2607 h 1644"/>
                              <a:gd name="T8" fmla="+- 0 1385 1364"/>
                              <a:gd name="T9" fmla="*/ T8 w 62"/>
                              <a:gd name="T10" fmla="+- 0 2605 2546"/>
                              <a:gd name="T11" fmla="*/ 2605 h 1644"/>
                              <a:gd name="T12" fmla="+- 0 1385 1364"/>
                              <a:gd name="T13" fmla="*/ T12 w 62"/>
                              <a:gd name="T14" fmla="+- 0 2576 2546"/>
                              <a:gd name="T15" fmla="*/ 2576 h 1644"/>
                              <a:gd name="T16" fmla="+- 0 1395 1364"/>
                              <a:gd name="T17" fmla="*/ T16 w 62"/>
                              <a:gd name="T18" fmla="+- 0 2607 2546"/>
                              <a:gd name="T19" fmla="*/ 2607 h 1644"/>
                              <a:gd name="T20" fmla="+- 0 1405 1364"/>
                              <a:gd name="T21" fmla="*/ T20 w 62"/>
                              <a:gd name="T22" fmla="+- 0 2576 2546"/>
                              <a:gd name="T23" fmla="*/ 2576 h 1644"/>
                              <a:gd name="T24" fmla="+- 0 1395 1364"/>
                              <a:gd name="T25" fmla="*/ T24 w 62"/>
                              <a:gd name="T26" fmla="+- 0 2607 2546"/>
                              <a:gd name="T27" fmla="*/ 2607 h 1644"/>
                              <a:gd name="T28" fmla="+- 0 1405 1364"/>
                              <a:gd name="T29" fmla="*/ T28 w 62"/>
                              <a:gd name="T30" fmla="+- 0 2605 2546"/>
                              <a:gd name="T31" fmla="*/ 2605 h 1644"/>
                              <a:gd name="T32" fmla="+- 0 1383 1364"/>
                              <a:gd name="T33" fmla="*/ T32 w 62"/>
                              <a:gd name="T34" fmla="+- 0 2548 2546"/>
                              <a:gd name="T35" fmla="*/ 2548 h 1644"/>
                              <a:gd name="T36" fmla="+- 0 1367 1364"/>
                              <a:gd name="T37" fmla="*/ T36 w 62"/>
                              <a:gd name="T38" fmla="+- 0 2564 2546"/>
                              <a:gd name="T39" fmla="*/ 2564 h 1644"/>
                              <a:gd name="T40" fmla="+- 0 1367 1364"/>
                              <a:gd name="T41" fmla="*/ T40 w 62"/>
                              <a:gd name="T42" fmla="+- 0 2588 2546"/>
                              <a:gd name="T43" fmla="*/ 2588 h 1644"/>
                              <a:gd name="T44" fmla="+- 0 1383 1364"/>
                              <a:gd name="T45" fmla="*/ T44 w 62"/>
                              <a:gd name="T46" fmla="+- 0 2605 2546"/>
                              <a:gd name="T47" fmla="*/ 2605 h 1644"/>
                              <a:gd name="T48" fmla="+- 0 1385 1364"/>
                              <a:gd name="T49" fmla="*/ T48 w 62"/>
                              <a:gd name="T50" fmla="+- 0 2576 2546"/>
                              <a:gd name="T51" fmla="*/ 2576 h 1644"/>
                              <a:gd name="T52" fmla="+- 0 1423 1364"/>
                              <a:gd name="T53" fmla="*/ T52 w 62"/>
                              <a:gd name="T54" fmla="+- 0 2564 2546"/>
                              <a:gd name="T55" fmla="*/ 2564 h 1644"/>
                              <a:gd name="T56" fmla="+- 0 1407 1364"/>
                              <a:gd name="T57" fmla="*/ T56 w 62"/>
                              <a:gd name="T58" fmla="+- 0 2548 2546"/>
                              <a:gd name="T59" fmla="*/ 2548 h 1644"/>
                              <a:gd name="T60" fmla="+- 0 1425 1364"/>
                              <a:gd name="T61" fmla="*/ T60 w 62"/>
                              <a:gd name="T62" fmla="+- 0 2576 2546"/>
                              <a:gd name="T63" fmla="*/ 2576 h 1644"/>
                              <a:gd name="T64" fmla="+- 0 1405 1364"/>
                              <a:gd name="T65" fmla="*/ T64 w 62"/>
                              <a:gd name="T66" fmla="+- 0 2605 2546"/>
                              <a:gd name="T67" fmla="*/ 2605 h 1644"/>
                              <a:gd name="T68" fmla="+- 0 1417 1364"/>
                              <a:gd name="T69" fmla="*/ T68 w 62"/>
                              <a:gd name="T70" fmla="+- 0 2598 2546"/>
                              <a:gd name="T71" fmla="*/ 2598 h 1644"/>
                              <a:gd name="T72" fmla="+- 0 1425 1364"/>
                              <a:gd name="T73" fmla="*/ T72 w 62"/>
                              <a:gd name="T74" fmla="+- 0 2576 2546"/>
                              <a:gd name="T75" fmla="*/ 2576 h 1644"/>
                              <a:gd name="T76" fmla="+- 0 1385 1364"/>
                              <a:gd name="T77" fmla="*/ T76 w 62"/>
                              <a:gd name="T78" fmla="+- 0 2800 2546"/>
                              <a:gd name="T79" fmla="*/ 2800 h 1644"/>
                              <a:gd name="T80" fmla="+- 0 1405 1364"/>
                              <a:gd name="T81" fmla="*/ T80 w 62"/>
                              <a:gd name="T82" fmla="+- 0 2963 2546"/>
                              <a:gd name="T83" fmla="*/ 2963 h 1644"/>
                              <a:gd name="T84" fmla="+- 0 1405 1364"/>
                              <a:gd name="T85" fmla="*/ T84 w 62"/>
                              <a:gd name="T86" fmla="+- 0 3024 2546"/>
                              <a:gd name="T87" fmla="*/ 3024 h 1644"/>
                              <a:gd name="T88" fmla="+- 0 1385 1364"/>
                              <a:gd name="T89" fmla="*/ T88 w 62"/>
                              <a:gd name="T90" fmla="+- 0 3187 2546"/>
                              <a:gd name="T91" fmla="*/ 3187 h 1644"/>
                              <a:gd name="T92" fmla="+- 0 1405 1364"/>
                              <a:gd name="T93" fmla="*/ T92 w 62"/>
                              <a:gd name="T94" fmla="+- 0 3024 2546"/>
                              <a:gd name="T95" fmla="*/ 3024 h 1644"/>
                              <a:gd name="T96" fmla="+- 0 1385 1364"/>
                              <a:gd name="T97" fmla="*/ T96 w 62"/>
                              <a:gd name="T98" fmla="+- 0 3248 2546"/>
                              <a:gd name="T99" fmla="*/ 3248 h 1644"/>
                              <a:gd name="T100" fmla="+- 0 1405 1364"/>
                              <a:gd name="T101" fmla="*/ T100 w 62"/>
                              <a:gd name="T102" fmla="+- 0 3411 2546"/>
                              <a:gd name="T103" fmla="*/ 3411 h 1644"/>
                              <a:gd name="T104" fmla="+- 0 1405 1364"/>
                              <a:gd name="T105" fmla="*/ T104 w 62"/>
                              <a:gd name="T106" fmla="+- 0 3472 2546"/>
                              <a:gd name="T107" fmla="*/ 3472 h 1644"/>
                              <a:gd name="T108" fmla="+- 0 1385 1364"/>
                              <a:gd name="T109" fmla="*/ T108 w 62"/>
                              <a:gd name="T110" fmla="+- 0 3635 2546"/>
                              <a:gd name="T111" fmla="*/ 3635 h 1644"/>
                              <a:gd name="T112" fmla="+- 0 1405 1364"/>
                              <a:gd name="T113" fmla="*/ T112 w 62"/>
                              <a:gd name="T114" fmla="+- 0 3472 2546"/>
                              <a:gd name="T115" fmla="*/ 3472 h 1644"/>
                              <a:gd name="T116" fmla="+- 0 1385 1364"/>
                              <a:gd name="T117" fmla="*/ T116 w 62"/>
                              <a:gd name="T118" fmla="+- 0 3696 2546"/>
                              <a:gd name="T119" fmla="*/ 3696 h 1644"/>
                              <a:gd name="T120" fmla="+- 0 1405 1364"/>
                              <a:gd name="T121" fmla="*/ T120 w 62"/>
                              <a:gd name="T122" fmla="+- 0 3859 2546"/>
                              <a:gd name="T123" fmla="*/ 3859 h 1644"/>
                              <a:gd name="T124" fmla="+- 0 1405 1364"/>
                              <a:gd name="T125" fmla="*/ T124 w 62"/>
                              <a:gd name="T126" fmla="+- 0 3920 2546"/>
                              <a:gd name="T127" fmla="*/ 3920 h 1644"/>
                              <a:gd name="T128" fmla="+- 0 1385 1364"/>
                              <a:gd name="T129" fmla="*/ T128 w 62"/>
                              <a:gd name="T130" fmla="+- 0 4083 2546"/>
                              <a:gd name="T131" fmla="*/ 4083 h 1644"/>
                              <a:gd name="T132" fmla="+- 0 1405 1364"/>
                              <a:gd name="T133" fmla="*/ T132 w 62"/>
                              <a:gd name="T134" fmla="+- 0 3920 2546"/>
                              <a:gd name="T135" fmla="*/ 3920 h 1644"/>
                              <a:gd name="T136" fmla="+- 0 1364 1364"/>
                              <a:gd name="T137" fmla="*/ T136 w 62"/>
                              <a:gd name="T138" fmla="+- 0 4128 2546"/>
                              <a:gd name="T139" fmla="*/ 4128 h 1644"/>
                              <a:gd name="T140" fmla="+- 0 1425 1364"/>
                              <a:gd name="T141" fmla="*/ T140 w 62"/>
                              <a:gd name="T142" fmla="+- 0 4128 2546"/>
                              <a:gd name="T143" fmla="*/ 4128 h 16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62" h="1644">
                                <a:moveTo>
                                  <a:pt x="21" y="59"/>
                                </a:moveTo>
                                <a:lnTo>
                                  <a:pt x="21" y="193"/>
                                </a:lnTo>
                                <a:lnTo>
                                  <a:pt x="41" y="193"/>
                                </a:lnTo>
                                <a:lnTo>
                                  <a:pt x="41" y="61"/>
                                </a:lnTo>
                                <a:lnTo>
                                  <a:pt x="31" y="61"/>
                                </a:lnTo>
                                <a:lnTo>
                                  <a:pt x="21" y="59"/>
                                </a:lnTo>
                                <a:close/>
                                <a:moveTo>
                                  <a:pt x="41" y="30"/>
                                </a:moveTo>
                                <a:lnTo>
                                  <a:pt x="21" y="30"/>
                                </a:lnTo>
                                <a:lnTo>
                                  <a:pt x="21" y="59"/>
                                </a:lnTo>
                                <a:lnTo>
                                  <a:pt x="31" y="61"/>
                                </a:lnTo>
                                <a:lnTo>
                                  <a:pt x="41" y="59"/>
                                </a:lnTo>
                                <a:lnTo>
                                  <a:pt x="41" y="30"/>
                                </a:lnTo>
                                <a:close/>
                                <a:moveTo>
                                  <a:pt x="41" y="59"/>
                                </a:moveTo>
                                <a:lnTo>
                                  <a:pt x="31" y="61"/>
                                </a:lnTo>
                                <a:lnTo>
                                  <a:pt x="41" y="61"/>
                                </a:lnTo>
                                <a:lnTo>
                                  <a:pt x="41" y="59"/>
                                </a:lnTo>
                                <a:close/>
                                <a:moveTo>
                                  <a:pt x="31" y="0"/>
                                </a:moveTo>
                                <a:lnTo>
                                  <a:pt x="19" y="2"/>
                                </a:lnTo>
                                <a:lnTo>
                                  <a:pt x="9" y="9"/>
                                </a:lnTo>
                                <a:lnTo>
                                  <a:pt x="3" y="18"/>
                                </a:lnTo>
                                <a:lnTo>
                                  <a:pt x="0" y="30"/>
                                </a:lnTo>
                                <a:lnTo>
                                  <a:pt x="3" y="42"/>
                                </a:lnTo>
                                <a:lnTo>
                                  <a:pt x="9" y="52"/>
                                </a:lnTo>
                                <a:lnTo>
                                  <a:pt x="19" y="59"/>
                                </a:lnTo>
                                <a:lnTo>
                                  <a:pt x="21" y="59"/>
                                </a:lnTo>
                                <a:lnTo>
                                  <a:pt x="21" y="30"/>
                                </a:lnTo>
                                <a:lnTo>
                                  <a:pt x="61" y="30"/>
                                </a:lnTo>
                                <a:lnTo>
                                  <a:pt x="59" y="18"/>
                                </a:lnTo>
                                <a:lnTo>
                                  <a:pt x="53" y="9"/>
                                </a:lnTo>
                                <a:lnTo>
                                  <a:pt x="43" y="2"/>
                                </a:lnTo>
                                <a:lnTo>
                                  <a:pt x="31" y="0"/>
                                </a:lnTo>
                                <a:close/>
                                <a:moveTo>
                                  <a:pt x="61" y="30"/>
                                </a:moveTo>
                                <a:lnTo>
                                  <a:pt x="41" y="30"/>
                                </a:lnTo>
                                <a:lnTo>
                                  <a:pt x="41" y="59"/>
                                </a:lnTo>
                                <a:lnTo>
                                  <a:pt x="43" y="59"/>
                                </a:lnTo>
                                <a:lnTo>
                                  <a:pt x="53" y="52"/>
                                </a:lnTo>
                                <a:lnTo>
                                  <a:pt x="59" y="42"/>
                                </a:lnTo>
                                <a:lnTo>
                                  <a:pt x="61" y="30"/>
                                </a:lnTo>
                                <a:close/>
                                <a:moveTo>
                                  <a:pt x="41" y="254"/>
                                </a:moveTo>
                                <a:lnTo>
                                  <a:pt x="21" y="254"/>
                                </a:lnTo>
                                <a:lnTo>
                                  <a:pt x="21" y="417"/>
                                </a:lnTo>
                                <a:lnTo>
                                  <a:pt x="41" y="417"/>
                                </a:lnTo>
                                <a:lnTo>
                                  <a:pt x="41" y="254"/>
                                </a:lnTo>
                                <a:close/>
                                <a:moveTo>
                                  <a:pt x="41" y="478"/>
                                </a:moveTo>
                                <a:lnTo>
                                  <a:pt x="21" y="478"/>
                                </a:lnTo>
                                <a:lnTo>
                                  <a:pt x="21" y="641"/>
                                </a:lnTo>
                                <a:lnTo>
                                  <a:pt x="41" y="641"/>
                                </a:lnTo>
                                <a:lnTo>
                                  <a:pt x="41" y="478"/>
                                </a:lnTo>
                                <a:close/>
                                <a:moveTo>
                                  <a:pt x="41" y="702"/>
                                </a:moveTo>
                                <a:lnTo>
                                  <a:pt x="21" y="702"/>
                                </a:lnTo>
                                <a:lnTo>
                                  <a:pt x="21" y="865"/>
                                </a:lnTo>
                                <a:lnTo>
                                  <a:pt x="41" y="865"/>
                                </a:lnTo>
                                <a:lnTo>
                                  <a:pt x="41" y="702"/>
                                </a:lnTo>
                                <a:close/>
                                <a:moveTo>
                                  <a:pt x="41" y="926"/>
                                </a:moveTo>
                                <a:lnTo>
                                  <a:pt x="21" y="926"/>
                                </a:lnTo>
                                <a:lnTo>
                                  <a:pt x="21" y="1089"/>
                                </a:lnTo>
                                <a:lnTo>
                                  <a:pt x="41" y="1089"/>
                                </a:lnTo>
                                <a:lnTo>
                                  <a:pt x="41" y="926"/>
                                </a:lnTo>
                                <a:close/>
                                <a:moveTo>
                                  <a:pt x="41" y="1150"/>
                                </a:moveTo>
                                <a:lnTo>
                                  <a:pt x="21" y="1150"/>
                                </a:lnTo>
                                <a:lnTo>
                                  <a:pt x="21" y="1313"/>
                                </a:lnTo>
                                <a:lnTo>
                                  <a:pt x="41" y="1313"/>
                                </a:lnTo>
                                <a:lnTo>
                                  <a:pt x="41" y="1150"/>
                                </a:lnTo>
                                <a:close/>
                                <a:moveTo>
                                  <a:pt x="41" y="1374"/>
                                </a:moveTo>
                                <a:lnTo>
                                  <a:pt x="21" y="1374"/>
                                </a:lnTo>
                                <a:lnTo>
                                  <a:pt x="21" y="1537"/>
                                </a:lnTo>
                                <a:lnTo>
                                  <a:pt x="41" y="1537"/>
                                </a:lnTo>
                                <a:lnTo>
                                  <a:pt x="41" y="1374"/>
                                </a:lnTo>
                                <a:close/>
                                <a:moveTo>
                                  <a:pt x="61" y="1582"/>
                                </a:moveTo>
                                <a:lnTo>
                                  <a:pt x="0" y="1582"/>
                                </a:lnTo>
                                <a:lnTo>
                                  <a:pt x="31" y="1643"/>
                                </a:lnTo>
                                <a:lnTo>
                                  <a:pt x="61" y="1582"/>
                                </a:lnTo>
                                <a:close/>
                              </a:path>
                            </a:pathLst>
                          </a:custGeom>
                          <a:solidFill>
                            <a:srgbClr val="6A97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23" name="Picture 101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1427" y="2099"/>
                            <a:ext cx="150"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4" name="Line 1014"/>
                        <wps:cNvCnPr>
                          <a:cxnSpLocks noChangeShapeType="1"/>
                        </wps:cNvCnPr>
                        <wps:spPr bwMode="auto">
                          <a:xfrm>
                            <a:off x="1604" y="2047"/>
                            <a:ext cx="471" cy="0"/>
                          </a:xfrm>
                          <a:prstGeom prst="line">
                            <a:avLst/>
                          </a:prstGeom>
                          <a:noFill/>
                          <a:ln w="64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5" name="Line 1013"/>
                        <wps:cNvCnPr>
                          <a:cxnSpLocks noChangeShapeType="1"/>
                        </wps:cNvCnPr>
                        <wps:spPr bwMode="auto">
                          <a:xfrm>
                            <a:off x="1400" y="3223"/>
                            <a:ext cx="673" cy="521"/>
                          </a:xfrm>
                          <a:prstGeom prst="line">
                            <a:avLst/>
                          </a:prstGeom>
                          <a:noFill/>
                          <a:ln w="64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6" name="Rectangle 1012"/>
                        <wps:cNvSpPr>
                          <a:spLocks noChangeArrowheads="1"/>
                        </wps:cNvSpPr>
                        <wps:spPr bwMode="auto">
                          <a:xfrm>
                            <a:off x="2067" y="1955"/>
                            <a:ext cx="1823" cy="17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7" name="Rectangle 1011"/>
                        <wps:cNvSpPr>
                          <a:spLocks noChangeArrowheads="1"/>
                        </wps:cNvSpPr>
                        <wps:spPr bwMode="auto">
                          <a:xfrm>
                            <a:off x="2067" y="1955"/>
                            <a:ext cx="1823" cy="1792"/>
                          </a:xfrm>
                          <a:prstGeom prst="rect">
                            <a:avLst/>
                          </a:prstGeom>
                          <a:noFill/>
                          <a:ln w="12931">
                            <a:solidFill>
                              <a:srgbClr val="A6A6A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8" name="Picture 101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3006" y="3360"/>
                            <a:ext cx="148"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9" name="AutoShape 1009"/>
                        <wps:cNvSpPr>
                          <a:spLocks/>
                        </wps:cNvSpPr>
                        <wps:spPr bwMode="auto">
                          <a:xfrm>
                            <a:off x="3044" y="2067"/>
                            <a:ext cx="62" cy="1375"/>
                          </a:xfrm>
                          <a:custGeom>
                            <a:avLst/>
                            <a:gdLst>
                              <a:gd name="T0" fmla="+- 0 3063 3044"/>
                              <a:gd name="T1" fmla="*/ T0 w 62"/>
                              <a:gd name="T2" fmla="+- 0 3383 2067"/>
                              <a:gd name="T3" fmla="*/ 3383 h 1375"/>
                              <a:gd name="T4" fmla="+- 0 3047 3044"/>
                              <a:gd name="T5" fmla="*/ T4 w 62"/>
                              <a:gd name="T6" fmla="+- 0 3399 2067"/>
                              <a:gd name="T7" fmla="*/ 3399 h 1375"/>
                              <a:gd name="T8" fmla="+- 0 3047 3044"/>
                              <a:gd name="T9" fmla="*/ T8 w 62"/>
                              <a:gd name="T10" fmla="+- 0 3423 2067"/>
                              <a:gd name="T11" fmla="*/ 3423 h 1375"/>
                              <a:gd name="T12" fmla="+- 0 3063 3044"/>
                              <a:gd name="T13" fmla="*/ T12 w 62"/>
                              <a:gd name="T14" fmla="+- 0 3439 2067"/>
                              <a:gd name="T15" fmla="*/ 3439 h 1375"/>
                              <a:gd name="T16" fmla="+- 0 3087 3044"/>
                              <a:gd name="T17" fmla="*/ T16 w 62"/>
                              <a:gd name="T18" fmla="+- 0 3439 2067"/>
                              <a:gd name="T19" fmla="*/ 3439 h 1375"/>
                              <a:gd name="T20" fmla="+- 0 3103 3044"/>
                              <a:gd name="T21" fmla="*/ T20 w 62"/>
                              <a:gd name="T22" fmla="+- 0 3423 2067"/>
                              <a:gd name="T23" fmla="*/ 3423 h 1375"/>
                              <a:gd name="T24" fmla="+- 0 3065 3044"/>
                              <a:gd name="T25" fmla="*/ T24 w 62"/>
                              <a:gd name="T26" fmla="+- 0 3411 2067"/>
                              <a:gd name="T27" fmla="*/ 3411 h 1375"/>
                              <a:gd name="T28" fmla="+- 0 3075 3044"/>
                              <a:gd name="T29" fmla="*/ T28 w 62"/>
                              <a:gd name="T30" fmla="+- 0 3380 2067"/>
                              <a:gd name="T31" fmla="*/ 3380 h 1375"/>
                              <a:gd name="T32" fmla="+- 0 3065 3044"/>
                              <a:gd name="T33" fmla="*/ T32 w 62"/>
                              <a:gd name="T34" fmla="+- 0 3411 2067"/>
                              <a:gd name="T35" fmla="*/ 3411 h 1375"/>
                              <a:gd name="T36" fmla="+- 0 3085 3044"/>
                              <a:gd name="T37" fmla="*/ T36 w 62"/>
                              <a:gd name="T38" fmla="+- 0 3382 2067"/>
                              <a:gd name="T39" fmla="*/ 3382 h 1375"/>
                              <a:gd name="T40" fmla="+- 0 3085 3044"/>
                              <a:gd name="T41" fmla="*/ T40 w 62"/>
                              <a:gd name="T42" fmla="+- 0 3382 2067"/>
                              <a:gd name="T43" fmla="*/ 3382 h 1375"/>
                              <a:gd name="T44" fmla="+- 0 3106 3044"/>
                              <a:gd name="T45" fmla="*/ T44 w 62"/>
                              <a:gd name="T46" fmla="+- 0 3411 2067"/>
                              <a:gd name="T47" fmla="*/ 3411 h 1375"/>
                              <a:gd name="T48" fmla="+- 0 3097 3044"/>
                              <a:gd name="T49" fmla="*/ T48 w 62"/>
                              <a:gd name="T50" fmla="+- 0 3389 2067"/>
                              <a:gd name="T51" fmla="*/ 3389 h 1375"/>
                              <a:gd name="T52" fmla="+- 0 3085 3044"/>
                              <a:gd name="T53" fmla="*/ T52 w 62"/>
                              <a:gd name="T54" fmla="+- 0 3382 2067"/>
                              <a:gd name="T55" fmla="*/ 3382 h 1375"/>
                              <a:gd name="T56" fmla="+- 0 3065 3044"/>
                              <a:gd name="T57" fmla="*/ T56 w 62"/>
                              <a:gd name="T58" fmla="+- 0 3248 2067"/>
                              <a:gd name="T59" fmla="*/ 3248 h 1375"/>
                              <a:gd name="T60" fmla="+- 0 3075 3044"/>
                              <a:gd name="T61" fmla="*/ T60 w 62"/>
                              <a:gd name="T62" fmla="+- 0 3380 2067"/>
                              <a:gd name="T63" fmla="*/ 3380 h 1375"/>
                              <a:gd name="T64" fmla="+- 0 3085 3044"/>
                              <a:gd name="T65" fmla="*/ T64 w 62"/>
                              <a:gd name="T66" fmla="+- 0 3248 2067"/>
                              <a:gd name="T67" fmla="*/ 3248 h 1375"/>
                              <a:gd name="T68" fmla="+- 0 3075 3044"/>
                              <a:gd name="T69" fmla="*/ T68 w 62"/>
                              <a:gd name="T70" fmla="+- 0 3380 2067"/>
                              <a:gd name="T71" fmla="*/ 3380 h 1375"/>
                              <a:gd name="T72" fmla="+- 0 3085 3044"/>
                              <a:gd name="T73" fmla="*/ T72 w 62"/>
                              <a:gd name="T74" fmla="+- 0 3380 2067"/>
                              <a:gd name="T75" fmla="*/ 3380 h 1375"/>
                              <a:gd name="T76" fmla="+- 0 3065 3044"/>
                              <a:gd name="T77" fmla="*/ T76 w 62"/>
                              <a:gd name="T78" fmla="+- 0 3024 2067"/>
                              <a:gd name="T79" fmla="*/ 3024 h 1375"/>
                              <a:gd name="T80" fmla="+- 0 3085 3044"/>
                              <a:gd name="T81" fmla="*/ T80 w 62"/>
                              <a:gd name="T82" fmla="+- 0 3187 2067"/>
                              <a:gd name="T83" fmla="*/ 3187 h 1375"/>
                              <a:gd name="T84" fmla="+- 0 3085 3044"/>
                              <a:gd name="T85" fmla="*/ T84 w 62"/>
                              <a:gd name="T86" fmla="+- 0 2800 2067"/>
                              <a:gd name="T87" fmla="*/ 2800 h 1375"/>
                              <a:gd name="T88" fmla="+- 0 3065 3044"/>
                              <a:gd name="T89" fmla="*/ T88 w 62"/>
                              <a:gd name="T90" fmla="+- 0 2963 2067"/>
                              <a:gd name="T91" fmla="*/ 2963 h 1375"/>
                              <a:gd name="T92" fmla="+- 0 3085 3044"/>
                              <a:gd name="T93" fmla="*/ T92 w 62"/>
                              <a:gd name="T94" fmla="+- 0 2800 2067"/>
                              <a:gd name="T95" fmla="*/ 2800 h 1375"/>
                              <a:gd name="T96" fmla="+- 0 3065 3044"/>
                              <a:gd name="T97" fmla="*/ T96 w 62"/>
                              <a:gd name="T98" fmla="+- 0 2576 2067"/>
                              <a:gd name="T99" fmla="*/ 2576 h 1375"/>
                              <a:gd name="T100" fmla="+- 0 3085 3044"/>
                              <a:gd name="T101" fmla="*/ T100 w 62"/>
                              <a:gd name="T102" fmla="+- 0 2739 2067"/>
                              <a:gd name="T103" fmla="*/ 2739 h 1375"/>
                              <a:gd name="T104" fmla="+- 0 3085 3044"/>
                              <a:gd name="T105" fmla="*/ T104 w 62"/>
                              <a:gd name="T106" fmla="+- 0 2352 2067"/>
                              <a:gd name="T107" fmla="*/ 2352 h 1375"/>
                              <a:gd name="T108" fmla="+- 0 3065 3044"/>
                              <a:gd name="T109" fmla="*/ T108 w 62"/>
                              <a:gd name="T110" fmla="+- 0 2515 2067"/>
                              <a:gd name="T111" fmla="*/ 2515 h 1375"/>
                              <a:gd name="T112" fmla="+- 0 3085 3044"/>
                              <a:gd name="T113" fmla="*/ T112 w 62"/>
                              <a:gd name="T114" fmla="+- 0 2352 2067"/>
                              <a:gd name="T115" fmla="*/ 2352 h 1375"/>
                              <a:gd name="T116" fmla="+- 0 3065 3044"/>
                              <a:gd name="T117" fmla="*/ T116 w 62"/>
                              <a:gd name="T118" fmla="+- 0 2128 2067"/>
                              <a:gd name="T119" fmla="*/ 2128 h 1375"/>
                              <a:gd name="T120" fmla="+- 0 3085 3044"/>
                              <a:gd name="T121" fmla="*/ T120 w 62"/>
                              <a:gd name="T122" fmla="+- 0 2291 2067"/>
                              <a:gd name="T123" fmla="*/ 2291 h 1375"/>
                              <a:gd name="T124" fmla="+- 0 3075 3044"/>
                              <a:gd name="T125" fmla="*/ T124 w 62"/>
                              <a:gd name="T126" fmla="+- 0 2067 2067"/>
                              <a:gd name="T127" fmla="*/ 2067 h 1375"/>
                              <a:gd name="T128" fmla="+- 0 3065 3044"/>
                              <a:gd name="T129" fmla="*/ T128 w 62"/>
                              <a:gd name="T130" fmla="+- 0 2128 2067"/>
                              <a:gd name="T131" fmla="*/ 2128 h 1375"/>
                              <a:gd name="T132" fmla="+- 0 3105 3044"/>
                              <a:gd name="T133" fmla="*/ T132 w 62"/>
                              <a:gd name="T134" fmla="+- 0 2128 2067"/>
                              <a:gd name="T135" fmla="*/ 2128 h 1375"/>
                              <a:gd name="T136" fmla="+- 0 3105 3044"/>
                              <a:gd name="T137" fmla="*/ T136 w 62"/>
                              <a:gd name="T138" fmla="+- 0 2128 2067"/>
                              <a:gd name="T139" fmla="*/ 2128 h 1375"/>
                              <a:gd name="T140" fmla="+- 0 3085 3044"/>
                              <a:gd name="T141" fmla="*/ T140 w 62"/>
                              <a:gd name="T142" fmla="+- 0 2128 2067"/>
                              <a:gd name="T143" fmla="*/ 2128 h 1375"/>
                              <a:gd name="T144" fmla="+- 0 3105 3044"/>
                              <a:gd name="T145" fmla="*/ T144 w 62"/>
                              <a:gd name="T146" fmla="+- 0 2128 2067"/>
                              <a:gd name="T147" fmla="*/ 2128 h 1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62" h="1375">
                                <a:moveTo>
                                  <a:pt x="21" y="1315"/>
                                </a:moveTo>
                                <a:lnTo>
                                  <a:pt x="19" y="1316"/>
                                </a:lnTo>
                                <a:lnTo>
                                  <a:pt x="9" y="1322"/>
                                </a:lnTo>
                                <a:lnTo>
                                  <a:pt x="3" y="1332"/>
                                </a:lnTo>
                                <a:lnTo>
                                  <a:pt x="0" y="1344"/>
                                </a:lnTo>
                                <a:lnTo>
                                  <a:pt x="3" y="1356"/>
                                </a:lnTo>
                                <a:lnTo>
                                  <a:pt x="9" y="1366"/>
                                </a:lnTo>
                                <a:lnTo>
                                  <a:pt x="19" y="1372"/>
                                </a:lnTo>
                                <a:lnTo>
                                  <a:pt x="31" y="1374"/>
                                </a:lnTo>
                                <a:lnTo>
                                  <a:pt x="43" y="1372"/>
                                </a:lnTo>
                                <a:lnTo>
                                  <a:pt x="53" y="1366"/>
                                </a:lnTo>
                                <a:lnTo>
                                  <a:pt x="59" y="1356"/>
                                </a:lnTo>
                                <a:lnTo>
                                  <a:pt x="62" y="1344"/>
                                </a:lnTo>
                                <a:lnTo>
                                  <a:pt x="21" y="1344"/>
                                </a:lnTo>
                                <a:lnTo>
                                  <a:pt x="21" y="1315"/>
                                </a:lnTo>
                                <a:close/>
                                <a:moveTo>
                                  <a:pt x="31" y="1313"/>
                                </a:moveTo>
                                <a:lnTo>
                                  <a:pt x="21" y="1315"/>
                                </a:lnTo>
                                <a:lnTo>
                                  <a:pt x="21" y="1344"/>
                                </a:lnTo>
                                <a:lnTo>
                                  <a:pt x="41" y="1344"/>
                                </a:lnTo>
                                <a:lnTo>
                                  <a:pt x="41" y="1315"/>
                                </a:lnTo>
                                <a:lnTo>
                                  <a:pt x="31" y="1313"/>
                                </a:lnTo>
                                <a:close/>
                                <a:moveTo>
                                  <a:pt x="41" y="1315"/>
                                </a:moveTo>
                                <a:lnTo>
                                  <a:pt x="41" y="1344"/>
                                </a:lnTo>
                                <a:lnTo>
                                  <a:pt x="62" y="1344"/>
                                </a:lnTo>
                                <a:lnTo>
                                  <a:pt x="59" y="1332"/>
                                </a:lnTo>
                                <a:lnTo>
                                  <a:pt x="53" y="1322"/>
                                </a:lnTo>
                                <a:lnTo>
                                  <a:pt x="43" y="1316"/>
                                </a:lnTo>
                                <a:lnTo>
                                  <a:pt x="41" y="1315"/>
                                </a:lnTo>
                                <a:close/>
                                <a:moveTo>
                                  <a:pt x="41" y="1181"/>
                                </a:moveTo>
                                <a:lnTo>
                                  <a:pt x="21" y="1181"/>
                                </a:lnTo>
                                <a:lnTo>
                                  <a:pt x="21" y="1315"/>
                                </a:lnTo>
                                <a:lnTo>
                                  <a:pt x="31" y="1313"/>
                                </a:lnTo>
                                <a:lnTo>
                                  <a:pt x="41" y="1313"/>
                                </a:lnTo>
                                <a:lnTo>
                                  <a:pt x="41" y="1181"/>
                                </a:lnTo>
                                <a:close/>
                                <a:moveTo>
                                  <a:pt x="41" y="1313"/>
                                </a:moveTo>
                                <a:lnTo>
                                  <a:pt x="31" y="1313"/>
                                </a:lnTo>
                                <a:lnTo>
                                  <a:pt x="41" y="1315"/>
                                </a:lnTo>
                                <a:lnTo>
                                  <a:pt x="41" y="1313"/>
                                </a:lnTo>
                                <a:close/>
                                <a:moveTo>
                                  <a:pt x="41" y="957"/>
                                </a:moveTo>
                                <a:lnTo>
                                  <a:pt x="21" y="957"/>
                                </a:lnTo>
                                <a:lnTo>
                                  <a:pt x="21" y="1120"/>
                                </a:lnTo>
                                <a:lnTo>
                                  <a:pt x="41" y="1120"/>
                                </a:lnTo>
                                <a:lnTo>
                                  <a:pt x="41" y="957"/>
                                </a:lnTo>
                                <a:close/>
                                <a:moveTo>
                                  <a:pt x="41" y="733"/>
                                </a:moveTo>
                                <a:lnTo>
                                  <a:pt x="21" y="733"/>
                                </a:lnTo>
                                <a:lnTo>
                                  <a:pt x="21" y="896"/>
                                </a:lnTo>
                                <a:lnTo>
                                  <a:pt x="41" y="896"/>
                                </a:lnTo>
                                <a:lnTo>
                                  <a:pt x="41" y="733"/>
                                </a:lnTo>
                                <a:close/>
                                <a:moveTo>
                                  <a:pt x="41" y="509"/>
                                </a:moveTo>
                                <a:lnTo>
                                  <a:pt x="21" y="509"/>
                                </a:lnTo>
                                <a:lnTo>
                                  <a:pt x="21" y="672"/>
                                </a:lnTo>
                                <a:lnTo>
                                  <a:pt x="41" y="672"/>
                                </a:lnTo>
                                <a:lnTo>
                                  <a:pt x="41" y="509"/>
                                </a:lnTo>
                                <a:close/>
                                <a:moveTo>
                                  <a:pt x="41" y="285"/>
                                </a:moveTo>
                                <a:lnTo>
                                  <a:pt x="21" y="285"/>
                                </a:lnTo>
                                <a:lnTo>
                                  <a:pt x="21" y="448"/>
                                </a:lnTo>
                                <a:lnTo>
                                  <a:pt x="41" y="448"/>
                                </a:lnTo>
                                <a:lnTo>
                                  <a:pt x="41" y="285"/>
                                </a:lnTo>
                                <a:close/>
                                <a:moveTo>
                                  <a:pt x="41" y="61"/>
                                </a:moveTo>
                                <a:lnTo>
                                  <a:pt x="21" y="61"/>
                                </a:lnTo>
                                <a:lnTo>
                                  <a:pt x="21" y="224"/>
                                </a:lnTo>
                                <a:lnTo>
                                  <a:pt x="41" y="224"/>
                                </a:lnTo>
                                <a:lnTo>
                                  <a:pt x="41" y="61"/>
                                </a:lnTo>
                                <a:close/>
                                <a:moveTo>
                                  <a:pt x="31" y="0"/>
                                </a:moveTo>
                                <a:lnTo>
                                  <a:pt x="0" y="61"/>
                                </a:lnTo>
                                <a:lnTo>
                                  <a:pt x="21" y="61"/>
                                </a:lnTo>
                                <a:lnTo>
                                  <a:pt x="61" y="61"/>
                                </a:lnTo>
                                <a:lnTo>
                                  <a:pt x="31" y="0"/>
                                </a:lnTo>
                                <a:close/>
                                <a:moveTo>
                                  <a:pt x="61" y="61"/>
                                </a:moveTo>
                                <a:lnTo>
                                  <a:pt x="41" y="61"/>
                                </a:lnTo>
                                <a:lnTo>
                                  <a:pt x="62" y="61"/>
                                </a:lnTo>
                                <a:lnTo>
                                  <a:pt x="61" y="61"/>
                                </a:lnTo>
                                <a:close/>
                              </a:path>
                            </a:pathLst>
                          </a:custGeom>
                          <a:solidFill>
                            <a:srgbClr val="0079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30" name="Picture 1008"/>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3006" y="2178"/>
                            <a:ext cx="148"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1" name="Line 1007"/>
                        <wps:cNvCnPr>
                          <a:cxnSpLocks noChangeShapeType="1"/>
                        </wps:cNvCnPr>
                        <wps:spPr bwMode="auto">
                          <a:xfrm>
                            <a:off x="2281" y="3534"/>
                            <a:ext cx="928" cy="0"/>
                          </a:xfrm>
                          <a:prstGeom prst="line">
                            <a:avLst/>
                          </a:prstGeom>
                          <a:noFill/>
                          <a:ln w="1293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2" name="AutoShape 1006"/>
                        <wps:cNvSpPr>
                          <a:spLocks/>
                        </wps:cNvSpPr>
                        <wps:spPr bwMode="auto">
                          <a:xfrm>
                            <a:off x="2705" y="2695"/>
                            <a:ext cx="140" cy="140"/>
                          </a:xfrm>
                          <a:custGeom>
                            <a:avLst/>
                            <a:gdLst>
                              <a:gd name="T0" fmla="+- 0 2728 2705"/>
                              <a:gd name="T1" fmla="*/ T0 w 140"/>
                              <a:gd name="T2" fmla="+- 0 2695 2695"/>
                              <a:gd name="T3" fmla="*/ 2695 h 140"/>
                              <a:gd name="T4" fmla="+- 0 2705 2705"/>
                              <a:gd name="T5" fmla="*/ T4 w 140"/>
                              <a:gd name="T6" fmla="+- 0 2718 2695"/>
                              <a:gd name="T7" fmla="*/ 2718 h 140"/>
                              <a:gd name="T8" fmla="+- 0 2751 2705"/>
                              <a:gd name="T9" fmla="*/ T8 w 140"/>
                              <a:gd name="T10" fmla="+- 0 2765 2695"/>
                              <a:gd name="T11" fmla="*/ 2765 h 140"/>
                              <a:gd name="T12" fmla="+- 0 2705 2705"/>
                              <a:gd name="T13" fmla="*/ T12 w 140"/>
                              <a:gd name="T14" fmla="+- 0 2811 2695"/>
                              <a:gd name="T15" fmla="*/ 2811 h 140"/>
                              <a:gd name="T16" fmla="+- 0 2728 2705"/>
                              <a:gd name="T17" fmla="*/ T16 w 140"/>
                              <a:gd name="T18" fmla="+- 0 2835 2695"/>
                              <a:gd name="T19" fmla="*/ 2835 h 140"/>
                              <a:gd name="T20" fmla="+- 0 2775 2705"/>
                              <a:gd name="T21" fmla="*/ T20 w 140"/>
                              <a:gd name="T22" fmla="+- 0 2788 2695"/>
                              <a:gd name="T23" fmla="*/ 2788 h 140"/>
                              <a:gd name="T24" fmla="+- 0 2821 2705"/>
                              <a:gd name="T25" fmla="*/ T24 w 140"/>
                              <a:gd name="T26" fmla="+- 0 2788 2695"/>
                              <a:gd name="T27" fmla="*/ 2788 h 140"/>
                              <a:gd name="T28" fmla="+- 0 2798 2705"/>
                              <a:gd name="T29" fmla="*/ T28 w 140"/>
                              <a:gd name="T30" fmla="+- 0 2765 2695"/>
                              <a:gd name="T31" fmla="*/ 2765 h 140"/>
                              <a:gd name="T32" fmla="+- 0 2821 2705"/>
                              <a:gd name="T33" fmla="*/ T32 w 140"/>
                              <a:gd name="T34" fmla="+- 0 2741 2695"/>
                              <a:gd name="T35" fmla="*/ 2741 h 140"/>
                              <a:gd name="T36" fmla="+- 0 2775 2705"/>
                              <a:gd name="T37" fmla="*/ T36 w 140"/>
                              <a:gd name="T38" fmla="+- 0 2741 2695"/>
                              <a:gd name="T39" fmla="*/ 2741 h 140"/>
                              <a:gd name="T40" fmla="+- 0 2728 2705"/>
                              <a:gd name="T41" fmla="*/ T40 w 140"/>
                              <a:gd name="T42" fmla="+- 0 2695 2695"/>
                              <a:gd name="T43" fmla="*/ 2695 h 140"/>
                              <a:gd name="T44" fmla="+- 0 2821 2705"/>
                              <a:gd name="T45" fmla="*/ T44 w 140"/>
                              <a:gd name="T46" fmla="+- 0 2788 2695"/>
                              <a:gd name="T47" fmla="*/ 2788 h 140"/>
                              <a:gd name="T48" fmla="+- 0 2775 2705"/>
                              <a:gd name="T49" fmla="*/ T48 w 140"/>
                              <a:gd name="T50" fmla="+- 0 2788 2695"/>
                              <a:gd name="T51" fmla="*/ 2788 h 140"/>
                              <a:gd name="T52" fmla="+- 0 2821 2705"/>
                              <a:gd name="T53" fmla="*/ T52 w 140"/>
                              <a:gd name="T54" fmla="+- 0 2835 2695"/>
                              <a:gd name="T55" fmla="*/ 2835 h 140"/>
                              <a:gd name="T56" fmla="+- 0 2844 2705"/>
                              <a:gd name="T57" fmla="*/ T56 w 140"/>
                              <a:gd name="T58" fmla="+- 0 2811 2695"/>
                              <a:gd name="T59" fmla="*/ 2811 h 140"/>
                              <a:gd name="T60" fmla="+- 0 2821 2705"/>
                              <a:gd name="T61" fmla="*/ T60 w 140"/>
                              <a:gd name="T62" fmla="+- 0 2788 2695"/>
                              <a:gd name="T63" fmla="*/ 2788 h 140"/>
                              <a:gd name="T64" fmla="+- 0 2821 2705"/>
                              <a:gd name="T65" fmla="*/ T64 w 140"/>
                              <a:gd name="T66" fmla="+- 0 2695 2695"/>
                              <a:gd name="T67" fmla="*/ 2695 h 140"/>
                              <a:gd name="T68" fmla="+- 0 2775 2705"/>
                              <a:gd name="T69" fmla="*/ T68 w 140"/>
                              <a:gd name="T70" fmla="+- 0 2741 2695"/>
                              <a:gd name="T71" fmla="*/ 2741 h 140"/>
                              <a:gd name="T72" fmla="+- 0 2821 2705"/>
                              <a:gd name="T73" fmla="*/ T72 w 140"/>
                              <a:gd name="T74" fmla="+- 0 2741 2695"/>
                              <a:gd name="T75" fmla="*/ 2741 h 140"/>
                              <a:gd name="T76" fmla="+- 0 2844 2705"/>
                              <a:gd name="T77" fmla="*/ T76 w 140"/>
                              <a:gd name="T78" fmla="+- 0 2718 2695"/>
                              <a:gd name="T79" fmla="*/ 2718 h 140"/>
                              <a:gd name="T80" fmla="+- 0 2821 2705"/>
                              <a:gd name="T81" fmla="*/ T80 w 140"/>
                              <a:gd name="T82" fmla="+- 0 2695 2695"/>
                              <a:gd name="T83" fmla="*/ 2695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0" h="140">
                                <a:moveTo>
                                  <a:pt x="23" y="0"/>
                                </a:moveTo>
                                <a:lnTo>
                                  <a:pt x="0" y="23"/>
                                </a:lnTo>
                                <a:lnTo>
                                  <a:pt x="46" y="70"/>
                                </a:lnTo>
                                <a:lnTo>
                                  <a:pt x="0" y="116"/>
                                </a:lnTo>
                                <a:lnTo>
                                  <a:pt x="23" y="140"/>
                                </a:lnTo>
                                <a:lnTo>
                                  <a:pt x="70" y="93"/>
                                </a:lnTo>
                                <a:lnTo>
                                  <a:pt x="116" y="93"/>
                                </a:lnTo>
                                <a:lnTo>
                                  <a:pt x="93" y="70"/>
                                </a:lnTo>
                                <a:lnTo>
                                  <a:pt x="116" y="46"/>
                                </a:lnTo>
                                <a:lnTo>
                                  <a:pt x="70" y="46"/>
                                </a:lnTo>
                                <a:lnTo>
                                  <a:pt x="23" y="0"/>
                                </a:lnTo>
                                <a:close/>
                                <a:moveTo>
                                  <a:pt x="116" y="93"/>
                                </a:moveTo>
                                <a:lnTo>
                                  <a:pt x="70" y="93"/>
                                </a:lnTo>
                                <a:lnTo>
                                  <a:pt x="116" y="140"/>
                                </a:lnTo>
                                <a:lnTo>
                                  <a:pt x="139" y="116"/>
                                </a:lnTo>
                                <a:lnTo>
                                  <a:pt x="116" y="93"/>
                                </a:lnTo>
                                <a:close/>
                                <a:moveTo>
                                  <a:pt x="116" y="0"/>
                                </a:moveTo>
                                <a:lnTo>
                                  <a:pt x="70" y="46"/>
                                </a:lnTo>
                                <a:lnTo>
                                  <a:pt x="116" y="46"/>
                                </a:lnTo>
                                <a:lnTo>
                                  <a:pt x="139" y="23"/>
                                </a:lnTo>
                                <a:lnTo>
                                  <a:pt x="116" y="0"/>
                                </a:lnTo>
                                <a:close/>
                              </a:path>
                            </a:pathLst>
                          </a:custGeom>
                          <a:solidFill>
                            <a:srgbClr val="BBDD8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3" name="Freeform 1005"/>
                        <wps:cNvSpPr>
                          <a:spLocks/>
                        </wps:cNvSpPr>
                        <wps:spPr bwMode="auto">
                          <a:xfrm>
                            <a:off x="2705" y="2695"/>
                            <a:ext cx="140" cy="140"/>
                          </a:xfrm>
                          <a:custGeom>
                            <a:avLst/>
                            <a:gdLst>
                              <a:gd name="T0" fmla="+- 0 2705 2705"/>
                              <a:gd name="T1" fmla="*/ T0 w 140"/>
                              <a:gd name="T2" fmla="+- 0 2718 2695"/>
                              <a:gd name="T3" fmla="*/ 2718 h 140"/>
                              <a:gd name="T4" fmla="+- 0 2728 2705"/>
                              <a:gd name="T5" fmla="*/ T4 w 140"/>
                              <a:gd name="T6" fmla="+- 0 2695 2695"/>
                              <a:gd name="T7" fmla="*/ 2695 h 140"/>
                              <a:gd name="T8" fmla="+- 0 2775 2705"/>
                              <a:gd name="T9" fmla="*/ T8 w 140"/>
                              <a:gd name="T10" fmla="+- 0 2741 2695"/>
                              <a:gd name="T11" fmla="*/ 2741 h 140"/>
                              <a:gd name="T12" fmla="+- 0 2821 2705"/>
                              <a:gd name="T13" fmla="*/ T12 w 140"/>
                              <a:gd name="T14" fmla="+- 0 2695 2695"/>
                              <a:gd name="T15" fmla="*/ 2695 h 140"/>
                              <a:gd name="T16" fmla="+- 0 2844 2705"/>
                              <a:gd name="T17" fmla="*/ T16 w 140"/>
                              <a:gd name="T18" fmla="+- 0 2718 2695"/>
                              <a:gd name="T19" fmla="*/ 2718 h 140"/>
                              <a:gd name="T20" fmla="+- 0 2798 2705"/>
                              <a:gd name="T21" fmla="*/ T20 w 140"/>
                              <a:gd name="T22" fmla="+- 0 2765 2695"/>
                              <a:gd name="T23" fmla="*/ 2765 h 140"/>
                              <a:gd name="T24" fmla="+- 0 2844 2705"/>
                              <a:gd name="T25" fmla="*/ T24 w 140"/>
                              <a:gd name="T26" fmla="+- 0 2811 2695"/>
                              <a:gd name="T27" fmla="*/ 2811 h 140"/>
                              <a:gd name="T28" fmla="+- 0 2821 2705"/>
                              <a:gd name="T29" fmla="*/ T28 w 140"/>
                              <a:gd name="T30" fmla="+- 0 2835 2695"/>
                              <a:gd name="T31" fmla="*/ 2835 h 140"/>
                              <a:gd name="T32" fmla="+- 0 2775 2705"/>
                              <a:gd name="T33" fmla="*/ T32 w 140"/>
                              <a:gd name="T34" fmla="+- 0 2788 2695"/>
                              <a:gd name="T35" fmla="*/ 2788 h 140"/>
                              <a:gd name="T36" fmla="+- 0 2728 2705"/>
                              <a:gd name="T37" fmla="*/ T36 w 140"/>
                              <a:gd name="T38" fmla="+- 0 2835 2695"/>
                              <a:gd name="T39" fmla="*/ 2835 h 140"/>
                              <a:gd name="T40" fmla="+- 0 2705 2705"/>
                              <a:gd name="T41" fmla="*/ T40 w 140"/>
                              <a:gd name="T42" fmla="+- 0 2811 2695"/>
                              <a:gd name="T43" fmla="*/ 2811 h 140"/>
                              <a:gd name="T44" fmla="+- 0 2751 2705"/>
                              <a:gd name="T45" fmla="*/ T44 w 140"/>
                              <a:gd name="T46" fmla="+- 0 2765 2695"/>
                              <a:gd name="T47" fmla="*/ 2765 h 140"/>
                              <a:gd name="T48" fmla="+- 0 2705 2705"/>
                              <a:gd name="T49" fmla="*/ T48 w 140"/>
                              <a:gd name="T50" fmla="+- 0 2718 2695"/>
                              <a:gd name="T51" fmla="*/ 2718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40" h="140">
                                <a:moveTo>
                                  <a:pt x="0" y="23"/>
                                </a:moveTo>
                                <a:lnTo>
                                  <a:pt x="23" y="0"/>
                                </a:lnTo>
                                <a:lnTo>
                                  <a:pt x="70" y="46"/>
                                </a:lnTo>
                                <a:lnTo>
                                  <a:pt x="116" y="0"/>
                                </a:lnTo>
                                <a:lnTo>
                                  <a:pt x="139" y="23"/>
                                </a:lnTo>
                                <a:lnTo>
                                  <a:pt x="93" y="70"/>
                                </a:lnTo>
                                <a:lnTo>
                                  <a:pt x="139" y="116"/>
                                </a:lnTo>
                                <a:lnTo>
                                  <a:pt x="116" y="140"/>
                                </a:lnTo>
                                <a:lnTo>
                                  <a:pt x="70" y="93"/>
                                </a:lnTo>
                                <a:lnTo>
                                  <a:pt x="23" y="140"/>
                                </a:lnTo>
                                <a:lnTo>
                                  <a:pt x="0" y="116"/>
                                </a:lnTo>
                                <a:lnTo>
                                  <a:pt x="46" y="70"/>
                                </a:lnTo>
                                <a:lnTo>
                                  <a:pt x="0" y="23"/>
                                </a:lnTo>
                                <a:close/>
                              </a:path>
                            </a:pathLst>
                          </a:custGeom>
                          <a:noFill/>
                          <a:ln w="64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4" name="AutoShape 1004"/>
                        <wps:cNvSpPr>
                          <a:spLocks/>
                        </wps:cNvSpPr>
                        <wps:spPr bwMode="auto">
                          <a:xfrm>
                            <a:off x="2744" y="2724"/>
                            <a:ext cx="355" cy="62"/>
                          </a:xfrm>
                          <a:custGeom>
                            <a:avLst/>
                            <a:gdLst>
                              <a:gd name="T0" fmla="+- 0 3068 2744"/>
                              <a:gd name="T1" fmla="*/ T0 w 355"/>
                              <a:gd name="T2" fmla="+- 0 2724 2724"/>
                              <a:gd name="T3" fmla="*/ 2724 h 62"/>
                              <a:gd name="T4" fmla="+- 0 3042 2744"/>
                              <a:gd name="T5" fmla="*/ T4 w 355"/>
                              <a:gd name="T6" fmla="+- 0 2749 2724"/>
                              <a:gd name="T7" fmla="*/ 2749 h 62"/>
                              <a:gd name="T8" fmla="+- 0 3068 2744"/>
                              <a:gd name="T9" fmla="*/ T8 w 355"/>
                              <a:gd name="T10" fmla="+- 0 2749 2724"/>
                              <a:gd name="T11" fmla="*/ 2749 h 62"/>
                              <a:gd name="T12" fmla="+- 0 3068 2744"/>
                              <a:gd name="T13" fmla="*/ T12 w 355"/>
                              <a:gd name="T14" fmla="+- 0 2760 2724"/>
                              <a:gd name="T15" fmla="*/ 2760 h 62"/>
                              <a:gd name="T16" fmla="+- 0 3042 2744"/>
                              <a:gd name="T17" fmla="*/ T16 w 355"/>
                              <a:gd name="T18" fmla="+- 0 2760 2724"/>
                              <a:gd name="T19" fmla="*/ 2760 h 62"/>
                              <a:gd name="T20" fmla="+- 0 3068 2744"/>
                              <a:gd name="T21" fmla="*/ T20 w 355"/>
                              <a:gd name="T22" fmla="+- 0 2785 2724"/>
                              <a:gd name="T23" fmla="*/ 2785 h 62"/>
                              <a:gd name="T24" fmla="+- 0 3093 2744"/>
                              <a:gd name="T25" fmla="*/ T24 w 355"/>
                              <a:gd name="T26" fmla="+- 0 2760 2724"/>
                              <a:gd name="T27" fmla="*/ 2760 h 62"/>
                              <a:gd name="T28" fmla="+- 0 3068 2744"/>
                              <a:gd name="T29" fmla="*/ T28 w 355"/>
                              <a:gd name="T30" fmla="+- 0 2760 2724"/>
                              <a:gd name="T31" fmla="*/ 2760 h 62"/>
                              <a:gd name="T32" fmla="+- 0 3093 2744"/>
                              <a:gd name="T33" fmla="*/ T32 w 355"/>
                              <a:gd name="T34" fmla="+- 0 2760 2724"/>
                              <a:gd name="T35" fmla="*/ 2760 h 62"/>
                              <a:gd name="T36" fmla="+- 0 3098 2744"/>
                              <a:gd name="T37" fmla="*/ T36 w 355"/>
                              <a:gd name="T38" fmla="+- 0 2755 2724"/>
                              <a:gd name="T39" fmla="*/ 2755 h 62"/>
                              <a:gd name="T40" fmla="+- 0 3068 2744"/>
                              <a:gd name="T41" fmla="*/ T40 w 355"/>
                              <a:gd name="T42" fmla="+- 0 2724 2724"/>
                              <a:gd name="T43" fmla="*/ 2724 h 62"/>
                              <a:gd name="T44" fmla="+- 0 2775 2744"/>
                              <a:gd name="T45" fmla="*/ T44 w 355"/>
                              <a:gd name="T46" fmla="+- 0 2724 2724"/>
                              <a:gd name="T47" fmla="*/ 2724 h 62"/>
                              <a:gd name="T48" fmla="+- 0 2744 2744"/>
                              <a:gd name="T49" fmla="*/ T48 w 355"/>
                              <a:gd name="T50" fmla="+- 0 2755 2724"/>
                              <a:gd name="T51" fmla="*/ 2755 h 62"/>
                              <a:gd name="T52" fmla="+- 0 2775 2744"/>
                              <a:gd name="T53" fmla="*/ T52 w 355"/>
                              <a:gd name="T54" fmla="+- 0 2785 2724"/>
                              <a:gd name="T55" fmla="*/ 2785 h 62"/>
                              <a:gd name="T56" fmla="+- 0 2800 2744"/>
                              <a:gd name="T57" fmla="*/ T56 w 355"/>
                              <a:gd name="T58" fmla="+- 0 2760 2724"/>
                              <a:gd name="T59" fmla="*/ 2760 h 62"/>
                              <a:gd name="T60" fmla="+- 0 2775 2744"/>
                              <a:gd name="T61" fmla="*/ T60 w 355"/>
                              <a:gd name="T62" fmla="+- 0 2760 2724"/>
                              <a:gd name="T63" fmla="*/ 2760 h 62"/>
                              <a:gd name="T64" fmla="+- 0 2775 2744"/>
                              <a:gd name="T65" fmla="*/ T64 w 355"/>
                              <a:gd name="T66" fmla="+- 0 2749 2724"/>
                              <a:gd name="T67" fmla="*/ 2749 h 62"/>
                              <a:gd name="T68" fmla="+- 0 2800 2744"/>
                              <a:gd name="T69" fmla="*/ T68 w 355"/>
                              <a:gd name="T70" fmla="+- 0 2749 2724"/>
                              <a:gd name="T71" fmla="*/ 2749 h 62"/>
                              <a:gd name="T72" fmla="+- 0 2775 2744"/>
                              <a:gd name="T73" fmla="*/ T72 w 355"/>
                              <a:gd name="T74" fmla="+- 0 2724 2724"/>
                              <a:gd name="T75" fmla="*/ 2724 h 62"/>
                              <a:gd name="T76" fmla="+- 0 3042 2744"/>
                              <a:gd name="T77" fmla="*/ T76 w 355"/>
                              <a:gd name="T78" fmla="+- 0 2749 2724"/>
                              <a:gd name="T79" fmla="*/ 2749 h 62"/>
                              <a:gd name="T80" fmla="+- 0 3037 2744"/>
                              <a:gd name="T81" fmla="*/ T80 w 355"/>
                              <a:gd name="T82" fmla="+- 0 2755 2724"/>
                              <a:gd name="T83" fmla="*/ 2755 h 62"/>
                              <a:gd name="T84" fmla="+- 0 3042 2744"/>
                              <a:gd name="T85" fmla="*/ T84 w 355"/>
                              <a:gd name="T86" fmla="+- 0 2760 2724"/>
                              <a:gd name="T87" fmla="*/ 2760 h 62"/>
                              <a:gd name="T88" fmla="+- 0 3068 2744"/>
                              <a:gd name="T89" fmla="*/ T88 w 355"/>
                              <a:gd name="T90" fmla="+- 0 2760 2724"/>
                              <a:gd name="T91" fmla="*/ 2760 h 62"/>
                              <a:gd name="T92" fmla="+- 0 3068 2744"/>
                              <a:gd name="T93" fmla="*/ T92 w 355"/>
                              <a:gd name="T94" fmla="+- 0 2749 2724"/>
                              <a:gd name="T95" fmla="*/ 2749 h 62"/>
                              <a:gd name="T96" fmla="+- 0 3042 2744"/>
                              <a:gd name="T97" fmla="*/ T96 w 355"/>
                              <a:gd name="T98" fmla="+- 0 2749 2724"/>
                              <a:gd name="T99" fmla="*/ 2749 h 62"/>
                              <a:gd name="T100" fmla="+- 0 2800 2744"/>
                              <a:gd name="T101" fmla="*/ T100 w 355"/>
                              <a:gd name="T102" fmla="+- 0 2749 2724"/>
                              <a:gd name="T103" fmla="*/ 2749 h 62"/>
                              <a:gd name="T104" fmla="+- 0 2805 2744"/>
                              <a:gd name="T105" fmla="*/ T104 w 355"/>
                              <a:gd name="T106" fmla="+- 0 2755 2724"/>
                              <a:gd name="T107" fmla="*/ 2755 h 62"/>
                              <a:gd name="T108" fmla="+- 0 2800 2744"/>
                              <a:gd name="T109" fmla="*/ T108 w 355"/>
                              <a:gd name="T110" fmla="+- 0 2760 2724"/>
                              <a:gd name="T111" fmla="*/ 2760 h 62"/>
                              <a:gd name="T112" fmla="+- 0 3042 2744"/>
                              <a:gd name="T113" fmla="*/ T112 w 355"/>
                              <a:gd name="T114" fmla="+- 0 2760 2724"/>
                              <a:gd name="T115" fmla="*/ 2760 h 62"/>
                              <a:gd name="T116" fmla="+- 0 3037 2744"/>
                              <a:gd name="T117" fmla="*/ T116 w 355"/>
                              <a:gd name="T118" fmla="+- 0 2755 2724"/>
                              <a:gd name="T119" fmla="*/ 2755 h 62"/>
                              <a:gd name="T120" fmla="+- 0 3042 2744"/>
                              <a:gd name="T121" fmla="*/ T120 w 355"/>
                              <a:gd name="T122" fmla="+- 0 2749 2724"/>
                              <a:gd name="T123" fmla="*/ 2749 h 62"/>
                              <a:gd name="T124" fmla="+- 0 2800 2744"/>
                              <a:gd name="T125" fmla="*/ T124 w 355"/>
                              <a:gd name="T126" fmla="+- 0 2749 2724"/>
                              <a:gd name="T127" fmla="*/ 2749 h 62"/>
                              <a:gd name="T128" fmla="+- 0 2775 2744"/>
                              <a:gd name="T129" fmla="*/ T128 w 355"/>
                              <a:gd name="T130" fmla="+- 0 2749 2724"/>
                              <a:gd name="T131" fmla="*/ 2749 h 62"/>
                              <a:gd name="T132" fmla="+- 0 2775 2744"/>
                              <a:gd name="T133" fmla="*/ T132 w 355"/>
                              <a:gd name="T134" fmla="+- 0 2760 2724"/>
                              <a:gd name="T135" fmla="*/ 2760 h 62"/>
                              <a:gd name="T136" fmla="+- 0 2800 2744"/>
                              <a:gd name="T137" fmla="*/ T136 w 355"/>
                              <a:gd name="T138" fmla="+- 0 2760 2724"/>
                              <a:gd name="T139" fmla="*/ 2760 h 62"/>
                              <a:gd name="T140" fmla="+- 0 2805 2744"/>
                              <a:gd name="T141" fmla="*/ T140 w 355"/>
                              <a:gd name="T142" fmla="+- 0 2755 2724"/>
                              <a:gd name="T143" fmla="*/ 2755 h 62"/>
                              <a:gd name="T144" fmla="+- 0 2800 2744"/>
                              <a:gd name="T145" fmla="*/ T144 w 355"/>
                              <a:gd name="T146" fmla="+- 0 2749 2724"/>
                              <a:gd name="T147" fmla="*/ 2749 h 62"/>
                              <a:gd name="T148" fmla="+- 0 2775 2744"/>
                              <a:gd name="T149" fmla="*/ T148 w 355"/>
                              <a:gd name="T150" fmla="+- 0 2749 2724"/>
                              <a:gd name="T151" fmla="*/ 2749 h 62"/>
                              <a:gd name="T152" fmla="+- 0 2800 2744"/>
                              <a:gd name="T153" fmla="*/ T152 w 355"/>
                              <a:gd name="T154" fmla="+- 0 2749 2724"/>
                              <a:gd name="T155" fmla="*/ 2749 h 62"/>
                              <a:gd name="T156" fmla="+- 0 2775 2744"/>
                              <a:gd name="T157" fmla="*/ T156 w 355"/>
                              <a:gd name="T158" fmla="+- 0 2749 2724"/>
                              <a:gd name="T159" fmla="*/ 2749 h 62"/>
                              <a:gd name="T160" fmla="+- 0 2800 2744"/>
                              <a:gd name="T161" fmla="*/ T160 w 355"/>
                              <a:gd name="T162" fmla="+- 0 2749 2724"/>
                              <a:gd name="T163" fmla="*/ 2749 h 62"/>
                              <a:gd name="T164" fmla="+- 0 2800 2744"/>
                              <a:gd name="T165" fmla="*/ T164 w 355"/>
                              <a:gd name="T166" fmla="+- 0 2749 2724"/>
                              <a:gd name="T167" fmla="*/ 2749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55" h="62">
                                <a:moveTo>
                                  <a:pt x="324" y="0"/>
                                </a:moveTo>
                                <a:lnTo>
                                  <a:pt x="298" y="25"/>
                                </a:lnTo>
                                <a:lnTo>
                                  <a:pt x="324" y="25"/>
                                </a:lnTo>
                                <a:lnTo>
                                  <a:pt x="324" y="36"/>
                                </a:lnTo>
                                <a:lnTo>
                                  <a:pt x="298" y="36"/>
                                </a:lnTo>
                                <a:lnTo>
                                  <a:pt x="324" y="61"/>
                                </a:lnTo>
                                <a:lnTo>
                                  <a:pt x="349" y="36"/>
                                </a:lnTo>
                                <a:lnTo>
                                  <a:pt x="324" y="36"/>
                                </a:lnTo>
                                <a:lnTo>
                                  <a:pt x="349" y="36"/>
                                </a:lnTo>
                                <a:lnTo>
                                  <a:pt x="354" y="31"/>
                                </a:lnTo>
                                <a:lnTo>
                                  <a:pt x="324" y="0"/>
                                </a:lnTo>
                                <a:close/>
                                <a:moveTo>
                                  <a:pt x="31" y="0"/>
                                </a:moveTo>
                                <a:lnTo>
                                  <a:pt x="0" y="31"/>
                                </a:lnTo>
                                <a:lnTo>
                                  <a:pt x="31" y="61"/>
                                </a:lnTo>
                                <a:lnTo>
                                  <a:pt x="56" y="36"/>
                                </a:lnTo>
                                <a:lnTo>
                                  <a:pt x="31" y="36"/>
                                </a:lnTo>
                                <a:lnTo>
                                  <a:pt x="31" y="25"/>
                                </a:lnTo>
                                <a:lnTo>
                                  <a:pt x="56" y="25"/>
                                </a:lnTo>
                                <a:lnTo>
                                  <a:pt x="31" y="0"/>
                                </a:lnTo>
                                <a:close/>
                                <a:moveTo>
                                  <a:pt x="298" y="25"/>
                                </a:moveTo>
                                <a:lnTo>
                                  <a:pt x="293" y="31"/>
                                </a:lnTo>
                                <a:lnTo>
                                  <a:pt x="298" y="36"/>
                                </a:lnTo>
                                <a:lnTo>
                                  <a:pt x="324" y="36"/>
                                </a:lnTo>
                                <a:lnTo>
                                  <a:pt x="324" y="25"/>
                                </a:lnTo>
                                <a:lnTo>
                                  <a:pt x="298" y="25"/>
                                </a:lnTo>
                                <a:close/>
                                <a:moveTo>
                                  <a:pt x="56" y="25"/>
                                </a:moveTo>
                                <a:lnTo>
                                  <a:pt x="61" y="31"/>
                                </a:lnTo>
                                <a:lnTo>
                                  <a:pt x="56" y="36"/>
                                </a:lnTo>
                                <a:lnTo>
                                  <a:pt x="298" y="36"/>
                                </a:lnTo>
                                <a:lnTo>
                                  <a:pt x="293" y="31"/>
                                </a:lnTo>
                                <a:lnTo>
                                  <a:pt x="298" y="25"/>
                                </a:lnTo>
                                <a:lnTo>
                                  <a:pt x="56" y="25"/>
                                </a:lnTo>
                                <a:close/>
                                <a:moveTo>
                                  <a:pt x="31" y="25"/>
                                </a:moveTo>
                                <a:lnTo>
                                  <a:pt x="31" y="36"/>
                                </a:lnTo>
                                <a:lnTo>
                                  <a:pt x="56" y="36"/>
                                </a:lnTo>
                                <a:lnTo>
                                  <a:pt x="61" y="31"/>
                                </a:lnTo>
                                <a:lnTo>
                                  <a:pt x="56" y="25"/>
                                </a:lnTo>
                                <a:lnTo>
                                  <a:pt x="31" y="25"/>
                                </a:lnTo>
                                <a:close/>
                                <a:moveTo>
                                  <a:pt x="56" y="25"/>
                                </a:moveTo>
                                <a:lnTo>
                                  <a:pt x="31" y="25"/>
                                </a:lnTo>
                                <a:lnTo>
                                  <a:pt x="56" y="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5" name="Text Box 1003"/>
                        <wps:cNvSpPr txBox="1">
                          <a:spLocks noChangeArrowheads="1"/>
                        </wps:cNvSpPr>
                        <wps:spPr bwMode="auto">
                          <a:xfrm>
                            <a:off x="1554" y="1672"/>
                            <a:ext cx="868" cy="1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36" w:lineRule="exact"/>
                                <w:ind w:left="26"/>
                                <w:rPr>
                                  <w:rFonts w:ascii="Arial-BoldItalicMT"/>
                                  <w:b/>
                                  <w:i/>
                                  <w:sz w:val="12"/>
                                </w:rPr>
                              </w:pPr>
                              <w:r>
                                <w:rPr>
                                  <w:rFonts w:ascii="Arial-BoldItalicMT"/>
                                  <w:b/>
                                  <w:i/>
                                  <w:color w:val="0079C1"/>
                                  <w:sz w:val="12"/>
                                </w:rPr>
                                <w:t>Buoyant force</w:t>
                              </w:r>
                            </w:p>
                            <w:p w:rsidR="0009622D" w:rsidRDefault="0009622D">
                              <w:pPr>
                                <w:rPr>
                                  <w:sz w:val="14"/>
                                </w:rPr>
                              </w:pPr>
                            </w:p>
                            <w:p w:rsidR="0009622D" w:rsidRDefault="0009622D">
                              <w:pPr>
                                <w:spacing w:before="120" w:line="638" w:lineRule="auto"/>
                                <w:ind w:right="684" w:firstLine="47"/>
                                <w:rPr>
                                  <w:rFonts w:ascii="Arial"/>
                                  <w:b/>
                                  <w:sz w:val="14"/>
                                </w:rPr>
                              </w:pPr>
                              <w:r>
                                <w:rPr>
                                  <w:rFonts w:ascii="Arial"/>
                                  <w:b/>
                                  <w:color w:val="800000"/>
                                  <w:sz w:val="14"/>
                                </w:rPr>
                                <w:t xml:space="preserve">M </w:t>
                              </w:r>
                              <w:r>
                                <w:rPr>
                                  <w:rFonts w:ascii="Arial"/>
                                  <w:b/>
                                  <w:color w:val="6A972D"/>
                                  <w:sz w:val="14"/>
                                </w:rPr>
                                <w:t>G</w:t>
                              </w:r>
                            </w:p>
                            <w:p w:rsidR="0009622D" w:rsidRDefault="0009622D">
                              <w:pPr>
                                <w:spacing w:before="78"/>
                                <w:ind w:left="14"/>
                                <w:rPr>
                                  <w:rFonts w:ascii="Arial" w:hAnsi="Arial"/>
                                  <w:b/>
                                  <w:sz w:val="14"/>
                                </w:rPr>
                              </w:pPr>
                              <w:r>
                                <w:rPr>
                                  <w:rFonts w:ascii="Arial" w:hAnsi="Arial"/>
                                  <w:b/>
                                  <w:color w:val="0079C1"/>
                                  <w:sz w:val="14"/>
                                </w:rPr>
                                <w:t>B’</w:t>
                              </w:r>
                            </w:p>
                          </w:txbxContent>
                        </wps:txbx>
                        <wps:bodyPr rot="0" vert="horz" wrap="square" lIns="0" tIns="0" rIns="0" bIns="0" anchor="t" anchorCtr="0" upright="1">
                          <a:noAutofit/>
                        </wps:bodyPr>
                      </wps:wsp>
                      <wps:wsp>
                        <wps:cNvPr id="1036" name="Text Box 1002"/>
                        <wps:cNvSpPr txBox="1">
                          <a:spLocks noChangeArrowheads="1"/>
                        </wps:cNvSpPr>
                        <wps:spPr bwMode="auto">
                          <a:xfrm>
                            <a:off x="1421" y="4013"/>
                            <a:ext cx="781"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36" w:lineRule="exact"/>
                                <w:rPr>
                                  <w:rFonts w:ascii="Arial-BoldItalicMT"/>
                                  <w:b/>
                                  <w:i/>
                                  <w:sz w:val="12"/>
                                </w:rPr>
                              </w:pPr>
                              <w:r>
                                <w:rPr>
                                  <w:rFonts w:ascii="Arial-BoldItalicMT"/>
                                  <w:b/>
                                  <w:i/>
                                  <w:color w:val="6A972D"/>
                                  <w:sz w:val="12"/>
                                </w:rPr>
                                <w:t>Gravity force</w:t>
                              </w:r>
                            </w:p>
                          </w:txbxContent>
                        </wps:txbx>
                        <wps:bodyPr rot="0" vert="horz" wrap="square" lIns="0" tIns="0" rIns="0" bIns="0" anchor="t" anchorCtr="0" upright="1">
                          <a:noAutofit/>
                        </wps:bodyPr>
                      </wps:wsp>
                      <wps:wsp>
                        <wps:cNvPr id="1037" name="Text Box 1001"/>
                        <wps:cNvSpPr txBox="1">
                          <a:spLocks noChangeArrowheads="1"/>
                        </wps:cNvSpPr>
                        <wps:spPr bwMode="auto">
                          <a:xfrm>
                            <a:off x="3180" y="2172"/>
                            <a:ext cx="139"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59" w:lineRule="exact"/>
                                <w:rPr>
                                  <w:rFonts w:ascii="Arial"/>
                                  <w:b/>
                                  <w:sz w:val="14"/>
                                </w:rPr>
                              </w:pPr>
                              <w:r>
                                <w:rPr>
                                  <w:rFonts w:ascii="Arial"/>
                                  <w:b/>
                                  <w:color w:val="800000"/>
                                  <w:w w:val="101"/>
                                  <w:sz w:val="14"/>
                                </w:rPr>
                                <w:t>M</w:t>
                              </w:r>
                            </w:p>
                          </w:txbxContent>
                        </wps:txbx>
                        <wps:bodyPr rot="0" vert="horz" wrap="square" lIns="0" tIns="0" rIns="0" bIns="0" anchor="t" anchorCtr="0" upright="1">
                          <a:noAutofit/>
                        </wps:bodyPr>
                      </wps:wsp>
                      <wps:wsp>
                        <wps:cNvPr id="1038" name="Text Box 1000"/>
                        <wps:cNvSpPr txBox="1">
                          <a:spLocks noChangeArrowheads="1"/>
                        </wps:cNvSpPr>
                        <wps:spPr bwMode="auto">
                          <a:xfrm>
                            <a:off x="2974" y="2420"/>
                            <a:ext cx="103"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2"/>
                                <w:rPr>
                                  <w:rFonts w:ascii="Cambria Math" w:eastAsia="Cambria Math"/>
                                  <w:sz w:val="12"/>
                                </w:rPr>
                              </w:pPr>
                              <w:r>
                                <w:rPr>
                                  <w:rFonts w:ascii="Cambria Math" w:eastAsia="Cambria Math"/>
                                  <w:sz w:val="12"/>
                                </w:rPr>
                                <w:t>𝜑</w:t>
                              </w:r>
                            </w:p>
                          </w:txbxContent>
                        </wps:txbx>
                        <wps:bodyPr rot="0" vert="horz" wrap="square" lIns="0" tIns="0" rIns="0" bIns="0" anchor="t" anchorCtr="0" upright="1">
                          <a:noAutofit/>
                        </wps:bodyPr>
                      </wps:wsp>
                      <wps:wsp>
                        <wps:cNvPr id="1039" name="Text Box 999"/>
                        <wps:cNvSpPr txBox="1">
                          <a:spLocks noChangeArrowheads="1"/>
                        </wps:cNvSpPr>
                        <wps:spPr bwMode="auto">
                          <a:xfrm>
                            <a:off x="2569" y="2651"/>
                            <a:ext cx="131"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59" w:lineRule="exact"/>
                                <w:rPr>
                                  <w:rFonts w:ascii="Arial"/>
                                  <w:b/>
                                  <w:sz w:val="14"/>
                                </w:rPr>
                              </w:pPr>
                              <w:r>
                                <w:rPr>
                                  <w:rFonts w:ascii="Arial"/>
                                  <w:b/>
                                  <w:color w:val="6A972D"/>
                                  <w:w w:val="101"/>
                                  <w:sz w:val="14"/>
                                </w:rPr>
                                <w:t>G</w:t>
                              </w:r>
                            </w:p>
                          </w:txbxContent>
                        </wps:txbx>
                        <wps:bodyPr rot="0" vert="horz" wrap="square" lIns="0" tIns="0" rIns="0" bIns="0" anchor="t" anchorCtr="0" upright="1">
                          <a:noAutofit/>
                        </wps:bodyPr>
                      </wps:wsp>
                      <wps:wsp>
                        <wps:cNvPr id="1040" name="Text Box 998"/>
                        <wps:cNvSpPr txBox="1">
                          <a:spLocks noChangeArrowheads="1"/>
                        </wps:cNvSpPr>
                        <wps:spPr bwMode="auto">
                          <a:xfrm>
                            <a:off x="3111" y="2639"/>
                            <a:ext cx="706" cy="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247" w:lineRule="auto"/>
                                <w:ind w:right="-4" w:firstLine="3"/>
                                <w:rPr>
                                  <w:rFonts w:ascii="Arial"/>
                                  <w:b/>
                                  <w:sz w:val="12"/>
                                </w:rPr>
                              </w:pPr>
                              <w:r>
                                <w:rPr>
                                  <w:rFonts w:ascii="Arial"/>
                                  <w:b/>
                                  <w:sz w:val="12"/>
                                </w:rPr>
                                <w:t>GZ (righting arm)</w:t>
                              </w:r>
                            </w:p>
                            <w:p w:rsidR="0009622D" w:rsidRDefault="0009622D">
                              <w:pPr>
                                <w:spacing w:before="53" w:line="247" w:lineRule="auto"/>
                                <w:ind w:right="206"/>
                                <w:rPr>
                                  <w:rFonts w:ascii="Arial-BoldItalicMT"/>
                                  <w:b/>
                                  <w:i/>
                                  <w:sz w:val="12"/>
                                </w:rPr>
                              </w:pPr>
                              <w:r>
                                <w:rPr>
                                  <w:rFonts w:ascii="Arial-BoldItalicMT"/>
                                  <w:b/>
                                  <w:i/>
                                  <w:color w:val="0079C1"/>
                                  <w:sz w:val="12"/>
                                </w:rPr>
                                <w:t>Buoyant force</w:t>
                              </w:r>
                            </w:p>
                          </w:txbxContent>
                        </wps:txbx>
                        <wps:bodyPr rot="0" vert="horz" wrap="square" lIns="0" tIns="0" rIns="0" bIns="0" anchor="t" anchorCtr="0" upright="1">
                          <a:noAutofit/>
                        </wps:bodyPr>
                      </wps:wsp>
                      <wps:wsp>
                        <wps:cNvPr id="1041" name="Text Box 997"/>
                        <wps:cNvSpPr txBox="1">
                          <a:spLocks noChangeArrowheads="1"/>
                        </wps:cNvSpPr>
                        <wps:spPr bwMode="auto">
                          <a:xfrm>
                            <a:off x="2197" y="3555"/>
                            <a:ext cx="190"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36" w:lineRule="exact"/>
                                <w:rPr>
                                  <w:rFonts w:ascii="Arial"/>
                                  <w:b/>
                                  <w:sz w:val="12"/>
                                </w:rPr>
                              </w:pPr>
                              <w:r>
                                <w:rPr>
                                  <w:rFonts w:ascii="Arial"/>
                                  <w:b/>
                                  <w:sz w:val="12"/>
                                </w:rPr>
                                <w:t>CL</w:t>
                              </w:r>
                            </w:p>
                          </w:txbxContent>
                        </wps:txbx>
                        <wps:bodyPr rot="0" vert="horz" wrap="square" lIns="0" tIns="0" rIns="0" bIns="0" anchor="t" anchorCtr="0" upright="1">
                          <a:noAutofit/>
                        </wps:bodyPr>
                      </wps:wsp>
                      <wps:wsp>
                        <wps:cNvPr id="1042" name="Text Box 996"/>
                        <wps:cNvSpPr txBox="1">
                          <a:spLocks noChangeArrowheads="1"/>
                        </wps:cNvSpPr>
                        <wps:spPr bwMode="auto">
                          <a:xfrm>
                            <a:off x="3165" y="3445"/>
                            <a:ext cx="161"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59" w:lineRule="exact"/>
                                <w:rPr>
                                  <w:rFonts w:ascii="Arial" w:hAnsi="Arial"/>
                                  <w:b/>
                                  <w:sz w:val="14"/>
                                </w:rPr>
                              </w:pPr>
                              <w:r>
                                <w:rPr>
                                  <w:rFonts w:ascii="Arial" w:hAnsi="Arial"/>
                                  <w:b/>
                                  <w:color w:val="0079C1"/>
                                  <w:sz w:val="14"/>
                                </w:rPr>
                                <w:t>B’</w:t>
                              </w:r>
                            </w:p>
                          </w:txbxContent>
                        </wps:txbx>
                        <wps:bodyPr rot="0" vert="horz" wrap="square" lIns="0" tIns="0" rIns="0" bIns="0" anchor="t" anchorCtr="0" upright="1">
                          <a:noAutofit/>
                        </wps:bodyPr>
                      </wps:wsp>
                    </wpg:wgp>
                  </a:graphicData>
                </a:graphic>
              </wp:inline>
            </w:drawing>
          </mc:Choice>
          <mc:Fallback>
            <w:pict>
              <v:group w14:anchorId="5BC6EEB0" id="Group 995" o:spid="_x0000_s1371" style="width:195.05pt;height:252.05pt;mso-position-horizontal-relative:char;mso-position-vertical-relative:line" coordsize="3901,5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">
                <v:shape id="Picture 1031" o:spid="_x0000_s1372" type="#_x0000_t75" style="position:absolute;top:2352;width:2871;height:2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">
                  <v:imagedata r:id="rId174" o:title=""/>
                </v:shape>
                <v:rect id="Rectangle 1030" o:spid="_x0000_s1373" style="position:absolute;left:41;top:2373;width:2790;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" fillcolor="#c0e7ff" stroked="f"/>
                <v:line id="Line 1029" o:spid="_x0000_s1374" style="position:absolute;visibility:visible;mso-wrap-style:square" from="46,2383" to="2827,2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" strokecolor="#0079c1" strokeweight=".898mm"/>
                <v:shape id="AutoShape 1028" o:spid="_x0000_s1375" style="position:absolute;left:1067;top:14;width:745;height:3861;visibility:visible;mso-wrap-style:square;v-text-anchor:top" coordsize="745,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" path="m306,2387r-95,214l215,2602,,3820r232,41l447,2643r4,l434,2410,306,2387xm451,2643r-4,l451,2644r,-1xm338,2225r-26,145l435,2391r25,-144l338,2225xm389,2105r-50,112l462,2238r-9,-121l389,2105xm463,2101r-72,l453,2112r,5l461,2118r2,-17xm617,918l389,2105r2,-4l463,2101,653,924r-36,-6xm328,872r-12,18l296,942r-25,82l242,1129r-30,121l184,1372r-22,106l148,1562r-6,56l145,1640r12,-18l177,1569r25,-82l231,1383r30,-121l289,1140r21,-106l325,949r6,-56l328,872xm729,917r-112,l653,923r,1l726,937r3,-20xm397,767l378,876r239,42l617,917r112,l745,829,397,767xm339,776r-15,l312,782r-10,10l297,805r,15l303,833r10,9l326,848r15,-1l354,842r9,-10l369,818r-1,-14l363,791r-7,-6l356,784r-3,-3l339,776xm356,784r,1l356,784xm446,l436,19,423,74r-15,85l392,266,376,390,363,514r-9,108l350,707r,57l356,784r10,-18l380,711r15,-85l411,519,426,395,439,271r9,-108l452,78r,-57l446,xe" fillcolor="#d9d9d9" stroked="f">
                  <v:path arrowok="t" o:connecttype="custom" o:connectlocs="211,2615;0,3834;447,2657;434,2424;451,2657;451,2658;338,2239;435,2405;338,2239;339,2231;453,2131;463,2115;453,2126;461,2132;617,932;389,2119;463,2115;617,932;316,904;271,1038;212,1264;162,1492;142,1632;157,1636;202,1501;261,1276;310,1048;331,907;729,931;653,937;726,951;397,781;617,932;729,931;397,781;324,790;302,806;297,834;313,856;341,861;363,846;368,818;356,799;356,798;339,790;356,799;356,798;436,33;408,173;376,404;354,636;350,778;356,798;380,725;411,533;439,285;452,92;446,14" o:connectangles="0,0,0,0,0,0,0,0,0,0,0,0,0,0,0,0,0,0,0,0,0,0,0,0,0,0,0,0,0,0,0,0,0,0,0,0,0,0,0,0,0,0,0,0,0,0,0,0,0,0,0,0,0,0,0,0,0,0"/>
                </v:shape>
                <v:shape id="Freeform 1027" o:spid="_x0000_s1376" style="position:absolute;left:1067;top:2401;width:451;height:1475;visibility:visible;mso-wrap-style:square;v-text-anchor:top" coordsize="451,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" path="m306,l434,23r17,234l447,256,232,1474,,1433,215,215r-4,-1l306,xe" filled="f" strokeweight=".17961mm">
                  <v:path arrowok="t" o:connecttype="custom" o:connectlocs="306,2401;434,2424;451,2658;447,2657;232,3875;0,3834;215,2616;211,2615;306,2401" o:connectangles="0,0,0,0,0,0,0,0,0"/>
                </v:shape>
                <v:shape id="Picture 1026" o:spid="_x0000_s1377" type="#_x0000_t75" style="position:absolute;left:1374;top:2114;width:160;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">
                  <v:imagedata r:id="rId175" o:title=""/>
                </v:shape>
                <v:shape id="Freeform 1025" o:spid="_x0000_s1378" style="position:absolute;left:1209;top:886;width:190;height:768;visibility:visible;mso-wrap-style:square;v-text-anchor:top" coordsize="190,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" path="m186,r-3,77l168,162,147,268,119,390,89,511,60,615,35,697,3,768,,746,20,606,42,500,70,378,100,257,129,152,154,70,186,xe" filled="f" strokeweight=".17961mm">
                  <v:path arrowok="t" o:connecttype="custom" o:connectlocs="186,886;183,963;168,1048;147,1154;119,1276;89,1397;60,1501;35,1583;3,1654;0,1632;20,1492;42,1386;70,1264;100,1143;129,1038;154,956;186,886" o:connectangles="0,0,0,0,0,0,0,0,0,0,0,0,0,0,0,0,0"/>
                </v:shape>
                <v:shape id="Freeform 1024" o:spid="_x0000_s1379" style="position:absolute;left:1456;top:932;width:265;height:1201;visibility:visible;mso-wrap-style:square;v-text-anchor:top" coordsize="265,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" path="m228,r36,6l72,1200r-8,-1l64,1194,2,1183r-2,4l228,xe" filled="f" strokeweight=".17961mm">
                  <v:path arrowok="t" o:connecttype="custom" o:connectlocs="228,932;264,938;72,2132;64,2131;64,2126;2,2115;0,2119;228,932" o:connectangles="0,0,0,0,0,0,0,0"/>
                </v:shape>
                <v:shape id="Picture 1023" o:spid="_x0000_s1380" type="#_x0000_t75" style="position:absolute;left:1358;top:776;width:45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">
                  <v:imagedata r:id="rId176" o:title=""/>
                </v:shape>
                <v:shape id="Freeform 1022" o:spid="_x0000_s1381" style="position:absolute;left:1417;top:14;width:103;height:785;visibility:visible;mso-wrap-style:square;v-text-anchor:top" coordsize="10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" path="m96,r6,21l102,78r-4,85l89,271,76,395,61,519,45,626,30,711,6,785,,764,,707,4,622,13,514,26,390,42,266,58,159,73,74,96,xe" filled="f" strokeweight=".17961mm">
                  <v:path arrowok="t" o:connecttype="custom" o:connectlocs="96,14;102,35;102,92;98,177;89,285;76,409;61,533;45,640;30,725;6,799;0,778;0,721;4,636;13,528;26,404;42,280;58,173;73,88;96,14" o:connectangles="0,0,0,0,0,0,0,0,0,0,0,0,0,0,0,0,0,0,0"/>
                </v:shape>
                <v:line id="Line 1021" o:spid="_x0000_s1382" style="position:absolute;visibility:visible;mso-wrap-style:square" from="1018,4607" to="1877,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" strokeweight=".35919mm"/>
                <v:shape id="Picture 1020" o:spid="_x0000_s1383" type="#_x0000_t75" style="position:absolute;left:1221;top:3118;width:1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">
                  <v:imagedata r:id="rId177" o:title=""/>
                </v:shape>
                <v:shape id="Picture 1019" o:spid="_x0000_s1384" type="#_x0000_t75" style="position:absolute;left:1425;top:3024;width:144;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">
                  <v:imagedata r:id="rId178" o:title=""/>
                </v:shape>
                <v:shape id="Picture 1018" o:spid="_x0000_s1385" type="#_x0000_t75" style="position:absolute;left:1325;top:2517;width:150;height: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">
                  <v:imagedata r:id="rId179" o:title=""/>
                </v:shape>
                <v:shape id="AutoShape 1017" o:spid="_x0000_s1386" style="position:absolute;left:1456;top:1395;width:62;height:1721;visibility:visible;mso-wrap-style:square;v-text-anchor:top" coordsize="62,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" path="m20,1662r-1,l9,1669r-7,9l,1690r2,12l9,1712r10,6l31,1721r11,-3l52,1712r7,-10l61,1690r-41,l20,1662xm31,1660r-11,2l20,1690r21,l41,1662r-10,-2xm41,1662r,28l61,1690r-2,-12l52,1669r-10,-7l41,1662xm41,1527r-21,l20,1662r11,-2l41,1660r,-133xm41,1660r-10,l41,1662r,-2xm41,1303r-21,l20,1466r21,l41,1303xm41,1079r-21,l20,1242r21,l41,1079xm41,855r-21,l20,1018r21,l41,855xm41,631r-21,l20,794r21,l41,631xm41,407r-21,l20,570r21,l41,407xm41,183r-21,l20,346r21,l41,183xm41,51r-21,l20,122r21,l41,51xm31,l,61r20,l20,51r36,l31,xm56,51r-15,l41,61r20,l56,51xe" fillcolor="#0079c1" stroked="f">
                  <v:path arrowok="t" o:connecttype="custom" o:connectlocs="19,3057;2,3073;2,3097;19,3113;42,3113;59,3097;20,3085;31,3055;20,3085;41,3057;41,3057;61,3085;52,3064;41,3057;20,2922;31,3055;41,2922;31,3055;41,3055;20,2698;41,2861;41,2474;20,2637;41,2474;20,2250;41,2413;41,2026;20,2189;41,2026;20,1802;41,1965;41,1578;20,1741;41,1578;20,1446;41,1517;31,1395;20,1456;56,1446;56,1446;41,1456;56,1446" o:connectangles="0,0,0,0,0,0,0,0,0,0,0,0,0,0,0,0,0,0,0,0,0,0,0,0,0,0,0,0,0,0,0,0,0,0,0,0,0,0,0,0,0,0"/>
                </v:shape>
                <v:shape id="AutoShape 1016" o:spid="_x0000_s1387" style="position:absolute;left:1364;top:2546;width:62;height:1644;visibility:visible;mso-wrap-style:square;v-text-anchor:top" coordsize="62,1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" path="m21,59r,134l41,193,41,61r-10,l21,59xm41,30r-20,l21,59r10,2l41,59r,-29xm41,59l31,61r10,l41,59xm31,l19,2,9,9,3,18,,30,3,42,9,52r10,7l21,59r,-29l61,30,59,18,53,9,43,2,31,xm61,30r-20,l41,59r2,l53,52,59,42,61,30xm41,254r-20,l21,417r20,l41,254xm41,478r-20,l21,641r20,l41,478xm41,702r-20,l21,865r20,l41,702xm41,926r-20,l21,1089r20,l41,926xm41,1150r-20,l21,1313r20,l41,1150xm41,1374r-20,l21,1537r20,l41,1374xm61,1582r-61,l31,1643r30,-61xe" fillcolor="#6a972d" stroked="f">
                  <v:path arrowok="t" o:connecttype="custom" o:connectlocs="21,2739;41,2607;21,2605;21,2576;31,2607;41,2576;31,2607;41,2605;19,2548;3,2564;3,2588;19,2605;21,2576;59,2564;43,2548;61,2576;41,2605;53,2598;61,2576;21,2800;41,2963;41,3024;21,3187;41,3024;21,3248;41,3411;41,3472;21,3635;41,3472;21,3696;41,3859;41,3920;21,4083;41,3920;0,4128;61,4128" o:connectangles="0,0,0,0,0,0,0,0,0,0,0,0,0,0,0,0,0,0,0,0,0,0,0,0,0,0,0,0,0,0,0,0,0,0,0,0"/>
                </v:shape>
                <v:shape id="Picture 1015" o:spid="_x0000_s1388" type="#_x0000_t75" style="position:absolute;left:1427;top:2099;width:150;height: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">
                  <v:imagedata r:id="rId163" o:title=""/>
                </v:shape>
                <v:line id="Line 1014" o:spid="_x0000_s1389" style="position:absolute;visibility:visible;mso-wrap-style:square" from="1604,2047" to="2075,2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" strokeweight=".17961mm"/>
                <v:line id="Line 1013" o:spid="_x0000_s1390" style="position:absolute;visibility:visible;mso-wrap-style:square" from="1400,3223" to="2073,3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" strokeweight=".17961mm"/>
                <v:rect id="Rectangle 1012" o:spid="_x0000_s1391" style="position:absolute;left:2067;top:1955;width:1823;height:1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" stroked="f"/>
                <v:rect id="Rectangle 1011" o:spid="_x0000_s1392" style="position:absolute;left:2067;top:1955;width:1823;height:1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" filled="f" strokecolor="#a6a6a6" strokeweight=".35919mm"/>
                <v:shape id="Picture 1010" o:spid="_x0000_s1393" type="#_x0000_t75" style="position:absolute;left:3006;top:3360;width:148;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">
                  <v:imagedata r:id="rId180" o:title=""/>
                </v:shape>
                <v:shape id="AutoShape 1009" o:spid="_x0000_s1394" style="position:absolute;left:3044;top:2067;width:62;height:1375;visibility:visible;mso-wrap-style:square;v-text-anchor:top" coordsize="62,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" path="m21,1315r-2,1l9,1322r-6,10l,1344r3,12l9,1366r10,6l31,1374r12,-2l53,1366r6,-10l62,1344r-41,l21,1315xm31,1313r-10,2l21,1344r20,l41,1315r-10,-2xm41,1315r,29l62,1344r-3,-12l53,1322r-10,-6l41,1315xm41,1181r-20,l21,1315r10,-2l41,1313r,-132xm41,1313r-10,l41,1315r,-2xm41,957r-20,l21,1120r20,l41,957xm41,733r-20,l21,896r20,l41,733xm41,509r-20,l21,672r20,l41,509xm41,285r-20,l21,448r20,l41,285xm41,61r-20,l21,224r20,l41,61xm31,l,61r21,l61,61,31,xm61,61r-20,l62,61r-1,xe" fillcolor="#0079c1" stroked="f">
                  <v:path arrowok="t" o:connecttype="custom" o:connectlocs="19,3383;3,3399;3,3423;19,3439;43,3439;59,3423;21,3411;31,3380;21,3411;41,3382;41,3382;62,3411;53,3389;41,3382;21,3248;31,3380;41,3248;31,3380;41,3380;21,3024;41,3187;41,2800;21,2963;41,2800;21,2576;41,2739;41,2352;21,2515;41,2352;21,2128;41,2291;31,2067;21,2128;61,2128;61,2128;41,2128;61,2128" o:connectangles="0,0,0,0,0,0,0,0,0,0,0,0,0,0,0,0,0,0,0,0,0,0,0,0,0,0,0,0,0,0,0,0,0,0,0,0,0"/>
                </v:shape>
                <v:shape id="Picture 1008" o:spid="_x0000_s1395" type="#_x0000_t75" style="position:absolute;left:3006;top:2178;width:148;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">
                  <v:imagedata r:id="rId181" o:title=""/>
                </v:shape>
                <v:line id="Line 1007" o:spid="_x0000_s1396" style="position:absolute;visibility:visible;mso-wrap-style:square" from="2281,3534" to="3209,3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" strokeweight=".35919mm"/>
                <v:shape id="AutoShape 1006" o:spid="_x0000_s1397" style="position:absolute;left:2705;top:2695;width:140;height:140;visibility:visible;mso-wrap-style:square;v-text-anchor:top" coordsize="1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" path="m23,l,23,46,70,,116r23,24l70,93r46,l93,70,116,46r-46,l23,xm116,93r-46,l116,140r23,-24l116,93xm116,l70,46r46,l139,23,116,xe" fillcolor="#bbdd8c" stroked="f">
                  <v:path arrowok="t" o:connecttype="custom" o:connectlocs="23,2695;0,2718;46,2765;0,2811;23,2835;70,2788;116,2788;93,2765;116,2741;70,2741;23,2695;116,2788;70,2788;116,2835;139,2811;116,2788;116,2695;70,2741;116,2741;139,2718;116,2695" o:connectangles="0,0,0,0,0,0,0,0,0,0,0,0,0,0,0,0,0,0,0,0,0"/>
                </v:shape>
                <v:shape id="Freeform 1005" o:spid="_x0000_s1398" style="position:absolute;left:2705;top:2695;width:140;height:140;visibility:visible;mso-wrap-style:square;v-text-anchor:top" coordsize="1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" path="m,23l23,,70,46,116,r23,23l93,70r46,46l116,140,70,93,23,140,,116,46,70,,23xe" filled="f" strokeweight=".17961mm">
                  <v:path arrowok="t" o:connecttype="custom" o:connectlocs="0,2718;23,2695;70,2741;116,2695;139,2718;93,2765;139,2811;116,2835;70,2788;23,2835;0,2811;46,2765;0,2718" o:connectangles="0,0,0,0,0,0,0,0,0,0,0,0,0"/>
                </v:shape>
                <v:shape id="AutoShape 1004" o:spid="_x0000_s1399" style="position:absolute;left:2744;top:2724;width:355;height:62;visibility:visible;mso-wrap-style:square;v-text-anchor:top" coordsize="35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" path="m324,l298,25r26,l324,36r-26,l324,61,349,36r-25,l349,36r5,-5l324,xm31,l,31,31,61,56,36r-25,l31,25r25,l31,xm298,25r-5,6l298,36r26,l324,25r-26,xm56,25r5,6l56,36r242,l293,31r5,-6l56,25xm31,25r,11l56,36r5,-5l56,25r-25,xm56,25r-25,l56,25xe" fillcolor="black" stroked="f">
                  <v:path arrowok="t" o:connecttype="custom" o:connectlocs="324,2724;298,2749;324,2749;324,2760;298,2760;324,2785;349,2760;324,2760;349,2760;354,2755;324,2724;31,2724;0,2755;31,2785;56,2760;31,2760;31,2749;56,2749;31,2724;298,2749;293,2755;298,2760;324,2760;324,2749;298,2749;56,2749;61,2755;56,2760;298,2760;293,2755;298,2749;56,2749;31,2749;31,2760;56,2760;61,2755;56,2749;31,2749;56,2749;31,2749;56,2749;56,2749" o:connectangles="0,0,0,0,0,0,0,0,0,0,0,0,0,0,0,0,0,0,0,0,0,0,0,0,0,0,0,0,0,0,0,0,0,0,0,0,0,0,0,0,0,0"/>
                </v:shape>
                <v:shape id="Text Box 1003" o:spid="_x0000_s1400" type="#_x0000_t202" style="position:absolute;left:1554;top:1672;width:868;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" filled="f" stroked="f">
                  <v:textbox inset="0,0,0,0">
                    <w:txbxContent>
                      <w:p w:rsidR="0009622D" w:rsidRDefault="0009622D">
                        <w:pPr>
                          <w:spacing w:line="136" w:lineRule="exact"/>
                          <w:ind w:left="26"/>
                          <w:rPr>
                            <w:rFonts w:ascii="Arial-BoldItalicMT"/>
                            <w:b/>
                            <w:i/>
                            <w:sz w:val="12"/>
                          </w:rPr>
                        </w:pPr>
                        <w:r>
                          <w:rPr>
                            <w:rFonts w:ascii="Arial-BoldItalicMT"/>
                            <w:b/>
                            <w:i/>
                            <w:color w:val="0079C1"/>
                            <w:sz w:val="12"/>
                          </w:rPr>
                          <w:t>Buoyant force</w:t>
                        </w:r>
                      </w:p>
                      <w:p w:rsidR="0009622D" w:rsidRDefault="0009622D">
                        <w:pPr>
                          <w:rPr>
                            <w:sz w:val="14"/>
                          </w:rPr>
                        </w:pPr>
                      </w:p>
                      <w:p w:rsidR="0009622D" w:rsidRDefault="0009622D">
                        <w:pPr>
                          <w:spacing w:before="120" w:line="638" w:lineRule="auto"/>
                          <w:ind w:right="684" w:firstLine="47"/>
                          <w:rPr>
                            <w:rFonts w:ascii="Arial"/>
                            <w:b/>
                            <w:sz w:val="14"/>
                          </w:rPr>
                        </w:pPr>
                        <w:r>
                          <w:rPr>
                            <w:rFonts w:ascii="Arial"/>
                            <w:b/>
                            <w:color w:val="800000"/>
                            <w:sz w:val="14"/>
                          </w:rPr>
                          <w:t xml:space="preserve">M </w:t>
                        </w:r>
                        <w:r>
                          <w:rPr>
                            <w:rFonts w:ascii="Arial"/>
                            <w:b/>
                            <w:color w:val="6A972D"/>
                            <w:sz w:val="14"/>
                          </w:rPr>
                          <w:t>G</w:t>
                        </w:r>
                      </w:p>
                      <w:p w:rsidR="0009622D" w:rsidRDefault="0009622D">
                        <w:pPr>
                          <w:spacing w:before="78"/>
                          <w:ind w:left="14"/>
                          <w:rPr>
                            <w:rFonts w:ascii="Arial" w:hAnsi="Arial"/>
                            <w:b/>
                            <w:sz w:val="14"/>
                          </w:rPr>
                        </w:pPr>
                        <w:r>
                          <w:rPr>
                            <w:rFonts w:ascii="Arial" w:hAnsi="Arial"/>
                            <w:b/>
                            <w:color w:val="0079C1"/>
                            <w:sz w:val="14"/>
                          </w:rPr>
                          <w:t>B’</w:t>
                        </w:r>
                      </w:p>
                    </w:txbxContent>
                  </v:textbox>
                </v:shape>
                <v:shape id="Text Box 1002" o:spid="_x0000_s1401" type="#_x0000_t202" style="position:absolute;left:1421;top:4013;width:781;height: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ZbqwwAAAN0AAAAPAAAAZHJzL2Rvd25yZXYueG1sRE/fa8Iw&#10;EH4f7H8IJ+xtJm5Q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jVGW6sMAAADdAAAADwAA&#10;AAAAAAAAAAAAAAAHAgAAZHJzL2Rvd25yZXYueG1sUEsFBgAAAAADAAMAtwAAAPcCAAAAAA==&#10;" filled="f" stroked="f">
                  <v:textbox inset="0,0,0,0">
                    <w:txbxContent>
                      <w:p w:rsidR="0009622D" w:rsidRDefault="0009622D">
                        <w:pPr>
                          <w:spacing w:line="136" w:lineRule="exact"/>
                          <w:rPr>
                            <w:rFonts w:ascii="Arial-BoldItalicMT"/>
                            <w:b/>
                            <w:i/>
                            <w:sz w:val="12"/>
                          </w:rPr>
                        </w:pPr>
                        <w:r>
                          <w:rPr>
                            <w:rFonts w:ascii="Arial-BoldItalicMT"/>
                            <w:b/>
                            <w:i/>
                            <w:color w:val="6A972D"/>
                            <w:sz w:val="12"/>
                          </w:rPr>
                          <w:t>Gravity force</w:t>
                        </w:r>
                      </w:p>
                    </w:txbxContent>
                  </v:textbox>
                </v:shape>
                <v:shape id="Text Box 1001" o:spid="_x0000_s1402" type="#_x0000_t202" style="position:absolute;left:3180;top:2172;width:139;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" filled="f" stroked="f">
                  <v:textbox inset="0,0,0,0">
                    <w:txbxContent>
                      <w:p w:rsidR="0009622D" w:rsidRDefault="0009622D">
                        <w:pPr>
                          <w:spacing w:line="159" w:lineRule="exact"/>
                          <w:rPr>
                            <w:rFonts w:ascii="Arial"/>
                            <w:b/>
                            <w:sz w:val="14"/>
                          </w:rPr>
                        </w:pPr>
                        <w:r>
                          <w:rPr>
                            <w:rFonts w:ascii="Arial"/>
                            <w:b/>
                            <w:color w:val="800000"/>
                            <w:w w:val="101"/>
                            <w:sz w:val="14"/>
                          </w:rPr>
                          <w:t>M</w:t>
                        </w:r>
                      </w:p>
                    </w:txbxContent>
                  </v:textbox>
                </v:shape>
                <v:shape id="Text Box 1000" o:spid="_x0000_s1403" type="#_x0000_t202" style="position:absolute;left:2974;top:2420;width:103;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" filled="f" stroked="f">
                  <v:textbox inset="0,0,0,0">
                    <w:txbxContent>
                      <w:p w:rsidR="0009622D" w:rsidRDefault="0009622D">
                        <w:pPr>
                          <w:spacing w:before="2"/>
                          <w:rPr>
                            <w:rFonts w:ascii="Cambria Math" w:eastAsia="Cambria Math"/>
                            <w:sz w:val="12"/>
                          </w:rPr>
                        </w:pPr>
                        <w:r>
                          <w:rPr>
                            <w:rFonts w:ascii="Cambria Math" w:eastAsia="Cambria Math"/>
                            <w:sz w:val="12"/>
                          </w:rPr>
                          <w:t>𝜑</w:t>
                        </w:r>
                      </w:p>
                    </w:txbxContent>
                  </v:textbox>
                </v:shape>
                <v:shape id="Text Box 999" o:spid="_x0000_s1404" type="#_x0000_t202" style="position:absolute;left:2569;top:2651;width:13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" filled="f" stroked="f">
                  <v:textbox inset="0,0,0,0">
                    <w:txbxContent>
                      <w:p w:rsidR="0009622D" w:rsidRDefault="0009622D">
                        <w:pPr>
                          <w:spacing w:line="159" w:lineRule="exact"/>
                          <w:rPr>
                            <w:rFonts w:ascii="Arial"/>
                            <w:b/>
                            <w:sz w:val="14"/>
                          </w:rPr>
                        </w:pPr>
                        <w:r>
                          <w:rPr>
                            <w:rFonts w:ascii="Arial"/>
                            <w:b/>
                            <w:color w:val="6A972D"/>
                            <w:w w:val="101"/>
                            <w:sz w:val="14"/>
                          </w:rPr>
                          <w:t>G</w:t>
                        </w:r>
                      </w:p>
                    </w:txbxContent>
                  </v:textbox>
                </v:shape>
                <v:shape id="Text Box 998" o:spid="_x0000_s1405" type="#_x0000_t202" style="position:absolute;left:3111;top:2639;width:706;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" filled="f" stroked="f">
                  <v:textbox inset="0,0,0,0">
                    <w:txbxContent>
                      <w:p w:rsidR="0009622D" w:rsidRDefault="0009622D">
                        <w:pPr>
                          <w:spacing w:line="247" w:lineRule="auto"/>
                          <w:ind w:right="-4" w:firstLine="3"/>
                          <w:rPr>
                            <w:rFonts w:ascii="Arial"/>
                            <w:b/>
                            <w:sz w:val="12"/>
                          </w:rPr>
                        </w:pPr>
                        <w:r>
                          <w:rPr>
                            <w:rFonts w:ascii="Arial"/>
                            <w:b/>
                            <w:sz w:val="12"/>
                          </w:rPr>
                          <w:t>GZ (righting arm)</w:t>
                        </w:r>
                      </w:p>
                      <w:p w:rsidR="0009622D" w:rsidRDefault="0009622D">
                        <w:pPr>
                          <w:spacing w:before="53" w:line="247" w:lineRule="auto"/>
                          <w:ind w:right="206"/>
                          <w:rPr>
                            <w:rFonts w:ascii="Arial-BoldItalicMT"/>
                            <w:b/>
                            <w:i/>
                            <w:sz w:val="12"/>
                          </w:rPr>
                        </w:pPr>
                        <w:r>
                          <w:rPr>
                            <w:rFonts w:ascii="Arial-BoldItalicMT"/>
                            <w:b/>
                            <w:i/>
                            <w:color w:val="0079C1"/>
                            <w:sz w:val="12"/>
                          </w:rPr>
                          <w:t>Buoyant force</w:t>
                        </w:r>
                      </w:p>
                    </w:txbxContent>
                  </v:textbox>
                </v:shape>
                <v:shape id="Text Box 997" o:spid="_x0000_s1406" type="#_x0000_t202" style="position:absolute;left:2197;top:3555;width:190;height: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" filled="f" stroked="f">
                  <v:textbox inset="0,0,0,0">
                    <w:txbxContent>
                      <w:p w:rsidR="0009622D" w:rsidRDefault="0009622D">
                        <w:pPr>
                          <w:spacing w:line="136" w:lineRule="exact"/>
                          <w:rPr>
                            <w:rFonts w:ascii="Arial"/>
                            <w:b/>
                            <w:sz w:val="12"/>
                          </w:rPr>
                        </w:pPr>
                        <w:r>
                          <w:rPr>
                            <w:rFonts w:ascii="Arial"/>
                            <w:b/>
                            <w:sz w:val="12"/>
                          </w:rPr>
                          <w:t>CL</w:t>
                        </w:r>
                      </w:p>
                    </w:txbxContent>
                  </v:textbox>
                </v:shape>
                <v:shape id="Text Box 996" o:spid="_x0000_s1407" type="#_x0000_t202" style="position:absolute;left:3165;top:3445;width:1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" filled="f" stroked="f">
                  <v:textbox inset="0,0,0,0">
                    <w:txbxContent>
                      <w:p w:rsidR="0009622D" w:rsidRDefault="0009622D">
                        <w:pPr>
                          <w:spacing w:line="159" w:lineRule="exact"/>
                          <w:rPr>
                            <w:rFonts w:ascii="Arial" w:hAnsi="Arial"/>
                            <w:b/>
                            <w:sz w:val="14"/>
                          </w:rPr>
                        </w:pPr>
                        <w:r>
                          <w:rPr>
                            <w:rFonts w:ascii="Arial" w:hAnsi="Arial"/>
                            <w:b/>
                            <w:color w:val="0079C1"/>
                            <w:sz w:val="14"/>
                          </w:rPr>
                          <w:t>B’</w:t>
                        </w:r>
                      </w:p>
                    </w:txbxContent>
                  </v:textbox>
                </v:shape>
                <w10:anchorlock/>
              </v:group>
            </w:pict>
          </mc:Fallback>
        </mc:AlternateContent>
      </w:r>
    </w:p>
    <w:p w:rsidR="00012D33" w:rsidRDefault="0009622D">
      <w:pPr>
        <w:tabs>
          <w:tab w:val="left" w:pos="6924"/>
        </w:tabs>
        <w:spacing w:before="75"/>
        <w:ind w:left="2279"/>
        <w:rPr>
          <w:b/>
          <w:sz w:val="18"/>
        </w:rPr>
      </w:pPr>
      <w:r>
        <w:rPr>
          <w:b/>
          <w:w w:val="130"/>
          <w:sz w:val="18"/>
        </w:rPr>
        <w:t>(a)</w:t>
      </w:r>
      <w:r>
        <w:rPr>
          <w:b/>
          <w:w w:val="130"/>
          <w:sz w:val="18"/>
        </w:rPr>
        <w:tab/>
        <w:t>(b)</w:t>
      </w:r>
    </w:p>
    <w:p w:rsidR="00012D33" w:rsidRDefault="00012D33">
      <w:pPr>
        <w:pStyle w:val="BodyText"/>
        <w:rPr>
          <w:b/>
        </w:rPr>
      </w:pPr>
    </w:p>
    <w:p w:rsidR="00012D33" w:rsidRDefault="00012D33">
      <w:pPr>
        <w:pStyle w:val="BodyText"/>
        <w:spacing w:before="2"/>
        <w:rPr>
          <w:b/>
          <w:sz w:val="19"/>
        </w:rPr>
      </w:pPr>
    </w:p>
    <w:p w:rsidR="00012D33" w:rsidRDefault="0009622D">
      <w:pPr>
        <w:ind w:left="2351"/>
        <w:rPr>
          <w:sz w:val="18"/>
        </w:rPr>
      </w:pPr>
      <w:r>
        <w:rPr>
          <w:b/>
          <w:w w:val="110"/>
          <w:sz w:val="18"/>
        </w:rPr>
        <w:t xml:space="preserve">Figure 9:  </w:t>
      </w:r>
      <w:r>
        <w:rPr>
          <w:w w:val="110"/>
          <w:sz w:val="18"/>
        </w:rPr>
        <w:t>Static stability of floating offshore wind   turbines.</w:t>
      </w:r>
    </w:p>
    <w:p w:rsidR="00012D33" w:rsidRDefault="00012D33">
      <w:pPr>
        <w:pStyle w:val="BodyText"/>
      </w:pPr>
    </w:p>
    <w:p w:rsidR="00012D33" w:rsidRDefault="00012D33">
      <w:pPr>
        <w:sectPr w:rsidR="00012D33">
          <w:pgSz w:w="12240" w:h="15840"/>
          <w:pgMar w:top="1440" w:right="1320" w:bottom="980" w:left="1320" w:header="0" w:footer="792" w:gutter="0"/>
          <w:cols w:space="720"/>
        </w:sectPr>
      </w:pPr>
    </w:p>
    <w:p w:rsidR="00012D33" w:rsidRDefault="00012D33">
      <w:pPr>
        <w:pStyle w:val="BodyText"/>
        <w:rPr>
          <w:sz w:val="18"/>
        </w:rPr>
      </w:pPr>
    </w:p>
    <w:p w:rsidR="00012D33" w:rsidRDefault="0009622D">
      <w:pPr>
        <w:pStyle w:val="BodyText"/>
        <w:ind w:left="119"/>
      </w:pPr>
      <w:r>
        <w:rPr>
          <w:spacing w:val="-8"/>
          <w:w w:val="105"/>
        </w:rPr>
        <w:t>by,</w:t>
      </w:r>
    </w:p>
    <w:p w:rsidR="00012D33" w:rsidRDefault="0009622D">
      <w:pPr>
        <w:pStyle w:val="BodyText"/>
      </w:pPr>
      <w:r>
        <w:br w:type="column"/>
      </w:r>
    </w:p>
    <w:p w:rsidR="00012D33" w:rsidRDefault="00012D33">
      <w:pPr>
        <w:pStyle w:val="BodyText"/>
        <w:spacing w:before="8"/>
        <w:rPr>
          <w:sz w:val="26"/>
        </w:rPr>
      </w:pPr>
    </w:p>
    <w:p w:rsidR="00012D33" w:rsidRDefault="0009622D">
      <w:pPr>
        <w:ind w:left="119"/>
        <w:rPr>
          <w:rFonts w:ascii="Arial"/>
          <w:i/>
          <w:sz w:val="14"/>
        </w:rPr>
      </w:pPr>
      <w:r>
        <w:rPr>
          <w:i/>
          <w:w w:val="115"/>
          <w:position w:val="3"/>
          <w:sz w:val="20"/>
        </w:rPr>
        <w:t>h</w:t>
      </w:r>
      <w:r>
        <w:rPr>
          <w:rFonts w:ascii="Arial"/>
          <w:i/>
          <w:w w:val="115"/>
          <w:sz w:val="14"/>
        </w:rPr>
        <w:t>meta</w:t>
      </w:r>
    </w:p>
    <w:p w:rsidR="00012D33" w:rsidRDefault="0009622D">
      <w:pPr>
        <w:pStyle w:val="BodyText"/>
        <w:rPr>
          <w:rFonts w:ascii="Arial"/>
          <w:i/>
        </w:rPr>
      </w:pPr>
      <w:r>
        <w:br w:type="column"/>
      </w:r>
    </w:p>
    <w:p w:rsidR="00012D33" w:rsidRDefault="0009622D">
      <w:pPr>
        <w:spacing w:before="172" w:line="146" w:lineRule="exact"/>
        <w:jc w:val="right"/>
        <w:rPr>
          <w:rFonts w:ascii="Arial"/>
          <w:i/>
          <w:sz w:val="14"/>
        </w:rPr>
      </w:pPr>
      <w:r>
        <w:rPr>
          <w:i/>
          <w:w w:val="120"/>
          <w:sz w:val="20"/>
          <w:u w:val="single"/>
        </w:rPr>
        <w:t>I</w:t>
      </w:r>
      <w:r>
        <w:rPr>
          <w:rFonts w:ascii="Arial"/>
          <w:i/>
          <w:w w:val="120"/>
          <w:position w:val="-2"/>
          <w:sz w:val="14"/>
          <w:u w:val="single"/>
        </w:rPr>
        <w:t>w</w:t>
      </w:r>
    </w:p>
    <w:p w:rsidR="00012D33" w:rsidRDefault="0009622D">
      <w:pPr>
        <w:tabs>
          <w:tab w:val="left" w:pos="2953"/>
        </w:tabs>
        <w:spacing w:line="358" w:lineRule="exact"/>
        <w:ind w:right="56"/>
        <w:jc w:val="right"/>
        <w:rPr>
          <w:i/>
          <w:sz w:val="20"/>
        </w:rPr>
      </w:pPr>
      <w:r>
        <w:rPr>
          <w:w w:val="120"/>
          <w:sz w:val="20"/>
        </w:rPr>
        <w:t xml:space="preserve">= </w:t>
      </w:r>
      <w:r>
        <w:rPr>
          <w:i/>
          <w:w w:val="120"/>
          <w:sz w:val="20"/>
        </w:rPr>
        <w:t xml:space="preserve">M </w:t>
      </w:r>
      <w:r>
        <w:rPr>
          <w:rFonts w:ascii="Meiryo" w:hAnsi="Meiryo"/>
          <w:i/>
          <w:w w:val="120"/>
          <w:sz w:val="20"/>
        </w:rPr>
        <w:t>−</w:t>
      </w:r>
      <w:r>
        <w:rPr>
          <w:rFonts w:ascii="Meiryo" w:hAnsi="Meiryo"/>
          <w:i/>
          <w:spacing w:val="-54"/>
          <w:w w:val="120"/>
          <w:sz w:val="20"/>
        </w:rPr>
        <w:t xml:space="preserve"> </w:t>
      </w:r>
      <w:r>
        <w:rPr>
          <w:i/>
          <w:w w:val="120"/>
          <w:sz w:val="20"/>
        </w:rPr>
        <w:t xml:space="preserve">G </w:t>
      </w:r>
      <w:r>
        <w:rPr>
          <w:w w:val="120"/>
          <w:sz w:val="20"/>
        </w:rPr>
        <w:t xml:space="preserve">= </w:t>
      </w:r>
      <w:r>
        <w:rPr>
          <w:i/>
          <w:w w:val="120"/>
          <w:sz w:val="20"/>
        </w:rPr>
        <w:t xml:space="preserve">GM </w:t>
      </w:r>
      <w:r>
        <w:rPr>
          <w:w w:val="120"/>
          <w:sz w:val="20"/>
        </w:rPr>
        <w:t xml:space="preserve">= </w:t>
      </w:r>
      <w:r>
        <w:rPr>
          <w:i/>
          <w:spacing w:val="5"/>
          <w:w w:val="120"/>
          <w:sz w:val="20"/>
        </w:rPr>
        <w:t xml:space="preserve">BM </w:t>
      </w:r>
      <w:r>
        <w:rPr>
          <w:w w:val="120"/>
          <w:sz w:val="20"/>
        </w:rPr>
        <w:t>+</w:t>
      </w:r>
      <w:r>
        <w:rPr>
          <w:spacing w:val="-18"/>
          <w:w w:val="120"/>
          <w:sz w:val="20"/>
        </w:rPr>
        <w:t xml:space="preserve"> </w:t>
      </w:r>
      <w:r>
        <w:rPr>
          <w:i/>
          <w:spacing w:val="3"/>
          <w:w w:val="120"/>
          <w:sz w:val="20"/>
        </w:rPr>
        <w:t>BG</w:t>
      </w:r>
      <w:r>
        <w:rPr>
          <w:spacing w:val="3"/>
          <w:w w:val="120"/>
          <w:sz w:val="20"/>
        </w:rPr>
        <w:t>;</w:t>
      </w:r>
      <w:r>
        <w:rPr>
          <w:spacing w:val="3"/>
          <w:w w:val="120"/>
          <w:sz w:val="20"/>
        </w:rPr>
        <w:tab/>
      </w:r>
      <w:r>
        <w:rPr>
          <w:i/>
          <w:spacing w:val="5"/>
          <w:w w:val="120"/>
          <w:sz w:val="20"/>
        </w:rPr>
        <w:t xml:space="preserve">BM </w:t>
      </w:r>
      <w:r>
        <w:rPr>
          <w:w w:val="120"/>
          <w:sz w:val="20"/>
        </w:rPr>
        <w:t>=</w:t>
      </w:r>
      <w:r>
        <w:rPr>
          <w:spacing w:val="45"/>
          <w:w w:val="120"/>
          <w:sz w:val="20"/>
        </w:rPr>
        <w:t xml:space="preserve"> </w:t>
      </w:r>
      <w:r>
        <w:rPr>
          <w:i/>
          <w:w w:val="120"/>
          <w:position w:val="-13"/>
          <w:sz w:val="20"/>
        </w:rPr>
        <w:t>V</w:t>
      </w:r>
    </w:p>
    <w:p w:rsidR="00012D33" w:rsidRDefault="0009622D">
      <w:pPr>
        <w:pStyle w:val="BodyText"/>
        <w:rPr>
          <w:i/>
        </w:rPr>
      </w:pPr>
      <w:r>
        <w:br w:type="column"/>
      </w:r>
    </w:p>
    <w:p w:rsidR="00012D33" w:rsidRDefault="00012D33">
      <w:pPr>
        <w:pStyle w:val="BodyText"/>
        <w:spacing w:before="8"/>
        <w:rPr>
          <w:i/>
          <w:sz w:val="26"/>
        </w:rPr>
      </w:pPr>
    </w:p>
    <w:p w:rsidR="00012D33" w:rsidRDefault="0009622D">
      <w:pPr>
        <w:pStyle w:val="BodyText"/>
        <w:ind w:left="120"/>
      </w:pPr>
      <w:r>
        <w:rPr>
          <w:w w:val="105"/>
        </w:rPr>
        <w:t>(14)</w:t>
      </w:r>
    </w:p>
    <w:p w:rsidR="00012D33" w:rsidRDefault="00012D33">
      <w:pPr>
        <w:sectPr w:rsidR="00012D33">
          <w:type w:val="continuous"/>
          <w:pgSz w:w="12240" w:h="15840"/>
          <w:pgMar w:top="1500" w:right="1320" w:bottom="980" w:left="1320" w:header="720" w:footer="720" w:gutter="0"/>
          <w:cols w:num="4" w:space="720" w:equalWidth="0">
            <w:col w:w="369" w:space="2109"/>
            <w:col w:w="599" w:space="40"/>
            <w:col w:w="3848" w:space="2041"/>
            <w:col w:w="594"/>
          </w:cols>
        </w:sectPr>
      </w:pPr>
    </w:p>
    <w:p w:rsidR="00012D33" w:rsidRDefault="0009622D">
      <w:pPr>
        <w:pStyle w:val="BodyText"/>
        <w:spacing w:before="57" w:line="254" w:lineRule="auto"/>
        <w:ind w:left="120" w:right="117"/>
        <w:jc w:val="both"/>
      </w:pPr>
      <w:r>
        <w:rPr>
          <w:w w:val="105"/>
        </w:rPr>
        <w:t xml:space="preserve">where </w:t>
      </w:r>
      <w:r>
        <w:rPr>
          <w:i/>
          <w:w w:val="105"/>
        </w:rPr>
        <w:t>BG</w:t>
      </w:r>
      <w:r>
        <w:rPr>
          <w:w w:val="105"/>
        </w:rPr>
        <w:t xml:space="preserve">, the distance between the centers of buoyancy and gravity is easily calculated, </w:t>
      </w:r>
      <w:r>
        <w:rPr>
          <w:i/>
          <w:w w:val="105"/>
        </w:rPr>
        <w:t>I</w:t>
      </w:r>
      <w:r>
        <w:rPr>
          <w:rFonts w:ascii="Arial"/>
          <w:i/>
          <w:w w:val="105"/>
          <w:position w:val="-2"/>
          <w:sz w:val="14"/>
        </w:rPr>
        <w:t xml:space="preserve">w </w:t>
      </w:r>
      <w:r>
        <w:rPr>
          <w:w w:val="105"/>
        </w:rPr>
        <w:t xml:space="preserve">is the second moment of area of the substructure waterplane (with units of </w:t>
      </w:r>
      <w:r>
        <w:rPr>
          <w:i/>
          <w:w w:val="105"/>
        </w:rPr>
        <w:t>m</w:t>
      </w:r>
      <w:r>
        <w:rPr>
          <w:w w:val="105"/>
          <w:position w:val="7"/>
          <w:sz w:val="14"/>
        </w:rPr>
        <w:t>4</w:t>
      </w:r>
      <w:r>
        <w:rPr>
          <w:w w:val="105"/>
        </w:rPr>
        <w:t xml:space="preserve">) and </w:t>
      </w:r>
      <w:r>
        <w:rPr>
          <w:i/>
          <w:w w:val="105"/>
        </w:rPr>
        <w:t xml:space="preserve">V </w:t>
      </w:r>
      <w:r>
        <w:rPr>
          <w:w w:val="105"/>
        </w:rPr>
        <w:t xml:space="preserve">is the total volume of displacement (with units of </w:t>
      </w:r>
      <w:r>
        <w:rPr>
          <w:i/>
          <w:w w:val="105"/>
        </w:rPr>
        <w:t>m</w:t>
      </w:r>
      <w:r>
        <w:rPr>
          <w:w w:val="105"/>
          <w:position w:val="7"/>
          <w:sz w:val="14"/>
        </w:rPr>
        <w:t>3</w:t>
      </w:r>
      <w:r>
        <w:rPr>
          <w:w w:val="105"/>
        </w:rPr>
        <w:t xml:space="preserve">). Note that for semisubmersible type geometries, </w:t>
      </w:r>
      <w:r>
        <w:rPr>
          <w:i/>
          <w:w w:val="105"/>
        </w:rPr>
        <w:t>I</w:t>
      </w:r>
      <w:r>
        <w:rPr>
          <w:rFonts w:ascii="Arial"/>
          <w:i/>
          <w:w w:val="105"/>
          <w:position w:val="-2"/>
          <w:sz w:val="14"/>
        </w:rPr>
        <w:t xml:space="preserve">w </w:t>
      </w:r>
      <w:r>
        <w:rPr>
          <w:w w:val="105"/>
        </w:rPr>
        <w:t xml:space="preserve">is calculated with the parallel axis theorem for </w:t>
      </w:r>
      <w:proofErr w:type="gramStart"/>
      <w:r>
        <w:rPr>
          <w:w w:val="105"/>
        </w:rPr>
        <w:t>all of</w:t>
      </w:r>
      <w:proofErr w:type="gramEnd"/>
      <w:r>
        <w:rPr>
          <w:w w:val="105"/>
        </w:rPr>
        <w:t xml:space="preserve"> the columns at the    waterplane,</w:t>
      </w:r>
    </w:p>
    <w:p w:rsidR="00012D33" w:rsidRDefault="00012D33">
      <w:pPr>
        <w:spacing w:line="254" w:lineRule="auto"/>
        <w:jc w:val="both"/>
        <w:sectPr w:rsidR="00012D33">
          <w:type w:val="continuous"/>
          <w:pgSz w:w="12240" w:h="15840"/>
          <w:pgMar w:top="1500" w:right="1320" w:bottom="980" w:left="1320" w:header="720" w:footer="720" w:gutter="0"/>
          <w:cols w:space="720"/>
        </w:sectPr>
      </w:pPr>
    </w:p>
    <w:p w:rsidR="00012D33" w:rsidRDefault="00012D33">
      <w:pPr>
        <w:pStyle w:val="BodyText"/>
        <w:spacing w:before="8"/>
      </w:pPr>
    </w:p>
    <w:p w:rsidR="00012D33" w:rsidRDefault="0009622D">
      <w:pPr>
        <w:spacing w:before="1"/>
        <w:jc w:val="right"/>
        <w:rPr>
          <w:sz w:val="20"/>
        </w:rPr>
      </w:pPr>
      <w:r>
        <w:rPr>
          <w:i/>
          <w:w w:val="130"/>
          <w:sz w:val="20"/>
        </w:rPr>
        <w:t>I</w:t>
      </w:r>
      <w:r>
        <w:rPr>
          <w:rFonts w:ascii="Arial"/>
          <w:i/>
          <w:w w:val="130"/>
          <w:position w:val="-2"/>
          <w:sz w:val="14"/>
        </w:rPr>
        <w:t xml:space="preserve">w </w:t>
      </w:r>
      <w:r>
        <w:rPr>
          <w:w w:val="130"/>
          <w:sz w:val="20"/>
        </w:rPr>
        <w:t>=</w:t>
      </w:r>
    </w:p>
    <w:p w:rsidR="00012D33" w:rsidRDefault="0009622D">
      <w:pPr>
        <w:spacing w:before="215"/>
        <w:ind w:left="427"/>
        <w:rPr>
          <w:sz w:val="14"/>
        </w:rPr>
      </w:pPr>
      <w:r>
        <w:br w:type="column"/>
      </w:r>
      <w:proofErr w:type="gramStart"/>
      <w:r>
        <w:rPr>
          <w:i/>
          <w:w w:val="135"/>
          <w:sz w:val="20"/>
        </w:rPr>
        <w:t>I</w:t>
      </w:r>
      <w:proofErr w:type="spellStart"/>
      <w:r>
        <w:rPr>
          <w:rFonts w:ascii="Arial"/>
          <w:i/>
          <w:w w:val="135"/>
          <w:position w:val="-2"/>
          <w:sz w:val="14"/>
        </w:rPr>
        <w:t>w,i</w:t>
      </w:r>
      <w:proofErr w:type="spellEnd"/>
      <w:proofErr w:type="gramEnd"/>
      <w:r>
        <w:rPr>
          <w:rFonts w:ascii="Arial"/>
          <w:i/>
          <w:w w:val="135"/>
          <w:position w:val="-2"/>
          <w:sz w:val="14"/>
        </w:rPr>
        <w:t xml:space="preserve"> </w:t>
      </w:r>
      <w:r>
        <w:rPr>
          <w:w w:val="135"/>
          <w:sz w:val="20"/>
        </w:rPr>
        <w:t>+</w:t>
      </w:r>
      <w:r>
        <w:rPr>
          <w:spacing w:val="-57"/>
          <w:w w:val="135"/>
          <w:sz w:val="20"/>
        </w:rPr>
        <w:t xml:space="preserve"> </w:t>
      </w:r>
      <w:r>
        <w:rPr>
          <w:i/>
          <w:spacing w:val="3"/>
          <w:w w:val="135"/>
          <w:sz w:val="20"/>
        </w:rPr>
        <w:t>S</w:t>
      </w:r>
      <w:proofErr w:type="spellStart"/>
      <w:r>
        <w:rPr>
          <w:rFonts w:ascii="Arial"/>
          <w:i/>
          <w:spacing w:val="3"/>
          <w:w w:val="135"/>
          <w:position w:val="-2"/>
          <w:sz w:val="14"/>
        </w:rPr>
        <w:t>i</w:t>
      </w:r>
      <w:proofErr w:type="spellEnd"/>
      <w:r>
        <w:rPr>
          <w:i/>
          <w:spacing w:val="3"/>
          <w:w w:val="135"/>
          <w:sz w:val="20"/>
        </w:rPr>
        <w:t>r</w:t>
      </w:r>
      <w:r>
        <w:rPr>
          <w:spacing w:val="3"/>
          <w:w w:val="135"/>
          <w:position w:val="8"/>
          <w:sz w:val="14"/>
        </w:rPr>
        <w:t>2</w:t>
      </w:r>
    </w:p>
    <w:p w:rsidR="00012D33" w:rsidRDefault="00F23B9E">
      <w:pPr>
        <w:spacing w:before="44"/>
        <w:ind w:left="131"/>
        <w:rPr>
          <w:rFonts w:ascii="Arial"/>
          <w:i/>
          <w:sz w:val="14"/>
        </w:rPr>
      </w:pPr>
      <w:r>
        <w:rPr>
          <w:noProof/>
        </w:rPr>
        <mc:AlternateContent>
          <mc:Choice Requires="wps">
            <w:drawing>
              <wp:anchor distT="0" distB="0" distL="114300" distR="114300" simplePos="0" relativeHeight="251680768" behindDoc="1" locked="0" layoutInCell="1" allowOverlap="1" wp14:anchorId="49F534E5" wp14:editId="33632D75">
                <wp:simplePos x="0" y="0"/>
                <wp:positionH relativeFrom="page">
                  <wp:posOffset>4378325</wp:posOffset>
                </wp:positionH>
                <wp:positionV relativeFrom="paragraph">
                  <wp:posOffset>-73025</wp:posOffset>
                </wp:positionV>
                <wp:extent cx="36195" cy="88900"/>
                <wp:effectExtent l="0" t="0" r="0" b="0"/>
                <wp:wrapNone/>
                <wp:docPr id="1005" name="Text Box 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34" w:lineRule="exact"/>
                              <w:rPr>
                                <w:rFonts w:ascii="Arial"/>
                                <w:i/>
                                <w:sz w:val="14"/>
                              </w:rPr>
                            </w:pPr>
                            <w:proofErr w:type="spellStart"/>
                            <w:r>
                              <w:rPr>
                                <w:rFonts w:ascii="Arial"/>
                                <w:i/>
                                <w:w w:val="181"/>
                                <w:sz w:val="14"/>
                              </w:rPr>
                              <w:t>i</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F534E5" id="Text Box 994" o:spid="_x0000_s1408" type="#_x0000_t202" style="position:absolute;left:0;text-align:left;margin-left:344.75pt;margin-top:-5.75pt;width:2.85pt;height:7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" filled="f" stroked="f">
                <v:textbox inset="0,0,0,0">
                  <w:txbxContent>
                    <w:p w:rsidR="0009622D" w:rsidRDefault="0009622D">
                      <w:pPr>
                        <w:spacing w:line="134" w:lineRule="exact"/>
                        <w:rPr>
                          <w:rFonts w:ascii="Arial"/>
                          <w:i/>
                          <w:sz w:val="14"/>
                        </w:rPr>
                      </w:pPr>
                      <w:proofErr w:type="spellStart"/>
                      <w:r>
                        <w:rPr>
                          <w:rFonts w:ascii="Arial"/>
                          <w:i/>
                          <w:w w:val="181"/>
                          <w:sz w:val="14"/>
                        </w:rPr>
                        <w:t>i</w:t>
                      </w:r>
                      <w:proofErr w:type="spellEnd"/>
                    </w:p>
                  </w:txbxContent>
                </v:textbox>
                <w10:wrap anchorx="page"/>
              </v:shape>
            </w:pict>
          </mc:Fallback>
        </mc:AlternateContent>
      </w:r>
      <w:r>
        <w:rPr>
          <w:noProof/>
        </w:rPr>
        <mc:AlternateContent>
          <mc:Choice Requires="wps">
            <w:drawing>
              <wp:anchor distT="0" distB="0" distL="114300" distR="114300" simplePos="0" relativeHeight="251597824" behindDoc="0" locked="0" layoutInCell="1" allowOverlap="1" wp14:anchorId="5EFB1985" wp14:editId="0FD1DA43">
                <wp:simplePos x="0" y="0"/>
                <wp:positionH relativeFrom="page">
                  <wp:posOffset>3785870</wp:posOffset>
                </wp:positionH>
                <wp:positionV relativeFrom="paragraph">
                  <wp:posOffset>-238125</wp:posOffset>
                </wp:positionV>
                <wp:extent cx="58420" cy="472440"/>
                <wp:effectExtent l="4445" t="0" r="3810" b="0"/>
                <wp:wrapNone/>
                <wp:docPr id="1004" name="Text Box 9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pStyle w:val="BodyText"/>
                              <w:spacing w:line="196" w:lineRule="exact"/>
                              <w:rPr>
                                <w:rFonts w:ascii="Arial"/>
                              </w:rPr>
                            </w:pPr>
                            <w:r>
                              <w:rPr>
                                <w:rFonts w:ascii="Arial"/>
                                <w:w w:val="13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FB1985" id="Text Box 993" o:spid="_x0000_s1409" type="#_x0000_t202" style="position:absolute;left:0;text-align:left;margin-left:298.1pt;margin-top:-18.75pt;width:4.6pt;height:37.2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" filled="f" stroked="f">
                <v:textbox inset="0,0,0,0">
                  <w:txbxContent>
                    <w:p w:rsidR="0009622D" w:rsidRDefault="0009622D">
                      <w:pPr>
                        <w:pStyle w:val="BodyText"/>
                        <w:spacing w:line="196" w:lineRule="exact"/>
                        <w:rPr>
                          <w:rFonts w:ascii="Arial"/>
                        </w:rPr>
                      </w:pPr>
                      <w:r>
                        <w:rPr>
                          <w:rFonts w:ascii="Arial"/>
                          <w:w w:val="137"/>
                        </w:rPr>
                        <w:t>(</w:t>
                      </w:r>
                    </w:p>
                  </w:txbxContent>
                </v:textbox>
                <w10:wrap anchorx="page"/>
              </v:shape>
            </w:pict>
          </mc:Fallback>
        </mc:AlternateContent>
      </w:r>
      <w:proofErr w:type="spellStart"/>
      <w:r w:rsidR="0009622D">
        <w:rPr>
          <w:rFonts w:ascii="Arial"/>
          <w:i/>
          <w:w w:val="181"/>
          <w:sz w:val="14"/>
        </w:rPr>
        <w:t>i</w:t>
      </w:r>
      <w:proofErr w:type="spellEnd"/>
    </w:p>
    <w:p w:rsidR="00012D33" w:rsidRDefault="0009622D">
      <w:pPr>
        <w:pStyle w:val="BodyText"/>
        <w:spacing w:before="8"/>
        <w:rPr>
          <w:rFonts w:ascii="Arial"/>
          <w:i/>
        </w:rPr>
      </w:pPr>
      <w:r>
        <w:br w:type="column"/>
      </w:r>
    </w:p>
    <w:p w:rsidR="00012D33" w:rsidRDefault="0009622D">
      <w:pPr>
        <w:pStyle w:val="BodyText"/>
        <w:spacing w:before="1"/>
        <w:ind w:right="117"/>
        <w:jc w:val="right"/>
      </w:pPr>
      <w:r>
        <w:rPr>
          <w:w w:val="105"/>
        </w:rPr>
        <w:t>(15)</w:t>
      </w:r>
    </w:p>
    <w:p w:rsidR="00012D33" w:rsidRDefault="00012D33">
      <w:pPr>
        <w:jc w:val="right"/>
        <w:sectPr w:rsidR="00012D33">
          <w:type w:val="continuous"/>
          <w:pgSz w:w="12240" w:h="15840"/>
          <w:pgMar w:top="1500" w:right="1320" w:bottom="980" w:left="1320" w:header="720" w:footer="720" w:gutter="0"/>
          <w:cols w:num="3" w:space="720" w:equalWidth="0">
            <w:col w:w="4266" w:space="40"/>
            <w:col w:w="1355" w:space="40"/>
            <w:col w:w="3899"/>
          </w:cols>
        </w:sectPr>
      </w:pPr>
    </w:p>
    <w:p w:rsidR="00012D33" w:rsidRDefault="00012D33">
      <w:pPr>
        <w:pStyle w:val="BodyText"/>
        <w:spacing w:before="3"/>
        <w:rPr>
          <w:sz w:val="10"/>
        </w:rPr>
      </w:pPr>
    </w:p>
    <w:p w:rsidR="00012D33" w:rsidRDefault="0009622D">
      <w:pPr>
        <w:pStyle w:val="BodyText"/>
        <w:spacing w:before="62" w:line="256" w:lineRule="auto"/>
        <w:ind w:left="120"/>
      </w:pPr>
      <w:r>
        <w:rPr>
          <w:w w:val="110"/>
        </w:rPr>
        <w:t xml:space="preserve">where </w:t>
      </w:r>
      <w:r>
        <w:rPr>
          <w:i/>
          <w:w w:val="125"/>
        </w:rPr>
        <w:t>S</w:t>
      </w:r>
      <w:proofErr w:type="spellStart"/>
      <w:r>
        <w:rPr>
          <w:rFonts w:ascii="Arial"/>
          <w:i/>
          <w:w w:val="125"/>
          <w:position w:val="-2"/>
          <w:sz w:val="14"/>
        </w:rPr>
        <w:t>i</w:t>
      </w:r>
      <w:proofErr w:type="spellEnd"/>
      <w:r>
        <w:rPr>
          <w:rFonts w:ascii="Arial"/>
          <w:i/>
          <w:w w:val="125"/>
          <w:position w:val="-2"/>
          <w:sz w:val="14"/>
        </w:rPr>
        <w:t xml:space="preserve"> </w:t>
      </w:r>
      <w:r>
        <w:rPr>
          <w:w w:val="110"/>
        </w:rPr>
        <w:t xml:space="preserve">is the waterplane cross sectional area of the </w:t>
      </w:r>
      <w:proofErr w:type="spellStart"/>
      <w:r>
        <w:rPr>
          <w:i/>
          <w:w w:val="110"/>
        </w:rPr>
        <w:t>i</w:t>
      </w:r>
      <w:proofErr w:type="spellEnd"/>
      <w:r>
        <w:rPr>
          <w:w w:val="110"/>
        </w:rPr>
        <w:t>-</w:t>
      </w:r>
      <w:proofErr w:type="spellStart"/>
      <w:r>
        <w:rPr>
          <w:w w:val="110"/>
          <w:position w:val="4"/>
          <w:sz w:val="10"/>
        </w:rPr>
        <w:t>th</w:t>
      </w:r>
      <w:proofErr w:type="spellEnd"/>
      <w:r>
        <w:rPr>
          <w:w w:val="110"/>
        </w:rPr>
        <w:t xml:space="preserve">column and </w:t>
      </w:r>
      <w:r>
        <w:rPr>
          <w:i/>
          <w:w w:val="125"/>
        </w:rPr>
        <w:t>r</w:t>
      </w:r>
      <w:proofErr w:type="spellStart"/>
      <w:r>
        <w:rPr>
          <w:rFonts w:ascii="Arial"/>
          <w:i/>
          <w:w w:val="125"/>
          <w:position w:val="-2"/>
          <w:sz w:val="14"/>
        </w:rPr>
        <w:t>i</w:t>
      </w:r>
      <w:proofErr w:type="spellEnd"/>
      <w:r>
        <w:rPr>
          <w:rFonts w:ascii="Arial"/>
          <w:i/>
          <w:w w:val="125"/>
          <w:position w:val="-2"/>
          <w:sz w:val="14"/>
        </w:rPr>
        <w:t xml:space="preserve"> </w:t>
      </w:r>
      <w:r>
        <w:rPr>
          <w:w w:val="110"/>
        </w:rPr>
        <w:t xml:space="preserve">is the distance from the waterplane centroid to the </w:t>
      </w:r>
      <w:proofErr w:type="spellStart"/>
      <w:r>
        <w:rPr>
          <w:i/>
          <w:w w:val="110"/>
        </w:rPr>
        <w:t>i</w:t>
      </w:r>
      <w:proofErr w:type="spellEnd"/>
      <w:r>
        <w:rPr>
          <w:w w:val="110"/>
        </w:rPr>
        <w:t>-</w:t>
      </w:r>
      <w:proofErr w:type="spellStart"/>
      <w:r>
        <w:rPr>
          <w:w w:val="110"/>
          <w:position w:val="4"/>
          <w:sz w:val="10"/>
        </w:rPr>
        <w:t>th</w:t>
      </w:r>
      <w:proofErr w:type="spellEnd"/>
      <w:r>
        <w:rPr>
          <w:w w:val="110"/>
        </w:rPr>
        <w:t>column centroid.</w:t>
      </w:r>
    </w:p>
    <w:p w:rsidR="00012D33" w:rsidRDefault="0009622D">
      <w:pPr>
        <w:pStyle w:val="BodyText"/>
        <w:spacing w:before="16"/>
        <w:ind w:left="418"/>
      </w:pPr>
      <w:r>
        <w:rPr>
          <w:w w:val="110"/>
        </w:rPr>
        <w:t xml:space="preserve">The restoring moment is then the buoyancy force acting through the restoring arm, </w:t>
      </w:r>
      <w:r>
        <w:rPr>
          <w:i/>
          <w:w w:val="110"/>
        </w:rPr>
        <w:t>GZ</w:t>
      </w:r>
      <w:r>
        <w:rPr>
          <w:w w:val="110"/>
        </w:rPr>
        <w:t>,</w:t>
      </w:r>
    </w:p>
    <w:p w:rsidR="00012D33" w:rsidRDefault="00012D33">
      <w:pPr>
        <w:pStyle w:val="BodyText"/>
        <w:spacing w:before="9"/>
        <w:rPr>
          <w:sz w:val="21"/>
        </w:rPr>
      </w:pPr>
    </w:p>
    <w:p w:rsidR="00012D33" w:rsidRDefault="0009622D">
      <w:pPr>
        <w:tabs>
          <w:tab w:val="left" w:pos="9125"/>
        </w:tabs>
        <w:spacing w:before="1"/>
        <w:ind w:left="3425"/>
        <w:rPr>
          <w:sz w:val="20"/>
          <w:szCs w:val="20"/>
        </w:rPr>
      </w:pPr>
      <w:r>
        <w:rPr>
          <w:i/>
          <w:w w:val="120"/>
          <w:sz w:val="20"/>
          <w:szCs w:val="20"/>
        </w:rPr>
        <w:t>M</w:t>
      </w:r>
      <w:r>
        <w:rPr>
          <w:rFonts w:ascii="Arial" w:eastAsia="Arial" w:hAnsi="Arial" w:cs="Arial"/>
          <w:i/>
          <w:w w:val="120"/>
          <w:position w:val="-2"/>
          <w:sz w:val="14"/>
          <w:szCs w:val="14"/>
        </w:rPr>
        <w:t xml:space="preserve">meta </w:t>
      </w:r>
      <w:r>
        <w:rPr>
          <w:w w:val="120"/>
          <w:sz w:val="20"/>
          <w:szCs w:val="20"/>
        </w:rPr>
        <w:t xml:space="preserve">= </w:t>
      </w:r>
      <w:r>
        <w:rPr>
          <w:i/>
          <w:spacing w:val="4"/>
          <w:w w:val="120"/>
          <w:sz w:val="20"/>
          <w:szCs w:val="20"/>
        </w:rPr>
        <w:t>F</w:t>
      </w:r>
      <w:r>
        <w:rPr>
          <w:rFonts w:ascii="Arial" w:eastAsia="Arial" w:hAnsi="Arial" w:cs="Arial"/>
          <w:i/>
          <w:spacing w:val="4"/>
          <w:w w:val="120"/>
          <w:position w:val="-2"/>
          <w:sz w:val="14"/>
          <w:szCs w:val="14"/>
        </w:rPr>
        <w:t>B</w:t>
      </w:r>
      <w:r>
        <w:rPr>
          <w:i/>
          <w:spacing w:val="4"/>
          <w:w w:val="120"/>
          <w:sz w:val="20"/>
          <w:szCs w:val="20"/>
        </w:rPr>
        <w:t xml:space="preserve">GZ </w:t>
      </w:r>
      <w:r>
        <w:rPr>
          <w:w w:val="120"/>
          <w:sz w:val="20"/>
          <w:szCs w:val="20"/>
        </w:rPr>
        <w:t xml:space="preserve">= </w:t>
      </w:r>
      <w:r>
        <w:rPr>
          <w:i/>
          <w:spacing w:val="4"/>
          <w:w w:val="120"/>
          <w:sz w:val="20"/>
          <w:szCs w:val="20"/>
        </w:rPr>
        <w:t>F</w:t>
      </w:r>
      <w:r>
        <w:rPr>
          <w:rFonts w:ascii="Arial" w:eastAsia="Arial" w:hAnsi="Arial" w:cs="Arial"/>
          <w:i/>
          <w:spacing w:val="4"/>
          <w:w w:val="120"/>
          <w:position w:val="-2"/>
          <w:sz w:val="14"/>
          <w:szCs w:val="14"/>
        </w:rPr>
        <w:t>B</w:t>
      </w:r>
      <w:r>
        <w:rPr>
          <w:i/>
          <w:spacing w:val="4"/>
          <w:w w:val="120"/>
          <w:sz w:val="20"/>
          <w:szCs w:val="20"/>
        </w:rPr>
        <w:t>GM</w:t>
      </w:r>
      <w:r>
        <w:rPr>
          <w:i/>
          <w:spacing w:val="-36"/>
          <w:w w:val="120"/>
          <w:sz w:val="20"/>
          <w:szCs w:val="20"/>
        </w:rPr>
        <w:t xml:space="preserve"> </w:t>
      </w:r>
      <w:r>
        <w:rPr>
          <w:w w:val="120"/>
          <w:sz w:val="20"/>
          <w:szCs w:val="20"/>
        </w:rPr>
        <w:t>sin</w:t>
      </w:r>
      <w:r>
        <w:rPr>
          <w:spacing w:val="-32"/>
          <w:w w:val="120"/>
          <w:sz w:val="20"/>
          <w:szCs w:val="20"/>
        </w:rPr>
        <w:t xml:space="preserve"> </w:t>
      </w:r>
      <w:r>
        <w:rPr>
          <w:i/>
          <w:w w:val="120"/>
          <w:sz w:val="20"/>
          <w:szCs w:val="20"/>
        </w:rPr>
        <w:t>ϕ</w:t>
      </w:r>
      <w:r>
        <w:rPr>
          <w:i/>
          <w:w w:val="120"/>
          <w:sz w:val="20"/>
          <w:szCs w:val="20"/>
        </w:rPr>
        <w:tab/>
      </w:r>
      <w:r>
        <w:rPr>
          <w:w w:val="120"/>
          <w:sz w:val="20"/>
          <w:szCs w:val="20"/>
        </w:rPr>
        <w:t>(16)</w:t>
      </w:r>
    </w:p>
    <w:p w:rsidR="00012D33" w:rsidRDefault="00012D33">
      <w:pPr>
        <w:pStyle w:val="BodyText"/>
        <w:spacing w:before="5"/>
      </w:pPr>
    </w:p>
    <w:p w:rsidR="00012D33" w:rsidRDefault="0009622D">
      <w:pPr>
        <w:pStyle w:val="BodyText"/>
        <w:spacing w:before="1"/>
        <w:ind w:left="120"/>
      </w:pPr>
      <w:r>
        <w:rPr>
          <w:w w:val="105"/>
        </w:rPr>
        <w:t xml:space="preserve">where </w:t>
      </w:r>
      <w:r>
        <w:rPr>
          <w:i/>
          <w:w w:val="105"/>
        </w:rPr>
        <w:t xml:space="preserve">ϕ </w:t>
      </w:r>
      <w:r>
        <w:rPr>
          <w:w w:val="105"/>
        </w:rPr>
        <w:t xml:space="preserve">is the angle </w:t>
      </w:r>
      <w:proofErr w:type="gramStart"/>
      <w:r>
        <w:rPr>
          <w:w w:val="105"/>
        </w:rPr>
        <w:t>of  heel</w:t>
      </w:r>
      <w:proofErr w:type="gramEnd"/>
      <w:r>
        <w:rPr>
          <w:w w:val="105"/>
        </w:rPr>
        <w:t>.</w:t>
      </w:r>
    </w:p>
    <w:p w:rsidR="00012D33" w:rsidRDefault="0009622D">
      <w:pPr>
        <w:pStyle w:val="BodyText"/>
        <w:spacing w:before="33" w:line="273" w:lineRule="auto"/>
        <w:ind w:left="120" w:right="117" w:firstLine="298"/>
        <w:jc w:val="both"/>
      </w:pPr>
      <w:r>
        <w:rPr>
          <w:spacing w:val="-6"/>
          <w:w w:val="110"/>
        </w:rPr>
        <w:t>For</w:t>
      </w:r>
      <w:r>
        <w:rPr>
          <w:spacing w:val="-18"/>
          <w:w w:val="110"/>
        </w:rPr>
        <w:t xml:space="preserve"> </w:t>
      </w:r>
      <w:r>
        <w:rPr>
          <w:w w:val="110"/>
        </w:rPr>
        <w:t>this</w:t>
      </w:r>
      <w:r>
        <w:rPr>
          <w:spacing w:val="-18"/>
          <w:w w:val="110"/>
        </w:rPr>
        <w:t xml:space="preserve"> </w:t>
      </w:r>
      <w:r>
        <w:rPr>
          <w:w w:val="110"/>
        </w:rPr>
        <w:t>reason,</w:t>
      </w:r>
      <w:r>
        <w:rPr>
          <w:spacing w:val="-15"/>
          <w:w w:val="110"/>
        </w:rPr>
        <w:t xml:space="preserve"> </w:t>
      </w:r>
      <w:r>
        <w:rPr>
          <w:w w:val="110"/>
        </w:rPr>
        <w:t>the</w:t>
      </w:r>
      <w:r>
        <w:rPr>
          <w:spacing w:val="-18"/>
          <w:w w:val="110"/>
        </w:rPr>
        <w:t xml:space="preserve"> </w:t>
      </w:r>
      <w:r>
        <w:rPr>
          <w:w w:val="110"/>
        </w:rPr>
        <w:t>metacenter</w:t>
      </w:r>
      <w:r>
        <w:rPr>
          <w:spacing w:val="-18"/>
          <w:w w:val="110"/>
        </w:rPr>
        <w:t xml:space="preserve"> </w:t>
      </w:r>
      <w:r>
        <w:rPr>
          <w:w w:val="110"/>
        </w:rPr>
        <w:t>must</w:t>
      </w:r>
      <w:r>
        <w:rPr>
          <w:spacing w:val="-18"/>
          <w:w w:val="110"/>
        </w:rPr>
        <w:t xml:space="preserve"> </w:t>
      </w:r>
      <w:r>
        <w:rPr>
          <w:spacing w:val="2"/>
          <w:w w:val="110"/>
        </w:rPr>
        <w:t>be</w:t>
      </w:r>
      <w:r>
        <w:rPr>
          <w:spacing w:val="-18"/>
          <w:w w:val="110"/>
        </w:rPr>
        <w:t xml:space="preserve"> </w:t>
      </w:r>
      <w:r>
        <w:rPr>
          <w:w w:val="110"/>
        </w:rPr>
        <w:t>located</w:t>
      </w:r>
      <w:r>
        <w:rPr>
          <w:spacing w:val="-18"/>
          <w:w w:val="110"/>
        </w:rPr>
        <w:t xml:space="preserve"> </w:t>
      </w:r>
      <w:r>
        <w:rPr>
          <w:w w:val="110"/>
        </w:rPr>
        <w:t>above</w:t>
      </w:r>
      <w:r>
        <w:rPr>
          <w:spacing w:val="-18"/>
          <w:w w:val="110"/>
        </w:rPr>
        <w:t xml:space="preserve"> </w:t>
      </w:r>
      <w:r>
        <w:rPr>
          <w:w w:val="110"/>
        </w:rPr>
        <w:t>the</w:t>
      </w:r>
      <w:r>
        <w:rPr>
          <w:spacing w:val="-18"/>
          <w:w w:val="110"/>
        </w:rPr>
        <w:t xml:space="preserve"> </w:t>
      </w:r>
      <w:r>
        <w:rPr>
          <w:w w:val="110"/>
        </w:rPr>
        <w:t>center</w:t>
      </w:r>
      <w:r>
        <w:rPr>
          <w:spacing w:val="-18"/>
          <w:w w:val="110"/>
        </w:rPr>
        <w:t xml:space="preserve"> </w:t>
      </w:r>
      <w:r>
        <w:rPr>
          <w:w w:val="110"/>
        </w:rPr>
        <w:t>of</w:t>
      </w:r>
      <w:r>
        <w:rPr>
          <w:spacing w:val="-18"/>
          <w:w w:val="110"/>
        </w:rPr>
        <w:t xml:space="preserve"> </w:t>
      </w:r>
      <w:r>
        <w:rPr>
          <w:w w:val="110"/>
        </w:rPr>
        <w:t>mass</w:t>
      </w:r>
      <w:r>
        <w:rPr>
          <w:spacing w:val="-18"/>
          <w:w w:val="110"/>
        </w:rPr>
        <w:t xml:space="preserve"> </w:t>
      </w:r>
      <w:r>
        <w:rPr>
          <w:w w:val="110"/>
        </w:rPr>
        <w:t>for</w:t>
      </w:r>
      <w:r>
        <w:rPr>
          <w:spacing w:val="-18"/>
          <w:w w:val="110"/>
        </w:rPr>
        <w:t xml:space="preserve"> </w:t>
      </w:r>
      <w:r>
        <w:rPr>
          <w:w w:val="110"/>
        </w:rPr>
        <w:t>static</w:t>
      </w:r>
      <w:r>
        <w:rPr>
          <w:spacing w:val="-18"/>
          <w:w w:val="110"/>
        </w:rPr>
        <w:t xml:space="preserve"> </w:t>
      </w:r>
      <w:r>
        <w:rPr>
          <w:spacing w:val="-3"/>
          <w:w w:val="110"/>
        </w:rPr>
        <w:t>stability.</w:t>
      </w:r>
      <w:r>
        <w:rPr>
          <w:spacing w:val="13"/>
          <w:w w:val="110"/>
        </w:rPr>
        <w:t xml:space="preserve"> </w:t>
      </w:r>
      <w:r>
        <w:rPr>
          <w:w w:val="110"/>
        </w:rPr>
        <w:t>This</w:t>
      </w:r>
      <w:r>
        <w:rPr>
          <w:spacing w:val="-18"/>
          <w:w w:val="110"/>
        </w:rPr>
        <w:t xml:space="preserve"> </w:t>
      </w:r>
      <w:r>
        <w:rPr>
          <w:w w:val="110"/>
        </w:rPr>
        <w:t>condition is imposed on the design as a constraint. Note that the total volume of displacement, and the subsequent buoyancy</w:t>
      </w:r>
      <w:r>
        <w:rPr>
          <w:spacing w:val="-12"/>
          <w:w w:val="110"/>
        </w:rPr>
        <w:t xml:space="preserve"> </w:t>
      </w:r>
      <w:r>
        <w:rPr>
          <w:w w:val="110"/>
        </w:rPr>
        <w:t>force,</w:t>
      </w:r>
      <w:r>
        <w:rPr>
          <w:spacing w:val="-11"/>
          <w:w w:val="110"/>
        </w:rPr>
        <w:t xml:space="preserve"> </w:t>
      </w:r>
      <w:r>
        <w:rPr>
          <w:w w:val="110"/>
        </w:rPr>
        <w:t>is</w:t>
      </w:r>
      <w:r>
        <w:rPr>
          <w:spacing w:val="-13"/>
          <w:w w:val="110"/>
        </w:rPr>
        <w:t xml:space="preserve"> </w:t>
      </w:r>
      <w:r>
        <w:rPr>
          <w:w w:val="110"/>
        </w:rPr>
        <w:t>not</w:t>
      </w:r>
      <w:r>
        <w:rPr>
          <w:spacing w:val="-13"/>
          <w:w w:val="110"/>
        </w:rPr>
        <w:t xml:space="preserve"> </w:t>
      </w:r>
      <w:r>
        <w:rPr>
          <w:w w:val="110"/>
        </w:rPr>
        <w:t>recalculated</w:t>
      </w:r>
      <w:r>
        <w:rPr>
          <w:spacing w:val="-13"/>
          <w:w w:val="110"/>
        </w:rPr>
        <w:t xml:space="preserve"> </w:t>
      </w:r>
      <w:r>
        <w:rPr>
          <w:w w:val="110"/>
        </w:rPr>
        <w:t>in</w:t>
      </w:r>
      <w:r>
        <w:rPr>
          <w:spacing w:val="-13"/>
          <w:w w:val="110"/>
        </w:rPr>
        <w:t xml:space="preserve"> </w:t>
      </w:r>
      <w:r>
        <w:rPr>
          <w:w w:val="110"/>
        </w:rPr>
        <w:t>the</w:t>
      </w:r>
      <w:r>
        <w:rPr>
          <w:spacing w:val="-13"/>
          <w:w w:val="110"/>
        </w:rPr>
        <w:t xml:space="preserve"> </w:t>
      </w:r>
      <w:r>
        <w:rPr>
          <w:w w:val="110"/>
        </w:rPr>
        <w:t>perturbed</w:t>
      </w:r>
      <w:r>
        <w:rPr>
          <w:spacing w:val="-13"/>
          <w:w w:val="110"/>
        </w:rPr>
        <w:t xml:space="preserve"> </w:t>
      </w:r>
      <w:r>
        <w:rPr>
          <w:w w:val="110"/>
        </w:rPr>
        <w:t>configuration.</w:t>
      </w:r>
      <w:r>
        <w:rPr>
          <w:spacing w:val="10"/>
          <w:w w:val="110"/>
        </w:rPr>
        <w:t xml:space="preserve"> </w:t>
      </w:r>
      <w:r>
        <w:rPr>
          <w:w w:val="110"/>
        </w:rPr>
        <w:t>It</w:t>
      </w:r>
      <w:r>
        <w:rPr>
          <w:spacing w:val="-13"/>
          <w:w w:val="110"/>
        </w:rPr>
        <w:t xml:space="preserve"> </w:t>
      </w:r>
      <w:r>
        <w:rPr>
          <w:w w:val="110"/>
        </w:rPr>
        <w:t>is</w:t>
      </w:r>
      <w:r>
        <w:rPr>
          <w:spacing w:val="-13"/>
          <w:w w:val="110"/>
        </w:rPr>
        <w:t xml:space="preserve"> </w:t>
      </w:r>
      <w:r>
        <w:rPr>
          <w:w w:val="110"/>
        </w:rPr>
        <w:t>assumed</w:t>
      </w:r>
      <w:r>
        <w:rPr>
          <w:spacing w:val="-12"/>
          <w:w w:val="110"/>
        </w:rPr>
        <w:t xml:space="preserve"> </w:t>
      </w:r>
      <w:r>
        <w:rPr>
          <w:w w:val="110"/>
        </w:rPr>
        <w:t>that</w:t>
      </w:r>
      <w:r>
        <w:rPr>
          <w:spacing w:val="-13"/>
          <w:w w:val="110"/>
        </w:rPr>
        <w:t xml:space="preserve"> </w:t>
      </w:r>
      <w:r>
        <w:rPr>
          <w:w w:val="110"/>
        </w:rPr>
        <w:t>the</w:t>
      </w:r>
      <w:r>
        <w:rPr>
          <w:spacing w:val="-13"/>
          <w:w w:val="110"/>
        </w:rPr>
        <w:t xml:space="preserve"> </w:t>
      </w:r>
      <w:r>
        <w:rPr>
          <w:w w:val="110"/>
        </w:rPr>
        <w:t>angles</w:t>
      </w:r>
      <w:r>
        <w:rPr>
          <w:spacing w:val="-12"/>
          <w:w w:val="110"/>
        </w:rPr>
        <w:t xml:space="preserve"> </w:t>
      </w:r>
      <w:r>
        <w:rPr>
          <w:w w:val="110"/>
        </w:rPr>
        <w:t>of</w:t>
      </w:r>
      <w:r>
        <w:rPr>
          <w:spacing w:val="-13"/>
          <w:w w:val="110"/>
        </w:rPr>
        <w:t xml:space="preserve"> </w:t>
      </w:r>
      <w:r>
        <w:rPr>
          <w:w w:val="110"/>
        </w:rPr>
        <w:t xml:space="preserve">deflection are small and that there is </w:t>
      </w:r>
      <w:proofErr w:type="gramStart"/>
      <w:r>
        <w:rPr>
          <w:w w:val="110"/>
        </w:rPr>
        <w:t>sufficient</w:t>
      </w:r>
      <w:proofErr w:type="gramEnd"/>
      <w:r>
        <w:rPr>
          <w:w w:val="110"/>
        </w:rPr>
        <w:t xml:space="preserve"> freeboard and design symmetry such that the total displacement is constant.</w:t>
      </w:r>
    </w:p>
    <w:p w:rsidR="00012D33" w:rsidRDefault="0009622D">
      <w:pPr>
        <w:pStyle w:val="BodyText"/>
        <w:spacing w:before="2"/>
        <w:ind w:left="418"/>
      </w:pPr>
      <w:r>
        <w:rPr>
          <w:w w:val="110"/>
        </w:rPr>
        <w:t>The total restoring pitching moment is then the sum of two contributions,</w:t>
      </w:r>
    </w:p>
    <w:p w:rsidR="00012D33" w:rsidRDefault="00012D33">
      <w:pPr>
        <w:pStyle w:val="BodyText"/>
        <w:spacing w:before="10"/>
        <w:rPr>
          <w:sz w:val="21"/>
        </w:rPr>
      </w:pPr>
    </w:p>
    <w:p w:rsidR="00012D33" w:rsidRDefault="0009622D">
      <w:pPr>
        <w:tabs>
          <w:tab w:val="left" w:pos="9125"/>
        </w:tabs>
        <w:ind w:left="3476"/>
        <w:rPr>
          <w:sz w:val="20"/>
        </w:rPr>
      </w:pPr>
      <w:proofErr w:type="gramStart"/>
      <w:r>
        <w:rPr>
          <w:i/>
          <w:w w:val="125"/>
          <w:position w:val="3"/>
          <w:sz w:val="20"/>
        </w:rPr>
        <w:t>M</w:t>
      </w:r>
      <w:proofErr w:type="spellStart"/>
      <w:r>
        <w:rPr>
          <w:rFonts w:ascii="Arial"/>
          <w:i/>
          <w:w w:val="125"/>
          <w:sz w:val="14"/>
        </w:rPr>
        <w:t>y,restore</w:t>
      </w:r>
      <w:proofErr w:type="spellEnd"/>
      <w:proofErr w:type="gramEnd"/>
      <w:r>
        <w:rPr>
          <w:rFonts w:ascii="Arial"/>
          <w:i/>
          <w:w w:val="125"/>
          <w:sz w:val="14"/>
        </w:rPr>
        <w:t xml:space="preserve"> </w:t>
      </w:r>
      <w:r>
        <w:rPr>
          <w:w w:val="125"/>
          <w:position w:val="3"/>
          <w:sz w:val="20"/>
        </w:rPr>
        <w:t xml:space="preserve">= </w:t>
      </w:r>
      <w:r>
        <w:rPr>
          <w:i/>
          <w:w w:val="125"/>
          <w:position w:val="3"/>
          <w:sz w:val="20"/>
        </w:rPr>
        <w:t>M</w:t>
      </w:r>
      <w:proofErr w:type="spellStart"/>
      <w:r>
        <w:rPr>
          <w:rFonts w:ascii="Arial"/>
          <w:i/>
          <w:w w:val="125"/>
          <w:sz w:val="14"/>
        </w:rPr>
        <w:t>y,moor</w:t>
      </w:r>
      <w:proofErr w:type="spellEnd"/>
      <w:r>
        <w:rPr>
          <w:rFonts w:ascii="Arial"/>
          <w:i/>
          <w:spacing w:val="-33"/>
          <w:w w:val="125"/>
          <w:sz w:val="14"/>
        </w:rPr>
        <w:t xml:space="preserve"> </w:t>
      </w:r>
      <w:r>
        <w:rPr>
          <w:w w:val="125"/>
          <w:position w:val="3"/>
          <w:sz w:val="20"/>
        </w:rPr>
        <w:t>+</w:t>
      </w:r>
      <w:r>
        <w:rPr>
          <w:spacing w:val="-32"/>
          <w:w w:val="125"/>
          <w:position w:val="3"/>
          <w:sz w:val="20"/>
        </w:rPr>
        <w:t xml:space="preserve"> </w:t>
      </w:r>
      <w:r>
        <w:rPr>
          <w:i/>
          <w:w w:val="125"/>
          <w:position w:val="3"/>
          <w:sz w:val="20"/>
        </w:rPr>
        <w:t>M</w:t>
      </w:r>
      <w:r>
        <w:rPr>
          <w:rFonts w:ascii="Arial"/>
          <w:i/>
          <w:w w:val="125"/>
          <w:sz w:val="14"/>
        </w:rPr>
        <w:t>meta</w:t>
      </w:r>
      <w:r>
        <w:rPr>
          <w:rFonts w:ascii="Arial"/>
          <w:i/>
          <w:w w:val="125"/>
          <w:sz w:val="14"/>
        </w:rPr>
        <w:tab/>
      </w:r>
      <w:r>
        <w:rPr>
          <w:w w:val="125"/>
          <w:position w:val="3"/>
          <w:sz w:val="20"/>
        </w:rPr>
        <w:t>(17)</w:t>
      </w:r>
    </w:p>
    <w:p w:rsidR="00012D33" w:rsidRDefault="00012D33">
      <w:pPr>
        <w:rPr>
          <w:sz w:val="20"/>
        </w:rPr>
        <w:sectPr w:rsidR="00012D33">
          <w:type w:val="continuous"/>
          <w:pgSz w:w="12240" w:h="15840"/>
          <w:pgMar w:top="1500" w:right="1320" w:bottom="980" w:left="1320" w:header="720" w:footer="720" w:gutter="0"/>
          <w:cols w:space="720"/>
        </w:sectPr>
      </w:pPr>
    </w:p>
    <w:p w:rsidR="00012D33" w:rsidRDefault="0009622D">
      <w:pPr>
        <w:pStyle w:val="Heading2"/>
        <w:numPr>
          <w:ilvl w:val="1"/>
          <w:numId w:val="13"/>
        </w:numPr>
        <w:tabs>
          <w:tab w:val="left" w:pos="732"/>
          <w:tab w:val="left" w:pos="733"/>
        </w:tabs>
        <w:spacing w:before="35"/>
        <w:ind w:hanging="612"/>
      </w:pPr>
      <w:bookmarkStart w:id="143" w:name="Hydrodynamic_Stability"/>
      <w:bookmarkEnd w:id="143"/>
      <w:r>
        <w:rPr>
          <w:w w:val="115"/>
        </w:rPr>
        <w:t>Hydrodynamic</w:t>
      </w:r>
      <w:r>
        <w:rPr>
          <w:spacing w:val="-16"/>
          <w:w w:val="115"/>
        </w:rPr>
        <w:t xml:space="preserve"> </w:t>
      </w:r>
      <w:r>
        <w:rPr>
          <w:w w:val="115"/>
        </w:rPr>
        <w:t>Stability</w:t>
      </w:r>
    </w:p>
    <w:p w:rsidR="00012D33" w:rsidRDefault="0009622D">
      <w:pPr>
        <w:pStyle w:val="BodyText"/>
        <w:spacing w:before="153" w:line="273" w:lineRule="auto"/>
        <w:ind w:left="120"/>
      </w:pPr>
      <w:r>
        <w:rPr>
          <w:w w:val="105"/>
        </w:rPr>
        <w:t>Floating bodies are typically modeled, for small motions and linearized behavior, as a second-order differential system with mass, damping, and spring stiffness    terms,</w:t>
      </w:r>
    </w:p>
    <w:p w:rsidR="00012D33" w:rsidRDefault="00012D33">
      <w:pPr>
        <w:pStyle w:val="BodyText"/>
        <w:spacing w:before="2"/>
        <w:rPr>
          <w:sz w:val="19"/>
        </w:rPr>
      </w:pPr>
    </w:p>
    <w:p w:rsidR="00012D33" w:rsidRDefault="0009622D">
      <w:pPr>
        <w:tabs>
          <w:tab w:val="left" w:pos="9125"/>
        </w:tabs>
        <w:spacing w:before="1"/>
        <w:ind w:left="3533"/>
        <w:rPr>
          <w:sz w:val="20"/>
        </w:rPr>
      </w:pPr>
      <w:r>
        <w:rPr>
          <w:w w:val="116"/>
          <w:sz w:val="20"/>
        </w:rPr>
        <w:t>(</w:t>
      </w:r>
      <w:r>
        <w:rPr>
          <w:b/>
          <w:w w:val="115"/>
          <w:sz w:val="20"/>
        </w:rPr>
        <w:t>M</w:t>
      </w:r>
      <w:r>
        <w:rPr>
          <w:b/>
          <w:spacing w:val="-6"/>
          <w:sz w:val="20"/>
        </w:rPr>
        <w:t xml:space="preserve"> </w:t>
      </w:r>
      <w:r>
        <w:rPr>
          <w:w w:val="137"/>
          <w:sz w:val="20"/>
        </w:rPr>
        <w:t>+</w:t>
      </w:r>
      <w:r>
        <w:rPr>
          <w:spacing w:val="-6"/>
          <w:sz w:val="20"/>
        </w:rPr>
        <w:t xml:space="preserve"> </w:t>
      </w:r>
      <w:r>
        <w:rPr>
          <w:b/>
          <w:w w:val="119"/>
          <w:sz w:val="20"/>
        </w:rPr>
        <w:t>A</w:t>
      </w:r>
      <w:r>
        <w:rPr>
          <w:w w:val="116"/>
          <w:sz w:val="20"/>
        </w:rPr>
        <w:t>)</w:t>
      </w:r>
      <w:r>
        <w:rPr>
          <w:spacing w:val="-17"/>
          <w:sz w:val="20"/>
        </w:rPr>
        <w:t xml:space="preserve"> </w:t>
      </w:r>
      <w:r>
        <w:rPr>
          <w:b/>
          <w:spacing w:val="-111"/>
          <w:w w:val="120"/>
          <w:sz w:val="20"/>
        </w:rPr>
        <w:t>x</w:t>
      </w:r>
      <w:r>
        <w:rPr>
          <w:w w:val="149"/>
          <w:sz w:val="20"/>
        </w:rPr>
        <w:t>¨</w:t>
      </w:r>
      <w:r>
        <w:rPr>
          <w:spacing w:val="4"/>
          <w:sz w:val="20"/>
        </w:rPr>
        <w:t xml:space="preserve"> </w:t>
      </w:r>
      <w:r>
        <w:rPr>
          <w:w w:val="137"/>
          <w:sz w:val="20"/>
        </w:rPr>
        <w:t>+</w:t>
      </w:r>
      <w:r>
        <w:rPr>
          <w:spacing w:val="-6"/>
          <w:sz w:val="20"/>
        </w:rPr>
        <w:t xml:space="preserve"> </w:t>
      </w:r>
      <w:proofErr w:type="spellStart"/>
      <w:r>
        <w:rPr>
          <w:b/>
          <w:w w:val="114"/>
          <w:sz w:val="20"/>
        </w:rPr>
        <w:t>C</w:t>
      </w:r>
      <w:r>
        <w:rPr>
          <w:b/>
          <w:spacing w:val="-88"/>
          <w:w w:val="120"/>
          <w:sz w:val="20"/>
        </w:rPr>
        <w:t>x</w:t>
      </w:r>
      <w:proofErr w:type="spellEnd"/>
      <w:proofErr w:type="gramStart"/>
      <w:r>
        <w:rPr>
          <w:w w:val="82"/>
          <w:sz w:val="20"/>
        </w:rPr>
        <w:t>˙</w:t>
      </w:r>
      <w:r>
        <w:rPr>
          <w:sz w:val="20"/>
        </w:rPr>
        <w:t xml:space="preserve"> </w:t>
      </w:r>
      <w:r>
        <w:rPr>
          <w:spacing w:val="-23"/>
          <w:sz w:val="20"/>
        </w:rPr>
        <w:t xml:space="preserve"> </w:t>
      </w:r>
      <w:r>
        <w:rPr>
          <w:w w:val="137"/>
          <w:sz w:val="20"/>
        </w:rPr>
        <w:t>+</w:t>
      </w:r>
      <w:proofErr w:type="gramEnd"/>
      <w:r>
        <w:rPr>
          <w:spacing w:val="-6"/>
          <w:sz w:val="20"/>
        </w:rPr>
        <w:t xml:space="preserve"> </w:t>
      </w:r>
      <w:r>
        <w:rPr>
          <w:b/>
          <w:w w:val="115"/>
          <w:sz w:val="20"/>
        </w:rPr>
        <w:t>K</w:t>
      </w:r>
      <w:r>
        <w:rPr>
          <w:b/>
          <w:spacing w:val="5"/>
          <w:sz w:val="20"/>
        </w:rPr>
        <w:t xml:space="preserve"> </w:t>
      </w:r>
      <w:r>
        <w:rPr>
          <w:w w:val="137"/>
          <w:sz w:val="20"/>
        </w:rPr>
        <w:t>=</w:t>
      </w:r>
      <w:r>
        <w:rPr>
          <w:spacing w:val="5"/>
          <w:sz w:val="20"/>
        </w:rPr>
        <w:t xml:space="preserve"> </w:t>
      </w:r>
      <w:r>
        <w:rPr>
          <w:b/>
          <w:w w:val="117"/>
          <w:sz w:val="20"/>
        </w:rPr>
        <w:t>F</w:t>
      </w:r>
      <w:r>
        <w:rPr>
          <w:b/>
          <w:spacing w:val="-17"/>
          <w:sz w:val="20"/>
        </w:rPr>
        <w:t xml:space="preserve"> </w:t>
      </w:r>
      <w:r>
        <w:rPr>
          <w:w w:val="116"/>
          <w:sz w:val="20"/>
        </w:rPr>
        <w:t>(</w:t>
      </w:r>
      <w:r>
        <w:rPr>
          <w:i/>
          <w:w w:val="129"/>
          <w:sz w:val="20"/>
        </w:rPr>
        <w:t>t</w:t>
      </w:r>
      <w:r>
        <w:rPr>
          <w:w w:val="116"/>
          <w:sz w:val="20"/>
        </w:rPr>
        <w:t>)</w:t>
      </w:r>
      <w:r>
        <w:rPr>
          <w:sz w:val="20"/>
        </w:rPr>
        <w:tab/>
      </w:r>
      <w:r>
        <w:rPr>
          <w:w w:val="106"/>
          <w:sz w:val="20"/>
        </w:rPr>
        <w:t>(18)</w:t>
      </w:r>
    </w:p>
    <w:p w:rsidR="00012D33" w:rsidRDefault="0009622D">
      <w:pPr>
        <w:pStyle w:val="BodyText"/>
        <w:spacing w:before="163" w:line="357" w:lineRule="exact"/>
        <w:ind w:left="120"/>
      </w:pPr>
      <w:r>
        <w:rPr>
          <w:w w:val="105"/>
        </w:rPr>
        <w:t xml:space="preserve">where </w:t>
      </w:r>
      <w:r>
        <w:rPr>
          <w:b/>
          <w:w w:val="105"/>
        </w:rPr>
        <w:t xml:space="preserve">x </w:t>
      </w:r>
      <w:r>
        <w:rPr>
          <w:rFonts w:ascii="Meiryo" w:hAnsi="Meiryo"/>
          <w:i/>
          <w:w w:val="105"/>
        </w:rPr>
        <w:t xml:space="preserve">∈ </w:t>
      </w:r>
      <w:r>
        <w:rPr>
          <w:rFonts w:ascii="Arial" w:hAnsi="Arial"/>
          <w:w w:val="105"/>
        </w:rPr>
        <w:t>R</w:t>
      </w:r>
      <w:proofErr w:type="gramStart"/>
      <w:r>
        <w:rPr>
          <w:w w:val="105"/>
          <w:position w:val="7"/>
          <w:sz w:val="14"/>
        </w:rPr>
        <w:t xml:space="preserve">6  </w:t>
      </w:r>
      <w:r>
        <w:rPr>
          <w:w w:val="105"/>
        </w:rPr>
        <w:t>is</w:t>
      </w:r>
      <w:proofErr w:type="gramEnd"/>
      <w:r>
        <w:rPr>
          <w:w w:val="105"/>
        </w:rPr>
        <w:t xml:space="preserve"> the six-degree of freedom vector (commonly ordered as 1-surge, 2-sway, 3-heave, 4-roll,</w:t>
      </w:r>
    </w:p>
    <w:p w:rsidR="00012D33" w:rsidRDefault="0009622D">
      <w:pPr>
        <w:pStyle w:val="BodyText"/>
        <w:spacing w:line="273" w:lineRule="auto"/>
        <w:ind w:left="120"/>
      </w:pPr>
      <w:r>
        <w:rPr>
          <w:w w:val="110"/>
        </w:rPr>
        <w:t xml:space="preserve">5-pitch, 6-yaw), </w:t>
      </w:r>
      <w:r>
        <w:rPr>
          <w:b/>
          <w:w w:val="110"/>
        </w:rPr>
        <w:t xml:space="preserve">M </w:t>
      </w:r>
      <w:r>
        <w:rPr>
          <w:w w:val="110"/>
        </w:rPr>
        <w:t xml:space="preserve">is the mass matrix, </w:t>
      </w:r>
      <w:r>
        <w:rPr>
          <w:b/>
          <w:w w:val="110"/>
        </w:rPr>
        <w:t xml:space="preserve">A </w:t>
      </w:r>
      <w:r>
        <w:rPr>
          <w:w w:val="110"/>
        </w:rPr>
        <w:t xml:space="preserve">is the added mass matrix, </w:t>
      </w:r>
      <w:r>
        <w:rPr>
          <w:b/>
          <w:w w:val="110"/>
        </w:rPr>
        <w:t xml:space="preserve">C </w:t>
      </w:r>
      <w:r>
        <w:rPr>
          <w:w w:val="110"/>
        </w:rPr>
        <w:t xml:space="preserve">is the damping matrix, and </w:t>
      </w:r>
      <w:r>
        <w:rPr>
          <w:b/>
          <w:w w:val="110"/>
        </w:rPr>
        <w:t xml:space="preserve">K </w:t>
      </w:r>
      <w:r>
        <w:rPr>
          <w:w w:val="110"/>
        </w:rPr>
        <w:t>is the stiffness matrix. The right-hand side of the equation captures the time-dependent summation of all forces.</w:t>
      </w:r>
    </w:p>
    <w:p w:rsidR="00012D33" w:rsidRDefault="0009622D">
      <w:pPr>
        <w:pStyle w:val="BodyText"/>
        <w:spacing w:before="7" w:line="273" w:lineRule="auto"/>
        <w:ind w:left="120" w:right="117" w:firstLine="298"/>
        <w:jc w:val="both"/>
      </w:pPr>
      <w:r>
        <w:rPr>
          <w:w w:val="105"/>
        </w:rPr>
        <w:t xml:space="preserve">As a </w:t>
      </w:r>
      <w:r>
        <w:rPr>
          <w:spacing w:val="-3"/>
          <w:w w:val="105"/>
        </w:rPr>
        <w:t xml:space="preserve">low-fidelity, </w:t>
      </w:r>
      <w:r>
        <w:rPr>
          <w:w w:val="105"/>
        </w:rPr>
        <w:t xml:space="preserve">quasi-static sizing and cost module, </w:t>
      </w:r>
      <w:proofErr w:type="spellStart"/>
      <w:r>
        <w:rPr>
          <w:rFonts w:ascii="Arial"/>
          <w:i/>
          <w:w w:val="105"/>
        </w:rPr>
        <w:t>FloatingSE</w:t>
      </w:r>
      <w:proofErr w:type="spellEnd"/>
      <w:r>
        <w:rPr>
          <w:rFonts w:ascii="Arial"/>
          <w:i/>
          <w:w w:val="105"/>
        </w:rPr>
        <w:t xml:space="preserve"> </w:t>
      </w:r>
      <w:r>
        <w:rPr>
          <w:w w:val="105"/>
        </w:rPr>
        <w:t xml:space="preserve">does not attempt to capture </w:t>
      </w:r>
      <w:proofErr w:type="gramStart"/>
      <w:r>
        <w:rPr>
          <w:w w:val="105"/>
        </w:rPr>
        <w:t>all of</w:t>
      </w:r>
      <w:proofErr w:type="gramEnd"/>
      <w:r>
        <w:rPr>
          <w:w w:val="105"/>
        </w:rPr>
        <w:t xml:space="preserve"> the matrix entries or forcing terms of the hydrodynamics. A more sophisticated time- or frequency-domain solver, where these quantities are calculated, may </w:t>
      </w:r>
      <w:r>
        <w:rPr>
          <w:spacing w:val="2"/>
          <w:w w:val="105"/>
        </w:rPr>
        <w:t xml:space="preserve">be </w:t>
      </w:r>
      <w:r>
        <w:rPr>
          <w:w w:val="105"/>
        </w:rPr>
        <w:t xml:space="preserve">linked or included into </w:t>
      </w:r>
      <w:proofErr w:type="spellStart"/>
      <w:r>
        <w:rPr>
          <w:rFonts w:ascii="Arial"/>
          <w:i/>
          <w:w w:val="105"/>
        </w:rPr>
        <w:t>FloatingSE</w:t>
      </w:r>
      <w:proofErr w:type="spellEnd"/>
      <w:r>
        <w:rPr>
          <w:rFonts w:ascii="Arial"/>
          <w:i/>
          <w:w w:val="105"/>
        </w:rPr>
        <w:t xml:space="preserve"> </w:t>
      </w:r>
      <w:r>
        <w:rPr>
          <w:w w:val="105"/>
        </w:rPr>
        <w:t xml:space="preserve">in the future.  </w:t>
      </w:r>
      <w:proofErr w:type="gramStart"/>
      <w:r>
        <w:rPr>
          <w:w w:val="105"/>
        </w:rPr>
        <w:t>Nevertheless,  it</w:t>
      </w:r>
      <w:proofErr w:type="gramEnd"/>
      <w:r>
        <w:rPr>
          <w:w w:val="105"/>
        </w:rPr>
        <w:t xml:space="preserve"> does attempt to compute the diagonal entries of the mass and stiffness matrices in order to derive the       rigid </w:t>
      </w:r>
      <w:r>
        <w:rPr>
          <w:spacing w:val="2"/>
          <w:w w:val="105"/>
        </w:rPr>
        <w:t xml:space="preserve">body </w:t>
      </w:r>
      <w:r>
        <w:rPr>
          <w:w w:val="105"/>
        </w:rPr>
        <w:t xml:space="preserve">natural frequencies of the  </w:t>
      </w:r>
      <w:r>
        <w:rPr>
          <w:spacing w:val="34"/>
          <w:w w:val="105"/>
        </w:rPr>
        <w:t xml:space="preserve"> </w:t>
      </w:r>
      <w:r>
        <w:rPr>
          <w:w w:val="105"/>
        </w:rPr>
        <w:t>system,</w:t>
      </w:r>
    </w:p>
    <w:p w:rsidR="00012D33" w:rsidRDefault="00F23B9E">
      <w:pPr>
        <w:pStyle w:val="BodyText"/>
        <w:spacing w:before="10"/>
        <w:rPr>
          <w:sz w:val="14"/>
        </w:rPr>
      </w:pPr>
      <w:r>
        <w:rPr>
          <w:noProof/>
        </w:rPr>
        <mc:AlternateContent>
          <mc:Choice Requires="wps">
            <w:drawing>
              <wp:anchor distT="0" distB="0" distL="0" distR="0" simplePos="0" relativeHeight="251598848" behindDoc="0" locked="0" layoutInCell="1" allowOverlap="1" wp14:anchorId="620EE579" wp14:editId="74070486">
                <wp:simplePos x="0" y="0"/>
                <wp:positionH relativeFrom="page">
                  <wp:posOffset>3642360</wp:posOffset>
                </wp:positionH>
                <wp:positionV relativeFrom="paragraph">
                  <wp:posOffset>136525</wp:posOffset>
                </wp:positionV>
                <wp:extent cx="558165" cy="0"/>
                <wp:effectExtent l="13335" t="5715" r="9525" b="13335"/>
                <wp:wrapTopAndBottom/>
                <wp:docPr id="1003" name="Line 9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16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4A323C" id="Line 992" o:spid="_x0000_s1026" style="position:absolute;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86.8pt,10.75pt" to="330.7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" strokeweight=".14042mm">
                <w10:wrap type="topAndBottom" anchorx="page"/>
              </v:line>
            </w:pict>
          </mc:Fallback>
        </mc:AlternateContent>
      </w:r>
    </w:p>
    <w:p w:rsidR="00012D33" w:rsidRDefault="0009622D">
      <w:pPr>
        <w:tabs>
          <w:tab w:val="left" w:pos="518"/>
          <w:tab w:val="left" w:pos="986"/>
          <w:tab w:val="left" w:pos="1256"/>
        </w:tabs>
        <w:spacing w:line="97" w:lineRule="exact"/>
        <w:ind w:right="1265"/>
        <w:jc w:val="center"/>
        <w:rPr>
          <w:i/>
          <w:sz w:val="20"/>
        </w:rPr>
      </w:pPr>
      <w:r>
        <w:rPr>
          <w:i/>
          <w:w w:val="87"/>
          <w:sz w:val="20"/>
          <w:u w:val="single"/>
        </w:rPr>
        <w:t>ω</w:t>
      </w:r>
      <w:proofErr w:type="spellStart"/>
      <w:r>
        <w:rPr>
          <w:rFonts w:ascii="Arial" w:hAnsi="Arial"/>
          <w:i/>
          <w:w w:val="181"/>
          <w:position w:val="-2"/>
          <w:sz w:val="14"/>
          <w:u w:val="single"/>
        </w:rPr>
        <w:t>i</w:t>
      </w:r>
      <w:proofErr w:type="spellEnd"/>
      <w:r>
        <w:rPr>
          <w:rFonts w:ascii="Arial" w:hAnsi="Arial"/>
          <w:i/>
          <w:position w:val="-2"/>
          <w:sz w:val="14"/>
        </w:rPr>
        <w:tab/>
      </w:r>
      <w:r>
        <w:rPr>
          <w:spacing w:val="10"/>
          <w:w w:val="99"/>
          <w:sz w:val="20"/>
          <w:u w:val="single"/>
        </w:rPr>
        <w:t xml:space="preserve"> </w:t>
      </w:r>
      <w:r>
        <w:rPr>
          <w:w w:val="99"/>
          <w:sz w:val="20"/>
          <w:u w:val="single"/>
        </w:rPr>
        <w:t>1</w:t>
      </w:r>
      <w:r>
        <w:rPr>
          <w:spacing w:val="10"/>
          <w:sz w:val="20"/>
          <w:u w:val="single"/>
        </w:rPr>
        <w:t xml:space="preserve"> </w:t>
      </w:r>
      <w:r>
        <w:rPr>
          <w:sz w:val="20"/>
        </w:rPr>
        <w:tab/>
      </w:r>
      <w:r>
        <w:rPr>
          <w:w w:val="99"/>
          <w:sz w:val="20"/>
          <w:u w:val="single"/>
        </w:rPr>
        <w:t xml:space="preserve"> </w:t>
      </w:r>
      <w:r>
        <w:rPr>
          <w:sz w:val="20"/>
          <w:u w:val="single"/>
        </w:rPr>
        <w:tab/>
      </w:r>
      <w:r>
        <w:rPr>
          <w:i/>
          <w:w w:val="126"/>
          <w:sz w:val="20"/>
          <w:u w:val="single"/>
        </w:rPr>
        <w:t>K</w:t>
      </w:r>
    </w:p>
    <w:p w:rsidR="00012D33" w:rsidRDefault="00F23B9E">
      <w:pPr>
        <w:tabs>
          <w:tab w:val="left" w:pos="3738"/>
          <w:tab w:val="left" w:pos="5295"/>
          <w:tab w:val="left" w:pos="5583"/>
          <w:tab w:val="left" w:pos="9125"/>
        </w:tabs>
        <w:spacing w:line="263" w:lineRule="exact"/>
        <w:ind w:left="2985"/>
        <w:rPr>
          <w:sz w:val="20"/>
        </w:rPr>
      </w:pPr>
      <w:r>
        <w:rPr>
          <w:noProof/>
        </w:rPr>
        <mc:AlternateContent>
          <mc:Choice Requires="wps">
            <w:drawing>
              <wp:anchor distT="0" distB="0" distL="114300" distR="114300" simplePos="0" relativeHeight="251681792" behindDoc="1" locked="0" layoutInCell="1" allowOverlap="1" wp14:anchorId="70862AD8" wp14:editId="3E570197">
                <wp:simplePos x="0" y="0"/>
                <wp:positionH relativeFrom="page">
                  <wp:posOffset>3515995</wp:posOffset>
                </wp:positionH>
                <wp:positionV relativeFrom="paragraph">
                  <wp:posOffset>-178435</wp:posOffset>
                </wp:positionV>
                <wp:extent cx="669925" cy="472440"/>
                <wp:effectExtent l="1270" t="0" r="0" b="3810"/>
                <wp:wrapNone/>
                <wp:docPr id="1002" name="Text Box 9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925"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tabs>
                                <w:tab w:val="left" w:pos="662"/>
                                <w:tab w:val="left" w:pos="1054"/>
                              </w:tabs>
                              <w:spacing w:before="219"/>
                              <w:rPr>
                                <w:rFonts w:ascii="Arial"/>
                                <w:i/>
                                <w:sz w:val="14"/>
                              </w:rPr>
                            </w:pPr>
                            <w:r>
                              <w:rPr>
                                <w:rFonts w:ascii="Arial"/>
                                <w:w w:val="358"/>
                                <w:position w:val="20"/>
                                <w:sz w:val="20"/>
                              </w:rPr>
                              <w:t xml:space="preserve"> </w:t>
                            </w:r>
                            <w:r>
                              <w:rPr>
                                <w:rFonts w:ascii="Arial"/>
                                <w:position w:val="20"/>
                                <w:sz w:val="20"/>
                              </w:rPr>
                              <w:tab/>
                            </w:r>
                            <w:r>
                              <w:rPr>
                                <w:rFonts w:ascii="Arial"/>
                                <w:i/>
                                <w:w w:val="180"/>
                                <w:sz w:val="14"/>
                                <w:u w:val="single"/>
                              </w:rPr>
                              <w:t>ii</w:t>
                            </w:r>
                            <w:r>
                              <w:rPr>
                                <w:rFonts w:ascii="Arial"/>
                                <w:i/>
                                <w:sz w:val="14"/>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862AD8" id="Text Box 991" o:spid="_x0000_s1410" type="#_x0000_t202" style="position:absolute;left:0;text-align:left;margin-left:276.85pt;margin-top:-14.05pt;width:52.75pt;height:37.2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" filled="f" stroked="f">
                <v:textbox inset="0,0,0,0">
                  <w:txbxContent>
                    <w:p w:rsidR="0009622D" w:rsidRDefault="0009622D">
                      <w:pPr>
                        <w:tabs>
                          <w:tab w:val="left" w:pos="662"/>
                          <w:tab w:val="left" w:pos="1054"/>
                        </w:tabs>
                        <w:spacing w:before="219"/>
                        <w:rPr>
                          <w:rFonts w:ascii="Arial"/>
                          <w:i/>
                          <w:sz w:val="14"/>
                        </w:rPr>
                      </w:pPr>
                      <w:r>
                        <w:rPr>
                          <w:rFonts w:ascii="Arial"/>
                          <w:w w:val="358"/>
                          <w:position w:val="20"/>
                          <w:sz w:val="20"/>
                        </w:rPr>
                        <w:t xml:space="preserve"> </w:t>
                      </w:r>
                      <w:r>
                        <w:rPr>
                          <w:rFonts w:ascii="Arial"/>
                          <w:position w:val="20"/>
                          <w:sz w:val="20"/>
                        </w:rPr>
                        <w:tab/>
                      </w:r>
                      <w:r>
                        <w:rPr>
                          <w:rFonts w:ascii="Arial"/>
                          <w:i/>
                          <w:w w:val="180"/>
                          <w:sz w:val="14"/>
                          <w:u w:val="single"/>
                        </w:rPr>
                        <w:t>ii</w:t>
                      </w:r>
                      <w:r>
                        <w:rPr>
                          <w:rFonts w:ascii="Arial"/>
                          <w:i/>
                          <w:sz w:val="14"/>
                          <w:u w:val="single"/>
                        </w:rPr>
                        <w:tab/>
                      </w:r>
                    </w:p>
                  </w:txbxContent>
                </v:textbox>
                <w10:wrap anchorx="page"/>
              </v:shape>
            </w:pict>
          </mc:Fallback>
        </mc:AlternateContent>
      </w:r>
      <w:r>
        <w:rPr>
          <w:noProof/>
        </w:rPr>
        <mc:AlternateContent>
          <mc:Choice Requires="wps">
            <w:drawing>
              <wp:anchor distT="0" distB="0" distL="114300" distR="114300" simplePos="0" relativeHeight="251682816" behindDoc="1" locked="0" layoutInCell="1" allowOverlap="1" wp14:anchorId="6626A324" wp14:editId="0FA3BBCC">
                <wp:simplePos x="0" y="0"/>
                <wp:positionH relativeFrom="page">
                  <wp:posOffset>2795905</wp:posOffset>
                </wp:positionH>
                <wp:positionV relativeFrom="paragraph">
                  <wp:posOffset>63500</wp:posOffset>
                </wp:positionV>
                <wp:extent cx="36195" cy="88900"/>
                <wp:effectExtent l="0" t="3810" r="0" b="2540"/>
                <wp:wrapNone/>
                <wp:docPr id="1001" name="Text Box 9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34" w:lineRule="exact"/>
                              <w:rPr>
                                <w:rFonts w:ascii="Arial"/>
                                <w:i/>
                                <w:sz w:val="14"/>
                              </w:rPr>
                            </w:pPr>
                            <w:proofErr w:type="spellStart"/>
                            <w:r>
                              <w:rPr>
                                <w:rFonts w:ascii="Arial"/>
                                <w:i/>
                                <w:w w:val="181"/>
                                <w:sz w:val="14"/>
                              </w:rPr>
                              <w:t>i</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26A324" id="Text Box 990" o:spid="_x0000_s1411" type="#_x0000_t202" style="position:absolute;left:0;text-align:left;margin-left:220.15pt;margin-top:5pt;width:2.85pt;height:7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" filled="f" stroked="f">
                <v:textbox inset="0,0,0,0">
                  <w:txbxContent>
                    <w:p w:rsidR="0009622D" w:rsidRDefault="0009622D">
                      <w:pPr>
                        <w:spacing w:line="134" w:lineRule="exact"/>
                        <w:rPr>
                          <w:rFonts w:ascii="Arial"/>
                          <w:i/>
                          <w:sz w:val="14"/>
                        </w:rPr>
                      </w:pPr>
                      <w:proofErr w:type="spellStart"/>
                      <w:r>
                        <w:rPr>
                          <w:rFonts w:ascii="Arial"/>
                          <w:i/>
                          <w:w w:val="181"/>
                          <w:sz w:val="14"/>
                        </w:rPr>
                        <w:t>i</w:t>
                      </w:r>
                      <w:proofErr w:type="spellEnd"/>
                    </w:p>
                  </w:txbxContent>
                </v:textbox>
                <w10:wrap anchorx="page"/>
              </v:shape>
            </w:pict>
          </mc:Fallback>
        </mc:AlternateContent>
      </w:r>
      <w:r>
        <w:rPr>
          <w:noProof/>
        </w:rPr>
        <mc:AlternateContent>
          <mc:Choice Requires="wps">
            <w:drawing>
              <wp:anchor distT="0" distB="0" distL="114300" distR="114300" simplePos="0" relativeHeight="251683840" behindDoc="1" locked="0" layoutInCell="1" allowOverlap="1" wp14:anchorId="734D93E3" wp14:editId="53F24161">
                <wp:simplePos x="0" y="0"/>
                <wp:positionH relativeFrom="page">
                  <wp:posOffset>3021965</wp:posOffset>
                </wp:positionH>
                <wp:positionV relativeFrom="paragraph">
                  <wp:posOffset>102870</wp:posOffset>
                </wp:positionV>
                <wp:extent cx="135890" cy="127000"/>
                <wp:effectExtent l="2540" t="0" r="4445" b="1270"/>
                <wp:wrapNone/>
                <wp:docPr id="1000" name="Text Box 9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93" w:lineRule="exact"/>
                              <w:rPr>
                                <w:i/>
                                <w:sz w:val="20"/>
                              </w:rPr>
                            </w:pPr>
                            <w:r>
                              <w:rPr>
                                <w:w w:val="105"/>
                                <w:sz w:val="20"/>
                              </w:rPr>
                              <w:t>2</w:t>
                            </w:r>
                            <w:r>
                              <w:rPr>
                                <w:i/>
                                <w:w w:val="105"/>
                                <w:sz w:val="20"/>
                              </w:rPr>
                              <w:t>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4D93E3" id="Text Box 989" o:spid="_x0000_s1412" type="#_x0000_t202" style="position:absolute;left:0;text-align:left;margin-left:237.95pt;margin-top:8.1pt;width:10.7pt;height:10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" filled="f" stroked="f">
                <v:textbox inset="0,0,0,0">
                  <w:txbxContent>
                    <w:p w:rsidR="0009622D" w:rsidRDefault="0009622D">
                      <w:pPr>
                        <w:spacing w:line="193" w:lineRule="exact"/>
                        <w:rPr>
                          <w:i/>
                          <w:sz w:val="20"/>
                        </w:rPr>
                      </w:pPr>
                      <w:r>
                        <w:rPr>
                          <w:w w:val="105"/>
                          <w:sz w:val="20"/>
                        </w:rPr>
                        <w:t>2</w:t>
                      </w:r>
                      <w:r>
                        <w:rPr>
                          <w:i/>
                          <w:w w:val="105"/>
                          <w:sz w:val="20"/>
                        </w:rPr>
                        <w:t>π</w:t>
                      </w:r>
                    </w:p>
                  </w:txbxContent>
                </v:textbox>
                <w10:wrap anchorx="page"/>
              </v:shape>
            </w:pict>
          </mc:Fallback>
        </mc:AlternateContent>
      </w:r>
      <w:r>
        <w:rPr>
          <w:noProof/>
        </w:rPr>
        <mc:AlternateContent>
          <mc:Choice Requires="wps">
            <w:drawing>
              <wp:anchor distT="0" distB="0" distL="114300" distR="114300" simplePos="0" relativeHeight="251684864" behindDoc="1" locked="0" layoutInCell="1" allowOverlap="1" wp14:anchorId="022F5651" wp14:editId="2376CA54">
                <wp:simplePos x="0" y="0"/>
                <wp:positionH relativeFrom="page">
                  <wp:posOffset>3360420</wp:posOffset>
                </wp:positionH>
                <wp:positionV relativeFrom="paragraph">
                  <wp:posOffset>102870</wp:posOffset>
                </wp:positionV>
                <wp:extent cx="135890" cy="127000"/>
                <wp:effectExtent l="0" t="0" r="0" b="1270"/>
                <wp:wrapNone/>
                <wp:docPr id="999" name="Text Box 9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93" w:lineRule="exact"/>
                              <w:rPr>
                                <w:i/>
                                <w:sz w:val="20"/>
                              </w:rPr>
                            </w:pPr>
                            <w:r>
                              <w:rPr>
                                <w:w w:val="105"/>
                                <w:sz w:val="20"/>
                              </w:rPr>
                              <w:t>2</w:t>
                            </w:r>
                            <w:r>
                              <w:rPr>
                                <w:i/>
                                <w:w w:val="105"/>
                                <w:sz w:val="20"/>
                              </w:rPr>
                              <w:t>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2F5651" id="Text Box 988" o:spid="_x0000_s1413" type="#_x0000_t202" style="position:absolute;left:0;text-align:left;margin-left:264.6pt;margin-top:8.1pt;width:10.7pt;height:10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" filled="f" stroked="f">
                <v:textbox inset="0,0,0,0">
                  <w:txbxContent>
                    <w:p w:rsidR="0009622D" w:rsidRDefault="0009622D">
                      <w:pPr>
                        <w:spacing w:line="193" w:lineRule="exact"/>
                        <w:rPr>
                          <w:i/>
                          <w:sz w:val="20"/>
                        </w:rPr>
                      </w:pPr>
                      <w:r>
                        <w:rPr>
                          <w:w w:val="105"/>
                          <w:sz w:val="20"/>
                        </w:rPr>
                        <w:t>2</w:t>
                      </w:r>
                      <w:r>
                        <w:rPr>
                          <w:i/>
                          <w:w w:val="105"/>
                          <w:sz w:val="20"/>
                        </w:rPr>
                        <w:t>π</w:t>
                      </w:r>
                    </w:p>
                  </w:txbxContent>
                </v:textbox>
                <w10:wrap anchorx="page"/>
              </v:shape>
            </w:pict>
          </mc:Fallback>
        </mc:AlternateContent>
      </w:r>
      <w:r>
        <w:rPr>
          <w:noProof/>
        </w:rPr>
        <mc:AlternateContent>
          <mc:Choice Requires="wps">
            <w:drawing>
              <wp:anchor distT="0" distB="0" distL="114300" distR="114300" simplePos="0" relativeHeight="251685888" behindDoc="1" locked="0" layoutInCell="1" allowOverlap="1" wp14:anchorId="6D0F15CC" wp14:editId="00AC056E">
                <wp:simplePos x="0" y="0"/>
                <wp:positionH relativeFrom="page">
                  <wp:posOffset>3657600</wp:posOffset>
                </wp:positionH>
                <wp:positionV relativeFrom="paragraph">
                  <wp:posOffset>102870</wp:posOffset>
                </wp:positionV>
                <wp:extent cx="521970" cy="136525"/>
                <wp:effectExtent l="0" t="0" r="1905" b="1270"/>
                <wp:wrapNone/>
                <wp:docPr id="998" name="Text Box 9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 cy="136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209" w:lineRule="exact"/>
                              <w:rPr>
                                <w:rFonts w:ascii="Arial"/>
                                <w:i/>
                                <w:sz w:val="14"/>
                              </w:rPr>
                            </w:pPr>
                            <w:r>
                              <w:rPr>
                                <w:i/>
                                <w:spacing w:val="-5"/>
                                <w:w w:val="155"/>
                                <w:position w:val="3"/>
                                <w:sz w:val="20"/>
                              </w:rPr>
                              <w:t>M</w:t>
                            </w:r>
                            <w:r>
                              <w:rPr>
                                <w:rFonts w:ascii="Arial"/>
                                <w:i/>
                                <w:spacing w:val="-5"/>
                                <w:w w:val="155"/>
                                <w:sz w:val="14"/>
                              </w:rPr>
                              <w:t>ii</w:t>
                            </w:r>
                            <w:r>
                              <w:rPr>
                                <w:rFonts w:ascii="Arial"/>
                                <w:i/>
                                <w:spacing w:val="-41"/>
                                <w:w w:val="155"/>
                                <w:sz w:val="14"/>
                              </w:rPr>
                              <w:t xml:space="preserve"> </w:t>
                            </w:r>
                            <w:r>
                              <w:rPr>
                                <w:spacing w:val="-4"/>
                                <w:w w:val="155"/>
                                <w:position w:val="3"/>
                                <w:sz w:val="20"/>
                              </w:rPr>
                              <w:t>+</w:t>
                            </w:r>
                            <w:r>
                              <w:rPr>
                                <w:spacing w:val="-62"/>
                                <w:w w:val="155"/>
                                <w:position w:val="3"/>
                                <w:sz w:val="20"/>
                              </w:rPr>
                              <w:t xml:space="preserve"> </w:t>
                            </w:r>
                            <w:r>
                              <w:rPr>
                                <w:i/>
                                <w:spacing w:val="-4"/>
                                <w:w w:val="155"/>
                                <w:position w:val="3"/>
                                <w:sz w:val="20"/>
                              </w:rPr>
                              <w:t>A</w:t>
                            </w:r>
                            <w:r>
                              <w:rPr>
                                <w:rFonts w:ascii="Arial"/>
                                <w:i/>
                                <w:spacing w:val="-4"/>
                                <w:w w:val="155"/>
                                <w:sz w:val="14"/>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F15CC" id="Text Box 987" o:spid="_x0000_s1414" type="#_x0000_t202" style="position:absolute;left:0;text-align:left;margin-left:4in;margin-top:8.1pt;width:41.1pt;height:10.7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5sgIAALU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" filled="f" stroked="f">
                <v:textbox inset="0,0,0,0">
                  <w:txbxContent>
                    <w:p w:rsidR="0009622D" w:rsidRDefault="0009622D">
                      <w:pPr>
                        <w:spacing w:line="209" w:lineRule="exact"/>
                        <w:rPr>
                          <w:rFonts w:ascii="Arial"/>
                          <w:i/>
                          <w:sz w:val="14"/>
                        </w:rPr>
                      </w:pPr>
                      <w:r>
                        <w:rPr>
                          <w:i/>
                          <w:spacing w:val="-5"/>
                          <w:w w:val="155"/>
                          <w:position w:val="3"/>
                          <w:sz w:val="20"/>
                        </w:rPr>
                        <w:t>M</w:t>
                      </w:r>
                      <w:r>
                        <w:rPr>
                          <w:rFonts w:ascii="Arial"/>
                          <w:i/>
                          <w:spacing w:val="-5"/>
                          <w:w w:val="155"/>
                          <w:sz w:val="14"/>
                        </w:rPr>
                        <w:t>ii</w:t>
                      </w:r>
                      <w:r>
                        <w:rPr>
                          <w:rFonts w:ascii="Arial"/>
                          <w:i/>
                          <w:spacing w:val="-41"/>
                          <w:w w:val="155"/>
                          <w:sz w:val="14"/>
                        </w:rPr>
                        <w:t xml:space="preserve"> </w:t>
                      </w:r>
                      <w:r>
                        <w:rPr>
                          <w:spacing w:val="-4"/>
                          <w:w w:val="155"/>
                          <w:position w:val="3"/>
                          <w:sz w:val="20"/>
                        </w:rPr>
                        <w:t>+</w:t>
                      </w:r>
                      <w:r>
                        <w:rPr>
                          <w:spacing w:val="-62"/>
                          <w:w w:val="155"/>
                          <w:position w:val="3"/>
                          <w:sz w:val="20"/>
                        </w:rPr>
                        <w:t xml:space="preserve"> </w:t>
                      </w:r>
                      <w:r>
                        <w:rPr>
                          <w:i/>
                          <w:spacing w:val="-4"/>
                          <w:w w:val="155"/>
                          <w:position w:val="3"/>
                          <w:sz w:val="20"/>
                        </w:rPr>
                        <w:t>A</w:t>
                      </w:r>
                      <w:r>
                        <w:rPr>
                          <w:rFonts w:ascii="Arial"/>
                          <w:i/>
                          <w:spacing w:val="-4"/>
                          <w:w w:val="155"/>
                          <w:sz w:val="14"/>
                        </w:rPr>
                        <w:t>ii</w:t>
                      </w:r>
                    </w:p>
                  </w:txbxContent>
                </v:textbox>
                <w10:wrap anchorx="page"/>
              </v:shape>
            </w:pict>
          </mc:Fallback>
        </mc:AlternateContent>
      </w:r>
      <w:proofErr w:type="gramStart"/>
      <w:r w:rsidR="0009622D">
        <w:rPr>
          <w:i/>
          <w:w w:val="175"/>
          <w:sz w:val="20"/>
        </w:rPr>
        <w:t>f</w:t>
      </w:r>
      <w:r w:rsidR="0009622D">
        <w:rPr>
          <w:i/>
          <w:sz w:val="20"/>
        </w:rPr>
        <w:t xml:space="preserve"> </w:t>
      </w:r>
      <w:r w:rsidR="0009622D">
        <w:rPr>
          <w:i/>
          <w:spacing w:val="21"/>
          <w:sz w:val="20"/>
        </w:rPr>
        <w:t xml:space="preserve"> </w:t>
      </w:r>
      <w:r w:rsidR="0009622D">
        <w:rPr>
          <w:w w:val="137"/>
          <w:sz w:val="20"/>
        </w:rPr>
        <w:t>=</w:t>
      </w:r>
      <w:proofErr w:type="gramEnd"/>
      <w:r w:rsidR="0009622D">
        <w:rPr>
          <w:sz w:val="20"/>
        </w:rPr>
        <w:tab/>
      </w:r>
      <w:r w:rsidR="0009622D">
        <w:rPr>
          <w:w w:val="137"/>
          <w:sz w:val="20"/>
        </w:rPr>
        <w:t>=</w:t>
      </w:r>
      <w:r w:rsidR="0009622D">
        <w:rPr>
          <w:sz w:val="20"/>
        </w:rPr>
        <w:tab/>
      </w:r>
      <w:r w:rsidR="0009622D">
        <w:rPr>
          <w:i/>
          <w:w w:val="110"/>
          <w:sz w:val="20"/>
        </w:rPr>
        <w:t>,</w:t>
      </w:r>
      <w:r w:rsidR="0009622D">
        <w:rPr>
          <w:i/>
          <w:sz w:val="20"/>
        </w:rPr>
        <w:tab/>
      </w:r>
      <w:r w:rsidR="0009622D">
        <w:rPr>
          <w:rFonts w:ascii="Meiryo" w:hAnsi="Meiryo"/>
          <w:i/>
          <w:w w:val="55"/>
          <w:sz w:val="20"/>
        </w:rPr>
        <w:t>∀</w:t>
      </w:r>
      <w:proofErr w:type="spellStart"/>
      <w:r w:rsidR="0009622D">
        <w:rPr>
          <w:i/>
          <w:w w:val="123"/>
          <w:sz w:val="20"/>
        </w:rPr>
        <w:t>i</w:t>
      </w:r>
      <w:proofErr w:type="spellEnd"/>
      <w:r w:rsidR="0009622D">
        <w:rPr>
          <w:i/>
          <w:spacing w:val="5"/>
          <w:sz w:val="20"/>
        </w:rPr>
        <w:t xml:space="preserve"> </w:t>
      </w:r>
      <w:r w:rsidR="0009622D">
        <w:rPr>
          <w:rFonts w:ascii="Meiryo" w:hAnsi="Meiryo"/>
          <w:i/>
          <w:w w:val="82"/>
          <w:sz w:val="20"/>
        </w:rPr>
        <w:t>∈</w:t>
      </w:r>
      <w:r w:rsidR="0009622D">
        <w:rPr>
          <w:rFonts w:ascii="Meiryo" w:hAnsi="Meiryo"/>
          <w:i/>
          <w:spacing w:val="-13"/>
          <w:sz w:val="20"/>
        </w:rPr>
        <w:t xml:space="preserve"> </w:t>
      </w:r>
      <w:r w:rsidR="0009622D">
        <w:rPr>
          <w:w w:val="92"/>
          <w:sz w:val="20"/>
        </w:rPr>
        <w:t>[1</w:t>
      </w:r>
      <w:r w:rsidR="0009622D">
        <w:rPr>
          <w:spacing w:val="-17"/>
          <w:sz w:val="20"/>
        </w:rPr>
        <w:t xml:space="preserve"> </w:t>
      </w:r>
      <w:r w:rsidR="0009622D">
        <w:rPr>
          <w:i/>
          <w:w w:val="110"/>
          <w:sz w:val="20"/>
        </w:rPr>
        <w:t>.</w:t>
      </w:r>
      <w:r w:rsidR="0009622D">
        <w:rPr>
          <w:i/>
          <w:spacing w:val="-17"/>
          <w:sz w:val="20"/>
        </w:rPr>
        <w:t xml:space="preserve"> </w:t>
      </w:r>
      <w:r w:rsidR="0009622D">
        <w:rPr>
          <w:i/>
          <w:w w:val="110"/>
          <w:sz w:val="20"/>
        </w:rPr>
        <w:t>.</w:t>
      </w:r>
      <w:r w:rsidR="0009622D">
        <w:rPr>
          <w:i/>
          <w:spacing w:val="-17"/>
          <w:sz w:val="20"/>
        </w:rPr>
        <w:t xml:space="preserve"> </w:t>
      </w:r>
      <w:r w:rsidR="0009622D">
        <w:rPr>
          <w:i/>
          <w:w w:val="110"/>
          <w:sz w:val="20"/>
        </w:rPr>
        <w:t>.</w:t>
      </w:r>
      <w:r w:rsidR="0009622D">
        <w:rPr>
          <w:i/>
          <w:spacing w:val="-17"/>
          <w:sz w:val="20"/>
        </w:rPr>
        <w:t xml:space="preserve"> </w:t>
      </w:r>
      <w:r w:rsidR="0009622D">
        <w:rPr>
          <w:w w:val="92"/>
          <w:sz w:val="20"/>
        </w:rPr>
        <w:t>6]</w:t>
      </w:r>
      <w:r w:rsidR="0009622D">
        <w:rPr>
          <w:sz w:val="20"/>
        </w:rPr>
        <w:tab/>
      </w:r>
      <w:r w:rsidR="0009622D">
        <w:rPr>
          <w:w w:val="106"/>
          <w:sz w:val="20"/>
        </w:rPr>
        <w:t>(19)</w:t>
      </w:r>
    </w:p>
    <w:p w:rsidR="00012D33" w:rsidRDefault="00012D33">
      <w:pPr>
        <w:pStyle w:val="BodyText"/>
        <w:spacing w:before="1"/>
        <w:rPr>
          <w:sz w:val="18"/>
        </w:rPr>
      </w:pPr>
    </w:p>
    <w:p w:rsidR="00012D33" w:rsidRDefault="0009622D">
      <w:pPr>
        <w:pStyle w:val="BodyText"/>
        <w:spacing w:before="63" w:line="256" w:lineRule="auto"/>
        <w:ind w:left="119"/>
      </w:pPr>
      <w:r>
        <w:rPr>
          <w:w w:val="104"/>
        </w:rPr>
        <w:t>where</w:t>
      </w:r>
      <w:r>
        <w:t xml:space="preserve"> </w:t>
      </w:r>
      <w:proofErr w:type="gramStart"/>
      <w:r>
        <w:rPr>
          <w:i/>
          <w:w w:val="175"/>
        </w:rPr>
        <w:t>f</w:t>
      </w:r>
      <w:proofErr w:type="spellStart"/>
      <w:r>
        <w:rPr>
          <w:rFonts w:ascii="Arial" w:hAnsi="Arial"/>
          <w:i/>
          <w:w w:val="181"/>
          <w:position w:val="-2"/>
          <w:sz w:val="14"/>
        </w:rPr>
        <w:t>i</w:t>
      </w:r>
      <w:proofErr w:type="spellEnd"/>
      <w:r>
        <w:rPr>
          <w:rFonts w:ascii="Arial" w:hAnsi="Arial"/>
          <w:i/>
          <w:position w:val="-2"/>
          <w:sz w:val="14"/>
        </w:rPr>
        <w:t xml:space="preserve">  </w:t>
      </w:r>
      <w:r>
        <w:rPr>
          <w:w w:val="108"/>
        </w:rPr>
        <w:t>are</w:t>
      </w:r>
      <w:proofErr w:type="gramEnd"/>
      <w:r>
        <w:t xml:space="preserve"> </w:t>
      </w:r>
      <w:r>
        <w:rPr>
          <w:w w:val="113"/>
        </w:rPr>
        <w:t>the</w:t>
      </w:r>
      <w:r>
        <w:t xml:space="preserve"> </w:t>
      </w:r>
      <w:r>
        <w:rPr>
          <w:w w:val="103"/>
        </w:rPr>
        <w:t>frequencies</w:t>
      </w:r>
      <w:r>
        <w:t xml:space="preserve"> </w:t>
      </w:r>
      <w:r>
        <w:rPr>
          <w:w w:val="96"/>
        </w:rPr>
        <w:t>of</w:t>
      </w:r>
      <w:r>
        <w:t xml:space="preserve"> </w:t>
      </w:r>
      <w:r>
        <w:rPr>
          <w:w w:val="113"/>
        </w:rPr>
        <w:t>the</w:t>
      </w:r>
      <w:r>
        <w:t xml:space="preserve"> </w:t>
      </w:r>
      <w:r>
        <w:rPr>
          <w:w w:val="102"/>
        </w:rPr>
        <w:t>eigenmo</w:t>
      </w:r>
      <w:r>
        <w:rPr>
          <w:w w:val="104"/>
        </w:rPr>
        <w:t>des</w:t>
      </w:r>
      <w:r>
        <w:t xml:space="preserve"> </w:t>
      </w:r>
      <w:r>
        <w:rPr>
          <w:w w:val="111"/>
        </w:rPr>
        <w:t>and</w:t>
      </w:r>
      <w:r>
        <w:t xml:space="preserve"> </w:t>
      </w:r>
      <w:r>
        <w:rPr>
          <w:i/>
          <w:w w:val="87"/>
        </w:rPr>
        <w:t>ω</w:t>
      </w:r>
      <w:proofErr w:type="spellStart"/>
      <w:r>
        <w:rPr>
          <w:rFonts w:ascii="Arial" w:hAnsi="Arial"/>
          <w:i/>
          <w:w w:val="181"/>
          <w:position w:val="-2"/>
          <w:sz w:val="14"/>
        </w:rPr>
        <w:t>i</w:t>
      </w:r>
      <w:proofErr w:type="spellEnd"/>
      <w:r>
        <w:rPr>
          <w:rFonts w:ascii="Arial" w:hAnsi="Arial"/>
          <w:i/>
          <w:position w:val="-2"/>
          <w:sz w:val="14"/>
        </w:rPr>
        <w:t xml:space="preserve">  </w:t>
      </w:r>
      <w:r>
        <w:t xml:space="preserve">is </w:t>
      </w:r>
      <w:r>
        <w:rPr>
          <w:w w:val="113"/>
        </w:rPr>
        <w:t>the</w:t>
      </w:r>
      <w:r>
        <w:t xml:space="preserve"> </w:t>
      </w:r>
      <w:r>
        <w:rPr>
          <w:w w:val="106"/>
        </w:rPr>
        <w:t>circular</w:t>
      </w:r>
      <w:r>
        <w:t xml:space="preserve"> </w:t>
      </w:r>
      <w:r>
        <w:rPr>
          <w:w w:val="104"/>
        </w:rPr>
        <w:t>frequency</w:t>
      </w:r>
      <w:r>
        <w:rPr>
          <w:w w:val="110"/>
        </w:rPr>
        <w:t>.</w:t>
      </w:r>
      <w:r>
        <w:t xml:space="preserve">  </w:t>
      </w:r>
      <w:r>
        <w:rPr>
          <w:w w:val="110"/>
        </w:rPr>
        <w:t>The</w:t>
      </w:r>
      <w:r>
        <w:t xml:space="preserve"> </w:t>
      </w:r>
      <w:r>
        <w:rPr>
          <w:w w:val="105"/>
        </w:rPr>
        <w:t>mass</w:t>
      </w:r>
      <w:r>
        <w:t xml:space="preserve"> </w:t>
      </w:r>
      <w:r>
        <w:rPr>
          <w:w w:val="111"/>
        </w:rPr>
        <w:t>matrix</w:t>
      </w:r>
      <w:r>
        <w:t xml:space="preserve"> </w:t>
      </w:r>
      <w:r>
        <w:rPr>
          <w:w w:val="106"/>
        </w:rPr>
        <w:t xml:space="preserve">diagonal </w:t>
      </w:r>
      <w:r>
        <w:rPr>
          <w:w w:val="115"/>
        </w:rPr>
        <w:t xml:space="preserve">entries, </w:t>
      </w:r>
      <w:r>
        <w:rPr>
          <w:i/>
          <w:w w:val="150"/>
        </w:rPr>
        <w:t>M</w:t>
      </w:r>
      <w:r>
        <w:rPr>
          <w:rFonts w:ascii="Arial" w:hAnsi="Arial"/>
          <w:i/>
          <w:w w:val="150"/>
          <w:position w:val="-2"/>
          <w:sz w:val="14"/>
        </w:rPr>
        <w:t>ii</w:t>
      </w:r>
      <w:r>
        <w:rPr>
          <w:w w:val="150"/>
        </w:rPr>
        <w:t xml:space="preserve">, </w:t>
      </w:r>
      <w:r>
        <w:rPr>
          <w:w w:val="115"/>
        </w:rPr>
        <w:t>are simply the mass and moments of inertia of the whole system,</w:t>
      </w:r>
    </w:p>
    <w:p w:rsidR="00012D33" w:rsidRDefault="0009622D">
      <w:pPr>
        <w:tabs>
          <w:tab w:val="left" w:pos="4009"/>
          <w:tab w:val="left" w:pos="5486"/>
          <w:tab w:val="left" w:pos="6954"/>
          <w:tab w:val="left" w:pos="9125"/>
        </w:tabs>
        <w:spacing w:before="6" w:line="460" w:lineRule="atLeast"/>
        <w:ind w:left="120" w:right="117" w:firstLine="1297"/>
        <w:rPr>
          <w:sz w:val="20"/>
        </w:rPr>
      </w:pPr>
      <w:r>
        <w:rPr>
          <w:i/>
          <w:w w:val="115"/>
          <w:position w:val="3"/>
          <w:sz w:val="20"/>
        </w:rPr>
        <w:t>M</w:t>
      </w:r>
      <w:proofErr w:type="gramStart"/>
      <w:r>
        <w:rPr>
          <w:w w:val="115"/>
          <w:sz w:val="14"/>
        </w:rPr>
        <w:t xml:space="preserve">11  </w:t>
      </w:r>
      <w:r>
        <w:rPr>
          <w:w w:val="115"/>
          <w:position w:val="3"/>
          <w:sz w:val="20"/>
        </w:rPr>
        <w:t>=</w:t>
      </w:r>
      <w:proofErr w:type="gramEnd"/>
      <w:r>
        <w:rPr>
          <w:w w:val="115"/>
          <w:position w:val="3"/>
          <w:sz w:val="20"/>
        </w:rPr>
        <w:t xml:space="preserve"> </w:t>
      </w:r>
      <w:r>
        <w:rPr>
          <w:i/>
          <w:w w:val="115"/>
          <w:position w:val="3"/>
          <w:sz w:val="20"/>
        </w:rPr>
        <w:t>M</w:t>
      </w:r>
      <w:r>
        <w:rPr>
          <w:w w:val="115"/>
          <w:sz w:val="14"/>
        </w:rPr>
        <w:t xml:space="preserve">22  </w:t>
      </w:r>
      <w:r>
        <w:rPr>
          <w:w w:val="115"/>
          <w:position w:val="3"/>
          <w:sz w:val="20"/>
        </w:rPr>
        <w:t xml:space="preserve">= </w:t>
      </w:r>
      <w:r>
        <w:rPr>
          <w:i/>
          <w:w w:val="115"/>
          <w:position w:val="3"/>
          <w:sz w:val="20"/>
        </w:rPr>
        <w:t>M</w:t>
      </w:r>
      <w:r>
        <w:rPr>
          <w:w w:val="115"/>
          <w:sz w:val="14"/>
        </w:rPr>
        <w:t>33</w:t>
      </w:r>
      <w:r>
        <w:rPr>
          <w:spacing w:val="31"/>
          <w:w w:val="115"/>
          <w:sz w:val="14"/>
        </w:rPr>
        <w:t xml:space="preserve"> </w:t>
      </w:r>
      <w:r>
        <w:rPr>
          <w:w w:val="115"/>
          <w:position w:val="3"/>
          <w:sz w:val="20"/>
        </w:rPr>
        <w:t>=</w:t>
      </w:r>
      <w:r>
        <w:rPr>
          <w:spacing w:val="5"/>
          <w:w w:val="115"/>
          <w:position w:val="3"/>
          <w:sz w:val="20"/>
        </w:rPr>
        <w:t xml:space="preserve"> </w:t>
      </w:r>
      <w:r>
        <w:rPr>
          <w:i/>
          <w:spacing w:val="2"/>
          <w:w w:val="115"/>
          <w:position w:val="3"/>
          <w:sz w:val="20"/>
        </w:rPr>
        <w:t>m</w:t>
      </w:r>
      <w:r>
        <w:rPr>
          <w:rFonts w:ascii="Arial"/>
          <w:i/>
          <w:spacing w:val="2"/>
          <w:w w:val="115"/>
          <w:sz w:val="14"/>
        </w:rPr>
        <w:t>sys</w:t>
      </w:r>
      <w:r>
        <w:rPr>
          <w:spacing w:val="2"/>
          <w:w w:val="115"/>
          <w:position w:val="3"/>
          <w:sz w:val="20"/>
        </w:rPr>
        <w:t>;</w:t>
      </w:r>
      <w:r>
        <w:rPr>
          <w:spacing w:val="2"/>
          <w:w w:val="115"/>
          <w:position w:val="3"/>
          <w:sz w:val="20"/>
        </w:rPr>
        <w:tab/>
      </w:r>
      <w:r>
        <w:rPr>
          <w:i/>
          <w:w w:val="115"/>
          <w:position w:val="3"/>
          <w:sz w:val="20"/>
        </w:rPr>
        <w:t>M</w:t>
      </w:r>
      <w:r>
        <w:rPr>
          <w:w w:val="115"/>
          <w:sz w:val="14"/>
        </w:rPr>
        <w:t>44</w:t>
      </w:r>
      <w:r>
        <w:rPr>
          <w:spacing w:val="38"/>
          <w:w w:val="115"/>
          <w:sz w:val="14"/>
        </w:rPr>
        <w:t xml:space="preserve"> </w:t>
      </w:r>
      <w:r>
        <w:rPr>
          <w:w w:val="115"/>
          <w:position w:val="3"/>
          <w:sz w:val="20"/>
        </w:rPr>
        <w:t>=</w:t>
      </w:r>
      <w:r>
        <w:rPr>
          <w:spacing w:val="9"/>
          <w:w w:val="115"/>
          <w:position w:val="3"/>
          <w:sz w:val="20"/>
        </w:rPr>
        <w:t xml:space="preserve"> </w:t>
      </w:r>
      <w:r>
        <w:rPr>
          <w:i/>
          <w:w w:val="115"/>
          <w:position w:val="3"/>
          <w:sz w:val="20"/>
        </w:rPr>
        <w:t>I</w:t>
      </w:r>
      <w:proofErr w:type="spellStart"/>
      <w:r>
        <w:rPr>
          <w:rFonts w:ascii="Arial"/>
          <w:i/>
          <w:w w:val="115"/>
          <w:sz w:val="14"/>
        </w:rPr>
        <w:t>xx,sys</w:t>
      </w:r>
      <w:proofErr w:type="spellEnd"/>
      <w:r>
        <w:rPr>
          <w:w w:val="115"/>
          <w:position w:val="3"/>
          <w:sz w:val="20"/>
        </w:rPr>
        <w:t>;</w:t>
      </w:r>
      <w:r>
        <w:rPr>
          <w:w w:val="115"/>
          <w:position w:val="3"/>
          <w:sz w:val="20"/>
        </w:rPr>
        <w:tab/>
      </w:r>
      <w:r>
        <w:rPr>
          <w:i/>
          <w:w w:val="115"/>
          <w:position w:val="3"/>
          <w:sz w:val="20"/>
        </w:rPr>
        <w:t>M</w:t>
      </w:r>
      <w:r>
        <w:rPr>
          <w:w w:val="115"/>
          <w:sz w:val="14"/>
        </w:rPr>
        <w:t>55</w:t>
      </w:r>
      <w:r>
        <w:rPr>
          <w:spacing w:val="29"/>
          <w:w w:val="115"/>
          <w:sz w:val="14"/>
        </w:rPr>
        <w:t xml:space="preserve"> </w:t>
      </w:r>
      <w:r>
        <w:rPr>
          <w:w w:val="115"/>
          <w:position w:val="3"/>
          <w:sz w:val="20"/>
        </w:rPr>
        <w:t>=</w:t>
      </w:r>
      <w:r>
        <w:rPr>
          <w:spacing w:val="1"/>
          <w:w w:val="115"/>
          <w:position w:val="3"/>
          <w:sz w:val="20"/>
        </w:rPr>
        <w:t xml:space="preserve"> </w:t>
      </w:r>
      <w:r>
        <w:rPr>
          <w:i/>
          <w:spacing w:val="3"/>
          <w:w w:val="115"/>
          <w:position w:val="3"/>
          <w:sz w:val="20"/>
        </w:rPr>
        <w:t>I</w:t>
      </w:r>
      <w:proofErr w:type="spellStart"/>
      <w:r>
        <w:rPr>
          <w:rFonts w:ascii="Arial"/>
          <w:i/>
          <w:spacing w:val="3"/>
          <w:w w:val="115"/>
          <w:sz w:val="14"/>
        </w:rPr>
        <w:t>yy,sys</w:t>
      </w:r>
      <w:proofErr w:type="spellEnd"/>
      <w:r>
        <w:rPr>
          <w:spacing w:val="3"/>
          <w:w w:val="115"/>
          <w:position w:val="3"/>
          <w:sz w:val="20"/>
        </w:rPr>
        <w:t>;</w:t>
      </w:r>
      <w:r>
        <w:rPr>
          <w:spacing w:val="3"/>
          <w:w w:val="115"/>
          <w:position w:val="3"/>
          <w:sz w:val="20"/>
        </w:rPr>
        <w:tab/>
      </w:r>
      <w:r>
        <w:rPr>
          <w:i/>
          <w:w w:val="115"/>
          <w:position w:val="3"/>
          <w:sz w:val="20"/>
        </w:rPr>
        <w:t>M</w:t>
      </w:r>
      <w:r>
        <w:rPr>
          <w:w w:val="115"/>
          <w:sz w:val="14"/>
        </w:rPr>
        <w:t>66</w:t>
      </w:r>
      <w:r>
        <w:rPr>
          <w:spacing w:val="27"/>
          <w:w w:val="115"/>
          <w:sz w:val="14"/>
        </w:rPr>
        <w:t xml:space="preserve"> </w:t>
      </w:r>
      <w:r>
        <w:rPr>
          <w:w w:val="115"/>
          <w:position w:val="3"/>
          <w:sz w:val="20"/>
        </w:rPr>
        <w:t>=</w:t>
      </w:r>
      <w:r>
        <w:rPr>
          <w:spacing w:val="-1"/>
          <w:w w:val="115"/>
          <w:position w:val="3"/>
          <w:sz w:val="20"/>
        </w:rPr>
        <w:t xml:space="preserve"> </w:t>
      </w:r>
      <w:r>
        <w:rPr>
          <w:i/>
          <w:spacing w:val="3"/>
          <w:w w:val="115"/>
          <w:position w:val="3"/>
          <w:sz w:val="20"/>
        </w:rPr>
        <w:t>I</w:t>
      </w:r>
      <w:proofErr w:type="spellStart"/>
      <w:r>
        <w:rPr>
          <w:rFonts w:ascii="Arial"/>
          <w:i/>
          <w:spacing w:val="3"/>
          <w:w w:val="115"/>
          <w:sz w:val="14"/>
        </w:rPr>
        <w:t>zz,sys</w:t>
      </w:r>
      <w:proofErr w:type="spellEnd"/>
      <w:r>
        <w:rPr>
          <w:spacing w:val="3"/>
          <w:w w:val="115"/>
          <w:position w:val="3"/>
          <w:sz w:val="20"/>
        </w:rPr>
        <w:t>;</w:t>
      </w:r>
      <w:r>
        <w:rPr>
          <w:spacing w:val="3"/>
          <w:w w:val="115"/>
          <w:position w:val="3"/>
          <w:sz w:val="20"/>
        </w:rPr>
        <w:tab/>
      </w:r>
      <w:r>
        <w:rPr>
          <w:w w:val="105"/>
          <w:position w:val="3"/>
          <w:sz w:val="20"/>
        </w:rPr>
        <w:t xml:space="preserve">(20) </w:t>
      </w:r>
      <w:r>
        <w:rPr>
          <w:w w:val="115"/>
          <w:sz w:val="20"/>
        </w:rPr>
        <w:t>Where</w:t>
      </w:r>
      <w:r>
        <w:rPr>
          <w:spacing w:val="-23"/>
          <w:w w:val="115"/>
          <w:sz w:val="20"/>
        </w:rPr>
        <w:t xml:space="preserve"> </w:t>
      </w:r>
      <w:r>
        <w:rPr>
          <w:w w:val="115"/>
          <w:sz w:val="20"/>
        </w:rPr>
        <w:t>the</w:t>
      </w:r>
      <w:r>
        <w:rPr>
          <w:spacing w:val="-23"/>
          <w:w w:val="115"/>
          <w:sz w:val="20"/>
        </w:rPr>
        <w:t xml:space="preserve"> </w:t>
      </w:r>
      <w:r>
        <w:rPr>
          <w:w w:val="115"/>
          <w:sz w:val="20"/>
        </w:rPr>
        <w:t>coordinate</w:t>
      </w:r>
      <w:r>
        <w:rPr>
          <w:spacing w:val="-23"/>
          <w:w w:val="115"/>
          <w:sz w:val="20"/>
        </w:rPr>
        <w:t xml:space="preserve"> </w:t>
      </w:r>
      <w:r>
        <w:rPr>
          <w:w w:val="115"/>
          <w:sz w:val="20"/>
        </w:rPr>
        <w:t>system</w:t>
      </w:r>
      <w:r>
        <w:rPr>
          <w:spacing w:val="-23"/>
          <w:w w:val="115"/>
          <w:sz w:val="20"/>
        </w:rPr>
        <w:t xml:space="preserve"> </w:t>
      </w:r>
      <w:r>
        <w:rPr>
          <w:w w:val="115"/>
          <w:sz w:val="20"/>
        </w:rPr>
        <w:t>notation</w:t>
      </w:r>
      <w:r>
        <w:rPr>
          <w:spacing w:val="-23"/>
          <w:w w:val="115"/>
          <w:sz w:val="20"/>
        </w:rPr>
        <w:t xml:space="preserve"> </w:t>
      </w:r>
      <w:r>
        <w:rPr>
          <w:w w:val="115"/>
          <w:sz w:val="20"/>
        </w:rPr>
        <w:t>is</w:t>
      </w:r>
      <w:r>
        <w:rPr>
          <w:spacing w:val="-23"/>
          <w:w w:val="115"/>
          <w:sz w:val="20"/>
        </w:rPr>
        <w:t xml:space="preserve"> </w:t>
      </w:r>
      <w:r>
        <w:rPr>
          <w:w w:val="115"/>
          <w:sz w:val="20"/>
        </w:rPr>
        <w:t>consistent</w:t>
      </w:r>
      <w:r>
        <w:rPr>
          <w:spacing w:val="-23"/>
          <w:w w:val="115"/>
          <w:sz w:val="20"/>
        </w:rPr>
        <w:t xml:space="preserve"> </w:t>
      </w:r>
      <w:r>
        <w:rPr>
          <w:w w:val="115"/>
          <w:sz w:val="20"/>
        </w:rPr>
        <w:t>with</w:t>
      </w:r>
      <w:r>
        <w:rPr>
          <w:spacing w:val="-23"/>
          <w:w w:val="115"/>
          <w:sz w:val="20"/>
        </w:rPr>
        <w:t xml:space="preserve"> </w:t>
      </w:r>
      <w:r>
        <w:rPr>
          <w:w w:val="115"/>
          <w:sz w:val="20"/>
        </w:rPr>
        <w:t>that</w:t>
      </w:r>
      <w:r>
        <w:rPr>
          <w:spacing w:val="-23"/>
          <w:w w:val="115"/>
          <w:sz w:val="20"/>
        </w:rPr>
        <w:t xml:space="preserve"> </w:t>
      </w:r>
      <w:r>
        <w:rPr>
          <w:w w:val="115"/>
          <w:sz w:val="20"/>
        </w:rPr>
        <w:t>of</w:t>
      </w:r>
      <w:r>
        <w:rPr>
          <w:spacing w:val="-23"/>
          <w:w w:val="115"/>
          <w:sz w:val="20"/>
        </w:rPr>
        <w:t xml:space="preserve"> </w:t>
      </w:r>
      <w:r>
        <w:rPr>
          <w:w w:val="115"/>
          <w:sz w:val="20"/>
        </w:rPr>
        <w:t>Figure</w:t>
      </w:r>
      <w:r>
        <w:rPr>
          <w:spacing w:val="-23"/>
          <w:w w:val="115"/>
          <w:sz w:val="20"/>
        </w:rPr>
        <w:t xml:space="preserve"> </w:t>
      </w:r>
      <w:hyperlink w:anchor="_bookmark10" w:history="1">
        <w:r>
          <w:rPr>
            <w:w w:val="115"/>
            <w:sz w:val="20"/>
          </w:rPr>
          <w:t>6.</w:t>
        </w:r>
      </w:hyperlink>
    </w:p>
    <w:p w:rsidR="00012D33" w:rsidRDefault="0009622D">
      <w:pPr>
        <w:pStyle w:val="BodyText"/>
        <w:spacing w:before="33" w:line="273" w:lineRule="auto"/>
        <w:ind w:left="120" w:right="117" w:firstLine="298"/>
        <w:jc w:val="both"/>
      </w:pPr>
      <w:r>
        <w:rPr>
          <w:w w:val="110"/>
        </w:rPr>
        <w:t>The added mass matrix diagonal entries are evaluated via standard strip theory for the tapered vertical columns. The added mass for the system is a summation over the columns, using the parallel axis theorem for the rotational degrees of freedom. Pontoon contributions to system added mass are currently ignored. The column quantities are calculated as,</w:t>
      </w:r>
    </w:p>
    <w:p w:rsidR="00012D33" w:rsidRDefault="00012D33">
      <w:pPr>
        <w:spacing w:line="273" w:lineRule="auto"/>
        <w:jc w:val="both"/>
        <w:sectPr w:rsidR="00012D33">
          <w:pgSz w:w="12240" w:h="15840"/>
          <w:pgMar w:top="1380" w:right="1320" w:bottom="980" w:left="1320" w:header="0" w:footer="792" w:gutter="0"/>
          <w:cols w:space="720"/>
        </w:sectPr>
      </w:pPr>
    </w:p>
    <w:p w:rsidR="00012D33" w:rsidRDefault="00012D33">
      <w:pPr>
        <w:pStyle w:val="BodyText"/>
        <w:spacing w:before="6"/>
        <w:rPr>
          <w:sz w:val="26"/>
        </w:rPr>
      </w:pPr>
    </w:p>
    <w:p w:rsidR="00012D33" w:rsidRDefault="0009622D">
      <w:pPr>
        <w:ind w:left="237"/>
        <w:rPr>
          <w:sz w:val="14"/>
        </w:rPr>
      </w:pPr>
      <w:r>
        <w:rPr>
          <w:i/>
          <w:w w:val="115"/>
          <w:position w:val="3"/>
          <w:sz w:val="20"/>
        </w:rPr>
        <w:t>A</w:t>
      </w:r>
      <w:r>
        <w:rPr>
          <w:w w:val="115"/>
          <w:sz w:val="14"/>
        </w:rPr>
        <w:t>11</w:t>
      </w:r>
    </w:p>
    <w:p w:rsidR="00012D33" w:rsidRDefault="0009622D">
      <w:pPr>
        <w:pStyle w:val="BodyText"/>
        <w:spacing w:before="6"/>
        <w:rPr>
          <w:sz w:val="26"/>
        </w:rPr>
      </w:pPr>
      <w:r>
        <w:br w:type="column"/>
      </w:r>
    </w:p>
    <w:p w:rsidR="00012D33" w:rsidRDefault="0009622D">
      <w:pPr>
        <w:spacing w:before="1"/>
        <w:ind w:left="25"/>
        <w:rPr>
          <w:sz w:val="14"/>
        </w:rPr>
      </w:pPr>
      <w:r>
        <w:rPr>
          <w:w w:val="125"/>
          <w:sz w:val="20"/>
        </w:rPr>
        <w:t>=</w:t>
      </w:r>
      <w:r>
        <w:rPr>
          <w:spacing w:val="-14"/>
          <w:w w:val="125"/>
          <w:sz w:val="20"/>
        </w:rPr>
        <w:t xml:space="preserve"> </w:t>
      </w:r>
      <w:r>
        <w:rPr>
          <w:i/>
          <w:w w:val="125"/>
          <w:sz w:val="20"/>
        </w:rPr>
        <w:t>A</w:t>
      </w:r>
      <w:r>
        <w:rPr>
          <w:w w:val="125"/>
          <w:position w:val="-2"/>
          <w:sz w:val="14"/>
        </w:rPr>
        <w:t>22</w:t>
      </w:r>
    </w:p>
    <w:p w:rsidR="00012D33" w:rsidRDefault="0009622D">
      <w:pPr>
        <w:spacing w:before="171" w:line="182" w:lineRule="exact"/>
        <w:jc w:val="right"/>
        <w:rPr>
          <w:sz w:val="20"/>
        </w:rPr>
      </w:pPr>
      <w:r>
        <w:br w:type="column"/>
      </w:r>
      <w:r>
        <w:rPr>
          <w:sz w:val="20"/>
          <w:u w:val="single"/>
        </w:rPr>
        <w:t>1</w:t>
      </w:r>
    </w:p>
    <w:p w:rsidR="00012D33" w:rsidRDefault="0009622D">
      <w:pPr>
        <w:tabs>
          <w:tab w:val="left" w:pos="761"/>
          <w:tab w:val="left" w:pos="1516"/>
        </w:tabs>
        <w:spacing w:line="322" w:lineRule="exact"/>
        <w:jc w:val="right"/>
        <w:rPr>
          <w:sz w:val="20"/>
        </w:rPr>
      </w:pPr>
      <w:r>
        <w:rPr>
          <w:w w:val="115"/>
          <w:sz w:val="20"/>
        </w:rPr>
        <w:t>=</w:t>
      </w:r>
      <w:r>
        <w:rPr>
          <w:spacing w:val="-6"/>
          <w:w w:val="115"/>
          <w:sz w:val="20"/>
        </w:rPr>
        <w:t xml:space="preserve"> </w:t>
      </w:r>
      <w:proofErr w:type="spellStart"/>
      <w:r>
        <w:rPr>
          <w:i/>
          <w:w w:val="115"/>
          <w:sz w:val="20"/>
        </w:rPr>
        <w:t>ρ</w:t>
      </w:r>
      <w:proofErr w:type="gramStart"/>
      <w:r>
        <w:rPr>
          <w:i/>
          <w:w w:val="115"/>
          <w:sz w:val="20"/>
        </w:rPr>
        <w:t>V</w:t>
      </w:r>
      <w:proofErr w:type="spellEnd"/>
      <w:r>
        <w:rPr>
          <w:i/>
          <w:spacing w:val="-16"/>
          <w:w w:val="115"/>
          <w:sz w:val="20"/>
        </w:rPr>
        <w:t xml:space="preserve"> </w:t>
      </w:r>
      <w:r>
        <w:rPr>
          <w:w w:val="115"/>
          <w:sz w:val="20"/>
        </w:rPr>
        <w:t>;</w:t>
      </w:r>
      <w:proofErr w:type="gramEnd"/>
      <w:r>
        <w:rPr>
          <w:w w:val="115"/>
          <w:sz w:val="20"/>
        </w:rPr>
        <w:tab/>
      </w:r>
      <w:r>
        <w:rPr>
          <w:i/>
          <w:w w:val="115"/>
          <w:sz w:val="20"/>
        </w:rPr>
        <w:t>A</w:t>
      </w:r>
      <w:r>
        <w:rPr>
          <w:w w:val="115"/>
          <w:position w:val="-2"/>
          <w:sz w:val="14"/>
        </w:rPr>
        <w:t>33</w:t>
      </w:r>
      <w:r>
        <w:rPr>
          <w:spacing w:val="33"/>
          <w:w w:val="115"/>
          <w:position w:val="-2"/>
          <w:sz w:val="14"/>
        </w:rPr>
        <w:t xml:space="preserve"> </w:t>
      </w:r>
      <w:r>
        <w:rPr>
          <w:w w:val="115"/>
          <w:sz w:val="20"/>
        </w:rPr>
        <w:t>=</w:t>
      </w:r>
      <w:r>
        <w:rPr>
          <w:w w:val="115"/>
          <w:sz w:val="20"/>
        </w:rPr>
        <w:tab/>
      </w:r>
      <w:r>
        <w:rPr>
          <w:spacing w:val="-1"/>
          <w:position w:val="-13"/>
          <w:sz w:val="20"/>
        </w:rPr>
        <w:t>2</w:t>
      </w:r>
    </w:p>
    <w:p w:rsidR="00012D33" w:rsidRDefault="0009622D">
      <w:pPr>
        <w:pStyle w:val="BodyText"/>
        <w:spacing w:before="5"/>
        <w:rPr>
          <w:sz w:val="24"/>
        </w:rPr>
      </w:pPr>
      <w:r>
        <w:br w:type="column"/>
      </w:r>
    </w:p>
    <w:p w:rsidR="00012D33" w:rsidRDefault="0009622D">
      <w:pPr>
        <w:tabs>
          <w:tab w:val="left" w:pos="1837"/>
        </w:tabs>
        <w:spacing w:before="1" w:line="216" w:lineRule="exact"/>
        <w:ind w:left="311"/>
        <w:rPr>
          <w:sz w:val="14"/>
        </w:rPr>
      </w:pPr>
      <w:r>
        <w:rPr>
          <w:i/>
          <w:w w:val="110"/>
          <w:sz w:val="20"/>
        </w:rPr>
        <w:t xml:space="preserve">ρ </w:t>
      </w:r>
      <w:r>
        <w:rPr>
          <w:w w:val="110"/>
          <w:sz w:val="20"/>
        </w:rPr>
        <w:t>max</w:t>
      </w:r>
      <w:r>
        <w:rPr>
          <w:spacing w:val="47"/>
          <w:w w:val="110"/>
          <w:sz w:val="20"/>
        </w:rPr>
        <w:t xml:space="preserve"> </w:t>
      </w:r>
      <w:r>
        <w:rPr>
          <w:i/>
          <w:spacing w:val="3"/>
          <w:w w:val="110"/>
          <w:sz w:val="20"/>
        </w:rPr>
        <w:t>R</w:t>
      </w:r>
      <w:r>
        <w:rPr>
          <w:spacing w:val="3"/>
          <w:w w:val="110"/>
          <w:position w:val="8"/>
          <w:sz w:val="14"/>
        </w:rPr>
        <w:t>3</w:t>
      </w:r>
      <w:r>
        <w:rPr>
          <w:spacing w:val="3"/>
          <w:w w:val="110"/>
          <w:sz w:val="20"/>
        </w:rPr>
        <w:t>(</w:t>
      </w:r>
      <w:proofErr w:type="gramStart"/>
      <w:r>
        <w:rPr>
          <w:i/>
          <w:spacing w:val="3"/>
          <w:w w:val="110"/>
          <w:sz w:val="20"/>
        </w:rPr>
        <w:t>z</w:t>
      </w:r>
      <w:r>
        <w:rPr>
          <w:spacing w:val="3"/>
          <w:w w:val="110"/>
          <w:sz w:val="20"/>
        </w:rPr>
        <w:t xml:space="preserve">) </w:t>
      </w:r>
      <w:r>
        <w:rPr>
          <w:spacing w:val="9"/>
          <w:w w:val="110"/>
          <w:sz w:val="20"/>
        </w:rPr>
        <w:t xml:space="preserve"> </w:t>
      </w:r>
      <w:r>
        <w:rPr>
          <w:w w:val="110"/>
          <w:sz w:val="20"/>
        </w:rPr>
        <w:t>;</w:t>
      </w:r>
      <w:proofErr w:type="gramEnd"/>
      <w:r>
        <w:rPr>
          <w:w w:val="110"/>
          <w:sz w:val="20"/>
        </w:rPr>
        <w:tab/>
      </w:r>
      <w:r>
        <w:rPr>
          <w:i/>
          <w:w w:val="110"/>
          <w:sz w:val="20"/>
        </w:rPr>
        <w:t>A</w:t>
      </w:r>
      <w:r>
        <w:rPr>
          <w:w w:val="110"/>
          <w:position w:val="-2"/>
          <w:sz w:val="14"/>
        </w:rPr>
        <w:t>44</w:t>
      </w:r>
    </w:p>
    <w:p w:rsidR="00012D33" w:rsidRDefault="00F23B9E">
      <w:pPr>
        <w:pStyle w:val="BodyText"/>
        <w:spacing w:line="175" w:lineRule="exact"/>
        <w:ind w:left="187"/>
      </w:pPr>
      <w:r>
        <w:rPr>
          <w:noProof/>
        </w:rPr>
        <mc:AlternateContent>
          <mc:Choice Requires="wps">
            <w:drawing>
              <wp:anchor distT="0" distB="0" distL="114300" distR="114300" simplePos="0" relativeHeight="251686912" behindDoc="1" locked="0" layoutInCell="1" allowOverlap="1" wp14:anchorId="76C4320A" wp14:editId="454CF2DC">
                <wp:simplePos x="0" y="0"/>
                <wp:positionH relativeFrom="page">
                  <wp:posOffset>2767965</wp:posOffset>
                </wp:positionH>
                <wp:positionV relativeFrom="paragraph">
                  <wp:posOffset>-203200</wp:posOffset>
                </wp:positionV>
                <wp:extent cx="843915" cy="472440"/>
                <wp:effectExtent l="0" t="4445" r="0" b="0"/>
                <wp:wrapNone/>
                <wp:docPr id="997" name="Text Box 9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3915"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pStyle w:val="BodyText"/>
                              <w:tabs>
                                <w:tab w:val="left" w:pos="663"/>
                                <w:tab w:val="left" w:pos="1245"/>
                              </w:tabs>
                              <w:spacing w:line="227" w:lineRule="exact"/>
                              <w:rPr>
                                <w:rFonts w:ascii="Arial"/>
                              </w:rPr>
                            </w:pPr>
                            <w:r>
                              <w:rPr>
                                <w:position w:val="-2"/>
                                <w:u w:val="single"/>
                              </w:rPr>
                              <w:t>8</w:t>
                            </w:r>
                            <w:r>
                              <w:rPr>
                                <w:position w:val="-2"/>
                              </w:rPr>
                              <w:tab/>
                            </w:r>
                            <w:r>
                              <w:rPr>
                                <w:rFonts w:ascii="Arial"/>
                                <w:w w:val="149"/>
                              </w:rPr>
                              <w:t xml:space="preserve"> </w:t>
                            </w:r>
                            <w:r>
                              <w:rPr>
                                <w:rFonts w:ascii="Arial"/>
                              </w:rPr>
                              <w:tab/>
                            </w:r>
                            <w:r>
                              <w:rPr>
                                <w:rFonts w:ascii="Arial"/>
                                <w:w w:val="149"/>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4320A" id="Text Box 986" o:spid="_x0000_s1415" type="#_x0000_t202" style="position:absolute;left:0;text-align:left;margin-left:217.95pt;margin-top:-16pt;width:66.45pt;height:37.2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" filled="f" stroked="f">
                <v:textbox inset="0,0,0,0">
                  <w:txbxContent>
                    <w:p w:rsidR="0009622D" w:rsidRDefault="0009622D">
                      <w:pPr>
                        <w:pStyle w:val="BodyText"/>
                        <w:tabs>
                          <w:tab w:val="left" w:pos="663"/>
                          <w:tab w:val="left" w:pos="1245"/>
                        </w:tabs>
                        <w:spacing w:line="227" w:lineRule="exact"/>
                        <w:rPr>
                          <w:rFonts w:ascii="Arial"/>
                        </w:rPr>
                      </w:pPr>
                      <w:r>
                        <w:rPr>
                          <w:position w:val="-2"/>
                          <w:u w:val="single"/>
                        </w:rPr>
                        <w:t>8</w:t>
                      </w:r>
                      <w:r>
                        <w:rPr>
                          <w:position w:val="-2"/>
                        </w:rPr>
                        <w:tab/>
                      </w:r>
                      <w:r>
                        <w:rPr>
                          <w:rFonts w:ascii="Arial"/>
                          <w:w w:val="149"/>
                        </w:rPr>
                        <w:t xml:space="preserve"> </w:t>
                      </w:r>
                      <w:r>
                        <w:rPr>
                          <w:rFonts w:ascii="Arial"/>
                        </w:rPr>
                        <w:tab/>
                      </w:r>
                      <w:r>
                        <w:rPr>
                          <w:rFonts w:ascii="Arial"/>
                          <w:w w:val="149"/>
                        </w:rPr>
                        <w:t xml:space="preserve"> </w:t>
                      </w:r>
                    </w:p>
                  </w:txbxContent>
                </v:textbox>
                <w10:wrap anchorx="page"/>
              </v:shape>
            </w:pict>
          </mc:Fallback>
        </mc:AlternateContent>
      </w:r>
      <w:r w:rsidR="0009622D">
        <w:rPr>
          <w:w w:val="99"/>
        </w:rPr>
        <w:t>3</w:t>
      </w:r>
    </w:p>
    <w:p w:rsidR="00012D33" w:rsidRDefault="0009622D">
      <w:pPr>
        <w:pStyle w:val="BodyText"/>
        <w:spacing w:before="6"/>
        <w:rPr>
          <w:sz w:val="26"/>
        </w:rPr>
      </w:pPr>
      <w:r>
        <w:br w:type="column"/>
      </w:r>
    </w:p>
    <w:p w:rsidR="00012D33" w:rsidRDefault="0009622D">
      <w:pPr>
        <w:spacing w:before="1"/>
        <w:ind w:left="25"/>
        <w:rPr>
          <w:sz w:val="14"/>
        </w:rPr>
      </w:pPr>
      <w:r>
        <w:rPr>
          <w:w w:val="125"/>
          <w:sz w:val="20"/>
        </w:rPr>
        <w:t>=</w:t>
      </w:r>
      <w:r>
        <w:rPr>
          <w:spacing w:val="-14"/>
          <w:w w:val="125"/>
          <w:sz w:val="20"/>
        </w:rPr>
        <w:t xml:space="preserve"> </w:t>
      </w:r>
      <w:r>
        <w:rPr>
          <w:i/>
          <w:w w:val="125"/>
          <w:sz w:val="20"/>
        </w:rPr>
        <w:t>A</w:t>
      </w:r>
      <w:r>
        <w:rPr>
          <w:w w:val="125"/>
          <w:position w:val="-2"/>
          <w:sz w:val="14"/>
        </w:rPr>
        <w:t>55</w:t>
      </w:r>
    </w:p>
    <w:p w:rsidR="00012D33" w:rsidRDefault="0009622D">
      <w:pPr>
        <w:spacing w:before="217"/>
        <w:ind w:left="25"/>
        <w:rPr>
          <w:rFonts w:ascii="Arial" w:hAnsi="Arial"/>
          <w:i/>
          <w:sz w:val="14"/>
        </w:rPr>
      </w:pPr>
      <w:r>
        <w:br w:type="column"/>
      </w:r>
      <w:r>
        <w:rPr>
          <w:w w:val="115"/>
          <w:sz w:val="20"/>
        </w:rPr>
        <w:t xml:space="preserve">= </w:t>
      </w:r>
      <w:r>
        <w:rPr>
          <w:i/>
          <w:spacing w:val="3"/>
          <w:w w:val="115"/>
          <w:sz w:val="20"/>
        </w:rPr>
        <w:t xml:space="preserve">πρ </w:t>
      </w:r>
      <w:proofErr w:type="gramStart"/>
      <w:r>
        <w:rPr>
          <w:i/>
          <w:spacing w:val="3"/>
          <w:w w:val="115"/>
          <w:sz w:val="20"/>
        </w:rPr>
        <w:t xml:space="preserve">   </w:t>
      </w:r>
      <w:r>
        <w:rPr>
          <w:w w:val="115"/>
          <w:sz w:val="20"/>
        </w:rPr>
        <w:t>(</w:t>
      </w:r>
      <w:proofErr w:type="gramEnd"/>
      <w:r>
        <w:rPr>
          <w:i/>
          <w:w w:val="115"/>
          <w:sz w:val="20"/>
        </w:rPr>
        <w:t xml:space="preserve">z </w:t>
      </w:r>
      <w:r>
        <w:rPr>
          <w:rFonts w:ascii="Meiryo" w:hAnsi="Meiryo"/>
          <w:i/>
          <w:w w:val="115"/>
          <w:sz w:val="20"/>
        </w:rPr>
        <w:t>−</w:t>
      </w:r>
      <w:r>
        <w:rPr>
          <w:rFonts w:ascii="Meiryo" w:hAnsi="Meiryo"/>
          <w:i/>
          <w:spacing w:val="-54"/>
          <w:w w:val="115"/>
          <w:sz w:val="20"/>
        </w:rPr>
        <w:t xml:space="preserve"> </w:t>
      </w:r>
      <w:r>
        <w:rPr>
          <w:i/>
          <w:w w:val="115"/>
          <w:sz w:val="20"/>
        </w:rPr>
        <w:t>z</w:t>
      </w:r>
      <w:proofErr w:type="spellStart"/>
      <w:r>
        <w:rPr>
          <w:rFonts w:ascii="Arial" w:hAnsi="Arial"/>
          <w:i/>
          <w:w w:val="115"/>
          <w:position w:val="-2"/>
          <w:sz w:val="14"/>
        </w:rPr>
        <w:t>cb</w:t>
      </w:r>
      <w:proofErr w:type="spellEnd"/>
    </w:p>
    <w:p w:rsidR="00012D33" w:rsidRDefault="0009622D">
      <w:pPr>
        <w:pStyle w:val="BodyText"/>
        <w:spacing w:before="5"/>
        <w:rPr>
          <w:rFonts w:ascii="Arial"/>
          <w:i/>
          <w:sz w:val="24"/>
        </w:rPr>
      </w:pPr>
      <w:r>
        <w:br w:type="column"/>
      </w:r>
    </w:p>
    <w:p w:rsidR="00012D33" w:rsidRDefault="0009622D">
      <w:pPr>
        <w:tabs>
          <w:tab w:val="left" w:pos="1072"/>
        </w:tabs>
        <w:spacing w:before="1"/>
        <w:ind w:left="-31"/>
        <w:rPr>
          <w:sz w:val="14"/>
        </w:rPr>
      </w:pPr>
      <w:r>
        <w:rPr>
          <w:w w:val="115"/>
          <w:sz w:val="20"/>
        </w:rPr>
        <w:t>)</w:t>
      </w:r>
      <w:r>
        <w:rPr>
          <w:spacing w:val="-25"/>
          <w:w w:val="115"/>
          <w:sz w:val="20"/>
        </w:rPr>
        <w:t xml:space="preserve"> </w:t>
      </w:r>
      <w:r>
        <w:rPr>
          <w:i/>
          <w:spacing w:val="3"/>
          <w:w w:val="115"/>
          <w:sz w:val="20"/>
        </w:rPr>
        <w:t>R</w:t>
      </w:r>
      <w:r>
        <w:rPr>
          <w:spacing w:val="3"/>
          <w:w w:val="115"/>
          <w:position w:val="8"/>
          <w:sz w:val="14"/>
        </w:rPr>
        <w:t>2</w:t>
      </w:r>
      <w:r>
        <w:rPr>
          <w:spacing w:val="3"/>
          <w:w w:val="115"/>
          <w:sz w:val="20"/>
        </w:rPr>
        <w:t>(</w:t>
      </w:r>
      <w:r>
        <w:rPr>
          <w:i/>
          <w:spacing w:val="3"/>
          <w:w w:val="115"/>
          <w:sz w:val="20"/>
        </w:rPr>
        <w:t>z</w:t>
      </w:r>
      <w:r>
        <w:rPr>
          <w:spacing w:val="3"/>
          <w:w w:val="115"/>
          <w:sz w:val="20"/>
        </w:rPr>
        <w:t>)</w:t>
      </w:r>
      <w:proofErr w:type="spellStart"/>
      <w:r>
        <w:rPr>
          <w:i/>
          <w:spacing w:val="3"/>
          <w:w w:val="115"/>
          <w:sz w:val="20"/>
        </w:rPr>
        <w:t>dz</w:t>
      </w:r>
      <w:proofErr w:type="spellEnd"/>
      <w:r>
        <w:rPr>
          <w:spacing w:val="3"/>
          <w:w w:val="115"/>
          <w:sz w:val="20"/>
        </w:rPr>
        <w:t>;</w:t>
      </w:r>
      <w:r>
        <w:rPr>
          <w:spacing w:val="3"/>
          <w:w w:val="115"/>
          <w:sz w:val="20"/>
        </w:rPr>
        <w:tab/>
      </w:r>
      <w:r>
        <w:rPr>
          <w:i/>
          <w:w w:val="115"/>
          <w:sz w:val="20"/>
        </w:rPr>
        <w:t>A</w:t>
      </w:r>
      <w:r>
        <w:rPr>
          <w:w w:val="115"/>
          <w:position w:val="-2"/>
          <w:sz w:val="14"/>
        </w:rPr>
        <w:t>66</w:t>
      </w:r>
    </w:p>
    <w:p w:rsidR="00012D33" w:rsidRDefault="0009622D">
      <w:pPr>
        <w:pStyle w:val="BodyText"/>
        <w:spacing w:before="6"/>
        <w:rPr>
          <w:sz w:val="26"/>
        </w:rPr>
      </w:pPr>
      <w:r>
        <w:br w:type="column"/>
      </w:r>
    </w:p>
    <w:p w:rsidR="00012D33" w:rsidRDefault="0009622D">
      <w:pPr>
        <w:pStyle w:val="BodyText"/>
        <w:spacing w:before="1"/>
        <w:ind w:left="25"/>
      </w:pPr>
      <w:r>
        <w:rPr>
          <w:w w:val="115"/>
        </w:rPr>
        <w:t>= 0</w:t>
      </w:r>
      <w:r>
        <w:rPr>
          <w:i/>
          <w:w w:val="115"/>
        </w:rPr>
        <w:t>.</w:t>
      </w:r>
      <w:r>
        <w:rPr>
          <w:w w:val="115"/>
        </w:rPr>
        <w:t>0; (21)</w:t>
      </w:r>
    </w:p>
    <w:p w:rsidR="00012D33" w:rsidRDefault="00012D33">
      <w:pPr>
        <w:sectPr w:rsidR="00012D33">
          <w:type w:val="continuous"/>
          <w:pgSz w:w="12240" w:h="15840"/>
          <w:pgMar w:top="1500" w:right="1320" w:bottom="980" w:left="1320" w:header="720" w:footer="720" w:gutter="0"/>
          <w:cols w:num="8" w:space="720" w:equalWidth="0">
            <w:col w:w="547" w:space="40"/>
            <w:col w:w="544" w:space="40"/>
            <w:col w:w="1642" w:space="40"/>
            <w:col w:w="2146" w:space="40"/>
            <w:col w:w="544" w:space="40"/>
            <w:col w:w="1382" w:space="40"/>
            <w:col w:w="1381" w:space="40"/>
            <w:col w:w="1134"/>
          </w:cols>
        </w:sectPr>
      </w:pPr>
    </w:p>
    <w:p w:rsidR="00012D33" w:rsidRDefault="00012D33">
      <w:pPr>
        <w:pStyle w:val="BodyText"/>
        <w:spacing w:before="7"/>
        <w:rPr>
          <w:sz w:val="12"/>
        </w:rPr>
      </w:pPr>
    </w:p>
    <w:p w:rsidR="00012D33" w:rsidRDefault="0009622D">
      <w:pPr>
        <w:pStyle w:val="BodyText"/>
        <w:spacing w:before="63" w:line="266" w:lineRule="auto"/>
        <w:ind w:left="120" w:right="117"/>
        <w:jc w:val="both"/>
      </w:pPr>
      <w:r>
        <w:rPr>
          <w:w w:val="110"/>
        </w:rPr>
        <w:t xml:space="preserve">where </w:t>
      </w:r>
      <w:r>
        <w:rPr>
          <w:i/>
          <w:w w:val="110"/>
        </w:rPr>
        <w:t xml:space="preserve">ρ </w:t>
      </w:r>
      <w:r>
        <w:rPr>
          <w:w w:val="110"/>
        </w:rPr>
        <w:t xml:space="preserve">is the water density, </w:t>
      </w:r>
      <w:r>
        <w:rPr>
          <w:i/>
          <w:w w:val="110"/>
        </w:rPr>
        <w:t>R</w:t>
      </w:r>
      <w:r>
        <w:rPr>
          <w:w w:val="110"/>
        </w:rPr>
        <w:t>(</w:t>
      </w:r>
      <w:r>
        <w:rPr>
          <w:i/>
          <w:w w:val="110"/>
        </w:rPr>
        <w:t>z</w:t>
      </w:r>
      <w:r>
        <w:rPr>
          <w:w w:val="110"/>
        </w:rPr>
        <w:t xml:space="preserve">) is the column radius along its axis, and </w:t>
      </w:r>
      <w:r>
        <w:rPr>
          <w:i/>
          <w:w w:val="110"/>
        </w:rPr>
        <w:t xml:space="preserve">V </w:t>
      </w:r>
      <w:r>
        <w:rPr>
          <w:w w:val="110"/>
        </w:rPr>
        <w:t>is the submerged volume. The extra factor of 1</w:t>
      </w:r>
      <w:r>
        <w:rPr>
          <w:i/>
          <w:w w:val="110"/>
        </w:rPr>
        <w:t>/</w:t>
      </w:r>
      <w:r>
        <w:rPr>
          <w:w w:val="110"/>
        </w:rPr>
        <w:t xml:space="preserve">2 in </w:t>
      </w:r>
      <w:r>
        <w:rPr>
          <w:i/>
          <w:w w:val="110"/>
        </w:rPr>
        <w:t>A</w:t>
      </w:r>
      <w:r>
        <w:rPr>
          <w:w w:val="110"/>
          <w:position w:val="-2"/>
          <w:sz w:val="14"/>
        </w:rPr>
        <w:t xml:space="preserve">33 </w:t>
      </w:r>
      <w:r>
        <w:rPr>
          <w:w w:val="110"/>
        </w:rPr>
        <w:t xml:space="preserve">is included to account for the fact that the top of the column extends above the waterline. Also, the integral in </w:t>
      </w:r>
      <w:r>
        <w:rPr>
          <w:i/>
          <w:w w:val="110"/>
        </w:rPr>
        <w:t>A</w:t>
      </w:r>
      <w:proofErr w:type="gramStart"/>
      <w:r>
        <w:rPr>
          <w:w w:val="110"/>
          <w:position w:val="-2"/>
          <w:sz w:val="14"/>
        </w:rPr>
        <w:t xml:space="preserve">55  </w:t>
      </w:r>
      <w:r>
        <w:rPr>
          <w:w w:val="110"/>
        </w:rPr>
        <w:t>is</w:t>
      </w:r>
      <w:proofErr w:type="gramEnd"/>
      <w:r>
        <w:rPr>
          <w:w w:val="110"/>
        </w:rPr>
        <w:t xml:space="preserve"> only evaluated along the submerged portion of the column.</w:t>
      </w:r>
    </w:p>
    <w:p w:rsidR="00012D33" w:rsidRDefault="0009622D">
      <w:pPr>
        <w:pStyle w:val="BodyText"/>
        <w:spacing w:line="273" w:lineRule="auto"/>
        <w:ind w:left="120" w:right="119" w:firstLine="298"/>
        <w:jc w:val="both"/>
      </w:pPr>
      <w:r>
        <w:rPr>
          <w:w w:val="110"/>
        </w:rPr>
        <w:t xml:space="preserve">The stiffness matrix is comprised of contributions from the mooring and hydrostatic stiffness. The mooring linearized stiffness matrix is output directly from MAP++ and needs no additional processing within </w:t>
      </w:r>
      <w:proofErr w:type="spellStart"/>
      <w:r>
        <w:rPr>
          <w:rFonts w:ascii="Arial"/>
          <w:i/>
          <w:w w:val="110"/>
        </w:rPr>
        <w:t>FloatingSE</w:t>
      </w:r>
      <w:proofErr w:type="spellEnd"/>
      <w:r>
        <w:rPr>
          <w:w w:val="110"/>
        </w:rPr>
        <w:t>. The hydrostatic stiffness, for a vertical column, is derived from the same principals described above regarding the metacentric height,</w:t>
      </w:r>
    </w:p>
    <w:p w:rsidR="00012D33" w:rsidRDefault="00012D33">
      <w:pPr>
        <w:pStyle w:val="BodyText"/>
        <w:spacing w:before="2"/>
        <w:rPr>
          <w:sz w:val="16"/>
        </w:rPr>
      </w:pPr>
    </w:p>
    <w:p w:rsidR="00012D33" w:rsidRDefault="0009622D">
      <w:pPr>
        <w:tabs>
          <w:tab w:val="left" w:pos="3760"/>
          <w:tab w:val="left" w:pos="5500"/>
          <w:tab w:val="left" w:pos="9125"/>
        </w:tabs>
        <w:spacing w:line="176" w:lineRule="exact"/>
        <w:ind w:left="1489"/>
        <w:rPr>
          <w:sz w:val="20"/>
        </w:rPr>
      </w:pPr>
      <w:r>
        <w:rPr>
          <w:i/>
          <w:w w:val="140"/>
          <w:sz w:val="20"/>
        </w:rPr>
        <w:t>K</w:t>
      </w:r>
      <w:r>
        <w:rPr>
          <w:rFonts w:ascii="Arial" w:hAnsi="Arial"/>
          <w:i/>
          <w:w w:val="140"/>
          <w:position w:val="-2"/>
          <w:sz w:val="14"/>
        </w:rPr>
        <w:t xml:space="preserve">ii </w:t>
      </w:r>
      <w:r>
        <w:rPr>
          <w:w w:val="120"/>
          <w:sz w:val="20"/>
        </w:rPr>
        <w:t xml:space="preserve">= </w:t>
      </w:r>
      <w:r>
        <w:rPr>
          <w:i/>
          <w:spacing w:val="2"/>
          <w:w w:val="120"/>
          <w:sz w:val="20"/>
        </w:rPr>
        <w:t>K</w:t>
      </w:r>
      <w:r>
        <w:rPr>
          <w:rFonts w:ascii="Arial" w:hAnsi="Arial"/>
          <w:i/>
          <w:spacing w:val="2"/>
          <w:w w:val="120"/>
          <w:position w:val="8"/>
          <w:sz w:val="14"/>
        </w:rPr>
        <w:t>moor</w:t>
      </w:r>
      <w:r>
        <w:rPr>
          <w:rFonts w:ascii="Arial" w:hAnsi="Arial"/>
          <w:i/>
          <w:spacing w:val="36"/>
          <w:w w:val="120"/>
          <w:position w:val="8"/>
          <w:sz w:val="14"/>
        </w:rPr>
        <w:t xml:space="preserve"> </w:t>
      </w:r>
      <w:r>
        <w:rPr>
          <w:w w:val="120"/>
          <w:sz w:val="20"/>
        </w:rPr>
        <w:t>+</w:t>
      </w:r>
      <w:r>
        <w:rPr>
          <w:spacing w:val="-12"/>
          <w:w w:val="120"/>
          <w:sz w:val="20"/>
        </w:rPr>
        <w:t xml:space="preserve"> </w:t>
      </w:r>
      <w:r>
        <w:rPr>
          <w:i/>
          <w:spacing w:val="4"/>
          <w:w w:val="120"/>
          <w:sz w:val="20"/>
        </w:rPr>
        <w:t>K</w:t>
      </w:r>
      <w:r>
        <w:rPr>
          <w:rFonts w:ascii="Arial" w:hAnsi="Arial"/>
          <w:i/>
          <w:spacing w:val="4"/>
          <w:w w:val="120"/>
          <w:position w:val="10"/>
          <w:sz w:val="14"/>
        </w:rPr>
        <w:t>hydro</w:t>
      </w:r>
      <w:r>
        <w:rPr>
          <w:spacing w:val="4"/>
          <w:w w:val="120"/>
          <w:sz w:val="20"/>
        </w:rPr>
        <w:t>;</w:t>
      </w:r>
      <w:r>
        <w:rPr>
          <w:spacing w:val="4"/>
          <w:w w:val="120"/>
          <w:sz w:val="20"/>
        </w:rPr>
        <w:tab/>
      </w:r>
      <w:r>
        <w:rPr>
          <w:i/>
          <w:spacing w:val="3"/>
          <w:w w:val="120"/>
          <w:sz w:val="20"/>
        </w:rPr>
        <w:t>K</w:t>
      </w:r>
      <w:r>
        <w:rPr>
          <w:rFonts w:ascii="Arial" w:hAnsi="Arial"/>
          <w:i/>
          <w:spacing w:val="3"/>
          <w:w w:val="120"/>
          <w:position w:val="10"/>
          <w:sz w:val="14"/>
        </w:rPr>
        <w:t>hydro</w:t>
      </w:r>
      <w:r>
        <w:rPr>
          <w:rFonts w:ascii="Arial" w:hAnsi="Arial"/>
          <w:i/>
          <w:spacing w:val="7"/>
          <w:w w:val="120"/>
          <w:position w:val="10"/>
          <w:sz w:val="14"/>
        </w:rPr>
        <w:t xml:space="preserve"> </w:t>
      </w:r>
      <w:r>
        <w:rPr>
          <w:w w:val="120"/>
          <w:sz w:val="20"/>
        </w:rPr>
        <w:t>=</w:t>
      </w:r>
      <w:r>
        <w:rPr>
          <w:spacing w:val="-15"/>
          <w:w w:val="120"/>
          <w:sz w:val="20"/>
        </w:rPr>
        <w:t xml:space="preserve"> </w:t>
      </w:r>
      <w:proofErr w:type="spellStart"/>
      <w:r>
        <w:rPr>
          <w:i/>
          <w:spacing w:val="3"/>
          <w:w w:val="120"/>
          <w:sz w:val="20"/>
        </w:rPr>
        <w:t>ρgS</w:t>
      </w:r>
      <w:proofErr w:type="spellEnd"/>
      <w:r>
        <w:rPr>
          <w:rFonts w:ascii="Arial" w:hAnsi="Arial"/>
          <w:i/>
          <w:spacing w:val="3"/>
          <w:w w:val="120"/>
          <w:position w:val="-2"/>
          <w:sz w:val="14"/>
        </w:rPr>
        <w:t>sys</w:t>
      </w:r>
      <w:r>
        <w:rPr>
          <w:spacing w:val="3"/>
          <w:w w:val="120"/>
          <w:sz w:val="20"/>
        </w:rPr>
        <w:t>;</w:t>
      </w:r>
      <w:r>
        <w:rPr>
          <w:spacing w:val="3"/>
          <w:w w:val="120"/>
          <w:sz w:val="20"/>
        </w:rPr>
        <w:tab/>
      </w:r>
      <w:r>
        <w:rPr>
          <w:i/>
          <w:spacing w:val="3"/>
          <w:w w:val="120"/>
          <w:sz w:val="20"/>
        </w:rPr>
        <w:t>K</w:t>
      </w:r>
      <w:r>
        <w:rPr>
          <w:rFonts w:ascii="Arial" w:hAnsi="Arial"/>
          <w:i/>
          <w:spacing w:val="3"/>
          <w:w w:val="120"/>
          <w:position w:val="10"/>
          <w:sz w:val="14"/>
        </w:rPr>
        <w:t xml:space="preserve">hydro </w:t>
      </w:r>
      <w:r>
        <w:rPr>
          <w:w w:val="120"/>
          <w:sz w:val="20"/>
        </w:rPr>
        <w:t xml:space="preserve">= </w:t>
      </w:r>
      <w:r>
        <w:rPr>
          <w:i/>
          <w:spacing w:val="3"/>
          <w:w w:val="120"/>
          <w:sz w:val="20"/>
        </w:rPr>
        <w:t>K</w:t>
      </w:r>
      <w:r>
        <w:rPr>
          <w:rFonts w:ascii="Arial" w:hAnsi="Arial"/>
          <w:i/>
          <w:spacing w:val="3"/>
          <w:w w:val="120"/>
          <w:position w:val="10"/>
          <w:sz w:val="14"/>
        </w:rPr>
        <w:t xml:space="preserve">hydro </w:t>
      </w:r>
      <w:r>
        <w:rPr>
          <w:w w:val="120"/>
          <w:sz w:val="20"/>
        </w:rPr>
        <w:t>=</w:t>
      </w:r>
      <w:r>
        <w:rPr>
          <w:spacing w:val="-1"/>
          <w:w w:val="120"/>
          <w:sz w:val="20"/>
        </w:rPr>
        <w:t xml:space="preserve"> </w:t>
      </w:r>
      <w:proofErr w:type="spellStart"/>
      <w:r>
        <w:rPr>
          <w:i/>
          <w:spacing w:val="2"/>
          <w:w w:val="120"/>
          <w:sz w:val="20"/>
        </w:rPr>
        <w:t>ρgV</w:t>
      </w:r>
      <w:proofErr w:type="spellEnd"/>
      <w:r>
        <w:rPr>
          <w:i/>
          <w:spacing w:val="-20"/>
          <w:w w:val="120"/>
          <w:sz w:val="20"/>
        </w:rPr>
        <w:t xml:space="preserve"> </w:t>
      </w:r>
      <w:r>
        <w:rPr>
          <w:i/>
          <w:w w:val="120"/>
          <w:sz w:val="20"/>
        </w:rPr>
        <w:t>h</w:t>
      </w:r>
      <w:r>
        <w:rPr>
          <w:rFonts w:ascii="Arial" w:hAnsi="Arial"/>
          <w:i/>
          <w:w w:val="120"/>
          <w:position w:val="-2"/>
          <w:sz w:val="14"/>
        </w:rPr>
        <w:t>meta</w:t>
      </w:r>
      <w:r>
        <w:rPr>
          <w:rFonts w:ascii="Arial" w:hAnsi="Arial"/>
          <w:i/>
          <w:w w:val="120"/>
          <w:position w:val="-2"/>
          <w:sz w:val="14"/>
        </w:rPr>
        <w:tab/>
      </w:r>
      <w:r>
        <w:rPr>
          <w:w w:val="120"/>
          <w:sz w:val="20"/>
        </w:rPr>
        <w:t>(22)</w:t>
      </w:r>
    </w:p>
    <w:p w:rsidR="00012D33" w:rsidRDefault="0009622D">
      <w:pPr>
        <w:tabs>
          <w:tab w:val="left" w:pos="3029"/>
          <w:tab w:val="left" w:pos="3930"/>
          <w:tab w:val="left" w:pos="5669"/>
          <w:tab w:val="right" w:pos="6706"/>
        </w:tabs>
        <w:spacing w:line="140" w:lineRule="exact"/>
        <w:ind w:left="2216"/>
        <w:rPr>
          <w:sz w:val="14"/>
        </w:rPr>
      </w:pPr>
      <w:r>
        <w:rPr>
          <w:rFonts w:ascii="Arial"/>
          <w:i/>
          <w:w w:val="160"/>
          <w:position w:val="1"/>
          <w:sz w:val="14"/>
        </w:rPr>
        <w:t>ii</w:t>
      </w:r>
      <w:r>
        <w:rPr>
          <w:rFonts w:ascii="Arial"/>
          <w:i/>
          <w:w w:val="160"/>
          <w:position w:val="1"/>
          <w:sz w:val="14"/>
        </w:rPr>
        <w:tab/>
      </w:r>
      <w:r>
        <w:rPr>
          <w:rFonts w:ascii="Arial"/>
          <w:i/>
          <w:w w:val="160"/>
          <w:sz w:val="14"/>
        </w:rPr>
        <w:t>ii</w:t>
      </w:r>
      <w:r>
        <w:rPr>
          <w:rFonts w:ascii="Arial"/>
          <w:i/>
          <w:w w:val="160"/>
          <w:sz w:val="14"/>
        </w:rPr>
        <w:tab/>
      </w:r>
      <w:r>
        <w:rPr>
          <w:w w:val="125"/>
          <w:sz w:val="14"/>
        </w:rPr>
        <w:t>33</w:t>
      </w:r>
      <w:r>
        <w:rPr>
          <w:w w:val="125"/>
          <w:sz w:val="14"/>
        </w:rPr>
        <w:tab/>
        <w:t>44</w:t>
      </w:r>
      <w:r>
        <w:rPr>
          <w:w w:val="125"/>
          <w:sz w:val="14"/>
        </w:rPr>
        <w:tab/>
        <w:t>55</w:t>
      </w:r>
    </w:p>
    <w:p w:rsidR="00012D33" w:rsidRDefault="00012D33">
      <w:pPr>
        <w:pStyle w:val="BodyText"/>
        <w:spacing w:before="2"/>
        <w:rPr>
          <w:sz w:val="18"/>
        </w:rPr>
      </w:pPr>
    </w:p>
    <w:p w:rsidR="00012D33" w:rsidRDefault="0009622D">
      <w:pPr>
        <w:pStyle w:val="BodyText"/>
        <w:ind w:left="120"/>
      </w:pPr>
      <w:r>
        <w:rPr>
          <w:w w:val="110"/>
        </w:rPr>
        <w:t xml:space="preserve">where </w:t>
      </w:r>
      <w:proofErr w:type="gramStart"/>
      <w:r>
        <w:rPr>
          <w:i/>
          <w:w w:val="110"/>
        </w:rPr>
        <w:t>S</w:t>
      </w:r>
      <w:r>
        <w:rPr>
          <w:rFonts w:ascii="Arial"/>
          <w:i/>
          <w:w w:val="110"/>
          <w:position w:val="-2"/>
          <w:sz w:val="14"/>
        </w:rPr>
        <w:t xml:space="preserve">sys  </w:t>
      </w:r>
      <w:r>
        <w:rPr>
          <w:w w:val="110"/>
        </w:rPr>
        <w:t>is</w:t>
      </w:r>
      <w:proofErr w:type="gramEnd"/>
      <w:r>
        <w:rPr>
          <w:w w:val="110"/>
        </w:rPr>
        <w:t xml:space="preserve"> the waterplane area of the system.</w:t>
      </w:r>
    </w:p>
    <w:p w:rsidR="00012D33" w:rsidRDefault="0009622D">
      <w:pPr>
        <w:pStyle w:val="BodyText"/>
        <w:spacing w:before="16" w:line="273" w:lineRule="auto"/>
        <w:ind w:left="120" w:right="117" w:firstLine="298"/>
        <w:jc w:val="both"/>
      </w:pPr>
      <w:r>
        <w:rPr>
          <w:w w:val="105"/>
        </w:rPr>
        <w:t>Once the rigid body natural frequencies (eigenmodes) of the system are calculated, they are compared against the standard wave frequencies range, 0.5–5 Hz, and expressed as a design constraint (with a partial safety factor).</w:t>
      </w:r>
    </w:p>
    <w:p w:rsidR="00012D33" w:rsidRDefault="00012D33">
      <w:pPr>
        <w:pStyle w:val="BodyText"/>
        <w:spacing w:before="11"/>
        <w:rPr>
          <w:sz w:val="24"/>
        </w:rPr>
      </w:pPr>
    </w:p>
    <w:p w:rsidR="00012D33" w:rsidRDefault="0009622D">
      <w:pPr>
        <w:pStyle w:val="Heading2"/>
        <w:numPr>
          <w:ilvl w:val="1"/>
          <w:numId w:val="13"/>
        </w:numPr>
        <w:tabs>
          <w:tab w:val="left" w:pos="732"/>
          <w:tab w:val="left" w:pos="733"/>
        </w:tabs>
        <w:ind w:hanging="612"/>
      </w:pPr>
      <w:bookmarkStart w:id="144" w:name="Validation"/>
      <w:bookmarkEnd w:id="144"/>
      <w:r>
        <w:rPr>
          <w:spacing w:val="-3"/>
          <w:w w:val="115"/>
        </w:rPr>
        <w:t>Validation</w:t>
      </w:r>
    </w:p>
    <w:p w:rsidR="00012D33" w:rsidRDefault="0009622D">
      <w:pPr>
        <w:pStyle w:val="BodyText"/>
        <w:spacing w:before="152" w:line="273" w:lineRule="auto"/>
        <w:ind w:left="120" w:right="118"/>
      </w:pPr>
      <w:r>
        <w:rPr>
          <w:w w:val="105"/>
        </w:rPr>
        <w:t xml:space="preserve">The International Energy Agency has sponsored a number of international research collaborations to </w:t>
      </w:r>
      <w:proofErr w:type="gramStart"/>
      <w:r>
        <w:rPr>
          <w:w w:val="105"/>
        </w:rPr>
        <w:t>further  the</w:t>
      </w:r>
      <w:proofErr w:type="gramEnd"/>
      <w:r>
        <w:rPr>
          <w:w w:val="105"/>
        </w:rPr>
        <w:t xml:space="preserve"> state of wind energy technology and tools.  One of these, </w:t>
      </w:r>
      <w:r>
        <w:rPr>
          <w:spacing w:val="-5"/>
          <w:w w:val="105"/>
        </w:rPr>
        <w:t xml:space="preserve">Task </w:t>
      </w:r>
      <w:r>
        <w:rPr>
          <w:w w:val="105"/>
        </w:rPr>
        <w:t xml:space="preserve">30:  Offshore Code Comparison  </w:t>
      </w:r>
      <w:r>
        <w:rPr>
          <w:spacing w:val="13"/>
          <w:w w:val="105"/>
        </w:rPr>
        <w:t xml:space="preserve"> </w:t>
      </w:r>
      <w:proofErr w:type="spellStart"/>
      <w:r>
        <w:rPr>
          <w:w w:val="105"/>
        </w:rPr>
        <w:t>Collabora</w:t>
      </w:r>
      <w:proofErr w:type="spellEnd"/>
      <w:r>
        <w:rPr>
          <w:w w:val="105"/>
        </w:rPr>
        <w:t>-</w:t>
      </w:r>
    </w:p>
    <w:p w:rsidR="00012D33" w:rsidRDefault="00012D33">
      <w:pPr>
        <w:spacing w:line="273" w:lineRule="auto"/>
        <w:sectPr w:rsidR="00012D33">
          <w:type w:val="continuous"/>
          <w:pgSz w:w="12240" w:h="15840"/>
          <w:pgMar w:top="1500" w:right="1320" w:bottom="980" w:left="1320" w:header="720" w:footer="720" w:gutter="0"/>
          <w:cols w:space="720"/>
        </w:sectPr>
      </w:pPr>
    </w:p>
    <w:p w:rsidR="00012D33" w:rsidRDefault="0009622D">
      <w:pPr>
        <w:pStyle w:val="BodyText"/>
        <w:spacing w:before="52" w:line="273" w:lineRule="auto"/>
        <w:ind w:left="120" w:right="117"/>
        <w:jc w:val="both"/>
      </w:pPr>
      <w:proofErr w:type="spellStart"/>
      <w:r>
        <w:rPr>
          <w:w w:val="105"/>
        </w:rPr>
        <w:t>tion</w:t>
      </w:r>
      <w:proofErr w:type="spellEnd"/>
      <w:r>
        <w:rPr>
          <w:w w:val="105"/>
        </w:rPr>
        <w:t xml:space="preserve"> (OC3), shared a spar design among many participants to compare performance as modeled </w:t>
      </w:r>
      <w:proofErr w:type="gramStart"/>
      <w:r>
        <w:rPr>
          <w:spacing w:val="-3"/>
          <w:w w:val="105"/>
        </w:rPr>
        <w:t xml:space="preserve">by  </w:t>
      </w:r>
      <w:r>
        <w:rPr>
          <w:w w:val="105"/>
        </w:rPr>
        <w:t>differ</w:t>
      </w:r>
      <w:ins w:id="145" w:author="Musial, Walter" w:date="2018-09-27T22:02:00Z">
        <w:r w:rsidR="006C3B1A">
          <w:rPr>
            <w:w w:val="105"/>
          </w:rPr>
          <w:t>ent</w:t>
        </w:r>
      </w:ins>
      <w:proofErr w:type="gramEnd"/>
      <w:del w:id="146" w:author="Musial, Walter" w:date="2018-09-27T22:02:00Z">
        <w:r w:rsidDel="006C3B1A">
          <w:rPr>
            <w:w w:val="105"/>
          </w:rPr>
          <w:delText>ed</w:delText>
        </w:r>
      </w:del>
      <w:r>
        <w:rPr>
          <w:w w:val="105"/>
        </w:rPr>
        <w:t xml:space="preserve">  tool sets. A description of the OC3 spar is provided in Jonkman </w:t>
      </w:r>
      <w:hyperlink w:anchor="_bookmark52" w:history="1">
        <w:r>
          <w:rPr>
            <w:w w:val="105"/>
          </w:rPr>
          <w:t>[18].</w:t>
        </w:r>
      </w:hyperlink>
      <w:r>
        <w:rPr>
          <w:w w:val="105"/>
        </w:rPr>
        <w:t xml:space="preserve"> Since it is already a well-studied geometry, </w:t>
      </w:r>
      <w:del w:id="147" w:author="Musial, Walter" w:date="2018-09-27T22:02:00Z">
        <w:r w:rsidDel="006C3B1A">
          <w:rPr>
            <w:w w:val="105"/>
          </w:rPr>
          <w:delText>this</w:delText>
        </w:r>
      </w:del>
      <w:ins w:id="148" w:author="Musial, Walter" w:date="2018-09-27T22:02:00Z">
        <w:r w:rsidR="006C3B1A">
          <w:rPr>
            <w:w w:val="105"/>
          </w:rPr>
          <w:t>the OC3 spar</w:t>
        </w:r>
      </w:ins>
      <w:r>
        <w:rPr>
          <w:w w:val="105"/>
        </w:rPr>
        <w:t xml:space="preserve"> design was selected as the focus of verification for </w:t>
      </w:r>
      <w:proofErr w:type="spellStart"/>
      <w:r>
        <w:rPr>
          <w:rFonts w:ascii="Arial"/>
          <w:i/>
          <w:w w:val="105"/>
        </w:rPr>
        <w:t>FloatingSE</w:t>
      </w:r>
      <w:proofErr w:type="spellEnd"/>
      <w:r>
        <w:rPr>
          <w:w w:val="105"/>
        </w:rPr>
        <w:t xml:space="preserve">. As part of the </w:t>
      </w:r>
      <w:r>
        <w:rPr>
          <w:spacing w:val="-5"/>
          <w:w w:val="105"/>
        </w:rPr>
        <w:t xml:space="preserve">Task </w:t>
      </w:r>
      <w:r>
        <w:rPr>
          <w:w w:val="105"/>
        </w:rPr>
        <w:t xml:space="preserve">30 </w:t>
      </w:r>
      <w:proofErr w:type="gramStart"/>
      <w:r>
        <w:rPr>
          <w:w w:val="105"/>
        </w:rPr>
        <w:t>effort,  an</w:t>
      </w:r>
      <w:proofErr w:type="gramEnd"/>
      <w:r>
        <w:rPr>
          <w:w w:val="105"/>
        </w:rPr>
        <w:t xml:space="preserve"> ANSYS model of the OC3 spar, using shell elements combined with stiffeners and bulkheads, was also generated.  This was taken as the </w:t>
      </w:r>
      <w:proofErr w:type="gramStart"/>
      <w:r>
        <w:rPr>
          <w:rFonts w:ascii="Arial"/>
          <w:i/>
          <w:w w:val="105"/>
        </w:rPr>
        <w:t xml:space="preserve">truth  </w:t>
      </w:r>
      <w:r>
        <w:rPr>
          <w:w w:val="105"/>
        </w:rPr>
        <w:t>standard</w:t>
      </w:r>
      <w:proofErr w:type="gramEnd"/>
      <w:r>
        <w:rPr>
          <w:w w:val="105"/>
        </w:rPr>
        <w:t xml:space="preserve"> for   </w:t>
      </w:r>
      <w:r>
        <w:rPr>
          <w:spacing w:val="21"/>
          <w:w w:val="105"/>
        </w:rPr>
        <w:t xml:space="preserve"> </w:t>
      </w:r>
      <w:r>
        <w:rPr>
          <w:w w:val="105"/>
        </w:rPr>
        <w:t>comparison.</w:t>
      </w:r>
    </w:p>
    <w:p w:rsidR="00012D33" w:rsidRDefault="0009622D">
      <w:pPr>
        <w:pStyle w:val="BodyText"/>
        <w:spacing w:before="1" w:line="273" w:lineRule="auto"/>
        <w:ind w:left="119" w:right="117" w:firstLine="298"/>
        <w:jc w:val="both"/>
      </w:pPr>
      <w:r>
        <w:rPr>
          <w:w w:val="110"/>
        </w:rPr>
        <w:t xml:space="preserve">The first step in the verification exercise was to ensure that the mass properties of the spar </w:t>
      </w:r>
      <w:proofErr w:type="gramStart"/>
      <w:r>
        <w:rPr>
          <w:w w:val="110"/>
        </w:rPr>
        <w:t xml:space="preserve">predicted  </w:t>
      </w:r>
      <w:r>
        <w:rPr>
          <w:spacing w:val="-3"/>
          <w:w w:val="110"/>
        </w:rPr>
        <w:t>by</w:t>
      </w:r>
      <w:proofErr w:type="gramEnd"/>
      <w:r>
        <w:rPr>
          <w:spacing w:val="-24"/>
          <w:w w:val="110"/>
        </w:rPr>
        <w:t xml:space="preserve"> </w:t>
      </w:r>
      <w:proofErr w:type="spellStart"/>
      <w:r>
        <w:rPr>
          <w:rFonts w:ascii="Arial" w:hAnsi="Arial"/>
          <w:i/>
          <w:w w:val="110"/>
        </w:rPr>
        <w:t>FloatingSE</w:t>
      </w:r>
      <w:proofErr w:type="spellEnd"/>
      <w:r>
        <w:rPr>
          <w:rFonts w:ascii="Arial" w:hAnsi="Arial"/>
          <w:i/>
          <w:spacing w:val="-17"/>
          <w:w w:val="110"/>
        </w:rPr>
        <w:t xml:space="preserve"> </w:t>
      </w:r>
      <w:r>
        <w:rPr>
          <w:w w:val="110"/>
        </w:rPr>
        <w:t>matched</w:t>
      </w:r>
      <w:r>
        <w:rPr>
          <w:spacing w:val="-24"/>
          <w:w w:val="110"/>
        </w:rPr>
        <w:t xml:space="preserve"> </w:t>
      </w:r>
      <w:r>
        <w:rPr>
          <w:w w:val="110"/>
        </w:rPr>
        <w:t>those</w:t>
      </w:r>
      <w:r>
        <w:rPr>
          <w:spacing w:val="-24"/>
          <w:w w:val="110"/>
        </w:rPr>
        <w:t xml:space="preserve"> </w:t>
      </w:r>
      <w:r>
        <w:rPr>
          <w:w w:val="110"/>
        </w:rPr>
        <w:t>calculated</w:t>
      </w:r>
      <w:r>
        <w:rPr>
          <w:spacing w:val="-24"/>
          <w:w w:val="110"/>
        </w:rPr>
        <w:t xml:space="preserve"> </w:t>
      </w:r>
      <w:r>
        <w:rPr>
          <w:spacing w:val="-3"/>
          <w:w w:val="110"/>
        </w:rPr>
        <w:t>by</w:t>
      </w:r>
      <w:r>
        <w:rPr>
          <w:spacing w:val="-24"/>
          <w:w w:val="110"/>
        </w:rPr>
        <w:t xml:space="preserve"> </w:t>
      </w:r>
      <w:r>
        <w:rPr>
          <w:w w:val="110"/>
        </w:rPr>
        <w:t>ANSYS.</w:t>
      </w:r>
      <w:r>
        <w:rPr>
          <w:spacing w:val="-24"/>
          <w:w w:val="110"/>
        </w:rPr>
        <w:t xml:space="preserve"> </w:t>
      </w:r>
      <w:r>
        <w:rPr>
          <w:w w:val="110"/>
        </w:rPr>
        <w:t>The</w:t>
      </w:r>
      <w:r>
        <w:rPr>
          <w:spacing w:val="-24"/>
          <w:w w:val="110"/>
        </w:rPr>
        <w:t xml:space="preserve"> </w:t>
      </w:r>
      <w:r>
        <w:rPr>
          <w:w w:val="110"/>
        </w:rPr>
        <w:t>comparison</w:t>
      </w:r>
      <w:r>
        <w:rPr>
          <w:spacing w:val="-24"/>
          <w:w w:val="110"/>
        </w:rPr>
        <w:t xml:space="preserve"> </w:t>
      </w:r>
      <w:r>
        <w:rPr>
          <w:w w:val="110"/>
        </w:rPr>
        <w:t>showed</w:t>
      </w:r>
      <w:r>
        <w:rPr>
          <w:spacing w:val="-24"/>
          <w:w w:val="110"/>
        </w:rPr>
        <w:t xml:space="preserve"> </w:t>
      </w:r>
      <w:r>
        <w:rPr>
          <w:w w:val="110"/>
        </w:rPr>
        <w:t>that</w:t>
      </w:r>
      <w:r>
        <w:rPr>
          <w:spacing w:val="-24"/>
          <w:w w:val="110"/>
        </w:rPr>
        <w:t xml:space="preserve"> </w:t>
      </w:r>
      <w:r>
        <w:rPr>
          <w:w w:val="110"/>
        </w:rPr>
        <w:t>the</w:t>
      </w:r>
      <w:r>
        <w:rPr>
          <w:spacing w:val="-24"/>
          <w:w w:val="110"/>
        </w:rPr>
        <w:t xml:space="preserve"> </w:t>
      </w:r>
      <w:proofErr w:type="spellStart"/>
      <w:r>
        <w:rPr>
          <w:rFonts w:ascii="Arial" w:hAnsi="Arial"/>
          <w:i/>
          <w:w w:val="110"/>
        </w:rPr>
        <w:t>FloatingSE</w:t>
      </w:r>
      <w:proofErr w:type="spellEnd"/>
      <w:r>
        <w:rPr>
          <w:rFonts w:ascii="Arial" w:hAnsi="Arial"/>
          <w:i/>
          <w:spacing w:val="-17"/>
          <w:w w:val="110"/>
        </w:rPr>
        <w:t xml:space="preserve"> </w:t>
      </w:r>
      <w:r>
        <w:rPr>
          <w:w w:val="110"/>
        </w:rPr>
        <w:t>summary mass</w:t>
      </w:r>
      <w:r>
        <w:rPr>
          <w:spacing w:val="-10"/>
          <w:w w:val="110"/>
        </w:rPr>
        <w:t xml:space="preserve"> </w:t>
      </w:r>
      <w:r>
        <w:rPr>
          <w:w w:val="110"/>
        </w:rPr>
        <w:t>estimates</w:t>
      </w:r>
      <w:r>
        <w:rPr>
          <w:spacing w:val="-10"/>
          <w:w w:val="110"/>
        </w:rPr>
        <w:t xml:space="preserve"> </w:t>
      </w:r>
      <w:r>
        <w:rPr>
          <w:w w:val="110"/>
        </w:rPr>
        <w:t>are</w:t>
      </w:r>
      <w:r>
        <w:rPr>
          <w:spacing w:val="-10"/>
          <w:w w:val="110"/>
        </w:rPr>
        <w:t xml:space="preserve"> </w:t>
      </w:r>
      <w:r>
        <w:rPr>
          <w:w w:val="110"/>
        </w:rPr>
        <w:t>within</w:t>
      </w:r>
      <w:r>
        <w:rPr>
          <w:spacing w:val="-10"/>
          <w:w w:val="110"/>
        </w:rPr>
        <w:t xml:space="preserve"> </w:t>
      </w:r>
      <w:r>
        <w:rPr>
          <w:w w:val="110"/>
        </w:rPr>
        <w:t>1%</w:t>
      </w:r>
      <w:r>
        <w:rPr>
          <w:spacing w:val="-10"/>
          <w:w w:val="110"/>
        </w:rPr>
        <w:t xml:space="preserve"> </w:t>
      </w:r>
      <w:r>
        <w:rPr>
          <w:w w:val="110"/>
        </w:rPr>
        <w:t>error</w:t>
      </w:r>
      <w:r>
        <w:rPr>
          <w:spacing w:val="-10"/>
          <w:w w:val="110"/>
        </w:rPr>
        <w:t xml:space="preserve"> </w:t>
      </w:r>
      <w:r>
        <w:rPr>
          <w:w w:val="110"/>
        </w:rPr>
        <w:t>of</w:t>
      </w:r>
      <w:r>
        <w:rPr>
          <w:spacing w:val="-10"/>
          <w:w w:val="110"/>
        </w:rPr>
        <w:t xml:space="preserve"> </w:t>
      </w:r>
      <w:r>
        <w:rPr>
          <w:w w:val="110"/>
        </w:rPr>
        <w:t>ANSYS.</w:t>
      </w:r>
      <w:r>
        <w:rPr>
          <w:spacing w:val="-10"/>
          <w:w w:val="110"/>
        </w:rPr>
        <w:t xml:space="preserve"> </w:t>
      </w:r>
      <w:r>
        <w:rPr>
          <w:w w:val="110"/>
        </w:rPr>
        <w:t>The</w:t>
      </w:r>
      <w:r>
        <w:rPr>
          <w:spacing w:val="-10"/>
          <w:w w:val="110"/>
        </w:rPr>
        <w:t xml:space="preserve"> </w:t>
      </w:r>
      <w:r>
        <w:rPr>
          <w:w w:val="110"/>
        </w:rPr>
        <w:t>second</w:t>
      </w:r>
      <w:r>
        <w:rPr>
          <w:spacing w:val="-10"/>
          <w:w w:val="110"/>
        </w:rPr>
        <w:t xml:space="preserve"> </w:t>
      </w:r>
      <w:r>
        <w:rPr>
          <w:w w:val="110"/>
        </w:rPr>
        <w:t>step</w:t>
      </w:r>
      <w:r>
        <w:rPr>
          <w:spacing w:val="-10"/>
          <w:w w:val="110"/>
        </w:rPr>
        <w:t xml:space="preserve"> </w:t>
      </w:r>
      <w:r>
        <w:rPr>
          <w:w w:val="110"/>
        </w:rPr>
        <w:t>was</w:t>
      </w:r>
      <w:r>
        <w:rPr>
          <w:spacing w:val="-10"/>
          <w:w w:val="110"/>
        </w:rPr>
        <w:t xml:space="preserve"> </w:t>
      </w:r>
      <w:r>
        <w:rPr>
          <w:w w:val="110"/>
        </w:rPr>
        <w:t>a</w:t>
      </w:r>
      <w:r>
        <w:rPr>
          <w:spacing w:val="-10"/>
          <w:w w:val="110"/>
        </w:rPr>
        <w:t xml:space="preserve"> </w:t>
      </w:r>
      <w:r>
        <w:rPr>
          <w:w w:val="110"/>
        </w:rPr>
        <w:t>comparison</w:t>
      </w:r>
      <w:r>
        <w:rPr>
          <w:spacing w:val="-10"/>
          <w:w w:val="110"/>
        </w:rPr>
        <w:t xml:space="preserve"> </w:t>
      </w:r>
      <w:r>
        <w:rPr>
          <w:w w:val="110"/>
        </w:rPr>
        <w:t>of</w:t>
      </w:r>
      <w:r>
        <w:rPr>
          <w:spacing w:val="-10"/>
          <w:w w:val="110"/>
        </w:rPr>
        <w:t xml:space="preserve"> </w:t>
      </w:r>
      <w:r>
        <w:rPr>
          <w:w w:val="110"/>
        </w:rPr>
        <w:t>static</w:t>
      </w:r>
      <w:r>
        <w:rPr>
          <w:spacing w:val="-10"/>
          <w:w w:val="110"/>
        </w:rPr>
        <w:t xml:space="preserve"> </w:t>
      </w:r>
      <w:r>
        <w:rPr>
          <w:w w:val="110"/>
        </w:rPr>
        <w:t>loading</w:t>
      </w:r>
      <w:r>
        <w:rPr>
          <w:spacing w:val="-10"/>
          <w:w w:val="110"/>
        </w:rPr>
        <w:t xml:space="preserve"> </w:t>
      </w:r>
      <w:r>
        <w:rPr>
          <w:w w:val="110"/>
        </w:rPr>
        <w:t xml:space="preserve">stresses. The spar was simulated in quiescent air and water (no wind, </w:t>
      </w:r>
      <w:r>
        <w:rPr>
          <w:spacing w:val="-3"/>
          <w:w w:val="110"/>
        </w:rPr>
        <w:t xml:space="preserve">waves, </w:t>
      </w:r>
      <w:r>
        <w:rPr>
          <w:w w:val="110"/>
        </w:rPr>
        <w:t>or current), which isolated the weight of the turbine and hydrostatic pressure forces as the only load sources on the substructure. The effective von</w:t>
      </w:r>
      <w:r>
        <w:rPr>
          <w:spacing w:val="-14"/>
          <w:w w:val="110"/>
        </w:rPr>
        <w:t xml:space="preserve"> </w:t>
      </w:r>
      <w:r>
        <w:rPr>
          <w:w w:val="110"/>
        </w:rPr>
        <w:t>Mises</w:t>
      </w:r>
      <w:r>
        <w:rPr>
          <w:spacing w:val="-14"/>
          <w:w w:val="110"/>
        </w:rPr>
        <w:t xml:space="preserve"> </w:t>
      </w:r>
      <w:r>
        <w:rPr>
          <w:w w:val="110"/>
        </w:rPr>
        <w:t>stress,</w:t>
      </w:r>
      <w:r>
        <w:rPr>
          <w:spacing w:val="-14"/>
          <w:w w:val="110"/>
        </w:rPr>
        <w:t xml:space="preserve"> </w:t>
      </w:r>
      <w:r>
        <w:rPr>
          <w:w w:val="110"/>
        </w:rPr>
        <w:t>as</w:t>
      </w:r>
      <w:r>
        <w:rPr>
          <w:spacing w:val="-14"/>
          <w:w w:val="110"/>
        </w:rPr>
        <w:t xml:space="preserve"> </w:t>
      </w:r>
      <w:r>
        <w:rPr>
          <w:w w:val="110"/>
        </w:rPr>
        <w:t>calculated</w:t>
      </w:r>
      <w:r>
        <w:rPr>
          <w:spacing w:val="-14"/>
          <w:w w:val="110"/>
        </w:rPr>
        <w:t xml:space="preserve"> </w:t>
      </w:r>
      <w:r>
        <w:rPr>
          <w:spacing w:val="-3"/>
          <w:w w:val="110"/>
        </w:rPr>
        <w:t>by</w:t>
      </w:r>
      <w:r>
        <w:rPr>
          <w:spacing w:val="-14"/>
          <w:w w:val="110"/>
        </w:rPr>
        <w:t xml:space="preserve"> </w:t>
      </w:r>
      <w:proofErr w:type="spellStart"/>
      <w:r>
        <w:rPr>
          <w:rFonts w:ascii="Arial" w:hAnsi="Arial"/>
          <w:i/>
          <w:w w:val="110"/>
        </w:rPr>
        <w:t>FloatingSE</w:t>
      </w:r>
      <w:proofErr w:type="spellEnd"/>
      <w:r>
        <w:rPr>
          <w:w w:val="110"/>
        </w:rPr>
        <w:t>,</w:t>
      </w:r>
      <w:r>
        <w:rPr>
          <w:spacing w:val="-14"/>
          <w:w w:val="110"/>
        </w:rPr>
        <w:t xml:space="preserve"> </w:t>
      </w:r>
      <w:r>
        <w:rPr>
          <w:w w:val="110"/>
        </w:rPr>
        <w:t>was</w:t>
      </w:r>
      <w:r>
        <w:rPr>
          <w:spacing w:val="-14"/>
          <w:w w:val="110"/>
        </w:rPr>
        <w:t xml:space="preserve"> </w:t>
      </w:r>
      <w:r>
        <w:rPr>
          <w:w w:val="110"/>
        </w:rPr>
        <w:t>compared</w:t>
      </w:r>
      <w:r>
        <w:rPr>
          <w:spacing w:val="-15"/>
          <w:w w:val="110"/>
        </w:rPr>
        <w:t xml:space="preserve"> </w:t>
      </w:r>
      <w:r>
        <w:rPr>
          <w:w w:val="110"/>
        </w:rPr>
        <w:t>to</w:t>
      </w:r>
      <w:r>
        <w:rPr>
          <w:spacing w:val="-15"/>
          <w:w w:val="110"/>
        </w:rPr>
        <w:t xml:space="preserve"> </w:t>
      </w:r>
      <w:r>
        <w:rPr>
          <w:w w:val="110"/>
        </w:rPr>
        <w:t>the</w:t>
      </w:r>
      <w:r>
        <w:rPr>
          <w:spacing w:val="-14"/>
          <w:w w:val="110"/>
        </w:rPr>
        <w:t xml:space="preserve"> </w:t>
      </w:r>
      <w:r>
        <w:rPr>
          <w:w w:val="110"/>
        </w:rPr>
        <w:t>ANSYS</w:t>
      </w:r>
      <w:r>
        <w:rPr>
          <w:spacing w:val="-14"/>
          <w:w w:val="110"/>
        </w:rPr>
        <w:t xml:space="preserve"> </w:t>
      </w:r>
      <w:r>
        <w:rPr>
          <w:w w:val="110"/>
        </w:rPr>
        <w:t>model.</w:t>
      </w:r>
      <w:r>
        <w:rPr>
          <w:spacing w:val="4"/>
          <w:w w:val="110"/>
        </w:rPr>
        <w:t xml:space="preserve"> </w:t>
      </w:r>
      <w:r>
        <w:rPr>
          <w:w w:val="110"/>
        </w:rPr>
        <w:t>The</w:t>
      </w:r>
      <w:r>
        <w:rPr>
          <w:spacing w:val="-14"/>
          <w:w w:val="110"/>
        </w:rPr>
        <w:t xml:space="preserve"> </w:t>
      </w:r>
      <w:proofErr w:type="spellStart"/>
      <w:r>
        <w:rPr>
          <w:rFonts w:ascii="Arial" w:hAnsi="Arial"/>
          <w:i/>
          <w:w w:val="110"/>
        </w:rPr>
        <w:t>FloatingSE</w:t>
      </w:r>
      <w:proofErr w:type="spellEnd"/>
      <w:r>
        <w:rPr>
          <w:rFonts w:ascii="Arial" w:hAnsi="Arial"/>
          <w:i/>
          <w:spacing w:val="-6"/>
          <w:w w:val="110"/>
        </w:rPr>
        <w:t xml:space="preserve"> </w:t>
      </w:r>
      <w:r>
        <w:rPr>
          <w:w w:val="110"/>
        </w:rPr>
        <w:t>stress calculation</w:t>
      </w:r>
      <w:r>
        <w:rPr>
          <w:spacing w:val="-20"/>
          <w:w w:val="110"/>
        </w:rPr>
        <w:t xml:space="preserve"> </w:t>
      </w:r>
      <w:r>
        <w:rPr>
          <w:w w:val="110"/>
        </w:rPr>
        <w:t>matches</w:t>
      </w:r>
      <w:r>
        <w:rPr>
          <w:spacing w:val="-20"/>
          <w:w w:val="110"/>
        </w:rPr>
        <w:t xml:space="preserve"> </w:t>
      </w:r>
      <w:r>
        <w:rPr>
          <w:w w:val="110"/>
        </w:rPr>
        <w:t>that</w:t>
      </w:r>
      <w:r>
        <w:rPr>
          <w:spacing w:val="-20"/>
          <w:w w:val="110"/>
        </w:rPr>
        <w:t xml:space="preserve"> </w:t>
      </w:r>
      <w:r>
        <w:rPr>
          <w:w w:val="110"/>
        </w:rPr>
        <w:t>of</w:t>
      </w:r>
      <w:r>
        <w:rPr>
          <w:spacing w:val="-20"/>
          <w:w w:val="110"/>
        </w:rPr>
        <w:t xml:space="preserve"> </w:t>
      </w:r>
      <w:r>
        <w:rPr>
          <w:w w:val="110"/>
        </w:rPr>
        <w:t>ANSYS</w:t>
      </w:r>
      <w:r>
        <w:rPr>
          <w:spacing w:val="-20"/>
          <w:w w:val="110"/>
        </w:rPr>
        <w:t xml:space="preserve"> </w:t>
      </w:r>
      <w:r>
        <w:rPr>
          <w:w w:val="110"/>
        </w:rPr>
        <w:t>nearly</w:t>
      </w:r>
      <w:r>
        <w:rPr>
          <w:spacing w:val="-20"/>
          <w:w w:val="110"/>
        </w:rPr>
        <w:t xml:space="preserve"> </w:t>
      </w:r>
      <w:r>
        <w:rPr>
          <w:w w:val="110"/>
        </w:rPr>
        <w:t>exactly</w:t>
      </w:r>
      <w:r>
        <w:rPr>
          <w:spacing w:val="-20"/>
          <w:w w:val="110"/>
        </w:rPr>
        <w:t xml:space="preserve"> </w:t>
      </w:r>
      <w:r>
        <w:rPr>
          <w:spacing w:val="-3"/>
          <w:w w:val="110"/>
        </w:rPr>
        <w:t>over</w:t>
      </w:r>
      <w:r>
        <w:rPr>
          <w:spacing w:val="-20"/>
          <w:w w:val="110"/>
        </w:rPr>
        <w:t xml:space="preserve"> </w:t>
      </w:r>
      <w:r>
        <w:rPr>
          <w:w w:val="110"/>
        </w:rPr>
        <w:t>the</w:t>
      </w:r>
      <w:r>
        <w:rPr>
          <w:spacing w:val="-20"/>
          <w:w w:val="110"/>
        </w:rPr>
        <w:t xml:space="preserve"> </w:t>
      </w:r>
      <w:r>
        <w:rPr>
          <w:w w:val="110"/>
        </w:rPr>
        <w:t>top</w:t>
      </w:r>
      <w:r>
        <w:rPr>
          <w:spacing w:val="-20"/>
          <w:w w:val="110"/>
        </w:rPr>
        <w:t xml:space="preserve"> </w:t>
      </w:r>
      <w:r>
        <w:rPr>
          <w:w w:val="110"/>
        </w:rPr>
        <w:t>half</w:t>
      </w:r>
      <w:r>
        <w:rPr>
          <w:spacing w:val="-20"/>
          <w:w w:val="110"/>
        </w:rPr>
        <w:t xml:space="preserve"> </w:t>
      </w:r>
      <w:r>
        <w:rPr>
          <w:w w:val="110"/>
        </w:rPr>
        <w:t>of</w:t>
      </w:r>
      <w:r>
        <w:rPr>
          <w:spacing w:val="-20"/>
          <w:w w:val="110"/>
        </w:rPr>
        <w:t xml:space="preserve"> </w:t>
      </w:r>
      <w:r>
        <w:rPr>
          <w:w w:val="110"/>
        </w:rPr>
        <w:t>the</w:t>
      </w:r>
      <w:r>
        <w:rPr>
          <w:spacing w:val="-20"/>
          <w:w w:val="110"/>
        </w:rPr>
        <w:t xml:space="preserve"> </w:t>
      </w:r>
      <w:proofErr w:type="gramStart"/>
      <w:r>
        <w:rPr>
          <w:w w:val="110"/>
        </w:rPr>
        <w:t>spar,</w:t>
      </w:r>
      <w:r>
        <w:rPr>
          <w:spacing w:val="-17"/>
          <w:w w:val="110"/>
        </w:rPr>
        <w:t xml:space="preserve"> </w:t>
      </w:r>
      <w:r>
        <w:rPr>
          <w:w w:val="110"/>
        </w:rPr>
        <w:t>but</w:t>
      </w:r>
      <w:proofErr w:type="gramEnd"/>
      <w:r>
        <w:rPr>
          <w:spacing w:val="-20"/>
          <w:w w:val="110"/>
        </w:rPr>
        <w:t xml:space="preserve"> </w:t>
      </w:r>
      <w:r>
        <w:rPr>
          <w:w w:val="110"/>
        </w:rPr>
        <w:t>deviates</w:t>
      </w:r>
      <w:r>
        <w:rPr>
          <w:spacing w:val="-20"/>
          <w:w w:val="110"/>
        </w:rPr>
        <w:t xml:space="preserve"> </w:t>
      </w:r>
      <w:r>
        <w:rPr>
          <w:spacing w:val="-3"/>
          <w:w w:val="110"/>
        </w:rPr>
        <w:t>by</w:t>
      </w:r>
      <w:r>
        <w:rPr>
          <w:spacing w:val="-20"/>
          <w:w w:val="110"/>
        </w:rPr>
        <w:t xml:space="preserve"> </w:t>
      </w:r>
      <w:r>
        <w:rPr>
          <w:w w:val="110"/>
        </w:rPr>
        <w:t>approximately 5–10%</w:t>
      </w:r>
      <w:r>
        <w:rPr>
          <w:spacing w:val="-17"/>
          <w:w w:val="110"/>
        </w:rPr>
        <w:t xml:space="preserve"> </w:t>
      </w:r>
      <w:r>
        <w:rPr>
          <w:w w:val="110"/>
        </w:rPr>
        <w:t>towards</w:t>
      </w:r>
      <w:r>
        <w:rPr>
          <w:spacing w:val="-17"/>
          <w:w w:val="110"/>
        </w:rPr>
        <w:t xml:space="preserve"> </w:t>
      </w:r>
      <w:r>
        <w:rPr>
          <w:w w:val="110"/>
        </w:rPr>
        <w:t>the</w:t>
      </w:r>
      <w:r>
        <w:rPr>
          <w:spacing w:val="-17"/>
          <w:w w:val="110"/>
        </w:rPr>
        <w:t xml:space="preserve"> </w:t>
      </w:r>
      <w:r>
        <w:rPr>
          <w:w w:val="110"/>
        </w:rPr>
        <w:t>bottom</w:t>
      </w:r>
      <w:r>
        <w:rPr>
          <w:spacing w:val="-17"/>
          <w:w w:val="110"/>
        </w:rPr>
        <w:t xml:space="preserve"> </w:t>
      </w:r>
      <w:r>
        <w:rPr>
          <w:w w:val="110"/>
        </w:rPr>
        <w:t>half</w:t>
      </w:r>
      <w:r>
        <w:rPr>
          <w:spacing w:val="-17"/>
          <w:w w:val="110"/>
        </w:rPr>
        <w:t xml:space="preserve"> </w:t>
      </w:r>
      <w:r>
        <w:rPr>
          <w:w w:val="110"/>
        </w:rPr>
        <w:t>of</w:t>
      </w:r>
      <w:r>
        <w:rPr>
          <w:spacing w:val="-17"/>
          <w:w w:val="110"/>
        </w:rPr>
        <w:t xml:space="preserve"> </w:t>
      </w:r>
      <w:r>
        <w:rPr>
          <w:w w:val="110"/>
        </w:rPr>
        <w:t>the</w:t>
      </w:r>
      <w:r>
        <w:rPr>
          <w:spacing w:val="-17"/>
          <w:w w:val="110"/>
        </w:rPr>
        <w:t xml:space="preserve"> </w:t>
      </w:r>
      <w:r>
        <w:rPr>
          <w:w w:val="110"/>
        </w:rPr>
        <w:t>spar.</w:t>
      </w:r>
      <w:r>
        <w:rPr>
          <w:spacing w:val="5"/>
          <w:w w:val="110"/>
        </w:rPr>
        <w:t xml:space="preserve"> </w:t>
      </w:r>
      <w:r>
        <w:rPr>
          <w:w w:val="110"/>
        </w:rPr>
        <w:t>In</w:t>
      </w:r>
      <w:r>
        <w:rPr>
          <w:spacing w:val="-17"/>
          <w:w w:val="110"/>
        </w:rPr>
        <w:t xml:space="preserve"> </w:t>
      </w:r>
      <w:r>
        <w:rPr>
          <w:w w:val="110"/>
        </w:rPr>
        <w:t>the</w:t>
      </w:r>
      <w:r>
        <w:rPr>
          <w:spacing w:val="-17"/>
          <w:w w:val="110"/>
        </w:rPr>
        <w:t xml:space="preserve"> </w:t>
      </w:r>
      <w:r>
        <w:rPr>
          <w:w w:val="110"/>
        </w:rPr>
        <w:t>bottom</w:t>
      </w:r>
      <w:r>
        <w:rPr>
          <w:spacing w:val="-17"/>
          <w:w w:val="110"/>
        </w:rPr>
        <w:t xml:space="preserve"> </w:t>
      </w:r>
      <w:r>
        <w:rPr>
          <w:w w:val="110"/>
        </w:rPr>
        <w:t>half</w:t>
      </w:r>
      <w:r>
        <w:rPr>
          <w:spacing w:val="-17"/>
          <w:w w:val="110"/>
        </w:rPr>
        <w:t xml:space="preserve"> </w:t>
      </w:r>
      <w:r>
        <w:rPr>
          <w:w w:val="110"/>
        </w:rPr>
        <w:t>of</w:t>
      </w:r>
      <w:r>
        <w:rPr>
          <w:spacing w:val="-17"/>
          <w:w w:val="110"/>
        </w:rPr>
        <w:t xml:space="preserve"> </w:t>
      </w:r>
      <w:r>
        <w:rPr>
          <w:w w:val="110"/>
        </w:rPr>
        <w:t>the</w:t>
      </w:r>
      <w:r>
        <w:rPr>
          <w:spacing w:val="-17"/>
          <w:w w:val="110"/>
        </w:rPr>
        <w:t xml:space="preserve"> </w:t>
      </w:r>
      <w:r>
        <w:rPr>
          <w:w w:val="110"/>
        </w:rPr>
        <w:t>spar,</w:t>
      </w:r>
      <w:r>
        <w:rPr>
          <w:spacing w:val="-15"/>
          <w:w w:val="110"/>
        </w:rPr>
        <w:t xml:space="preserve"> </w:t>
      </w:r>
      <w:proofErr w:type="spellStart"/>
      <w:r>
        <w:rPr>
          <w:rFonts w:ascii="Arial" w:hAnsi="Arial"/>
          <w:i/>
          <w:w w:val="110"/>
        </w:rPr>
        <w:t>FloatingSE</w:t>
      </w:r>
      <w:proofErr w:type="spellEnd"/>
      <w:r>
        <w:rPr>
          <w:rFonts w:ascii="Arial" w:hAnsi="Arial"/>
          <w:i/>
          <w:spacing w:val="-6"/>
          <w:w w:val="110"/>
        </w:rPr>
        <w:t xml:space="preserve"> </w:t>
      </w:r>
      <w:proofErr w:type="gramStart"/>
      <w:r>
        <w:rPr>
          <w:w w:val="110"/>
        </w:rPr>
        <w:t>actually</w:t>
      </w:r>
      <w:r>
        <w:rPr>
          <w:spacing w:val="-16"/>
          <w:w w:val="110"/>
        </w:rPr>
        <w:t xml:space="preserve"> </w:t>
      </w:r>
      <w:r>
        <w:rPr>
          <w:w w:val="110"/>
        </w:rPr>
        <w:t>over-predicts</w:t>
      </w:r>
      <w:proofErr w:type="gramEnd"/>
      <w:r>
        <w:rPr>
          <w:w w:val="110"/>
        </w:rPr>
        <w:t xml:space="preserve"> the stress, a more conservative estimate, which is the </w:t>
      </w:r>
      <w:commentRangeStart w:id="149"/>
      <w:r>
        <w:rPr>
          <w:w w:val="110"/>
        </w:rPr>
        <w:t xml:space="preserve">preferable approach </w:t>
      </w:r>
      <w:commentRangeEnd w:id="149"/>
      <w:r w:rsidR="006C3B1A">
        <w:rPr>
          <w:rStyle w:val="CommentReference"/>
        </w:rPr>
        <w:commentReference w:id="149"/>
      </w:r>
      <w:r>
        <w:rPr>
          <w:w w:val="110"/>
        </w:rPr>
        <w:t xml:space="preserve">in a low-fidelity cost and sizing model. </w:t>
      </w:r>
      <w:r>
        <w:rPr>
          <w:spacing w:val="-3"/>
          <w:w w:val="110"/>
        </w:rPr>
        <w:t xml:space="preserve">At </w:t>
      </w:r>
      <w:r>
        <w:rPr>
          <w:w w:val="110"/>
        </w:rPr>
        <w:t xml:space="preserve">this time, more complicated loading cases, with wind and </w:t>
      </w:r>
      <w:r>
        <w:rPr>
          <w:spacing w:val="-5"/>
          <w:w w:val="110"/>
        </w:rPr>
        <w:t xml:space="preserve">wave </w:t>
      </w:r>
      <w:r>
        <w:rPr>
          <w:w w:val="110"/>
        </w:rPr>
        <w:t xml:space="preserve">loading included, </w:t>
      </w:r>
      <w:r>
        <w:rPr>
          <w:spacing w:val="-4"/>
          <w:w w:val="110"/>
        </w:rPr>
        <w:t xml:space="preserve">have </w:t>
      </w:r>
      <w:r>
        <w:rPr>
          <w:w w:val="110"/>
        </w:rPr>
        <w:t>not been performed.</w:t>
      </w:r>
    </w:p>
    <w:p w:rsidR="00012D33" w:rsidRDefault="0009622D">
      <w:pPr>
        <w:pStyle w:val="BodyText"/>
        <w:spacing w:before="1" w:line="273" w:lineRule="auto"/>
        <w:ind w:left="120" w:right="117" w:firstLine="298"/>
        <w:jc w:val="both"/>
      </w:pPr>
      <w:r>
        <w:rPr>
          <w:w w:val="105"/>
        </w:rPr>
        <w:t xml:space="preserve">The rigid </w:t>
      </w:r>
      <w:r>
        <w:rPr>
          <w:spacing w:val="2"/>
          <w:w w:val="105"/>
        </w:rPr>
        <w:t xml:space="preserve">body </w:t>
      </w:r>
      <w:r>
        <w:rPr>
          <w:w w:val="105"/>
        </w:rPr>
        <w:t xml:space="preserve">modes predicted </w:t>
      </w:r>
      <w:r>
        <w:rPr>
          <w:spacing w:val="-3"/>
          <w:w w:val="105"/>
        </w:rPr>
        <w:t xml:space="preserve">by </w:t>
      </w:r>
      <w:proofErr w:type="spellStart"/>
      <w:r>
        <w:rPr>
          <w:rFonts w:ascii="Arial"/>
          <w:i/>
          <w:w w:val="105"/>
        </w:rPr>
        <w:t>FloatingSE</w:t>
      </w:r>
      <w:proofErr w:type="spellEnd"/>
      <w:r>
        <w:rPr>
          <w:rFonts w:ascii="Arial"/>
          <w:i/>
          <w:w w:val="105"/>
        </w:rPr>
        <w:t xml:space="preserve"> </w:t>
      </w:r>
      <w:r>
        <w:rPr>
          <w:w w:val="105"/>
        </w:rPr>
        <w:t xml:space="preserve">were compared against a </w:t>
      </w:r>
      <w:r>
        <w:rPr>
          <w:spacing w:val="-6"/>
          <w:w w:val="105"/>
        </w:rPr>
        <w:t xml:space="preserve">FAST </w:t>
      </w:r>
      <w:r>
        <w:rPr>
          <w:w w:val="105"/>
        </w:rPr>
        <w:t xml:space="preserve">model of the OC3 spar. </w:t>
      </w:r>
      <w:commentRangeStart w:id="150"/>
      <w:proofErr w:type="gramStart"/>
      <w:r>
        <w:rPr>
          <w:spacing w:val="-6"/>
          <w:w w:val="105"/>
        </w:rPr>
        <w:t xml:space="preserve">FAST  </w:t>
      </w:r>
      <w:r>
        <w:rPr>
          <w:w w:val="105"/>
        </w:rPr>
        <w:t>was</w:t>
      </w:r>
      <w:proofErr w:type="gramEnd"/>
      <w:r>
        <w:rPr>
          <w:w w:val="105"/>
        </w:rPr>
        <w:t xml:space="preserve"> used as the truth solution </w:t>
      </w:r>
      <w:commentRangeEnd w:id="150"/>
      <w:r w:rsidR="006C3B1A">
        <w:rPr>
          <w:rStyle w:val="CommentReference"/>
        </w:rPr>
        <w:commentReference w:id="150"/>
      </w:r>
      <w:r>
        <w:rPr>
          <w:w w:val="105"/>
        </w:rPr>
        <w:t xml:space="preserve">in this case because it more accurately handles mooring dynamics than  the ANSYS structural model and more accurately captures hydrodynamic phenomenon. The errors in the surge, </w:t>
      </w:r>
      <w:r>
        <w:rPr>
          <w:spacing w:val="-6"/>
          <w:w w:val="105"/>
        </w:rPr>
        <w:t xml:space="preserve">sway, </w:t>
      </w:r>
      <w:r>
        <w:rPr>
          <w:w w:val="105"/>
        </w:rPr>
        <w:t xml:space="preserve">roll, and pitch frequencies are 11-12%. </w:t>
      </w:r>
      <w:proofErr w:type="spellStart"/>
      <w:r>
        <w:rPr>
          <w:rFonts w:ascii="Arial"/>
          <w:i/>
          <w:w w:val="105"/>
        </w:rPr>
        <w:t>FloatingSE</w:t>
      </w:r>
      <w:proofErr w:type="spellEnd"/>
      <w:r>
        <w:rPr>
          <w:rFonts w:ascii="Arial"/>
          <w:i/>
          <w:w w:val="105"/>
        </w:rPr>
        <w:t xml:space="preserve"> </w:t>
      </w:r>
      <w:r>
        <w:rPr>
          <w:w w:val="105"/>
        </w:rPr>
        <w:t xml:space="preserve">actually estimates the </w:t>
      </w:r>
      <w:r>
        <w:rPr>
          <w:spacing w:val="-3"/>
          <w:w w:val="105"/>
        </w:rPr>
        <w:t xml:space="preserve">heave </w:t>
      </w:r>
      <w:r>
        <w:rPr>
          <w:w w:val="105"/>
        </w:rPr>
        <w:t xml:space="preserve">mode frequency quite accurately, to less than 1% </w:t>
      </w:r>
      <w:proofErr w:type="gramStart"/>
      <w:r>
        <w:rPr>
          <w:w w:val="105"/>
        </w:rPr>
        <w:t>error,  but</w:t>
      </w:r>
      <w:proofErr w:type="gramEnd"/>
      <w:r>
        <w:rPr>
          <w:w w:val="105"/>
        </w:rPr>
        <w:t xml:space="preserve"> is significantly off in estimating the </w:t>
      </w:r>
      <w:r>
        <w:rPr>
          <w:spacing w:val="-4"/>
          <w:w w:val="105"/>
        </w:rPr>
        <w:t xml:space="preserve">yaw  </w:t>
      </w:r>
      <w:r>
        <w:rPr>
          <w:w w:val="105"/>
        </w:rPr>
        <w:t xml:space="preserve">mode frequency.  </w:t>
      </w:r>
      <w:proofErr w:type="gramStart"/>
      <w:r>
        <w:rPr>
          <w:w w:val="105"/>
        </w:rPr>
        <w:t>This  was</w:t>
      </w:r>
      <w:proofErr w:type="gramEnd"/>
      <w:r>
        <w:rPr>
          <w:w w:val="105"/>
        </w:rPr>
        <w:t xml:space="preserve"> deemed acceptable as there is no focus on the </w:t>
      </w:r>
      <w:r>
        <w:rPr>
          <w:spacing w:val="-4"/>
          <w:w w:val="105"/>
        </w:rPr>
        <w:t xml:space="preserve">yaw </w:t>
      </w:r>
      <w:r>
        <w:rPr>
          <w:w w:val="105"/>
        </w:rPr>
        <w:t xml:space="preserve">DOF in   </w:t>
      </w:r>
      <w:r>
        <w:rPr>
          <w:spacing w:val="5"/>
          <w:w w:val="105"/>
        </w:rPr>
        <w:t xml:space="preserve"> </w:t>
      </w:r>
      <w:proofErr w:type="spellStart"/>
      <w:r>
        <w:rPr>
          <w:rFonts w:ascii="Arial"/>
          <w:i/>
          <w:w w:val="105"/>
        </w:rPr>
        <w:t>FloatingSE</w:t>
      </w:r>
      <w:proofErr w:type="spellEnd"/>
      <w:r>
        <w:rPr>
          <w:w w:val="105"/>
        </w:rPr>
        <w:t>.</w:t>
      </w:r>
    </w:p>
    <w:p w:rsidR="00012D33" w:rsidRDefault="00012D33">
      <w:pPr>
        <w:pStyle w:val="BodyText"/>
      </w:pPr>
    </w:p>
    <w:p w:rsidR="00012D33" w:rsidRDefault="0009622D">
      <w:pPr>
        <w:pStyle w:val="Heading1"/>
        <w:numPr>
          <w:ilvl w:val="0"/>
          <w:numId w:val="13"/>
        </w:numPr>
        <w:tabs>
          <w:tab w:val="left" w:pos="605"/>
        </w:tabs>
        <w:spacing w:before="128"/>
        <w:ind w:hanging="484"/>
        <w:jc w:val="both"/>
      </w:pPr>
      <w:bookmarkStart w:id="151" w:name="Analysis"/>
      <w:bookmarkStart w:id="152" w:name="_bookmark20"/>
      <w:bookmarkEnd w:id="151"/>
      <w:bookmarkEnd w:id="152"/>
      <w:r>
        <w:rPr>
          <w:w w:val="115"/>
        </w:rPr>
        <w:t>Analysis</w:t>
      </w:r>
    </w:p>
    <w:p w:rsidR="00012D33" w:rsidRDefault="0009622D">
      <w:pPr>
        <w:pStyle w:val="Heading2"/>
        <w:numPr>
          <w:ilvl w:val="1"/>
          <w:numId w:val="13"/>
        </w:numPr>
        <w:tabs>
          <w:tab w:val="left" w:pos="733"/>
        </w:tabs>
        <w:spacing w:before="219"/>
        <w:ind w:hanging="612"/>
        <w:jc w:val="both"/>
      </w:pPr>
      <w:bookmarkStart w:id="153" w:name="Procedure"/>
      <w:bookmarkEnd w:id="153"/>
      <w:r>
        <w:rPr>
          <w:w w:val="115"/>
        </w:rPr>
        <w:t>Procedure</w:t>
      </w:r>
    </w:p>
    <w:p w:rsidR="00012D33" w:rsidRDefault="0009622D">
      <w:pPr>
        <w:pStyle w:val="BodyText"/>
        <w:spacing w:before="152" w:line="273" w:lineRule="auto"/>
        <w:ind w:left="120" w:right="118"/>
        <w:jc w:val="both"/>
      </w:pPr>
      <w:r>
        <w:rPr>
          <w:w w:val="105"/>
        </w:rPr>
        <w:t xml:space="preserve">Single scenario execution of </w:t>
      </w:r>
      <w:proofErr w:type="spellStart"/>
      <w:r>
        <w:rPr>
          <w:rFonts w:ascii="Arial"/>
          <w:i/>
          <w:w w:val="105"/>
        </w:rPr>
        <w:t>FloatingSE</w:t>
      </w:r>
      <w:proofErr w:type="spellEnd"/>
      <w:r>
        <w:rPr>
          <w:rFonts w:ascii="Arial"/>
          <w:i/>
          <w:w w:val="105"/>
        </w:rPr>
        <w:t xml:space="preserve"> </w:t>
      </w:r>
      <w:r>
        <w:rPr>
          <w:w w:val="105"/>
        </w:rPr>
        <w:t xml:space="preserve">and/or WISDEM is </w:t>
      </w:r>
      <w:proofErr w:type="gramStart"/>
      <w:r>
        <w:rPr>
          <w:w w:val="105"/>
        </w:rPr>
        <w:t>sufficient</w:t>
      </w:r>
      <w:proofErr w:type="gramEnd"/>
      <w:r>
        <w:rPr>
          <w:w w:val="105"/>
        </w:rPr>
        <w:t xml:space="preserve"> to explore some simple one-off or comparison analyses between a few runs. </w:t>
      </w:r>
      <w:r>
        <w:rPr>
          <w:spacing w:val="-3"/>
          <w:w w:val="105"/>
        </w:rPr>
        <w:t xml:space="preserve">However, </w:t>
      </w:r>
      <w:r>
        <w:rPr>
          <w:w w:val="105"/>
        </w:rPr>
        <w:t xml:space="preserve">executing the model within an optimization </w:t>
      </w:r>
      <w:proofErr w:type="gramStart"/>
      <w:r>
        <w:rPr>
          <w:w w:val="105"/>
        </w:rPr>
        <w:t>framework  can</w:t>
      </w:r>
      <w:proofErr w:type="gramEnd"/>
      <w:r>
        <w:rPr>
          <w:w w:val="105"/>
        </w:rPr>
        <w:t xml:space="preserve"> </w:t>
      </w:r>
      <w:del w:id="154" w:author="Musial, Walter" w:date="2018-09-27T22:08:00Z">
        <w:r w:rsidDel="006F5C67">
          <w:rPr>
            <w:w w:val="105"/>
          </w:rPr>
          <w:delText xml:space="preserve">give </w:delText>
        </w:r>
      </w:del>
      <w:r>
        <w:rPr>
          <w:w w:val="105"/>
        </w:rPr>
        <w:t xml:space="preserve">yield richer and more insightful analyses. There are </w:t>
      </w:r>
      <w:r>
        <w:rPr>
          <w:spacing w:val="-4"/>
          <w:w w:val="105"/>
        </w:rPr>
        <w:t xml:space="preserve">two </w:t>
      </w:r>
      <w:r>
        <w:rPr>
          <w:spacing w:val="-3"/>
          <w:w w:val="105"/>
        </w:rPr>
        <w:t xml:space="preserve">layers </w:t>
      </w:r>
      <w:r>
        <w:rPr>
          <w:w w:val="105"/>
        </w:rPr>
        <w:t xml:space="preserve">of optimization-based analyses presented in this </w:t>
      </w:r>
      <w:r>
        <w:rPr>
          <w:spacing w:val="14"/>
          <w:w w:val="105"/>
        </w:rPr>
        <w:t xml:space="preserve"> </w:t>
      </w:r>
      <w:del w:id="155" w:author="Musial, Walter" w:date="2018-09-27T22:09:00Z">
        <w:r w:rsidDel="006F5C67">
          <w:rPr>
            <w:w w:val="105"/>
          </w:rPr>
          <w:delText>work</w:delText>
        </w:r>
      </w:del>
      <w:ins w:id="156" w:author="Musial, Walter" w:date="2018-09-27T22:09:00Z">
        <w:r w:rsidR="006F5C67">
          <w:rPr>
            <w:w w:val="105"/>
          </w:rPr>
          <w:t>paper</w:t>
        </w:r>
      </w:ins>
      <w:r>
        <w:rPr>
          <w:w w:val="105"/>
        </w:rPr>
        <w:t>:</w:t>
      </w:r>
    </w:p>
    <w:p w:rsidR="00012D33" w:rsidRDefault="00012D33">
      <w:pPr>
        <w:pStyle w:val="BodyText"/>
        <w:spacing w:before="4"/>
        <w:rPr>
          <w:sz w:val="17"/>
        </w:rPr>
      </w:pPr>
    </w:p>
    <w:p w:rsidR="00012D33" w:rsidRDefault="0009622D">
      <w:pPr>
        <w:pStyle w:val="ListParagraph"/>
        <w:numPr>
          <w:ilvl w:val="0"/>
          <w:numId w:val="10"/>
        </w:numPr>
        <w:tabs>
          <w:tab w:val="left" w:pos="619"/>
        </w:tabs>
        <w:spacing w:line="273" w:lineRule="auto"/>
        <w:ind w:right="117"/>
        <w:rPr>
          <w:sz w:val="20"/>
        </w:rPr>
      </w:pPr>
      <w:del w:id="157" w:author="Musial, Walter" w:date="2018-09-27T22:10:00Z">
        <w:r w:rsidDel="006F5C67">
          <w:rPr>
            <w:w w:val="105"/>
            <w:sz w:val="20"/>
          </w:rPr>
          <w:delText xml:space="preserve">Use </w:delText>
        </w:r>
      </w:del>
      <w:proofErr w:type="spellStart"/>
      <w:proofErr w:type="gramStart"/>
      <w:r>
        <w:rPr>
          <w:rFonts w:ascii="Arial"/>
          <w:i/>
          <w:w w:val="105"/>
          <w:sz w:val="20"/>
        </w:rPr>
        <w:t>FloatingSE</w:t>
      </w:r>
      <w:proofErr w:type="spellEnd"/>
      <w:r>
        <w:rPr>
          <w:rFonts w:ascii="Arial"/>
          <w:i/>
          <w:w w:val="105"/>
          <w:sz w:val="20"/>
        </w:rPr>
        <w:t xml:space="preserve">  </w:t>
      </w:r>
      <w:r>
        <w:rPr>
          <w:w w:val="105"/>
          <w:sz w:val="20"/>
        </w:rPr>
        <w:t>and</w:t>
      </w:r>
      <w:proofErr w:type="gramEnd"/>
      <w:r>
        <w:rPr>
          <w:w w:val="105"/>
          <w:sz w:val="20"/>
        </w:rPr>
        <w:t xml:space="preserve"> WISDEM </w:t>
      </w:r>
      <w:ins w:id="158" w:author="Musial, Walter" w:date="2018-09-27T22:10:00Z">
        <w:r w:rsidR="006F5C67">
          <w:rPr>
            <w:w w:val="105"/>
            <w:sz w:val="20"/>
          </w:rPr>
          <w:t xml:space="preserve">analyses which were used </w:t>
        </w:r>
      </w:ins>
      <w:r>
        <w:rPr>
          <w:w w:val="105"/>
          <w:sz w:val="20"/>
        </w:rPr>
        <w:t>to design a spar, semisubmersible, and TLP floating substructure for   the  same  turbine</w:t>
      </w:r>
      <w:r>
        <w:rPr>
          <w:spacing w:val="-3"/>
          <w:w w:val="105"/>
          <w:sz w:val="20"/>
        </w:rPr>
        <w:t xml:space="preserve"> </w:t>
      </w:r>
      <w:r>
        <w:rPr>
          <w:w w:val="105"/>
          <w:sz w:val="20"/>
        </w:rPr>
        <w:t>configuration;</w:t>
      </w:r>
    </w:p>
    <w:p w:rsidR="00012D33" w:rsidRDefault="0009622D">
      <w:pPr>
        <w:pStyle w:val="ListParagraph"/>
        <w:numPr>
          <w:ilvl w:val="0"/>
          <w:numId w:val="10"/>
        </w:numPr>
        <w:tabs>
          <w:tab w:val="left" w:pos="619"/>
        </w:tabs>
        <w:spacing w:before="160" w:line="273" w:lineRule="auto"/>
        <w:ind w:right="118"/>
        <w:rPr>
          <w:sz w:val="20"/>
        </w:rPr>
      </w:pPr>
      <w:del w:id="159" w:author="Musial, Walter" w:date="2018-09-27T22:10:00Z">
        <w:r w:rsidDel="006F5C67">
          <w:rPr>
            <w:w w:val="110"/>
            <w:sz w:val="20"/>
          </w:rPr>
          <w:delText>Conduct a s</w:delText>
        </w:r>
      </w:del>
      <w:ins w:id="160" w:author="Musial, Walter" w:date="2018-09-27T22:10:00Z">
        <w:r w:rsidR="006F5C67">
          <w:rPr>
            <w:w w:val="110"/>
            <w:sz w:val="20"/>
          </w:rPr>
          <w:t>S</w:t>
        </w:r>
      </w:ins>
      <w:r>
        <w:rPr>
          <w:w w:val="110"/>
          <w:sz w:val="20"/>
        </w:rPr>
        <w:t xml:space="preserve">ensitivity analysis around the optimized designs </w:t>
      </w:r>
      <w:ins w:id="161" w:author="Musial, Walter" w:date="2018-09-27T22:11:00Z">
        <w:r w:rsidR="006F5C67">
          <w:rPr>
            <w:w w:val="110"/>
            <w:sz w:val="20"/>
          </w:rPr>
          <w:t xml:space="preserve">to assess the impact of </w:t>
        </w:r>
      </w:ins>
      <w:del w:id="162" w:author="Musial, Walter" w:date="2018-09-27T22:11:00Z">
        <w:r w:rsidDel="006F5C67">
          <w:rPr>
            <w:w w:val="110"/>
            <w:sz w:val="20"/>
          </w:rPr>
          <w:delText xml:space="preserve">for </w:delText>
        </w:r>
      </w:del>
      <w:r>
        <w:rPr>
          <w:w w:val="110"/>
          <w:sz w:val="20"/>
        </w:rPr>
        <w:t xml:space="preserve">weight reduction at the top of the </w:t>
      </w:r>
      <w:r>
        <w:rPr>
          <w:spacing w:val="-3"/>
          <w:w w:val="110"/>
          <w:sz w:val="20"/>
        </w:rPr>
        <w:t xml:space="preserve">tower by </w:t>
      </w:r>
      <w:r>
        <w:rPr>
          <w:w w:val="110"/>
          <w:sz w:val="20"/>
        </w:rPr>
        <w:t>parametrically changing the mass of the nacelle and re-optimizing the</w:t>
      </w:r>
      <w:r>
        <w:rPr>
          <w:spacing w:val="-18"/>
          <w:w w:val="110"/>
          <w:sz w:val="20"/>
        </w:rPr>
        <w:t xml:space="preserve"> </w:t>
      </w:r>
      <w:r>
        <w:rPr>
          <w:w w:val="110"/>
          <w:sz w:val="20"/>
        </w:rPr>
        <w:t>substructure.</w:t>
      </w:r>
    </w:p>
    <w:p w:rsidR="00012D33" w:rsidRDefault="00012D33">
      <w:pPr>
        <w:pStyle w:val="BodyText"/>
        <w:spacing w:before="4"/>
        <w:rPr>
          <w:sz w:val="24"/>
        </w:rPr>
      </w:pPr>
    </w:p>
    <w:p w:rsidR="00012D33" w:rsidRDefault="0009622D">
      <w:pPr>
        <w:pStyle w:val="Heading4"/>
        <w:numPr>
          <w:ilvl w:val="2"/>
          <w:numId w:val="13"/>
        </w:numPr>
        <w:tabs>
          <w:tab w:val="left" w:pos="821"/>
        </w:tabs>
        <w:ind w:hanging="700"/>
        <w:jc w:val="both"/>
      </w:pPr>
      <w:bookmarkStart w:id="163" w:name="Substructure_Design"/>
      <w:bookmarkEnd w:id="163"/>
      <w:r>
        <w:rPr>
          <w:w w:val="115"/>
        </w:rPr>
        <w:t>Substructure</w:t>
      </w:r>
      <w:r>
        <w:rPr>
          <w:spacing w:val="37"/>
          <w:w w:val="115"/>
        </w:rPr>
        <w:t xml:space="preserve"> </w:t>
      </w:r>
      <w:r>
        <w:rPr>
          <w:w w:val="115"/>
        </w:rPr>
        <w:t>Design</w:t>
      </w:r>
    </w:p>
    <w:p w:rsidR="00012D33" w:rsidRDefault="0009622D">
      <w:pPr>
        <w:pStyle w:val="BodyText"/>
        <w:spacing w:before="161" w:line="273" w:lineRule="auto"/>
        <w:ind w:left="120" w:right="117"/>
        <w:jc w:val="both"/>
      </w:pPr>
      <w:r>
        <w:rPr>
          <w:w w:val="105"/>
        </w:rPr>
        <w:t xml:space="preserve">The first step in the analysis procedure is the conceptual design of a spar, semisubmersible, and TLP floating substructure for the same turbine configuration.   Many studies in the literature focus on the optimization         of a single substructure design. By showcasing the design of all three classical substructure archetype, </w:t>
      </w:r>
      <w:r>
        <w:rPr>
          <w:spacing w:val="-3"/>
          <w:w w:val="105"/>
        </w:rPr>
        <w:t xml:space="preserve">we </w:t>
      </w:r>
      <w:r>
        <w:rPr>
          <w:w w:val="105"/>
        </w:rPr>
        <w:t>demonstrate</w:t>
      </w:r>
      <w:r>
        <w:rPr>
          <w:spacing w:val="34"/>
          <w:w w:val="105"/>
        </w:rPr>
        <w:t xml:space="preserve"> </w:t>
      </w:r>
      <w:r>
        <w:rPr>
          <w:w w:val="105"/>
        </w:rPr>
        <w:t>the</w:t>
      </w:r>
      <w:r>
        <w:rPr>
          <w:spacing w:val="34"/>
          <w:w w:val="105"/>
        </w:rPr>
        <w:t xml:space="preserve"> </w:t>
      </w:r>
      <w:r>
        <w:rPr>
          <w:w w:val="105"/>
        </w:rPr>
        <w:t>ability</w:t>
      </w:r>
      <w:r>
        <w:rPr>
          <w:spacing w:val="34"/>
          <w:w w:val="105"/>
        </w:rPr>
        <w:t xml:space="preserve"> </w:t>
      </w:r>
      <w:r>
        <w:rPr>
          <w:w w:val="105"/>
        </w:rPr>
        <w:t>of</w:t>
      </w:r>
      <w:r>
        <w:rPr>
          <w:spacing w:val="34"/>
          <w:w w:val="105"/>
        </w:rPr>
        <w:t xml:space="preserve"> </w:t>
      </w:r>
      <w:r>
        <w:rPr>
          <w:w w:val="105"/>
        </w:rPr>
        <w:t>the</w:t>
      </w:r>
      <w:r>
        <w:rPr>
          <w:spacing w:val="34"/>
          <w:w w:val="105"/>
        </w:rPr>
        <w:t xml:space="preserve"> </w:t>
      </w:r>
      <w:r>
        <w:rPr>
          <w:w w:val="105"/>
        </w:rPr>
        <w:t>tool</w:t>
      </w:r>
      <w:r>
        <w:rPr>
          <w:spacing w:val="34"/>
          <w:w w:val="105"/>
        </w:rPr>
        <w:t xml:space="preserve"> </w:t>
      </w:r>
      <w:r>
        <w:rPr>
          <w:w w:val="105"/>
        </w:rPr>
        <w:t>to</w:t>
      </w:r>
      <w:r>
        <w:rPr>
          <w:spacing w:val="34"/>
          <w:w w:val="105"/>
        </w:rPr>
        <w:t xml:space="preserve"> </w:t>
      </w:r>
      <w:r>
        <w:rPr>
          <w:w w:val="105"/>
        </w:rPr>
        <w:t>capture</w:t>
      </w:r>
      <w:r>
        <w:rPr>
          <w:spacing w:val="34"/>
          <w:w w:val="105"/>
        </w:rPr>
        <w:t xml:space="preserve"> </w:t>
      </w:r>
      <w:r>
        <w:rPr>
          <w:w w:val="105"/>
        </w:rPr>
        <w:t>a</w:t>
      </w:r>
      <w:r>
        <w:rPr>
          <w:spacing w:val="34"/>
          <w:w w:val="105"/>
        </w:rPr>
        <w:t xml:space="preserve"> </w:t>
      </w:r>
      <w:r>
        <w:rPr>
          <w:w w:val="105"/>
        </w:rPr>
        <w:t>broad</w:t>
      </w:r>
      <w:r>
        <w:rPr>
          <w:spacing w:val="34"/>
          <w:w w:val="105"/>
        </w:rPr>
        <w:t xml:space="preserve"> </w:t>
      </w:r>
      <w:r>
        <w:rPr>
          <w:w w:val="105"/>
        </w:rPr>
        <w:t>tradespace.</w:t>
      </w:r>
    </w:p>
    <w:p w:rsidR="00012D33" w:rsidRDefault="0009622D">
      <w:pPr>
        <w:pStyle w:val="BodyText"/>
        <w:spacing w:before="1" w:line="273" w:lineRule="auto"/>
        <w:ind w:left="120" w:right="117" w:firstLine="298"/>
        <w:jc w:val="both"/>
      </w:pPr>
      <w:r>
        <w:rPr>
          <w:w w:val="105"/>
        </w:rPr>
        <w:t xml:space="preserve">Through its various modules, WISDEM is fully capable of optimizing the entire turbine design, from the rotor through the drivetrain and down through the </w:t>
      </w:r>
      <w:r>
        <w:rPr>
          <w:spacing w:val="-3"/>
          <w:w w:val="105"/>
        </w:rPr>
        <w:t xml:space="preserve">tower </w:t>
      </w:r>
      <w:r>
        <w:rPr>
          <w:w w:val="105"/>
        </w:rPr>
        <w:t xml:space="preserve">and substructure.  </w:t>
      </w:r>
      <w:r>
        <w:rPr>
          <w:spacing w:val="-3"/>
          <w:w w:val="105"/>
        </w:rPr>
        <w:t xml:space="preserve">However, </w:t>
      </w:r>
      <w:r>
        <w:rPr>
          <w:w w:val="105"/>
        </w:rPr>
        <w:t xml:space="preserve">in an effort to focus </w:t>
      </w:r>
      <w:proofErr w:type="gramStart"/>
      <w:r>
        <w:rPr>
          <w:w w:val="105"/>
        </w:rPr>
        <w:t>on  the</w:t>
      </w:r>
      <w:proofErr w:type="gramEnd"/>
      <w:r>
        <w:rPr>
          <w:w w:val="105"/>
        </w:rPr>
        <w:t xml:space="preserve"> capabilities of </w:t>
      </w:r>
      <w:proofErr w:type="spellStart"/>
      <w:r>
        <w:rPr>
          <w:rFonts w:ascii="Arial"/>
          <w:i/>
          <w:w w:val="105"/>
        </w:rPr>
        <w:t>FloatingSE</w:t>
      </w:r>
      <w:proofErr w:type="spellEnd"/>
      <w:r>
        <w:rPr>
          <w:w w:val="105"/>
        </w:rPr>
        <w:t xml:space="preserve">, the turbine was held fixed to the DTU 10 MW reference definition throughout the substructure design and sensitivity analysis.   The only exception being the deliberate modification of      the nacelle mass for the sensitivity </w:t>
      </w:r>
      <w:r>
        <w:rPr>
          <w:spacing w:val="-3"/>
          <w:w w:val="105"/>
        </w:rPr>
        <w:t xml:space="preserve">study. </w:t>
      </w:r>
      <w:r>
        <w:rPr>
          <w:w w:val="105"/>
        </w:rPr>
        <w:t xml:space="preserve">This isolated the design variables and constraints to </w:t>
      </w:r>
      <w:r>
        <w:rPr>
          <w:spacing w:val="2"/>
          <w:w w:val="105"/>
        </w:rPr>
        <w:t xml:space="preserve">be </w:t>
      </w:r>
      <w:r>
        <w:rPr>
          <w:w w:val="105"/>
        </w:rPr>
        <w:t xml:space="preserve">those associated with the substructure  </w:t>
      </w:r>
      <w:r>
        <w:rPr>
          <w:spacing w:val="18"/>
          <w:w w:val="105"/>
        </w:rPr>
        <w:t xml:space="preserve"> </w:t>
      </w:r>
      <w:r>
        <w:rPr>
          <w:w w:val="105"/>
        </w:rPr>
        <w:t>exclusively.</w:t>
      </w:r>
    </w:p>
    <w:p w:rsidR="00012D33" w:rsidRDefault="00012D33">
      <w:pPr>
        <w:spacing w:line="273" w:lineRule="auto"/>
        <w:jc w:val="both"/>
        <w:sectPr w:rsidR="00012D33">
          <w:pgSz w:w="12240" w:h="15840"/>
          <w:pgMar w:top="1400" w:right="1320" w:bottom="980" w:left="1320" w:header="0" w:footer="792" w:gutter="0"/>
          <w:cols w:space="720"/>
        </w:sectPr>
      </w:pPr>
    </w:p>
    <w:p w:rsidR="00012D33" w:rsidRDefault="0009622D">
      <w:pPr>
        <w:pStyle w:val="Heading4"/>
        <w:numPr>
          <w:ilvl w:val="2"/>
          <w:numId w:val="13"/>
        </w:numPr>
        <w:tabs>
          <w:tab w:val="left" w:pos="801"/>
        </w:tabs>
        <w:spacing w:before="52"/>
        <w:ind w:left="800" w:hanging="700"/>
        <w:jc w:val="both"/>
      </w:pPr>
      <w:r>
        <w:rPr>
          <w:w w:val="120"/>
        </w:rPr>
        <w:t>Sensitivity</w:t>
      </w:r>
      <w:r>
        <w:rPr>
          <w:spacing w:val="-16"/>
          <w:w w:val="120"/>
        </w:rPr>
        <w:t xml:space="preserve"> </w:t>
      </w:r>
      <w:r>
        <w:rPr>
          <w:w w:val="120"/>
        </w:rPr>
        <w:t>Studies</w:t>
      </w:r>
    </w:p>
    <w:p w:rsidR="00012D33" w:rsidRDefault="0009622D">
      <w:pPr>
        <w:pStyle w:val="BodyText"/>
        <w:spacing w:before="161" w:line="273" w:lineRule="auto"/>
        <w:ind w:left="100" w:right="117"/>
        <w:jc w:val="both"/>
      </w:pPr>
      <w:r>
        <w:rPr>
          <w:spacing w:val="-3"/>
          <w:w w:val="110"/>
        </w:rPr>
        <w:t xml:space="preserve">Following </w:t>
      </w:r>
      <w:r>
        <w:rPr>
          <w:w w:val="110"/>
        </w:rPr>
        <w:t xml:space="preserve">the successful conceptual design of the floating substructures, a sensitivity study was executed relating the mass at the top of the </w:t>
      </w:r>
      <w:r>
        <w:rPr>
          <w:spacing w:val="-3"/>
          <w:w w:val="110"/>
        </w:rPr>
        <w:t xml:space="preserve">tower </w:t>
      </w:r>
      <w:r>
        <w:rPr>
          <w:w w:val="110"/>
        </w:rPr>
        <w:t xml:space="preserve">to the mass and cost of the substructure. This was accomplished </w:t>
      </w:r>
      <w:r>
        <w:rPr>
          <w:spacing w:val="-3"/>
          <w:w w:val="110"/>
        </w:rPr>
        <w:t xml:space="preserve">by </w:t>
      </w:r>
      <w:r>
        <w:rPr>
          <w:w w:val="110"/>
        </w:rPr>
        <w:t xml:space="preserve">parametrically changing the nacelle mass and re-optimizing the substructure designs.  </w:t>
      </w:r>
      <w:proofErr w:type="gramStart"/>
      <w:r>
        <w:rPr>
          <w:w w:val="110"/>
        </w:rPr>
        <w:t xml:space="preserve">Specifically, </w:t>
      </w:r>
      <w:r>
        <w:rPr>
          <w:spacing w:val="5"/>
          <w:w w:val="110"/>
        </w:rPr>
        <w:t xml:space="preserve"> </w:t>
      </w:r>
      <w:r>
        <w:rPr>
          <w:w w:val="110"/>
        </w:rPr>
        <w:t>the</w:t>
      </w:r>
      <w:proofErr w:type="gramEnd"/>
    </w:p>
    <w:p w:rsidR="00012D33" w:rsidRDefault="0009622D">
      <w:pPr>
        <w:pStyle w:val="BodyText"/>
        <w:spacing w:line="271" w:lineRule="exact"/>
        <w:ind w:left="100"/>
        <w:jc w:val="both"/>
      </w:pPr>
      <w:r>
        <w:rPr>
          <w:w w:val="110"/>
        </w:rPr>
        <w:t>nacelle</w:t>
      </w:r>
      <w:r>
        <w:rPr>
          <w:spacing w:val="-37"/>
          <w:w w:val="110"/>
        </w:rPr>
        <w:t xml:space="preserve"> </w:t>
      </w:r>
      <w:r>
        <w:rPr>
          <w:w w:val="110"/>
        </w:rPr>
        <w:t>mass</w:t>
      </w:r>
      <w:r>
        <w:rPr>
          <w:spacing w:val="-37"/>
          <w:w w:val="110"/>
        </w:rPr>
        <w:t xml:space="preserve"> </w:t>
      </w:r>
      <w:r>
        <w:rPr>
          <w:w w:val="110"/>
        </w:rPr>
        <w:t>was</w:t>
      </w:r>
      <w:r>
        <w:rPr>
          <w:spacing w:val="-37"/>
          <w:w w:val="110"/>
        </w:rPr>
        <w:t xml:space="preserve"> </w:t>
      </w:r>
      <w:r>
        <w:rPr>
          <w:w w:val="110"/>
        </w:rPr>
        <w:t>changed</w:t>
      </w:r>
      <w:r>
        <w:rPr>
          <w:spacing w:val="-37"/>
          <w:w w:val="110"/>
        </w:rPr>
        <w:t xml:space="preserve"> </w:t>
      </w:r>
      <w:r>
        <w:rPr>
          <w:w w:val="110"/>
        </w:rPr>
        <w:t>from</w:t>
      </w:r>
      <w:r>
        <w:rPr>
          <w:spacing w:val="-37"/>
          <w:w w:val="110"/>
        </w:rPr>
        <w:t xml:space="preserve"> </w:t>
      </w:r>
      <w:r>
        <w:rPr>
          <w:w w:val="110"/>
        </w:rPr>
        <w:t>its</w:t>
      </w:r>
      <w:r>
        <w:rPr>
          <w:spacing w:val="-37"/>
          <w:w w:val="110"/>
        </w:rPr>
        <w:t xml:space="preserve"> </w:t>
      </w:r>
      <w:r>
        <w:rPr>
          <w:w w:val="110"/>
        </w:rPr>
        <w:t>nominal</w:t>
      </w:r>
      <w:r>
        <w:rPr>
          <w:spacing w:val="-37"/>
          <w:w w:val="110"/>
        </w:rPr>
        <w:t xml:space="preserve"> </w:t>
      </w:r>
      <w:r>
        <w:rPr>
          <w:spacing w:val="-3"/>
          <w:w w:val="110"/>
        </w:rPr>
        <w:t>value</w:t>
      </w:r>
      <w:r>
        <w:rPr>
          <w:spacing w:val="-37"/>
          <w:w w:val="110"/>
        </w:rPr>
        <w:t xml:space="preserve"> </w:t>
      </w:r>
      <w:r>
        <w:rPr>
          <w:w w:val="110"/>
        </w:rPr>
        <w:t>to</w:t>
      </w:r>
      <w:r>
        <w:rPr>
          <w:spacing w:val="-37"/>
          <w:w w:val="110"/>
        </w:rPr>
        <w:t xml:space="preserve"> </w:t>
      </w:r>
      <w:r>
        <w:rPr>
          <w:w w:val="110"/>
        </w:rPr>
        <w:t>the</w:t>
      </w:r>
      <w:r>
        <w:rPr>
          <w:spacing w:val="-37"/>
          <w:w w:val="110"/>
        </w:rPr>
        <w:t xml:space="preserve"> </w:t>
      </w:r>
      <w:r>
        <w:rPr>
          <w:w w:val="110"/>
        </w:rPr>
        <w:t>perturbations</w:t>
      </w:r>
      <w:r>
        <w:rPr>
          <w:spacing w:val="-37"/>
          <w:w w:val="110"/>
        </w:rPr>
        <w:t xml:space="preserve"> </w:t>
      </w:r>
      <w:r>
        <w:rPr>
          <w:w w:val="110"/>
        </w:rPr>
        <w:t>of,</w:t>
      </w:r>
      <w:r>
        <w:rPr>
          <w:spacing w:val="-35"/>
          <w:w w:val="110"/>
        </w:rPr>
        <w:t xml:space="preserve"> </w:t>
      </w:r>
      <w:r>
        <w:rPr>
          <w:w w:val="110"/>
        </w:rPr>
        <w:t>[+10%</w:t>
      </w:r>
      <w:r>
        <w:rPr>
          <w:i/>
          <w:w w:val="110"/>
        </w:rPr>
        <w:t>,</w:t>
      </w:r>
      <w:r>
        <w:rPr>
          <w:i/>
          <w:spacing w:val="-43"/>
          <w:w w:val="110"/>
        </w:rPr>
        <w:t xml:space="preserve"> </w:t>
      </w:r>
      <w:r>
        <w:rPr>
          <w:rFonts w:ascii="Meiryo" w:hAnsi="Meiryo"/>
          <w:i/>
          <w:w w:val="110"/>
        </w:rPr>
        <w:t>−</w:t>
      </w:r>
      <w:r>
        <w:rPr>
          <w:w w:val="110"/>
        </w:rPr>
        <w:t>10%</w:t>
      </w:r>
      <w:r>
        <w:rPr>
          <w:i/>
          <w:w w:val="110"/>
        </w:rPr>
        <w:t>,</w:t>
      </w:r>
      <w:r>
        <w:rPr>
          <w:i/>
          <w:spacing w:val="-43"/>
          <w:w w:val="110"/>
        </w:rPr>
        <w:t xml:space="preserve"> </w:t>
      </w:r>
      <w:r>
        <w:rPr>
          <w:rFonts w:ascii="Meiryo" w:hAnsi="Meiryo"/>
          <w:i/>
          <w:w w:val="110"/>
        </w:rPr>
        <w:t>−</w:t>
      </w:r>
      <w:r>
        <w:rPr>
          <w:w w:val="110"/>
        </w:rPr>
        <w:t>25%</w:t>
      </w:r>
      <w:r>
        <w:rPr>
          <w:i/>
          <w:w w:val="110"/>
        </w:rPr>
        <w:t>,</w:t>
      </w:r>
      <w:r>
        <w:rPr>
          <w:i/>
          <w:spacing w:val="-43"/>
          <w:w w:val="110"/>
        </w:rPr>
        <w:t xml:space="preserve"> </w:t>
      </w:r>
      <w:r>
        <w:rPr>
          <w:rFonts w:ascii="Meiryo" w:hAnsi="Meiryo"/>
          <w:i/>
          <w:w w:val="110"/>
        </w:rPr>
        <w:t>−</w:t>
      </w:r>
      <w:r>
        <w:rPr>
          <w:w w:val="110"/>
        </w:rPr>
        <w:t>33%</w:t>
      </w:r>
      <w:r>
        <w:rPr>
          <w:i/>
          <w:w w:val="110"/>
        </w:rPr>
        <w:t>,</w:t>
      </w:r>
      <w:r>
        <w:rPr>
          <w:i/>
          <w:spacing w:val="-43"/>
          <w:w w:val="110"/>
        </w:rPr>
        <w:t xml:space="preserve"> </w:t>
      </w:r>
      <w:r>
        <w:rPr>
          <w:rFonts w:ascii="Meiryo" w:hAnsi="Meiryo"/>
          <w:i/>
          <w:w w:val="110"/>
        </w:rPr>
        <w:t>−</w:t>
      </w:r>
      <w:r>
        <w:rPr>
          <w:w w:val="110"/>
        </w:rPr>
        <w:t>50%].</w:t>
      </w:r>
    </w:p>
    <w:p w:rsidR="00012D33" w:rsidRDefault="0009622D">
      <w:pPr>
        <w:pStyle w:val="BodyText"/>
        <w:spacing w:line="273" w:lineRule="auto"/>
        <w:ind w:left="100" w:right="117"/>
        <w:jc w:val="both"/>
      </w:pPr>
      <w:r>
        <w:rPr>
          <w:spacing w:val="-6"/>
          <w:w w:val="110"/>
        </w:rPr>
        <w:t xml:space="preserve">For </w:t>
      </w:r>
      <w:r>
        <w:rPr>
          <w:w w:val="110"/>
        </w:rPr>
        <w:t xml:space="preserve">the sensitivity </w:t>
      </w:r>
      <w:r>
        <w:rPr>
          <w:spacing w:val="-3"/>
          <w:w w:val="110"/>
        </w:rPr>
        <w:t xml:space="preserve">study, </w:t>
      </w:r>
      <w:r>
        <w:rPr>
          <w:w w:val="110"/>
        </w:rPr>
        <w:t xml:space="preserve">the re-optimization was done locally, using the previously optimized designs as a starting point, and not searching </w:t>
      </w:r>
      <w:r>
        <w:rPr>
          <w:spacing w:val="-3"/>
          <w:w w:val="110"/>
        </w:rPr>
        <w:t xml:space="preserve">over </w:t>
      </w:r>
      <w:r>
        <w:rPr>
          <w:w w:val="110"/>
        </w:rPr>
        <w:t xml:space="preserve">the global tradespace.  Then, </w:t>
      </w:r>
      <w:r>
        <w:rPr>
          <w:spacing w:val="-3"/>
          <w:w w:val="110"/>
        </w:rPr>
        <w:t xml:space="preserve">by </w:t>
      </w:r>
      <w:r>
        <w:rPr>
          <w:w w:val="110"/>
        </w:rPr>
        <w:t xml:space="preserve">comparing the baseline design </w:t>
      </w:r>
      <w:proofErr w:type="gramStart"/>
      <w:r>
        <w:rPr>
          <w:w w:val="110"/>
        </w:rPr>
        <w:t>to  the</w:t>
      </w:r>
      <w:proofErr w:type="gramEnd"/>
      <w:r>
        <w:rPr>
          <w:w w:val="110"/>
        </w:rPr>
        <w:t xml:space="preserve"> re-optimized designs under the parameterized mass changes, the cost </w:t>
      </w:r>
      <w:r>
        <w:rPr>
          <w:spacing w:val="-3"/>
          <w:w w:val="110"/>
        </w:rPr>
        <w:t xml:space="preserve">value </w:t>
      </w:r>
      <w:r>
        <w:rPr>
          <w:w w:val="110"/>
        </w:rPr>
        <w:t xml:space="preserve">of mass savings can </w:t>
      </w:r>
      <w:r>
        <w:rPr>
          <w:spacing w:val="2"/>
          <w:w w:val="110"/>
        </w:rPr>
        <w:t xml:space="preserve">be </w:t>
      </w:r>
      <w:r>
        <w:rPr>
          <w:w w:val="110"/>
        </w:rPr>
        <w:t xml:space="preserve">determined. Meaning, given the quantified mass and cost removed from the substructure relative to the baseline design, the cost </w:t>
      </w:r>
      <w:r>
        <w:rPr>
          <w:spacing w:val="-3"/>
          <w:w w:val="110"/>
        </w:rPr>
        <w:t xml:space="preserve">value </w:t>
      </w:r>
      <w:r>
        <w:rPr>
          <w:w w:val="110"/>
        </w:rPr>
        <w:t xml:space="preserve">of the mass savings in the nacelle can </w:t>
      </w:r>
      <w:r>
        <w:rPr>
          <w:spacing w:val="2"/>
          <w:w w:val="110"/>
        </w:rPr>
        <w:t xml:space="preserve">be </w:t>
      </w:r>
      <w:r>
        <w:rPr>
          <w:w w:val="110"/>
        </w:rPr>
        <w:t xml:space="preserve">quantified. In this </w:t>
      </w:r>
      <w:r>
        <w:rPr>
          <w:spacing w:val="-8"/>
          <w:w w:val="110"/>
        </w:rPr>
        <w:t xml:space="preserve">way, </w:t>
      </w:r>
      <w:r>
        <w:rPr>
          <w:w w:val="110"/>
        </w:rPr>
        <w:t xml:space="preserve">a systems framework can determine with the cost premium for the nacelle mass reduction can </w:t>
      </w:r>
      <w:r>
        <w:rPr>
          <w:spacing w:val="2"/>
          <w:w w:val="110"/>
        </w:rPr>
        <w:t xml:space="preserve">be </w:t>
      </w:r>
      <w:r>
        <w:rPr>
          <w:w w:val="110"/>
        </w:rPr>
        <w:t>recovered through savings as the change is propagated throughout the rest of the</w:t>
      </w:r>
      <w:r>
        <w:rPr>
          <w:spacing w:val="22"/>
          <w:w w:val="110"/>
        </w:rPr>
        <w:t xml:space="preserve"> </w:t>
      </w:r>
      <w:r>
        <w:rPr>
          <w:w w:val="110"/>
        </w:rPr>
        <w:t>system.</w:t>
      </w:r>
    </w:p>
    <w:p w:rsidR="00012D33" w:rsidRDefault="0009622D">
      <w:pPr>
        <w:pStyle w:val="BodyText"/>
        <w:spacing w:before="7" w:line="273" w:lineRule="auto"/>
        <w:ind w:left="100" w:right="117" w:firstLine="298"/>
        <w:jc w:val="both"/>
      </w:pPr>
      <w:r>
        <w:rPr>
          <w:w w:val="105"/>
        </w:rPr>
        <w:t xml:space="preserve">The parametric modification of the nacelle mass is not merely an academic exercise to tease out design sensitivities. There are many examples of a new technology or innovation that offers a component mass reduction at a cost premium. By parametrically changing the nacelle mass, the sensitivity study is </w:t>
      </w:r>
      <w:proofErr w:type="gramStart"/>
      <w:r>
        <w:rPr>
          <w:w w:val="105"/>
        </w:rPr>
        <w:t>capturing  the</w:t>
      </w:r>
      <w:proofErr w:type="gramEnd"/>
      <w:r>
        <w:rPr>
          <w:w w:val="105"/>
        </w:rPr>
        <w:t xml:space="preserve"> implications of moving from a multi-stage geared drivetrain to a single-stage or direct-drive alternative,     or </w:t>
      </w:r>
      <w:ins w:id="164" w:author="Musial, Walter" w:date="2018-09-27T22:14:00Z">
        <w:r w:rsidR="006F5C67">
          <w:rPr>
            <w:w w:val="105"/>
          </w:rPr>
          <w:t xml:space="preserve">for example </w:t>
        </w:r>
      </w:ins>
      <w:r>
        <w:rPr>
          <w:w w:val="105"/>
        </w:rPr>
        <w:t xml:space="preserve">from a permanent magnet generator to a superconducting generator.  </w:t>
      </w:r>
      <w:proofErr w:type="gramStart"/>
      <w:r>
        <w:rPr>
          <w:w w:val="105"/>
        </w:rPr>
        <w:t>In  both</w:t>
      </w:r>
      <w:proofErr w:type="gramEnd"/>
      <w:r>
        <w:rPr>
          <w:w w:val="105"/>
        </w:rPr>
        <w:t xml:space="preserve">  of  these  examples,  the overall mass of the nacelle would likely decrease, but the new technology would cost more to implement </w:t>
      </w:r>
      <w:r>
        <w:rPr>
          <w:spacing w:val="-3"/>
          <w:w w:val="105"/>
        </w:rPr>
        <w:t xml:space="preserve">over </w:t>
      </w:r>
      <w:r>
        <w:rPr>
          <w:w w:val="105"/>
        </w:rPr>
        <w:t xml:space="preserve">the legacy system. Conducting an honest cost-benefit tradeoff of this option requires the potential design changes </w:t>
      </w:r>
      <w:r>
        <w:rPr>
          <w:spacing w:val="2"/>
          <w:w w:val="105"/>
        </w:rPr>
        <w:t xml:space="preserve">be </w:t>
      </w:r>
      <w:r>
        <w:rPr>
          <w:w w:val="105"/>
        </w:rPr>
        <w:t xml:space="preserve">propagated through the rest of the system.  WISDEM is an appropriate framework for posing      and answering this type of  </w:t>
      </w:r>
      <w:r>
        <w:rPr>
          <w:spacing w:val="14"/>
          <w:w w:val="105"/>
        </w:rPr>
        <w:t xml:space="preserve"> </w:t>
      </w:r>
      <w:r>
        <w:rPr>
          <w:w w:val="105"/>
        </w:rPr>
        <w:t>question.</w:t>
      </w:r>
    </w:p>
    <w:p w:rsidR="00012D33" w:rsidRDefault="00012D33">
      <w:pPr>
        <w:pStyle w:val="BodyText"/>
        <w:spacing w:before="4"/>
        <w:rPr>
          <w:sz w:val="24"/>
        </w:rPr>
      </w:pPr>
    </w:p>
    <w:p w:rsidR="00012D33" w:rsidRDefault="0009622D">
      <w:pPr>
        <w:pStyle w:val="Heading4"/>
        <w:numPr>
          <w:ilvl w:val="2"/>
          <w:numId w:val="13"/>
        </w:numPr>
        <w:tabs>
          <w:tab w:val="left" w:pos="801"/>
        </w:tabs>
        <w:ind w:left="800" w:hanging="700"/>
        <w:jc w:val="both"/>
      </w:pPr>
      <w:bookmarkStart w:id="165" w:name="Reference_Turbine_Selection"/>
      <w:bookmarkEnd w:id="165"/>
      <w:r>
        <w:rPr>
          <w:w w:val="115"/>
        </w:rPr>
        <w:t xml:space="preserve">Reference </w:t>
      </w:r>
      <w:proofErr w:type="gramStart"/>
      <w:r>
        <w:rPr>
          <w:spacing w:val="-3"/>
          <w:w w:val="115"/>
        </w:rPr>
        <w:t xml:space="preserve">Turbine </w:t>
      </w:r>
      <w:r>
        <w:rPr>
          <w:w w:val="115"/>
        </w:rPr>
        <w:t xml:space="preserve"> Selection</w:t>
      </w:r>
      <w:proofErr w:type="gramEnd"/>
    </w:p>
    <w:p w:rsidR="00012D33" w:rsidRDefault="0009622D">
      <w:pPr>
        <w:pStyle w:val="BodyText"/>
        <w:spacing w:before="161" w:line="273" w:lineRule="auto"/>
        <w:ind w:left="100" w:right="117"/>
        <w:jc w:val="both"/>
      </w:pPr>
      <w:r>
        <w:rPr>
          <w:spacing w:val="-6"/>
          <w:w w:val="110"/>
        </w:rPr>
        <w:t xml:space="preserve">For </w:t>
      </w:r>
      <w:r>
        <w:rPr>
          <w:w w:val="110"/>
        </w:rPr>
        <w:t xml:space="preserve">all elements of the optimization studies, attention is given to the substructure and the performance of </w:t>
      </w:r>
      <w:proofErr w:type="spellStart"/>
      <w:r>
        <w:rPr>
          <w:rFonts w:ascii="Arial"/>
          <w:i/>
          <w:w w:val="110"/>
        </w:rPr>
        <w:t>FloatingSE</w:t>
      </w:r>
      <w:proofErr w:type="spellEnd"/>
      <w:r>
        <w:rPr>
          <w:w w:val="110"/>
        </w:rPr>
        <w:t>.</w:t>
      </w:r>
      <w:r>
        <w:rPr>
          <w:spacing w:val="-5"/>
          <w:w w:val="110"/>
        </w:rPr>
        <w:t xml:space="preserve"> </w:t>
      </w:r>
      <w:r>
        <w:rPr>
          <w:w w:val="110"/>
        </w:rPr>
        <w:t>A</w:t>
      </w:r>
      <w:r>
        <w:rPr>
          <w:spacing w:val="-5"/>
          <w:w w:val="110"/>
        </w:rPr>
        <w:t xml:space="preserve"> </w:t>
      </w:r>
      <w:r>
        <w:rPr>
          <w:w w:val="110"/>
        </w:rPr>
        <w:t>reference</w:t>
      </w:r>
      <w:r>
        <w:rPr>
          <w:spacing w:val="-5"/>
          <w:w w:val="110"/>
        </w:rPr>
        <w:t xml:space="preserve"> </w:t>
      </w:r>
      <w:r>
        <w:rPr>
          <w:w w:val="110"/>
        </w:rPr>
        <w:t>turbine</w:t>
      </w:r>
      <w:r>
        <w:rPr>
          <w:spacing w:val="-5"/>
          <w:w w:val="110"/>
        </w:rPr>
        <w:t xml:space="preserve"> </w:t>
      </w:r>
      <w:r>
        <w:rPr>
          <w:w w:val="110"/>
        </w:rPr>
        <w:t>design</w:t>
      </w:r>
      <w:r>
        <w:rPr>
          <w:spacing w:val="-5"/>
          <w:w w:val="110"/>
        </w:rPr>
        <w:t xml:space="preserve"> </w:t>
      </w:r>
      <w:r>
        <w:rPr>
          <w:w w:val="110"/>
        </w:rPr>
        <w:t>was</w:t>
      </w:r>
      <w:r>
        <w:rPr>
          <w:spacing w:val="-4"/>
          <w:w w:val="110"/>
        </w:rPr>
        <w:t xml:space="preserve"> </w:t>
      </w:r>
      <w:r>
        <w:rPr>
          <w:w w:val="110"/>
        </w:rPr>
        <w:t>needed</w:t>
      </w:r>
      <w:r>
        <w:rPr>
          <w:spacing w:val="-5"/>
          <w:w w:val="110"/>
        </w:rPr>
        <w:t xml:space="preserve"> </w:t>
      </w:r>
      <w:r>
        <w:rPr>
          <w:w w:val="110"/>
        </w:rPr>
        <w:t>as</w:t>
      </w:r>
      <w:r>
        <w:rPr>
          <w:spacing w:val="-4"/>
          <w:w w:val="110"/>
        </w:rPr>
        <w:t xml:space="preserve"> </w:t>
      </w:r>
      <w:r>
        <w:rPr>
          <w:w w:val="110"/>
        </w:rPr>
        <w:t>a</w:t>
      </w:r>
      <w:r>
        <w:rPr>
          <w:spacing w:val="-5"/>
          <w:w w:val="110"/>
        </w:rPr>
        <w:t xml:space="preserve"> </w:t>
      </w:r>
      <w:r>
        <w:rPr>
          <w:w w:val="110"/>
        </w:rPr>
        <w:t>starting</w:t>
      </w:r>
      <w:r>
        <w:rPr>
          <w:spacing w:val="-4"/>
          <w:w w:val="110"/>
        </w:rPr>
        <w:t xml:space="preserve"> </w:t>
      </w:r>
      <w:r>
        <w:rPr>
          <w:w w:val="110"/>
        </w:rPr>
        <w:t>point</w:t>
      </w:r>
      <w:r>
        <w:rPr>
          <w:spacing w:val="-4"/>
          <w:w w:val="110"/>
        </w:rPr>
        <w:t xml:space="preserve"> </w:t>
      </w:r>
      <w:r>
        <w:rPr>
          <w:spacing w:val="-3"/>
          <w:w w:val="110"/>
        </w:rPr>
        <w:t>by</w:t>
      </w:r>
      <w:r>
        <w:rPr>
          <w:spacing w:val="-5"/>
          <w:w w:val="110"/>
        </w:rPr>
        <w:t xml:space="preserve"> </w:t>
      </w:r>
      <w:r>
        <w:rPr>
          <w:w w:val="110"/>
        </w:rPr>
        <w:t>which</w:t>
      </w:r>
      <w:r>
        <w:rPr>
          <w:spacing w:val="-4"/>
          <w:w w:val="110"/>
        </w:rPr>
        <w:t xml:space="preserve"> </w:t>
      </w:r>
      <w:r>
        <w:rPr>
          <w:w w:val="110"/>
        </w:rPr>
        <w:t>the</w:t>
      </w:r>
      <w:r>
        <w:rPr>
          <w:spacing w:val="-5"/>
          <w:w w:val="110"/>
        </w:rPr>
        <w:t xml:space="preserve"> </w:t>
      </w:r>
      <w:r>
        <w:rPr>
          <w:w w:val="110"/>
        </w:rPr>
        <w:t>conceptual</w:t>
      </w:r>
      <w:r>
        <w:rPr>
          <w:spacing w:val="-4"/>
          <w:w w:val="110"/>
        </w:rPr>
        <w:t xml:space="preserve"> </w:t>
      </w:r>
      <w:r>
        <w:rPr>
          <w:w w:val="110"/>
        </w:rPr>
        <w:t>design</w:t>
      </w:r>
      <w:r>
        <w:rPr>
          <w:spacing w:val="-5"/>
          <w:w w:val="110"/>
        </w:rPr>
        <w:t xml:space="preserve"> </w:t>
      </w:r>
      <w:r>
        <w:rPr>
          <w:w w:val="110"/>
        </w:rPr>
        <w:t>and sensitivity</w:t>
      </w:r>
      <w:r>
        <w:rPr>
          <w:spacing w:val="-5"/>
          <w:w w:val="110"/>
        </w:rPr>
        <w:t xml:space="preserve"> </w:t>
      </w:r>
      <w:r>
        <w:rPr>
          <w:w w:val="110"/>
        </w:rPr>
        <w:t>studies</w:t>
      </w:r>
      <w:r>
        <w:rPr>
          <w:spacing w:val="-4"/>
          <w:w w:val="110"/>
        </w:rPr>
        <w:t xml:space="preserve"> </w:t>
      </w:r>
      <w:r>
        <w:rPr>
          <w:w w:val="110"/>
        </w:rPr>
        <w:t>could</w:t>
      </w:r>
      <w:r>
        <w:rPr>
          <w:spacing w:val="-5"/>
          <w:w w:val="110"/>
        </w:rPr>
        <w:t xml:space="preserve"> </w:t>
      </w:r>
      <w:r>
        <w:rPr>
          <w:w w:val="110"/>
        </w:rPr>
        <w:t>build</w:t>
      </w:r>
      <w:r>
        <w:rPr>
          <w:spacing w:val="-5"/>
          <w:w w:val="110"/>
        </w:rPr>
        <w:t xml:space="preserve"> </w:t>
      </w:r>
      <w:r>
        <w:rPr>
          <w:w w:val="110"/>
        </w:rPr>
        <w:t>upon.</w:t>
      </w:r>
      <w:r>
        <w:rPr>
          <w:spacing w:val="19"/>
          <w:w w:val="110"/>
        </w:rPr>
        <w:t xml:space="preserve"> </w:t>
      </w:r>
      <w:r>
        <w:rPr>
          <w:w w:val="110"/>
        </w:rPr>
        <w:t>The</w:t>
      </w:r>
      <w:r>
        <w:rPr>
          <w:spacing w:val="-5"/>
          <w:w w:val="110"/>
        </w:rPr>
        <w:t xml:space="preserve"> </w:t>
      </w:r>
      <w:r>
        <w:rPr>
          <w:w w:val="110"/>
        </w:rPr>
        <w:t>Danish</w:t>
      </w:r>
      <w:r>
        <w:rPr>
          <w:spacing w:val="-5"/>
          <w:w w:val="110"/>
        </w:rPr>
        <w:t xml:space="preserve"> </w:t>
      </w:r>
      <w:r>
        <w:rPr>
          <w:spacing w:val="-3"/>
          <w:w w:val="110"/>
        </w:rPr>
        <w:t>Technical</w:t>
      </w:r>
      <w:r>
        <w:rPr>
          <w:spacing w:val="-5"/>
          <w:w w:val="110"/>
        </w:rPr>
        <w:t xml:space="preserve"> </w:t>
      </w:r>
      <w:r>
        <w:rPr>
          <w:w w:val="110"/>
        </w:rPr>
        <w:t>University</w:t>
      </w:r>
      <w:r>
        <w:rPr>
          <w:spacing w:val="-5"/>
          <w:w w:val="110"/>
        </w:rPr>
        <w:t xml:space="preserve"> </w:t>
      </w:r>
      <w:r>
        <w:rPr>
          <w:w w:val="110"/>
        </w:rPr>
        <w:t>(DTU)</w:t>
      </w:r>
      <w:r>
        <w:rPr>
          <w:spacing w:val="-5"/>
          <w:w w:val="110"/>
        </w:rPr>
        <w:t xml:space="preserve"> </w:t>
      </w:r>
      <w:r>
        <w:rPr>
          <w:w w:val="110"/>
        </w:rPr>
        <w:t>10</w:t>
      </w:r>
      <w:r>
        <w:rPr>
          <w:spacing w:val="-32"/>
          <w:w w:val="110"/>
        </w:rPr>
        <w:t xml:space="preserve"> </w:t>
      </w:r>
      <w:r>
        <w:rPr>
          <w:w w:val="110"/>
        </w:rPr>
        <w:t>MW</w:t>
      </w:r>
      <w:r>
        <w:rPr>
          <w:spacing w:val="-5"/>
          <w:w w:val="110"/>
        </w:rPr>
        <w:t xml:space="preserve"> </w:t>
      </w:r>
      <w:r>
        <w:rPr>
          <w:w w:val="110"/>
        </w:rPr>
        <w:t>reference</w:t>
      </w:r>
      <w:r>
        <w:rPr>
          <w:spacing w:val="-5"/>
          <w:w w:val="110"/>
        </w:rPr>
        <w:t xml:space="preserve"> </w:t>
      </w:r>
      <w:r>
        <w:rPr>
          <w:w w:val="110"/>
        </w:rPr>
        <w:t>design</w:t>
      </w:r>
      <w:r>
        <w:rPr>
          <w:spacing w:val="-5"/>
          <w:w w:val="110"/>
        </w:rPr>
        <w:t xml:space="preserve"> </w:t>
      </w:r>
      <w:r>
        <w:rPr>
          <w:w w:val="110"/>
        </w:rPr>
        <w:t>was chosen</w:t>
      </w:r>
      <w:r>
        <w:rPr>
          <w:spacing w:val="-5"/>
          <w:w w:val="110"/>
        </w:rPr>
        <w:t xml:space="preserve"> </w:t>
      </w:r>
      <w:r>
        <w:rPr>
          <w:w w:val="110"/>
        </w:rPr>
        <w:t>as</w:t>
      </w:r>
      <w:r>
        <w:rPr>
          <w:spacing w:val="-5"/>
          <w:w w:val="110"/>
        </w:rPr>
        <w:t xml:space="preserve"> </w:t>
      </w:r>
      <w:r>
        <w:rPr>
          <w:w w:val="110"/>
        </w:rPr>
        <w:t>the</w:t>
      </w:r>
      <w:r>
        <w:rPr>
          <w:spacing w:val="-5"/>
          <w:w w:val="110"/>
        </w:rPr>
        <w:t xml:space="preserve"> </w:t>
      </w:r>
      <w:r>
        <w:rPr>
          <w:w w:val="110"/>
        </w:rPr>
        <w:t>static</w:t>
      </w:r>
      <w:r>
        <w:rPr>
          <w:spacing w:val="-5"/>
          <w:w w:val="110"/>
        </w:rPr>
        <w:t xml:space="preserve"> </w:t>
      </w:r>
      <w:r>
        <w:rPr>
          <w:w w:val="110"/>
        </w:rPr>
        <w:t>turbine</w:t>
      </w:r>
      <w:r>
        <w:rPr>
          <w:spacing w:val="-5"/>
          <w:w w:val="110"/>
        </w:rPr>
        <w:t xml:space="preserve"> </w:t>
      </w:r>
      <w:r>
        <w:rPr>
          <w:w w:val="110"/>
        </w:rPr>
        <w:t>to</w:t>
      </w:r>
      <w:r>
        <w:rPr>
          <w:spacing w:val="-5"/>
          <w:w w:val="110"/>
        </w:rPr>
        <w:t xml:space="preserve"> </w:t>
      </w:r>
      <w:r>
        <w:rPr>
          <w:spacing w:val="2"/>
          <w:w w:val="110"/>
        </w:rPr>
        <w:t>be</w:t>
      </w:r>
      <w:r>
        <w:rPr>
          <w:spacing w:val="-5"/>
          <w:w w:val="110"/>
        </w:rPr>
        <w:t xml:space="preserve"> </w:t>
      </w:r>
      <w:r>
        <w:rPr>
          <w:w w:val="110"/>
        </w:rPr>
        <w:t>used</w:t>
      </w:r>
      <w:r>
        <w:rPr>
          <w:spacing w:val="-5"/>
          <w:w w:val="110"/>
        </w:rPr>
        <w:t xml:space="preserve"> </w:t>
      </w:r>
      <w:r>
        <w:rPr>
          <w:w w:val="110"/>
        </w:rPr>
        <w:t>throughout</w:t>
      </w:r>
      <w:r>
        <w:rPr>
          <w:spacing w:val="-6"/>
          <w:w w:val="110"/>
        </w:rPr>
        <w:t xml:space="preserve"> </w:t>
      </w:r>
      <w:r>
        <w:rPr>
          <w:w w:val="110"/>
        </w:rPr>
        <w:t>this</w:t>
      </w:r>
      <w:r>
        <w:rPr>
          <w:spacing w:val="-5"/>
          <w:w w:val="110"/>
        </w:rPr>
        <w:t xml:space="preserve"> </w:t>
      </w:r>
      <w:r>
        <w:rPr>
          <w:w w:val="110"/>
        </w:rPr>
        <w:t>analysis.</w:t>
      </w:r>
      <w:r>
        <w:rPr>
          <w:spacing w:val="16"/>
          <w:w w:val="110"/>
        </w:rPr>
        <w:t xml:space="preserve"> </w:t>
      </w:r>
      <w:r>
        <w:rPr>
          <w:w w:val="110"/>
        </w:rPr>
        <w:t>This</w:t>
      </w:r>
      <w:r>
        <w:rPr>
          <w:spacing w:val="-5"/>
          <w:w w:val="110"/>
        </w:rPr>
        <w:t xml:space="preserve"> </w:t>
      </w:r>
      <w:r>
        <w:rPr>
          <w:w w:val="110"/>
        </w:rPr>
        <w:t>selection</w:t>
      </w:r>
      <w:r>
        <w:rPr>
          <w:spacing w:val="-5"/>
          <w:w w:val="110"/>
        </w:rPr>
        <w:t xml:space="preserve"> </w:t>
      </w:r>
      <w:r>
        <w:rPr>
          <w:w w:val="110"/>
        </w:rPr>
        <w:t>was</w:t>
      </w:r>
      <w:r>
        <w:rPr>
          <w:spacing w:val="-5"/>
          <w:w w:val="110"/>
        </w:rPr>
        <w:t xml:space="preserve"> </w:t>
      </w:r>
      <w:r>
        <w:rPr>
          <w:w w:val="110"/>
        </w:rPr>
        <w:t>made</w:t>
      </w:r>
      <w:r>
        <w:rPr>
          <w:spacing w:val="-5"/>
          <w:w w:val="110"/>
        </w:rPr>
        <w:t xml:space="preserve"> </w:t>
      </w:r>
      <w:r>
        <w:rPr>
          <w:w w:val="110"/>
        </w:rPr>
        <w:t>because</w:t>
      </w:r>
      <w:r>
        <w:rPr>
          <w:spacing w:val="-5"/>
          <w:w w:val="110"/>
        </w:rPr>
        <w:t xml:space="preserve"> </w:t>
      </w:r>
      <w:r>
        <w:rPr>
          <w:w w:val="110"/>
        </w:rPr>
        <w:t>10</w:t>
      </w:r>
      <w:r>
        <w:rPr>
          <w:spacing w:val="-29"/>
          <w:w w:val="110"/>
        </w:rPr>
        <w:t xml:space="preserve"> </w:t>
      </w:r>
      <w:r>
        <w:rPr>
          <w:w w:val="110"/>
        </w:rPr>
        <w:t>MW</w:t>
      </w:r>
      <w:r>
        <w:rPr>
          <w:spacing w:val="-5"/>
          <w:w w:val="110"/>
        </w:rPr>
        <w:t xml:space="preserve"> </w:t>
      </w:r>
      <w:r>
        <w:rPr>
          <w:w w:val="110"/>
        </w:rPr>
        <w:t xml:space="preserve">is </w:t>
      </w:r>
      <w:ins w:id="166" w:author="Musial, Walter" w:date="2018-09-27T22:41:00Z">
        <w:r w:rsidR="00925E8E">
          <w:rPr>
            <w:w w:val="110"/>
          </w:rPr>
          <w:t>repr</w:t>
        </w:r>
      </w:ins>
      <w:ins w:id="167" w:author="Musial, Walter" w:date="2018-09-27T22:42:00Z">
        <w:r w:rsidR="00925E8E">
          <w:rPr>
            <w:w w:val="110"/>
          </w:rPr>
          <w:t>esentative</w:t>
        </w:r>
      </w:ins>
      <w:ins w:id="168" w:author="Musial, Walter" w:date="2018-09-27T22:41:00Z">
        <w:r w:rsidR="00925E8E">
          <w:rPr>
            <w:w w:val="110"/>
          </w:rPr>
          <w:t xml:space="preserve"> </w:t>
        </w:r>
      </w:ins>
      <w:ins w:id="169" w:author="Musial, Walter" w:date="2018-09-27T22:42:00Z">
        <w:r w:rsidR="00925E8E">
          <w:rPr>
            <w:w w:val="110"/>
          </w:rPr>
          <w:t>of</w:t>
        </w:r>
      </w:ins>
      <w:del w:id="170" w:author="Musial, Walter" w:date="2018-09-27T22:41:00Z">
        <w:r w:rsidDel="00E74D01">
          <w:rPr>
            <w:w w:val="110"/>
          </w:rPr>
          <w:delText>commensurate with</w:delText>
        </w:r>
      </w:del>
      <w:r>
        <w:rPr>
          <w:w w:val="110"/>
        </w:rPr>
        <w:t xml:space="preserve"> the most current offshore turbine designs being installed (with fixed-bottom supports) </w:t>
      </w:r>
      <w:r>
        <w:rPr>
          <w:spacing w:val="-3"/>
          <w:w w:val="110"/>
        </w:rPr>
        <w:t xml:space="preserve">by </w:t>
      </w:r>
      <w:r>
        <w:rPr>
          <w:w w:val="110"/>
        </w:rPr>
        <w:t xml:space="preserve">developers. Additionally, other research efforts, such as the LIFES50+ program, </w:t>
      </w:r>
      <w:r>
        <w:rPr>
          <w:spacing w:val="-3"/>
          <w:w w:val="110"/>
        </w:rPr>
        <w:t xml:space="preserve">have </w:t>
      </w:r>
      <w:r>
        <w:rPr>
          <w:w w:val="110"/>
        </w:rPr>
        <w:t xml:space="preserve">already designed floating substructures for this turbine. Using the same reference turbine allows for a direct comparison of the designs produced here with the other designs documented in the literature. </w:t>
      </w:r>
      <w:r>
        <w:rPr>
          <w:spacing w:val="-6"/>
          <w:w w:val="110"/>
        </w:rPr>
        <w:t xml:space="preserve">For </w:t>
      </w:r>
      <w:r>
        <w:rPr>
          <w:w w:val="110"/>
        </w:rPr>
        <w:t>a summary of the DTU 10</w:t>
      </w:r>
      <w:r>
        <w:rPr>
          <w:spacing w:val="-33"/>
          <w:w w:val="110"/>
        </w:rPr>
        <w:t xml:space="preserve"> </w:t>
      </w:r>
      <w:r>
        <w:rPr>
          <w:w w:val="110"/>
        </w:rPr>
        <w:t>MW</w:t>
      </w:r>
      <w:r>
        <w:rPr>
          <w:spacing w:val="-10"/>
          <w:w w:val="110"/>
        </w:rPr>
        <w:t xml:space="preserve"> </w:t>
      </w:r>
      <w:r>
        <w:rPr>
          <w:w w:val="110"/>
        </w:rPr>
        <w:t>reference</w:t>
      </w:r>
      <w:r>
        <w:rPr>
          <w:spacing w:val="-10"/>
          <w:w w:val="110"/>
        </w:rPr>
        <w:t xml:space="preserve"> </w:t>
      </w:r>
      <w:r>
        <w:rPr>
          <w:w w:val="110"/>
        </w:rPr>
        <w:t>turbine,</w:t>
      </w:r>
      <w:r>
        <w:rPr>
          <w:spacing w:val="-10"/>
          <w:w w:val="110"/>
        </w:rPr>
        <w:t xml:space="preserve"> </w:t>
      </w:r>
      <w:r>
        <w:rPr>
          <w:w w:val="110"/>
        </w:rPr>
        <w:t>see</w:t>
      </w:r>
      <w:r>
        <w:rPr>
          <w:spacing w:val="-10"/>
          <w:w w:val="110"/>
        </w:rPr>
        <w:t xml:space="preserve"> </w:t>
      </w:r>
      <w:proofErr w:type="spellStart"/>
      <w:r>
        <w:rPr>
          <w:w w:val="110"/>
        </w:rPr>
        <w:t>Bak</w:t>
      </w:r>
      <w:proofErr w:type="spellEnd"/>
      <w:r>
        <w:rPr>
          <w:spacing w:val="-10"/>
          <w:w w:val="110"/>
        </w:rPr>
        <w:t xml:space="preserve"> </w:t>
      </w:r>
      <w:r>
        <w:rPr>
          <w:w w:val="110"/>
        </w:rPr>
        <w:t>et</w:t>
      </w:r>
      <w:r>
        <w:rPr>
          <w:spacing w:val="-10"/>
          <w:w w:val="110"/>
        </w:rPr>
        <w:t xml:space="preserve"> </w:t>
      </w:r>
      <w:r>
        <w:rPr>
          <w:w w:val="110"/>
        </w:rPr>
        <w:t>al.</w:t>
      </w:r>
      <w:r>
        <w:rPr>
          <w:spacing w:val="-10"/>
          <w:w w:val="110"/>
        </w:rPr>
        <w:t xml:space="preserve"> </w:t>
      </w:r>
      <w:hyperlink w:anchor="_bookmark37" w:history="1">
        <w:r>
          <w:rPr>
            <w:w w:val="110"/>
          </w:rPr>
          <w:t>[3].</w:t>
        </w:r>
      </w:hyperlink>
    </w:p>
    <w:p w:rsidR="00012D33" w:rsidRDefault="00012D33">
      <w:pPr>
        <w:pStyle w:val="BodyText"/>
        <w:spacing w:before="4"/>
        <w:rPr>
          <w:sz w:val="24"/>
        </w:rPr>
      </w:pPr>
    </w:p>
    <w:p w:rsidR="00012D33" w:rsidRDefault="0009622D">
      <w:pPr>
        <w:pStyle w:val="Heading4"/>
        <w:numPr>
          <w:ilvl w:val="2"/>
          <w:numId w:val="13"/>
        </w:numPr>
        <w:tabs>
          <w:tab w:val="left" w:pos="801"/>
        </w:tabs>
        <w:ind w:left="800" w:hanging="700"/>
        <w:jc w:val="both"/>
      </w:pPr>
      <w:bookmarkStart w:id="171" w:name="Metocean_Conditions"/>
      <w:bookmarkEnd w:id="171"/>
      <w:r>
        <w:rPr>
          <w:w w:val="115"/>
        </w:rPr>
        <w:t>Metocean</w:t>
      </w:r>
      <w:r>
        <w:rPr>
          <w:spacing w:val="46"/>
          <w:w w:val="115"/>
        </w:rPr>
        <w:t xml:space="preserve"> </w:t>
      </w:r>
      <w:r>
        <w:rPr>
          <w:w w:val="115"/>
        </w:rPr>
        <w:t>Conditions</w:t>
      </w:r>
    </w:p>
    <w:p w:rsidR="00012D33" w:rsidRDefault="0009622D">
      <w:pPr>
        <w:pStyle w:val="BodyText"/>
        <w:spacing w:before="161" w:line="273" w:lineRule="auto"/>
        <w:ind w:left="100" w:right="117"/>
        <w:jc w:val="both"/>
      </w:pPr>
      <w:r>
        <w:rPr>
          <w:w w:val="105"/>
        </w:rPr>
        <w:t xml:space="preserve">In addition to choosing a reference turbine, it was also necessary to choose the meteorological and </w:t>
      </w:r>
      <w:proofErr w:type="spellStart"/>
      <w:r>
        <w:rPr>
          <w:w w:val="105"/>
        </w:rPr>
        <w:t>oceano</w:t>
      </w:r>
      <w:proofErr w:type="spellEnd"/>
      <w:r>
        <w:rPr>
          <w:w w:val="105"/>
        </w:rPr>
        <w:t xml:space="preserve">- graphic (metocean) conditions of the environment. As mentioned in Section </w:t>
      </w:r>
      <w:hyperlink w:anchor="_bookmark14" w:history="1">
        <w:r>
          <w:rPr>
            <w:w w:val="105"/>
          </w:rPr>
          <w:t>3,</w:t>
        </w:r>
      </w:hyperlink>
      <w:r>
        <w:rPr>
          <w:w w:val="105"/>
        </w:rPr>
        <w:t xml:space="preserve"> </w:t>
      </w:r>
      <w:proofErr w:type="spellStart"/>
      <w:r>
        <w:rPr>
          <w:rFonts w:ascii="Arial"/>
          <w:i/>
          <w:w w:val="105"/>
        </w:rPr>
        <w:t>FloatingSE</w:t>
      </w:r>
      <w:proofErr w:type="spellEnd"/>
      <w:r>
        <w:rPr>
          <w:rFonts w:ascii="Arial"/>
          <w:i/>
          <w:w w:val="105"/>
        </w:rPr>
        <w:t xml:space="preserve"> </w:t>
      </w:r>
      <w:r>
        <w:rPr>
          <w:w w:val="105"/>
        </w:rPr>
        <w:t xml:space="preserve">only uses a single DLC, the maximum rotor thrust and metocean loading, for concept evaluation. The metocean condition selected for this DLC is the same as that used in the IEA Wind Task 30 OC3 effort </w:t>
      </w:r>
      <w:hyperlink w:anchor="_bookmark52" w:history="1">
        <w:r>
          <w:rPr>
            <w:w w:val="105"/>
          </w:rPr>
          <w:t>[18],</w:t>
        </w:r>
      </w:hyperlink>
      <w:r>
        <w:rPr>
          <w:w w:val="105"/>
        </w:rPr>
        <w:t xml:space="preserve"> and summarized in Table </w:t>
      </w:r>
      <w:hyperlink w:anchor="_bookmark21" w:history="1">
        <w:r>
          <w:rPr>
            <w:w w:val="105"/>
          </w:rPr>
          <w:t>2.</w:t>
        </w:r>
      </w:hyperlink>
    </w:p>
    <w:p w:rsidR="00012D33" w:rsidRDefault="00012D33">
      <w:pPr>
        <w:pStyle w:val="BodyText"/>
        <w:spacing w:before="10"/>
        <w:rPr>
          <w:sz w:val="24"/>
        </w:rPr>
      </w:pPr>
    </w:p>
    <w:p w:rsidR="00012D33" w:rsidRDefault="0009622D">
      <w:pPr>
        <w:pStyle w:val="Heading2"/>
        <w:numPr>
          <w:ilvl w:val="1"/>
          <w:numId w:val="13"/>
        </w:numPr>
        <w:tabs>
          <w:tab w:val="left" w:pos="713"/>
        </w:tabs>
        <w:spacing w:before="1"/>
        <w:ind w:left="712" w:hanging="612"/>
        <w:jc w:val="both"/>
      </w:pPr>
      <w:bookmarkStart w:id="172" w:name="Methodology"/>
      <w:bookmarkEnd w:id="172"/>
      <w:r>
        <w:rPr>
          <w:w w:val="115"/>
        </w:rPr>
        <w:t>Methodology</w:t>
      </w:r>
    </w:p>
    <w:p w:rsidR="00012D33" w:rsidRDefault="0009622D">
      <w:pPr>
        <w:pStyle w:val="BodyText"/>
        <w:spacing w:before="153" w:line="273" w:lineRule="auto"/>
        <w:ind w:left="100" w:right="119"/>
        <w:jc w:val="both"/>
      </w:pPr>
      <w:r>
        <w:rPr>
          <w:w w:val="105"/>
        </w:rPr>
        <w:t xml:space="preserve">In this project, optimization studies start with the formulation of a constrained, nonlinear single-objective </w:t>
      </w:r>
      <w:proofErr w:type="gramStart"/>
      <w:r>
        <w:rPr>
          <w:w w:val="105"/>
        </w:rPr>
        <w:t>optimization  problem</w:t>
      </w:r>
      <w:proofErr w:type="gramEnd"/>
      <w:r>
        <w:rPr>
          <w:w w:val="105"/>
        </w:rPr>
        <w:t xml:space="preserve"> with mixed-integer design  variables,</w:t>
      </w:r>
    </w:p>
    <w:p w:rsidR="00012D33" w:rsidRDefault="00012D33">
      <w:pPr>
        <w:pStyle w:val="BodyText"/>
        <w:rPr>
          <w:sz w:val="12"/>
        </w:rPr>
      </w:pPr>
    </w:p>
    <w:p w:rsidR="00012D33" w:rsidRDefault="00012D33">
      <w:pPr>
        <w:rPr>
          <w:sz w:val="12"/>
        </w:rPr>
        <w:sectPr w:rsidR="00012D33">
          <w:pgSz w:w="12240" w:h="15840"/>
          <w:pgMar w:top="1400" w:right="1320" w:bottom="980" w:left="1340" w:header="0" w:footer="792" w:gutter="0"/>
          <w:cols w:space="720"/>
        </w:sectPr>
      </w:pPr>
    </w:p>
    <w:p w:rsidR="00012D33" w:rsidRDefault="0009622D">
      <w:pPr>
        <w:tabs>
          <w:tab w:val="left" w:pos="4890"/>
        </w:tabs>
        <w:spacing w:before="111" w:line="177" w:lineRule="auto"/>
        <w:ind w:left="3821"/>
        <w:rPr>
          <w:b/>
          <w:sz w:val="20"/>
        </w:rPr>
      </w:pPr>
      <w:r>
        <w:rPr>
          <w:w w:val="105"/>
          <w:sz w:val="20"/>
        </w:rPr>
        <w:t>min</w:t>
      </w:r>
      <w:r>
        <w:rPr>
          <w:w w:val="105"/>
          <w:sz w:val="20"/>
        </w:rPr>
        <w:tab/>
      </w:r>
      <w:r>
        <w:rPr>
          <w:i/>
          <w:w w:val="145"/>
          <w:sz w:val="20"/>
        </w:rPr>
        <w:t>f</w:t>
      </w:r>
      <w:r>
        <w:rPr>
          <w:i/>
          <w:spacing w:val="28"/>
          <w:w w:val="145"/>
          <w:sz w:val="20"/>
        </w:rPr>
        <w:t xml:space="preserve"> </w:t>
      </w:r>
      <w:r>
        <w:rPr>
          <w:w w:val="105"/>
          <w:sz w:val="20"/>
        </w:rPr>
        <w:t>(</w:t>
      </w:r>
      <w:r>
        <w:rPr>
          <w:b/>
          <w:w w:val="105"/>
          <w:sz w:val="20"/>
        </w:rPr>
        <w:t>x</w:t>
      </w:r>
      <w:r>
        <w:rPr>
          <w:w w:val="105"/>
          <w:sz w:val="20"/>
        </w:rPr>
        <w:t>)</w:t>
      </w:r>
      <w:r>
        <w:rPr>
          <w:w w:val="116"/>
          <w:sz w:val="20"/>
        </w:rPr>
        <w:t xml:space="preserve"> </w:t>
      </w:r>
      <w:r>
        <w:rPr>
          <w:w w:val="105"/>
          <w:sz w:val="20"/>
        </w:rPr>
        <w:t xml:space="preserve">subject to </w:t>
      </w:r>
      <w:r>
        <w:rPr>
          <w:b/>
          <w:w w:val="105"/>
          <w:sz w:val="20"/>
        </w:rPr>
        <w:t xml:space="preserve">g </w:t>
      </w:r>
      <w:r>
        <w:rPr>
          <w:w w:val="105"/>
          <w:sz w:val="20"/>
        </w:rPr>
        <w:t>(</w:t>
      </w:r>
      <w:r>
        <w:rPr>
          <w:b/>
          <w:w w:val="105"/>
          <w:sz w:val="20"/>
        </w:rPr>
        <w:t>x</w:t>
      </w:r>
      <w:r>
        <w:rPr>
          <w:w w:val="105"/>
          <w:sz w:val="20"/>
        </w:rPr>
        <w:t xml:space="preserve">) </w:t>
      </w:r>
      <w:r>
        <w:rPr>
          <w:rFonts w:ascii="Meiryo" w:hAnsi="Meiryo"/>
          <w:i/>
          <w:w w:val="105"/>
          <w:sz w:val="20"/>
        </w:rPr>
        <w:t xml:space="preserve">≤ </w:t>
      </w:r>
      <w:r>
        <w:rPr>
          <w:w w:val="105"/>
          <w:sz w:val="20"/>
        </w:rPr>
        <w:t>0</w:t>
      </w:r>
      <w:r>
        <w:rPr>
          <w:i/>
          <w:w w:val="105"/>
          <w:sz w:val="20"/>
        </w:rPr>
        <w:t xml:space="preserve">, </w:t>
      </w:r>
      <w:r>
        <w:rPr>
          <w:w w:val="105"/>
          <w:sz w:val="20"/>
        </w:rPr>
        <w:t>and</w:t>
      </w:r>
      <w:r>
        <w:rPr>
          <w:w w:val="105"/>
          <w:sz w:val="20"/>
        </w:rPr>
        <w:tab/>
      </w:r>
      <w:r>
        <w:rPr>
          <w:b/>
          <w:w w:val="105"/>
          <w:sz w:val="20"/>
        </w:rPr>
        <w:t xml:space="preserve">x </w:t>
      </w:r>
      <w:r>
        <w:rPr>
          <w:rFonts w:ascii="Meiryo" w:hAnsi="Meiryo"/>
          <w:i/>
          <w:w w:val="105"/>
          <w:sz w:val="20"/>
        </w:rPr>
        <w:t>∈</w:t>
      </w:r>
      <w:r>
        <w:rPr>
          <w:rFonts w:ascii="Meiryo" w:hAnsi="Meiryo"/>
          <w:i/>
          <w:spacing w:val="-13"/>
          <w:w w:val="105"/>
          <w:sz w:val="20"/>
        </w:rPr>
        <w:t xml:space="preserve"> </w:t>
      </w:r>
      <w:r>
        <w:rPr>
          <w:b/>
          <w:w w:val="105"/>
          <w:sz w:val="20"/>
        </w:rPr>
        <w:t>X</w:t>
      </w:r>
    </w:p>
    <w:p w:rsidR="00012D33" w:rsidRDefault="0009622D">
      <w:pPr>
        <w:pStyle w:val="BodyText"/>
        <w:spacing w:before="1"/>
        <w:rPr>
          <w:b/>
          <w:sz w:val="28"/>
        </w:rPr>
      </w:pPr>
      <w:r>
        <w:br w:type="column"/>
      </w:r>
    </w:p>
    <w:p w:rsidR="00012D33" w:rsidRDefault="0009622D">
      <w:pPr>
        <w:pStyle w:val="BodyText"/>
        <w:ind w:right="117"/>
        <w:jc w:val="right"/>
      </w:pPr>
      <w:r>
        <w:rPr>
          <w:w w:val="105"/>
        </w:rPr>
        <w:t>(23)</w:t>
      </w:r>
    </w:p>
    <w:p w:rsidR="00012D33" w:rsidRDefault="00012D33">
      <w:pPr>
        <w:jc w:val="right"/>
        <w:sectPr w:rsidR="00012D33">
          <w:type w:val="continuous"/>
          <w:pgSz w:w="12240" w:h="15840"/>
          <w:pgMar w:top="1500" w:right="1320" w:bottom="980" w:left="1340" w:header="720" w:footer="720" w:gutter="0"/>
          <w:cols w:num="2" w:space="720" w:equalWidth="0">
            <w:col w:w="5739" w:space="40"/>
            <w:col w:w="3801"/>
          </w:cols>
        </w:sectPr>
      </w:pPr>
    </w:p>
    <w:p w:rsidR="00012D33" w:rsidRDefault="0009622D">
      <w:pPr>
        <w:spacing w:before="45" w:line="254" w:lineRule="auto"/>
        <w:ind w:left="957" w:hanging="838"/>
        <w:rPr>
          <w:sz w:val="18"/>
        </w:rPr>
      </w:pPr>
      <w:bookmarkStart w:id="173" w:name="_bookmark21"/>
      <w:bookmarkEnd w:id="173"/>
      <w:r>
        <w:rPr>
          <w:b/>
          <w:w w:val="110"/>
          <w:sz w:val="18"/>
        </w:rPr>
        <w:t xml:space="preserve">Table 2: </w:t>
      </w:r>
      <w:r>
        <w:rPr>
          <w:w w:val="110"/>
          <w:sz w:val="18"/>
        </w:rPr>
        <w:t xml:space="preserve">Metocean conditions used as the design point in the design and sensitivity studies (adopted from Jonkman </w:t>
      </w:r>
      <w:hyperlink w:anchor="_bookmark52" w:history="1">
        <w:r>
          <w:rPr>
            <w:w w:val="110"/>
            <w:sz w:val="18"/>
          </w:rPr>
          <w:t>[18]).</w:t>
        </w:r>
      </w:hyperlink>
    </w:p>
    <w:p w:rsidR="00012D33" w:rsidRDefault="00F23B9E">
      <w:pPr>
        <w:pStyle w:val="BodyText"/>
        <w:spacing w:before="2"/>
        <w:rPr>
          <w:sz w:val="15"/>
        </w:rPr>
      </w:pPr>
      <w:r>
        <w:rPr>
          <w:noProof/>
        </w:rPr>
        <mc:AlternateContent>
          <mc:Choice Requires="wps">
            <w:drawing>
              <wp:anchor distT="0" distB="0" distL="0" distR="0" simplePos="0" relativeHeight="251599872" behindDoc="0" locked="0" layoutInCell="1" allowOverlap="1" wp14:anchorId="5FC08F02" wp14:editId="3CFB8895">
                <wp:simplePos x="0" y="0"/>
                <wp:positionH relativeFrom="page">
                  <wp:posOffset>2964815</wp:posOffset>
                </wp:positionH>
                <wp:positionV relativeFrom="paragraph">
                  <wp:posOffset>138430</wp:posOffset>
                </wp:positionV>
                <wp:extent cx="1842770" cy="0"/>
                <wp:effectExtent l="12065" t="6985" r="12065" b="12065"/>
                <wp:wrapTopAndBottom/>
                <wp:docPr id="996"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277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62C0C8" id="Line 985" o:spid="_x0000_s1026" style="position:absolute;z-index:25159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33.45pt,10.9pt" to="378.5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tBeIAIAAEU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" strokeweight=".14042mm">
                <w10:wrap type="topAndBottom" anchorx="page"/>
              </v:line>
            </w:pict>
          </mc:Fallback>
        </mc:AlternateContent>
      </w:r>
    </w:p>
    <w:p w:rsidR="00012D33" w:rsidRDefault="0009622D">
      <w:pPr>
        <w:tabs>
          <w:tab w:val="left" w:pos="2108"/>
        </w:tabs>
        <w:spacing w:after="27" w:line="163" w:lineRule="exact"/>
        <w:ind w:right="33"/>
        <w:jc w:val="center"/>
        <w:rPr>
          <w:b/>
          <w:sz w:val="18"/>
        </w:rPr>
      </w:pPr>
      <w:r>
        <w:rPr>
          <w:b/>
          <w:w w:val="120"/>
          <w:sz w:val="18"/>
        </w:rPr>
        <w:t>Parameter</w:t>
      </w:r>
      <w:r>
        <w:rPr>
          <w:b/>
          <w:w w:val="120"/>
          <w:sz w:val="18"/>
        </w:rPr>
        <w:tab/>
      </w:r>
      <w:r>
        <w:rPr>
          <w:b/>
          <w:spacing w:val="-4"/>
          <w:w w:val="120"/>
          <w:sz w:val="18"/>
        </w:rPr>
        <w:t>Value</w:t>
      </w:r>
    </w:p>
    <w:p w:rsidR="00012D33" w:rsidRDefault="00F23B9E">
      <w:pPr>
        <w:pStyle w:val="BodyText"/>
        <w:spacing w:line="55" w:lineRule="exact"/>
        <w:ind w:left="3344"/>
        <w:rPr>
          <w:sz w:val="5"/>
        </w:rPr>
      </w:pPr>
      <w:r>
        <w:rPr>
          <w:noProof/>
          <w:sz w:val="5"/>
        </w:rPr>
        <mc:AlternateContent>
          <mc:Choice Requires="wpg">
            <w:drawing>
              <wp:inline distT="0" distB="0" distL="0" distR="0" wp14:anchorId="793B36C9" wp14:editId="124A1346">
                <wp:extent cx="1848485" cy="35560"/>
                <wp:effectExtent l="8890" t="7620" r="9525" b="4445"/>
                <wp:docPr id="993" name="Group 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8485" cy="35560"/>
                          <a:chOff x="0" y="0"/>
                          <a:chExt cx="2911" cy="56"/>
                        </a:xfrm>
                      </wpg:grpSpPr>
                      <wps:wsp>
                        <wps:cNvPr id="994" name="Line 984"/>
                        <wps:cNvCnPr>
                          <a:cxnSpLocks noChangeShapeType="1"/>
                        </wps:cNvCnPr>
                        <wps:spPr bwMode="auto">
                          <a:xfrm>
                            <a:off x="4" y="4"/>
                            <a:ext cx="290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5" name="Line 983"/>
                        <wps:cNvCnPr>
                          <a:cxnSpLocks noChangeShapeType="1"/>
                        </wps:cNvCnPr>
                        <wps:spPr bwMode="auto">
                          <a:xfrm>
                            <a:off x="4" y="52"/>
                            <a:ext cx="290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1CDE380" id="Group 982" o:spid="_x0000_s1026" style="width:145.55pt;height:2.8pt;mso-position-horizontal-relative:char;mso-position-vertical-relative:line" coordsize="291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">
                <v:line id="Line 984" o:spid="_x0000_s1027" style="position:absolute;visibility:visible;mso-wrap-style:square" from="4,4" to="29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" strokeweight=".14042mm"/>
                <v:line id="Line 983" o:spid="_x0000_s1028" style="position:absolute;visibility:visible;mso-wrap-style:square" from="4,52" to="290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" strokeweight=".14042mm"/>
                <w10:anchorlock/>
              </v:group>
            </w:pict>
          </mc:Fallback>
        </mc:AlternateContent>
      </w:r>
    </w:p>
    <w:p w:rsidR="00012D33" w:rsidRDefault="0009622D">
      <w:pPr>
        <w:tabs>
          <w:tab w:val="left" w:pos="5576"/>
        </w:tabs>
        <w:spacing w:after="17" w:line="252" w:lineRule="auto"/>
        <w:ind w:left="3468" w:right="3466"/>
        <w:rPr>
          <w:rFonts w:ascii="Arial"/>
          <w:i/>
          <w:sz w:val="18"/>
        </w:rPr>
      </w:pPr>
      <w:r>
        <w:rPr>
          <w:w w:val="110"/>
          <w:sz w:val="18"/>
        </w:rPr>
        <w:t>Wind</w:t>
      </w:r>
      <w:r>
        <w:rPr>
          <w:spacing w:val="4"/>
          <w:w w:val="110"/>
          <w:sz w:val="18"/>
        </w:rPr>
        <w:t xml:space="preserve"> </w:t>
      </w:r>
      <w:r>
        <w:rPr>
          <w:w w:val="110"/>
          <w:sz w:val="18"/>
        </w:rPr>
        <w:t>reference</w:t>
      </w:r>
      <w:r>
        <w:rPr>
          <w:spacing w:val="4"/>
          <w:w w:val="110"/>
          <w:sz w:val="18"/>
        </w:rPr>
        <w:t xml:space="preserve"> </w:t>
      </w:r>
      <w:r>
        <w:rPr>
          <w:w w:val="110"/>
          <w:sz w:val="18"/>
        </w:rPr>
        <w:t>speed</w:t>
      </w:r>
      <w:r>
        <w:rPr>
          <w:w w:val="110"/>
          <w:sz w:val="18"/>
        </w:rPr>
        <w:tab/>
        <w:t>11</w:t>
      </w:r>
      <w:r>
        <w:rPr>
          <w:spacing w:val="-13"/>
          <w:w w:val="110"/>
          <w:sz w:val="18"/>
        </w:rPr>
        <w:t xml:space="preserve"> </w:t>
      </w:r>
      <w:r>
        <w:rPr>
          <w:rFonts w:ascii="Arial"/>
          <w:i/>
          <w:w w:val="110"/>
          <w:sz w:val="18"/>
        </w:rPr>
        <w:t>m/s</w:t>
      </w:r>
      <w:r>
        <w:rPr>
          <w:rFonts w:ascii="Arial"/>
          <w:i/>
          <w:w w:val="117"/>
          <w:sz w:val="18"/>
        </w:rPr>
        <w:t xml:space="preserve"> </w:t>
      </w:r>
      <w:r>
        <w:rPr>
          <w:w w:val="110"/>
          <w:sz w:val="18"/>
        </w:rPr>
        <w:t>Wind</w:t>
      </w:r>
      <w:r>
        <w:rPr>
          <w:spacing w:val="6"/>
          <w:w w:val="110"/>
          <w:sz w:val="18"/>
        </w:rPr>
        <w:t xml:space="preserve"> </w:t>
      </w:r>
      <w:r>
        <w:rPr>
          <w:w w:val="110"/>
          <w:sz w:val="18"/>
        </w:rPr>
        <w:t>reference</w:t>
      </w:r>
      <w:r>
        <w:rPr>
          <w:spacing w:val="6"/>
          <w:w w:val="110"/>
          <w:sz w:val="18"/>
        </w:rPr>
        <w:t xml:space="preserve"> </w:t>
      </w:r>
      <w:r>
        <w:rPr>
          <w:w w:val="110"/>
          <w:sz w:val="18"/>
        </w:rPr>
        <w:t>height</w:t>
      </w:r>
      <w:r>
        <w:rPr>
          <w:w w:val="110"/>
          <w:sz w:val="18"/>
        </w:rPr>
        <w:tab/>
      </w:r>
      <w:r>
        <w:rPr>
          <w:w w:val="105"/>
          <w:sz w:val="18"/>
        </w:rPr>
        <w:t>119</w:t>
      </w:r>
      <w:r>
        <w:rPr>
          <w:spacing w:val="-20"/>
          <w:w w:val="105"/>
          <w:sz w:val="18"/>
        </w:rPr>
        <w:t xml:space="preserve"> </w:t>
      </w:r>
      <w:r>
        <w:rPr>
          <w:rFonts w:ascii="Arial"/>
          <w:i/>
          <w:w w:val="105"/>
          <w:sz w:val="18"/>
        </w:rPr>
        <w:t>m</w:t>
      </w:r>
      <w:r>
        <w:rPr>
          <w:rFonts w:ascii="Arial"/>
          <w:i/>
          <w:w w:val="108"/>
          <w:sz w:val="18"/>
        </w:rPr>
        <w:t xml:space="preserve"> </w:t>
      </w:r>
      <w:r>
        <w:rPr>
          <w:spacing w:val="-4"/>
          <w:w w:val="110"/>
          <w:sz w:val="18"/>
        </w:rPr>
        <w:t>Water</w:t>
      </w:r>
      <w:r>
        <w:rPr>
          <w:spacing w:val="29"/>
          <w:w w:val="110"/>
          <w:sz w:val="18"/>
        </w:rPr>
        <w:t xml:space="preserve"> </w:t>
      </w:r>
      <w:r>
        <w:rPr>
          <w:w w:val="110"/>
          <w:sz w:val="18"/>
        </w:rPr>
        <w:t>depth</w:t>
      </w:r>
      <w:r>
        <w:rPr>
          <w:w w:val="110"/>
          <w:sz w:val="18"/>
        </w:rPr>
        <w:tab/>
      </w:r>
      <w:r>
        <w:rPr>
          <w:w w:val="105"/>
          <w:sz w:val="18"/>
        </w:rPr>
        <w:t>320</w:t>
      </w:r>
      <w:r>
        <w:rPr>
          <w:spacing w:val="-20"/>
          <w:w w:val="105"/>
          <w:sz w:val="18"/>
        </w:rPr>
        <w:t xml:space="preserve"> </w:t>
      </w:r>
      <w:r>
        <w:rPr>
          <w:rFonts w:ascii="Arial"/>
          <w:i/>
          <w:w w:val="105"/>
          <w:sz w:val="18"/>
        </w:rPr>
        <w:t>m</w:t>
      </w:r>
      <w:r>
        <w:rPr>
          <w:rFonts w:ascii="Arial"/>
          <w:i/>
          <w:w w:val="108"/>
          <w:sz w:val="18"/>
        </w:rPr>
        <w:t xml:space="preserve"> </w:t>
      </w:r>
      <w:r>
        <w:rPr>
          <w:w w:val="110"/>
          <w:sz w:val="18"/>
        </w:rPr>
        <w:t>Significant</w:t>
      </w:r>
      <w:r>
        <w:rPr>
          <w:spacing w:val="1"/>
          <w:w w:val="110"/>
          <w:sz w:val="18"/>
        </w:rPr>
        <w:t xml:space="preserve"> </w:t>
      </w:r>
      <w:r>
        <w:rPr>
          <w:spacing w:val="-5"/>
          <w:w w:val="110"/>
          <w:sz w:val="18"/>
        </w:rPr>
        <w:t>wave</w:t>
      </w:r>
      <w:r>
        <w:rPr>
          <w:spacing w:val="1"/>
          <w:w w:val="110"/>
          <w:sz w:val="18"/>
        </w:rPr>
        <w:t xml:space="preserve"> </w:t>
      </w:r>
      <w:r>
        <w:rPr>
          <w:w w:val="110"/>
          <w:sz w:val="18"/>
        </w:rPr>
        <w:t>height</w:t>
      </w:r>
      <w:r>
        <w:rPr>
          <w:w w:val="110"/>
          <w:sz w:val="18"/>
        </w:rPr>
        <w:tab/>
      </w:r>
      <w:r>
        <w:rPr>
          <w:w w:val="105"/>
          <w:sz w:val="18"/>
        </w:rPr>
        <w:t>10.8</w:t>
      </w:r>
      <w:r>
        <w:rPr>
          <w:spacing w:val="-17"/>
          <w:w w:val="105"/>
          <w:sz w:val="18"/>
        </w:rPr>
        <w:t xml:space="preserve"> </w:t>
      </w:r>
      <w:r>
        <w:rPr>
          <w:rFonts w:ascii="Arial"/>
          <w:i/>
          <w:w w:val="105"/>
          <w:sz w:val="18"/>
        </w:rPr>
        <w:t>m</w:t>
      </w:r>
      <w:r>
        <w:rPr>
          <w:rFonts w:ascii="Arial"/>
          <w:i/>
          <w:w w:val="108"/>
          <w:sz w:val="18"/>
        </w:rPr>
        <w:t xml:space="preserve"> </w:t>
      </w:r>
      <w:r>
        <w:rPr>
          <w:w w:val="110"/>
          <w:sz w:val="18"/>
        </w:rPr>
        <w:t>Significant</w:t>
      </w:r>
      <w:r>
        <w:rPr>
          <w:spacing w:val="3"/>
          <w:w w:val="110"/>
          <w:sz w:val="18"/>
        </w:rPr>
        <w:t xml:space="preserve"> </w:t>
      </w:r>
      <w:r>
        <w:rPr>
          <w:spacing w:val="-5"/>
          <w:w w:val="110"/>
          <w:sz w:val="18"/>
        </w:rPr>
        <w:t>wave</w:t>
      </w:r>
      <w:r>
        <w:rPr>
          <w:spacing w:val="3"/>
          <w:w w:val="110"/>
          <w:sz w:val="18"/>
        </w:rPr>
        <w:t xml:space="preserve"> </w:t>
      </w:r>
      <w:r>
        <w:rPr>
          <w:w w:val="110"/>
          <w:sz w:val="18"/>
        </w:rPr>
        <w:t>period</w:t>
      </w:r>
      <w:r>
        <w:rPr>
          <w:w w:val="110"/>
          <w:sz w:val="18"/>
        </w:rPr>
        <w:tab/>
      </w:r>
      <w:r>
        <w:rPr>
          <w:w w:val="105"/>
          <w:sz w:val="18"/>
        </w:rPr>
        <w:t>9.8</w:t>
      </w:r>
      <w:r>
        <w:rPr>
          <w:spacing w:val="-28"/>
          <w:w w:val="105"/>
          <w:sz w:val="18"/>
        </w:rPr>
        <w:t xml:space="preserve"> </w:t>
      </w:r>
      <w:r>
        <w:rPr>
          <w:rFonts w:ascii="Arial"/>
          <w:i/>
          <w:w w:val="105"/>
          <w:sz w:val="18"/>
        </w:rPr>
        <w:t>s</w:t>
      </w:r>
    </w:p>
    <w:p w:rsidR="00012D33" w:rsidRDefault="00F23B9E">
      <w:pPr>
        <w:pStyle w:val="BodyText"/>
        <w:spacing w:line="20" w:lineRule="exact"/>
        <w:ind w:left="3344"/>
        <w:rPr>
          <w:rFonts w:ascii="Arial"/>
          <w:sz w:val="2"/>
        </w:rPr>
      </w:pPr>
      <w:r>
        <w:rPr>
          <w:rFonts w:ascii="Arial"/>
          <w:noProof/>
          <w:sz w:val="2"/>
        </w:rPr>
        <mc:AlternateContent>
          <mc:Choice Requires="wpg">
            <w:drawing>
              <wp:inline distT="0" distB="0" distL="0" distR="0" wp14:anchorId="0E8FFE15" wp14:editId="150221AC">
                <wp:extent cx="1848485" cy="5080"/>
                <wp:effectExtent l="8890" t="4445" r="9525" b="9525"/>
                <wp:docPr id="991" name="Group 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8485" cy="5080"/>
                          <a:chOff x="0" y="0"/>
                          <a:chExt cx="2911" cy="8"/>
                        </a:xfrm>
                      </wpg:grpSpPr>
                      <wps:wsp>
                        <wps:cNvPr id="992" name="Line 981"/>
                        <wps:cNvCnPr>
                          <a:cxnSpLocks noChangeShapeType="1"/>
                        </wps:cNvCnPr>
                        <wps:spPr bwMode="auto">
                          <a:xfrm>
                            <a:off x="4" y="4"/>
                            <a:ext cx="290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43E9F4D" id="Group 980" o:spid="_x0000_s1026" style="width:145.55pt;height:.4pt;mso-position-horizontal-relative:char;mso-position-vertical-relative:line" coordsize="29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">
                <v:line id="Line 981" o:spid="_x0000_s1027" style="position:absolute;visibility:visible;mso-wrap-style:square" from="4,4" to="29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" strokeweight=".14042mm"/>
                <w10:anchorlock/>
              </v:group>
            </w:pict>
          </mc:Fallback>
        </mc:AlternateContent>
      </w:r>
    </w:p>
    <w:p w:rsidR="00012D33" w:rsidRDefault="00012D33">
      <w:pPr>
        <w:pStyle w:val="BodyText"/>
        <w:rPr>
          <w:rFonts w:ascii="Arial"/>
          <w:i/>
        </w:rPr>
      </w:pPr>
    </w:p>
    <w:p w:rsidR="00012D33" w:rsidRDefault="00012D33">
      <w:pPr>
        <w:pStyle w:val="BodyText"/>
        <w:spacing w:before="6"/>
        <w:rPr>
          <w:rFonts w:ascii="Arial"/>
          <w:i/>
          <w:sz w:val="26"/>
        </w:rPr>
      </w:pPr>
    </w:p>
    <w:p w:rsidR="00012D33" w:rsidRDefault="0009622D">
      <w:pPr>
        <w:pStyle w:val="BodyText"/>
        <w:spacing w:before="63"/>
        <w:ind w:left="120"/>
        <w:jc w:val="both"/>
      </w:pPr>
      <w:r>
        <w:rPr>
          <w:w w:val="105"/>
        </w:rPr>
        <w:t>where,</w:t>
      </w:r>
    </w:p>
    <w:p w:rsidR="00012D33" w:rsidRDefault="0009622D">
      <w:pPr>
        <w:pStyle w:val="ListParagraph"/>
        <w:numPr>
          <w:ilvl w:val="0"/>
          <w:numId w:val="9"/>
        </w:numPr>
        <w:tabs>
          <w:tab w:val="left" w:pos="619"/>
        </w:tabs>
        <w:spacing w:before="111" w:line="232" w:lineRule="auto"/>
        <w:ind w:right="118"/>
        <w:jc w:val="left"/>
        <w:rPr>
          <w:sz w:val="20"/>
        </w:rPr>
      </w:pPr>
      <w:r>
        <w:rPr>
          <w:b/>
          <w:w w:val="105"/>
          <w:sz w:val="20"/>
        </w:rPr>
        <w:t xml:space="preserve">x </w:t>
      </w:r>
      <w:r>
        <w:rPr>
          <w:w w:val="105"/>
          <w:sz w:val="20"/>
        </w:rPr>
        <w:t xml:space="preserve">is a vector of </w:t>
      </w:r>
      <w:r>
        <w:rPr>
          <w:i/>
          <w:w w:val="105"/>
          <w:sz w:val="20"/>
        </w:rPr>
        <w:t xml:space="preserve">n </w:t>
      </w:r>
      <w:r>
        <w:rPr>
          <w:rFonts w:ascii="Arial"/>
          <w:i/>
          <w:w w:val="105"/>
          <w:sz w:val="20"/>
        </w:rPr>
        <w:t>design variables</w:t>
      </w:r>
      <w:r>
        <w:rPr>
          <w:w w:val="105"/>
          <w:sz w:val="20"/>
        </w:rPr>
        <w:t xml:space="preserve">, the variables that are adjusted </w:t>
      </w:r>
      <w:proofErr w:type="gramStart"/>
      <w:r>
        <w:rPr>
          <w:w w:val="105"/>
          <w:sz w:val="20"/>
        </w:rPr>
        <w:t>in order to</w:t>
      </w:r>
      <w:proofErr w:type="gramEnd"/>
      <w:r>
        <w:rPr>
          <w:w w:val="105"/>
          <w:sz w:val="20"/>
        </w:rPr>
        <w:t xml:space="preserve"> find the optimal solution (see </w:t>
      </w:r>
      <w:r>
        <w:rPr>
          <w:spacing w:val="-4"/>
          <w:w w:val="105"/>
          <w:sz w:val="20"/>
        </w:rPr>
        <w:t>Table</w:t>
      </w:r>
      <w:r>
        <w:rPr>
          <w:spacing w:val="43"/>
          <w:w w:val="105"/>
          <w:sz w:val="20"/>
        </w:rPr>
        <w:t xml:space="preserve"> </w:t>
      </w:r>
      <w:hyperlink w:anchor="_bookmark22" w:history="1">
        <w:r>
          <w:rPr>
            <w:w w:val="105"/>
            <w:sz w:val="20"/>
          </w:rPr>
          <w:t>3);</w:t>
        </w:r>
      </w:hyperlink>
    </w:p>
    <w:p w:rsidR="00012D33" w:rsidRDefault="0009622D">
      <w:pPr>
        <w:pStyle w:val="ListParagraph"/>
        <w:numPr>
          <w:ilvl w:val="0"/>
          <w:numId w:val="9"/>
        </w:numPr>
        <w:tabs>
          <w:tab w:val="left" w:pos="619"/>
        </w:tabs>
        <w:spacing w:before="104"/>
        <w:jc w:val="left"/>
        <w:rPr>
          <w:sz w:val="20"/>
        </w:rPr>
      </w:pPr>
      <w:r>
        <w:rPr>
          <w:i/>
          <w:w w:val="145"/>
          <w:sz w:val="20"/>
        </w:rPr>
        <w:t>f</w:t>
      </w:r>
      <w:r>
        <w:rPr>
          <w:i/>
          <w:spacing w:val="-58"/>
          <w:w w:val="145"/>
          <w:sz w:val="20"/>
        </w:rPr>
        <w:t xml:space="preserve"> </w:t>
      </w:r>
      <w:r>
        <w:rPr>
          <w:w w:val="110"/>
          <w:sz w:val="20"/>
        </w:rPr>
        <w:t>(</w:t>
      </w:r>
      <w:r>
        <w:rPr>
          <w:b/>
          <w:w w:val="110"/>
          <w:sz w:val="20"/>
        </w:rPr>
        <w:t>x</w:t>
      </w:r>
      <w:r>
        <w:rPr>
          <w:w w:val="110"/>
          <w:sz w:val="20"/>
        </w:rPr>
        <w:t>)</w:t>
      </w:r>
      <w:r>
        <w:rPr>
          <w:spacing w:val="-8"/>
          <w:w w:val="110"/>
          <w:sz w:val="20"/>
        </w:rPr>
        <w:t xml:space="preserve"> </w:t>
      </w:r>
      <w:r>
        <w:rPr>
          <w:w w:val="110"/>
          <w:sz w:val="20"/>
        </w:rPr>
        <w:t>is</w:t>
      </w:r>
      <w:r>
        <w:rPr>
          <w:spacing w:val="-8"/>
          <w:w w:val="110"/>
          <w:sz w:val="20"/>
        </w:rPr>
        <w:t xml:space="preserve"> </w:t>
      </w:r>
      <w:r>
        <w:rPr>
          <w:w w:val="110"/>
          <w:sz w:val="20"/>
        </w:rPr>
        <w:t>the</w:t>
      </w:r>
      <w:r>
        <w:rPr>
          <w:spacing w:val="-8"/>
          <w:w w:val="110"/>
          <w:sz w:val="20"/>
        </w:rPr>
        <w:t xml:space="preserve"> </w:t>
      </w:r>
      <w:r>
        <w:rPr>
          <w:w w:val="110"/>
          <w:sz w:val="20"/>
        </w:rPr>
        <w:t>nonlinear</w:t>
      </w:r>
      <w:r>
        <w:rPr>
          <w:spacing w:val="-8"/>
          <w:w w:val="110"/>
          <w:sz w:val="20"/>
        </w:rPr>
        <w:t xml:space="preserve"> </w:t>
      </w:r>
      <w:r>
        <w:rPr>
          <w:rFonts w:ascii="Arial"/>
          <w:i/>
          <w:w w:val="110"/>
          <w:sz w:val="20"/>
        </w:rPr>
        <w:t>objective</w:t>
      </w:r>
      <w:r>
        <w:rPr>
          <w:rFonts w:ascii="Arial"/>
          <w:i/>
          <w:spacing w:val="-11"/>
          <w:w w:val="110"/>
          <w:sz w:val="20"/>
        </w:rPr>
        <w:t xml:space="preserve"> </w:t>
      </w:r>
      <w:r>
        <w:rPr>
          <w:rFonts w:ascii="Arial"/>
          <w:i/>
          <w:w w:val="110"/>
          <w:sz w:val="20"/>
        </w:rPr>
        <w:t>function</w:t>
      </w:r>
      <w:r>
        <w:rPr>
          <w:w w:val="110"/>
          <w:sz w:val="20"/>
        </w:rPr>
        <w:t>,</w:t>
      </w:r>
      <w:r>
        <w:rPr>
          <w:spacing w:val="-8"/>
          <w:w w:val="110"/>
          <w:sz w:val="20"/>
        </w:rPr>
        <w:t xml:space="preserve"> </w:t>
      </w:r>
      <w:r>
        <w:rPr>
          <w:w w:val="110"/>
          <w:sz w:val="20"/>
        </w:rPr>
        <w:t>the</w:t>
      </w:r>
      <w:r>
        <w:rPr>
          <w:spacing w:val="-8"/>
          <w:w w:val="110"/>
          <w:sz w:val="20"/>
        </w:rPr>
        <w:t xml:space="preserve"> </w:t>
      </w:r>
      <w:r>
        <w:rPr>
          <w:w w:val="110"/>
          <w:sz w:val="20"/>
        </w:rPr>
        <w:t>metric</w:t>
      </w:r>
      <w:r>
        <w:rPr>
          <w:spacing w:val="-8"/>
          <w:w w:val="110"/>
          <w:sz w:val="20"/>
        </w:rPr>
        <w:t xml:space="preserve"> </w:t>
      </w:r>
      <w:r>
        <w:rPr>
          <w:w w:val="110"/>
          <w:sz w:val="20"/>
        </w:rPr>
        <w:t>to</w:t>
      </w:r>
      <w:r>
        <w:rPr>
          <w:spacing w:val="-8"/>
          <w:w w:val="110"/>
          <w:sz w:val="20"/>
        </w:rPr>
        <w:t xml:space="preserve"> </w:t>
      </w:r>
      <w:r>
        <w:rPr>
          <w:spacing w:val="2"/>
          <w:w w:val="110"/>
          <w:sz w:val="20"/>
        </w:rPr>
        <w:t>be</w:t>
      </w:r>
      <w:r>
        <w:rPr>
          <w:spacing w:val="-8"/>
          <w:w w:val="110"/>
          <w:sz w:val="20"/>
        </w:rPr>
        <w:t xml:space="preserve"> </w:t>
      </w:r>
      <w:r>
        <w:rPr>
          <w:w w:val="110"/>
          <w:sz w:val="20"/>
        </w:rPr>
        <w:t>minimized</w:t>
      </w:r>
      <w:r>
        <w:rPr>
          <w:spacing w:val="-8"/>
          <w:w w:val="110"/>
          <w:sz w:val="20"/>
        </w:rPr>
        <w:t xml:space="preserve"> </w:t>
      </w:r>
      <w:r>
        <w:rPr>
          <w:spacing w:val="-3"/>
          <w:w w:val="110"/>
          <w:sz w:val="20"/>
        </w:rPr>
        <w:t>by</w:t>
      </w:r>
      <w:r>
        <w:rPr>
          <w:spacing w:val="-8"/>
          <w:w w:val="110"/>
          <w:sz w:val="20"/>
        </w:rPr>
        <w:t xml:space="preserve"> </w:t>
      </w:r>
      <w:r>
        <w:rPr>
          <w:w w:val="110"/>
          <w:sz w:val="20"/>
        </w:rPr>
        <w:t>the</w:t>
      </w:r>
      <w:r>
        <w:rPr>
          <w:spacing w:val="-8"/>
          <w:w w:val="110"/>
          <w:sz w:val="20"/>
        </w:rPr>
        <w:t xml:space="preserve"> </w:t>
      </w:r>
      <w:r>
        <w:rPr>
          <w:w w:val="110"/>
          <w:sz w:val="20"/>
        </w:rPr>
        <w:t>optimization</w:t>
      </w:r>
      <w:r>
        <w:rPr>
          <w:spacing w:val="-7"/>
          <w:w w:val="110"/>
          <w:sz w:val="20"/>
        </w:rPr>
        <w:t xml:space="preserve"> </w:t>
      </w:r>
      <w:r>
        <w:rPr>
          <w:w w:val="110"/>
          <w:sz w:val="20"/>
        </w:rPr>
        <w:t>algorithm;</w:t>
      </w:r>
    </w:p>
    <w:p w:rsidR="00012D33" w:rsidRDefault="0009622D">
      <w:pPr>
        <w:pStyle w:val="ListParagraph"/>
        <w:numPr>
          <w:ilvl w:val="0"/>
          <w:numId w:val="9"/>
        </w:numPr>
        <w:tabs>
          <w:tab w:val="left" w:pos="619"/>
        </w:tabs>
        <w:spacing w:before="67" w:line="232" w:lineRule="auto"/>
        <w:ind w:right="117"/>
        <w:jc w:val="left"/>
        <w:rPr>
          <w:sz w:val="20"/>
        </w:rPr>
      </w:pPr>
      <w:r>
        <w:rPr>
          <w:b/>
          <w:w w:val="110"/>
          <w:sz w:val="20"/>
        </w:rPr>
        <w:t>g</w:t>
      </w:r>
      <w:r>
        <w:rPr>
          <w:w w:val="110"/>
          <w:sz w:val="20"/>
        </w:rPr>
        <w:t>(</w:t>
      </w:r>
      <w:r>
        <w:rPr>
          <w:b/>
          <w:w w:val="110"/>
          <w:sz w:val="20"/>
        </w:rPr>
        <w:t>x</w:t>
      </w:r>
      <w:r>
        <w:rPr>
          <w:w w:val="110"/>
          <w:sz w:val="20"/>
        </w:rPr>
        <w:t xml:space="preserve">) is the vector of </w:t>
      </w:r>
      <w:r>
        <w:rPr>
          <w:rFonts w:ascii="Arial"/>
          <w:i/>
          <w:w w:val="110"/>
          <w:sz w:val="20"/>
        </w:rPr>
        <w:t>inequality constraints</w:t>
      </w:r>
      <w:r>
        <w:rPr>
          <w:w w:val="110"/>
          <w:sz w:val="20"/>
        </w:rPr>
        <w:t xml:space="preserve">, the set of conditions that the solution must satisfy (see </w:t>
      </w:r>
      <w:r>
        <w:rPr>
          <w:spacing w:val="-4"/>
          <w:w w:val="110"/>
          <w:sz w:val="20"/>
        </w:rPr>
        <w:t xml:space="preserve">Table </w:t>
      </w:r>
      <w:hyperlink w:anchor="_bookmark23" w:history="1">
        <w:r>
          <w:rPr>
            <w:w w:val="110"/>
            <w:sz w:val="20"/>
          </w:rPr>
          <w:t>4).</w:t>
        </w:r>
      </w:hyperlink>
      <w:r>
        <w:rPr>
          <w:w w:val="110"/>
          <w:sz w:val="20"/>
        </w:rPr>
        <w:t xml:space="preserve"> There are no equality</w:t>
      </w:r>
      <w:r>
        <w:rPr>
          <w:spacing w:val="41"/>
          <w:w w:val="110"/>
          <w:sz w:val="20"/>
        </w:rPr>
        <w:t xml:space="preserve"> </w:t>
      </w:r>
      <w:r>
        <w:rPr>
          <w:w w:val="110"/>
          <w:sz w:val="20"/>
        </w:rPr>
        <w:t>constraints;</w:t>
      </w:r>
    </w:p>
    <w:p w:rsidR="00012D33" w:rsidRDefault="0009622D">
      <w:pPr>
        <w:pStyle w:val="ListParagraph"/>
        <w:numPr>
          <w:ilvl w:val="0"/>
          <w:numId w:val="9"/>
        </w:numPr>
        <w:tabs>
          <w:tab w:val="left" w:pos="619"/>
        </w:tabs>
        <w:spacing w:before="105"/>
        <w:jc w:val="left"/>
        <w:rPr>
          <w:sz w:val="20"/>
        </w:rPr>
      </w:pPr>
      <w:r>
        <w:rPr>
          <w:b/>
          <w:w w:val="105"/>
          <w:sz w:val="20"/>
        </w:rPr>
        <w:t xml:space="preserve">X </w:t>
      </w:r>
      <w:r>
        <w:rPr>
          <w:w w:val="105"/>
          <w:sz w:val="20"/>
        </w:rPr>
        <w:t xml:space="preserve">is the design variable </w:t>
      </w:r>
      <w:r>
        <w:rPr>
          <w:rFonts w:ascii="Arial"/>
          <w:i/>
          <w:w w:val="105"/>
          <w:sz w:val="20"/>
        </w:rPr>
        <w:t>bounds</w:t>
      </w:r>
      <w:r>
        <w:rPr>
          <w:w w:val="105"/>
          <w:sz w:val="20"/>
        </w:rPr>
        <w:t xml:space="preserve">, the bracket of allowable design </w:t>
      </w:r>
      <w:proofErr w:type="gramStart"/>
      <w:r>
        <w:rPr>
          <w:w w:val="105"/>
          <w:sz w:val="20"/>
        </w:rPr>
        <w:t xml:space="preserve">variable </w:t>
      </w:r>
      <w:r>
        <w:rPr>
          <w:spacing w:val="36"/>
          <w:w w:val="105"/>
          <w:sz w:val="20"/>
        </w:rPr>
        <w:t xml:space="preserve"> </w:t>
      </w:r>
      <w:r>
        <w:rPr>
          <w:w w:val="105"/>
          <w:sz w:val="20"/>
        </w:rPr>
        <w:t>values</w:t>
      </w:r>
      <w:proofErr w:type="gramEnd"/>
      <w:r>
        <w:rPr>
          <w:w w:val="105"/>
          <w:sz w:val="20"/>
        </w:rPr>
        <w:t>.</w:t>
      </w:r>
    </w:p>
    <w:p w:rsidR="00012D33" w:rsidRDefault="0009622D">
      <w:pPr>
        <w:pStyle w:val="BodyText"/>
        <w:spacing w:before="196" w:line="177" w:lineRule="auto"/>
        <w:ind w:left="119" w:right="117" w:firstLine="298"/>
        <w:jc w:val="both"/>
      </w:pPr>
      <w:r>
        <w:rPr>
          <w:w w:val="105"/>
        </w:rPr>
        <w:t xml:space="preserve">Note that this problem statement imposes no requirements on the types of variables in </w:t>
      </w:r>
      <w:r>
        <w:rPr>
          <w:b/>
          <w:w w:val="105"/>
        </w:rPr>
        <w:t>x</w:t>
      </w:r>
      <w:r>
        <w:rPr>
          <w:w w:val="105"/>
        </w:rPr>
        <w:t>. A mixed-integer solution is desired, where some design variables are continuous (</w:t>
      </w:r>
      <w:r>
        <w:rPr>
          <w:i/>
          <w:w w:val="105"/>
        </w:rPr>
        <w:t xml:space="preserve">x </w:t>
      </w:r>
      <w:r>
        <w:rPr>
          <w:rFonts w:ascii="Meiryo" w:hAnsi="Meiryo"/>
          <w:i/>
          <w:w w:val="105"/>
        </w:rPr>
        <w:t xml:space="preserve">∈ </w:t>
      </w:r>
      <w:r>
        <w:rPr>
          <w:rFonts w:ascii="Arial" w:hAnsi="Arial"/>
          <w:w w:val="105"/>
        </w:rPr>
        <w:t>R</w:t>
      </w:r>
      <w:r>
        <w:rPr>
          <w:w w:val="105"/>
        </w:rPr>
        <w:t>) and others are discrete variables that can only take integer values (</w:t>
      </w:r>
      <w:r>
        <w:rPr>
          <w:i/>
          <w:w w:val="105"/>
        </w:rPr>
        <w:t xml:space="preserve">x </w:t>
      </w:r>
      <w:r>
        <w:rPr>
          <w:rFonts w:ascii="Meiryo" w:hAnsi="Meiryo"/>
          <w:i/>
          <w:w w:val="105"/>
        </w:rPr>
        <w:t xml:space="preserve">∈ </w:t>
      </w:r>
      <w:r>
        <w:rPr>
          <w:rFonts w:ascii="Arial" w:hAnsi="Arial"/>
          <w:w w:val="105"/>
        </w:rPr>
        <w:t>Z</w:t>
      </w:r>
      <w:r>
        <w:rPr>
          <w:w w:val="105"/>
        </w:rPr>
        <w:t>).  An example of an integer design variable in this application is the</w:t>
      </w:r>
    </w:p>
    <w:p w:rsidR="00012D33" w:rsidRDefault="0009622D">
      <w:pPr>
        <w:pStyle w:val="BodyText"/>
        <w:spacing w:before="11"/>
        <w:ind w:left="119"/>
        <w:jc w:val="both"/>
      </w:pPr>
      <w:r>
        <w:rPr>
          <w:w w:val="105"/>
        </w:rPr>
        <w:t>number of offset columns or the number of mooring line   connections.</w:t>
      </w:r>
    </w:p>
    <w:p w:rsidR="00012D33" w:rsidRDefault="00012D33">
      <w:pPr>
        <w:pStyle w:val="BodyText"/>
        <w:spacing w:before="1"/>
        <w:rPr>
          <w:sz w:val="27"/>
        </w:rPr>
      </w:pPr>
    </w:p>
    <w:p w:rsidR="00012D33" w:rsidRDefault="0009622D">
      <w:pPr>
        <w:pStyle w:val="Heading4"/>
        <w:numPr>
          <w:ilvl w:val="2"/>
          <w:numId w:val="13"/>
        </w:numPr>
        <w:tabs>
          <w:tab w:val="left" w:pos="821"/>
        </w:tabs>
        <w:ind w:hanging="700"/>
        <w:jc w:val="both"/>
      </w:pPr>
      <w:bookmarkStart w:id="174" w:name="Objectives"/>
      <w:bookmarkEnd w:id="174"/>
      <w:r>
        <w:rPr>
          <w:w w:val="115"/>
        </w:rPr>
        <w:t>Objectives</w:t>
      </w:r>
    </w:p>
    <w:p w:rsidR="00012D33" w:rsidRDefault="0009622D">
      <w:pPr>
        <w:pStyle w:val="BodyText"/>
        <w:spacing w:before="161"/>
        <w:ind w:left="119"/>
        <w:jc w:val="both"/>
      </w:pPr>
      <w:r>
        <w:rPr>
          <w:w w:val="105"/>
        </w:rPr>
        <w:t>As described above, two objective functions are used in this analysis:</w:t>
      </w:r>
    </w:p>
    <w:p w:rsidR="00012D33" w:rsidRDefault="0009622D">
      <w:pPr>
        <w:pStyle w:val="ListParagraph"/>
        <w:numPr>
          <w:ilvl w:val="3"/>
          <w:numId w:val="13"/>
        </w:numPr>
        <w:tabs>
          <w:tab w:val="left" w:pos="619"/>
        </w:tabs>
        <w:spacing w:before="103" w:line="357" w:lineRule="exact"/>
        <w:jc w:val="left"/>
        <w:rPr>
          <w:rFonts w:ascii="Arial"/>
          <w:i/>
          <w:sz w:val="20"/>
        </w:rPr>
      </w:pPr>
      <w:r>
        <w:rPr>
          <w:b/>
          <w:w w:val="110"/>
          <w:sz w:val="20"/>
        </w:rPr>
        <w:t xml:space="preserve">Substructure system mass:  </w:t>
      </w:r>
      <w:r>
        <w:rPr>
          <w:w w:val="110"/>
          <w:sz w:val="20"/>
        </w:rPr>
        <w:t xml:space="preserve">The mass of components from the freeboard point and below  </w:t>
      </w:r>
      <w:r>
        <w:rPr>
          <w:spacing w:val="38"/>
          <w:w w:val="110"/>
          <w:sz w:val="20"/>
        </w:rPr>
        <w:t xml:space="preserve"> </w:t>
      </w:r>
      <w:r>
        <w:rPr>
          <w:rFonts w:ascii="Arial"/>
          <w:i/>
          <w:w w:val="110"/>
          <w:sz w:val="20"/>
        </w:rPr>
        <w:t>except</w:t>
      </w:r>
    </w:p>
    <w:p w:rsidR="00012D33" w:rsidRDefault="0009622D">
      <w:pPr>
        <w:pStyle w:val="BodyText"/>
        <w:spacing w:line="224" w:lineRule="exact"/>
        <w:ind w:left="618"/>
      </w:pPr>
      <w:r>
        <w:rPr>
          <w:w w:val="105"/>
        </w:rPr>
        <w:t xml:space="preserve">mooring and anchor </w:t>
      </w:r>
      <w:proofErr w:type="gramStart"/>
      <w:r>
        <w:rPr>
          <w:w w:val="105"/>
        </w:rPr>
        <w:t>system  masses</w:t>
      </w:r>
      <w:proofErr w:type="gramEnd"/>
      <w:r>
        <w:rPr>
          <w:w w:val="105"/>
        </w:rPr>
        <w:t>;</w:t>
      </w:r>
    </w:p>
    <w:p w:rsidR="00012D33" w:rsidRDefault="0009622D">
      <w:pPr>
        <w:pStyle w:val="ListParagraph"/>
        <w:numPr>
          <w:ilvl w:val="3"/>
          <w:numId w:val="13"/>
        </w:numPr>
        <w:tabs>
          <w:tab w:val="left" w:pos="619"/>
        </w:tabs>
        <w:spacing w:before="104" w:line="357" w:lineRule="exact"/>
        <w:jc w:val="left"/>
        <w:rPr>
          <w:sz w:val="20"/>
        </w:rPr>
      </w:pPr>
      <w:proofErr w:type="gramStart"/>
      <w:r>
        <w:rPr>
          <w:b/>
          <w:w w:val="110"/>
          <w:sz w:val="20"/>
        </w:rPr>
        <w:t>Substructure  system</w:t>
      </w:r>
      <w:proofErr w:type="gramEnd"/>
      <w:r>
        <w:rPr>
          <w:b/>
          <w:w w:val="110"/>
          <w:sz w:val="20"/>
        </w:rPr>
        <w:t xml:space="preserve">  cost:      </w:t>
      </w:r>
      <w:r>
        <w:rPr>
          <w:b/>
          <w:spacing w:val="4"/>
          <w:w w:val="110"/>
          <w:sz w:val="20"/>
        </w:rPr>
        <w:t xml:space="preserve"> </w:t>
      </w:r>
      <w:r>
        <w:rPr>
          <w:w w:val="110"/>
          <w:sz w:val="20"/>
        </w:rPr>
        <w:t>The capital cost of components from the freeboard point and below</w:t>
      </w:r>
    </w:p>
    <w:p w:rsidR="00012D33" w:rsidRDefault="0009622D">
      <w:pPr>
        <w:spacing w:line="225" w:lineRule="exact"/>
        <w:ind w:left="618"/>
        <w:rPr>
          <w:sz w:val="20"/>
        </w:rPr>
      </w:pPr>
      <w:r>
        <w:rPr>
          <w:rFonts w:ascii="Arial"/>
          <w:i/>
          <w:w w:val="105"/>
          <w:sz w:val="20"/>
        </w:rPr>
        <w:t xml:space="preserve">including </w:t>
      </w:r>
      <w:r>
        <w:rPr>
          <w:w w:val="105"/>
          <w:sz w:val="20"/>
        </w:rPr>
        <w:t xml:space="preserve">mooring and anchor </w:t>
      </w:r>
      <w:proofErr w:type="gramStart"/>
      <w:r>
        <w:rPr>
          <w:w w:val="105"/>
          <w:sz w:val="20"/>
        </w:rPr>
        <w:t>system  costs</w:t>
      </w:r>
      <w:proofErr w:type="gramEnd"/>
      <w:r>
        <w:rPr>
          <w:w w:val="105"/>
          <w:sz w:val="20"/>
        </w:rPr>
        <w:t>;</w:t>
      </w:r>
    </w:p>
    <w:p w:rsidR="00012D33" w:rsidRDefault="00012D33">
      <w:pPr>
        <w:pStyle w:val="BodyText"/>
        <w:spacing w:before="1"/>
        <w:rPr>
          <w:sz w:val="27"/>
        </w:rPr>
      </w:pPr>
    </w:p>
    <w:p w:rsidR="00012D33" w:rsidRDefault="0009622D">
      <w:pPr>
        <w:pStyle w:val="Heading4"/>
        <w:numPr>
          <w:ilvl w:val="2"/>
          <w:numId w:val="13"/>
        </w:numPr>
        <w:tabs>
          <w:tab w:val="left" w:pos="821"/>
        </w:tabs>
        <w:ind w:hanging="700"/>
        <w:jc w:val="both"/>
      </w:pPr>
      <w:bookmarkStart w:id="175" w:name="Algorithms"/>
      <w:bookmarkEnd w:id="175"/>
      <w:r>
        <w:rPr>
          <w:w w:val="115"/>
        </w:rPr>
        <w:t>Algorithms</w:t>
      </w:r>
    </w:p>
    <w:p w:rsidR="00012D33" w:rsidRDefault="0009622D">
      <w:pPr>
        <w:pStyle w:val="BodyText"/>
        <w:spacing w:before="161"/>
        <w:ind w:left="119"/>
        <w:jc w:val="both"/>
      </w:pPr>
      <w:r>
        <w:rPr>
          <w:w w:val="105"/>
        </w:rPr>
        <w:t>Two derivative-free optimization algorithms were applied sequentially to the substructure design problem:</w:t>
      </w:r>
    </w:p>
    <w:p w:rsidR="00012D33" w:rsidRDefault="00012D33">
      <w:pPr>
        <w:pStyle w:val="BodyText"/>
        <w:spacing w:before="8"/>
        <w:rPr>
          <w:sz w:val="16"/>
        </w:rPr>
      </w:pPr>
    </w:p>
    <w:p w:rsidR="00012D33" w:rsidRDefault="0009622D">
      <w:pPr>
        <w:pStyle w:val="ListParagraph"/>
        <w:numPr>
          <w:ilvl w:val="0"/>
          <w:numId w:val="8"/>
        </w:numPr>
        <w:tabs>
          <w:tab w:val="left" w:pos="619"/>
        </w:tabs>
        <w:spacing w:line="273" w:lineRule="auto"/>
        <w:ind w:right="117"/>
        <w:jc w:val="both"/>
        <w:rPr>
          <w:sz w:val="20"/>
        </w:rPr>
      </w:pPr>
      <w:r>
        <w:rPr>
          <w:b/>
          <w:w w:val="110"/>
          <w:sz w:val="20"/>
        </w:rPr>
        <w:t xml:space="preserve">Global design space search and optimization: </w:t>
      </w:r>
      <w:r>
        <w:rPr>
          <w:w w:val="110"/>
          <w:sz w:val="20"/>
        </w:rPr>
        <w:t xml:space="preserve">Native implementation of the </w:t>
      </w:r>
      <w:proofErr w:type="gramStart"/>
      <w:r>
        <w:rPr>
          <w:w w:val="110"/>
          <w:sz w:val="20"/>
        </w:rPr>
        <w:t>Non Sorting</w:t>
      </w:r>
      <w:proofErr w:type="gramEnd"/>
      <w:r>
        <w:rPr>
          <w:w w:val="110"/>
          <w:sz w:val="20"/>
        </w:rPr>
        <w:t xml:space="preserve"> Genetic Algorithm</w:t>
      </w:r>
      <w:r>
        <w:rPr>
          <w:spacing w:val="-11"/>
          <w:w w:val="110"/>
          <w:sz w:val="20"/>
        </w:rPr>
        <w:t xml:space="preserve"> </w:t>
      </w:r>
      <w:r>
        <w:rPr>
          <w:w w:val="110"/>
          <w:sz w:val="20"/>
        </w:rPr>
        <w:t>(NSGA)-II</w:t>
      </w:r>
      <w:r>
        <w:rPr>
          <w:spacing w:val="-12"/>
          <w:w w:val="110"/>
          <w:sz w:val="20"/>
        </w:rPr>
        <w:t xml:space="preserve"> </w:t>
      </w:r>
      <w:r>
        <w:rPr>
          <w:w w:val="110"/>
          <w:sz w:val="20"/>
        </w:rPr>
        <w:t>genetic</w:t>
      </w:r>
      <w:r>
        <w:rPr>
          <w:spacing w:val="-11"/>
          <w:w w:val="110"/>
          <w:sz w:val="20"/>
        </w:rPr>
        <w:t xml:space="preserve"> </w:t>
      </w:r>
      <w:r>
        <w:rPr>
          <w:w w:val="110"/>
          <w:sz w:val="20"/>
        </w:rPr>
        <w:t>algorithm</w:t>
      </w:r>
      <w:r>
        <w:rPr>
          <w:spacing w:val="-11"/>
          <w:w w:val="110"/>
          <w:sz w:val="20"/>
        </w:rPr>
        <w:t xml:space="preserve"> </w:t>
      </w:r>
      <w:hyperlink w:anchor="_bookmark43" w:history="1">
        <w:r>
          <w:rPr>
            <w:w w:val="110"/>
            <w:sz w:val="20"/>
          </w:rPr>
          <w:t>[9]</w:t>
        </w:r>
      </w:hyperlink>
      <w:r>
        <w:rPr>
          <w:spacing w:val="-12"/>
          <w:w w:val="110"/>
          <w:sz w:val="20"/>
        </w:rPr>
        <w:t xml:space="preserve"> </w:t>
      </w:r>
      <w:r>
        <w:rPr>
          <w:w w:val="110"/>
          <w:sz w:val="20"/>
        </w:rPr>
        <w:t>with</w:t>
      </w:r>
      <w:r>
        <w:rPr>
          <w:spacing w:val="-11"/>
          <w:w w:val="110"/>
          <w:sz w:val="20"/>
        </w:rPr>
        <w:t xml:space="preserve"> </w:t>
      </w:r>
      <w:r>
        <w:rPr>
          <w:w w:val="110"/>
          <w:sz w:val="20"/>
        </w:rPr>
        <w:t>some</w:t>
      </w:r>
      <w:r>
        <w:rPr>
          <w:spacing w:val="-12"/>
          <w:w w:val="110"/>
          <w:sz w:val="20"/>
        </w:rPr>
        <w:t xml:space="preserve"> </w:t>
      </w:r>
      <w:r>
        <w:rPr>
          <w:w w:val="110"/>
          <w:sz w:val="20"/>
        </w:rPr>
        <w:t>modifications</w:t>
      </w:r>
      <w:r>
        <w:rPr>
          <w:spacing w:val="-12"/>
          <w:w w:val="110"/>
          <w:sz w:val="20"/>
        </w:rPr>
        <w:t xml:space="preserve"> </w:t>
      </w:r>
      <w:r>
        <w:rPr>
          <w:w w:val="110"/>
          <w:sz w:val="20"/>
        </w:rPr>
        <w:t>for</w:t>
      </w:r>
      <w:r>
        <w:rPr>
          <w:spacing w:val="-12"/>
          <w:w w:val="110"/>
          <w:sz w:val="20"/>
        </w:rPr>
        <w:t xml:space="preserve"> </w:t>
      </w:r>
      <w:r>
        <w:rPr>
          <w:w w:val="110"/>
          <w:sz w:val="20"/>
        </w:rPr>
        <w:t>constraint</w:t>
      </w:r>
      <w:r>
        <w:rPr>
          <w:spacing w:val="-11"/>
          <w:w w:val="110"/>
          <w:sz w:val="20"/>
        </w:rPr>
        <w:t xml:space="preserve"> </w:t>
      </w:r>
      <w:r>
        <w:rPr>
          <w:w w:val="110"/>
          <w:sz w:val="20"/>
        </w:rPr>
        <w:t>and</w:t>
      </w:r>
      <w:r>
        <w:rPr>
          <w:spacing w:val="-11"/>
          <w:w w:val="110"/>
          <w:sz w:val="20"/>
        </w:rPr>
        <w:t xml:space="preserve"> </w:t>
      </w:r>
      <w:r>
        <w:rPr>
          <w:w w:val="110"/>
          <w:sz w:val="20"/>
        </w:rPr>
        <w:t>integer</w:t>
      </w:r>
      <w:r>
        <w:rPr>
          <w:spacing w:val="-12"/>
          <w:w w:val="110"/>
          <w:sz w:val="20"/>
        </w:rPr>
        <w:t xml:space="preserve"> </w:t>
      </w:r>
      <w:r>
        <w:rPr>
          <w:w w:val="110"/>
          <w:sz w:val="20"/>
        </w:rPr>
        <w:t xml:space="preserve">design </w:t>
      </w:r>
      <w:r>
        <w:rPr>
          <w:w w:val="105"/>
          <w:sz w:val="20"/>
        </w:rPr>
        <w:t>variable</w:t>
      </w:r>
      <w:r>
        <w:rPr>
          <w:spacing w:val="31"/>
          <w:w w:val="105"/>
          <w:sz w:val="20"/>
        </w:rPr>
        <w:t xml:space="preserve"> </w:t>
      </w:r>
      <w:r>
        <w:rPr>
          <w:w w:val="105"/>
          <w:sz w:val="20"/>
        </w:rPr>
        <w:t>handling;</w:t>
      </w:r>
    </w:p>
    <w:p w:rsidR="00012D33" w:rsidRDefault="0009622D">
      <w:pPr>
        <w:pStyle w:val="ListParagraph"/>
        <w:numPr>
          <w:ilvl w:val="0"/>
          <w:numId w:val="8"/>
        </w:numPr>
        <w:tabs>
          <w:tab w:val="left" w:pos="619"/>
        </w:tabs>
        <w:spacing w:before="161" w:line="273" w:lineRule="auto"/>
        <w:ind w:right="118"/>
        <w:rPr>
          <w:sz w:val="20"/>
        </w:rPr>
      </w:pPr>
      <w:r>
        <w:rPr>
          <w:b/>
          <w:w w:val="110"/>
          <w:sz w:val="20"/>
        </w:rPr>
        <w:t xml:space="preserve">Local neighborhood design space optimization: </w:t>
      </w:r>
      <w:r>
        <w:rPr>
          <w:w w:val="110"/>
          <w:sz w:val="20"/>
        </w:rPr>
        <w:t xml:space="preserve">Native implementation of the </w:t>
      </w:r>
      <w:proofErr w:type="spellStart"/>
      <w:r>
        <w:rPr>
          <w:w w:val="110"/>
          <w:sz w:val="20"/>
        </w:rPr>
        <w:t>Nelder</w:t>
      </w:r>
      <w:proofErr w:type="spellEnd"/>
      <w:r>
        <w:rPr>
          <w:w w:val="110"/>
          <w:sz w:val="20"/>
        </w:rPr>
        <w:t>-Mead simplex</w:t>
      </w:r>
      <w:r>
        <w:rPr>
          <w:spacing w:val="-19"/>
          <w:w w:val="110"/>
          <w:sz w:val="20"/>
        </w:rPr>
        <w:t xml:space="preserve"> </w:t>
      </w:r>
      <w:r>
        <w:rPr>
          <w:w w:val="110"/>
          <w:sz w:val="20"/>
        </w:rPr>
        <w:t>algorithm</w:t>
      </w:r>
      <w:r>
        <w:rPr>
          <w:spacing w:val="-18"/>
          <w:w w:val="110"/>
          <w:sz w:val="20"/>
        </w:rPr>
        <w:t xml:space="preserve"> </w:t>
      </w:r>
      <w:hyperlink w:anchor="_bookmark64" w:history="1">
        <w:r>
          <w:rPr>
            <w:w w:val="110"/>
            <w:sz w:val="20"/>
          </w:rPr>
          <w:t>[30]</w:t>
        </w:r>
      </w:hyperlink>
      <w:r>
        <w:rPr>
          <w:spacing w:val="-19"/>
          <w:w w:val="110"/>
          <w:sz w:val="20"/>
        </w:rPr>
        <w:t xml:space="preserve"> </w:t>
      </w:r>
      <w:r>
        <w:rPr>
          <w:w w:val="110"/>
          <w:sz w:val="20"/>
        </w:rPr>
        <w:t>with</w:t>
      </w:r>
      <w:r>
        <w:rPr>
          <w:spacing w:val="-19"/>
          <w:w w:val="110"/>
          <w:sz w:val="20"/>
        </w:rPr>
        <w:t xml:space="preserve"> </w:t>
      </w:r>
      <w:r>
        <w:rPr>
          <w:w w:val="110"/>
          <w:sz w:val="20"/>
        </w:rPr>
        <w:t>some</w:t>
      </w:r>
      <w:r>
        <w:rPr>
          <w:spacing w:val="-19"/>
          <w:w w:val="110"/>
          <w:sz w:val="20"/>
        </w:rPr>
        <w:t xml:space="preserve"> </w:t>
      </w:r>
      <w:r>
        <w:rPr>
          <w:w w:val="110"/>
          <w:sz w:val="20"/>
        </w:rPr>
        <w:t>modifications</w:t>
      </w:r>
      <w:r>
        <w:rPr>
          <w:spacing w:val="-19"/>
          <w:w w:val="110"/>
          <w:sz w:val="20"/>
        </w:rPr>
        <w:t xml:space="preserve"> </w:t>
      </w:r>
      <w:r>
        <w:rPr>
          <w:w w:val="110"/>
          <w:sz w:val="20"/>
        </w:rPr>
        <w:t>for</w:t>
      </w:r>
      <w:r>
        <w:rPr>
          <w:spacing w:val="-19"/>
          <w:w w:val="110"/>
          <w:sz w:val="20"/>
        </w:rPr>
        <w:t xml:space="preserve"> </w:t>
      </w:r>
      <w:r>
        <w:rPr>
          <w:w w:val="110"/>
          <w:sz w:val="20"/>
        </w:rPr>
        <w:t>constraint</w:t>
      </w:r>
      <w:r>
        <w:rPr>
          <w:spacing w:val="-19"/>
          <w:w w:val="110"/>
          <w:sz w:val="20"/>
        </w:rPr>
        <w:t xml:space="preserve"> </w:t>
      </w:r>
      <w:r>
        <w:rPr>
          <w:w w:val="110"/>
          <w:sz w:val="20"/>
        </w:rPr>
        <w:t>handling.</w:t>
      </w:r>
    </w:p>
    <w:p w:rsidR="00012D33" w:rsidRDefault="0009622D">
      <w:pPr>
        <w:pStyle w:val="BodyText"/>
        <w:spacing w:before="161"/>
        <w:ind w:left="418"/>
      </w:pPr>
      <w:r>
        <w:rPr>
          <w:w w:val="110"/>
        </w:rPr>
        <w:t xml:space="preserve">The global design space search was performed by a modified implementation of the </w:t>
      </w:r>
      <w:proofErr w:type="gramStart"/>
      <w:r>
        <w:rPr>
          <w:w w:val="110"/>
        </w:rPr>
        <w:t>popular  NSGA</w:t>
      </w:r>
      <w:proofErr w:type="gramEnd"/>
      <w:r>
        <w:rPr>
          <w:w w:val="110"/>
        </w:rPr>
        <w:t>-II</w:t>
      </w:r>
    </w:p>
    <w:p w:rsidR="00012D33" w:rsidRDefault="0009622D">
      <w:pPr>
        <w:pStyle w:val="BodyText"/>
        <w:spacing w:before="32" w:line="273" w:lineRule="auto"/>
        <w:ind w:left="119" w:right="117"/>
        <w:jc w:val="both"/>
      </w:pPr>
      <w:hyperlink w:anchor="_bookmark43" w:history="1">
        <w:r>
          <w:rPr>
            <w:w w:val="105"/>
          </w:rPr>
          <w:t>[9]</w:t>
        </w:r>
      </w:hyperlink>
      <w:r>
        <w:rPr>
          <w:w w:val="105"/>
        </w:rPr>
        <w:t xml:space="preserve"> algorithm. This algorithm is a non-dominating sorting genetic algorithm that solves non-convex and non-smooth single and </w:t>
      </w:r>
      <w:proofErr w:type="spellStart"/>
      <w:r>
        <w:rPr>
          <w:w w:val="105"/>
        </w:rPr>
        <w:t>multiobjective</w:t>
      </w:r>
      <w:proofErr w:type="spellEnd"/>
      <w:r>
        <w:rPr>
          <w:w w:val="105"/>
        </w:rPr>
        <w:t xml:space="preserve"> optimization problems. The algorithm attempts to perform global op- </w:t>
      </w:r>
      <w:proofErr w:type="spellStart"/>
      <w:r>
        <w:rPr>
          <w:w w:val="105"/>
        </w:rPr>
        <w:t>timization</w:t>
      </w:r>
      <w:proofErr w:type="spellEnd"/>
      <w:r>
        <w:rPr>
          <w:w w:val="105"/>
        </w:rPr>
        <w:t>, while enforcing constraints, using a tournament selection-based strategy where the best solutions are placed into a mating pool. The local modifications of the NSGA-II algorithm include parallelization via multi-threading</w:t>
      </w:r>
      <w:r>
        <w:rPr>
          <w:spacing w:val="27"/>
          <w:w w:val="105"/>
        </w:rPr>
        <w:t xml:space="preserve"> </w:t>
      </w:r>
      <w:r>
        <w:rPr>
          <w:w w:val="105"/>
        </w:rPr>
        <w:t>for</w:t>
      </w:r>
      <w:r>
        <w:rPr>
          <w:spacing w:val="27"/>
          <w:w w:val="105"/>
        </w:rPr>
        <w:t xml:space="preserve"> </w:t>
      </w:r>
      <w:r>
        <w:rPr>
          <w:w w:val="105"/>
        </w:rPr>
        <w:t>faster</w:t>
      </w:r>
      <w:r>
        <w:rPr>
          <w:spacing w:val="27"/>
          <w:w w:val="105"/>
        </w:rPr>
        <w:t xml:space="preserve"> </w:t>
      </w:r>
      <w:r>
        <w:rPr>
          <w:w w:val="105"/>
        </w:rPr>
        <w:t>execution,</w:t>
      </w:r>
      <w:r>
        <w:rPr>
          <w:spacing w:val="28"/>
          <w:w w:val="105"/>
        </w:rPr>
        <w:t xml:space="preserve"> </w:t>
      </w:r>
      <w:r>
        <w:rPr>
          <w:w w:val="105"/>
        </w:rPr>
        <w:t>the</w:t>
      </w:r>
      <w:r>
        <w:rPr>
          <w:spacing w:val="27"/>
          <w:w w:val="105"/>
        </w:rPr>
        <w:t xml:space="preserve"> </w:t>
      </w:r>
      <w:r>
        <w:rPr>
          <w:w w:val="105"/>
        </w:rPr>
        <w:t>use</w:t>
      </w:r>
      <w:r>
        <w:rPr>
          <w:spacing w:val="27"/>
          <w:w w:val="105"/>
        </w:rPr>
        <w:t xml:space="preserve"> </w:t>
      </w:r>
      <w:r>
        <w:rPr>
          <w:w w:val="105"/>
        </w:rPr>
        <w:t>of</w:t>
      </w:r>
      <w:r>
        <w:rPr>
          <w:spacing w:val="27"/>
          <w:w w:val="105"/>
        </w:rPr>
        <w:t xml:space="preserve"> </w:t>
      </w:r>
      <w:r>
        <w:rPr>
          <w:w w:val="105"/>
        </w:rPr>
        <w:t>penalties</w:t>
      </w:r>
      <w:r>
        <w:rPr>
          <w:spacing w:val="28"/>
          <w:w w:val="105"/>
        </w:rPr>
        <w:t xml:space="preserve"> </w:t>
      </w:r>
      <w:r>
        <w:rPr>
          <w:w w:val="105"/>
        </w:rPr>
        <w:t>for</w:t>
      </w:r>
      <w:r>
        <w:rPr>
          <w:spacing w:val="27"/>
          <w:w w:val="105"/>
        </w:rPr>
        <w:t xml:space="preserve"> </w:t>
      </w:r>
      <w:r>
        <w:rPr>
          <w:w w:val="105"/>
        </w:rPr>
        <w:t>constraint</w:t>
      </w:r>
      <w:r>
        <w:rPr>
          <w:spacing w:val="27"/>
          <w:w w:val="105"/>
        </w:rPr>
        <w:t xml:space="preserve"> </w:t>
      </w:r>
      <w:r>
        <w:rPr>
          <w:w w:val="105"/>
        </w:rPr>
        <w:t>handling</w:t>
      </w:r>
      <w:r>
        <w:rPr>
          <w:spacing w:val="27"/>
          <w:w w:val="105"/>
        </w:rPr>
        <w:t xml:space="preserve"> </w:t>
      </w:r>
      <w:r>
        <w:rPr>
          <w:w w:val="105"/>
        </w:rPr>
        <w:t>(described</w:t>
      </w:r>
      <w:r>
        <w:rPr>
          <w:spacing w:val="27"/>
          <w:w w:val="105"/>
        </w:rPr>
        <w:t xml:space="preserve"> </w:t>
      </w:r>
      <w:r>
        <w:rPr>
          <w:w w:val="105"/>
        </w:rPr>
        <w:t>below),</w:t>
      </w:r>
      <w:r>
        <w:rPr>
          <w:spacing w:val="27"/>
          <w:w w:val="105"/>
        </w:rPr>
        <w:t xml:space="preserve"> </w:t>
      </w:r>
      <w:r>
        <w:rPr>
          <w:w w:val="105"/>
        </w:rPr>
        <w:t>and</w:t>
      </w:r>
      <w:r>
        <w:rPr>
          <w:spacing w:val="27"/>
          <w:w w:val="105"/>
        </w:rPr>
        <w:t xml:space="preserve"> </w:t>
      </w:r>
      <w:r>
        <w:rPr>
          <w:w w:val="105"/>
        </w:rPr>
        <w:t>the</w:t>
      </w:r>
    </w:p>
    <w:p w:rsidR="00012D33" w:rsidRDefault="00012D33">
      <w:pPr>
        <w:spacing w:line="273" w:lineRule="auto"/>
        <w:jc w:val="both"/>
        <w:sectPr w:rsidR="00012D33">
          <w:pgSz w:w="12240" w:h="15840"/>
          <w:pgMar w:top="1380" w:right="1320" w:bottom="980" w:left="1320" w:header="0" w:footer="792" w:gutter="0"/>
          <w:cols w:space="720"/>
        </w:sectPr>
      </w:pPr>
    </w:p>
    <w:p w:rsidR="00012D33" w:rsidRDefault="0009622D">
      <w:pPr>
        <w:pStyle w:val="BodyText"/>
        <w:spacing w:before="52" w:line="266" w:lineRule="auto"/>
        <w:ind w:left="119" w:right="117"/>
        <w:jc w:val="both"/>
      </w:pPr>
      <w:r>
        <w:rPr>
          <w:w w:val="105"/>
        </w:rPr>
        <w:t xml:space="preserve">handling of integer-based design variables for a fully mixed-integer capable solution. Specifically, a method for integer-coded design variable crossover and mutation, standard genetic algorithm operations, were de- </w:t>
      </w:r>
      <w:proofErr w:type="spellStart"/>
      <w:r>
        <w:rPr>
          <w:w w:val="105"/>
        </w:rPr>
        <w:t>veloped</w:t>
      </w:r>
      <w:proofErr w:type="spellEnd"/>
      <w:r>
        <w:rPr>
          <w:w w:val="105"/>
        </w:rPr>
        <w:t xml:space="preserve">.  Crossover of an integer design variable across </w:t>
      </w:r>
      <w:proofErr w:type="gramStart"/>
      <w:r>
        <w:rPr>
          <w:spacing w:val="-4"/>
          <w:w w:val="105"/>
        </w:rPr>
        <w:t xml:space="preserve">two  </w:t>
      </w:r>
      <w:r>
        <w:rPr>
          <w:w w:val="105"/>
        </w:rPr>
        <w:t>population</w:t>
      </w:r>
      <w:proofErr w:type="gramEnd"/>
      <w:r>
        <w:rPr>
          <w:w w:val="105"/>
        </w:rPr>
        <w:t xml:space="preserve"> members with integer values </w:t>
      </w:r>
      <w:r>
        <w:rPr>
          <w:i/>
          <w:w w:val="105"/>
        </w:rPr>
        <w:t>z</w:t>
      </w:r>
      <w:r>
        <w:rPr>
          <w:w w:val="105"/>
          <w:position w:val="-2"/>
          <w:sz w:val="14"/>
        </w:rPr>
        <w:t xml:space="preserve">1  </w:t>
      </w:r>
      <w:r>
        <w:rPr>
          <w:w w:val="105"/>
        </w:rPr>
        <w:t xml:space="preserve">and   </w:t>
      </w:r>
      <w:r>
        <w:rPr>
          <w:i/>
          <w:w w:val="105"/>
        </w:rPr>
        <w:t>z</w:t>
      </w:r>
      <w:r>
        <w:rPr>
          <w:w w:val="105"/>
          <w:position w:val="-2"/>
          <w:sz w:val="14"/>
        </w:rPr>
        <w:t xml:space="preserve">2 </w:t>
      </w:r>
      <w:r>
        <w:rPr>
          <w:w w:val="105"/>
        </w:rPr>
        <w:t xml:space="preserve">is simply a random integer in the interval, </w:t>
      </w:r>
      <w:r>
        <w:rPr>
          <w:spacing w:val="2"/>
          <w:w w:val="105"/>
        </w:rPr>
        <w:t>[</w:t>
      </w:r>
      <w:r>
        <w:rPr>
          <w:i/>
          <w:spacing w:val="2"/>
          <w:w w:val="105"/>
        </w:rPr>
        <w:t>z</w:t>
      </w:r>
      <w:r>
        <w:rPr>
          <w:spacing w:val="2"/>
          <w:w w:val="105"/>
          <w:position w:val="-2"/>
          <w:sz w:val="14"/>
        </w:rPr>
        <w:t>1</w:t>
      </w:r>
      <w:r>
        <w:rPr>
          <w:i/>
          <w:spacing w:val="2"/>
          <w:w w:val="105"/>
        </w:rPr>
        <w:t>, z</w:t>
      </w:r>
      <w:r>
        <w:rPr>
          <w:spacing w:val="2"/>
          <w:w w:val="105"/>
          <w:position w:val="-2"/>
          <w:sz w:val="14"/>
        </w:rPr>
        <w:t>2</w:t>
      </w:r>
      <w:r>
        <w:rPr>
          <w:spacing w:val="2"/>
          <w:w w:val="105"/>
        </w:rPr>
        <w:t xml:space="preserve">]. </w:t>
      </w:r>
      <w:r>
        <w:rPr>
          <w:w w:val="105"/>
        </w:rPr>
        <w:t xml:space="preserve">Similarly, mutation of an integer design variable is a random integer number selected between the </w:t>
      </w:r>
      <w:proofErr w:type="gramStart"/>
      <w:r>
        <w:rPr>
          <w:spacing w:val="-3"/>
          <w:w w:val="105"/>
        </w:rPr>
        <w:t xml:space="preserve">lower  </w:t>
      </w:r>
      <w:r>
        <w:rPr>
          <w:w w:val="105"/>
        </w:rPr>
        <w:t>and</w:t>
      </w:r>
      <w:proofErr w:type="gramEnd"/>
      <w:r>
        <w:rPr>
          <w:w w:val="105"/>
        </w:rPr>
        <w:t xml:space="preserve"> upper   </w:t>
      </w:r>
      <w:r>
        <w:rPr>
          <w:spacing w:val="38"/>
          <w:w w:val="105"/>
        </w:rPr>
        <w:t xml:space="preserve"> </w:t>
      </w:r>
      <w:r>
        <w:rPr>
          <w:w w:val="105"/>
        </w:rPr>
        <w:t>bounds.</w:t>
      </w:r>
    </w:p>
    <w:p w:rsidR="00012D33" w:rsidRDefault="0009622D">
      <w:pPr>
        <w:pStyle w:val="BodyText"/>
        <w:spacing w:before="8" w:line="273" w:lineRule="auto"/>
        <w:ind w:left="119" w:right="117" w:firstLine="298"/>
        <w:jc w:val="both"/>
      </w:pPr>
      <w:r>
        <w:rPr>
          <w:w w:val="110"/>
        </w:rPr>
        <w:t>The user selected parameters and initial conditions for the NSGA-II algorithm were selected to foster a broad</w:t>
      </w:r>
      <w:r>
        <w:rPr>
          <w:spacing w:val="-14"/>
          <w:w w:val="110"/>
        </w:rPr>
        <w:t xml:space="preserve"> </w:t>
      </w:r>
      <w:r>
        <w:rPr>
          <w:w w:val="110"/>
        </w:rPr>
        <w:t>and</w:t>
      </w:r>
      <w:r>
        <w:rPr>
          <w:spacing w:val="-14"/>
          <w:w w:val="110"/>
        </w:rPr>
        <w:t xml:space="preserve"> </w:t>
      </w:r>
      <w:r>
        <w:rPr>
          <w:w w:val="110"/>
        </w:rPr>
        <w:t>fluid</w:t>
      </w:r>
      <w:r>
        <w:rPr>
          <w:spacing w:val="-14"/>
          <w:w w:val="110"/>
        </w:rPr>
        <w:t xml:space="preserve"> </w:t>
      </w:r>
      <w:r>
        <w:rPr>
          <w:w w:val="110"/>
        </w:rPr>
        <w:t>search</w:t>
      </w:r>
      <w:r>
        <w:rPr>
          <w:spacing w:val="-14"/>
          <w:w w:val="110"/>
        </w:rPr>
        <w:t xml:space="preserve"> </w:t>
      </w:r>
      <w:r>
        <w:rPr>
          <w:w w:val="110"/>
        </w:rPr>
        <w:t>of</w:t>
      </w:r>
      <w:r>
        <w:rPr>
          <w:spacing w:val="-14"/>
          <w:w w:val="110"/>
        </w:rPr>
        <w:t xml:space="preserve"> </w:t>
      </w:r>
      <w:r>
        <w:rPr>
          <w:w w:val="110"/>
        </w:rPr>
        <w:t>the</w:t>
      </w:r>
      <w:r>
        <w:rPr>
          <w:spacing w:val="-14"/>
          <w:w w:val="110"/>
        </w:rPr>
        <w:t xml:space="preserve"> </w:t>
      </w:r>
      <w:r>
        <w:rPr>
          <w:w w:val="110"/>
        </w:rPr>
        <w:t>entire</w:t>
      </w:r>
      <w:r>
        <w:rPr>
          <w:spacing w:val="-14"/>
          <w:w w:val="110"/>
        </w:rPr>
        <w:t xml:space="preserve"> </w:t>
      </w:r>
      <w:r>
        <w:rPr>
          <w:w w:val="110"/>
        </w:rPr>
        <w:t>tradespace.</w:t>
      </w:r>
      <w:r>
        <w:rPr>
          <w:spacing w:val="7"/>
          <w:w w:val="110"/>
        </w:rPr>
        <w:t xml:space="preserve"> </w:t>
      </w:r>
      <w:r>
        <w:rPr>
          <w:w w:val="110"/>
        </w:rPr>
        <w:t>A</w:t>
      </w:r>
      <w:r>
        <w:rPr>
          <w:spacing w:val="-14"/>
          <w:w w:val="110"/>
        </w:rPr>
        <w:t xml:space="preserve"> </w:t>
      </w:r>
      <w:r>
        <w:rPr>
          <w:w w:val="110"/>
        </w:rPr>
        <w:t>population</w:t>
      </w:r>
      <w:r>
        <w:rPr>
          <w:spacing w:val="-13"/>
          <w:w w:val="110"/>
        </w:rPr>
        <w:t xml:space="preserve"> </w:t>
      </w:r>
      <w:r>
        <w:rPr>
          <w:w w:val="110"/>
        </w:rPr>
        <w:t>size</w:t>
      </w:r>
      <w:r>
        <w:rPr>
          <w:spacing w:val="-14"/>
          <w:w w:val="110"/>
        </w:rPr>
        <w:t xml:space="preserve"> </w:t>
      </w:r>
      <w:r>
        <w:rPr>
          <w:w w:val="110"/>
        </w:rPr>
        <w:t>of</w:t>
      </w:r>
      <w:r>
        <w:rPr>
          <w:spacing w:val="-14"/>
          <w:w w:val="110"/>
        </w:rPr>
        <w:t xml:space="preserve"> </w:t>
      </w:r>
      <w:r>
        <w:rPr>
          <w:w w:val="110"/>
        </w:rPr>
        <w:t>30</w:t>
      </w:r>
      <w:r>
        <w:rPr>
          <w:spacing w:val="-14"/>
          <w:w w:val="110"/>
        </w:rPr>
        <w:t xml:space="preserve"> </w:t>
      </w:r>
      <w:r>
        <w:rPr>
          <w:w w:val="110"/>
        </w:rPr>
        <w:t>was</w:t>
      </w:r>
      <w:r>
        <w:rPr>
          <w:spacing w:val="-14"/>
          <w:w w:val="110"/>
        </w:rPr>
        <w:t xml:space="preserve"> </w:t>
      </w:r>
      <w:r>
        <w:rPr>
          <w:w w:val="110"/>
        </w:rPr>
        <w:t>initialized</w:t>
      </w:r>
      <w:r>
        <w:rPr>
          <w:spacing w:val="-14"/>
          <w:w w:val="110"/>
        </w:rPr>
        <w:t xml:space="preserve"> </w:t>
      </w:r>
      <w:r>
        <w:rPr>
          <w:w w:val="110"/>
        </w:rPr>
        <w:t>with</w:t>
      </w:r>
      <w:r>
        <w:rPr>
          <w:spacing w:val="-14"/>
          <w:w w:val="110"/>
        </w:rPr>
        <w:t xml:space="preserve"> </w:t>
      </w:r>
      <w:r>
        <w:rPr>
          <w:w w:val="110"/>
        </w:rPr>
        <w:t>Latin</w:t>
      </w:r>
      <w:r>
        <w:rPr>
          <w:spacing w:val="-14"/>
          <w:w w:val="110"/>
        </w:rPr>
        <w:t xml:space="preserve"> </w:t>
      </w:r>
      <w:r>
        <w:rPr>
          <w:w w:val="110"/>
        </w:rPr>
        <w:t xml:space="preserve">Hypercube sampling across the range of permissible design variable values from the </w:t>
      </w:r>
      <w:r>
        <w:rPr>
          <w:spacing w:val="-3"/>
          <w:w w:val="110"/>
        </w:rPr>
        <w:t xml:space="preserve">lower </w:t>
      </w:r>
      <w:r>
        <w:rPr>
          <w:w w:val="110"/>
        </w:rPr>
        <w:t>bound to the upper bound. Thus,</w:t>
      </w:r>
      <w:r>
        <w:rPr>
          <w:spacing w:val="-18"/>
          <w:w w:val="110"/>
        </w:rPr>
        <w:t xml:space="preserve"> </w:t>
      </w:r>
      <w:r>
        <w:rPr>
          <w:w w:val="110"/>
        </w:rPr>
        <w:t>this</w:t>
      </w:r>
      <w:r>
        <w:rPr>
          <w:spacing w:val="-20"/>
          <w:w w:val="110"/>
        </w:rPr>
        <w:t xml:space="preserve"> </w:t>
      </w:r>
      <w:r>
        <w:rPr>
          <w:w w:val="110"/>
        </w:rPr>
        <w:t>was</w:t>
      </w:r>
      <w:r>
        <w:rPr>
          <w:spacing w:val="-20"/>
          <w:w w:val="110"/>
        </w:rPr>
        <w:t xml:space="preserve"> </w:t>
      </w:r>
      <w:r>
        <w:rPr>
          <w:w w:val="110"/>
        </w:rPr>
        <w:t>truly</w:t>
      </w:r>
      <w:r>
        <w:rPr>
          <w:spacing w:val="-20"/>
          <w:w w:val="110"/>
        </w:rPr>
        <w:t xml:space="preserve"> </w:t>
      </w:r>
      <w:r>
        <w:rPr>
          <w:w w:val="110"/>
        </w:rPr>
        <w:t>a</w:t>
      </w:r>
      <w:r>
        <w:rPr>
          <w:spacing w:val="-20"/>
          <w:w w:val="110"/>
        </w:rPr>
        <w:t xml:space="preserve"> </w:t>
      </w:r>
      <w:r>
        <w:rPr>
          <w:rFonts w:ascii="Arial"/>
          <w:i/>
          <w:w w:val="110"/>
        </w:rPr>
        <w:t>tabula</w:t>
      </w:r>
      <w:r>
        <w:rPr>
          <w:rFonts w:ascii="Arial"/>
          <w:i/>
          <w:spacing w:val="-22"/>
          <w:w w:val="110"/>
        </w:rPr>
        <w:t xml:space="preserve"> </w:t>
      </w:r>
      <w:r>
        <w:rPr>
          <w:rFonts w:ascii="Arial"/>
          <w:i/>
          <w:spacing w:val="-3"/>
          <w:w w:val="110"/>
        </w:rPr>
        <w:t>rasa</w:t>
      </w:r>
      <w:r>
        <w:rPr>
          <w:rFonts w:ascii="Arial"/>
          <w:i/>
          <w:spacing w:val="-15"/>
          <w:w w:val="110"/>
        </w:rPr>
        <w:t xml:space="preserve"> </w:t>
      </w:r>
      <w:r>
        <w:rPr>
          <w:w w:val="110"/>
        </w:rPr>
        <w:t>(blank</w:t>
      </w:r>
      <w:r>
        <w:rPr>
          <w:spacing w:val="-20"/>
          <w:w w:val="110"/>
        </w:rPr>
        <w:t xml:space="preserve"> </w:t>
      </w:r>
      <w:r>
        <w:rPr>
          <w:w w:val="110"/>
        </w:rPr>
        <w:t>slate)</w:t>
      </w:r>
      <w:r>
        <w:rPr>
          <w:spacing w:val="-20"/>
          <w:w w:val="110"/>
        </w:rPr>
        <w:t xml:space="preserve"> </w:t>
      </w:r>
      <w:r>
        <w:rPr>
          <w:w w:val="110"/>
        </w:rPr>
        <w:t>approach</w:t>
      </w:r>
      <w:r>
        <w:rPr>
          <w:spacing w:val="-20"/>
          <w:w w:val="110"/>
        </w:rPr>
        <w:t xml:space="preserve"> </w:t>
      </w:r>
      <w:r>
        <w:rPr>
          <w:w w:val="110"/>
        </w:rPr>
        <w:t>to</w:t>
      </w:r>
      <w:r>
        <w:rPr>
          <w:spacing w:val="-20"/>
          <w:w w:val="110"/>
        </w:rPr>
        <w:t xml:space="preserve"> </w:t>
      </w:r>
      <w:r>
        <w:rPr>
          <w:w w:val="110"/>
        </w:rPr>
        <w:t>substructure</w:t>
      </w:r>
      <w:r>
        <w:rPr>
          <w:spacing w:val="-20"/>
          <w:w w:val="110"/>
        </w:rPr>
        <w:t xml:space="preserve"> </w:t>
      </w:r>
      <w:r>
        <w:rPr>
          <w:w w:val="110"/>
        </w:rPr>
        <w:t>design.</w:t>
      </w:r>
      <w:r>
        <w:rPr>
          <w:spacing w:val="2"/>
          <w:w w:val="110"/>
        </w:rPr>
        <w:t xml:space="preserve"> </w:t>
      </w:r>
      <w:r>
        <w:rPr>
          <w:w w:val="110"/>
        </w:rPr>
        <w:t>The</w:t>
      </w:r>
      <w:r>
        <w:rPr>
          <w:spacing w:val="-20"/>
          <w:w w:val="110"/>
        </w:rPr>
        <w:t xml:space="preserve"> </w:t>
      </w:r>
      <w:r>
        <w:rPr>
          <w:w w:val="110"/>
        </w:rPr>
        <w:t>probability</w:t>
      </w:r>
      <w:r>
        <w:rPr>
          <w:spacing w:val="-20"/>
          <w:w w:val="110"/>
        </w:rPr>
        <w:t xml:space="preserve"> </w:t>
      </w:r>
      <w:r>
        <w:rPr>
          <w:w w:val="110"/>
        </w:rPr>
        <w:t>of</w:t>
      </w:r>
      <w:r>
        <w:rPr>
          <w:spacing w:val="-20"/>
          <w:w w:val="110"/>
        </w:rPr>
        <w:t xml:space="preserve"> </w:t>
      </w:r>
      <w:r>
        <w:rPr>
          <w:w w:val="110"/>
        </w:rPr>
        <w:t xml:space="preserve">crossover during the optimization was set to 0.9 and the probably of mutation was 0.4. </w:t>
      </w:r>
      <w:proofErr w:type="gramStart"/>
      <w:r>
        <w:rPr>
          <w:w w:val="110"/>
        </w:rPr>
        <w:t>Both of these</w:t>
      </w:r>
      <w:proofErr w:type="gramEnd"/>
      <w:r>
        <w:rPr>
          <w:w w:val="110"/>
        </w:rPr>
        <w:t xml:space="preserve"> values are considered</w:t>
      </w:r>
      <w:r>
        <w:rPr>
          <w:spacing w:val="-12"/>
          <w:w w:val="110"/>
        </w:rPr>
        <w:t xml:space="preserve"> </w:t>
      </w:r>
      <w:r>
        <w:rPr>
          <w:w w:val="110"/>
        </w:rPr>
        <w:t>high,</w:t>
      </w:r>
      <w:r>
        <w:rPr>
          <w:spacing w:val="-11"/>
          <w:w w:val="110"/>
        </w:rPr>
        <w:t xml:space="preserve"> </w:t>
      </w:r>
      <w:r>
        <w:rPr>
          <w:w w:val="110"/>
        </w:rPr>
        <w:t>in</w:t>
      </w:r>
      <w:r>
        <w:rPr>
          <w:spacing w:val="-13"/>
          <w:w w:val="110"/>
        </w:rPr>
        <w:t xml:space="preserve"> </w:t>
      </w:r>
      <w:r>
        <w:rPr>
          <w:w w:val="110"/>
        </w:rPr>
        <w:t>the</w:t>
      </w:r>
      <w:r>
        <w:rPr>
          <w:spacing w:val="-13"/>
          <w:w w:val="110"/>
        </w:rPr>
        <w:t xml:space="preserve"> </w:t>
      </w:r>
      <w:r>
        <w:rPr>
          <w:w w:val="110"/>
        </w:rPr>
        <w:t>context</w:t>
      </w:r>
      <w:r>
        <w:rPr>
          <w:spacing w:val="-13"/>
          <w:w w:val="110"/>
        </w:rPr>
        <w:t xml:space="preserve"> </w:t>
      </w:r>
      <w:r>
        <w:rPr>
          <w:w w:val="110"/>
        </w:rPr>
        <w:t>of</w:t>
      </w:r>
      <w:r>
        <w:rPr>
          <w:spacing w:val="-13"/>
          <w:w w:val="110"/>
        </w:rPr>
        <w:t xml:space="preserve"> </w:t>
      </w:r>
      <w:r>
        <w:rPr>
          <w:w w:val="110"/>
        </w:rPr>
        <w:t>genetic</w:t>
      </w:r>
      <w:r>
        <w:rPr>
          <w:spacing w:val="-12"/>
          <w:w w:val="110"/>
        </w:rPr>
        <w:t xml:space="preserve"> </w:t>
      </w:r>
      <w:r>
        <w:rPr>
          <w:w w:val="110"/>
        </w:rPr>
        <w:t>algorithm</w:t>
      </w:r>
      <w:r>
        <w:rPr>
          <w:spacing w:val="-12"/>
          <w:w w:val="110"/>
        </w:rPr>
        <w:t xml:space="preserve"> </w:t>
      </w:r>
      <w:r>
        <w:rPr>
          <w:w w:val="110"/>
        </w:rPr>
        <w:t>scientific</w:t>
      </w:r>
      <w:r>
        <w:rPr>
          <w:spacing w:val="-13"/>
          <w:w w:val="110"/>
        </w:rPr>
        <w:t xml:space="preserve"> </w:t>
      </w:r>
      <w:r>
        <w:rPr>
          <w:w w:val="110"/>
        </w:rPr>
        <w:t>literature,</w:t>
      </w:r>
      <w:r>
        <w:rPr>
          <w:spacing w:val="-12"/>
          <w:w w:val="110"/>
        </w:rPr>
        <w:t xml:space="preserve"> </w:t>
      </w:r>
      <w:r>
        <w:rPr>
          <w:w w:val="110"/>
        </w:rPr>
        <w:t>but</w:t>
      </w:r>
      <w:r>
        <w:rPr>
          <w:spacing w:val="-13"/>
          <w:w w:val="110"/>
        </w:rPr>
        <w:t xml:space="preserve"> </w:t>
      </w:r>
      <w:r>
        <w:rPr>
          <w:w w:val="110"/>
        </w:rPr>
        <w:t>again</w:t>
      </w:r>
      <w:r>
        <w:rPr>
          <w:spacing w:val="-12"/>
          <w:w w:val="110"/>
        </w:rPr>
        <w:t xml:space="preserve"> </w:t>
      </w:r>
      <w:r>
        <w:rPr>
          <w:w w:val="110"/>
        </w:rPr>
        <w:t>enabled</w:t>
      </w:r>
      <w:r>
        <w:rPr>
          <w:spacing w:val="-12"/>
          <w:w w:val="110"/>
        </w:rPr>
        <w:t xml:space="preserve"> </w:t>
      </w:r>
      <w:r>
        <w:rPr>
          <w:w w:val="110"/>
        </w:rPr>
        <w:t>a</w:t>
      </w:r>
      <w:r>
        <w:rPr>
          <w:spacing w:val="-13"/>
          <w:w w:val="110"/>
        </w:rPr>
        <w:t xml:space="preserve"> </w:t>
      </w:r>
      <w:r>
        <w:rPr>
          <w:w w:val="110"/>
        </w:rPr>
        <w:t>broa</w:t>
      </w:r>
      <w:del w:id="176" w:author="Musial, Walter" w:date="2018-09-27T22:46:00Z">
        <w:r w:rsidDel="00925E8E">
          <w:rPr>
            <w:w w:val="110"/>
          </w:rPr>
          <w:delText>r</w:delText>
        </w:r>
      </w:del>
      <w:r>
        <w:rPr>
          <w:w w:val="110"/>
        </w:rPr>
        <w:t>d</w:t>
      </w:r>
      <w:r>
        <w:rPr>
          <w:spacing w:val="-13"/>
          <w:w w:val="110"/>
        </w:rPr>
        <w:t xml:space="preserve"> </w:t>
      </w:r>
      <w:r>
        <w:rPr>
          <w:w w:val="110"/>
        </w:rPr>
        <w:t>and</w:t>
      </w:r>
      <w:r>
        <w:rPr>
          <w:spacing w:val="-12"/>
          <w:w w:val="110"/>
        </w:rPr>
        <w:t xml:space="preserve"> </w:t>
      </w:r>
      <w:r>
        <w:rPr>
          <w:w w:val="110"/>
        </w:rPr>
        <w:t>fluid search of the</w:t>
      </w:r>
      <w:r>
        <w:rPr>
          <w:spacing w:val="-16"/>
          <w:w w:val="110"/>
        </w:rPr>
        <w:t xml:space="preserve"> </w:t>
      </w:r>
      <w:r>
        <w:rPr>
          <w:w w:val="110"/>
        </w:rPr>
        <w:t>tradespace.</w:t>
      </w:r>
    </w:p>
    <w:p w:rsidR="00012D33" w:rsidRDefault="0009622D">
      <w:pPr>
        <w:pStyle w:val="BodyText"/>
        <w:spacing w:before="2" w:line="273" w:lineRule="auto"/>
        <w:ind w:left="119" w:right="117" w:firstLine="298"/>
        <w:jc w:val="both"/>
      </w:pPr>
      <w:r>
        <w:rPr>
          <w:w w:val="105"/>
        </w:rPr>
        <w:t xml:space="preserve">By design, the NSGA-II algorithm is well-suited to global optimization by traversing a broad span and combination of design variable values. However, for single-objective optimization (such as mass or cost minimization), the crossover and mutation operations, with their inherent use of random numbers, are inefficient at searching a design space neighborhood for local minima. Thus, after the genetic algorithm </w:t>
      </w:r>
      <w:proofErr w:type="gramStart"/>
      <w:r>
        <w:rPr>
          <w:w w:val="105"/>
        </w:rPr>
        <w:t>terminated,  another</w:t>
      </w:r>
      <w:proofErr w:type="gramEnd"/>
      <w:r>
        <w:rPr>
          <w:w w:val="105"/>
        </w:rPr>
        <w:t xml:space="preserve">  local  optimization  was performed.</w:t>
      </w:r>
    </w:p>
    <w:p w:rsidR="00012D33" w:rsidRDefault="0009622D">
      <w:pPr>
        <w:pStyle w:val="BodyText"/>
        <w:spacing w:before="2" w:line="273" w:lineRule="auto"/>
        <w:ind w:left="119" w:right="117" w:firstLine="298"/>
        <w:jc w:val="both"/>
      </w:pPr>
      <w:r>
        <w:rPr>
          <w:w w:val="110"/>
        </w:rPr>
        <w:t xml:space="preserve">Local optimization was performed with the </w:t>
      </w:r>
      <w:proofErr w:type="spellStart"/>
      <w:r>
        <w:rPr>
          <w:w w:val="110"/>
        </w:rPr>
        <w:t>Nelder</w:t>
      </w:r>
      <w:proofErr w:type="spellEnd"/>
      <w:r>
        <w:rPr>
          <w:w w:val="110"/>
        </w:rPr>
        <w:t xml:space="preserve">-Mead simplex algorithm </w:t>
      </w:r>
      <w:hyperlink w:anchor="_bookmark64" w:history="1">
        <w:r>
          <w:rPr>
            <w:w w:val="110"/>
          </w:rPr>
          <w:t>[30].</w:t>
        </w:r>
      </w:hyperlink>
      <w:r>
        <w:rPr>
          <w:w w:val="110"/>
        </w:rPr>
        <w:t xml:space="preserve"> The </w:t>
      </w:r>
      <w:proofErr w:type="spellStart"/>
      <w:r>
        <w:rPr>
          <w:w w:val="110"/>
        </w:rPr>
        <w:t>Nelder</w:t>
      </w:r>
      <w:proofErr w:type="spellEnd"/>
      <w:r>
        <w:rPr>
          <w:w w:val="110"/>
        </w:rPr>
        <w:t>–Mead method,</w:t>
      </w:r>
      <w:r>
        <w:rPr>
          <w:spacing w:val="-9"/>
          <w:w w:val="110"/>
        </w:rPr>
        <w:t xml:space="preserve"> </w:t>
      </w:r>
      <w:r>
        <w:rPr>
          <w:w w:val="110"/>
        </w:rPr>
        <w:t>also</w:t>
      </w:r>
      <w:r>
        <w:rPr>
          <w:spacing w:val="-9"/>
          <w:w w:val="110"/>
        </w:rPr>
        <w:t xml:space="preserve"> </w:t>
      </w:r>
      <w:r>
        <w:rPr>
          <w:w w:val="110"/>
        </w:rPr>
        <w:t>referred</w:t>
      </w:r>
      <w:r>
        <w:rPr>
          <w:spacing w:val="-10"/>
          <w:w w:val="110"/>
        </w:rPr>
        <w:t xml:space="preserve"> </w:t>
      </w:r>
      <w:r>
        <w:rPr>
          <w:w w:val="110"/>
        </w:rPr>
        <w:t>to</w:t>
      </w:r>
      <w:r>
        <w:rPr>
          <w:spacing w:val="-10"/>
          <w:w w:val="110"/>
        </w:rPr>
        <w:t xml:space="preserve"> </w:t>
      </w:r>
      <w:r>
        <w:rPr>
          <w:w w:val="110"/>
        </w:rPr>
        <w:t>as</w:t>
      </w:r>
      <w:r>
        <w:rPr>
          <w:spacing w:val="-9"/>
          <w:w w:val="110"/>
        </w:rPr>
        <w:t xml:space="preserve"> </w:t>
      </w:r>
      <w:r>
        <w:rPr>
          <w:w w:val="110"/>
        </w:rPr>
        <w:t>the</w:t>
      </w:r>
      <w:r>
        <w:rPr>
          <w:spacing w:val="-9"/>
          <w:w w:val="110"/>
        </w:rPr>
        <w:t xml:space="preserve"> </w:t>
      </w:r>
      <w:r>
        <w:rPr>
          <w:w w:val="110"/>
        </w:rPr>
        <w:t>downhill</w:t>
      </w:r>
      <w:r>
        <w:rPr>
          <w:spacing w:val="-9"/>
          <w:w w:val="110"/>
        </w:rPr>
        <w:t xml:space="preserve"> </w:t>
      </w:r>
      <w:r>
        <w:rPr>
          <w:w w:val="110"/>
        </w:rPr>
        <w:t>simplex</w:t>
      </w:r>
      <w:r>
        <w:rPr>
          <w:spacing w:val="-9"/>
          <w:w w:val="110"/>
        </w:rPr>
        <w:t xml:space="preserve"> </w:t>
      </w:r>
      <w:r>
        <w:rPr>
          <w:w w:val="110"/>
        </w:rPr>
        <w:t>method,</w:t>
      </w:r>
      <w:r>
        <w:rPr>
          <w:spacing w:val="-9"/>
          <w:w w:val="110"/>
        </w:rPr>
        <w:t xml:space="preserve"> </w:t>
      </w:r>
      <w:r>
        <w:rPr>
          <w:w w:val="110"/>
        </w:rPr>
        <w:t>is</w:t>
      </w:r>
      <w:r>
        <w:rPr>
          <w:spacing w:val="-9"/>
          <w:w w:val="110"/>
        </w:rPr>
        <w:t xml:space="preserve"> </w:t>
      </w:r>
      <w:r>
        <w:rPr>
          <w:w w:val="110"/>
        </w:rPr>
        <w:t>a</w:t>
      </w:r>
      <w:r>
        <w:rPr>
          <w:spacing w:val="-10"/>
          <w:w w:val="110"/>
        </w:rPr>
        <w:t xml:space="preserve"> </w:t>
      </w:r>
      <w:r>
        <w:rPr>
          <w:w w:val="110"/>
        </w:rPr>
        <w:t>derivative-free</w:t>
      </w:r>
      <w:r>
        <w:rPr>
          <w:spacing w:val="-9"/>
          <w:w w:val="110"/>
        </w:rPr>
        <w:t xml:space="preserve"> </w:t>
      </w:r>
      <w:r>
        <w:rPr>
          <w:w w:val="110"/>
        </w:rPr>
        <w:t>heuristic</w:t>
      </w:r>
      <w:r>
        <w:rPr>
          <w:spacing w:val="-9"/>
          <w:w w:val="110"/>
        </w:rPr>
        <w:t xml:space="preserve"> </w:t>
      </w:r>
      <w:r>
        <w:rPr>
          <w:w w:val="110"/>
        </w:rPr>
        <w:t>optimization</w:t>
      </w:r>
      <w:r>
        <w:rPr>
          <w:spacing w:val="-9"/>
          <w:w w:val="110"/>
        </w:rPr>
        <w:t xml:space="preserve"> </w:t>
      </w:r>
      <w:r>
        <w:rPr>
          <w:w w:val="110"/>
        </w:rPr>
        <w:t xml:space="preserve">method. It uses a simplex, a shape with </w:t>
      </w:r>
      <w:r>
        <w:rPr>
          <w:i/>
          <w:w w:val="110"/>
        </w:rPr>
        <w:t xml:space="preserve">n </w:t>
      </w:r>
      <w:r>
        <w:rPr>
          <w:w w:val="110"/>
        </w:rPr>
        <w:t xml:space="preserve">+ 1 vertices in </w:t>
      </w:r>
      <w:r>
        <w:rPr>
          <w:i/>
          <w:w w:val="110"/>
        </w:rPr>
        <w:t>n</w:t>
      </w:r>
      <w:r>
        <w:rPr>
          <w:w w:val="110"/>
        </w:rPr>
        <w:t xml:space="preserve">-dimensional space (e.g. a triangle on a plane or a tetrahedron is three-dimensional space), to approximate the objective function behavior. The vertices of the simplex, the test points, are then reflected, expanded, or contracted to </w:t>
      </w:r>
      <w:r>
        <w:rPr>
          <w:spacing w:val="-3"/>
          <w:w w:val="110"/>
        </w:rPr>
        <w:t xml:space="preserve">move </w:t>
      </w:r>
      <w:r>
        <w:rPr>
          <w:w w:val="110"/>
        </w:rPr>
        <w:t>towards the optimal point. The</w:t>
      </w:r>
      <w:r>
        <w:rPr>
          <w:spacing w:val="-6"/>
          <w:w w:val="110"/>
        </w:rPr>
        <w:t xml:space="preserve"> </w:t>
      </w:r>
      <w:r>
        <w:rPr>
          <w:w w:val="110"/>
        </w:rPr>
        <w:t>process</w:t>
      </w:r>
      <w:r>
        <w:rPr>
          <w:spacing w:val="-6"/>
          <w:w w:val="110"/>
        </w:rPr>
        <w:t xml:space="preserve"> </w:t>
      </w:r>
      <w:r>
        <w:rPr>
          <w:w w:val="110"/>
        </w:rPr>
        <w:t>terminates</w:t>
      </w:r>
      <w:r>
        <w:rPr>
          <w:spacing w:val="-7"/>
          <w:w w:val="110"/>
        </w:rPr>
        <w:t xml:space="preserve"> </w:t>
      </w:r>
      <w:r>
        <w:rPr>
          <w:w w:val="110"/>
        </w:rPr>
        <w:t>when</w:t>
      </w:r>
      <w:r>
        <w:rPr>
          <w:spacing w:val="-6"/>
          <w:w w:val="110"/>
        </w:rPr>
        <w:t xml:space="preserve"> </w:t>
      </w:r>
      <w:r>
        <w:rPr>
          <w:w w:val="110"/>
        </w:rPr>
        <w:t>the</w:t>
      </w:r>
      <w:r>
        <w:rPr>
          <w:spacing w:val="-6"/>
          <w:w w:val="110"/>
        </w:rPr>
        <w:t xml:space="preserve"> </w:t>
      </w:r>
      <w:r>
        <w:rPr>
          <w:w w:val="110"/>
        </w:rPr>
        <w:t>simplex</w:t>
      </w:r>
      <w:r>
        <w:rPr>
          <w:spacing w:val="-6"/>
          <w:w w:val="110"/>
        </w:rPr>
        <w:t xml:space="preserve"> </w:t>
      </w:r>
      <w:r>
        <w:rPr>
          <w:w w:val="110"/>
        </w:rPr>
        <w:t>becomes</w:t>
      </w:r>
      <w:r>
        <w:rPr>
          <w:spacing w:val="-7"/>
          <w:w w:val="110"/>
        </w:rPr>
        <w:t xml:space="preserve"> </w:t>
      </w:r>
      <w:r>
        <w:rPr>
          <w:w w:val="110"/>
        </w:rPr>
        <w:t>sufficiently</w:t>
      </w:r>
      <w:r>
        <w:rPr>
          <w:spacing w:val="-6"/>
          <w:w w:val="110"/>
        </w:rPr>
        <w:t xml:space="preserve"> </w:t>
      </w:r>
      <w:r>
        <w:rPr>
          <w:w w:val="110"/>
        </w:rPr>
        <w:t>small</w:t>
      </w:r>
      <w:r>
        <w:rPr>
          <w:spacing w:val="-6"/>
          <w:w w:val="110"/>
        </w:rPr>
        <w:t xml:space="preserve"> </w:t>
      </w:r>
      <w:r>
        <w:rPr>
          <w:w w:val="110"/>
        </w:rPr>
        <w:t>or</w:t>
      </w:r>
      <w:r>
        <w:rPr>
          <w:spacing w:val="-6"/>
          <w:w w:val="110"/>
        </w:rPr>
        <w:t xml:space="preserve"> </w:t>
      </w:r>
      <w:r>
        <w:rPr>
          <w:w w:val="110"/>
        </w:rPr>
        <w:t>the</w:t>
      </w:r>
      <w:r>
        <w:rPr>
          <w:spacing w:val="-6"/>
          <w:w w:val="110"/>
        </w:rPr>
        <w:t xml:space="preserve"> </w:t>
      </w:r>
      <w:r>
        <w:rPr>
          <w:w w:val="110"/>
        </w:rPr>
        <w:t>test</w:t>
      </w:r>
      <w:r>
        <w:rPr>
          <w:spacing w:val="-7"/>
          <w:w w:val="110"/>
        </w:rPr>
        <w:t xml:space="preserve"> </w:t>
      </w:r>
      <w:r>
        <w:rPr>
          <w:w w:val="110"/>
        </w:rPr>
        <w:t>points</w:t>
      </w:r>
      <w:r>
        <w:rPr>
          <w:spacing w:val="-6"/>
          <w:w w:val="110"/>
        </w:rPr>
        <w:t xml:space="preserve"> </w:t>
      </w:r>
      <w:r>
        <w:rPr>
          <w:spacing w:val="-3"/>
          <w:w w:val="110"/>
        </w:rPr>
        <w:t>have</w:t>
      </w:r>
      <w:r>
        <w:rPr>
          <w:spacing w:val="-6"/>
          <w:w w:val="110"/>
        </w:rPr>
        <w:t xml:space="preserve"> </w:t>
      </w:r>
      <w:r>
        <w:rPr>
          <w:w w:val="110"/>
        </w:rPr>
        <w:t>nearly</w:t>
      </w:r>
      <w:r>
        <w:rPr>
          <w:spacing w:val="-6"/>
          <w:w w:val="110"/>
        </w:rPr>
        <w:t xml:space="preserve"> </w:t>
      </w:r>
      <w:r>
        <w:rPr>
          <w:w w:val="110"/>
        </w:rPr>
        <w:t>identical performance.</w:t>
      </w:r>
      <w:r>
        <w:rPr>
          <w:spacing w:val="4"/>
          <w:w w:val="110"/>
        </w:rPr>
        <w:t xml:space="preserve"> </w:t>
      </w:r>
      <w:r>
        <w:rPr>
          <w:w w:val="110"/>
        </w:rPr>
        <w:t>As</w:t>
      </w:r>
      <w:r>
        <w:rPr>
          <w:spacing w:val="-14"/>
          <w:w w:val="110"/>
        </w:rPr>
        <w:t xml:space="preserve"> </w:t>
      </w:r>
      <w:r>
        <w:rPr>
          <w:w w:val="110"/>
        </w:rPr>
        <w:t>with</w:t>
      </w:r>
      <w:r>
        <w:rPr>
          <w:spacing w:val="-14"/>
          <w:w w:val="110"/>
        </w:rPr>
        <w:t xml:space="preserve"> </w:t>
      </w:r>
      <w:r>
        <w:rPr>
          <w:w w:val="110"/>
        </w:rPr>
        <w:t>the</w:t>
      </w:r>
      <w:r>
        <w:rPr>
          <w:spacing w:val="-14"/>
          <w:w w:val="110"/>
        </w:rPr>
        <w:t xml:space="preserve"> </w:t>
      </w:r>
      <w:r>
        <w:rPr>
          <w:w w:val="110"/>
        </w:rPr>
        <w:t>genetic</w:t>
      </w:r>
      <w:r>
        <w:rPr>
          <w:spacing w:val="-14"/>
          <w:w w:val="110"/>
        </w:rPr>
        <w:t xml:space="preserve"> </w:t>
      </w:r>
      <w:r>
        <w:rPr>
          <w:w w:val="110"/>
        </w:rPr>
        <w:t>algorithm,</w:t>
      </w:r>
      <w:r>
        <w:rPr>
          <w:spacing w:val="-12"/>
          <w:w w:val="110"/>
        </w:rPr>
        <w:t xml:space="preserve"> </w:t>
      </w:r>
      <w:r>
        <w:rPr>
          <w:w w:val="110"/>
        </w:rPr>
        <w:t>a</w:t>
      </w:r>
      <w:r>
        <w:rPr>
          <w:spacing w:val="-14"/>
          <w:w w:val="110"/>
        </w:rPr>
        <w:t xml:space="preserve"> </w:t>
      </w:r>
      <w:r>
        <w:rPr>
          <w:w w:val="110"/>
        </w:rPr>
        <w:t>local</w:t>
      </w:r>
      <w:r>
        <w:rPr>
          <w:spacing w:val="-14"/>
          <w:w w:val="110"/>
        </w:rPr>
        <w:t xml:space="preserve"> </w:t>
      </w:r>
      <w:r>
        <w:rPr>
          <w:w w:val="110"/>
        </w:rPr>
        <w:t>implementation</w:t>
      </w:r>
      <w:r>
        <w:rPr>
          <w:spacing w:val="-14"/>
          <w:w w:val="110"/>
        </w:rPr>
        <w:t xml:space="preserve"> </w:t>
      </w:r>
      <w:r>
        <w:rPr>
          <w:w w:val="110"/>
        </w:rPr>
        <w:t>of</w:t>
      </w:r>
      <w:r>
        <w:rPr>
          <w:spacing w:val="-14"/>
          <w:w w:val="110"/>
        </w:rPr>
        <w:t xml:space="preserve"> </w:t>
      </w:r>
      <w:r>
        <w:rPr>
          <w:w w:val="110"/>
        </w:rPr>
        <w:t>the</w:t>
      </w:r>
      <w:r>
        <w:rPr>
          <w:spacing w:val="-14"/>
          <w:w w:val="110"/>
        </w:rPr>
        <w:t xml:space="preserve"> </w:t>
      </w:r>
      <w:proofErr w:type="spellStart"/>
      <w:r>
        <w:rPr>
          <w:w w:val="110"/>
        </w:rPr>
        <w:t>Nelder</w:t>
      </w:r>
      <w:proofErr w:type="spellEnd"/>
      <w:r>
        <w:rPr>
          <w:w w:val="110"/>
        </w:rPr>
        <w:t>-Mead</w:t>
      </w:r>
      <w:r>
        <w:rPr>
          <w:spacing w:val="-13"/>
          <w:w w:val="110"/>
        </w:rPr>
        <w:t xml:space="preserve"> </w:t>
      </w:r>
      <w:r>
        <w:rPr>
          <w:w w:val="110"/>
        </w:rPr>
        <w:t>algorithm</w:t>
      </w:r>
      <w:r>
        <w:rPr>
          <w:spacing w:val="-13"/>
          <w:w w:val="110"/>
        </w:rPr>
        <w:t xml:space="preserve"> </w:t>
      </w:r>
      <w:r>
        <w:rPr>
          <w:w w:val="110"/>
        </w:rPr>
        <w:t>was</w:t>
      </w:r>
      <w:r>
        <w:rPr>
          <w:spacing w:val="-14"/>
          <w:w w:val="110"/>
        </w:rPr>
        <w:t xml:space="preserve"> </w:t>
      </w:r>
      <w:r>
        <w:rPr>
          <w:w w:val="110"/>
        </w:rPr>
        <w:t xml:space="preserve">used to enable multi-threading and constraint handling via the chosen penalty method. </w:t>
      </w:r>
      <w:r>
        <w:rPr>
          <w:spacing w:val="-9"/>
          <w:w w:val="110"/>
        </w:rPr>
        <w:t xml:space="preserve">To </w:t>
      </w:r>
      <w:r>
        <w:rPr>
          <w:w w:val="110"/>
        </w:rPr>
        <w:t>focus the algorithm purely</w:t>
      </w:r>
      <w:r>
        <w:rPr>
          <w:spacing w:val="-26"/>
          <w:w w:val="110"/>
        </w:rPr>
        <w:t xml:space="preserve"> </w:t>
      </w:r>
      <w:r>
        <w:rPr>
          <w:w w:val="110"/>
        </w:rPr>
        <w:t>on</w:t>
      </w:r>
      <w:r>
        <w:rPr>
          <w:spacing w:val="-26"/>
          <w:w w:val="110"/>
        </w:rPr>
        <w:t xml:space="preserve"> </w:t>
      </w:r>
      <w:r>
        <w:rPr>
          <w:w w:val="110"/>
        </w:rPr>
        <w:t>local</w:t>
      </w:r>
      <w:r>
        <w:rPr>
          <w:spacing w:val="-26"/>
          <w:w w:val="110"/>
        </w:rPr>
        <w:t xml:space="preserve"> </w:t>
      </w:r>
      <w:r>
        <w:rPr>
          <w:w w:val="110"/>
        </w:rPr>
        <w:t>optimization,</w:t>
      </w:r>
      <w:r>
        <w:rPr>
          <w:spacing w:val="-24"/>
          <w:w w:val="110"/>
        </w:rPr>
        <w:t xml:space="preserve"> </w:t>
      </w:r>
      <w:r>
        <w:rPr>
          <w:w w:val="110"/>
        </w:rPr>
        <w:t>and</w:t>
      </w:r>
      <w:r>
        <w:rPr>
          <w:spacing w:val="-26"/>
          <w:w w:val="110"/>
        </w:rPr>
        <w:t xml:space="preserve"> </w:t>
      </w:r>
      <w:r>
        <w:rPr>
          <w:w w:val="110"/>
        </w:rPr>
        <w:t>not</w:t>
      </w:r>
      <w:r>
        <w:rPr>
          <w:spacing w:val="-26"/>
          <w:w w:val="110"/>
        </w:rPr>
        <w:t xml:space="preserve"> </w:t>
      </w:r>
      <w:r>
        <w:rPr>
          <w:w w:val="110"/>
        </w:rPr>
        <w:t>global</w:t>
      </w:r>
      <w:r>
        <w:rPr>
          <w:spacing w:val="-26"/>
          <w:w w:val="110"/>
        </w:rPr>
        <w:t xml:space="preserve"> </w:t>
      </w:r>
      <w:r>
        <w:rPr>
          <w:w w:val="110"/>
        </w:rPr>
        <w:t>exploration</w:t>
      </w:r>
      <w:r>
        <w:rPr>
          <w:spacing w:val="-26"/>
          <w:w w:val="110"/>
        </w:rPr>
        <w:t xml:space="preserve"> </w:t>
      </w:r>
      <w:r>
        <w:rPr>
          <w:w w:val="110"/>
        </w:rPr>
        <w:t>of</w:t>
      </w:r>
      <w:r>
        <w:rPr>
          <w:spacing w:val="-26"/>
          <w:w w:val="110"/>
        </w:rPr>
        <w:t xml:space="preserve"> </w:t>
      </w:r>
      <w:r>
        <w:rPr>
          <w:w w:val="110"/>
        </w:rPr>
        <w:t>other</w:t>
      </w:r>
      <w:r>
        <w:rPr>
          <w:spacing w:val="-26"/>
          <w:w w:val="110"/>
        </w:rPr>
        <w:t xml:space="preserve"> </w:t>
      </w:r>
      <w:r>
        <w:rPr>
          <w:w w:val="110"/>
        </w:rPr>
        <w:t>possible</w:t>
      </w:r>
      <w:r>
        <w:rPr>
          <w:spacing w:val="-26"/>
          <w:w w:val="110"/>
        </w:rPr>
        <w:t xml:space="preserve"> </w:t>
      </w:r>
      <w:r>
        <w:rPr>
          <w:w w:val="110"/>
        </w:rPr>
        <w:t>floating</w:t>
      </w:r>
      <w:r>
        <w:rPr>
          <w:spacing w:val="-26"/>
          <w:w w:val="110"/>
        </w:rPr>
        <w:t xml:space="preserve"> </w:t>
      </w:r>
      <w:r>
        <w:rPr>
          <w:w w:val="110"/>
        </w:rPr>
        <w:t>substructure</w:t>
      </w:r>
      <w:r>
        <w:rPr>
          <w:spacing w:val="-26"/>
          <w:w w:val="110"/>
        </w:rPr>
        <w:t xml:space="preserve"> </w:t>
      </w:r>
      <w:r>
        <w:rPr>
          <w:w w:val="110"/>
        </w:rPr>
        <w:t>configurations, only</w:t>
      </w:r>
      <w:r>
        <w:rPr>
          <w:spacing w:val="-18"/>
          <w:w w:val="110"/>
        </w:rPr>
        <w:t xml:space="preserve"> </w:t>
      </w:r>
      <w:r>
        <w:rPr>
          <w:w w:val="110"/>
        </w:rPr>
        <w:t>continuous</w:t>
      </w:r>
      <w:r>
        <w:rPr>
          <w:spacing w:val="-19"/>
          <w:w w:val="110"/>
        </w:rPr>
        <w:t xml:space="preserve"> </w:t>
      </w:r>
      <w:r>
        <w:rPr>
          <w:w w:val="110"/>
        </w:rPr>
        <w:t>design</w:t>
      </w:r>
      <w:r>
        <w:rPr>
          <w:spacing w:val="-19"/>
          <w:w w:val="110"/>
        </w:rPr>
        <w:t xml:space="preserve"> </w:t>
      </w:r>
      <w:r>
        <w:rPr>
          <w:w w:val="110"/>
        </w:rPr>
        <w:t>variables</w:t>
      </w:r>
      <w:r>
        <w:rPr>
          <w:spacing w:val="-18"/>
          <w:w w:val="110"/>
        </w:rPr>
        <w:t xml:space="preserve"> </w:t>
      </w:r>
      <w:r>
        <w:rPr>
          <w:w w:val="110"/>
        </w:rPr>
        <w:t>were</w:t>
      </w:r>
      <w:r>
        <w:rPr>
          <w:spacing w:val="-19"/>
          <w:w w:val="110"/>
        </w:rPr>
        <w:t xml:space="preserve"> </w:t>
      </w:r>
      <w:r>
        <w:rPr>
          <w:w w:val="110"/>
        </w:rPr>
        <w:t>used.</w:t>
      </w:r>
      <w:r>
        <w:rPr>
          <w:spacing w:val="-3"/>
          <w:w w:val="110"/>
        </w:rPr>
        <w:t xml:space="preserve"> </w:t>
      </w:r>
      <w:r>
        <w:rPr>
          <w:w w:val="110"/>
        </w:rPr>
        <w:t>Integer</w:t>
      </w:r>
      <w:r>
        <w:rPr>
          <w:spacing w:val="-19"/>
          <w:w w:val="110"/>
        </w:rPr>
        <w:t xml:space="preserve"> </w:t>
      </w:r>
      <w:r>
        <w:rPr>
          <w:w w:val="110"/>
        </w:rPr>
        <w:t>design</w:t>
      </w:r>
      <w:r>
        <w:rPr>
          <w:spacing w:val="-19"/>
          <w:w w:val="110"/>
        </w:rPr>
        <w:t xml:space="preserve"> </w:t>
      </w:r>
      <w:r>
        <w:rPr>
          <w:w w:val="110"/>
        </w:rPr>
        <w:t>variables</w:t>
      </w:r>
      <w:r>
        <w:rPr>
          <w:spacing w:val="-18"/>
          <w:w w:val="110"/>
        </w:rPr>
        <w:t xml:space="preserve"> </w:t>
      </w:r>
      <w:r>
        <w:rPr>
          <w:w w:val="110"/>
        </w:rPr>
        <w:t>such</w:t>
      </w:r>
      <w:r>
        <w:rPr>
          <w:spacing w:val="-19"/>
          <w:w w:val="110"/>
        </w:rPr>
        <w:t xml:space="preserve"> </w:t>
      </w:r>
      <w:r>
        <w:rPr>
          <w:w w:val="110"/>
        </w:rPr>
        <w:t>as</w:t>
      </w:r>
      <w:r>
        <w:rPr>
          <w:spacing w:val="-18"/>
          <w:w w:val="110"/>
        </w:rPr>
        <w:t xml:space="preserve"> </w:t>
      </w:r>
      <w:r>
        <w:rPr>
          <w:w w:val="110"/>
        </w:rPr>
        <w:t>the</w:t>
      </w:r>
      <w:r>
        <w:rPr>
          <w:spacing w:val="-19"/>
          <w:w w:val="110"/>
        </w:rPr>
        <w:t xml:space="preserve"> </w:t>
      </w:r>
      <w:r>
        <w:rPr>
          <w:w w:val="110"/>
        </w:rPr>
        <w:t>number</w:t>
      </w:r>
      <w:r>
        <w:rPr>
          <w:spacing w:val="-18"/>
          <w:w w:val="110"/>
        </w:rPr>
        <w:t xml:space="preserve"> </w:t>
      </w:r>
      <w:r>
        <w:rPr>
          <w:w w:val="110"/>
        </w:rPr>
        <w:t>of</w:t>
      </w:r>
      <w:r>
        <w:rPr>
          <w:spacing w:val="-19"/>
          <w:w w:val="110"/>
        </w:rPr>
        <w:t xml:space="preserve"> </w:t>
      </w:r>
      <w:r>
        <w:rPr>
          <w:w w:val="110"/>
        </w:rPr>
        <w:t>offset</w:t>
      </w:r>
      <w:r>
        <w:rPr>
          <w:spacing w:val="-18"/>
          <w:w w:val="110"/>
        </w:rPr>
        <w:t xml:space="preserve"> </w:t>
      </w:r>
      <w:r>
        <w:rPr>
          <w:w w:val="110"/>
        </w:rPr>
        <w:t>columns</w:t>
      </w:r>
      <w:r>
        <w:rPr>
          <w:spacing w:val="-19"/>
          <w:w w:val="110"/>
        </w:rPr>
        <w:t xml:space="preserve"> </w:t>
      </w:r>
      <w:r>
        <w:rPr>
          <w:w w:val="110"/>
        </w:rPr>
        <w:t>or mooring</w:t>
      </w:r>
      <w:r>
        <w:rPr>
          <w:spacing w:val="-22"/>
          <w:w w:val="110"/>
        </w:rPr>
        <w:t xml:space="preserve"> </w:t>
      </w:r>
      <w:r>
        <w:rPr>
          <w:w w:val="110"/>
        </w:rPr>
        <w:t>lines</w:t>
      </w:r>
      <w:r>
        <w:rPr>
          <w:spacing w:val="-23"/>
          <w:w w:val="110"/>
        </w:rPr>
        <w:t xml:space="preserve"> </w:t>
      </w:r>
      <w:r>
        <w:rPr>
          <w:w w:val="110"/>
        </w:rPr>
        <w:t>were</w:t>
      </w:r>
      <w:r>
        <w:rPr>
          <w:spacing w:val="-23"/>
          <w:w w:val="110"/>
        </w:rPr>
        <w:t xml:space="preserve"> </w:t>
      </w:r>
      <w:r>
        <w:rPr>
          <w:w w:val="110"/>
        </w:rPr>
        <w:t>frozen</w:t>
      </w:r>
      <w:r>
        <w:rPr>
          <w:spacing w:val="-23"/>
          <w:w w:val="110"/>
        </w:rPr>
        <w:t xml:space="preserve"> </w:t>
      </w:r>
      <w:r>
        <w:rPr>
          <w:w w:val="110"/>
        </w:rPr>
        <w:t>at</w:t>
      </w:r>
      <w:r>
        <w:rPr>
          <w:spacing w:val="-22"/>
          <w:w w:val="110"/>
        </w:rPr>
        <w:t xml:space="preserve"> </w:t>
      </w:r>
      <w:r>
        <w:rPr>
          <w:w w:val="110"/>
        </w:rPr>
        <w:t>their</w:t>
      </w:r>
      <w:r>
        <w:rPr>
          <w:spacing w:val="-23"/>
          <w:w w:val="110"/>
        </w:rPr>
        <w:t xml:space="preserve"> </w:t>
      </w:r>
      <w:r>
        <w:rPr>
          <w:w w:val="110"/>
        </w:rPr>
        <w:t>values</w:t>
      </w:r>
      <w:r>
        <w:rPr>
          <w:spacing w:val="-22"/>
          <w:w w:val="110"/>
        </w:rPr>
        <w:t xml:space="preserve"> </w:t>
      </w:r>
      <w:r>
        <w:rPr>
          <w:w w:val="110"/>
        </w:rPr>
        <w:t>chosen</w:t>
      </w:r>
      <w:r>
        <w:rPr>
          <w:spacing w:val="-23"/>
          <w:w w:val="110"/>
        </w:rPr>
        <w:t xml:space="preserve"> </w:t>
      </w:r>
      <w:r>
        <w:rPr>
          <w:spacing w:val="-3"/>
          <w:w w:val="110"/>
        </w:rPr>
        <w:t>by</w:t>
      </w:r>
      <w:r>
        <w:rPr>
          <w:spacing w:val="-22"/>
          <w:w w:val="110"/>
        </w:rPr>
        <w:t xml:space="preserve"> </w:t>
      </w:r>
      <w:r>
        <w:rPr>
          <w:w w:val="110"/>
        </w:rPr>
        <w:t>the</w:t>
      </w:r>
      <w:r>
        <w:rPr>
          <w:spacing w:val="-22"/>
          <w:w w:val="110"/>
        </w:rPr>
        <w:t xml:space="preserve"> </w:t>
      </w:r>
      <w:r>
        <w:rPr>
          <w:w w:val="110"/>
        </w:rPr>
        <w:t>NSGA-II</w:t>
      </w:r>
      <w:r>
        <w:rPr>
          <w:spacing w:val="-23"/>
          <w:w w:val="110"/>
        </w:rPr>
        <w:t xml:space="preserve"> </w:t>
      </w:r>
      <w:r>
        <w:rPr>
          <w:w w:val="110"/>
        </w:rPr>
        <w:t>algorithm.</w:t>
      </w:r>
      <w:r>
        <w:rPr>
          <w:spacing w:val="-3"/>
          <w:w w:val="110"/>
        </w:rPr>
        <w:t xml:space="preserve"> </w:t>
      </w:r>
      <w:r>
        <w:rPr>
          <w:w w:val="110"/>
        </w:rPr>
        <w:t>Additionally,</w:t>
      </w:r>
      <w:r>
        <w:rPr>
          <w:spacing w:val="-21"/>
          <w:w w:val="110"/>
        </w:rPr>
        <w:t xml:space="preserve"> </w:t>
      </w:r>
      <w:r>
        <w:rPr>
          <w:w w:val="110"/>
        </w:rPr>
        <w:t>since</w:t>
      </w:r>
      <w:r>
        <w:rPr>
          <w:spacing w:val="-22"/>
          <w:w w:val="110"/>
        </w:rPr>
        <w:t xml:space="preserve"> </w:t>
      </w:r>
      <w:r>
        <w:rPr>
          <w:w w:val="110"/>
        </w:rPr>
        <w:t>this</w:t>
      </w:r>
      <w:r>
        <w:rPr>
          <w:spacing w:val="-23"/>
          <w:w w:val="110"/>
        </w:rPr>
        <w:t xml:space="preserve"> </w:t>
      </w:r>
      <w:r>
        <w:rPr>
          <w:w w:val="110"/>
        </w:rPr>
        <w:t>approach is</w:t>
      </w:r>
      <w:r>
        <w:rPr>
          <w:spacing w:val="-3"/>
          <w:w w:val="110"/>
        </w:rPr>
        <w:t xml:space="preserve"> </w:t>
      </w:r>
      <w:r>
        <w:rPr>
          <w:w w:val="110"/>
        </w:rPr>
        <w:t>best</w:t>
      </w:r>
      <w:r>
        <w:rPr>
          <w:spacing w:val="-3"/>
          <w:w w:val="110"/>
        </w:rPr>
        <w:t xml:space="preserve"> </w:t>
      </w:r>
      <w:r>
        <w:rPr>
          <w:w w:val="110"/>
        </w:rPr>
        <w:t>suited</w:t>
      </w:r>
      <w:r>
        <w:rPr>
          <w:spacing w:val="-3"/>
          <w:w w:val="110"/>
        </w:rPr>
        <w:t xml:space="preserve"> </w:t>
      </w:r>
      <w:r>
        <w:rPr>
          <w:w w:val="110"/>
        </w:rPr>
        <w:t>for</w:t>
      </w:r>
      <w:r>
        <w:rPr>
          <w:spacing w:val="-3"/>
          <w:w w:val="110"/>
        </w:rPr>
        <w:t xml:space="preserve"> </w:t>
      </w:r>
      <w:r>
        <w:rPr>
          <w:w w:val="110"/>
        </w:rPr>
        <w:t>finding</w:t>
      </w:r>
      <w:r>
        <w:rPr>
          <w:spacing w:val="-3"/>
          <w:w w:val="110"/>
        </w:rPr>
        <w:t xml:space="preserve"> </w:t>
      </w:r>
      <w:r>
        <w:rPr>
          <w:w w:val="110"/>
        </w:rPr>
        <w:t>local</w:t>
      </w:r>
      <w:r>
        <w:rPr>
          <w:spacing w:val="-3"/>
          <w:w w:val="110"/>
        </w:rPr>
        <w:t xml:space="preserve"> </w:t>
      </w:r>
      <w:r>
        <w:rPr>
          <w:w w:val="110"/>
        </w:rPr>
        <w:t>minima</w:t>
      </w:r>
      <w:r>
        <w:rPr>
          <w:spacing w:val="-3"/>
          <w:w w:val="110"/>
        </w:rPr>
        <w:t xml:space="preserve"> </w:t>
      </w:r>
      <w:r>
        <w:rPr>
          <w:w w:val="110"/>
        </w:rPr>
        <w:t>near</w:t>
      </w:r>
      <w:r>
        <w:rPr>
          <w:spacing w:val="-3"/>
          <w:w w:val="110"/>
        </w:rPr>
        <w:t xml:space="preserve"> </w:t>
      </w:r>
      <w:r>
        <w:rPr>
          <w:w w:val="110"/>
        </w:rPr>
        <w:t>the</w:t>
      </w:r>
      <w:r>
        <w:rPr>
          <w:spacing w:val="-3"/>
          <w:w w:val="110"/>
        </w:rPr>
        <w:t xml:space="preserve"> </w:t>
      </w:r>
      <w:r>
        <w:rPr>
          <w:w w:val="110"/>
        </w:rPr>
        <w:t>initial</w:t>
      </w:r>
      <w:r>
        <w:rPr>
          <w:spacing w:val="-3"/>
          <w:w w:val="110"/>
        </w:rPr>
        <w:t xml:space="preserve"> </w:t>
      </w:r>
      <w:r>
        <w:rPr>
          <w:w w:val="110"/>
        </w:rPr>
        <w:t>condition,</w:t>
      </w:r>
      <w:r>
        <w:rPr>
          <w:spacing w:val="-3"/>
          <w:w w:val="110"/>
        </w:rPr>
        <w:t xml:space="preserve"> </w:t>
      </w:r>
      <w:r>
        <w:rPr>
          <w:w w:val="110"/>
        </w:rPr>
        <w:t>it</w:t>
      </w:r>
      <w:r>
        <w:rPr>
          <w:spacing w:val="-3"/>
          <w:w w:val="110"/>
        </w:rPr>
        <w:t xml:space="preserve"> </w:t>
      </w:r>
      <w:r>
        <w:rPr>
          <w:w w:val="110"/>
        </w:rPr>
        <w:t>is</w:t>
      </w:r>
      <w:r>
        <w:rPr>
          <w:spacing w:val="-3"/>
          <w:w w:val="110"/>
        </w:rPr>
        <w:t xml:space="preserve"> </w:t>
      </w:r>
      <w:r>
        <w:rPr>
          <w:w w:val="110"/>
        </w:rPr>
        <w:t>the</w:t>
      </w:r>
      <w:r>
        <w:rPr>
          <w:spacing w:val="-3"/>
          <w:w w:val="110"/>
        </w:rPr>
        <w:t xml:space="preserve"> </w:t>
      </w:r>
      <w:r>
        <w:rPr>
          <w:w w:val="110"/>
        </w:rPr>
        <w:t>only</w:t>
      </w:r>
      <w:r>
        <w:rPr>
          <w:spacing w:val="-3"/>
          <w:w w:val="110"/>
        </w:rPr>
        <w:t xml:space="preserve"> </w:t>
      </w:r>
      <w:r>
        <w:rPr>
          <w:w w:val="110"/>
        </w:rPr>
        <w:t>algorithm</w:t>
      </w:r>
      <w:r>
        <w:rPr>
          <w:spacing w:val="-2"/>
          <w:w w:val="110"/>
        </w:rPr>
        <w:t xml:space="preserve"> </w:t>
      </w:r>
      <w:r>
        <w:rPr>
          <w:w w:val="110"/>
        </w:rPr>
        <w:t>used</w:t>
      </w:r>
      <w:r>
        <w:rPr>
          <w:spacing w:val="-3"/>
          <w:w w:val="110"/>
        </w:rPr>
        <w:t xml:space="preserve"> </w:t>
      </w:r>
      <w:r>
        <w:rPr>
          <w:w w:val="110"/>
        </w:rPr>
        <w:t>for</w:t>
      </w:r>
      <w:r>
        <w:rPr>
          <w:spacing w:val="-3"/>
          <w:w w:val="110"/>
        </w:rPr>
        <w:t xml:space="preserve"> </w:t>
      </w:r>
      <w:r>
        <w:rPr>
          <w:w w:val="110"/>
        </w:rPr>
        <w:t>the</w:t>
      </w:r>
      <w:r>
        <w:rPr>
          <w:spacing w:val="-3"/>
          <w:w w:val="110"/>
        </w:rPr>
        <w:t xml:space="preserve"> </w:t>
      </w:r>
      <w:r>
        <w:rPr>
          <w:w w:val="110"/>
        </w:rPr>
        <w:t>design sensitivity portions of the</w:t>
      </w:r>
      <w:r>
        <w:rPr>
          <w:spacing w:val="-27"/>
          <w:w w:val="110"/>
        </w:rPr>
        <w:t xml:space="preserve"> </w:t>
      </w:r>
      <w:r>
        <w:rPr>
          <w:w w:val="110"/>
        </w:rPr>
        <w:t>analysis.</w:t>
      </w:r>
    </w:p>
    <w:p w:rsidR="00012D33" w:rsidRDefault="0009622D">
      <w:pPr>
        <w:pStyle w:val="BodyText"/>
        <w:spacing w:before="2" w:line="273" w:lineRule="auto"/>
        <w:ind w:left="119" w:right="117" w:firstLine="298"/>
        <w:jc w:val="both"/>
      </w:pPr>
      <w:r>
        <w:rPr>
          <w:w w:val="105"/>
        </w:rPr>
        <w:t xml:space="preserve">User parameters values and simplex initialization methodology was borrowed from the open source SciPy implementation of the </w:t>
      </w:r>
      <w:proofErr w:type="spellStart"/>
      <w:r>
        <w:rPr>
          <w:w w:val="105"/>
        </w:rPr>
        <w:t>Nelder</w:t>
      </w:r>
      <w:proofErr w:type="spellEnd"/>
      <w:r>
        <w:rPr>
          <w:w w:val="105"/>
        </w:rPr>
        <w:t xml:space="preserve">-Mead algorithm.  Initialization was done where each </w:t>
      </w:r>
      <w:proofErr w:type="gramStart"/>
      <w:r>
        <w:rPr>
          <w:w w:val="105"/>
        </w:rPr>
        <w:t>vertex,  or</w:t>
      </w:r>
      <w:proofErr w:type="gramEnd"/>
      <w:r>
        <w:rPr>
          <w:w w:val="105"/>
        </w:rPr>
        <w:t xml:space="preserve"> test point,  in  the simplex perturbed one of the design variables </w:t>
      </w:r>
      <w:r>
        <w:rPr>
          <w:spacing w:val="-3"/>
          <w:w w:val="105"/>
        </w:rPr>
        <w:t xml:space="preserve">by </w:t>
      </w:r>
      <w:r>
        <w:rPr>
          <w:w w:val="105"/>
        </w:rPr>
        <w:t xml:space="preserve">5%, with the remaining design variables left at their baseline value. As a larger design problem with </w:t>
      </w:r>
      <w:r>
        <w:rPr>
          <w:spacing w:val="-3"/>
          <w:w w:val="105"/>
        </w:rPr>
        <w:t xml:space="preserve">over </w:t>
      </w:r>
      <w:r>
        <w:rPr>
          <w:w w:val="105"/>
        </w:rPr>
        <w:t>100 design variables (for the semisubmersible), the parameters</w:t>
      </w:r>
      <w:r>
        <w:rPr>
          <w:spacing w:val="20"/>
          <w:w w:val="105"/>
        </w:rPr>
        <w:t xml:space="preserve"> </w:t>
      </w:r>
      <w:r>
        <w:rPr>
          <w:w w:val="105"/>
        </w:rPr>
        <w:t>that</w:t>
      </w:r>
      <w:r>
        <w:rPr>
          <w:spacing w:val="20"/>
          <w:w w:val="105"/>
        </w:rPr>
        <w:t xml:space="preserve"> </w:t>
      </w:r>
      <w:r>
        <w:rPr>
          <w:w w:val="105"/>
        </w:rPr>
        <w:t>govern</w:t>
      </w:r>
      <w:r>
        <w:rPr>
          <w:spacing w:val="20"/>
          <w:w w:val="105"/>
        </w:rPr>
        <w:t xml:space="preserve"> </w:t>
      </w:r>
      <w:r>
        <w:rPr>
          <w:w w:val="105"/>
        </w:rPr>
        <w:t>the</w:t>
      </w:r>
      <w:r>
        <w:rPr>
          <w:spacing w:val="20"/>
          <w:w w:val="105"/>
        </w:rPr>
        <w:t xml:space="preserve"> </w:t>
      </w:r>
      <w:r>
        <w:rPr>
          <w:w w:val="105"/>
        </w:rPr>
        <w:t>iterative</w:t>
      </w:r>
      <w:r>
        <w:rPr>
          <w:spacing w:val="20"/>
          <w:w w:val="105"/>
        </w:rPr>
        <w:t xml:space="preserve"> </w:t>
      </w:r>
      <w:r>
        <w:rPr>
          <w:w w:val="105"/>
        </w:rPr>
        <w:t>modification</w:t>
      </w:r>
      <w:r>
        <w:rPr>
          <w:spacing w:val="20"/>
          <w:w w:val="105"/>
        </w:rPr>
        <w:t xml:space="preserve"> </w:t>
      </w:r>
      <w:r>
        <w:rPr>
          <w:w w:val="105"/>
        </w:rPr>
        <w:t>of</w:t>
      </w:r>
      <w:r>
        <w:rPr>
          <w:spacing w:val="20"/>
          <w:w w:val="105"/>
        </w:rPr>
        <w:t xml:space="preserve"> </w:t>
      </w:r>
      <w:r>
        <w:rPr>
          <w:w w:val="105"/>
        </w:rPr>
        <w:t>the</w:t>
      </w:r>
      <w:r>
        <w:rPr>
          <w:spacing w:val="20"/>
          <w:w w:val="105"/>
        </w:rPr>
        <w:t xml:space="preserve"> </w:t>
      </w:r>
      <w:r>
        <w:rPr>
          <w:w w:val="105"/>
        </w:rPr>
        <w:t>simplex</w:t>
      </w:r>
      <w:r>
        <w:rPr>
          <w:spacing w:val="20"/>
          <w:w w:val="105"/>
        </w:rPr>
        <w:t xml:space="preserve"> </w:t>
      </w:r>
      <w:r>
        <w:rPr>
          <w:w w:val="105"/>
        </w:rPr>
        <w:t>were</w:t>
      </w:r>
      <w:r>
        <w:rPr>
          <w:spacing w:val="20"/>
          <w:w w:val="105"/>
        </w:rPr>
        <w:t xml:space="preserve"> </w:t>
      </w:r>
      <w:r>
        <w:rPr>
          <w:w w:val="105"/>
        </w:rPr>
        <w:t>assigned</w:t>
      </w:r>
      <w:r>
        <w:rPr>
          <w:spacing w:val="21"/>
          <w:w w:val="105"/>
        </w:rPr>
        <w:t xml:space="preserve"> </w:t>
      </w:r>
      <w:r>
        <w:rPr>
          <w:w w:val="105"/>
        </w:rPr>
        <w:t>dimension-dependent</w:t>
      </w:r>
      <w:r>
        <w:rPr>
          <w:spacing w:val="20"/>
          <w:w w:val="105"/>
        </w:rPr>
        <w:t xml:space="preserve"> </w:t>
      </w:r>
      <w:r>
        <w:rPr>
          <w:w w:val="105"/>
        </w:rPr>
        <w:t>values,</w:t>
      </w:r>
    </w:p>
    <w:p w:rsidR="00012D33" w:rsidRDefault="0009622D">
      <w:pPr>
        <w:pStyle w:val="BodyText"/>
        <w:tabs>
          <w:tab w:val="left" w:pos="5787"/>
          <w:tab w:val="left" w:pos="6858"/>
        </w:tabs>
        <w:spacing w:before="145" w:line="167" w:lineRule="exact"/>
        <w:ind w:left="4559"/>
      </w:pPr>
      <w:r>
        <w:t>1</w:t>
      </w:r>
      <w:r>
        <w:tab/>
        <w:t>2</w:t>
      </w:r>
      <w:r>
        <w:tab/>
        <w:t>1</w:t>
      </w:r>
    </w:p>
    <w:p w:rsidR="00012D33" w:rsidRDefault="00F23B9E">
      <w:pPr>
        <w:tabs>
          <w:tab w:val="left" w:pos="3488"/>
          <w:tab w:val="left" w:pos="5030"/>
          <w:tab w:val="left" w:pos="6119"/>
          <w:tab w:val="left" w:pos="9125"/>
        </w:tabs>
        <w:spacing w:line="337" w:lineRule="exact"/>
        <w:ind w:left="2552"/>
        <w:rPr>
          <w:sz w:val="20"/>
        </w:rPr>
      </w:pPr>
      <w:r>
        <w:rPr>
          <w:noProof/>
        </w:rPr>
        <mc:AlternateContent>
          <mc:Choice Requires="wps">
            <w:drawing>
              <wp:anchor distT="0" distB="0" distL="114300" distR="114300" simplePos="0" relativeHeight="251687936" behindDoc="1" locked="0" layoutInCell="1" allowOverlap="1" wp14:anchorId="0C887EDC" wp14:editId="7D093949">
                <wp:simplePos x="0" y="0"/>
                <wp:positionH relativeFrom="page">
                  <wp:posOffset>3695065</wp:posOffset>
                </wp:positionH>
                <wp:positionV relativeFrom="paragraph">
                  <wp:posOffset>66040</wp:posOffset>
                </wp:positionV>
                <wp:extent cx="139065" cy="0"/>
                <wp:effectExtent l="8890" t="5715" r="13970" b="13335"/>
                <wp:wrapNone/>
                <wp:docPr id="990" name="Line 9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06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A197A8" id="Line 979"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0.95pt,5.2pt" to="301.9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" strokeweight=".14042mm">
                <w10:wrap anchorx="page"/>
              </v:line>
            </w:pict>
          </mc:Fallback>
        </mc:AlternateContent>
      </w:r>
      <w:r>
        <w:rPr>
          <w:noProof/>
        </w:rPr>
        <mc:AlternateContent>
          <mc:Choice Requires="wps">
            <w:drawing>
              <wp:anchor distT="0" distB="0" distL="114300" distR="114300" simplePos="0" relativeHeight="251688960" behindDoc="1" locked="0" layoutInCell="1" allowOverlap="1" wp14:anchorId="6B7773A5" wp14:editId="7BE4C772">
                <wp:simplePos x="0" y="0"/>
                <wp:positionH relativeFrom="page">
                  <wp:posOffset>4506595</wp:posOffset>
                </wp:positionH>
                <wp:positionV relativeFrom="paragraph">
                  <wp:posOffset>66040</wp:posOffset>
                </wp:positionV>
                <wp:extent cx="76200" cy="0"/>
                <wp:effectExtent l="10795" t="5715" r="8255" b="13335"/>
                <wp:wrapNone/>
                <wp:docPr id="989" name="Line 9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608463" id="Line 978"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85pt,5.2pt" to="360.8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" strokeweight=".14042mm">
                <w10:wrap anchorx="page"/>
              </v:line>
            </w:pict>
          </mc:Fallback>
        </mc:AlternateContent>
      </w:r>
      <w:r>
        <w:rPr>
          <w:noProof/>
        </w:rPr>
        <mc:AlternateContent>
          <mc:Choice Requires="wps">
            <w:drawing>
              <wp:anchor distT="0" distB="0" distL="114300" distR="114300" simplePos="0" relativeHeight="251689984" behindDoc="1" locked="0" layoutInCell="1" allowOverlap="1" wp14:anchorId="609C63D8" wp14:editId="596B0070">
                <wp:simplePos x="0" y="0"/>
                <wp:positionH relativeFrom="page">
                  <wp:posOffset>5187315</wp:posOffset>
                </wp:positionH>
                <wp:positionV relativeFrom="paragraph">
                  <wp:posOffset>66040</wp:posOffset>
                </wp:positionV>
                <wp:extent cx="75565" cy="0"/>
                <wp:effectExtent l="5715" t="5715" r="13970" b="13335"/>
                <wp:wrapNone/>
                <wp:docPr id="988"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56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980966" id="Line 977"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8.45pt,5.2pt" to="414.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" strokeweight=".14042mm">
                <w10:wrap anchorx="page"/>
              </v:line>
            </w:pict>
          </mc:Fallback>
        </mc:AlternateContent>
      </w:r>
      <w:r w:rsidR="0009622D">
        <w:rPr>
          <w:i/>
          <w:w w:val="115"/>
          <w:sz w:val="20"/>
        </w:rPr>
        <w:t>α</w:t>
      </w:r>
      <w:r w:rsidR="0009622D">
        <w:rPr>
          <w:i/>
          <w:spacing w:val="-3"/>
          <w:w w:val="115"/>
          <w:sz w:val="20"/>
        </w:rPr>
        <w:t xml:space="preserve"> </w:t>
      </w:r>
      <w:r w:rsidR="0009622D">
        <w:rPr>
          <w:w w:val="115"/>
          <w:sz w:val="20"/>
        </w:rPr>
        <w:t>=</w:t>
      </w:r>
      <w:r w:rsidR="0009622D">
        <w:rPr>
          <w:spacing w:val="-4"/>
          <w:w w:val="115"/>
          <w:sz w:val="20"/>
        </w:rPr>
        <w:t xml:space="preserve"> </w:t>
      </w:r>
      <w:r w:rsidR="0009622D">
        <w:rPr>
          <w:w w:val="115"/>
          <w:sz w:val="20"/>
        </w:rPr>
        <w:t>1</w:t>
      </w:r>
      <w:r w:rsidR="0009622D">
        <w:rPr>
          <w:i/>
          <w:w w:val="115"/>
          <w:sz w:val="20"/>
        </w:rPr>
        <w:t>.</w:t>
      </w:r>
      <w:r w:rsidR="0009622D">
        <w:rPr>
          <w:w w:val="115"/>
          <w:sz w:val="20"/>
        </w:rPr>
        <w:t>0</w:t>
      </w:r>
      <w:r w:rsidR="0009622D">
        <w:rPr>
          <w:i/>
          <w:w w:val="115"/>
          <w:sz w:val="20"/>
        </w:rPr>
        <w:t>,</w:t>
      </w:r>
      <w:r w:rsidR="0009622D">
        <w:rPr>
          <w:i/>
          <w:w w:val="115"/>
          <w:sz w:val="20"/>
        </w:rPr>
        <w:tab/>
        <w:t xml:space="preserve">β </w:t>
      </w:r>
      <w:r w:rsidR="0009622D">
        <w:rPr>
          <w:w w:val="115"/>
          <w:sz w:val="20"/>
        </w:rPr>
        <w:t>= 0</w:t>
      </w:r>
      <w:r w:rsidR="0009622D">
        <w:rPr>
          <w:i/>
          <w:w w:val="115"/>
          <w:sz w:val="20"/>
        </w:rPr>
        <w:t>.</w:t>
      </w:r>
      <w:r w:rsidR="0009622D">
        <w:rPr>
          <w:w w:val="115"/>
          <w:sz w:val="20"/>
        </w:rPr>
        <w:t>75</w:t>
      </w:r>
      <w:r w:rsidR="0009622D">
        <w:rPr>
          <w:spacing w:val="-33"/>
          <w:w w:val="115"/>
          <w:sz w:val="20"/>
        </w:rPr>
        <w:t xml:space="preserve"> </w:t>
      </w:r>
      <w:r w:rsidR="0009622D">
        <w:rPr>
          <w:rFonts w:ascii="Meiryo" w:hAnsi="Meiryo"/>
          <w:i/>
          <w:w w:val="115"/>
          <w:sz w:val="20"/>
        </w:rPr>
        <w:t>−</w:t>
      </w:r>
      <w:r w:rsidR="0009622D">
        <w:rPr>
          <w:rFonts w:ascii="Meiryo" w:hAnsi="Meiryo"/>
          <w:i/>
          <w:spacing w:val="-21"/>
          <w:w w:val="115"/>
          <w:sz w:val="20"/>
        </w:rPr>
        <w:t xml:space="preserve"> </w:t>
      </w:r>
      <w:r w:rsidR="0009622D">
        <w:rPr>
          <w:spacing w:val="7"/>
          <w:w w:val="115"/>
          <w:position w:val="-13"/>
          <w:sz w:val="20"/>
        </w:rPr>
        <w:t>2</w:t>
      </w:r>
      <w:r w:rsidR="0009622D">
        <w:rPr>
          <w:i/>
          <w:spacing w:val="7"/>
          <w:w w:val="115"/>
          <w:position w:val="-13"/>
          <w:sz w:val="20"/>
        </w:rPr>
        <w:t>n</w:t>
      </w:r>
      <w:r w:rsidR="0009622D">
        <w:rPr>
          <w:i/>
          <w:spacing w:val="7"/>
          <w:w w:val="115"/>
          <w:sz w:val="20"/>
        </w:rPr>
        <w:t>,</w:t>
      </w:r>
      <w:r w:rsidR="0009622D">
        <w:rPr>
          <w:i/>
          <w:spacing w:val="7"/>
          <w:w w:val="115"/>
          <w:sz w:val="20"/>
        </w:rPr>
        <w:tab/>
      </w:r>
      <w:r w:rsidR="0009622D">
        <w:rPr>
          <w:i/>
          <w:w w:val="115"/>
          <w:sz w:val="20"/>
        </w:rPr>
        <w:t xml:space="preserve">γ </w:t>
      </w:r>
      <w:r w:rsidR="0009622D">
        <w:rPr>
          <w:w w:val="115"/>
          <w:sz w:val="20"/>
        </w:rPr>
        <w:t>= 1</w:t>
      </w:r>
      <w:r w:rsidR="0009622D">
        <w:rPr>
          <w:spacing w:val="11"/>
          <w:w w:val="115"/>
          <w:sz w:val="20"/>
        </w:rPr>
        <w:t xml:space="preserve"> </w:t>
      </w:r>
      <w:r w:rsidR="0009622D">
        <w:rPr>
          <w:w w:val="115"/>
          <w:sz w:val="20"/>
        </w:rPr>
        <w:t>+</w:t>
      </w:r>
      <w:r w:rsidR="0009622D">
        <w:rPr>
          <w:spacing w:val="18"/>
          <w:w w:val="115"/>
          <w:sz w:val="20"/>
        </w:rPr>
        <w:t xml:space="preserve"> </w:t>
      </w:r>
      <w:r w:rsidR="0009622D">
        <w:rPr>
          <w:i/>
          <w:w w:val="115"/>
          <w:position w:val="-13"/>
          <w:sz w:val="20"/>
        </w:rPr>
        <w:t>n</w:t>
      </w:r>
      <w:r w:rsidR="0009622D">
        <w:rPr>
          <w:i/>
          <w:w w:val="115"/>
          <w:position w:val="-13"/>
          <w:sz w:val="20"/>
        </w:rPr>
        <w:tab/>
      </w:r>
      <w:r w:rsidR="0009622D">
        <w:rPr>
          <w:i/>
          <w:w w:val="115"/>
          <w:sz w:val="20"/>
        </w:rPr>
        <w:t xml:space="preserve">δ </w:t>
      </w:r>
      <w:r w:rsidR="0009622D">
        <w:rPr>
          <w:w w:val="115"/>
          <w:sz w:val="20"/>
        </w:rPr>
        <w:t xml:space="preserve">= 1 </w:t>
      </w:r>
      <w:r w:rsidR="0009622D">
        <w:rPr>
          <w:rFonts w:ascii="Meiryo" w:hAnsi="Meiryo"/>
          <w:i/>
          <w:w w:val="115"/>
          <w:sz w:val="20"/>
        </w:rPr>
        <w:t>−</w:t>
      </w:r>
      <w:r w:rsidR="0009622D">
        <w:rPr>
          <w:rFonts w:ascii="Meiryo" w:hAnsi="Meiryo"/>
          <w:i/>
          <w:spacing w:val="-42"/>
          <w:w w:val="115"/>
          <w:sz w:val="20"/>
        </w:rPr>
        <w:t xml:space="preserve"> </w:t>
      </w:r>
      <w:proofErr w:type="gramStart"/>
      <w:r w:rsidR="0009622D">
        <w:rPr>
          <w:i/>
          <w:w w:val="115"/>
          <w:position w:val="-13"/>
          <w:sz w:val="20"/>
        </w:rPr>
        <w:t>n</w:t>
      </w:r>
      <w:r w:rsidR="0009622D">
        <w:rPr>
          <w:i/>
          <w:spacing w:val="-37"/>
          <w:w w:val="115"/>
          <w:position w:val="-13"/>
          <w:sz w:val="20"/>
        </w:rPr>
        <w:t xml:space="preserve"> </w:t>
      </w:r>
      <w:r w:rsidR="0009622D">
        <w:rPr>
          <w:w w:val="115"/>
          <w:sz w:val="20"/>
        </w:rPr>
        <w:t>;</w:t>
      </w:r>
      <w:proofErr w:type="gramEnd"/>
      <w:r w:rsidR="0009622D">
        <w:rPr>
          <w:w w:val="115"/>
          <w:sz w:val="20"/>
        </w:rPr>
        <w:tab/>
        <w:t>(24)</w:t>
      </w:r>
    </w:p>
    <w:p w:rsidR="00012D33" w:rsidRDefault="0009622D">
      <w:pPr>
        <w:pStyle w:val="BodyText"/>
        <w:spacing w:before="144" w:line="273" w:lineRule="auto"/>
        <w:ind w:left="119" w:right="117"/>
        <w:jc w:val="both"/>
      </w:pPr>
      <w:r>
        <w:rPr>
          <w:w w:val="105"/>
        </w:rPr>
        <w:t xml:space="preserve">where the parameters are </w:t>
      </w:r>
      <w:r>
        <w:rPr>
          <w:i/>
          <w:w w:val="105"/>
        </w:rPr>
        <w:t xml:space="preserve">α </w:t>
      </w:r>
      <w:r>
        <w:rPr>
          <w:w w:val="105"/>
        </w:rPr>
        <w:t xml:space="preserve">for reflection, </w:t>
      </w:r>
      <w:proofErr w:type="gramStart"/>
      <w:r>
        <w:rPr>
          <w:i/>
          <w:w w:val="105"/>
        </w:rPr>
        <w:t xml:space="preserve">β  </w:t>
      </w:r>
      <w:r>
        <w:rPr>
          <w:w w:val="105"/>
        </w:rPr>
        <w:t>for</w:t>
      </w:r>
      <w:proofErr w:type="gramEnd"/>
      <w:r>
        <w:rPr>
          <w:w w:val="105"/>
        </w:rPr>
        <w:t xml:space="preserve"> contraction, </w:t>
      </w:r>
      <w:r>
        <w:rPr>
          <w:i/>
          <w:w w:val="105"/>
        </w:rPr>
        <w:t xml:space="preserve">γ  </w:t>
      </w:r>
      <w:r>
        <w:rPr>
          <w:w w:val="105"/>
        </w:rPr>
        <w:t xml:space="preserve">for expansion and </w:t>
      </w:r>
      <w:r>
        <w:rPr>
          <w:i/>
          <w:w w:val="105"/>
        </w:rPr>
        <w:t xml:space="preserve">δ  </w:t>
      </w:r>
      <w:r>
        <w:rPr>
          <w:w w:val="105"/>
        </w:rPr>
        <w:t xml:space="preserve">for shrinkage.  </w:t>
      </w:r>
      <w:proofErr w:type="gramStart"/>
      <w:r>
        <w:rPr>
          <w:w w:val="105"/>
        </w:rPr>
        <w:t>These  values</w:t>
      </w:r>
      <w:proofErr w:type="gramEnd"/>
      <w:r>
        <w:rPr>
          <w:w w:val="105"/>
        </w:rPr>
        <w:t xml:space="preserve"> differ from those originally used </w:t>
      </w:r>
      <w:r>
        <w:rPr>
          <w:spacing w:val="-3"/>
          <w:w w:val="105"/>
        </w:rPr>
        <w:t xml:space="preserve">by </w:t>
      </w:r>
      <w:proofErr w:type="spellStart"/>
      <w:r>
        <w:rPr>
          <w:w w:val="105"/>
        </w:rPr>
        <w:t>Nelder</w:t>
      </w:r>
      <w:proofErr w:type="spellEnd"/>
      <w:r>
        <w:rPr>
          <w:w w:val="105"/>
        </w:rPr>
        <w:t xml:space="preserve"> and Mead </w:t>
      </w:r>
      <w:hyperlink w:anchor="_bookmark64" w:history="1">
        <w:r>
          <w:rPr>
            <w:w w:val="105"/>
          </w:rPr>
          <w:t>[30],</w:t>
        </w:r>
      </w:hyperlink>
      <w:r>
        <w:rPr>
          <w:w w:val="105"/>
        </w:rPr>
        <w:t xml:space="preserve"> but are recommended for high-dimensional optimization </w:t>
      </w:r>
      <w:r>
        <w:rPr>
          <w:spacing w:val="3"/>
          <w:w w:val="105"/>
        </w:rPr>
        <w:t xml:space="preserve"> </w:t>
      </w:r>
      <w:r>
        <w:rPr>
          <w:w w:val="105"/>
        </w:rPr>
        <w:t>problems.</w:t>
      </w:r>
    </w:p>
    <w:p w:rsidR="00012D33" w:rsidRDefault="00012D33">
      <w:pPr>
        <w:pStyle w:val="BodyText"/>
        <w:spacing w:before="4"/>
        <w:rPr>
          <w:sz w:val="24"/>
        </w:rPr>
      </w:pPr>
    </w:p>
    <w:p w:rsidR="00012D33" w:rsidRDefault="0009622D">
      <w:pPr>
        <w:pStyle w:val="Heading4"/>
        <w:numPr>
          <w:ilvl w:val="2"/>
          <w:numId w:val="13"/>
        </w:numPr>
        <w:tabs>
          <w:tab w:val="left" w:pos="821"/>
        </w:tabs>
        <w:ind w:hanging="700"/>
        <w:jc w:val="both"/>
      </w:pPr>
      <w:bookmarkStart w:id="177" w:name="Rationale_for_Derivative-Free_Algorithms"/>
      <w:bookmarkEnd w:id="177"/>
      <w:proofErr w:type="gramStart"/>
      <w:r>
        <w:rPr>
          <w:w w:val="115"/>
        </w:rPr>
        <w:t>Rationale  for</w:t>
      </w:r>
      <w:proofErr w:type="gramEnd"/>
      <w:r>
        <w:rPr>
          <w:w w:val="115"/>
        </w:rPr>
        <w:t xml:space="preserve">  </w:t>
      </w:r>
      <w:r>
        <w:rPr>
          <w:spacing w:val="-3"/>
          <w:w w:val="115"/>
        </w:rPr>
        <w:t>Derivative-Free</w:t>
      </w:r>
      <w:r>
        <w:rPr>
          <w:spacing w:val="-19"/>
          <w:w w:val="115"/>
        </w:rPr>
        <w:t xml:space="preserve"> </w:t>
      </w:r>
      <w:r>
        <w:rPr>
          <w:w w:val="115"/>
        </w:rPr>
        <w:t>Algorithms</w:t>
      </w:r>
    </w:p>
    <w:p w:rsidR="00012D33" w:rsidRDefault="0009622D">
      <w:pPr>
        <w:pStyle w:val="BodyText"/>
        <w:spacing w:before="161" w:line="273" w:lineRule="auto"/>
        <w:ind w:left="119" w:right="117"/>
        <w:jc w:val="both"/>
      </w:pPr>
      <w:r>
        <w:rPr>
          <w:w w:val="105"/>
        </w:rPr>
        <w:t xml:space="preserve">Derivative-free optimization algorithms were chosen for a few reasons, despite their known performance drawbacks in terms of wall-clock time.  First, to do a complete configuration optimization of the </w:t>
      </w:r>
      <w:proofErr w:type="gramStart"/>
      <w:r>
        <w:rPr>
          <w:w w:val="105"/>
        </w:rPr>
        <w:t>substructure,  a</w:t>
      </w:r>
      <w:proofErr w:type="gramEnd"/>
      <w:r>
        <w:rPr>
          <w:w w:val="105"/>
        </w:rPr>
        <w:t xml:space="preserve"> mixed-integer capable algorithm is required. No gradient-based </w:t>
      </w:r>
      <w:del w:id="178" w:author="Musial, Walter" w:date="2018-09-27T22:49:00Z">
        <w:r w:rsidDel="00925E8E">
          <w:rPr>
            <w:w w:val="105"/>
          </w:rPr>
          <w:delText>optimziation</w:delText>
        </w:r>
      </w:del>
      <w:ins w:id="179" w:author="Musial, Walter" w:date="2018-09-27T22:49:00Z">
        <w:r w:rsidR="00925E8E">
          <w:rPr>
            <w:w w:val="105"/>
          </w:rPr>
          <w:t>optimization</w:t>
        </w:r>
      </w:ins>
      <w:r>
        <w:rPr>
          <w:w w:val="105"/>
        </w:rPr>
        <w:t xml:space="preserve"> algorithm is </w:t>
      </w:r>
      <w:proofErr w:type="gramStart"/>
      <w:r>
        <w:rPr>
          <w:w w:val="105"/>
        </w:rPr>
        <w:t>capable  of</w:t>
      </w:r>
      <w:proofErr w:type="gramEnd"/>
      <w:r>
        <w:rPr>
          <w:w w:val="105"/>
        </w:rPr>
        <w:t xml:space="preserve"> handling these types of variables directly (unless a rounding approximation is used). This was the primary reason</w:t>
      </w:r>
      <w:r>
        <w:rPr>
          <w:spacing w:val="20"/>
          <w:w w:val="105"/>
        </w:rPr>
        <w:t xml:space="preserve"> </w:t>
      </w:r>
      <w:r>
        <w:rPr>
          <w:w w:val="105"/>
        </w:rPr>
        <w:t>for</w:t>
      </w:r>
      <w:r>
        <w:rPr>
          <w:spacing w:val="20"/>
          <w:w w:val="105"/>
        </w:rPr>
        <w:t xml:space="preserve"> </w:t>
      </w:r>
      <w:r>
        <w:rPr>
          <w:w w:val="105"/>
        </w:rPr>
        <w:t>the</w:t>
      </w:r>
      <w:r>
        <w:rPr>
          <w:spacing w:val="20"/>
          <w:w w:val="105"/>
        </w:rPr>
        <w:t xml:space="preserve"> </w:t>
      </w:r>
      <w:r>
        <w:rPr>
          <w:w w:val="105"/>
        </w:rPr>
        <w:t>selection</w:t>
      </w:r>
      <w:r>
        <w:rPr>
          <w:spacing w:val="20"/>
          <w:w w:val="105"/>
        </w:rPr>
        <w:t xml:space="preserve"> </w:t>
      </w:r>
      <w:r>
        <w:rPr>
          <w:w w:val="105"/>
        </w:rPr>
        <w:t>of</w:t>
      </w:r>
      <w:r>
        <w:rPr>
          <w:spacing w:val="20"/>
          <w:w w:val="105"/>
        </w:rPr>
        <w:t xml:space="preserve"> </w:t>
      </w:r>
      <w:r>
        <w:rPr>
          <w:w w:val="105"/>
        </w:rPr>
        <w:t>a</w:t>
      </w:r>
      <w:r>
        <w:rPr>
          <w:spacing w:val="20"/>
          <w:w w:val="105"/>
        </w:rPr>
        <w:t xml:space="preserve"> </w:t>
      </w:r>
      <w:r>
        <w:rPr>
          <w:w w:val="105"/>
        </w:rPr>
        <w:t>genetic</w:t>
      </w:r>
      <w:r>
        <w:rPr>
          <w:spacing w:val="21"/>
          <w:w w:val="105"/>
        </w:rPr>
        <w:t xml:space="preserve"> </w:t>
      </w:r>
      <w:r>
        <w:rPr>
          <w:w w:val="105"/>
        </w:rPr>
        <w:t>algorithm</w:t>
      </w:r>
      <w:r>
        <w:rPr>
          <w:spacing w:val="21"/>
          <w:w w:val="105"/>
        </w:rPr>
        <w:t xml:space="preserve"> </w:t>
      </w:r>
      <w:r>
        <w:rPr>
          <w:w w:val="105"/>
        </w:rPr>
        <w:t>for</w:t>
      </w:r>
      <w:r>
        <w:rPr>
          <w:spacing w:val="20"/>
          <w:w w:val="105"/>
        </w:rPr>
        <w:t xml:space="preserve"> </w:t>
      </w:r>
      <w:r>
        <w:rPr>
          <w:w w:val="105"/>
        </w:rPr>
        <w:t>the</w:t>
      </w:r>
      <w:r>
        <w:rPr>
          <w:spacing w:val="20"/>
          <w:w w:val="105"/>
        </w:rPr>
        <w:t xml:space="preserve"> </w:t>
      </w:r>
      <w:r>
        <w:rPr>
          <w:w w:val="105"/>
        </w:rPr>
        <w:t>global</w:t>
      </w:r>
      <w:r>
        <w:rPr>
          <w:spacing w:val="21"/>
          <w:w w:val="105"/>
        </w:rPr>
        <w:t xml:space="preserve"> </w:t>
      </w:r>
      <w:r>
        <w:rPr>
          <w:w w:val="105"/>
        </w:rPr>
        <w:t>design</w:t>
      </w:r>
      <w:r>
        <w:rPr>
          <w:spacing w:val="20"/>
          <w:w w:val="105"/>
        </w:rPr>
        <w:t xml:space="preserve"> </w:t>
      </w:r>
      <w:r>
        <w:rPr>
          <w:w w:val="105"/>
        </w:rPr>
        <w:t>space</w:t>
      </w:r>
      <w:r>
        <w:rPr>
          <w:spacing w:val="20"/>
          <w:w w:val="105"/>
        </w:rPr>
        <w:t xml:space="preserve"> </w:t>
      </w:r>
      <w:r>
        <w:rPr>
          <w:w w:val="105"/>
        </w:rPr>
        <w:t>search</w:t>
      </w:r>
      <w:r>
        <w:rPr>
          <w:spacing w:val="20"/>
          <w:w w:val="105"/>
        </w:rPr>
        <w:t xml:space="preserve"> </w:t>
      </w:r>
      <w:r>
        <w:rPr>
          <w:w w:val="105"/>
        </w:rPr>
        <w:t>and</w:t>
      </w:r>
      <w:r>
        <w:rPr>
          <w:spacing w:val="20"/>
          <w:w w:val="105"/>
        </w:rPr>
        <w:t xml:space="preserve"> </w:t>
      </w:r>
      <w:r>
        <w:rPr>
          <w:w w:val="105"/>
        </w:rPr>
        <w:t>optimization</w:t>
      </w:r>
      <w:r>
        <w:rPr>
          <w:spacing w:val="21"/>
          <w:w w:val="105"/>
        </w:rPr>
        <w:t xml:space="preserve"> </w:t>
      </w:r>
      <w:r>
        <w:rPr>
          <w:w w:val="105"/>
        </w:rPr>
        <w:t>step.</w:t>
      </w:r>
    </w:p>
    <w:p w:rsidR="00012D33" w:rsidRDefault="00012D33">
      <w:pPr>
        <w:spacing w:line="273" w:lineRule="auto"/>
        <w:jc w:val="both"/>
        <w:sectPr w:rsidR="00012D33">
          <w:pgSz w:w="12240" w:h="15840"/>
          <w:pgMar w:top="1400" w:right="1320" w:bottom="980" w:left="1320" w:header="0" w:footer="792" w:gutter="0"/>
          <w:cols w:space="720"/>
        </w:sectPr>
      </w:pPr>
    </w:p>
    <w:p w:rsidR="00012D33" w:rsidRDefault="0009622D">
      <w:pPr>
        <w:pStyle w:val="BodyText"/>
        <w:spacing w:before="52" w:line="273" w:lineRule="auto"/>
        <w:ind w:left="120" w:right="117" w:firstLine="298"/>
        <w:jc w:val="both"/>
      </w:pPr>
      <w:r>
        <w:rPr>
          <w:w w:val="110"/>
        </w:rPr>
        <w:t xml:space="preserve">Another reason for the selection of derivative-free algorithms is that the analysis flow uses a </w:t>
      </w:r>
      <w:proofErr w:type="gramStart"/>
      <w:r>
        <w:rPr>
          <w:w w:val="110"/>
        </w:rPr>
        <w:t>number  of</w:t>
      </w:r>
      <w:proofErr w:type="gramEnd"/>
      <w:r>
        <w:rPr>
          <w:w w:val="110"/>
        </w:rPr>
        <w:t xml:space="preserve"> third-party, black box tools or algorithms that do not come with analytical gradients. This includes Frame3DD, MAP++, and some of the API 2U procedures that rely on roots of nonlinear equations. Thus, gradient-based</w:t>
      </w:r>
      <w:r>
        <w:rPr>
          <w:spacing w:val="-20"/>
          <w:w w:val="110"/>
        </w:rPr>
        <w:t xml:space="preserve"> </w:t>
      </w:r>
      <w:r>
        <w:rPr>
          <w:w w:val="110"/>
        </w:rPr>
        <w:t>optimization</w:t>
      </w:r>
      <w:r>
        <w:rPr>
          <w:spacing w:val="-19"/>
          <w:w w:val="110"/>
        </w:rPr>
        <w:t xml:space="preserve"> </w:t>
      </w:r>
      <w:r>
        <w:rPr>
          <w:w w:val="110"/>
        </w:rPr>
        <w:t>algorithms</w:t>
      </w:r>
      <w:r>
        <w:rPr>
          <w:spacing w:val="-19"/>
          <w:w w:val="110"/>
        </w:rPr>
        <w:t xml:space="preserve"> </w:t>
      </w:r>
      <w:r>
        <w:rPr>
          <w:w w:val="110"/>
        </w:rPr>
        <w:t>would</w:t>
      </w:r>
      <w:r>
        <w:rPr>
          <w:spacing w:val="-20"/>
          <w:w w:val="110"/>
        </w:rPr>
        <w:t xml:space="preserve"> </w:t>
      </w:r>
      <w:r>
        <w:rPr>
          <w:spacing w:val="2"/>
          <w:w w:val="110"/>
        </w:rPr>
        <w:t>be</w:t>
      </w:r>
      <w:r>
        <w:rPr>
          <w:spacing w:val="-20"/>
          <w:w w:val="110"/>
        </w:rPr>
        <w:t xml:space="preserve"> </w:t>
      </w:r>
      <w:r>
        <w:rPr>
          <w:w w:val="110"/>
        </w:rPr>
        <w:t>forced</w:t>
      </w:r>
      <w:r>
        <w:rPr>
          <w:spacing w:val="-20"/>
          <w:w w:val="110"/>
        </w:rPr>
        <w:t xml:space="preserve"> </w:t>
      </w:r>
      <w:r>
        <w:rPr>
          <w:w w:val="110"/>
        </w:rPr>
        <w:t>to</w:t>
      </w:r>
      <w:r>
        <w:rPr>
          <w:spacing w:val="-20"/>
          <w:w w:val="110"/>
        </w:rPr>
        <w:t xml:space="preserve"> </w:t>
      </w:r>
      <w:r>
        <w:rPr>
          <w:w w:val="110"/>
        </w:rPr>
        <w:t>use</w:t>
      </w:r>
      <w:r>
        <w:rPr>
          <w:spacing w:val="-20"/>
          <w:w w:val="110"/>
        </w:rPr>
        <w:t xml:space="preserve"> </w:t>
      </w:r>
      <w:r>
        <w:rPr>
          <w:w w:val="110"/>
        </w:rPr>
        <w:t>finite</w:t>
      </w:r>
      <w:r>
        <w:rPr>
          <w:spacing w:val="-20"/>
          <w:w w:val="110"/>
        </w:rPr>
        <w:t xml:space="preserve"> </w:t>
      </w:r>
      <w:r>
        <w:rPr>
          <w:w w:val="110"/>
        </w:rPr>
        <w:t>difference</w:t>
      </w:r>
      <w:r>
        <w:rPr>
          <w:spacing w:val="-20"/>
          <w:w w:val="110"/>
        </w:rPr>
        <w:t xml:space="preserve"> </w:t>
      </w:r>
      <w:r>
        <w:rPr>
          <w:w w:val="110"/>
        </w:rPr>
        <w:t>approximations</w:t>
      </w:r>
      <w:r>
        <w:rPr>
          <w:spacing w:val="-20"/>
          <w:w w:val="110"/>
        </w:rPr>
        <w:t xml:space="preserve"> </w:t>
      </w:r>
      <w:r>
        <w:rPr>
          <w:w w:val="110"/>
        </w:rPr>
        <w:t>around</w:t>
      </w:r>
      <w:r>
        <w:rPr>
          <w:spacing w:val="-20"/>
          <w:w w:val="110"/>
        </w:rPr>
        <w:t xml:space="preserve"> </w:t>
      </w:r>
      <w:r>
        <w:rPr>
          <w:w w:val="110"/>
        </w:rPr>
        <w:t>these tools</w:t>
      </w:r>
      <w:r>
        <w:rPr>
          <w:spacing w:val="-5"/>
          <w:w w:val="110"/>
        </w:rPr>
        <w:t xml:space="preserve"> </w:t>
      </w:r>
      <w:r>
        <w:rPr>
          <w:w w:val="110"/>
        </w:rPr>
        <w:t>at</w:t>
      </w:r>
      <w:r>
        <w:rPr>
          <w:spacing w:val="-5"/>
          <w:w w:val="110"/>
        </w:rPr>
        <w:t xml:space="preserve"> </w:t>
      </w:r>
      <w:r>
        <w:rPr>
          <w:w w:val="110"/>
        </w:rPr>
        <w:t>the</w:t>
      </w:r>
      <w:r>
        <w:rPr>
          <w:spacing w:val="-5"/>
          <w:w w:val="110"/>
        </w:rPr>
        <w:t xml:space="preserve"> </w:t>
      </w:r>
      <w:r>
        <w:rPr>
          <w:w w:val="110"/>
        </w:rPr>
        <w:t>very</w:t>
      </w:r>
      <w:r>
        <w:rPr>
          <w:spacing w:val="-5"/>
          <w:w w:val="110"/>
        </w:rPr>
        <w:t xml:space="preserve"> </w:t>
      </w:r>
      <w:r>
        <w:rPr>
          <w:w w:val="110"/>
        </w:rPr>
        <w:t>least.</w:t>
      </w:r>
      <w:r>
        <w:rPr>
          <w:spacing w:val="15"/>
          <w:w w:val="110"/>
        </w:rPr>
        <w:t xml:space="preserve"> </w:t>
      </w:r>
      <w:r>
        <w:rPr>
          <w:spacing w:val="-3"/>
          <w:w w:val="110"/>
        </w:rPr>
        <w:t>However,</w:t>
      </w:r>
      <w:r>
        <w:rPr>
          <w:spacing w:val="-5"/>
          <w:w w:val="110"/>
        </w:rPr>
        <w:t xml:space="preserve"> </w:t>
      </w:r>
      <w:r>
        <w:rPr>
          <w:w w:val="110"/>
        </w:rPr>
        <w:t>derivatives</w:t>
      </w:r>
      <w:r>
        <w:rPr>
          <w:spacing w:val="-5"/>
          <w:w w:val="110"/>
        </w:rPr>
        <w:t xml:space="preserve"> </w:t>
      </w:r>
      <w:r>
        <w:rPr>
          <w:w w:val="110"/>
        </w:rPr>
        <w:t>approximated</w:t>
      </w:r>
      <w:r>
        <w:rPr>
          <w:spacing w:val="-5"/>
          <w:w w:val="110"/>
        </w:rPr>
        <w:t xml:space="preserve"> </w:t>
      </w:r>
      <w:r>
        <w:rPr>
          <w:w w:val="110"/>
        </w:rPr>
        <w:t>with</w:t>
      </w:r>
      <w:r>
        <w:rPr>
          <w:spacing w:val="-5"/>
          <w:w w:val="110"/>
        </w:rPr>
        <w:t xml:space="preserve"> </w:t>
      </w:r>
      <w:r>
        <w:rPr>
          <w:w w:val="110"/>
        </w:rPr>
        <w:t>finite</w:t>
      </w:r>
      <w:r>
        <w:rPr>
          <w:spacing w:val="-5"/>
          <w:w w:val="110"/>
        </w:rPr>
        <w:t xml:space="preserve"> </w:t>
      </w:r>
      <w:r>
        <w:rPr>
          <w:w w:val="110"/>
        </w:rPr>
        <w:t>differences</w:t>
      </w:r>
      <w:r>
        <w:rPr>
          <w:spacing w:val="-5"/>
          <w:w w:val="110"/>
        </w:rPr>
        <w:t xml:space="preserve"> </w:t>
      </w:r>
      <w:r>
        <w:rPr>
          <w:w w:val="110"/>
        </w:rPr>
        <w:t>are</w:t>
      </w:r>
      <w:r>
        <w:rPr>
          <w:spacing w:val="-5"/>
          <w:w w:val="110"/>
        </w:rPr>
        <w:t xml:space="preserve"> </w:t>
      </w:r>
      <w:r>
        <w:rPr>
          <w:w w:val="110"/>
        </w:rPr>
        <w:t>expensive</w:t>
      </w:r>
      <w:r>
        <w:rPr>
          <w:spacing w:val="-5"/>
          <w:w w:val="110"/>
        </w:rPr>
        <w:t xml:space="preserve"> </w:t>
      </w:r>
      <w:r>
        <w:rPr>
          <w:w w:val="110"/>
        </w:rPr>
        <w:t>to</w:t>
      </w:r>
      <w:r>
        <w:rPr>
          <w:spacing w:val="-5"/>
          <w:w w:val="110"/>
        </w:rPr>
        <w:t xml:space="preserve"> </w:t>
      </w:r>
      <w:r>
        <w:rPr>
          <w:w w:val="110"/>
        </w:rPr>
        <w:t>compute accurately.</w:t>
      </w:r>
      <w:r>
        <w:rPr>
          <w:spacing w:val="-12"/>
          <w:w w:val="110"/>
        </w:rPr>
        <w:t xml:space="preserve"> </w:t>
      </w:r>
      <w:r>
        <w:rPr>
          <w:w w:val="110"/>
        </w:rPr>
        <w:t>If</w:t>
      </w:r>
      <w:r>
        <w:rPr>
          <w:spacing w:val="-30"/>
          <w:w w:val="110"/>
        </w:rPr>
        <w:t xml:space="preserve"> </w:t>
      </w:r>
      <w:r>
        <w:rPr>
          <w:w w:val="110"/>
        </w:rPr>
        <w:t>computed</w:t>
      </w:r>
      <w:r>
        <w:rPr>
          <w:spacing w:val="-29"/>
          <w:w w:val="110"/>
        </w:rPr>
        <w:t xml:space="preserve"> </w:t>
      </w:r>
      <w:r>
        <w:rPr>
          <w:w w:val="110"/>
        </w:rPr>
        <w:t>inaccurately,</w:t>
      </w:r>
      <w:r>
        <w:rPr>
          <w:spacing w:val="-28"/>
          <w:w w:val="110"/>
        </w:rPr>
        <w:t xml:space="preserve"> </w:t>
      </w:r>
      <w:r>
        <w:rPr>
          <w:w w:val="110"/>
        </w:rPr>
        <w:t>for</w:t>
      </w:r>
      <w:r>
        <w:rPr>
          <w:spacing w:val="-30"/>
          <w:w w:val="110"/>
        </w:rPr>
        <w:t xml:space="preserve"> </w:t>
      </w:r>
      <w:r>
        <w:rPr>
          <w:w w:val="110"/>
        </w:rPr>
        <w:t>the</w:t>
      </w:r>
      <w:r>
        <w:rPr>
          <w:spacing w:val="-29"/>
          <w:w w:val="110"/>
        </w:rPr>
        <w:t xml:space="preserve"> </w:t>
      </w:r>
      <w:r>
        <w:rPr>
          <w:w w:val="110"/>
        </w:rPr>
        <w:t>sake</w:t>
      </w:r>
      <w:r>
        <w:rPr>
          <w:spacing w:val="-30"/>
          <w:w w:val="110"/>
        </w:rPr>
        <w:t xml:space="preserve"> </w:t>
      </w:r>
      <w:r>
        <w:rPr>
          <w:w w:val="110"/>
        </w:rPr>
        <w:t>of</w:t>
      </w:r>
      <w:r>
        <w:rPr>
          <w:spacing w:val="-30"/>
          <w:w w:val="110"/>
        </w:rPr>
        <w:t xml:space="preserve"> </w:t>
      </w:r>
      <w:r>
        <w:rPr>
          <w:w w:val="110"/>
        </w:rPr>
        <w:t>reducing</w:t>
      </w:r>
      <w:r>
        <w:rPr>
          <w:spacing w:val="-30"/>
          <w:w w:val="110"/>
        </w:rPr>
        <w:t xml:space="preserve"> </w:t>
      </w:r>
      <w:r>
        <w:rPr>
          <w:w w:val="110"/>
        </w:rPr>
        <w:t>computational</w:t>
      </w:r>
      <w:r>
        <w:rPr>
          <w:spacing w:val="-29"/>
          <w:w w:val="110"/>
        </w:rPr>
        <w:t xml:space="preserve"> </w:t>
      </w:r>
      <w:r>
        <w:rPr>
          <w:w w:val="110"/>
        </w:rPr>
        <w:t>time,</w:t>
      </w:r>
      <w:r>
        <w:rPr>
          <w:spacing w:val="-28"/>
          <w:w w:val="110"/>
        </w:rPr>
        <w:t xml:space="preserve"> </w:t>
      </w:r>
      <w:r>
        <w:rPr>
          <w:w w:val="110"/>
        </w:rPr>
        <w:t>finite</w:t>
      </w:r>
      <w:r>
        <w:rPr>
          <w:spacing w:val="-29"/>
          <w:w w:val="110"/>
        </w:rPr>
        <w:t xml:space="preserve"> </w:t>
      </w:r>
      <w:r>
        <w:rPr>
          <w:w w:val="110"/>
        </w:rPr>
        <w:t>difference</w:t>
      </w:r>
      <w:r>
        <w:rPr>
          <w:spacing w:val="-30"/>
          <w:w w:val="110"/>
        </w:rPr>
        <w:t xml:space="preserve"> </w:t>
      </w:r>
      <w:r>
        <w:rPr>
          <w:w w:val="110"/>
        </w:rPr>
        <w:t>derivatives can</w:t>
      </w:r>
      <w:r>
        <w:rPr>
          <w:spacing w:val="-14"/>
          <w:w w:val="110"/>
        </w:rPr>
        <w:t xml:space="preserve"> </w:t>
      </w:r>
      <w:r>
        <w:rPr>
          <w:w w:val="110"/>
        </w:rPr>
        <w:t>easily</w:t>
      </w:r>
      <w:r>
        <w:rPr>
          <w:spacing w:val="-14"/>
          <w:w w:val="110"/>
        </w:rPr>
        <w:t xml:space="preserve"> </w:t>
      </w:r>
      <w:r>
        <w:rPr>
          <w:w w:val="110"/>
        </w:rPr>
        <w:t>lead</w:t>
      </w:r>
      <w:r>
        <w:rPr>
          <w:spacing w:val="-15"/>
          <w:w w:val="110"/>
        </w:rPr>
        <w:t xml:space="preserve"> </w:t>
      </w:r>
      <w:r>
        <w:rPr>
          <w:w w:val="110"/>
        </w:rPr>
        <w:t>an</w:t>
      </w:r>
      <w:r>
        <w:rPr>
          <w:spacing w:val="-14"/>
          <w:w w:val="110"/>
        </w:rPr>
        <w:t xml:space="preserve"> </w:t>
      </w:r>
      <w:r>
        <w:rPr>
          <w:w w:val="110"/>
        </w:rPr>
        <w:t>optimization</w:t>
      </w:r>
      <w:r>
        <w:rPr>
          <w:spacing w:val="-14"/>
          <w:w w:val="110"/>
        </w:rPr>
        <w:t xml:space="preserve"> </w:t>
      </w:r>
      <w:r>
        <w:rPr>
          <w:w w:val="110"/>
        </w:rPr>
        <w:t>algorithm</w:t>
      </w:r>
      <w:r>
        <w:rPr>
          <w:spacing w:val="-14"/>
          <w:w w:val="110"/>
        </w:rPr>
        <w:t xml:space="preserve"> </w:t>
      </w:r>
      <w:r>
        <w:rPr>
          <w:spacing w:val="-4"/>
          <w:w w:val="110"/>
        </w:rPr>
        <w:t>astray,</w:t>
      </w:r>
      <w:r>
        <w:rPr>
          <w:spacing w:val="-13"/>
          <w:w w:val="110"/>
        </w:rPr>
        <w:t xml:space="preserve"> </w:t>
      </w:r>
      <w:r>
        <w:rPr>
          <w:w w:val="110"/>
        </w:rPr>
        <w:t>especially</w:t>
      </w:r>
      <w:r>
        <w:rPr>
          <w:spacing w:val="-14"/>
          <w:w w:val="110"/>
        </w:rPr>
        <w:t xml:space="preserve"> </w:t>
      </w:r>
      <w:r>
        <w:rPr>
          <w:w w:val="110"/>
        </w:rPr>
        <w:t>in</w:t>
      </w:r>
      <w:r>
        <w:rPr>
          <w:spacing w:val="-14"/>
          <w:w w:val="110"/>
        </w:rPr>
        <w:t xml:space="preserve"> </w:t>
      </w:r>
      <w:r>
        <w:rPr>
          <w:w w:val="110"/>
        </w:rPr>
        <w:t>highly</w:t>
      </w:r>
      <w:r>
        <w:rPr>
          <w:spacing w:val="-14"/>
          <w:w w:val="110"/>
        </w:rPr>
        <w:t xml:space="preserve"> </w:t>
      </w:r>
      <w:r>
        <w:rPr>
          <w:w w:val="110"/>
        </w:rPr>
        <w:t>nonlinear</w:t>
      </w:r>
      <w:r>
        <w:rPr>
          <w:spacing w:val="-15"/>
          <w:w w:val="110"/>
        </w:rPr>
        <w:t xml:space="preserve"> </w:t>
      </w:r>
      <w:r>
        <w:rPr>
          <w:w w:val="110"/>
        </w:rPr>
        <w:t>or</w:t>
      </w:r>
      <w:r>
        <w:rPr>
          <w:spacing w:val="-14"/>
          <w:w w:val="110"/>
        </w:rPr>
        <w:t xml:space="preserve"> </w:t>
      </w:r>
      <w:r>
        <w:rPr>
          <w:w w:val="110"/>
        </w:rPr>
        <w:t>tightly</w:t>
      </w:r>
      <w:r>
        <w:rPr>
          <w:spacing w:val="-14"/>
          <w:w w:val="110"/>
        </w:rPr>
        <w:t xml:space="preserve"> </w:t>
      </w:r>
      <w:r>
        <w:rPr>
          <w:w w:val="110"/>
        </w:rPr>
        <w:t>constrained</w:t>
      </w:r>
      <w:r>
        <w:rPr>
          <w:spacing w:val="-14"/>
          <w:w w:val="110"/>
        </w:rPr>
        <w:t xml:space="preserve"> </w:t>
      </w:r>
      <w:r>
        <w:rPr>
          <w:w w:val="110"/>
        </w:rPr>
        <w:t>regions of the design space. This is another reason for the use of derivative-free algorithms, even when</w:t>
      </w:r>
      <w:r>
        <w:rPr>
          <w:spacing w:val="-36"/>
          <w:w w:val="110"/>
        </w:rPr>
        <w:t xml:space="preserve"> </w:t>
      </w:r>
      <w:r>
        <w:rPr>
          <w:w w:val="110"/>
        </w:rPr>
        <w:t>conducting local</w:t>
      </w:r>
      <w:r>
        <w:rPr>
          <w:spacing w:val="-9"/>
          <w:w w:val="110"/>
        </w:rPr>
        <w:t xml:space="preserve"> </w:t>
      </w:r>
      <w:r>
        <w:rPr>
          <w:w w:val="110"/>
        </w:rPr>
        <w:t>neighborhood</w:t>
      </w:r>
      <w:r>
        <w:rPr>
          <w:spacing w:val="-9"/>
          <w:w w:val="110"/>
        </w:rPr>
        <w:t xml:space="preserve"> </w:t>
      </w:r>
      <w:r>
        <w:rPr>
          <w:w w:val="110"/>
        </w:rPr>
        <w:t>design</w:t>
      </w:r>
      <w:r>
        <w:rPr>
          <w:spacing w:val="-9"/>
          <w:w w:val="110"/>
        </w:rPr>
        <w:t xml:space="preserve"> </w:t>
      </w:r>
      <w:r>
        <w:rPr>
          <w:w w:val="110"/>
        </w:rPr>
        <w:t>space</w:t>
      </w:r>
      <w:r>
        <w:rPr>
          <w:spacing w:val="-9"/>
          <w:w w:val="110"/>
        </w:rPr>
        <w:t xml:space="preserve"> </w:t>
      </w:r>
      <w:r>
        <w:rPr>
          <w:w w:val="110"/>
        </w:rPr>
        <w:t>optimization</w:t>
      </w:r>
      <w:r>
        <w:rPr>
          <w:spacing w:val="-8"/>
          <w:w w:val="110"/>
        </w:rPr>
        <w:t xml:space="preserve"> </w:t>
      </w:r>
      <w:r>
        <w:rPr>
          <w:w w:val="110"/>
        </w:rPr>
        <w:t>and/or</w:t>
      </w:r>
      <w:r>
        <w:rPr>
          <w:spacing w:val="-9"/>
          <w:w w:val="110"/>
        </w:rPr>
        <w:t xml:space="preserve"> </w:t>
      </w:r>
      <w:r>
        <w:rPr>
          <w:w w:val="110"/>
        </w:rPr>
        <w:t>sensitivity</w:t>
      </w:r>
      <w:r>
        <w:rPr>
          <w:spacing w:val="-9"/>
          <w:w w:val="110"/>
        </w:rPr>
        <w:t xml:space="preserve"> </w:t>
      </w:r>
      <w:r>
        <w:rPr>
          <w:w w:val="110"/>
        </w:rPr>
        <w:t>studies.</w:t>
      </w:r>
    </w:p>
    <w:p w:rsidR="00012D33" w:rsidRDefault="00012D33">
      <w:pPr>
        <w:pStyle w:val="BodyText"/>
        <w:spacing w:before="4"/>
        <w:rPr>
          <w:sz w:val="24"/>
        </w:rPr>
      </w:pPr>
    </w:p>
    <w:p w:rsidR="00012D33" w:rsidRDefault="0009622D">
      <w:pPr>
        <w:pStyle w:val="Heading4"/>
        <w:numPr>
          <w:ilvl w:val="2"/>
          <w:numId w:val="13"/>
        </w:numPr>
        <w:tabs>
          <w:tab w:val="left" w:pos="821"/>
        </w:tabs>
        <w:ind w:hanging="700"/>
        <w:jc w:val="both"/>
      </w:pPr>
      <w:bookmarkStart w:id="180" w:name="Constraint_Handling"/>
      <w:bookmarkEnd w:id="180"/>
      <w:r>
        <w:rPr>
          <w:w w:val="115"/>
        </w:rPr>
        <w:t>Constraint</w:t>
      </w:r>
      <w:r>
        <w:rPr>
          <w:spacing w:val="16"/>
          <w:w w:val="115"/>
        </w:rPr>
        <w:t xml:space="preserve"> </w:t>
      </w:r>
      <w:r>
        <w:rPr>
          <w:w w:val="115"/>
        </w:rPr>
        <w:t>Handling</w:t>
      </w:r>
    </w:p>
    <w:p w:rsidR="00012D33" w:rsidRDefault="0009622D">
      <w:pPr>
        <w:pStyle w:val="BodyText"/>
        <w:spacing w:before="161" w:line="273" w:lineRule="auto"/>
        <w:ind w:left="119" w:right="117"/>
        <w:jc w:val="both"/>
      </w:pPr>
      <w:r>
        <w:rPr>
          <w:w w:val="110"/>
        </w:rPr>
        <w:t xml:space="preserve">The standard optimization problem statement is modified in this application to use a penalty approach for constraint handling. Instead of treating the set of constraints, </w:t>
      </w:r>
      <w:r>
        <w:rPr>
          <w:b/>
          <w:w w:val="110"/>
        </w:rPr>
        <w:t>g</w:t>
      </w:r>
      <w:r>
        <w:rPr>
          <w:w w:val="110"/>
        </w:rPr>
        <w:t>(</w:t>
      </w:r>
      <w:r>
        <w:rPr>
          <w:b/>
          <w:w w:val="110"/>
        </w:rPr>
        <w:t>x</w:t>
      </w:r>
      <w:r>
        <w:rPr>
          <w:w w:val="110"/>
        </w:rPr>
        <w:t xml:space="preserve">), as </w:t>
      </w:r>
      <w:r>
        <w:rPr>
          <w:rFonts w:ascii="Arial"/>
          <w:i/>
          <w:spacing w:val="-3"/>
          <w:w w:val="110"/>
        </w:rPr>
        <w:t xml:space="preserve">hard </w:t>
      </w:r>
      <w:r>
        <w:rPr>
          <w:w w:val="110"/>
        </w:rPr>
        <w:t xml:space="preserve">-constraints that absolutely must </w:t>
      </w:r>
      <w:r>
        <w:rPr>
          <w:spacing w:val="2"/>
          <w:w w:val="110"/>
        </w:rPr>
        <w:t xml:space="preserve">be </w:t>
      </w:r>
      <w:r>
        <w:rPr>
          <w:w w:val="110"/>
        </w:rPr>
        <w:t xml:space="preserve">satisfied, a penalty method treats them as </w:t>
      </w:r>
      <w:r>
        <w:rPr>
          <w:rFonts w:ascii="Arial"/>
          <w:i/>
          <w:w w:val="110"/>
        </w:rPr>
        <w:t xml:space="preserve">soft </w:t>
      </w:r>
      <w:r>
        <w:rPr>
          <w:w w:val="110"/>
        </w:rPr>
        <w:t xml:space="preserve">-constraints, that are considered in conjunction with the objective function. This is a common approach that </w:t>
      </w:r>
      <w:r>
        <w:rPr>
          <w:spacing w:val="-3"/>
          <w:w w:val="110"/>
        </w:rPr>
        <w:t xml:space="preserve">involves </w:t>
      </w:r>
      <w:r>
        <w:rPr>
          <w:w w:val="110"/>
        </w:rPr>
        <w:t xml:space="preserve">summation of a constraint violations into a single metric. This metric is then scaled and added or multiplied to the objective function </w:t>
      </w:r>
      <w:r>
        <w:rPr>
          <w:spacing w:val="-3"/>
          <w:w w:val="110"/>
        </w:rPr>
        <w:t xml:space="preserve">value </w:t>
      </w:r>
      <w:r>
        <w:rPr>
          <w:w w:val="110"/>
        </w:rPr>
        <w:t xml:space="preserve">of each solution. </w:t>
      </w:r>
      <w:proofErr w:type="spellStart"/>
      <w:r>
        <w:rPr>
          <w:spacing w:val="-4"/>
          <w:w w:val="110"/>
        </w:rPr>
        <w:t>Yeniay</w:t>
      </w:r>
      <w:proofErr w:type="spellEnd"/>
      <w:r>
        <w:rPr>
          <w:spacing w:val="-4"/>
          <w:w w:val="110"/>
        </w:rPr>
        <w:t xml:space="preserve"> </w:t>
      </w:r>
      <w:hyperlink w:anchor="_bookmark74" w:history="1">
        <w:r>
          <w:rPr>
            <w:w w:val="110"/>
          </w:rPr>
          <w:t>[40]</w:t>
        </w:r>
      </w:hyperlink>
      <w:r>
        <w:rPr>
          <w:w w:val="110"/>
        </w:rPr>
        <w:t xml:space="preserve"> provides a nice summary of the use of penalty methods in genetic algorithms. In our implementation, an </w:t>
      </w:r>
      <w:r>
        <w:rPr>
          <w:rFonts w:ascii="Arial"/>
          <w:i/>
          <w:w w:val="110"/>
        </w:rPr>
        <w:t xml:space="preserve">adaptive </w:t>
      </w:r>
      <w:r>
        <w:rPr>
          <w:w w:val="110"/>
        </w:rPr>
        <w:t xml:space="preserve">penalty approach is used where the scaling of the constraint violation summation is dependent on the </w:t>
      </w:r>
      <w:r>
        <w:rPr>
          <w:spacing w:val="-3"/>
          <w:w w:val="110"/>
        </w:rPr>
        <w:t xml:space="preserve">value </w:t>
      </w:r>
      <w:r>
        <w:rPr>
          <w:w w:val="110"/>
        </w:rPr>
        <w:t>of the objective function of the best solution in the population. With this</w:t>
      </w:r>
      <w:r>
        <w:rPr>
          <w:spacing w:val="-11"/>
          <w:w w:val="110"/>
        </w:rPr>
        <w:t xml:space="preserve"> </w:t>
      </w:r>
      <w:r>
        <w:rPr>
          <w:w w:val="110"/>
        </w:rPr>
        <w:t>approach,</w:t>
      </w:r>
      <w:r>
        <w:rPr>
          <w:spacing w:val="-11"/>
          <w:w w:val="110"/>
        </w:rPr>
        <w:t xml:space="preserve"> </w:t>
      </w:r>
      <w:r>
        <w:rPr>
          <w:w w:val="110"/>
        </w:rPr>
        <w:t>the</w:t>
      </w:r>
      <w:r>
        <w:rPr>
          <w:spacing w:val="-11"/>
          <w:w w:val="110"/>
        </w:rPr>
        <w:t xml:space="preserve"> </w:t>
      </w:r>
      <w:r>
        <w:rPr>
          <w:w w:val="110"/>
        </w:rPr>
        <w:t>problem</w:t>
      </w:r>
      <w:r>
        <w:rPr>
          <w:spacing w:val="-11"/>
          <w:w w:val="110"/>
        </w:rPr>
        <w:t xml:space="preserve"> </w:t>
      </w:r>
      <w:r>
        <w:rPr>
          <w:w w:val="110"/>
        </w:rPr>
        <w:t>formulation</w:t>
      </w:r>
      <w:r>
        <w:rPr>
          <w:spacing w:val="-11"/>
          <w:w w:val="110"/>
        </w:rPr>
        <w:t xml:space="preserve"> </w:t>
      </w:r>
      <w:r>
        <w:rPr>
          <w:w w:val="110"/>
        </w:rPr>
        <w:t>becomes,</w:t>
      </w:r>
    </w:p>
    <w:p w:rsidR="00012D33" w:rsidRDefault="00012D33">
      <w:pPr>
        <w:pStyle w:val="BodyText"/>
        <w:spacing w:before="11"/>
        <w:rPr>
          <w:sz w:val="11"/>
        </w:rPr>
      </w:pPr>
    </w:p>
    <w:p w:rsidR="00012D33" w:rsidRDefault="00012D33">
      <w:pPr>
        <w:rPr>
          <w:sz w:val="11"/>
        </w:rPr>
        <w:sectPr w:rsidR="00012D33">
          <w:pgSz w:w="12240" w:h="15840"/>
          <w:pgMar w:top="1400" w:right="1320" w:bottom="980" w:left="1320" w:header="0" w:footer="792" w:gutter="0"/>
          <w:cols w:space="720"/>
        </w:sectPr>
      </w:pPr>
    </w:p>
    <w:p w:rsidR="00012D33" w:rsidRDefault="0009622D">
      <w:pPr>
        <w:tabs>
          <w:tab w:val="left" w:pos="4451"/>
        </w:tabs>
        <w:spacing w:before="108" w:line="182" w:lineRule="auto"/>
        <w:ind w:left="3382"/>
        <w:rPr>
          <w:b/>
          <w:sz w:val="20"/>
        </w:rPr>
      </w:pPr>
      <w:r>
        <w:rPr>
          <w:w w:val="120"/>
          <w:sz w:val="20"/>
        </w:rPr>
        <w:t>min</w:t>
      </w:r>
      <w:r>
        <w:rPr>
          <w:w w:val="120"/>
          <w:sz w:val="20"/>
        </w:rPr>
        <w:tab/>
        <w:t>Φ(</w:t>
      </w:r>
      <w:r>
        <w:rPr>
          <w:b/>
          <w:w w:val="120"/>
          <w:sz w:val="20"/>
        </w:rPr>
        <w:t>x</w:t>
      </w:r>
      <w:r>
        <w:rPr>
          <w:w w:val="120"/>
          <w:sz w:val="20"/>
        </w:rPr>
        <w:t>)</w:t>
      </w:r>
      <w:r>
        <w:rPr>
          <w:spacing w:val="-7"/>
          <w:w w:val="120"/>
          <w:sz w:val="20"/>
        </w:rPr>
        <w:t xml:space="preserve"> </w:t>
      </w:r>
      <w:r>
        <w:rPr>
          <w:w w:val="120"/>
          <w:sz w:val="20"/>
        </w:rPr>
        <w:t>=</w:t>
      </w:r>
      <w:r>
        <w:rPr>
          <w:spacing w:val="-7"/>
          <w:w w:val="120"/>
          <w:sz w:val="20"/>
        </w:rPr>
        <w:t xml:space="preserve"> </w:t>
      </w:r>
      <w:r>
        <w:rPr>
          <w:i/>
          <w:w w:val="145"/>
          <w:sz w:val="20"/>
        </w:rPr>
        <w:t>f</w:t>
      </w:r>
      <w:r>
        <w:rPr>
          <w:i/>
          <w:spacing w:val="-21"/>
          <w:w w:val="145"/>
          <w:sz w:val="20"/>
        </w:rPr>
        <w:t xml:space="preserve"> </w:t>
      </w:r>
      <w:r>
        <w:rPr>
          <w:w w:val="120"/>
          <w:sz w:val="20"/>
        </w:rPr>
        <w:t>(</w:t>
      </w:r>
      <w:r>
        <w:rPr>
          <w:b/>
          <w:w w:val="120"/>
          <w:sz w:val="20"/>
        </w:rPr>
        <w:t>x</w:t>
      </w:r>
      <w:r>
        <w:rPr>
          <w:w w:val="120"/>
          <w:sz w:val="20"/>
        </w:rPr>
        <w:t>)</w:t>
      </w:r>
      <w:r>
        <w:rPr>
          <w:spacing w:val="-18"/>
          <w:w w:val="120"/>
          <w:sz w:val="20"/>
        </w:rPr>
        <w:t xml:space="preserve"> </w:t>
      </w:r>
      <w:r>
        <w:rPr>
          <w:w w:val="120"/>
          <w:sz w:val="20"/>
        </w:rPr>
        <w:t>+</w:t>
      </w:r>
      <w:r>
        <w:rPr>
          <w:spacing w:val="-18"/>
          <w:w w:val="120"/>
          <w:sz w:val="20"/>
        </w:rPr>
        <w:t xml:space="preserve"> </w:t>
      </w:r>
      <w:r>
        <w:rPr>
          <w:i/>
          <w:w w:val="120"/>
          <w:sz w:val="20"/>
        </w:rPr>
        <w:t>p</w:t>
      </w:r>
      <w:r>
        <w:rPr>
          <w:i/>
          <w:spacing w:val="-29"/>
          <w:w w:val="120"/>
          <w:sz w:val="20"/>
        </w:rPr>
        <w:t xml:space="preserve"> </w:t>
      </w:r>
      <w:r>
        <w:rPr>
          <w:w w:val="120"/>
          <w:sz w:val="20"/>
        </w:rPr>
        <w:t>(</w:t>
      </w:r>
      <w:r>
        <w:rPr>
          <w:b/>
          <w:w w:val="120"/>
          <w:sz w:val="20"/>
        </w:rPr>
        <w:t>x</w:t>
      </w:r>
      <w:r>
        <w:rPr>
          <w:w w:val="120"/>
          <w:sz w:val="20"/>
        </w:rPr>
        <w:t>)</w:t>
      </w:r>
      <w:r>
        <w:rPr>
          <w:w w:val="116"/>
          <w:sz w:val="20"/>
        </w:rPr>
        <w:t xml:space="preserve"> </w:t>
      </w:r>
      <w:r>
        <w:rPr>
          <w:w w:val="120"/>
          <w:sz w:val="20"/>
        </w:rPr>
        <w:t xml:space="preserve">subject </w:t>
      </w:r>
      <w:proofErr w:type="gramStart"/>
      <w:r>
        <w:rPr>
          <w:w w:val="120"/>
          <w:sz w:val="20"/>
        </w:rPr>
        <w:t xml:space="preserve">to  </w:t>
      </w:r>
      <w:r>
        <w:rPr>
          <w:b/>
          <w:w w:val="120"/>
          <w:sz w:val="20"/>
        </w:rPr>
        <w:t>x</w:t>
      </w:r>
      <w:proofErr w:type="gramEnd"/>
      <w:r>
        <w:rPr>
          <w:b/>
          <w:w w:val="120"/>
          <w:sz w:val="20"/>
        </w:rPr>
        <w:t xml:space="preserve"> </w:t>
      </w:r>
      <w:r>
        <w:rPr>
          <w:rFonts w:ascii="Meiryo" w:hAnsi="Meiryo"/>
          <w:i/>
          <w:w w:val="110"/>
          <w:sz w:val="20"/>
        </w:rPr>
        <w:t>∈</w:t>
      </w:r>
      <w:r>
        <w:rPr>
          <w:rFonts w:ascii="Meiryo" w:hAnsi="Meiryo"/>
          <w:i/>
          <w:spacing w:val="-48"/>
          <w:w w:val="110"/>
          <w:sz w:val="20"/>
        </w:rPr>
        <w:t xml:space="preserve"> </w:t>
      </w:r>
      <w:r>
        <w:rPr>
          <w:b/>
          <w:w w:val="120"/>
          <w:sz w:val="20"/>
        </w:rPr>
        <w:t>X</w:t>
      </w:r>
    </w:p>
    <w:p w:rsidR="00012D33" w:rsidRDefault="0009622D">
      <w:pPr>
        <w:pStyle w:val="BodyText"/>
        <w:spacing w:before="7"/>
        <w:rPr>
          <w:b/>
          <w:sz w:val="16"/>
        </w:rPr>
      </w:pPr>
      <w:r>
        <w:br w:type="column"/>
      </w:r>
    </w:p>
    <w:p w:rsidR="00012D33" w:rsidRDefault="0009622D">
      <w:pPr>
        <w:pStyle w:val="BodyText"/>
        <w:spacing w:before="1"/>
        <w:ind w:right="117"/>
        <w:jc w:val="right"/>
      </w:pPr>
      <w:r>
        <w:rPr>
          <w:w w:val="105"/>
        </w:rPr>
        <w:t>(25)</w:t>
      </w:r>
    </w:p>
    <w:p w:rsidR="00012D33" w:rsidRDefault="00012D33">
      <w:pPr>
        <w:jc w:val="right"/>
        <w:sectPr w:rsidR="00012D33">
          <w:type w:val="continuous"/>
          <w:pgSz w:w="12240" w:h="15840"/>
          <w:pgMar w:top="1500" w:right="1320" w:bottom="980" w:left="1320" w:header="720" w:footer="720" w:gutter="0"/>
          <w:cols w:num="2" w:space="720" w:equalWidth="0">
            <w:col w:w="6218" w:space="40"/>
            <w:col w:w="3342"/>
          </w:cols>
        </w:sectPr>
      </w:pPr>
    </w:p>
    <w:p w:rsidR="00012D33" w:rsidRDefault="00012D33">
      <w:pPr>
        <w:pStyle w:val="BodyText"/>
        <w:spacing w:before="1"/>
        <w:rPr>
          <w:sz w:val="13"/>
        </w:rPr>
      </w:pPr>
    </w:p>
    <w:p w:rsidR="00012D33" w:rsidRDefault="0009622D">
      <w:pPr>
        <w:pStyle w:val="BodyText"/>
        <w:spacing w:before="63" w:line="273" w:lineRule="auto"/>
        <w:ind w:left="120"/>
      </w:pPr>
      <w:r>
        <w:rPr>
          <w:w w:val="110"/>
        </w:rPr>
        <w:t>where Φ(</w:t>
      </w:r>
      <w:r>
        <w:rPr>
          <w:b/>
          <w:w w:val="110"/>
        </w:rPr>
        <w:t>x</w:t>
      </w:r>
      <w:r>
        <w:rPr>
          <w:w w:val="110"/>
        </w:rPr>
        <w:t xml:space="preserve">) is the new objective function and </w:t>
      </w:r>
      <w:r>
        <w:rPr>
          <w:i/>
          <w:w w:val="110"/>
        </w:rPr>
        <w:t>p</w:t>
      </w:r>
      <w:r>
        <w:rPr>
          <w:w w:val="110"/>
        </w:rPr>
        <w:t>(</w:t>
      </w:r>
      <w:r>
        <w:rPr>
          <w:b/>
          <w:w w:val="110"/>
        </w:rPr>
        <w:t>x</w:t>
      </w:r>
      <w:r>
        <w:rPr>
          <w:w w:val="110"/>
        </w:rPr>
        <w:t>) is the penalty function. This function is configured as a summation of constraint violations only (constraints that are satisfied add zero to the summation),</w:t>
      </w:r>
    </w:p>
    <w:p w:rsidR="00012D33" w:rsidRDefault="00012D33">
      <w:pPr>
        <w:spacing w:line="273" w:lineRule="auto"/>
        <w:sectPr w:rsidR="00012D33">
          <w:type w:val="continuous"/>
          <w:pgSz w:w="12240" w:h="15840"/>
          <w:pgMar w:top="1500" w:right="1320" w:bottom="980" w:left="1320" w:header="720" w:footer="720" w:gutter="0"/>
          <w:cols w:space="720"/>
        </w:sectPr>
      </w:pPr>
    </w:p>
    <w:p w:rsidR="00012D33" w:rsidRDefault="00012D33">
      <w:pPr>
        <w:pStyle w:val="BodyText"/>
        <w:spacing w:before="1"/>
        <w:rPr>
          <w:sz w:val="14"/>
        </w:rPr>
      </w:pPr>
    </w:p>
    <w:p w:rsidR="00012D33" w:rsidRDefault="0009622D">
      <w:pPr>
        <w:spacing w:before="1"/>
        <w:jc w:val="right"/>
        <w:rPr>
          <w:rFonts w:ascii="Arial"/>
          <w:i/>
          <w:sz w:val="14"/>
        </w:rPr>
      </w:pPr>
      <w:r>
        <w:rPr>
          <w:rFonts w:ascii="Arial"/>
          <w:i/>
          <w:w w:val="121"/>
          <w:sz w:val="14"/>
        </w:rPr>
        <w:t>m</w:t>
      </w:r>
    </w:p>
    <w:p w:rsidR="00012D33" w:rsidRDefault="0009622D">
      <w:pPr>
        <w:spacing w:before="33"/>
        <w:ind w:left="2036"/>
        <w:rPr>
          <w:i/>
          <w:sz w:val="20"/>
        </w:rPr>
      </w:pPr>
      <w:r>
        <w:rPr>
          <w:i/>
          <w:w w:val="125"/>
          <w:sz w:val="20"/>
        </w:rPr>
        <w:t xml:space="preserve">p </w:t>
      </w:r>
      <w:r>
        <w:rPr>
          <w:w w:val="125"/>
          <w:sz w:val="20"/>
        </w:rPr>
        <w:t>(</w:t>
      </w:r>
      <w:r>
        <w:rPr>
          <w:b/>
          <w:w w:val="125"/>
          <w:sz w:val="20"/>
        </w:rPr>
        <w:t>x</w:t>
      </w:r>
      <w:r>
        <w:rPr>
          <w:w w:val="125"/>
          <w:sz w:val="20"/>
        </w:rPr>
        <w:t xml:space="preserve">) = </w:t>
      </w:r>
      <w:r>
        <w:rPr>
          <w:i/>
          <w:w w:val="125"/>
          <w:sz w:val="20"/>
        </w:rPr>
        <w:t>λ</w:t>
      </w:r>
    </w:p>
    <w:p w:rsidR="00012D33" w:rsidRDefault="0009622D">
      <w:pPr>
        <w:spacing w:before="60"/>
        <w:ind w:right="40"/>
        <w:jc w:val="right"/>
        <w:rPr>
          <w:rFonts w:ascii="Arial"/>
          <w:i/>
          <w:sz w:val="14"/>
        </w:rPr>
      </w:pPr>
      <w:proofErr w:type="spellStart"/>
      <w:r>
        <w:rPr>
          <w:rFonts w:ascii="Arial"/>
          <w:i/>
          <w:w w:val="181"/>
          <w:sz w:val="14"/>
        </w:rPr>
        <w:t>i</w:t>
      </w:r>
      <w:proofErr w:type="spellEnd"/>
    </w:p>
    <w:p w:rsidR="00012D33" w:rsidRDefault="0009622D">
      <w:pPr>
        <w:pStyle w:val="BodyText"/>
        <w:spacing w:before="7"/>
        <w:rPr>
          <w:rFonts w:ascii="Arial"/>
          <w:i/>
          <w:sz w:val="28"/>
        </w:rPr>
      </w:pPr>
      <w:r>
        <w:br w:type="column"/>
      </w:r>
    </w:p>
    <w:p w:rsidR="00012D33" w:rsidRDefault="0009622D">
      <w:pPr>
        <w:tabs>
          <w:tab w:val="left" w:pos="1760"/>
          <w:tab w:val="left" w:pos="6010"/>
        </w:tabs>
        <w:ind w:left="66"/>
        <w:rPr>
          <w:sz w:val="20"/>
        </w:rPr>
      </w:pPr>
      <w:r>
        <w:rPr>
          <w:w w:val="120"/>
          <w:position w:val="-7"/>
          <w:sz w:val="20"/>
        </w:rPr>
        <w:t>max</w:t>
      </w:r>
      <w:r>
        <w:rPr>
          <w:spacing w:val="-44"/>
          <w:w w:val="120"/>
          <w:position w:val="-7"/>
          <w:sz w:val="20"/>
        </w:rPr>
        <w:t xml:space="preserve"> </w:t>
      </w:r>
      <w:r>
        <w:rPr>
          <w:w w:val="120"/>
          <w:position w:val="-7"/>
          <w:sz w:val="20"/>
        </w:rPr>
        <w:t>[0</w:t>
      </w:r>
      <w:r>
        <w:rPr>
          <w:i/>
          <w:w w:val="120"/>
          <w:position w:val="-7"/>
          <w:sz w:val="20"/>
        </w:rPr>
        <w:t>,</w:t>
      </w:r>
      <w:r>
        <w:rPr>
          <w:i/>
          <w:spacing w:val="-44"/>
          <w:w w:val="120"/>
          <w:position w:val="-7"/>
          <w:sz w:val="20"/>
        </w:rPr>
        <w:t xml:space="preserve"> </w:t>
      </w:r>
      <w:r>
        <w:rPr>
          <w:i/>
          <w:w w:val="120"/>
          <w:position w:val="-7"/>
          <w:sz w:val="20"/>
        </w:rPr>
        <w:t>g</w:t>
      </w:r>
      <w:proofErr w:type="spellStart"/>
      <w:r>
        <w:rPr>
          <w:rFonts w:ascii="Arial" w:hAnsi="Arial"/>
          <w:i/>
          <w:w w:val="120"/>
          <w:position w:val="-10"/>
          <w:sz w:val="14"/>
        </w:rPr>
        <w:t>i</w:t>
      </w:r>
      <w:proofErr w:type="spellEnd"/>
      <w:r>
        <w:rPr>
          <w:rFonts w:ascii="Arial" w:hAnsi="Arial"/>
          <w:i/>
          <w:spacing w:val="-26"/>
          <w:w w:val="120"/>
          <w:position w:val="-10"/>
          <w:sz w:val="14"/>
        </w:rPr>
        <w:t xml:space="preserve"> </w:t>
      </w:r>
      <w:r>
        <w:rPr>
          <w:w w:val="120"/>
          <w:position w:val="-7"/>
          <w:sz w:val="20"/>
        </w:rPr>
        <w:t>(</w:t>
      </w:r>
      <w:r>
        <w:rPr>
          <w:b/>
          <w:w w:val="120"/>
          <w:position w:val="-7"/>
          <w:sz w:val="20"/>
        </w:rPr>
        <w:t>x</w:t>
      </w:r>
      <w:r>
        <w:rPr>
          <w:w w:val="120"/>
          <w:position w:val="-7"/>
          <w:sz w:val="20"/>
        </w:rPr>
        <w:t>)</w:t>
      </w:r>
      <w:proofErr w:type="gramStart"/>
      <w:r>
        <w:rPr>
          <w:w w:val="120"/>
          <w:position w:val="-7"/>
          <w:sz w:val="20"/>
        </w:rPr>
        <w:t>]</w:t>
      </w:r>
      <w:r>
        <w:rPr>
          <w:spacing w:val="-44"/>
          <w:w w:val="120"/>
          <w:position w:val="-7"/>
          <w:sz w:val="20"/>
        </w:rPr>
        <w:t xml:space="preserve"> </w:t>
      </w:r>
      <w:r>
        <w:rPr>
          <w:w w:val="120"/>
          <w:position w:val="-7"/>
          <w:sz w:val="20"/>
        </w:rPr>
        <w:t>;</w:t>
      </w:r>
      <w:proofErr w:type="gramEnd"/>
      <w:r>
        <w:rPr>
          <w:w w:val="120"/>
          <w:position w:val="-7"/>
          <w:sz w:val="20"/>
        </w:rPr>
        <w:tab/>
      </w:r>
      <w:r>
        <w:rPr>
          <w:i/>
          <w:w w:val="120"/>
          <w:position w:val="-7"/>
          <w:sz w:val="20"/>
        </w:rPr>
        <w:t xml:space="preserve">λ </w:t>
      </w:r>
      <w:r>
        <w:rPr>
          <w:w w:val="120"/>
          <w:position w:val="-7"/>
          <w:sz w:val="20"/>
        </w:rPr>
        <w:t>= 10</w:t>
      </w:r>
      <w:r>
        <w:rPr>
          <w:w w:val="120"/>
          <w:sz w:val="14"/>
        </w:rPr>
        <w:t>floor(log</w:t>
      </w:r>
      <w:r>
        <w:rPr>
          <w:w w:val="120"/>
          <w:position w:val="-3"/>
          <w:sz w:val="10"/>
        </w:rPr>
        <w:t xml:space="preserve">10  </w:t>
      </w:r>
      <w:r>
        <w:rPr>
          <w:w w:val="120"/>
          <w:sz w:val="14"/>
        </w:rPr>
        <w:t>min[</w:t>
      </w:r>
      <w:r>
        <w:rPr>
          <w:rFonts w:ascii="Arial" w:hAnsi="Arial"/>
          <w:i/>
          <w:w w:val="120"/>
          <w:sz w:val="14"/>
        </w:rPr>
        <w:t xml:space="preserve">f </w:t>
      </w:r>
      <w:r>
        <w:rPr>
          <w:w w:val="120"/>
          <w:sz w:val="14"/>
        </w:rPr>
        <w:t>(</w:t>
      </w:r>
      <w:r>
        <w:rPr>
          <w:rFonts w:ascii="Arial" w:hAnsi="Arial"/>
          <w:i/>
          <w:w w:val="120"/>
          <w:sz w:val="14"/>
        </w:rPr>
        <w:t>x</w:t>
      </w:r>
      <w:r>
        <w:rPr>
          <w:w w:val="120"/>
          <w:position w:val="-1"/>
          <w:sz w:val="10"/>
        </w:rPr>
        <w:t>1</w:t>
      </w:r>
      <w:r>
        <w:rPr>
          <w:w w:val="120"/>
          <w:sz w:val="14"/>
        </w:rPr>
        <w:t>)</w:t>
      </w:r>
      <w:r>
        <w:rPr>
          <w:rFonts w:ascii="Arial" w:hAnsi="Arial"/>
          <w:i/>
          <w:w w:val="120"/>
          <w:sz w:val="14"/>
        </w:rPr>
        <w:t>...f</w:t>
      </w:r>
      <w:r>
        <w:rPr>
          <w:rFonts w:ascii="Arial" w:hAnsi="Arial"/>
          <w:i/>
          <w:spacing w:val="-36"/>
          <w:w w:val="120"/>
          <w:sz w:val="14"/>
        </w:rPr>
        <w:t xml:space="preserve"> </w:t>
      </w:r>
      <w:r>
        <w:rPr>
          <w:w w:val="120"/>
          <w:sz w:val="14"/>
        </w:rPr>
        <w:t>(</w:t>
      </w:r>
      <w:r>
        <w:rPr>
          <w:rFonts w:ascii="Arial" w:hAnsi="Arial"/>
          <w:i/>
          <w:w w:val="120"/>
          <w:sz w:val="14"/>
        </w:rPr>
        <w:t>x</w:t>
      </w:r>
      <w:r>
        <w:rPr>
          <w:rFonts w:ascii="Arial" w:hAnsi="Arial"/>
          <w:i/>
          <w:w w:val="120"/>
          <w:position w:val="-1"/>
          <w:sz w:val="10"/>
        </w:rPr>
        <w:t>k</w:t>
      </w:r>
      <w:r>
        <w:rPr>
          <w:rFonts w:ascii="Arial" w:hAnsi="Arial"/>
          <w:i/>
          <w:spacing w:val="-19"/>
          <w:w w:val="120"/>
          <w:position w:val="-1"/>
          <w:sz w:val="10"/>
        </w:rPr>
        <w:t xml:space="preserve"> </w:t>
      </w:r>
      <w:r>
        <w:rPr>
          <w:w w:val="120"/>
          <w:sz w:val="14"/>
        </w:rPr>
        <w:t>)])</w:t>
      </w:r>
      <w:r>
        <w:rPr>
          <w:w w:val="120"/>
          <w:sz w:val="14"/>
        </w:rPr>
        <w:tab/>
      </w:r>
      <w:r>
        <w:rPr>
          <w:w w:val="120"/>
          <w:position w:val="-7"/>
          <w:sz w:val="20"/>
        </w:rPr>
        <w:t>(26)</w:t>
      </w:r>
    </w:p>
    <w:p w:rsidR="00012D33" w:rsidRDefault="00012D33">
      <w:pPr>
        <w:rPr>
          <w:sz w:val="20"/>
        </w:rPr>
        <w:sectPr w:rsidR="00012D33">
          <w:type w:val="continuous"/>
          <w:pgSz w:w="12240" w:h="15840"/>
          <w:pgMar w:top="1500" w:right="1320" w:bottom="980" w:left="1320" w:header="720" w:footer="720" w:gutter="0"/>
          <w:cols w:num="2" w:space="720" w:equalWidth="0">
            <w:col w:w="3076" w:space="40"/>
            <w:col w:w="6484"/>
          </w:cols>
        </w:sectPr>
      </w:pPr>
    </w:p>
    <w:p w:rsidR="00012D33" w:rsidRDefault="00012D33">
      <w:pPr>
        <w:pStyle w:val="BodyText"/>
        <w:spacing w:before="2"/>
        <w:rPr>
          <w:sz w:val="10"/>
        </w:rPr>
      </w:pPr>
    </w:p>
    <w:p w:rsidR="00012D33" w:rsidRDefault="0009622D">
      <w:pPr>
        <w:pStyle w:val="BodyText"/>
        <w:spacing w:before="63" w:line="273" w:lineRule="auto"/>
        <w:ind w:left="120" w:right="118"/>
      </w:pPr>
      <w:r>
        <w:rPr>
          <w:w w:val="110"/>
        </w:rPr>
        <w:t xml:space="preserve">and </w:t>
      </w:r>
      <w:r>
        <w:rPr>
          <w:i/>
          <w:w w:val="110"/>
        </w:rPr>
        <w:t xml:space="preserve">λ </w:t>
      </w:r>
      <w:r>
        <w:rPr>
          <w:w w:val="110"/>
        </w:rPr>
        <w:t>is the adaptive scaling parameter, which is essentially set to the next order of magnitude above that of the objective function for the best performing solution in the population.</w:t>
      </w:r>
    </w:p>
    <w:p w:rsidR="00012D33" w:rsidRDefault="0009622D">
      <w:pPr>
        <w:pStyle w:val="BodyText"/>
        <w:spacing w:before="1" w:line="273" w:lineRule="auto"/>
        <w:ind w:left="120" w:right="117" w:firstLine="298"/>
        <w:jc w:val="both"/>
      </w:pPr>
      <w:r>
        <w:rPr>
          <w:w w:val="105"/>
        </w:rPr>
        <w:t xml:space="preserve">A penalty approach is used in our application of conceptual design of a floating offshore wind energy system because its advantages outweigh its challenges.  A standard drawback of the penalty approach is that    it can </w:t>
      </w:r>
      <w:r>
        <w:rPr>
          <w:spacing w:val="2"/>
          <w:w w:val="105"/>
        </w:rPr>
        <w:t xml:space="preserve">be </w:t>
      </w:r>
      <w:r>
        <w:rPr>
          <w:w w:val="105"/>
        </w:rPr>
        <w:t xml:space="preserve">difficult to find a problem independent method for constraint summation and scaling parameters.   First among the advantages of a penalty approach is the fluid </w:t>
      </w:r>
      <w:proofErr w:type="gramStart"/>
      <w:r>
        <w:rPr>
          <w:w w:val="105"/>
        </w:rPr>
        <w:t>searching  of</w:t>
      </w:r>
      <w:proofErr w:type="gramEnd"/>
      <w:r>
        <w:rPr>
          <w:w w:val="105"/>
        </w:rPr>
        <w:t xml:space="preserve">  the  tradespace  between  the pockets of feasibility. Meaning, our tradespace is like swiss cheese, with pockets of feasibility for spars, semisubmersibles, TLPs, and their hybrids. In between these </w:t>
      </w:r>
      <w:proofErr w:type="gramStart"/>
      <w:r>
        <w:rPr>
          <w:w w:val="105"/>
        </w:rPr>
        <w:t>pockets  are</w:t>
      </w:r>
      <w:proofErr w:type="gramEnd"/>
      <w:r>
        <w:rPr>
          <w:w w:val="105"/>
        </w:rPr>
        <w:t xml:space="preserve">  many  infeasible  designs  that violate the many constraints involved. A penalty approach allows the optimizer to cross fluidly from one pocket of feasibility to another. The second advantage is that a penalty approach can identify </w:t>
      </w:r>
      <w:proofErr w:type="gramStart"/>
      <w:r>
        <w:rPr>
          <w:w w:val="105"/>
        </w:rPr>
        <w:t>promising  designs</w:t>
      </w:r>
      <w:proofErr w:type="gramEnd"/>
      <w:r>
        <w:rPr>
          <w:w w:val="105"/>
        </w:rPr>
        <w:t xml:space="preserve"> even when they are not fully compliant with all constraints. Essentially, the constraints </w:t>
      </w:r>
      <w:r>
        <w:rPr>
          <w:spacing w:val="-3"/>
          <w:w w:val="105"/>
        </w:rPr>
        <w:t xml:space="preserve">involved </w:t>
      </w:r>
      <w:r>
        <w:rPr>
          <w:w w:val="105"/>
        </w:rPr>
        <w:t xml:space="preserve">are truly </w:t>
      </w:r>
      <w:r>
        <w:rPr>
          <w:rFonts w:ascii="Arial"/>
          <w:i/>
          <w:w w:val="105"/>
        </w:rPr>
        <w:t xml:space="preserve">soft </w:t>
      </w:r>
      <w:r>
        <w:rPr>
          <w:w w:val="105"/>
        </w:rPr>
        <w:t xml:space="preserve">constraints and not </w:t>
      </w:r>
      <w:r>
        <w:rPr>
          <w:rFonts w:ascii="Arial"/>
          <w:i/>
          <w:spacing w:val="-3"/>
          <w:w w:val="105"/>
        </w:rPr>
        <w:t xml:space="preserve">hard </w:t>
      </w:r>
      <w:r>
        <w:rPr>
          <w:w w:val="105"/>
        </w:rPr>
        <w:t xml:space="preserve">constraints. In practice, small violations of constraints in the conceptual design can typically </w:t>
      </w:r>
      <w:r>
        <w:rPr>
          <w:spacing w:val="2"/>
          <w:w w:val="105"/>
        </w:rPr>
        <w:t xml:space="preserve">be </w:t>
      </w:r>
      <w:r>
        <w:rPr>
          <w:w w:val="105"/>
        </w:rPr>
        <w:t xml:space="preserve">mended during the detailed design phase. Furthermore, the low-fidelity representation of the physics likely fails to capture </w:t>
      </w:r>
      <w:proofErr w:type="gramStart"/>
      <w:r>
        <w:rPr>
          <w:w w:val="105"/>
        </w:rPr>
        <w:t>all of</w:t>
      </w:r>
      <w:proofErr w:type="gramEnd"/>
      <w:r>
        <w:rPr>
          <w:w w:val="105"/>
        </w:rPr>
        <w:t xml:space="preserve"> the nuances </w:t>
      </w:r>
      <w:r>
        <w:rPr>
          <w:spacing w:val="-3"/>
          <w:w w:val="105"/>
        </w:rPr>
        <w:t xml:space="preserve">involved </w:t>
      </w:r>
      <w:r>
        <w:rPr>
          <w:w w:val="105"/>
        </w:rPr>
        <w:t>in the constraint evaluation, so promising designs</w:t>
      </w:r>
      <w:r>
        <w:rPr>
          <w:spacing w:val="20"/>
          <w:w w:val="105"/>
        </w:rPr>
        <w:t xml:space="preserve"> </w:t>
      </w:r>
      <w:r>
        <w:rPr>
          <w:w w:val="105"/>
        </w:rPr>
        <w:t>should</w:t>
      </w:r>
      <w:r>
        <w:rPr>
          <w:spacing w:val="20"/>
          <w:w w:val="105"/>
        </w:rPr>
        <w:t xml:space="preserve"> </w:t>
      </w:r>
      <w:r>
        <w:rPr>
          <w:w w:val="105"/>
        </w:rPr>
        <w:t>not</w:t>
      </w:r>
      <w:r>
        <w:rPr>
          <w:spacing w:val="20"/>
          <w:w w:val="105"/>
        </w:rPr>
        <w:t xml:space="preserve"> </w:t>
      </w:r>
      <w:r>
        <w:rPr>
          <w:spacing w:val="2"/>
          <w:w w:val="105"/>
        </w:rPr>
        <w:t>be</w:t>
      </w:r>
      <w:r>
        <w:rPr>
          <w:spacing w:val="20"/>
          <w:w w:val="105"/>
        </w:rPr>
        <w:t xml:space="preserve"> </w:t>
      </w:r>
      <w:r>
        <w:rPr>
          <w:w w:val="105"/>
        </w:rPr>
        <w:t>discarded</w:t>
      </w:r>
      <w:r>
        <w:rPr>
          <w:spacing w:val="20"/>
          <w:w w:val="105"/>
        </w:rPr>
        <w:t xml:space="preserve"> </w:t>
      </w:r>
      <w:r>
        <w:rPr>
          <w:w w:val="105"/>
        </w:rPr>
        <w:t>until</w:t>
      </w:r>
      <w:r>
        <w:rPr>
          <w:spacing w:val="20"/>
          <w:w w:val="105"/>
        </w:rPr>
        <w:t xml:space="preserve"> </w:t>
      </w:r>
      <w:r>
        <w:rPr>
          <w:w w:val="105"/>
        </w:rPr>
        <w:t>fully</w:t>
      </w:r>
      <w:r>
        <w:rPr>
          <w:spacing w:val="20"/>
          <w:w w:val="105"/>
        </w:rPr>
        <w:t xml:space="preserve"> </w:t>
      </w:r>
      <w:r>
        <w:rPr>
          <w:w w:val="105"/>
        </w:rPr>
        <w:t>vetted</w:t>
      </w:r>
      <w:r>
        <w:rPr>
          <w:spacing w:val="20"/>
          <w:w w:val="105"/>
        </w:rPr>
        <w:t xml:space="preserve"> </w:t>
      </w:r>
      <w:r>
        <w:rPr>
          <w:spacing w:val="-3"/>
          <w:w w:val="105"/>
        </w:rPr>
        <w:t>by</w:t>
      </w:r>
      <w:r>
        <w:rPr>
          <w:spacing w:val="20"/>
          <w:w w:val="105"/>
        </w:rPr>
        <w:t xml:space="preserve"> </w:t>
      </w:r>
      <w:r>
        <w:rPr>
          <w:w w:val="105"/>
        </w:rPr>
        <w:t>higher-fidelity</w:t>
      </w:r>
      <w:r>
        <w:rPr>
          <w:spacing w:val="20"/>
          <w:w w:val="105"/>
        </w:rPr>
        <w:t xml:space="preserve"> </w:t>
      </w:r>
      <w:commentRangeStart w:id="181"/>
      <w:r>
        <w:rPr>
          <w:w w:val="105"/>
        </w:rPr>
        <w:t>models</w:t>
      </w:r>
      <w:commentRangeEnd w:id="181"/>
      <w:r w:rsidR="003B6092">
        <w:rPr>
          <w:rStyle w:val="CommentReference"/>
        </w:rPr>
        <w:commentReference w:id="181"/>
      </w:r>
      <w:r>
        <w:rPr>
          <w:w w:val="105"/>
        </w:rPr>
        <w:t>.</w:t>
      </w:r>
    </w:p>
    <w:p w:rsidR="00012D33" w:rsidRDefault="00012D33">
      <w:pPr>
        <w:pStyle w:val="BodyText"/>
        <w:spacing w:before="4"/>
        <w:rPr>
          <w:sz w:val="24"/>
        </w:rPr>
      </w:pPr>
    </w:p>
    <w:p w:rsidR="00012D33" w:rsidRDefault="0009622D">
      <w:pPr>
        <w:pStyle w:val="Heading4"/>
        <w:numPr>
          <w:ilvl w:val="2"/>
          <w:numId w:val="13"/>
        </w:numPr>
        <w:tabs>
          <w:tab w:val="left" w:pos="820"/>
          <w:tab w:val="left" w:pos="821"/>
        </w:tabs>
        <w:ind w:hanging="700"/>
      </w:pPr>
      <w:bookmarkStart w:id="182" w:name="Design_Variables"/>
      <w:bookmarkEnd w:id="182"/>
      <w:r>
        <w:rPr>
          <w:w w:val="115"/>
        </w:rPr>
        <w:t>Design</w:t>
      </w:r>
      <w:r>
        <w:rPr>
          <w:spacing w:val="32"/>
          <w:w w:val="115"/>
        </w:rPr>
        <w:t xml:space="preserve"> </w:t>
      </w:r>
      <w:r>
        <w:rPr>
          <w:spacing w:val="-3"/>
          <w:w w:val="115"/>
        </w:rPr>
        <w:t>Variables</w:t>
      </w:r>
    </w:p>
    <w:p w:rsidR="00012D33" w:rsidRDefault="0009622D">
      <w:pPr>
        <w:pStyle w:val="BodyText"/>
        <w:spacing w:before="161" w:line="273" w:lineRule="auto"/>
        <w:ind w:left="120"/>
      </w:pPr>
      <w:r>
        <w:rPr>
          <w:w w:val="105"/>
        </w:rPr>
        <w:t xml:space="preserve">In WISDEM, via </w:t>
      </w:r>
      <w:proofErr w:type="spellStart"/>
      <w:r>
        <w:rPr>
          <w:w w:val="105"/>
        </w:rPr>
        <w:t>OpenMDAO</w:t>
      </w:r>
      <w:proofErr w:type="spellEnd"/>
      <w:r>
        <w:rPr>
          <w:w w:val="105"/>
        </w:rPr>
        <w:t>, any input parameter can be designated a design variable. The design variables used in this study focused on the geometric specification of the floating substructure and mooring subsystem.</w:t>
      </w:r>
    </w:p>
    <w:p w:rsidR="00012D33" w:rsidRDefault="00012D33">
      <w:pPr>
        <w:spacing w:line="273" w:lineRule="auto"/>
        <w:sectPr w:rsidR="00012D33">
          <w:type w:val="continuous"/>
          <w:pgSz w:w="12240" w:h="15840"/>
          <w:pgMar w:top="1500" w:right="1320" w:bottom="980" w:left="1320" w:header="720" w:footer="720" w:gutter="0"/>
          <w:cols w:space="720"/>
        </w:sectPr>
      </w:pPr>
    </w:p>
    <w:p w:rsidR="00012D33" w:rsidRDefault="0009622D">
      <w:pPr>
        <w:pStyle w:val="BodyText"/>
        <w:spacing w:before="52" w:line="273" w:lineRule="auto"/>
        <w:ind w:left="100" w:right="118"/>
        <w:jc w:val="both"/>
      </w:pPr>
      <w:r>
        <w:rPr>
          <w:w w:val="105"/>
        </w:rPr>
        <w:t xml:space="preserve">Slightly different design variables and bounds were used for spar, semisubmersible, and TLP optimizations. The complete listing of the design variables for each optimization configuration is shown in </w:t>
      </w:r>
      <w:r>
        <w:rPr>
          <w:spacing w:val="-4"/>
          <w:w w:val="105"/>
        </w:rPr>
        <w:t xml:space="preserve">Table  </w:t>
      </w:r>
      <w:hyperlink w:anchor="_bookmark22" w:history="1">
        <w:r>
          <w:rPr>
            <w:w w:val="105"/>
          </w:rPr>
          <w:t>3.</w:t>
        </w:r>
      </w:hyperlink>
      <w:r>
        <w:rPr>
          <w:w w:val="105"/>
        </w:rPr>
        <w:t xml:space="preserve">  Note  that the integer design variables were only used in the global </w:t>
      </w:r>
      <w:proofErr w:type="gramStart"/>
      <w:r>
        <w:rPr>
          <w:w w:val="105"/>
        </w:rPr>
        <w:t>optimization  with</w:t>
      </w:r>
      <w:proofErr w:type="gramEnd"/>
      <w:r>
        <w:rPr>
          <w:w w:val="105"/>
        </w:rPr>
        <w:t xml:space="preserve"> the genetic algorithm,  not    the local search with the simplex  </w:t>
      </w:r>
      <w:r>
        <w:rPr>
          <w:spacing w:val="46"/>
          <w:w w:val="105"/>
        </w:rPr>
        <w:t xml:space="preserve"> </w:t>
      </w:r>
      <w:r>
        <w:rPr>
          <w:w w:val="105"/>
        </w:rPr>
        <w:t>algorithm.</w:t>
      </w:r>
    </w:p>
    <w:p w:rsidR="00012D33" w:rsidRDefault="00012D33">
      <w:pPr>
        <w:pStyle w:val="BodyText"/>
        <w:spacing w:before="3"/>
        <w:rPr>
          <w:sz w:val="16"/>
        </w:rPr>
      </w:pPr>
    </w:p>
    <w:p w:rsidR="00012D33" w:rsidRDefault="0009622D">
      <w:pPr>
        <w:spacing w:line="247" w:lineRule="auto"/>
        <w:ind w:left="937" w:right="160" w:hanging="838"/>
        <w:rPr>
          <w:sz w:val="18"/>
        </w:rPr>
      </w:pPr>
      <w:bookmarkStart w:id="183" w:name="_bookmark22"/>
      <w:bookmarkEnd w:id="183"/>
      <w:r>
        <w:rPr>
          <w:b/>
          <w:spacing w:val="-4"/>
          <w:w w:val="110"/>
          <w:position w:val="2"/>
          <w:sz w:val="18"/>
        </w:rPr>
        <w:t xml:space="preserve">Table </w:t>
      </w:r>
      <w:r>
        <w:rPr>
          <w:b/>
          <w:w w:val="110"/>
          <w:position w:val="2"/>
          <w:sz w:val="18"/>
        </w:rPr>
        <w:t xml:space="preserve">3:  </w:t>
      </w:r>
      <w:r>
        <w:rPr>
          <w:w w:val="110"/>
          <w:position w:val="2"/>
          <w:sz w:val="18"/>
        </w:rPr>
        <w:t xml:space="preserve">Standard design variables, their size, and units used for optimization in </w:t>
      </w:r>
      <w:proofErr w:type="spellStart"/>
      <w:r>
        <w:rPr>
          <w:i/>
          <w:w w:val="110"/>
          <w:position w:val="2"/>
          <w:sz w:val="18"/>
        </w:rPr>
        <w:t>FloatingSE</w:t>
      </w:r>
      <w:proofErr w:type="spellEnd"/>
      <w:r>
        <w:rPr>
          <w:w w:val="110"/>
          <w:position w:val="2"/>
          <w:sz w:val="18"/>
        </w:rPr>
        <w:t xml:space="preserve">. Note that </w:t>
      </w:r>
      <w:proofErr w:type="gramStart"/>
      <w:r>
        <w:rPr>
          <w:rFonts w:ascii="Arial"/>
          <w:i/>
          <w:w w:val="110"/>
          <w:position w:val="2"/>
          <w:sz w:val="18"/>
        </w:rPr>
        <w:t>n</w:t>
      </w:r>
      <w:r>
        <w:rPr>
          <w:rFonts w:ascii="Arial"/>
          <w:i/>
          <w:w w:val="110"/>
          <w:sz w:val="12"/>
        </w:rPr>
        <w:t xml:space="preserve">s  </w:t>
      </w:r>
      <w:r>
        <w:rPr>
          <w:w w:val="110"/>
          <w:position w:val="2"/>
          <w:sz w:val="18"/>
        </w:rPr>
        <w:t>denotes</w:t>
      </w:r>
      <w:proofErr w:type="gramEnd"/>
      <w:r>
        <w:rPr>
          <w:w w:val="110"/>
          <w:position w:val="2"/>
          <w:sz w:val="18"/>
        </w:rPr>
        <w:t xml:space="preserve">  </w:t>
      </w:r>
      <w:r>
        <w:rPr>
          <w:w w:val="110"/>
          <w:sz w:val="18"/>
        </w:rPr>
        <w:t xml:space="preserve">the number of sections in the column </w:t>
      </w:r>
      <w:r>
        <w:rPr>
          <w:spacing w:val="30"/>
          <w:w w:val="110"/>
          <w:sz w:val="18"/>
        </w:rPr>
        <w:t xml:space="preserve"> </w:t>
      </w:r>
      <w:r>
        <w:rPr>
          <w:w w:val="110"/>
          <w:sz w:val="18"/>
        </w:rPr>
        <w:t>discretization.</w:t>
      </w:r>
    </w:p>
    <w:p w:rsidR="00012D33" w:rsidRDefault="00012D33">
      <w:pPr>
        <w:pStyle w:val="BodyText"/>
        <w:spacing w:before="5"/>
        <w:rPr>
          <w:sz w:val="19"/>
        </w:rPr>
      </w:pPr>
    </w:p>
    <w:tbl>
      <w:tblPr>
        <w:tblW w:w="0" w:type="auto"/>
        <w:tblInd w:w="778"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486"/>
        <w:gridCol w:w="704"/>
        <w:gridCol w:w="1737"/>
        <w:gridCol w:w="926"/>
        <w:gridCol w:w="1149"/>
      </w:tblGrid>
      <w:tr w:rsidR="00012D33">
        <w:trPr>
          <w:trHeight w:hRule="exact" w:val="221"/>
        </w:trPr>
        <w:tc>
          <w:tcPr>
            <w:tcW w:w="3486" w:type="dxa"/>
            <w:tcBorders>
              <w:top w:val="single" w:sz="3" w:space="0" w:color="000000"/>
              <w:bottom w:val="double" w:sz="7" w:space="0" w:color="000000"/>
            </w:tcBorders>
          </w:tcPr>
          <w:p w:rsidR="00012D33" w:rsidRDefault="0009622D">
            <w:pPr>
              <w:pStyle w:val="TableParagraph"/>
              <w:spacing w:line="167" w:lineRule="exact"/>
              <w:rPr>
                <w:b/>
                <w:sz w:val="16"/>
              </w:rPr>
            </w:pPr>
            <w:r>
              <w:rPr>
                <w:b/>
                <w:w w:val="120"/>
                <w:sz w:val="16"/>
              </w:rPr>
              <w:t>Variable</w:t>
            </w:r>
          </w:p>
        </w:tc>
        <w:tc>
          <w:tcPr>
            <w:tcW w:w="704" w:type="dxa"/>
            <w:tcBorders>
              <w:top w:val="single" w:sz="3" w:space="0" w:color="000000"/>
              <w:bottom w:val="double" w:sz="7" w:space="0" w:color="000000"/>
            </w:tcBorders>
          </w:tcPr>
          <w:p w:rsidR="00012D33" w:rsidRDefault="0009622D">
            <w:pPr>
              <w:pStyle w:val="TableParagraph"/>
              <w:spacing w:line="167" w:lineRule="exact"/>
              <w:ind w:left="95" w:right="95"/>
              <w:jc w:val="center"/>
              <w:rPr>
                <w:b/>
                <w:sz w:val="16"/>
              </w:rPr>
            </w:pPr>
            <w:r>
              <w:rPr>
                <w:b/>
                <w:w w:val="130"/>
                <w:sz w:val="16"/>
              </w:rPr>
              <w:t>Units</w:t>
            </w:r>
          </w:p>
        </w:tc>
        <w:tc>
          <w:tcPr>
            <w:tcW w:w="1737" w:type="dxa"/>
            <w:tcBorders>
              <w:top w:val="single" w:sz="3" w:space="0" w:color="000000"/>
              <w:bottom w:val="double" w:sz="7" w:space="0" w:color="000000"/>
            </w:tcBorders>
          </w:tcPr>
          <w:p w:rsidR="00012D33" w:rsidRDefault="0009622D">
            <w:pPr>
              <w:pStyle w:val="TableParagraph"/>
              <w:spacing w:line="167" w:lineRule="exact"/>
              <w:rPr>
                <w:b/>
                <w:sz w:val="16"/>
              </w:rPr>
            </w:pPr>
            <w:r>
              <w:rPr>
                <w:b/>
                <w:w w:val="125"/>
                <w:sz w:val="16"/>
              </w:rPr>
              <w:t>Type</w:t>
            </w:r>
          </w:p>
        </w:tc>
        <w:tc>
          <w:tcPr>
            <w:tcW w:w="926" w:type="dxa"/>
            <w:tcBorders>
              <w:top w:val="single" w:sz="3" w:space="0" w:color="000000"/>
              <w:bottom w:val="double" w:sz="7" w:space="0" w:color="000000"/>
            </w:tcBorders>
          </w:tcPr>
          <w:p w:rsidR="00012D33" w:rsidRDefault="0009622D">
            <w:pPr>
              <w:pStyle w:val="TableParagraph"/>
              <w:spacing w:line="167" w:lineRule="exact"/>
              <w:ind w:left="107" w:right="107"/>
              <w:jc w:val="center"/>
              <w:rPr>
                <w:b/>
                <w:sz w:val="16"/>
              </w:rPr>
            </w:pPr>
            <w:r>
              <w:rPr>
                <w:b/>
                <w:w w:val="125"/>
                <w:sz w:val="16"/>
              </w:rPr>
              <w:t>Bounds</w:t>
            </w:r>
          </w:p>
        </w:tc>
        <w:tc>
          <w:tcPr>
            <w:tcW w:w="1149" w:type="dxa"/>
            <w:tcBorders>
              <w:top w:val="single" w:sz="3" w:space="0" w:color="000000"/>
              <w:bottom w:val="double" w:sz="7" w:space="0" w:color="000000"/>
            </w:tcBorders>
          </w:tcPr>
          <w:p w:rsidR="00012D33" w:rsidRDefault="0009622D">
            <w:pPr>
              <w:pStyle w:val="TableParagraph"/>
              <w:spacing w:line="167" w:lineRule="exact"/>
              <w:rPr>
                <w:b/>
                <w:sz w:val="16"/>
              </w:rPr>
            </w:pPr>
            <w:r>
              <w:rPr>
                <w:b/>
                <w:w w:val="125"/>
                <w:sz w:val="16"/>
              </w:rPr>
              <w:t>Comments</w:t>
            </w:r>
          </w:p>
        </w:tc>
      </w:tr>
      <w:tr w:rsidR="00012D33">
        <w:trPr>
          <w:trHeight w:hRule="exact" w:val="783"/>
        </w:trPr>
        <w:tc>
          <w:tcPr>
            <w:tcW w:w="3486" w:type="dxa"/>
            <w:tcBorders>
              <w:top w:val="double" w:sz="7" w:space="0" w:color="000000"/>
            </w:tcBorders>
          </w:tcPr>
          <w:p w:rsidR="00012D33" w:rsidRDefault="0009622D">
            <w:pPr>
              <w:pStyle w:val="TableParagraph"/>
              <w:spacing w:line="167" w:lineRule="exact"/>
              <w:rPr>
                <w:sz w:val="16"/>
              </w:rPr>
            </w:pPr>
            <w:r>
              <w:rPr>
                <w:w w:val="110"/>
                <w:sz w:val="16"/>
              </w:rPr>
              <w:t xml:space="preserve">Main col </w:t>
            </w:r>
            <w:proofErr w:type="gramStart"/>
            <w:r>
              <w:rPr>
                <w:w w:val="110"/>
                <w:sz w:val="16"/>
              </w:rPr>
              <w:t>section  height</w:t>
            </w:r>
            <w:proofErr w:type="gramEnd"/>
          </w:p>
          <w:p w:rsidR="00012D33" w:rsidRDefault="0009622D">
            <w:pPr>
              <w:pStyle w:val="TableParagraph"/>
              <w:spacing w:before="5" w:line="247" w:lineRule="auto"/>
              <w:ind w:right="1246"/>
              <w:rPr>
                <w:sz w:val="16"/>
              </w:rPr>
            </w:pPr>
            <w:r>
              <w:rPr>
                <w:w w:val="115"/>
                <w:sz w:val="16"/>
              </w:rPr>
              <w:t>Main col outer diameter Main col wall thickness Main col freeboard</w:t>
            </w:r>
          </w:p>
        </w:tc>
        <w:tc>
          <w:tcPr>
            <w:tcW w:w="704" w:type="dxa"/>
            <w:tcBorders>
              <w:top w:val="double" w:sz="7" w:space="0" w:color="000000"/>
            </w:tcBorders>
          </w:tcPr>
          <w:p w:rsidR="00012D33" w:rsidRDefault="0009622D">
            <w:pPr>
              <w:pStyle w:val="TableParagraph"/>
              <w:spacing w:line="166" w:lineRule="exact"/>
              <w:ind w:left="0"/>
              <w:jc w:val="center"/>
              <w:rPr>
                <w:rFonts w:ascii="Arial"/>
                <w:i/>
                <w:sz w:val="16"/>
              </w:rPr>
            </w:pPr>
            <w:r>
              <w:rPr>
                <w:rFonts w:ascii="Arial"/>
                <w:i/>
                <w:w w:val="112"/>
                <w:sz w:val="16"/>
              </w:rPr>
              <w:t>m</w:t>
            </w:r>
          </w:p>
          <w:p w:rsidR="00012D33" w:rsidRDefault="0009622D">
            <w:pPr>
              <w:pStyle w:val="TableParagraph"/>
              <w:spacing w:before="5" w:line="247" w:lineRule="auto"/>
              <w:ind w:left="277" w:right="275"/>
              <w:jc w:val="both"/>
              <w:rPr>
                <w:rFonts w:ascii="Arial"/>
                <w:i/>
                <w:sz w:val="16"/>
              </w:rPr>
            </w:pPr>
            <w:r>
              <w:rPr>
                <w:rFonts w:ascii="Arial"/>
                <w:i/>
                <w:w w:val="110"/>
                <w:sz w:val="16"/>
              </w:rPr>
              <w:t xml:space="preserve">m </w:t>
            </w:r>
            <w:proofErr w:type="spellStart"/>
            <w:r>
              <w:rPr>
                <w:rFonts w:ascii="Arial"/>
                <w:i/>
                <w:w w:val="110"/>
                <w:sz w:val="16"/>
              </w:rPr>
              <w:t>m</w:t>
            </w:r>
            <w:proofErr w:type="spellEnd"/>
            <w:r>
              <w:rPr>
                <w:rFonts w:ascii="Arial"/>
                <w:i/>
                <w:w w:val="110"/>
                <w:sz w:val="16"/>
              </w:rPr>
              <w:t xml:space="preserve"> </w:t>
            </w:r>
            <w:proofErr w:type="spellStart"/>
            <w:r>
              <w:rPr>
                <w:rFonts w:ascii="Arial"/>
                <w:i/>
                <w:w w:val="110"/>
                <w:sz w:val="16"/>
              </w:rPr>
              <w:t>m</w:t>
            </w:r>
            <w:proofErr w:type="spellEnd"/>
          </w:p>
        </w:tc>
        <w:tc>
          <w:tcPr>
            <w:tcW w:w="1737" w:type="dxa"/>
            <w:tcBorders>
              <w:top w:val="double" w:sz="7" w:space="0" w:color="000000"/>
            </w:tcBorders>
          </w:tcPr>
          <w:p w:rsidR="00012D33" w:rsidRDefault="0009622D">
            <w:pPr>
              <w:pStyle w:val="TableParagraph"/>
              <w:spacing w:line="190" w:lineRule="exact"/>
              <w:ind w:right="52"/>
              <w:rPr>
                <w:sz w:val="16"/>
              </w:rPr>
            </w:pPr>
            <w:r>
              <w:rPr>
                <w:w w:val="125"/>
                <w:position w:val="2"/>
                <w:sz w:val="16"/>
              </w:rPr>
              <w:t>Float array (</w:t>
            </w:r>
            <w:r>
              <w:rPr>
                <w:rFonts w:ascii="Arial"/>
                <w:i/>
                <w:w w:val="125"/>
                <w:position w:val="2"/>
                <w:sz w:val="16"/>
              </w:rPr>
              <w:t>n</w:t>
            </w:r>
            <w:r>
              <w:rPr>
                <w:rFonts w:ascii="Arial"/>
                <w:i/>
                <w:w w:val="125"/>
                <w:sz w:val="12"/>
              </w:rPr>
              <w:t>s</w:t>
            </w:r>
            <w:r>
              <w:rPr>
                <w:w w:val="125"/>
                <w:position w:val="2"/>
                <w:sz w:val="16"/>
              </w:rPr>
              <w:t>) Float array (</w:t>
            </w:r>
            <w:r>
              <w:rPr>
                <w:rFonts w:ascii="Arial"/>
                <w:i/>
                <w:w w:val="125"/>
                <w:position w:val="2"/>
                <w:sz w:val="16"/>
              </w:rPr>
              <w:t>n</w:t>
            </w:r>
            <w:r>
              <w:rPr>
                <w:rFonts w:ascii="Arial"/>
                <w:i/>
                <w:w w:val="125"/>
                <w:sz w:val="12"/>
              </w:rPr>
              <w:t xml:space="preserve">s </w:t>
            </w:r>
            <w:r>
              <w:rPr>
                <w:w w:val="125"/>
                <w:position w:val="2"/>
                <w:sz w:val="16"/>
              </w:rPr>
              <w:t>+ 1)</w:t>
            </w:r>
          </w:p>
          <w:p w:rsidR="00012D33" w:rsidRDefault="0009622D">
            <w:pPr>
              <w:pStyle w:val="TableParagraph"/>
              <w:spacing w:before="15" w:line="170" w:lineRule="exact"/>
              <w:ind w:right="113"/>
              <w:rPr>
                <w:sz w:val="16"/>
              </w:rPr>
            </w:pPr>
            <w:r>
              <w:rPr>
                <w:w w:val="120"/>
                <w:position w:val="2"/>
                <w:sz w:val="16"/>
              </w:rPr>
              <w:t>Float array (</w:t>
            </w:r>
            <w:r>
              <w:rPr>
                <w:rFonts w:ascii="Arial"/>
                <w:i/>
                <w:w w:val="120"/>
                <w:position w:val="2"/>
                <w:sz w:val="16"/>
              </w:rPr>
              <w:t>n</w:t>
            </w:r>
            <w:r>
              <w:rPr>
                <w:rFonts w:ascii="Arial"/>
                <w:i/>
                <w:w w:val="120"/>
                <w:sz w:val="12"/>
              </w:rPr>
              <w:t xml:space="preserve">s </w:t>
            </w:r>
            <w:r>
              <w:rPr>
                <w:w w:val="120"/>
                <w:position w:val="2"/>
                <w:sz w:val="16"/>
              </w:rPr>
              <w:t xml:space="preserve">+ 1) </w:t>
            </w:r>
            <w:r>
              <w:rPr>
                <w:w w:val="120"/>
                <w:sz w:val="16"/>
              </w:rPr>
              <w:t>Float scalar</w:t>
            </w:r>
          </w:p>
        </w:tc>
        <w:tc>
          <w:tcPr>
            <w:tcW w:w="926" w:type="dxa"/>
            <w:tcBorders>
              <w:top w:val="double" w:sz="7" w:space="0" w:color="000000"/>
            </w:tcBorders>
          </w:tcPr>
          <w:p w:rsidR="00012D33" w:rsidRDefault="0009622D">
            <w:pPr>
              <w:pStyle w:val="TableParagraph"/>
              <w:spacing w:line="167" w:lineRule="exact"/>
              <w:ind w:left="107" w:right="107"/>
              <w:jc w:val="center"/>
              <w:rPr>
                <w:sz w:val="16"/>
              </w:rPr>
            </w:pPr>
            <w:r>
              <w:rPr>
                <w:w w:val="105"/>
                <w:sz w:val="16"/>
              </w:rPr>
              <w:t>0.1–50</w:t>
            </w:r>
          </w:p>
          <w:p w:rsidR="00012D33" w:rsidRDefault="0009622D">
            <w:pPr>
              <w:pStyle w:val="TableParagraph"/>
              <w:spacing w:before="5" w:line="240" w:lineRule="auto"/>
              <w:ind w:left="107" w:right="107"/>
              <w:jc w:val="center"/>
              <w:rPr>
                <w:sz w:val="16"/>
              </w:rPr>
            </w:pPr>
            <w:r>
              <w:rPr>
                <w:w w:val="105"/>
                <w:sz w:val="16"/>
              </w:rPr>
              <w:t>2.1–40</w:t>
            </w:r>
          </w:p>
          <w:p w:rsidR="00012D33" w:rsidRDefault="0009622D">
            <w:pPr>
              <w:pStyle w:val="TableParagraph"/>
              <w:spacing w:before="5" w:line="240" w:lineRule="auto"/>
              <w:ind w:left="107" w:right="107"/>
              <w:jc w:val="center"/>
              <w:rPr>
                <w:sz w:val="16"/>
              </w:rPr>
            </w:pPr>
            <w:r>
              <w:rPr>
                <w:w w:val="105"/>
                <w:sz w:val="16"/>
              </w:rPr>
              <w:t>0.001–0.5</w:t>
            </w:r>
          </w:p>
          <w:p w:rsidR="00012D33" w:rsidRDefault="0009622D">
            <w:pPr>
              <w:pStyle w:val="TableParagraph"/>
              <w:spacing w:before="5" w:line="240" w:lineRule="auto"/>
              <w:ind w:left="107" w:right="107"/>
              <w:jc w:val="center"/>
              <w:rPr>
                <w:sz w:val="16"/>
              </w:rPr>
            </w:pPr>
            <w:r>
              <w:rPr>
                <w:w w:val="105"/>
                <w:sz w:val="16"/>
              </w:rPr>
              <w:t>0–50</w:t>
            </w:r>
          </w:p>
        </w:tc>
        <w:tc>
          <w:tcPr>
            <w:tcW w:w="1149" w:type="dxa"/>
            <w:tcBorders>
              <w:top w:val="double" w:sz="7" w:space="0" w:color="000000"/>
            </w:tcBorders>
          </w:tcPr>
          <w:p w:rsidR="00012D33" w:rsidRDefault="00012D33"/>
        </w:tc>
      </w:tr>
      <w:tr w:rsidR="00012D33">
        <w:trPr>
          <w:trHeight w:hRule="exact" w:val="1136"/>
        </w:trPr>
        <w:tc>
          <w:tcPr>
            <w:tcW w:w="3486" w:type="dxa"/>
          </w:tcPr>
          <w:p w:rsidR="00012D33" w:rsidRDefault="0009622D">
            <w:pPr>
              <w:pStyle w:val="TableParagraph"/>
              <w:rPr>
                <w:sz w:val="16"/>
              </w:rPr>
            </w:pPr>
            <w:r>
              <w:rPr>
                <w:w w:val="110"/>
                <w:sz w:val="16"/>
              </w:rPr>
              <w:t xml:space="preserve">Main col stiffener </w:t>
            </w:r>
            <w:proofErr w:type="gramStart"/>
            <w:r>
              <w:rPr>
                <w:w w:val="110"/>
                <w:sz w:val="16"/>
              </w:rPr>
              <w:t>web  height</w:t>
            </w:r>
            <w:proofErr w:type="gramEnd"/>
          </w:p>
          <w:p w:rsidR="00012D33" w:rsidRDefault="0009622D">
            <w:pPr>
              <w:pStyle w:val="TableParagraph"/>
              <w:spacing w:before="5" w:line="247" w:lineRule="auto"/>
              <w:ind w:right="826"/>
              <w:rPr>
                <w:sz w:val="16"/>
              </w:rPr>
            </w:pPr>
            <w:r>
              <w:rPr>
                <w:w w:val="110"/>
                <w:sz w:val="16"/>
              </w:rPr>
              <w:t xml:space="preserve">Main col stiffener web thickness Main col stiffener flange width Main col stiffener flange thickness Main col </w:t>
            </w:r>
            <w:proofErr w:type="gramStart"/>
            <w:r>
              <w:rPr>
                <w:w w:val="110"/>
                <w:sz w:val="16"/>
              </w:rPr>
              <w:t>stiffener  spacing</w:t>
            </w:r>
            <w:proofErr w:type="gramEnd"/>
          </w:p>
          <w:p w:rsidR="00012D33" w:rsidRDefault="0009622D">
            <w:pPr>
              <w:pStyle w:val="TableParagraph"/>
              <w:spacing w:line="240" w:lineRule="auto"/>
              <w:rPr>
                <w:sz w:val="16"/>
              </w:rPr>
            </w:pPr>
            <w:r>
              <w:rPr>
                <w:w w:val="115"/>
                <w:sz w:val="16"/>
              </w:rPr>
              <w:t>Main col permanent ballast height</w:t>
            </w:r>
          </w:p>
        </w:tc>
        <w:tc>
          <w:tcPr>
            <w:tcW w:w="704" w:type="dxa"/>
          </w:tcPr>
          <w:p w:rsidR="00012D33" w:rsidRDefault="0009622D">
            <w:pPr>
              <w:pStyle w:val="TableParagraph"/>
              <w:spacing w:line="168" w:lineRule="exact"/>
              <w:ind w:left="0"/>
              <w:jc w:val="center"/>
              <w:rPr>
                <w:rFonts w:ascii="Arial"/>
                <w:i/>
                <w:sz w:val="16"/>
              </w:rPr>
            </w:pPr>
            <w:r>
              <w:rPr>
                <w:rFonts w:ascii="Arial"/>
                <w:i/>
                <w:w w:val="112"/>
                <w:sz w:val="16"/>
              </w:rPr>
              <w:t>m</w:t>
            </w:r>
          </w:p>
          <w:p w:rsidR="00012D33" w:rsidRDefault="0009622D">
            <w:pPr>
              <w:pStyle w:val="TableParagraph"/>
              <w:spacing w:before="5" w:line="247" w:lineRule="auto"/>
              <w:ind w:left="277" w:right="275"/>
              <w:jc w:val="both"/>
              <w:rPr>
                <w:rFonts w:ascii="Arial"/>
                <w:i/>
                <w:sz w:val="16"/>
              </w:rPr>
            </w:pPr>
            <w:r>
              <w:rPr>
                <w:rFonts w:ascii="Arial"/>
                <w:i/>
                <w:w w:val="110"/>
                <w:sz w:val="16"/>
              </w:rPr>
              <w:t xml:space="preserve">m </w:t>
            </w:r>
            <w:proofErr w:type="spellStart"/>
            <w:r>
              <w:rPr>
                <w:rFonts w:ascii="Arial"/>
                <w:i/>
                <w:w w:val="110"/>
                <w:sz w:val="16"/>
              </w:rPr>
              <w:t>m</w:t>
            </w:r>
            <w:proofErr w:type="spellEnd"/>
            <w:r>
              <w:rPr>
                <w:rFonts w:ascii="Arial"/>
                <w:i/>
                <w:w w:val="110"/>
                <w:sz w:val="16"/>
              </w:rPr>
              <w:t xml:space="preserve"> </w:t>
            </w:r>
            <w:proofErr w:type="spellStart"/>
            <w:r>
              <w:rPr>
                <w:rFonts w:ascii="Arial"/>
                <w:i/>
                <w:w w:val="110"/>
                <w:sz w:val="16"/>
              </w:rPr>
              <w:t>m</w:t>
            </w:r>
            <w:proofErr w:type="spellEnd"/>
            <w:r>
              <w:rPr>
                <w:rFonts w:ascii="Arial"/>
                <w:i/>
                <w:w w:val="110"/>
                <w:sz w:val="16"/>
              </w:rPr>
              <w:t xml:space="preserve"> </w:t>
            </w:r>
            <w:proofErr w:type="spellStart"/>
            <w:r>
              <w:rPr>
                <w:rFonts w:ascii="Arial"/>
                <w:i/>
                <w:w w:val="110"/>
                <w:sz w:val="16"/>
              </w:rPr>
              <w:t>m</w:t>
            </w:r>
            <w:proofErr w:type="spellEnd"/>
            <w:r>
              <w:rPr>
                <w:rFonts w:ascii="Arial"/>
                <w:i/>
                <w:w w:val="110"/>
                <w:sz w:val="16"/>
              </w:rPr>
              <w:t xml:space="preserve"> </w:t>
            </w:r>
            <w:proofErr w:type="spellStart"/>
            <w:r>
              <w:rPr>
                <w:rFonts w:ascii="Arial"/>
                <w:i/>
                <w:w w:val="110"/>
                <w:sz w:val="16"/>
              </w:rPr>
              <w:t>m</w:t>
            </w:r>
            <w:proofErr w:type="spellEnd"/>
          </w:p>
        </w:tc>
        <w:tc>
          <w:tcPr>
            <w:tcW w:w="1737" w:type="dxa"/>
          </w:tcPr>
          <w:p w:rsidR="00012D33" w:rsidRDefault="0009622D">
            <w:pPr>
              <w:pStyle w:val="TableParagraph"/>
              <w:spacing w:before="2" w:line="190" w:lineRule="exact"/>
              <w:ind w:right="409"/>
              <w:jc w:val="both"/>
              <w:rPr>
                <w:sz w:val="16"/>
              </w:rPr>
            </w:pPr>
            <w:r>
              <w:rPr>
                <w:w w:val="120"/>
                <w:position w:val="2"/>
                <w:sz w:val="16"/>
              </w:rPr>
              <w:t>Float array (</w:t>
            </w:r>
            <w:r>
              <w:rPr>
                <w:rFonts w:ascii="Arial"/>
                <w:i/>
                <w:w w:val="120"/>
                <w:position w:val="2"/>
                <w:sz w:val="16"/>
              </w:rPr>
              <w:t>n</w:t>
            </w:r>
            <w:r>
              <w:rPr>
                <w:rFonts w:ascii="Arial"/>
                <w:i/>
                <w:w w:val="120"/>
                <w:sz w:val="12"/>
              </w:rPr>
              <w:t>s</w:t>
            </w:r>
            <w:r>
              <w:rPr>
                <w:w w:val="120"/>
                <w:position w:val="2"/>
                <w:sz w:val="16"/>
              </w:rPr>
              <w:t>) Float array (</w:t>
            </w:r>
            <w:r>
              <w:rPr>
                <w:rFonts w:ascii="Arial"/>
                <w:i/>
                <w:w w:val="120"/>
                <w:position w:val="2"/>
                <w:sz w:val="16"/>
              </w:rPr>
              <w:t>n</w:t>
            </w:r>
            <w:r>
              <w:rPr>
                <w:rFonts w:ascii="Arial"/>
                <w:i/>
                <w:w w:val="120"/>
                <w:sz w:val="12"/>
              </w:rPr>
              <w:t>s</w:t>
            </w:r>
            <w:r>
              <w:rPr>
                <w:w w:val="120"/>
                <w:position w:val="2"/>
                <w:sz w:val="16"/>
              </w:rPr>
              <w:t>) Float array (</w:t>
            </w:r>
            <w:r>
              <w:rPr>
                <w:rFonts w:ascii="Arial"/>
                <w:i/>
                <w:w w:val="120"/>
                <w:position w:val="2"/>
                <w:sz w:val="16"/>
              </w:rPr>
              <w:t>n</w:t>
            </w:r>
            <w:r>
              <w:rPr>
                <w:rFonts w:ascii="Arial"/>
                <w:i/>
                <w:w w:val="120"/>
                <w:sz w:val="12"/>
              </w:rPr>
              <w:t>s</w:t>
            </w:r>
            <w:r>
              <w:rPr>
                <w:w w:val="120"/>
                <w:position w:val="2"/>
                <w:sz w:val="16"/>
              </w:rPr>
              <w:t>) Float array (</w:t>
            </w:r>
            <w:r>
              <w:rPr>
                <w:rFonts w:ascii="Arial"/>
                <w:i/>
                <w:w w:val="120"/>
                <w:position w:val="2"/>
                <w:sz w:val="16"/>
              </w:rPr>
              <w:t>n</w:t>
            </w:r>
            <w:r>
              <w:rPr>
                <w:rFonts w:ascii="Arial"/>
                <w:i/>
                <w:w w:val="120"/>
                <w:sz w:val="12"/>
              </w:rPr>
              <w:t>s</w:t>
            </w:r>
            <w:r>
              <w:rPr>
                <w:w w:val="120"/>
                <w:position w:val="2"/>
                <w:sz w:val="16"/>
              </w:rPr>
              <w:t>)</w:t>
            </w:r>
          </w:p>
          <w:p w:rsidR="00012D33" w:rsidRDefault="0009622D">
            <w:pPr>
              <w:pStyle w:val="TableParagraph"/>
              <w:spacing w:before="15" w:line="170" w:lineRule="exact"/>
              <w:ind w:right="409"/>
              <w:jc w:val="both"/>
              <w:rPr>
                <w:sz w:val="16"/>
              </w:rPr>
            </w:pPr>
            <w:r>
              <w:rPr>
                <w:w w:val="120"/>
                <w:position w:val="2"/>
                <w:sz w:val="16"/>
              </w:rPr>
              <w:t>Float array (</w:t>
            </w:r>
            <w:r>
              <w:rPr>
                <w:rFonts w:ascii="Arial"/>
                <w:i/>
                <w:w w:val="120"/>
                <w:position w:val="2"/>
                <w:sz w:val="16"/>
              </w:rPr>
              <w:t>n</w:t>
            </w:r>
            <w:r>
              <w:rPr>
                <w:rFonts w:ascii="Arial"/>
                <w:i/>
                <w:w w:val="120"/>
                <w:sz w:val="12"/>
              </w:rPr>
              <w:t>s</w:t>
            </w:r>
            <w:r>
              <w:rPr>
                <w:w w:val="120"/>
                <w:position w:val="2"/>
                <w:sz w:val="16"/>
              </w:rPr>
              <w:t xml:space="preserve">) </w:t>
            </w:r>
            <w:r>
              <w:rPr>
                <w:w w:val="120"/>
                <w:sz w:val="16"/>
              </w:rPr>
              <w:t>Float scalar</w:t>
            </w:r>
          </w:p>
        </w:tc>
        <w:tc>
          <w:tcPr>
            <w:tcW w:w="926" w:type="dxa"/>
          </w:tcPr>
          <w:p w:rsidR="00012D33" w:rsidRDefault="0009622D">
            <w:pPr>
              <w:pStyle w:val="TableParagraph"/>
              <w:ind w:left="107" w:right="107"/>
              <w:jc w:val="center"/>
              <w:rPr>
                <w:sz w:val="16"/>
              </w:rPr>
            </w:pPr>
            <w:r>
              <w:rPr>
                <w:w w:val="105"/>
                <w:sz w:val="16"/>
              </w:rPr>
              <w:t>0.01–1</w:t>
            </w:r>
          </w:p>
          <w:p w:rsidR="00012D33" w:rsidRDefault="0009622D">
            <w:pPr>
              <w:pStyle w:val="TableParagraph"/>
              <w:spacing w:before="5" w:line="240" w:lineRule="auto"/>
              <w:ind w:left="107" w:right="107"/>
              <w:jc w:val="center"/>
              <w:rPr>
                <w:sz w:val="16"/>
              </w:rPr>
            </w:pPr>
            <w:r>
              <w:rPr>
                <w:w w:val="105"/>
                <w:sz w:val="16"/>
              </w:rPr>
              <w:t>0.001–0.5</w:t>
            </w:r>
          </w:p>
          <w:p w:rsidR="00012D33" w:rsidRDefault="0009622D">
            <w:pPr>
              <w:pStyle w:val="TableParagraph"/>
              <w:spacing w:before="5" w:line="240" w:lineRule="auto"/>
              <w:ind w:left="107" w:right="107"/>
              <w:jc w:val="center"/>
              <w:rPr>
                <w:sz w:val="16"/>
              </w:rPr>
            </w:pPr>
            <w:r>
              <w:rPr>
                <w:w w:val="105"/>
                <w:sz w:val="16"/>
              </w:rPr>
              <w:t>0.01–5</w:t>
            </w:r>
          </w:p>
          <w:p w:rsidR="00012D33" w:rsidRDefault="0009622D">
            <w:pPr>
              <w:pStyle w:val="TableParagraph"/>
              <w:spacing w:before="5" w:line="240" w:lineRule="auto"/>
              <w:ind w:left="107" w:right="107"/>
              <w:jc w:val="center"/>
              <w:rPr>
                <w:sz w:val="16"/>
              </w:rPr>
            </w:pPr>
            <w:r>
              <w:rPr>
                <w:w w:val="105"/>
                <w:sz w:val="16"/>
              </w:rPr>
              <w:t>0.001–0.5</w:t>
            </w:r>
          </w:p>
          <w:p w:rsidR="00012D33" w:rsidRDefault="0009622D">
            <w:pPr>
              <w:pStyle w:val="TableParagraph"/>
              <w:spacing w:before="5" w:line="240" w:lineRule="auto"/>
              <w:ind w:left="185"/>
              <w:rPr>
                <w:sz w:val="16"/>
              </w:rPr>
            </w:pPr>
            <w:r>
              <w:rPr>
                <w:w w:val="105"/>
                <w:sz w:val="16"/>
              </w:rPr>
              <w:t>0.1–100</w:t>
            </w:r>
          </w:p>
          <w:p w:rsidR="00012D33" w:rsidRDefault="0009622D">
            <w:pPr>
              <w:pStyle w:val="TableParagraph"/>
              <w:spacing w:before="5" w:line="240" w:lineRule="auto"/>
              <w:ind w:left="107" w:right="107"/>
              <w:jc w:val="center"/>
              <w:rPr>
                <w:sz w:val="16"/>
              </w:rPr>
            </w:pPr>
            <w:r>
              <w:rPr>
                <w:w w:val="105"/>
                <w:sz w:val="16"/>
              </w:rPr>
              <w:t>0.1–50</w:t>
            </w:r>
          </w:p>
        </w:tc>
        <w:tc>
          <w:tcPr>
            <w:tcW w:w="1149" w:type="dxa"/>
          </w:tcPr>
          <w:p w:rsidR="00012D33" w:rsidRDefault="00012D33"/>
        </w:tc>
      </w:tr>
      <w:tr w:rsidR="00012D33">
        <w:trPr>
          <w:trHeight w:hRule="exact" w:val="189"/>
        </w:trPr>
        <w:tc>
          <w:tcPr>
            <w:tcW w:w="3486" w:type="dxa"/>
          </w:tcPr>
          <w:p w:rsidR="00012D33" w:rsidRDefault="0009622D">
            <w:pPr>
              <w:pStyle w:val="TableParagraph"/>
              <w:rPr>
                <w:sz w:val="16"/>
              </w:rPr>
            </w:pPr>
            <w:r>
              <w:rPr>
                <w:w w:val="115"/>
                <w:sz w:val="16"/>
              </w:rPr>
              <w:t>Main col buoyancy tank diameter</w:t>
            </w:r>
          </w:p>
        </w:tc>
        <w:tc>
          <w:tcPr>
            <w:tcW w:w="704" w:type="dxa"/>
          </w:tcPr>
          <w:p w:rsidR="00012D33" w:rsidRDefault="0009622D">
            <w:pPr>
              <w:pStyle w:val="TableParagraph"/>
              <w:spacing w:line="168" w:lineRule="exact"/>
              <w:ind w:left="0"/>
              <w:jc w:val="center"/>
              <w:rPr>
                <w:rFonts w:ascii="Arial"/>
                <w:i/>
                <w:sz w:val="16"/>
              </w:rPr>
            </w:pPr>
            <w:r>
              <w:rPr>
                <w:rFonts w:ascii="Arial"/>
                <w:i/>
                <w:w w:val="112"/>
                <w:sz w:val="16"/>
              </w:rPr>
              <w:t>m</w:t>
            </w:r>
          </w:p>
        </w:tc>
        <w:tc>
          <w:tcPr>
            <w:tcW w:w="1737" w:type="dxa"/>
          </w:tcPr>
          <w:p w:rsidR="00012D33" w:rsidRDefault="0009622D">
            <w:pPr>
              <w:pStyle w:val="TableParagraph"/>
              <w:rPr>
                <w:sz w:val="16"/>
              </w:rPr>
            </w:pPr>
            <w:r>
              <w:rPr>
                <w:w w:val="115"/>
                <w:sz w:val="16"/>
              </w:rPr>
              <w:t>Float scalar</w:t>
            </w:r>
          </w:p>
        </w:tc>
        <w:tc>
          <w:tcPr>
            <w:tcW w:w="926" w:type="dxa"/>
          </w:tcPr>
          <w:p w:rsidR="00012D33" w:rsidRDefault="0009622D">
            <w:pPr>
              <w:pStyle w:val="TableParagraph"/>
              <w:ind w:left="107" w:right="107"/>
              <w:jc w:val="center"/>
              <w:rPr>
                <w:sz w:val="16"/>
              </w:rPr>
            </w:pPr>
            <w:r>
              <w:rPr>
                <w:w w:val="105"/>
                <w:sz w:val="16"/>
              </w:rPr>
              <w:t>0–50</w:t>
            </w:r>
          </w:p>
        </w:tc>
        <w:tc>
          <w:tcPr>
            <w:tcW w:w="1149" w:type="dxa"/>
          </w:tcPr>
          <w:p w:rsidR="00012D33" w:rsidRDefault="00012D33"/>
        </w:tc>
      </w:tr>
      <w:tr w:rsidR="00012D33">
        <w:trPr>
          <w:trHeight w:hRule="exact" w:val="189"/>
        </w:trPr>
        <w:tc>
          <w:tcPr>
            <w:tcW w:w="3486" w:type="dxa"/>
          </w:tcPr>
          <w:p w:rsidR="00012D33" w:rsidRDefault="0009622D">
            <w:pPr>
              <w:pStyle w:val="TableParagraph"/>
              <w:rPr>
                <w:sz w:val="16"/>
              </w:rPr>
            </w:pPr>
            <w:r>
              <w:rPr>
                <w:w w:val="115"/>
                <w:sz w:val="16"/>
              </w:rPr>
              <w:t>Main col buoyancy tank height</w:t>
            </w:r>
          </w:p>
        </w:tc>
        <w:tc>
          <w:tcPr>
            <w:tcW w:w="704" w:type="dxa"/>
          </w:tcPr>
          <w:p w:rsidR="00012D33" w:rsidRDefault="0009622D">
            <w:pPr>
              <w:pStyle w:val="TableParagraph"/>
              <w:spacing w:line="168" w:lineRule="exact"/>
              <w:ind w:left="0"/>
              <w:jc w:val="center"/>
              <w:rPr>
                <w:rFonts w:ascii="Arial"/>
                <w:i/>
                <w:sz w:val="16"/>
              </w:rPr>
            </w:pPr>
            <w:r>
              <w:rPr>
                <w:rFonts w:ascii="Arial"/>
                <w:i/>
                <w:w w:val="112"/>
                <w:sz w:val="16"/>
              </w:rPr>
              <w:t>m</w:t>
            </w:r>
          </w:p>
        </w:tc>
        <w:tc>
          <w:tcPr>
            <w:tcW w:w="1737" w:type="dxa"/>
          </w:tcPr>
          <w:p w:rsidR="00012D33" w:rsidRDefault="0009622D">
            <w:pPr>
              <w:pStyle w:val="TableParagraph"/>
              <w:rPr>
                <w:sz w:val="16"/>
              </w:rPr>
            </w:pPr>
            <w:r>
              <w:rPr>
                <w:w w:val="115"/>
                <w:sz w:val="16"/>
              </w:rPr>
              <w:t>Float scalar</w:t>
            </w:r>
          </w:p>
        </w:tc>
        <w:tc>
          <w:tcPr>
            <w:tcW w:w="926" w:type="dxa"/>
          </w:tcPr>
          <w:p w:rsidR="00012D33" w:rsidRDefault="0009622D">
            <w:pPr>
              <w:pStyle w:val="TableParagraph"/>
              <w:ind w:left="107" w:right="107"/>
              <w:jc w:val="center"/>
              <w:rPr>
                <w:sz w:val="16"/>
              </w:rPr>
            </w:pPr>
            <w:r>
              <w:rPr>
                <w:w w:val="105"/>
                <w:sz w:val="16"/>
              </w:rPr>
              <w:t>0–20</w:t>
            </w:r>
          </w:p>
        </w:tc>
        <w:tc>
          <w:tcPr>
            <w:tcW w:w="1149" w:type="dxa"/>
          </w:tcPr>
          <w:p w:rsidR="00012D33" w:rsidRDefault="00012D33"/>
        </w:tc>
      </w:tr>
      <w:tr w:rsidR="00012D33">
        <w:trPr>
          <w:trHeight w:hRule="exact" w:val="195"/>
        </w:trPr>
        <w:tc>
          <w:tcPr>
            <w:tcW w:w="3486" w:type="dxa"/>
            <w:tcBorders>
              <w:bottom w:val="single" w:sz="3" w:space="0" w:color="000000"/>
            </w:tcBorders>
          </w:tcPr>
          <w:p w:rsidR="00012D33" w:rsidRDefault="0009622D">
            <w:pPr>
              <w:pStyle w:val="TableParagraph"/>
              <w:rPr>
                <w:sz w:val="16"/>
              </w:rPr>
            </w:pPr>
            <w:r>
              <w:rPr>
                <w:w w:val="115"/>
                <w:sz w:val="16"/>
              </w:rPr>
              <w:t>Main col buoyancy tank location (fraction)</w:t>
            </w:r>
          </w:p>
        </w:tc>
        <w:tc>
          <w:tcPr>
            <w:tcW w:w="704" w:type="dxa"/>
            <w:tcBorders>
              <w:bottom w:val="single" w:sz="3" w:space="0" w:color="000000"/>
            </w:tcBorders>
          </w:tcPr>
          <w:p w:rsidR="00012D33" w:rsidRDefault="00012D33"/>
        </w:tc>
        <w:tc>
          <w:tcPr>
            <w:tcW w:w="1737" w:type="dxa"/>
            <w:tcBorders>
              <w:bottom w:val="single" w:sz="3" w:space="0" w:color="000000"/>
            </w:tcBorders>
          </w:tcPr>
          <w:p w:rsidR="00012D33" w:rsidRDefault="0009622D">
            <w:pPr>
              <w:pStyle w:val="TableParagraph"/>
              <w:rPr>
                <w:sz w:val="16"/>
              </w:rPr>
            </w:pPr>
            <w:r>
              <w:rPr>
                <w:w w:val="115"/>
                <w:sz w:val="16"/>
              </w:rPr>
              <w:t>Float scalar</w:t>
            </w:r>
          </w:p>
        </w:tc>
        <w:tc>
          <w:tcPr>
            <w:tcW w:w="926" w:type="dxa"/>
            <w:tcBorders>
              <w:bottom w:val="single" w:sz="3" w:space="0" w:color="000000"/>
            </w:tcBorders>
          </w:tcPr>
          <w:p w:rsidR="00012D33" w:rsidRDefault="0009622D">
            <w:pPr>
              <w:pStyle w:val="TableParagraph"/>
              <w:ind w:left="107" w:right="107"/>
              <w:jc w:val="center"/>
              <w:rPr>
                <w:sz w:val="16"/>
              </w:rPr>
            </w:pPr>
            <w:r>
              <w:rPr>
                <w:w w:val="105"/>
                <w:sz w:val="16"/>
              </w:rPr>
              <w:t>0–1</w:t>
            </w:r>
          </w:p>
        </w:tc>
        <w:tc>
          <w:tcPr>
            <w:tcW w:w="1149" w:type="dxa"/>
            <w:tcBorders>
              <w:bottom w:val="single" w:sz="3" w:space="0" w:color="000000"/>
            </w:tcBorders>
          </w:tcPr>
          <w:p w:rsidR="00012D33" w:rsidRDefault="00012D33"/>
        </w:tc>
      </w:tr>
      <w:tr w:rsidR="00012D33">
        <w:trPr>
          <w:trHeight w:hRule="exact" w:val="191"/>
        </w:trPr>
        <w:tc>
          <w:tcPr>
            <w:tcW w:w="3486" w:type="dxa"/>
            <w:tcBorders>
              <w:top w:val="single" w:sz="3" w:space="0" w:color="000000"/>
            </w:tcBorders>
          </w:tcPr>
          <w:p w:rsidR="00012D33" w:rsidRDefault="0009622D">
            <w:pPr>
              <w:pStyle w:val="TableParagraph"/>
              <w:spacing w:line="167" w:lineRule="exact"/>
              <w:rPr>
                <w:sz w:val="16"/>
              </w:rPr>
            </w:pPr>
            <w:proofErr w:type="gramStart"/>
            <w:r>
              <w:rPr>
                <w:w w:val="105"/>
                <w:sz w:val="16"/>
              </w:rPr>
              <w:t>Number  of</w:t>
            </w:r>
            <w:proofErr w:type="gramEnd"/>
            <w:r>
              <w:rPr>
                <w:w w:val="105"/>
                <w:sz w:val="16"/>
              </w:rPr>
              <w:t xml:space="preserve">  offset cols</w:t>
            </w:r>
          </w:p>
        </w:tc>
        <w:tc>
          <w:tcPr>
            <w:tcW w:w="704" w:type="dxa"/>
            <w:tcBorders>
              <w:top w:val="single" w:sz="3" w:space="0" w:color="000000"/>
            </w:tcBorders>
          </w:tcPr>
          <w:p w:rsidR="00012D33" w:rsidRDefault="00012D33"/>
        </w:tc>
        <w:tc>
          <w:tcPr>
            <w:tcW w:w="1737" w:type="dxa"/>
            <w:tcBorders>
              <w:top w:val="single" w:sz="3" w:space="0" w:color="000000"/>
            </w:tcBorders>
          </w:tcPr>
          <w:p w:rsidR="00012D33" w:rsidRDefault="0009622D">
            <w:pPr>
              <w:pStyle w:val="TableParagraph"/>
              <w:spacing w:line="167" w:lineRule="exact"/>
              <w:rPr>
                <w:sz w:val="16"/>
              </w:rPr>
            </w:pPr>
            <w:r>
              <w:rPr>
                <w:w w:val="115"/>
                <w:sz w:val="16"/>
              </w:rPr>
              <w:t>Integer scalar</w:t>
            </w:r>
          </w:p>
        </w:tc>
        <w:tc>
          <w:tcPr>
            <w:tcW w:w="926" w:type="dxa"/>
            <w:tcBorders>
              <w:top w:val="single" w:sz="3" w:space="0" w:color="000000"/>
            </w:tcBorders>
          </w:tcPr>
          <w:p w:rsidR="00012D33" w:rsidRDefault="0009622D">
            <w:pPr>
              <w:pStyle w:val="TableParagraph"/>
              <w:spacing w:line="167" w:lineRule="exact"/>
              <w:ind w:left="107" w:right="107"/>
              <w:jc w:val="center"/>
              <w:rPr>
                <w:sz w:val="16"/>
              </w:rPr>
            </w:pPr>
            <w:r>
              <w:rPr>
                <w:w w:val="105"/>
                <w:sz w:val="16"/>
              </w:rPr>
              <w:t>3-5</w:t>
            </w:r>
          </w:p>
        </w:tc>
        <w:tc>
          <w:tcPr>
            <w:tcW w:w="1149" w:type="dxa"/>
            <w:tcBorders>
              <w:top w:val="single" w:sz="3" w:space="0" w:color="000000"/>
            </w:tcBorders>
          </w:tcPr>
          <w:p w:rsidR="00012D33" w:rsidRDefault="0009622D">
            <w:pPr>
              <w:pStyle w:val="TableParagraph"/>
              <w:spacing w:line="167" w:lineRule="exact"/>
              <w:rPr>
                <w:sz w:val="16"/>
              </w:rPr>
            </w:pPr>
            <w:r>
              <w:rPr>
                <w:w w:val="110"/>
                <w:sz w:val="16"/>
              </w:rPr>
              <w:t>semi only</w:t>
            </w:r>
          </w:p>
        </w:tc>
      </w:tr>
      <w:tr w:rsidR="00012D33">
        <w:trPr>
          <w:trHeight w:hRule="exact" w:val="194"/>
        </w:trPr>
        <w:tc>
          <w:tcPr>
            <w:tcW w:w="3486" w:type="dxa"/>
          </w:tcPr>
          <w:p w:rsidR="00012D33" w:rsidRDefault="0009622D">
            <w:pPr>
              <w:pStyle w:val="TableParagraph"/>
              <w:rPr>
                <w:sz w:val="16"/>
              </w:rPr>
            </w:pPr>
            <w:r>
              <w:rPr>
                <w:w w:val="110"/>
                <w:sz w:val="16"/>
              </w:rPr>
              <w:t xml:space="preserve">Offset col </w:t>
            </w:r>
            <w:proofErr w:type="gramStart"/>
            <w:r>
              <w:rPr>
                <w:w w:val="110"/>
                <w:sz w:val="16"/>
              </w:rPr>
              <w:t>section  height</w:t>
            </w:r>
            <w:proofErr w:type="gramEnd"/>
          </w:p>
        </w:tc>
        <w:tc>
          <w:tcPr>
            <w:tcW w:w="704" w:type="dxa"/>
          </w:tcPr>
          <w:p w:rsidR="00012D33" w:rsidRDefault="0009622D">
            <w:pPr>
              <w:pStyle w:val="TableParagraph"/>
              <w:spacing w:line="168" w:lineRule="exact"/>
              <w:ind w:left="0"/>
              <w:jc w:val="center"/>
              <w:rPr>
                <w:rFonts w:ascii="Arial"/>
                <w:i/>
                <w:sz w:val="16"/>
              </w:rPr>
            </w:pPr>
            <w:r>
              <w:rPr>
                <w:rFonts w:ascii="Arial"/>
                <w:i/>
                <w:w w:val="112"/>
                <w:sz w:val="16"/>
              </w:rPr>
              <w:t>m</w:t>
            </w:r>
          </w:p>
        </w:tc>
        <w:tc>
          <w:tcPr>
            <w:tcW w:w="1737" w:type="dxa"/>
          </w:tcPr>
          <w:p w:rsidR="00012D33" w:rsidRDefault="0009622D">
            <w:pPr>
              <w:pStyle w:val="TableParagraph"/>
              <w:spacing w:line="180" w:lineRule="exact"/>
              <w:rPr>
                <w:sz w:val="16"/>
              </w:rPr>
            </w:pPr>
            <w:r>
              <w:rPr>
                <w:w w:val="120"/>
                <w:position w:val="2"/>
                <w:sz w:val="16"/>
              </w:rPr>
              <w:t>Float array (</w:t>
            </w:r>
            <w:r>
              <w:rPr>
                <w:rFonts w:ascii="Arial"/>
                <w:i/>
                <w:w w:val="120"/>
                <w:position w:val="2"/>
                <w:sz w:val="16"/>
              </w:rPr>
              <w:t>n</w:t>
            </w:r>
            <w:r>
              <w:rPr>
                <w:rFonts w:ascii="Arial"/>
                <w:i/>
                <w:w w:val="120"/>
                <w:sz w:val="12"/>
              </w:rPr>
              <w:t>s</w:t>
            </w:r>
            <w:r>
              <w:rPr>
                <w:w w:val="120"/>
                <w:position w:val="2"/>
                <w:sz w:val="16"/>
              </w:rPr>
              <w:t>)</w:t>
            </w:r>
          </w:p>
        </w:tc>
        <w:tc>
          <w:tcPr>
            <w:tcW w:w="926" w:type="dxa"/>
          </w:tcPr>
          <w:p w:rsidR="00012D33" w:rsidRDefault="0009622D">
            <w:pPr>
              <w:pStyle w:val="TableParagraph"/>
              <w:ind w:left="107" w:right="107"/>
              <w:jc w:val="center"/>
              <w:rPr>
                <w:sz w:val="16"/>
              </w:rPr>
            </w:pPr>
            <w:r>
              <w:rPr>
                <w:w w:val="105"/>
                <w:sz w:val="16"/>
              </w:rPr>
              <w:t>0.1–50</w:t>
            </w:r>
          </w:p>
        </w:tc>
        <w:tc>
          <w:tcPr>
            <w:tcW w:w="1149" w:type="dxa"/>
          </w:tcPr>
          <w:p w:rsidR="00012D33" w:rsidRDefault="0009622D">
            <w:pPr>
              <w:pStyle w:val="TableParagraph"/>
              <w:rPr>
                <w:sz w:val="16"/>
              </w:rPr>
            </w:pPr>
            <w:r>
              <w:rPr>
                <w:w w:val="110"/>
                <w:sz w:val="16"/>
              </w:rPr>
              <w:t>semi only</w:t>
            </w:r>
          </w:p>
        </w:tc>
      </w:tr>
      <w:tr w:rsidR="00012D33">
        <w:trPr>
          <w:trHeight w:hRule="exact" w:val="189"/>
        </w:trPr>
        <w:tc>
          <w:tcPr>
            <w:tcW w:w="3486" w:type="dxa"/>
          </w:tcPr>
          <w:p w:rsidR="00012D33" w:rsidRDefault="0009622D">
            <w:pPr>
              <w:pStyle w:val="TableParagraph"/>
              <w:spacing w:line="164" w:lineRule="exact"/>
              <w:rPr>
                <w:sz w:val="16"/>
              </w:rPr>
            </w:pPr>
            <w:r>
              <w:rPr>
                <w:w w:val="115"/>
                <w:sz w:val="16"/>
              </w:rPr>
              <w:t>Offset col outer diameter</w:t>
            </w:r>
          </w:p>
        </w:tc>
        <w:tc>
          <w:tcPr>
            <w:tcW w:w="704" w:type="dxa"/>
          </w:tcPr>
          <w:p w:rsidR="00012D33" w:rsidRDefault="0009622D">
            <w:pPr>
              <w:pStyle w:val="TableParagraph"/>
              <w:spacing w:line="163" w:lineRule="exact"/>
              <w:ind w:left="0"/>
              <w:jc w:val="center"/>
              <w:rPr>
                <w:rFonts w:ascii="Arial"/>
                <w:i/>
                <w:sz w:val="16"/>
              </w:rPr>
            </w:pPr>
            <w:r>
              <w:rPr>
                <w:rFonts w:ascii="Arial"/>
                <w:i/>
                <w:w w:val="112"/>
                <w:sz w:val="16"/>
              </w:rPr>
              <w:t>m</w:t>
            </w:r>
          </w:p>
        </w:tc>
        <w:tc>
          <w:tcPr>
            <w:tcW w:w="1737" w:type="dxa"/>
          </w:tcPr>
          <w:p w:rsidR="00012D33" w:rsidRDefault="0009622D">
            <w:pPr>
              <w:pStyle w:val="TableParagraph"/>
              <w:spacing w:line="175" w:lineRule="exact"/>
              <w:rPr>
                <w:sz w:val="16"/>
              </w:rPr>
            </w:pPr>
            <w:r>
              <w:rPr>
                <w:w w:val="125"/>
                <w:position w:val="2"/>
                <w:sz w:val="16"/>
              </w:rPr>
              <w:t>Float array (</w:t>
            </w:r>
            <w:r>
              <w:rPr>
                <w:rFonts w:ascii="Arial"/>
                <w:i/>
                <w:w w:val="125"/>
                <w:position w:val="2"/>
                <w:sz w:val="16"/>
              </w:rPr>
              <w:t>n</w:t>
            </w:r>
            <w:r>
              <w:rPr>
                <w:rFonts w:ascii="Arial"/>
                <w:i/>
                <w:w w:val="125"/>
                <w:sz w:val="12"/>
              </w:rPr>
              <w:t xml:space="preserve">s </w:t>
            </w:r>
            <w:r>
              <w:rPr>
                <w:w w:val="125"/>
                <w:position w:val="2"/>
                <w:sz w:val="16"/>
              </w:rPr>
              <w:t>+ 1)</w:t>
            </w:r>
          </w:p>
        </w:tc>
        <w:tc>
          <w:tcPr>
            <w:tcW w:w="926" w:type="dxa"/>
          </w:tcPr>
          <w:p w:rsidR="00012D33" w:rsidRDefault="0009622D">
            <w:pPr>
              <w:pStyle w:val="TableParagraph"/>
              <w:spacing w:line="164" w:lineRule="exact"/>
              <w:ind w:left="107" w:right="107"/>
              <w:jc w:val="center"/>
              <w:rPr>
                <w:sz w:val="16"/>
              </w:rPr>
            </w:pPr>
            <w:r>
              <w:rPr>
                <w:w w:val="105"/>
                <w:sz w:val="16"/>
              </w:rPr>
              <w:t>1.1–40</w:t>
            </w:r>
          </w:p>
        </w:tc>
        <w:tc>
          <w:tcPr>
            <w:tcW w:w="1149" w:type="dxa"/>
          </w:tcPr>
          <w:p w:rsidR="00012D33" w:rsidRDefault="0009622D">
            <w:pPr>
              <w:pStyle w:val="TableParagraph"/>
              <w:spacing w:line="164" w:lineRule="exact"/>
              <w:rPr>
                <w:sz w:val="16"/>
              </w:rPr>
            </w:pPr>
            <w:r>
              <w:rPr>
                <w:w w:val="110"/>
                <w:sz w:val="16"/>
              </w:rPr>
              <w:t>semi only</w:t>
            </w:r>
          </w:p>
        </w:tc>
      </w:tr>
      <w:tr w:rsidR="00012D33">
        <w:trPr>
          <w:trHeight w:hRule="exact" w:val="189"/>
        </w:trPr>
        <w:tc>
          <w:tcPr>
            <w:tcW w:w="3486" w:type="dxa"/>
          </w:tcPr>
          <w:p w:rsidR="00012D33" w:rsidRDefault="0009622D">
            <w:pPr>
              <w:pStyle w:val="TableParagraph"/>
              <w:spacing w:line="164" w:lineRule="exact"/>
              <w:rPr>
                <w:sz w:val="16"/>
              </w:rPr>
            </w:pPr>
            <w:r>
              <w:rPr>
                <w:w w:val="110"/>
                <w:sz w:val="16"/>
              </w:rPr>
              <w:t>Offset col wall thickness</w:t>
            </w:r>
          </w:p>
        </w:tc>
        <w:tc>
          <w:tcPr>
            <w:tcW w:w="704" w:type="dxa"/>
          </w:tcPr>
          <w:p w:rsidR="00012D33" w:rsidRDefault="0009622D">
            <w:pPr>
              <w:pStyle w:val="TableParagraph"/>
              <w:spacing w:line="163" w:lineRule="exact"/>
              <w:ind w:left="0"/>
              <w:jc w:val="center"/>
              <w:rPr>
                <w:rFonts w:ascii="Arial"/>
                <w:i/>
                <w:sz w:val="16"/>
              </w:rPr>
            </w:pPr>
            <w:r>
              <w:rPr>
                <w:rFonts w:ascii="Arial"/>
                <w:i/>
                <w:w w:val="112"/>
                <w:sz w:val="16"/>
              </w:rPr>
              <w:t>m</w:t>
            </w:r>
          </w:p>
        </w:tc>
        <w:tc>
          <w:tcPr>
            <w:tcW w:w="1737" w:type="dxa"/>
          </w:tcPr>
          <w:p w:rsidR="00012D33" w:rsidRDefault="0009622D">
            <w:pPr>
              <w:pStyle w:val="TableParagraph"/>
              <w:spacing w:line="175" w:lineRule="exact"/>
              <w:rPr>
                <w:sz w:val="16"/>
              </w:rPr>
            </w:pPr>
            <w:r>
              <w:rPr>
                <w:w w:val="125"/>
                <w:position w:val="2"/>
                <w:sz w:val="16"/>
              </w:rPr>
              <w:t>Float array (</w:t>
            </w:r>
            <w:r>
              <w:rPr>
                <w:rFonts w:ascii="Arial"/>
                <w:i/>
                <w:w w:val="125"/>
                <w:position w:val="2"/>
                <w:sz w:val="16"/>
              </w:rPr>
              <w:t>n</w:t>
            </w:r>
            <w:r>
              <w:rPr>
                <w:rFonts w:ascii="Arial"/>
                <w:i/>
                <w:w w:val="125"/>
                <w:sz w:val="12"/>
              </w:rPr>
              <w:t xml:space="preserve">s </w:t>
            </w:r>
            <w:r>
              <w:rPr>
                <w:w w:val="125"/>
                <w:position w:val="2"/>
                <w:sz w:val="16"/>
              </w:rPr>
              <w:t>+ 1)</w:t>
            </w:r>
          </w:p>
        </w:tc>
        <w:tc>
          <w:tcPr>
            <w:tcW w:w="926" w:type="dxa"/>
          </w:tcPr>
          <w:p w:rsidR="00012D33" w:rsidRDefault="0009622D">
            <w:pPr>
              <w:pStyle w:val="TableParagraph"/>
              <w:spacing w:line="164" w:lineRule="exact"/>
              <w:ind w:left="107" w:right="107"/>
              <w:jc w:val="center"/>
              <w:rPr>
                <w:sz w:val="16"/>
              </w:rPr>
            </w:pPr>
            <w:r>
              <w:rPr>
                <w:w w:val="105"/>
                <w:sz w:val="16"/>
              </w:rPr>
              <w:t>0.001–0.5</w:t>
            </w:r>
          </w:p>
        </w:tc>
        <w:tc>
          <w:tcPr>
            <w:tcW w:w="1149" w:type="dxa"/>
          </w:tcPr>
          <w:p w:rsidR="00012D33" w:rsidRDefault="0009622D">
            <w:pPr>
              <w:pStyle w:val="TableParagraph"/>
              <w:spacing w:line="164" w:lineRule="exact"/>
              <w:rPr>
                <w:sz w:val="16"/>
              </w:rPr>
            </w:pPr>
            <w:r>
              <w:rPr>
                <w:w w:val="110"/>
                <w:sz w:val="16"/>
              </w:rPr>
              <w:t>semi only</w:t>
            </w:r>
          </w:p>
        </w:tc>
      </w:tr>
      <w:tr w:rsidR="00012D33">
        <w:trPr>
          <w:trHeight w:hRule="exact" w:val="184"/>
        </w:trPr>
        <w:tc>
          <w:tcPr>
            <w:tcW w:w="3486" w:type="dxa"/>
          </w:tcPr>
          <w:p w:rsidR="00012D33" w:rsidRDefault="0009622D">
            <w:pPr>
              <w:pStyle w:val="TableParagraph"/>
              <w:spacing w:line="164" w:lineRule="exact"/>
              <w:rPr>
                <w:sz w:val="16"/>
              </w:rPr>
            </w:pPr>
            <w:r>
              <w:rPr>
                <w:w w:val="110"/>
                <w:sz w:val="16"/>
              </w:rPr>
              <w:t>Offset col freeboard</w:t>
            </w:r>
          </w:p>
        </w:tc>
        <w:tc>
          <w:tcPr>
            <w:tcW w:w="704" w:type="dxa"/>
          </w:tcPr>
          <w:p w:rsidR="00012D33" w:rsidRDefault="0009622D">
            <w:pPr>
              <w:pStyle w:val="TableParagraph"/>
              <w:spacing w:line="163" w:lineRule="exact"/>
              <w:ind w:left="0"/>
              <w:jc w:val="center"/>
              <w:rPr>
                <w:rFonts w:ascii="Arial"/>
                <w:i/>
                <w:sz w:val="16"/>
              </w:rPr>
            </w:pPr>
            <w:r>
              <w:rPr>
                <w:rFonts w:ascii="Arial"/>
                <w:i/>
                <w:w w:val="112"/>
                <w:sz w:val="16"/>
              </w:rPr>
              <w:t>m</w:t>
            </w:r>
          </w:p>
        </w:tc>
        <w:tc>
          <w:tcPr>
            <w:tcW w:w="1737" w:type="dxa"/>
          </w:tcPr>
          <w:p w:rsidR="00012D33" w:rsidRDefault="0009622D">
            <w:pPr>
              <w:pStyle w:val="TableParagraph"/>
              <w:spacing w:line="164" w:lineRule="exact"/>
              <w:rPr>
                <w:sz w:val="16"/>
              </w:rPr>
            </w:pPr>
            <w:r>
              <w:rPr>
                <w:w w:val="115"/>
                <w:sz w:val="16"/>
              </w:rPr>
              <w:t>Float scalar</w:t>
            </w:r>
          </w:p>
        </w:tc>
        <w:tc>
          <w:tcPr>
            <w:tcW w:w="926" w:type="dxa"/>
          </w:tcPr>
          <w:p w:rsidR="00012D33" w:rsidRDefault="0009622D">
            <w:pPr>
              <w:pStyle w:val="TableParagraph"/>
              <w:spacing w:line="164" w:lineRule="exact"/>
              <w:ind w:left="107" w:right="107"/>
              <w:jc w:val="center"/>
              <w:rPr>
                <w:sz w:val="16"/>
              </w:rPr>
            </w:pPr>
            <w:r>
              <w:rPr>
                <w:w w:val="105"/>
                <w:sz w:val="16"/>
              </w:rPr>
              <w:t>2–15</w:t>
            </w:r>
          </w:p>
        </w:tc>
        <w:tc>
          <w:tcPr>
            <w:tcW w:w="1149" w:type="dxa"/>
          </w:tcPr>
          <w:p w:rsidR="00012D33" w:rsidRDefault="0009622D">
            <w:pPr>
              <w:pStyle w:val="TableParagraph"/>
              <w:spacing w:line="164" w:lineRule="exact"/>
              <w:rPr>
                <w:sz w:val="16"/>
              </w:rPr>
            </w:pPr>
            <w:r>
              <w:rPr>
                <w:w w:val="110"/>
                <w:sz w:val="16"/>
              </w:rPr>
              <w:t>semi only</w:t>
            </w:r>
          </w:p>
        </w:tc>
      </w:tr>
      <w:tr w:rsidR="00012D33">
        <w:trPr>
          <w:trHeight w:hRule="exact" w:val="194"/>
        </w:trPr>
        <w:tc>
          <w:tcPr>
            <w:tcW w:w="3486" w:type="dxa"/>
          </w:tcPr>
          <w:p w:rsidR="00012D33" w:rsidRDefault="0009622D">
            <w:pPr>
              <w:pStyle w:val="TableParagraph"/>
              <w:rPr>
                <w:sz w:val="16"/>
              </w:rPr>
            </w:pPr>
            <w:r>
              <w:rPr>
                <w:w w:val="110"/>
                <w:sz w:val="16"/>
              </w:rPr>
              <w:t xml:space="preserve">Offset col stiffener </w:t>
            </w:r>
            <w:proofErr w:type="gramStart"/>
            <w:r>
              <w:rPr>
                <w:w w:val="110"/>
                <w:sz w:val="16"/>
              </w:rPr>
              <w:t>web  height</w:t>
            </w:r>
            <w:proofErr w:type="gramEnd"/>
          </w:p>
        </w:tc>
        <w:tc>
          <w:tcPr>
            <w:tcW w:w="704" w:type="dxa"/>
          </w:tcPr>
          <w:p w:rsidR="00012D33" w:rsidRDefault="0009622D">
            <w:pPr>
              <w:pStyle w:val="TableParagraph"/>
              <w:spacing w:line="168" w:lineRule="exact"/>
              <w:ind w:left="0"/>
              <w:jc w:val="center"/>
              <w:rPr>
                <w:rFonts w:ascii="Arial"/>
                <w:i/>
                <w:sz w:val="16"/>
              </w:rPr>
            </w:pPr>
            <w:r>
              <w:rPr>
                <w:rFonts w:ascii="Arial"/>
                <w:i/>
                <w:w w:val="112"/>
                <w:sz w:val="16"/>
              </w:rPr>
              <w:t>m</w:t>
            </w:r>
          </w:p>
        </w:tc>
        <w:tc>
          <w:tcPr>
            <w:tcW w:w="1737" w:type="dxa"/>
          </w:tcPr>
          <w:p w:rsidR="00012D33" w:rsidRDefault="0009622D">
            <w:pPr>
              <w:pStyle w:val="TableParagraph"/>
              <w:spacing w:line="180" w:lineRule="exact"/>
              <w:rPr>
                <w:sz w:val="16"/>
              </w:rPr>
            </w:pPr>
            <w:r>
              <w:rPr>
                <w:w w:val="120"/>
                <w:position w:val="2"/>
                <w:sz w:val="16"/>
              </w:rPr>
              <w:t>Float array (</w:t>
            </w:r>
            <w:r>
              <w:rPr>
                <w:rFonts w:ascii="Arial"/>
                <w:i/>
                <w:w w:val="120"/>
                <w:position w:val="2"/>
                <w:sz w:val="16"/>
              </w:rPr>
              <w:t>n</w:t>
            </w:r>
            <w:r>
              <w:rPr>
                <w:rFonts w:ascii="Arial"/>
                <w:i/>
                <w:w w:val="120"/>
                <w:sz w:val="12"/>
              </w:rPr>
              <w:t>s</w:t>
            </w:r>
            <w:r>
              <w:rPr>
                <w:w w:val="120"/>
                <w:position w:val="2"/>
                <w:sz w:val="16"/>
              </w:rPr>
              <w:t>)</w:t>
            </w:r>
          </w:p>
        </w:tc>
        <w:tc>
          <w:tcPr>
            <w:tcW w:w="926" w:type="dxa"/>
          </w:tcPr>
          <w:p w:rsidR="00012D33" w:rsidRDefault="0009622D">
            <w:pPr>
              <w:pStyle w:val="TableParagraph"/>
              <w:ind w:left="107" w:right="107"/>
              <w:jc w:val="center"/>
              <w:rPr>
                <w:sz w:val="16"/>
              </w:rPr>
            </w:pPr>
            <w:r>
              <w:rPr>
                <w:w w:val="105"/>
                <w:sz w:val="16"/>
              </w:rPr>
              <w:t>0.01–1</w:t>
            </w:r>
          </w:p>
        </w:tc>
        <w:tc>
          <w:tcPr>
            <w:tcW w:w="1149" w:type="dxa"/>
          </w:tcPr>
          <w:p w:rsidR="00012D33" w:rsidRDefault="0009622D">
            <w:pPr>
              <w:pStyle w:val="TableParagraph"/>
              <w:rPr>
                <w:sz w:val="16"/>
              </w:rPr>
            </w:pPr>
            <w:r>
              <w:rPr>
                <w:w w:val="110"/>
                <w:sz w:val="16"/>
              </w:rPr>
              <w:t>semi only</w:t>
            </w:r>
          </w:p>
        </w:tc>
      </w:tr>
      <w:tr w:rsidR="00012D33">
        <w:trPr>
          <w:trHeight w:hRule="exact" w:val="189"/>
        </w:trPr>
        <w:tc>
          <w:tcPr>
            <w:tcW w:w="3486" w:type="dxa"/>
          </w:tcPr>
          <w:p w:rsidR="00012D33" w:rsidRDefault="0009622D">
            <w:pPr>
              <w:pStyle w:val="TableParagraph"/>
              <w:spacing w:line="164" w:lineRule="exact"/>
              <w:rPr>
                <w:sz w:val="16"/>
              </w:rPr>
            </w:pPr>
            <w:r>
              <w:rPr>
                <w:w w:val="110"/>
                <w:sz w:val="16"/>
              </w:rPr>
              <w:t xml:space="preserve">Offset col stiffener </w:t>
            </w:r>
            <w:proofErr w:type="gramStart"/>
            <w:r>
              <w:rPr>
                <w:w w:val="110"/>
                <w:sz w:val="16"/>
              </w:rPr>
              <w:t>web  thickness</w:t>
            </w:r>
            <w:proofErr w:type="gramEnd"/>
          </w:p>
        </w:tc>
        <w:tc>
          <w:tcPr>
            <w:tcW w:w="704" w:type="dxa"/>
          </w:tcPr>
          <w:p w:rsidR="00012D33" w:rsidRDefault="0009622D">
            <w:pPr>
              <w:pStyle w:val="TableParagraph"/>
              <w:spacing w:line="163" w:lineRule="exact"/>
              <w:ind w:left="0"/>
              <w:jc w:val="center"/>
              <w:rPr>
                <w:rFonts w:ascii="Arial"/>
                <w:i/>
                <w:sz w:val="16"/>
              </w:rPr>
            </w:pPr>
            <w:r>
              <w:rPr>
                <w:rFonts w:ascii="Arial"/>
                <w:i/>
                <w:w w:val="112"/>
                <w:sz w:val="16"/>
              </w:rPr>
              <w:t>m</w:t>
            </w:r>
          </w:p>
        </w:tc>
        <w:tc>
          <w:tcPr>
            <w:tcW w:w="1737" w:type="dxa"/>
          </w:tcPr>
          <w:p w:rsidR="00012D33" w:rsidRDefault="0009622D">
            <w:pPr>
              <w:pStyle w:val="TableParagraph"/>
              <w:spacing w:line="175" w:lineRule="exact"/>
              <w:rPr>
                <w:sz w:val="16"/>
              </w:rPr>
            </w:pPr>
            <w:r>
              <w:rPr>
                <w:w w:val="120"/>
                <w:position w:val="2"/>
                <w:sz w:val="16"/>
              </w:rPr>
              <w:t>Float array (</w:t>
            </w:r>
            <w:r>
              <w:rPr>
                <w:rFonts w:ascii="Arial"/>
                <w:i/>
                <w:w w:val="120"/>
                <w:position w:val="2"/>
                <w:sz w:val="16"/>
              </w:rPr>
              <w:t>n</w:t>
            </w:r>
            <w:r>
              <w:rPr>
                <w:rFonts w:ascii="Arial"/>
                <w:i/>
                <w:w w:val="120"/>
                <w:sz w:val="12"/>
              </w:rPr>
              <w:t>s</w:t>
            </w:r>
            <w:r>
              <w:rPr>
                <w:w w:val="120"/>
                <w:position w:val="2"/>
                <w:sz w:val="16"/>
              </w:rPr>
              <w:t>)</w:t>
            </w:r>
          </w:p>
        </w:tc>
        <w:tc>
          <w:tcPr>
            <w:tcW w:w="926" w:type="dxa"/>
          </w:tcPr>
          <w:p w:rsidR="00012D33" w:rsidRDefault="0009622D">
            <w:pPr>
              <w:pStyle w:val="TableParagraph"/>
              <w:spacing w:line="164" w:lineRule="exact"/>
              <w:ind w:left="107" w:right="107"/>
              <w:jc w:val="center"/>
              <w:rPr>
                <w:sz w:val="16"/>
              </w:rPr>
            </w:pPr>
            <w:r>
              <w:rPr>
                <w:w w:val="105"/>
                <w:sz w:val="16"/>
              </w:rPr>
              <w:t>0.001–0.5</w:t>
            </w:r>
          </w:p>
        </w:tc>
        <w:tc>
          <w:tcPr>
            <w:tcW w:w="1149" w:type="dxa"/>
          </w:tcPr>
          <w:p w:rsidR="00012D33" w:rsidRDefault="0009622D">
            <w:pPr>
              <w:pStyle w:val="TableParagraph"/>
              <w:spacing w:line="164" w:lineRule="exact"/>
              <w:rPr>
                <w:sz w:val="16"/>
              </w:rPr>
            </w:pPr>
            <w:r>
              <w:rPr>
                <w:w w:val="110"/>
                <w:sz w:val="16"/>
              </w:rPr>
              <w:t>semi only</w:t>
            </w:r>
          </w:p>
        </w:tc>
      </w:tr>
      <w:tr w:rsidR="00012D33">
        <w:trPr>
          <w:trHeight w:hRule="exact" w:val="189"/>
        </w:trPr>
        <w:tc>
          <w:tcPr>
            <w:tcW w:w="3486" w:type="dxa"/>
          </w:tcPr>
          <w:p w:rsidR="00012D33" w:rsidRDefault="0009622D">
            <w:pPr>
              <w:pStyle w:val="TableParagraph"/>
              <w:spacing w:line="164" w:lineRule="exact"/>
              <w:rPr>
                <w:sz w:val="16"/>
              </w:rPr>
            </w:pPr>
            <w:r>
              <w:rPr>
                <w:w w:val="110"/>
                <w:sz w:val="16"/>
              </w:rPr>
              <w:t xml:space="preserve">Offset col stiffener </w:t>
            </w:r>
            <w:proofErr w:type="gramStart"/>
            <w:r>
              <w:rPr>
                <w:w w:val="110"/>
                <w:sz w:val="16"/>
              </w:rPr>
              <w:t>flange  width</w:t>
            </w:r>
            <w:proofErr w:type="gramEnd"/>
          </w:p>
        </w:tc>
        <w:tc>
          <w:tcPr>
            <w:tcW w:w="704" w:type="dxa"/>
          </w:tcPr>
          <w:p w:rsidR="00012D33" w:rsidRDefault="0009622D">
            <w:pPr>
              <w:pStyle w:val="TableParagraph"/>
              <w:spacing w:line="163" w:lineRule="exact"/>
              <w:ind w:left="0"/>
              <w:jc w:val="center"/>
              <w:rPr>
                <w:rFonts w:ascii="Arial"/>
                <w:i/>
                <w:sz w:val="16"/>
              </w:rPr>
            </w:pPr>
            <w:r>
              <w:rPr>
                <w:rFonts w:ascii="Arial"/>
                <w:i/>
                <w:w w:val="112"/>
                <w:sz w:val="16"/>
              </w:rPr>
              <w:t>m</w:t>
            </w:r>
          </w:p>
        </w:tc>
        <w:tc>
          <w:tcPr>
            <w:tcW w:w="1737" w:type="dxa"/>
          </w:tcPr>
          <w:p w:rsidR="00012D33" w:rsidRDefault="0009622D">
            <w:pPr>
              <w:pStyle w:val="TableParagraph"/>
              <w:spacing w:line="175" w:lineRule="exact"/>
              <w:rPr>
                <w:sz w:val="16"/>
              </w:rPr>
            </w:pPr>
            <w:r>
              <w:rPr>
                <w:w w:val="120"/>
                <w:position w:val="2"/>
                <w:sz w:val="16"/>
              </w:rPr>
              <w:t>Float array (</w:t>
            </w:r>
            <w:r>
              <w:rPr>
                <w:rFonts w:ascii="Arial"/>
                <w:i/>
                <w:w w:val="120"/>
                <w:position w:val="2"/>
                <w:sz w:val="16"/>
              </w:rPr>
              <w:t>n</w:t>
            </w:r>
            <w:r>
              <w:rPr>
                <w:rFonts w:ascii="Arial"/>
                <w:i/>
                <w:w w:val="120"/>
                <w:sz w:val="12"/>
              </w:rPr>
              <w:t>s</w:t>
            </w:r>
            <w:r>
              <w:rPr>
                <w:w w:val="120"/>
                <w:position w:val="2"/>
                <w:sz w:val="16"/>
              </w:rPr>
              <w:t>)</w:t>
            </w:r>
          </w:p>
        </w:tc>
        <w:tc>
          <w:tcPr>
            <w:tcW w:w="926" w:type="dxa"/>
          </w:tcPr>
          <w:p w:rsidR="00012D33" w:rsidRDefault="0009622D">
            <w:pPr>
              <w:pStyle w:val="TableParagraph"/>
              <w:spacing w:line="164" w:lineRule="exact"/>
              <w:ind w:left="107" w:right="107"/>
              <w:jc w:val="center"/>
              <w:rPr>
                <w:sz w:val="16"/>
              </w:rPr>
            </w:pPr>
            <w:r>
              <w:rPr>
                <w:w w:val="105"/>
                <w:sz w:val="16"/>
              </w:rPr>
              <w:t>0.01–5</w:t>
            </w:r>
          </w:p>
        </w:tc>
        <w:tc>
          <w:tcPr>
            <w:tcW w:w="1149" w:type="dxa"/>
          </w:tcPr>
          <w:p w:rsidR="00012D33" w:rsidRDefault="0009622D">
            <w:pPr>
              <w:pStyle w:val="TableParagraph"/>
              <w:spacing w:line="164" w:lineRule="exact"/>
              <w:rPr>
                <w:sz w:val="16"/>
              </w:rPr>
            </w:pPr>
            <w:r>
              <w:rPr>
                <w:w w:val="110"/>
                <w:sz w:val="16"/>
              </w:rPr>
              <w:t>semi only</w:t>
            </w:r>
          </w:p>
        </w:tc>
      </w:tr>
      <w:tr w:rsidR="00012D33">
        <w:trPr>
          <w:trHeight w:hRule="exact" w:val="189"/>
        </w:trPr>
        <w:tc>
          <w:tcPr>
            <w:tcW w:w="3486" w:type="dxa"/>
          </w:tcPr>
          <w:p w:rsidR="00012D33" w:rsidRDefault="0009622D">
            <w:pPr>
              <w:pStyle w:val="TableParagraph"/>
              <w:spacing w:line="164" w:lineRule="exact"/>
              <w:rPr>
                <w:sz w:val="16"/>
              </w:rPr>
            </w:pPr>
            <w:r>
              <w:rPr>
                <w:w w:val="110"/>
                <w:sz w:val="16"/>
              </w:rPr>
              <w:t xml:space="preserve">Offset col stiffener </w:t>
            </w:r>
            <w:proofErr w:type="gramStart"/>
            <w:r>
              <w:rPr>
                <w:w w:val="110"/>
                <w:sz w:val="16"/>
              </w:rPr>
              <w:t>flange  thickness</w:t>
            </w:r>
            <w:proofErr w:type="gramEnd"/>
          </w:p>
        </w:tc>
        <w:tc>
          <w:tcPr>
            <w:tcW w:w="704" w:type="dxa"/>
          </w:tcPr>
          <w:p w:rsidR="00012D33" w:rsidRDefault="0009622D">
            <w:pPr>
              <w:pStyle w:val="TableParagraph"/>
              <w:spacing w:line="163" w:lineRule="exact"/>
              <w:ind w:left="0"/>
              <w:jc w:val="center"/>
              <w:rPr>
                <w:rFonts w:ascii="Arial"/>
                <w:i/>
                <w:sz w:val="16"/>
              </w:rPr>
            </w:pPr>
            <w:r>
              <w:rPr>
                <w:rFonts w:ascii="Arial"/>
                <w:i/>
                <w:w w:val="112"/>
                <w:sz w:val="16"/>
              </w:rPr>
              <w:t>m</w:t>
            </w:r>
          </w:p>
        </w:tc>
        <w:tc>
          <w:tcPr>
            <w:tcW w:w="1737" w:type="dxa"/>
          </w:tcPr>
          <w:p w:rsidR="00012D33" w:rsidRDefault="0009622D">
            <w:pPr>
              <w:pStyle w:val="TableParagraph"/>
              <w:spacing w:line="175" w:lineRule="exact"/>
              <w:rPr>
                <w:sz w:val="16"/>
              </w:rPr>
            </w:pPr>
            <w:r>
              <w:rPr>
                <w:w w:val="120"/>
                <w:position w:val="2"/>
                <w:sz w:val="16"/>
              </w:rPr>
              <w:t>Float array (</w:t>
            </w:r>
            <w:r>
              <w:rPr>
                <w:rFonts w:ascii="Arial"/>
                <w:i/>
                <w:w w:val="120"/>
                <w:position w:val="2"/>
                <w:sz w:val="16"/>
              </w:rPr>
              <w:t>n</w:t>
            </w:r>
            <w:r>
              <w:rPr>
                <w:rFonts w:ascii="Arial"/>
                <w:i/>
                <w:w w:val="120"/>
                <w:sz w:val="12"/>
              </w:rPr>
              <w:t>s</w:t>
            </w:r>
            <w:r>
              <w:rPr>
                <w:w w:val="120"/>
                <w:position w:val="2"/>
                <w:sz w:val="16"/>
              </w:rPr>
              <w:t>)</w:t>
            </w:r>
          </w:p>
        </w:tc>
        <w:tc>
          <w:tcPr>
            <w:tcW w:w="926" w:type="dxa"/>
          </w:tcPr>
          <w:p w:rsidR="00012D33" w:rsidRDefault="0009622D">
            <w:pPr>
              <w:pStyle w:val="TableParagraph"/>
              <w:spacing w:line="164" w:lineRule="exact"/>
              <w:ind w:left="107" w:right="107"/>
              <w:jc w:val="center"/>
              <w:rPr>
                <w:sz w:val="16"/>
              </w:rPr>
            </w:pPr>
            <w:r>
              <w:rPr>
                <w:w w:val="105"/>
                <w:sz w:val="16"/>
              </w:rPr>
              <w:t>0.001–0.5</w:t>
            </w:r>
          </w:p>
        </w:tc>
        <w:tc>
          <w:tcPr>
            <w:tcW w:w="1149" w:type="dxa"/>
          </w:tcPr>
          <w:p w:rsidR="00012D33" w:rsidRDefault="0009622D">
            <w:pPr>
              <w:pStyle w:val="TableParagraph"/>
              <w:spacing w:line="164" w:lineRule="exact"/>
              <w:rPr>
                <w:sz w:val="16"/>
              </w:rPr>
            </w:pPr>
            <w:r>
              <w:rPr>
                <w:w w:val="110"/>
                <w:sz w:val="16"/>
              </w:rPr>
              <w:t>semi only</w:t>
            </w:r>
          </w:p>
        </w:tc>
      </w:tr>
      <w:tr w:rsidR="00012D33">
        <w:trPr>
          <w:trHeight w:hRule="exact" w:val="189"/>
        </w:trPr>
        <w:tc>
          <w:tcPr>
            <w:tcW w:w="3486" w:type="dxa"/>
          </w:tcPr>
          <w:p w:rsidR="00012D33" w:rsidRDefault="0009622D">
            <w:pPr>
              <w:pStyle w:val="TableParagraph"/>
              <w:spacing w:line="164" w:lineRule="exact"/>
              <w:rPr>
                <w:sz w:val="16"/>
              </w:rPr>
            </w:pPr>
            <w:r>
              <w:rPr>
                <w:w w:val="110"/>
                <w:sz w:val="16"/>
              </w:rPr>
              <w:t>Offset col stiffener spacing</w:t>
            </w:r>
          </w:p>
        </w:tc>
        <w:tc>
          <w:tcPr>
            <w:tcW w:w="704" w:type="dxa"/>
          </w:tcPr>
          <w:p w:rsidR="00012D33" w:rsidRDefault="0009622D">
            <w:pPr>
              <w:pStyle w:val="TableParagraph"/>
              <w:spacing w:line="163" w:lineRule="exact"/>
              <w:ind w:left="0"/>
              <w:jc w:val="center"/>
              <w:rPr>
                <w:rFonts w:ascii="Arial"/>
                <w:i/>
                <w:sz w:val="16"/>
              </w:rPr>
            </w:pPr>
            <w:r>
              <w:rPr>
                <w:rFonts w:ascii="Arial"/>
                <w:i/>
                <w:w w:val="112"/>
                <w:sz w:val="16"/>
              </w:rPr>
              <w:t>m</w:t>
            </w:r>
          </w:p>
        </w:tc>
        <w:tc>
          <w:tcPr>
            <w:tcW w:w="1737" w:type="dxa"/>
          </w:tcPr>
          <w:p w:rsidR="00012D33" w:rsidRDefault="0009622D">
            <w:pPr>
              <w:pStyle w:val="TableParagraph"/>
              <w:spacing w:line="175" w:lineRule="exact"/>
              <w:rPr>
                <w:sz w:val="16"/>
              </w:rPr>
            </w:pPr>
            <w:r>
              <w:rPr>
                <w:w w:val="120"/>
                <w:position w:val="2"/>
                <w:sz w:val="16"/>
              </w:rPr>
              <w:t>Float array (</w:t>
            </w:r>
            <w:r>
              <w:rPr>
                <w:rFonts w:ascii="Arial"/>
                <w:i/>
                <w:w w:val="120"/>
                <w:position w:val="2"/>
                <w:sz w:val="16"/>
              </w:rPr>
              <w:t>n</w:t>
            </w:r>
            <w:r>
              <w:rPr>
                <w:rFonts w:ascii="Arial"/>
                <w:i/>
                <w:w w:val="120"/>
                <w:sz w:val="12"/>
              </w:rPr>
              <w:t>s</w:t>
            </w:r>
            <w:r>
              <w:rPr>
                <w:w w:val="120"/>
                <w:position w:val="2"/>
                <w:sz w:val="16"/>
              </w:rPr>
              <w:t>)</w:t>
            </w:r>
          </w:p>
        </w:tc>
        <w:tc>
          <w:tcPr>
            <w:tcW w:w="926" w:type="dxa"/>
          </w:tcPr>
          <w:p w:rsidR="00012D33" w:rsidRDefault="0009622D">
            <w:pPr>
              <w:pStyle w:val="TableParagraph"/>
              <w:spacing w:line="164" w:lineRule="exact"/>
              <w:ind w:left="107" w:right="107"/>
              <w:jc w:val="center"/>
              <w:rPr>
                <w:sz w:val="16"/>
              </w:rPr>
            </w:pPr>
            <w:r>
              <w:rPr>
                <w:w w:val="105"/>
                <w:sz w:val="16"/>
              </w:rPr>
              <w:t>0.01–100</w:t>
            </w:r>
          </w:p>
        </w:tc>
        <w:tc>
          <w:tcPr>
            <w:tcW w:w="1149" w:type="dxa"/>
          </w:tcPr>
          <w:p w:rsidR="00012D33" w:rsidRDefault="0009622D">
            <w:pPr>
              <w:pStyle w:val="TableParagraph"/>
              <w:spacing w:line="164" w:lineRule="exact"/>
              <w:rPr>
                <w:sz w:val="16"/>
              </w:rPr>
            </w:pPr>
            <w:r>
              <w:rPr>
                <w:w w:val="110"/>
                <w:sz w:val="16"/>
              </w:rPr>
              <w:t>semi only</w:t>
            </w:r>
          </w:p>
        </w:tc>
      </w:tr>
      <w:tr w:rsidR="00012D33">
        <w:trPr>
          <w:trHeight w:hRule="exact" w:val="184"/>
        </w:trPr>
        <w:tc>
          <w:tcPr>
            <w:tcW w:w="3486" w:type="dxa"/>
          </w:tcPr>
          <w:p w:rsidR="00012D33" w:rsidRDefault="0009622D">
            <w:pPr>
              <w:pStyle w:val="TableParagraph"/>
              <w:spacing w:line="164" w:lineRule="exact"/>
              <w:rPr>
                <w:sz w:val="16"/>
              </w:rPr>
            </w:pPr>
            <w:r>
              <w:rPr>
                <w:w w:val="115"/>
                <w:sz w:val="16"/>
              </w:rPr>
              <w:t>Offset col permanent ballast height</w:t>
            </w:r>
          </w:p>
        </w:tc>
        <w:tc>
          <w:tcPr>
            <w:tcW w:w="704" w:type="dxa"/>
          </w:tcPr>
          <w:p w:rsidR="00012D33" w:rsidRDefault="0009622D">
            <w:pPr>
              <w:pStyle w:val="TableParagraph"/>
              <w:spacing w:line="163" w:lineRule="exact"/>
              <w:ind w:left="0"/>
              <w:jc w:val="center"/>
              <w:rPr>
                <w:rFonts w:ascii="Arial"/>
                <w:i/>
                <w:sz w:val="16"/>
              </w:rPr>
            </w:pPr>
            <w:r>
              <w:rPr>
                <w:rFonts w:ascii="Arial"/>
                <w:i/>
                <w:w w:val="112"/>
                <w:sz w:val="16"/>
              </w:rPr>
              <w:t>m</w:t>
            </w:r>
          </w:p>
        </w:tc>
        <w:tc>
          <w:tcPr>
            <w:tcW w:w="1737" w:type="dxa"/>
          </w:tcPr>
          <w:p w:rsidR="00012D33" w:rsidRDefault="0009622D">
            <w:pPr>
              <w:pStyle w:val="TableParagraph"/>
              <w:spacing w:line="164" w:lineRule="exact"/>
              <w:rPr>
                <w:sz w:val="16"/>
              </w:rPr>
            </w:pPr>
            <w:r>
              <w:rPr>
                <w:w w:val="115"/>
                <w:sz w:val="16"/>
              </w:rPr>
              <w:t>Float scalar</w:t>
            </w:r>
          </w:p>
        </w:tc>
        <w:tc>
          <w:tcPr>
            <w:tcW w:w="926" w:type="dxa"/>
          </w:tcPr>
          <w:p w:rsidR="00012D33" w:rsidRDefault="0009622D">
            <w:pPr>
              <w:pStyle w:val="TableParagraph"/>
              <w:spacing w:line="164" w:lineRule="exact"/>
              <w:ind w:left="107" w:right="107"/>
              <w:jc w:val="center"/>
              <w:rPr>
                <w:sz w:val="16"/>
              </w:rPr>
            </w:pPr>
            <w:r>
              <w:rPr>
                <w:w w:val="105"/>
                <w:sz w:val="16"/>
              </w:rPr>
              <w:t>0.1–50</w:t>
            </w:r>
          </w:p>
        </w:tc>
        <w:tc>
          <w:tcPr>
            <w:tcW w:w="1149" w:type="dxa"/>
          </w:tcPr>
          <w:p w:rsidR="00012D33" w:rsidRDefault="0009622D">
            <w:pPr>
              <w:pStyle w:val="TableParagraph"/>
              <w:spacing w:line="164" w:lineRule="exact"/>
              <w:rPr>
                <w:sz w:val="16"/>
              </w:rPr>
            </w:pPr>
            <w:r>
              <w:rPr>
                <w:w w:val="110"/>
                <w:sz w:val="16"/>
              </w:rPr>
              <w:t>semi only</w:t>
            </w:r>
          </w:p>
        </w:tc>
      </w:tr>
      <w:tr w:rsidR="00012D33">
        <w:trPr>
          <w:trHeight w:hRule="exact" w:val="189"/>
        </w:trPr>
        <w:tc>
          <w:tcPr>
            <w:tcW w:w="3486" w:type="dxa"/>
          </w:tcPr>
          <w:p w:rsidR="00012D33" w:rsidRDefault="0009622D">
            <w:pPr>
              <w:pStyle w:val="TableParagraph"/>
              <w:rPr>
                <w:sz w:val="16"/>
              </w:rPr>
            </w:pPr>
            <w:r>
              <w:rPr>
                <w:w w:val="115"/>
                <w:sz w:val="16"/>
              </w:rPr>
              <w:t>Offset col buoyancy tank diameter</w:t>
            </w:r>
          </w:p>
        </w:tc>
        <w:tc>
          <w:tcPr>
            <w:tcW w:w="704" w:type="dxa"/>
          </w:tcPr>
          <w:p w:rsidR="00012D33" w:rsidRDefault="0009622D">
            <w:pPr>
              <w:pStyle w:val="TableParagraph"/>
              <w:spacing w:line="168" w:lineRule="exact"/>
              <w:ind w:left="0"/>
              <w:jc w:val="center"/>
              <w:rPr>
                <w:rFonts w:ascii="Arial"/>
                <w:i/>
                <w:sz w:val="16"/>
              </w:rPr>
            </w:pPr>
            <w:r>
              <w:rPr>
                <w:rFonts w:ascii="Arial"/>
                <w:i/>
                <w:w w:val="112"/>
                <w:sz w:val="16"/>
              </w:rPr>
              <w:t>m</w:t>
            </w:r>
          </w:p>
        </w:tc>
        <w:tc>
          <w:tcPr>
            <w:tcW w:w="1737" w:type="dxa"/>
          </w:tcPr>
          <w:p w:rsidR="00012D33" w:rsidRDefault="0009622D">
            <w:pPr>
              <w:pStyle w:val="TableParagraph"/>
              <w:rPr>
                <w:sz w:val="16"/>
              </w:rPr>
            </w:pPr>
            <w:r>
              <w:rPr>
                <w:w w:val="115"/>
                <w:sz w:val="16"/>
              </w:rPr>
              <w:t>Float scalar</w:t>
            </w:r>
          </w:p>
        </w:tc>
        <w:tc>
          <w:tcPr>
            <w:tcW w:w="926" w:type="dxa"/>
          </w:tcPr>
          <w:p w:rsidR="00012D33" w:rsidRDefault="0009622D">
            <w:pPr>
              <w:pStyle w:val="TableParagraph"/>
              <w:ind w:left="107" w:right="107"/>
              <w:jc w:val="center"/>
              <w:rPr>
                <w:sz w:val="16"/>
              </w:rPr>
            </w:pPr>
            <w:r>
              <w:rPr>
                <w:w w:val="105"/>
                <w:sz w:val="16"/>
              </w:rPr>
              <w:t>0–50</w:t>
            </w:r>
          </w:p>
        </w:tc>
        <w:tc>
          <w:tcPr>
            <w:tcW w:w="1149" w:type="dxa"/>
          </w:tcPr>
          <w:p w:rsidR="00012D33" w:rsidRDefault="0009622D">
            <w:pPr>
              <w:pStyle w:val="TableParagraph"/>
              <w:rPr>
                <w:sz w:val="16"/>
              </w:rPr>
            </w:pPr>
            <w:r>
              <w:rPr>
                <w:w w:val="110"/>
                <w:sz w:val="16"/>
              </w:rPr>
              <w:t>semi only</w:t>
            </w:r>
          </w:p>
        </w:tc>
      </w:tr>
      <w:tr w:rsidR="00012D33">
        <w:trPr>
          <w:trHeight w:hRule="exact" w:val="189"/>
        </w:trPr>
        <w:tc>
          <w:tcPr>
            <w:tcW w:w="3486" w:type="dxa"/>
          </w:tcPr>
          <w:p w:rsidR="00012D33" w:rsidRDefault="0009622D">
            <w:pPr>
              <w:pStyle w:val="TableParagraph"/>
              <w:rPr>
                <w:sz w:val="16"/>
              </w:rPr>
            </w:pPr>
            <w:r>
              <w:rPr>
                <w:w w:val="115"/>
                <w:sz w:val="16"/>
              </w:rPr>
              <w:t>Offset col buoyancy tank height</w:t>
            </w:r>
          </w:p>
        </w:tc>
        <w:tc>
          <w:tcPr>
            <w:tcW w:w="704" w:type="dxa"/>
          </w:tcPr>
          <w:p w:rsidR="00012D33" w:rsidRDefault="0009622D">
            <w:pPr>
              <w:pStyle w:val="TableParagraph"/>
              <w:spacing w:line="168" w:lineRule="exact"/>
              <w:ind w:left="0"/>
              <w:jc w:val="center"/>
              <w:rPr>
                <w:rFonts w:ascii="Arial"/>
                <w:i/>
                <w:sz w:val="16"/>
              </w:rPr>
            </w:pPr>
            <w:r>
              <w:rPr>
                <w:rFonts w:ascii="Arial"/>
                <w:i/>
                <w:w w:val="112"/>
                <w:sz w:val="16"/>
              </w:rPr>
              <w:t>m</w:t>
            </w:r>
          </w:p>
        </w:tc>
        <w:tc>
          <w:tcPr>
            <w:tcW w:w="1737" w:type="dxa"/>
          </w:tcPr>
          <w:p w:rsidR="00012D33" w:rsidRDefault="0009622D">
            <w:pPr>
              <w:pStyle w:val="TableParagraph"/>
              <w:rPr>
                <w:sz w:val="16"/>
              </w:rPr>
            </w:pPr>
            <w:r>
              <w:rPr>
                <w:w w:val="115"/>
                <w:sz w:val="16"/>
              </w:rPr>
              <w:t>Float scalar</w:t>
            </w:r>
          </w:p>
        </w:tc>
        <w:tc>
          <w:tcPr>
            <w:tcW w:w="926" w:type="dxa"/>
          </w:tcPr>
          <w:p w:rsidR="00012D33" w:rsidRDefault="0009622D">
            <w:pPr>
              <w:pStyle w:val="TableParagraph"/>
              <w:ind w:left="107" w:right="107"/>
              <w:jc w:val="center"/>
              <w:rPr>
                <w:sz w:val="16"/>
              </w:rPr>
            </w:pPr>
            <w:r>
              <w:rPr>
                <w:w w:val="105"/>
                <w:sz w:val="16"/>
              </w:rPr>
              <w:t>0–20</w:t>
            </w:r>
          </w:p>
        </w:tc>
        <w:tc>
          <w:tcPr>
            <w:tcW w:w="1149" w:type="dxa"/>
          </w:tcPr>
          <w:p w:rsidR="00012D33" w:rsidRDefault="0009622D">
            <w:pPr>
              <w:pStyle w:val="TableParagraph"/>
              <w:rPr>
                <w:sz w:val="16"/>
              </w:rPr>
            </w:pPr>
            <w:r>
              <w:rPr>
                <w:w w:val="110"/>
                <w:sz w:val="16"/>
              </w:rPr>
              <w:t>semi only</w:t>
            </w:r>
          </w:p>
        </w:tc>
      </w:tr>
      <w:tr w:rsidR="00012D33">
        <w:trPr>
          <w:trHeight w:hRule="exact" w:val="189"/>
        </w:trPr>
        <w:tc>
          <w:tcPr>
            <w:tcW w:w="3486" w:type="dxa"/>
          </w:tcPr>
          <w:p w:rsidR="00012D33" w:rsidRDefault="0009622D">
            <w:pPr>
              <w:pStyle w:val="TableParagraph"/>
              <w:rPr>
                <w:sz w:val="16"/>
              </w:rPr>
            </w:pPr>
            <w:r>
              <w:rPr>
                <w:w w:val="115"/>
                <w:sz w:val="16"/>
              </w:rPr>
              <w:t>Offset col buoyancy tank location (fraction)</w:t>
            </w:r>
          </w:p>
        </w:tc>
        <w:tc>
          <w:tcPr>
            <w:tcW w:w="704" w:type="dxa"/>
          </w:tcPr>
          <w:p w:rsidR="00012D33" w:rsidRDefault="00012D33"/>
        </w:tc>
        <w:tc>
          <w:tcPr>
            <w:tcW w:w="1737" w:type="dxa"/>
          </w:tcPr>
          <w:p w:rsidR="00012D33" w:rsidRDefault="0009622D">
            <w:pPr>
              <w:pStyle w:val="TableParagraph"/>
              <w:rPr>
                <w:sz w:val="16"/>
              </w:rPr>
            </w:pPr>
            <w:r>
              <w:rPr>
                <w:w w:val="115"/>
                <w:sz w:val="16"/>
              </w:rPr>
              <w:t>Float scalar</w:t>
            </w:r>
          </w:p>
        </w:tc>
        <w:tc>
          <w:tcPr>
            <w:tcW w:w="926" w:type="dxa"/>
          </w:tcPr>
          <w:p w:rsidR="00012D33" w:rsidRDefault="0009622D">
            <w:pPr>
              <w:pStyle w:val="TableParagraph"/>
              <w:ind w:left="107" w:right="107"/>
              <w:jc w:val="center"/>
              <w:rPr>
                <w:sz w:val="16"/>
              </w:rPr>
            </w:pPr>
            <w:r>
              <w:rPr>
                <w:w w:val="105"/>
                <w:sz w:val="16"/>
              </w:rPr>
              <w:t>0–1</w:t>
            </w:r>
          </w:p>
        </w:tc>
        <w:tc>
          <w:tcPr>
            <w:tcW w:w="1149" w:type="dxa"/>
          </w:tcPr>
          <w:p w:rsidR="00012D33" w:rsidRDefault="0009622D">
            <w:pPr>
              <w:pStyle w:val="TableParagraph"/>
              <w:rPr>
                <w:sz w:val="16"/>
              </w:rPr>
            </w:pPr>
            <w:r>
              <w:rPr>
                <w:w w:val="110"/>
                <w:sz w:val="16"/>
              </w:rPr>
              <w:t>semi only</w:t>
            </w:r>
          </w:p>
        </w:tc>
      </w:tr>
      <w:tr w:rsidR="00012D33">
        <w:trPr>
          <w:trHeight w:hRule="exact" w:val="195"/>
        </w:trPr>
        <w:tc>
          <w:tcPr>
            <w:tcW w:w="3486" w:type="dxa"/>
            <w:tcBorders>
              <w:bottom w:val="single" w:sz="3" w:space="0" w:color="000000"/>
            </w:tcBorders>
          </w:tcPr>
          <w:p w:rsidR="00012D33" w:rsidRDefault="0009622D">
            <w:pPr>
              <w:pStyle w:val="TableParagraph"/>
              <w:rPr>
                <w:sz w:val="16"/>
              </w:rPr>
            </w:pPr>
            <w:r>
              <w:rPr>
                <w:w w:val="115"/>
                <w:sz w:val="16"/>
              </w:rPr>
              <w:t>Radius to offset col</w:t>
            </w:r>
          </w:p>
        </w:tc>
        <w:tc>
          <w:tcPr>
            <w:tcW w:w="704" w:type="dxa"/>
            <w:tcBorders>
              <w:bottom w:val="single" w:sz="3" w:space="0" w:color="000000"/>
            </w:tcBorders>
          </w:tcPr>
          <w:p w:rsidR="00012D33" w:rsidRDefault="0009622D">
            <w:pPr>
              <w:pStyle w:val="TableParagraph"/>
              <w:spacing w:line="168" w:lineRule="exact"/>
              <w:ind w:left="0"/>
              <w:jc w:val="center"/>
              <w:rPr>
                <w:rFonts w:ascii="Arial"/>
                <w:i/>
                <w:sz w:val="16"/>
              </w:rPr>
            </w:pPr>
            <w:r>
              <w:rPr>
                <w:rFonts w:ascii="Arial"/>
                <w:i/>
                <w:w w:val="112"/>
                <w:sz w:val="16"/>
              </w:rPr>
              <w:t>m</w:t>
            </w:r>
          </w:p>
        </w:tc>
        <w:tc>
          <w:tcPr>
            <w:tcW w:w="1737" w:type="dxa"/>
            <w:tcBorders>
              <w:bottom w:val="single" w:sz="3" w:space="0" w:color="000000"/>
            </w:tcBorders>
          </w:tcPr>
          <w:p w:rsidR="00012D33" w:rsidRDefault="0009622D">
            <w:pPr>
              <w:pStyle w:val="TableParagraph"/>
              <w:rPr>
                <w:sz w:val="16"/>
              </w:rPr>
            </w:pPr>
            <w:r>
              <w:rPr>
                <w:w w:val="115"/>
                <w:sz w:val="16"/>
              </w:rPr>
              <w:t>Float scalar</w:t>
            </w:r>
          </w:p>
        </w:tc>
        <w:tc>
          <w:tcPr>
            <w:tcW w:w="926" w:type="dxa"/>
            <w:tcBorders>
              <w:bottom w:val="single" w:sz="3" w:space="0" w:color="000000"/>
            </w:tcBorders>
          </w:tcPr>
          <w:p w:rsidR="00012D33" w:rsidRDefault="0009622D">
            <w:pPr>
              <w:pStyle w:val="TableParagraph"/>
              <w:ind w:left="107" w:right="107"/>
              <w:jc w:val="center"/>
              <w:rPr>
                <w:sz w:val="16"/>
              </w:rPr>
            </w:pPr>
            <w:r>
              <w:rPr>
                <w:w w:val="105"/>
                <w:sz w:val="16"/>
              </w:rPr>
              <w:t>5–100</w:t>
            </w:r>
          </w:p>
        </w:tc>
        <w:tc>
          <w:tcPr>
            <w:tcW w:w="1149" w:type="dxa"/>
            <w:tcBorders>
              <w:bottom w:val="single" w:sz="3" w:space="0" w:color="000000"/>
            </w:tcBorders>
          </w:tcPr>
          <w:p w:rsidR="00012D33" w:rsidRDefault="0009622D">
            <w:pPr>
              <w:pStyle w:val="TableParagraph"/>
              <w:rPr>
                <w:sz w:val="16"/>
              </w:rPr>
            </w:pPr>
            <w:r>
              <w:rPr>
                <w:w w:val="110"/>
                <w:sz w:val="16"/>
              </w:rPr>
              <w:t>semi only</w:t>
            </w:r>
          </w:p>
        </w:tc>
      </w:tr>
      <w:tr w:rsidR="00012D33">
        <w:trPr>
          <w:trHeight w:hRule="exact" w:val="191"/>
        </w:trPr>
        <w:tc>
          <w:tcPr>
            <w:tcW w:w="3486" w:type="dxa"/>
            <w:tcBorders>
              <w:top w:val="single" w:sz="3" w:space="0" w:color="000000"/>
            </w:tcBorders>
          </w:tcPr>
          <w:p w:rsidR="00012D33" w:rsidRDefault="0009622D">
            <w:pPr>
              <w:pStyle w:val="TableParagraph"/>
              <w:spacing w:line="167" w:lineRule="exact"/>
              <w:rPr>
                <w:sz w:val="16"/>
              </w:rPr>
            </w:pPr>
            <w:r>
              <w:rPr>
                <w:w w:val="115"/>
                <w:sz w:val="16"/>
              </w:rPr>
              <w:t>Pontoon outer diameter</w:t>
            </w:r>
          </w:p>
        </w:tc>
        <w:tc>
          <w:tcPr>
            <w:tcW w:w="704" w:type="dxa"/>
            <w:tcBorders>
              <w:top w:val="single" w:sz="3" w:space="0" w:color="000000"/>
            </w:tcBorders>
          </w:tcPr>
          <w:p w:rsidR="00012D33" w:rsidRDefault="0009622D">
            <w:pPr>
              <w:pStyle w:val="TableParagraph"/>
              <w:spacing w:line="166" w:lineRule="exact"/>
              <w:ind w:left="0"/>
              <w:jc w:val="center"/>
              <w:rPr>
                <w:rFonts w:ascii="Arial"/>
                <w:i/>
                <w:sz w:val="16"/>
              </w:rPr>
            </w:pPr>
            <w:r>
              <w:rPr>
                <w:rFonts w:ascii="Arial"/>
                <w:i/>
                <w:w w:val="112"/>
                <w:sz w:val="16"/>
              </w:rPr>
              <w:t>m</w:t>
            </w:r>
          </w:p>
        </w:tc>
        <w:tc>
          <w:tcPr>
            <w:tcW w:w="1737" w:type="dxa"/>
            <w:tcBorders>
              <w:top w:val="single" w:sz="3" w:space="0" w:color="000000"/>
            </w:tcBorders>
          </w:tcPr>
          <w:p w:rsidR="00012D33" w:rsidRDefault="0009622D">
            <w:pPr>
              <w:pStyle w:val="TableParagraph"/>
              <w:spacing w:line="167" w:lineRule="exact"/>
              <w:rPr>
                <w:sz w:val="16"/>
              </w:rPr>
            </w:pPr>
            <w:r>
              <w:rPr>
                <w:w w:val="115"/>
                <w:sz w:val="16"/>
              </w:rPr>
              <w:t>Float scalar</w:t>
            </w:r>
          </w:p>
        </w:tc>
        <w:tc>
          <w:tcPr>
            <w:tcW w:w="926" w:type="dxa"/>
            <w:tcBorders>
              <w:top w:val="single" w:sz="3" w:space="0" w:color="000000"/>
            </w:tcBorders>
          </w:tcPr>
          <w:p w:rsidR="00012D33" w:rsidRDefault="0009622D">
            <w:pPr>
              <w:pStyle w:val="TableParagraph"/>
              <w:spacing w:line="167" w:lineRule="exact"/>
              <w:ind w:left="107" w:right="107"/>
              <w:jc w:val="center"/>
              <w:rPr>
                <w:sz w:val="16"/>
              </w:rPr>
            </w:pPr>
            <w:r>
              <w:rPr>
                <w:w w:val="105"/>
                <w:sz w:val="16"/>
              </w:rPr>
              <w:t>0.1–10</w:t>
            </w:r>
          </w:p>
        </w:tc>
        <w:tc>
          <w:tcPr>
            <w:tcW w:w="1149" w:type="dxa"/>
            <w:tcBorders>
              <w:top w:val="single" w:sz="3" w:space="0" w:color="000000"/>
            </w:tcBorders>
          </w:tcPr>
          <w:p w:rsidR="00012D33" w:rsidRDefault="0009622D">
            <w:pPr>
              <w:pStyle w:val="TableParagraph"/>
              <w:spacing w:line="167" w:lineRule="exact"/>
              <w:rPr>
                <w:sz w:val="16"/>
              </w:rPr>
            </w:pPr>
            <w:r>
              <w:rPr>
                <w:w w:val="110"/>
                <w:sz w:val="16"/>
              </w:rPr>
              <w:t>semi only</w:t>
            </w:r>
          </w:p>
        </w:tc>
      </w:tr>
      <w:tr w:rsidR="00012D33">
        <w:trPr>
          <w:trHeight w:hRule="exact" w:val="189"/>
        </w:trPr>
        <w:tc>
          <w:tcPr>
            <w:tcW w:w="3486" w:type="dxa"/>
          </w:tcPr>
          <w:p w:rsidR="00012D33" w:rsidRDefault="0009622D">
            <w:pPr>
              <w:pStyle w:val="TableParagraph"/>
              <w:rPr>
                <w:sz w:val="16"/>
              </w:rPr>
            </w:pPr>
            <w:r>
              <w:rPr>
                <w:w w:val="115"/>
                <w:sz w:val="16"/>
              </w:rPr>
              <w:t>Pontoon wall thickness</w:t>
            </w:r>
          </w:p>
        </w:tc>
        <w:tc>
          <w:tcPr>
            <w:tcW w:w="704" w:type="dxa"/>
          </w:tcPr>
          <w:p w:rsidR="00012D33" w:rsidRDefault="0009622D">
            <w:pPr>
              <w:pStyle w:val="TableParagraph"/>
              <w:spacing w:line="168" w:lineRule="exact"/>
              <w:ind w:left="0"/>
              <w:jc w:val="center"/>
              <w:rPr>
                <w:rFonts w:ascii="Arial"/>
                <w:i/>
                <w:sz w:val="16"/>
              </w:rPr>
            </w:pPr>
            <w:r>
              <w:rPr>
                <w:rFonts w:ascii="Arial"/>
                <w:i/>
                <w:w w:val="112"/>
                <w:sz w:val="16"/>
              </w:rPr>
              <w:t>m</w:t>
            </w:r>
          </w:p>
        </w:tc>
        <w:tc>
          <w:tcPr>
            <w:tcW w:w="1737" w:type="dxa"/>
          </w:tcPr>
          <w:p w:rsidR="00012D33" w:rsidRDefault="0009622D">
            <w:pPr>
              <w:pStyle w:val="TableParagraph"/>
              <w:rPr>
                <w:sz w:val="16"/>
              </w:rPr>
            </w:pPr>
            <w:r>
              <w:rPr>
                <w:w w:val="115"/>
                <w:sz w:val="16"/>
              </w:rPr>
              <w:t>Float scalar</w:t>
            </w:r>
          </w:p>
        </w:tc>
        <w:tc>
          <w:tcPr>
            <w:tcW w:w="926" w:type="dxa"/>
          </w:tcPr>
          <w:p w:rsidR="00012D33" w:rsidRDefault="0009622D">
            <w:pPr>
              <w:pStyle w:val="TableParagraph"/>
              <w:ind w:left="107" w:right="107"/>
              <w:jc w:val="center"/>
              <w:rPr>
                <w:sz w:val="16"/>
              </w:rPr>
            </w:pPr>
            <w:r>
              <w:rPr>
                <w:w w:val="105"/>
                <w:sz w:val="16"/>
              </w:rPr>
              <w:t>0.01–1</w:t>
            </w:r>
          </w:p>
        </w:tc>
        <w:tc>
          <w:tcPr>
            <w:tcW w:w="1149" w:type="dxa"/>
          </w:tcPr>
          <w:p w:rsidR="00012D33" w:rsidRDefault="0009622D">
            <w:pPr>
              <w:pStyle w:val="TableParagraph"/>
              <w:rPr>
                <w:sz w:val="16"/>
              </w:rPr>
            </w:pPr>
            <w:r>
              <w:rPr>
                <w:w w:val="110"/>
                <w:sz w:val="16"/>
              </w:rPr>
              <w:t>semi only</w:t>
            </w:r>
          </w:p>
        </w:tc>
      </w:tr>
      <w:tr w:rsidR="00012D33">
        <w:trPr>
          <w:trHeight w:hRule="exact" w:val="189"/>
        </w:trPr>
        <w:tc>
          <w:tcPr>
            <w:tcW w:w="3486" w:type="dxa"/>
          </w:tcPr>
          <w:p w:rsidR="00012D33" w:rsidRDefault="0009622D">
            <w:pPr>
              <w:pStyle w:val="TableParagraph"/>
              <w:rPr>
                <w:sz w:val="16"/>
              </w:rPr>
            </w:pPr>
            <w:r>
              <w:rPr>
                <w:w w:val="110"/>
                <w:sz w:val="16"/>
              </w:rPr>
              <w:t>Lower main-offset pontoons</w:t>
            </w:r>
          </w:p>
        </w:tc>
        <w:tc>
          <w:tcPr>
            <w:tcW w:w="704" w:type="dxa"/>
          </w:tcPr>
          <w:p w:rsidR="00012D33" w:rsidRDefault="00012D33"/>
        </w:tc>
        <w:tc>
          <w:tcPr>
            <w:tcW w:w="1737" w:type="dxa"/>
          </w:tcPr>
          <w:p w:rsidR="00012D33" w:rsidRDefault="0009622D">
            <w:pPr>
              <w:pStyle w:val="TableParagraph"/>
              <w:rPr>
                <w:sz w:val="16"/>
              </w:rPr>
            </w:pPr>
            <w:r>
              <w:rPr>
                <w:w w:val="115"/>
                <w:sz w:val="16"/>
              </w:rPr>
              <w:t>Integer scalar</w:t>
            </w:r>
          </w:p>
        </w:tc>
        <w:tc>
          <w:tcPr>
            <w:tcW w:w="926" w:type="dxa"/>
          </w:tcPr>
          <w:p w:rsidR="00012D33" w:rsidRDefault="0009622D">
            <w:pPr>
              <w:pStyle w:val="TableParagraph"/>
              <w:ind w:left="107" w:right="107"/>
              <w:jc w:val="center"/>
              <w:rPr>
                <w:sz w:val="16"/>
              </w:rPr>
            </w:pPr>
            <w:r>
              <w:rPr>
                <w:w w:val="105"/>
                <w:sz w:val="16"/>
              </w:rPr>
              <w:t>0–1</w:t>
            </w:r>
          </w:p>
        </w:tc>
        <w:tc>
          <w:tcPr>
            <w:tcW w:w="1149" w:type="dxa"/>
          </w:tcPr>
          <w:p w:rsidR="00012D33" w:rsidRDefault="0009622D">
            <w:pPr>
              <w:pStyle w:val="TableParagraph"/>
              <w:rPr>
                <w:sz w:val="16"/>
              </w:rPr>
            </w:pPr>
            <w:r>
              <w:rPr>
                <w:w w:val="110"/>
                <w:sz w:val="16"/>
              </w:rPr>
              <w:t>semi only</w:t>
            </w:r>
          </w:p>
        </w:tc>
      </w:tr>
      <w:tr w:rsidR="00012D33">
        <w:trPr>
          <w:trHeight w:hRule="exact" w:val="189"/>
        </w:trPr>
        <w:tc>
          <w:tcPr>
            <w:tcW w:w="3486" w:type="dxa"/>
          </w:tcPr>
          <w:p w:rsidR="00012D33" w:rsidRDefault="0009622D">
            <w:pPr>
              <w:pStyle w:val="TableParagraph"/>
              <w:rPr>
                <w:sz w:val="16"/>
              </w:rPr>
            </w:pPr>
            <w:r>
              <w:rPr>
                <w:w w:val="115"/>
                <w:sz w:val="16"/>
              </w:rPr>
              <w:t>Upper main-offset pontoons</w:t>
            </w:r>
          </w:p>
        </w:tc>
        <w:tc>
          <w:tcPr>
            <w:tcW w:w="704" w:type="dxa"/>
          </w:tcPr>
          <w:p w:rsidR="00012D33" w:rsidRDefault="00012D33"/>
        </w:tc>
        <w:tc>
          <w:tcPr>
            <w:tcW w:w="1737" w:type="dxa"/>
          </w:tcPr>
          <w:p w:rsidR="00012D33" w:rsidRDefault="0009622D">
            <w:pPr>
              <w:pStyle w:val="TableParagraph"/>
              <w:rPr>
                <w:sz w:val="16"/>
              </w:rPr>
            </w:pPr>
            <w:r>
              <w:rPr>
                <w:w w:val="115"/>
                <w:sz w:val="16"/>
              </w:rPr>
              <w:t>Integer scalar</w:t>
            </w:r>
          </w:p>
        </w:tc>
        <w:tc>
          <w:tcPr>
            <w:tcW w:w="926" w:type="dxa"/>
          </w:tcPr>
          <w:p w:rsidR="00012D33" w:rsidRDefault="0009622D">
            <w:pPr>
              <w:pStyle w:val="TableParagraph"/>
              <w:ind w:left="107" w:right="107"/>
              <w:jc w:val="center"/>
              <w:rPr>
                <w:sz w:val="16"/>
              </w:rPr>
            </w:pPr>
            <w:r>
              <w:rPr>
                <w:w w:val="105"/>
                <w:sz w:val="16"/>
              </w:rPr>
              <w:t>0–1</w:t>
            </w:r>
          </w:p>
        </w:tc>
        <w:tc>
          <w:tcPr>
            <w:tcW w:w="1149" w:type="dxa"/>
          </w:tcPr>
          <w:p w:rsidR="00012D33" w:rsidRDefault="0009622D">
            <w:pPr>
              <w:pStyle w:val="TableParagraph"/>
              <w:rPr>
                <w:sz w:val="16"/>
              </w:rPr>
            </w:pPr>
            <w:r>
              <w:rPr>
                <w:w w:val="110"/>
                <w:sz w:val="16"/>
              </w:rPr>
              <w:t>semi only</w:t>
            </w:r>
          </w:p>
        </w:tc>
      </w:tr>
      <w:tr w:rsidR="00012D33">
        <w:trPr>
          <w:trHeight w:hRule="exact" w:val="189"/>
        </w:trPr>
        <w:tc>
          <w:tcPr>
            <w:tcW w:w="3486" w:type="dxa"/>
          </w:tcPr>
          <w:p w:rsidR="00012D33" w:rsidRDefault="0009622D">
            <w:pPr>
              <w:pStyle w:val="TableParagraph"/>
              <w:rPr>
                <w:sz w:val="16"/>
              </w:rPr>
            </w:pPr>
            <w:proofErr w:type="gramStart"/>
            <w:r>
              <w:rPr>
                <w:w w:val="110"/>
                <w:sz w:val="16"/>
              </w:rPr>
              <w:t>Cross  main</w:t>
            </w:r>
            <w:proofErr w:type="gramEnd"/>
            <w:r>
              <w:rPr>
                <w:w w:val="110"/>
                <w:sz w:val="16"/>
              </w:rPr>
              <w:t>-offset pontoons</w:t>
            </w:r>
          </w:p>
        </w:tc>
        <w:tc>
          <w:tcPr>
            <w:tcW w:w="704" w:type="dxa"/>
          </w:tcPr>
          <w:p w:rsidR="00012D33" w:rsidRDefault="00012D33"/>
        </w:tc>
        <w:tc>
          <w:tcPr>
            <w:tcW w:w="1737" w:type="dxa"/>
          </w:tcPr>
          <w:p w:rsidR="00012D33" w:rsidRDefault="0009622D">
            <w:pPr>
              <w:pStyle w:val="TableParagraph"/>
              <w:rPr>
                <w:sz w:val="16"/>
              </w:rPr>
            </w:pPr>
            <w:r>
              <w:rPr>
                <w:w w:val="115"/>
                <w:sz w:val="16"/>
              </w:rPr>
              <w:t>Integer scalar</w:t>
            </w:r>
          </w:p>
        </w:tc>
        <w:tc>
          <w:tcPr>
            <w:tcW w:w="926" w:type="dxa"/>
          </w:tcPr>
          <w:p w:rsidR="00012D33" w:rsidRDefault="0009622D">
            <w:pPr>
              <w:pStyle w:val="TableParagraph"/>
              <w:ind w:left="107" w:right="107"/>
              <w:jc w:val="center"/>
              <w:rPr>
                <w:sz w:val="16"/>
              </w:rPr>
            </w:pPr>
            <w:r>
              <w:rPr>
                <w:w w:val="105"/>
                <w:sz w:val="16"/>
              </w:rPr>
              <w:t>0–1</w:t>
            </w:r>
          </w:p>
        </w:tc>
        <w:tc>
          <w:tcPr>
            <w:tcW w:w="1149" w:type="dxa"/>
          </w:tcPr>
          <w:p w:rsidR="00012D33" w:rsidRDefault="0009622D">
            <w:pPr>
              <w:pStyle w:val="TableParagraph"/>
              <w:rPr>
                <w:sz w:val="16"/>
              </w:rPr>
            </w:pPr>
            <w:r>
              <w:rPr>
                <w:w w:val="110"/>
                <w:sz w:val="16"/>
              </w:rPr>
              <w:t>semi only</w:t>
            </w:r>
          </w:p>
        </w:tc>
      </w:tr>
      <w:tr w:rsidR="00012D33">
        <w:trPr>
          <w:trHeight w:hRule="exact" w:val="189"/>
        </w:trPr>
        <w:tc>
          <w:tcPr>
            <w:tcW w:w="3486" w:type="dxa"/>
          </w:tcPr>
          <w:p w:rsidR="00012D33" w:rsidRDefault="0009622D">
            <w:pPr>
              <w:pStyle w:val="TableParagraph"/>
              <w:rPr>
                <w:sz w:val="16"/>
              </w:rPr>
            </w:pPr>
            <w:r>
              <w:rPr>
                <w:w w:val="110"/>
                <w:sz w:val="16"/>
              </w:rPr>
              <w:t xml:space="preserve">Lower offset </w:t>
            </w:r>
            <w:proofErr w:type="gramStart"/>
            <w:r>
              <w:rPr>
                <w:w w:val="110"/>
                <w:sz w:val="16"/>
              </w:rPr>
              <w:t>ring  pontoons</w:t>
            </w:r>
            <w:proofErr w:type="gramEnd"/>
          </w:p>
        </w:tc>
        <w:tc>
          <w:tcPr>
            <w:tcW w:w="704" w:type="dxa"/>
          </w:tcPr>
          <w:p w:rsidR="00012D33" w:rsidRDefault="00012D33"/>
        </w:tc>
        <w:tc>
          <w:tcPr>
            <w:tcW w:w="1737" w:type="dxa"/>
          </w:tcPr>
          <w:p w:rsidR="00012D33" w:rsidRDefault="0009622D">
            <w:pPr>
              <w:pStyle w:val="TableParagraph"/>
              <w:rPr>
                <w:sz w:val="16"/>
              </w:rPr>
            </w:pPr>
            <w:r>
              <w:rPr>
                <w:w w:val="115"/>
                <w:sz w:val="16"/>
              </w:rPr>
              <w:t>Integer scalar</w:t>
            </w:r>
          </w:p>
        </w:tc>
        <w:tc>
          <w:tcPr>
            <w:tcW w:w="926" w:type="dxa"/>
          </w:tcPr>
          <w:p w:rsidR="00012D33" w:rsidRDefault="0009622D">
            <w:pPr>
              <w:pStyle w:val="TableParagraph"/>
              <w:ind w:left="107" w:right="107"/>
              <w:jc w:val="center"/>
              <w:rPr>
                <w:sz w:val="16"/>
              </w:rPr>
            </w:pPr>
            <w:r>
              <w:rPr>
                <w:w w:val="105"/>
                <w:sz w:val="16"/>
              </w:rPr>
              <w:t>0–1</w:t>
            </w:r>
          </w:p>
        </w:tc>
        <w:tc>
          <w:tcPr>
            <w:tcW w:w="1149" w:type="dxa"/>
          </w:tcPr>
          <w:p w:rsidR="00012D33" w:rsidRDefault="0009622D">
            <w:pPr>
              <w:pStyle w:val="TableParagraph"/>
              <w:rPr>
                <w:sz w:val="16"/>
              </w:rPr>
            </w:pPr>
            <w:r>
              <w:rPr>
                <w:w w:val="110"/>
                <w:sz w:val="16"/>
              </w:rPr>
              <w:t>semi only</w:t>
            </w:r>
          </w:p>
        </w:tc>
      </w:tr>
      <w:tr w:rsidR="00012D33">
        <w:trPr>
          <w:trHeight w:hRule="exact" w:val="189"/>
        </w:trPr>
        <w:tc>
          <w:tcPr>
            <w:tcW w:w="3486" w:type="dxa"/>
          </w:tcPr>
          <w:p w:rsidR="00012D33" w:rsidRDefault="0009622D">
            <w:pPr>
              <w:pStyle w:val="TableParagraph"/>
              <w:rPr>
                <w:sz w:val="16"/>
              </w:rPr>
            </w:pPr>
            <w:r>
              <w:rPr>
                <w:w w:val="115"/>
                <w:sz w:val="16"/>
              </w:rPr>
              <w:t>Upper offset ring pontoons</w:t>
            </w:r>
          </w:p>
        </w:tc>
        <w:tc>
          <w:tcPr>
            <w:tcW w:w="704" w:type="dxa"/>
          </w:tcPr>
          <w:p w:rsidR="00012D33" w:rsidRDefault="00012D33"/>
        </w:tc>
        <w:tc>
          <w:tcPr>
            <w:tcW w:w="1737" w:type="dxa"/>
          </w:tcPr>
          <w:p w:rsidR="00012D33" w:rsidRDefault="0009622D">
            <w:pPr>
              <w:pStyle w:val="TableParagraph"/>
              <w:rPr>
                <w:sz w:val="16"/>
              </w:rPr>
            </w:pPr>
            <w:r>
              <w:rPr>
                <w:w w:val="115"/>
                <w:sz w:val="16"/>
              </w:rPr>
              <w:t>Integer scalar</w:t>
            </w:r>
          </w:p>
        </w:tc>
        <w:tc>
          <w:tcPr>
            <w:tcW w:w="926" w:type="dxa"/>
          </w:tcPr>
          <w:p w:rsidR="00012D33" w:rsidRDefault="0009622D">
            <w:pPr>
              <w:pStyle w:val="TableParagraph"/>
              <w:ind w:left="107" w:right="107"/>
              <w:jc w:val="center"/>
              <w:rPr>
                <w:sz w:val="16"/>
              </w:rPr>
            </w:pPr>
            <w:r>
              <w:rPr>
                <w:w w:val="105"/>
                <w:sz w:val="16"/>
              </w:rPr>
              <w:t>0–1</w:t>
            </w:r>
          </w:p>
        </w:tc>
        <w:tc>
          <w:tcPr>
            <w:tcW w:w="1149" w:type="dxa"/>
          </w:tcPr>
          <w:p w:rsidR="00012D33" w:rsidRDefault="0009622D">
            <w:pPr>
              <w:pStyle w:val="TableParagraph"/>
              <w:rPr>
                <w:sz w:val="16"/>
              </w:rPr>
            </w:pPr>
            <w:r>
              <w:rPr>
                <w:w w:val="110"/>
                <w:sz w:val="16"/>
              </w:rPr>
              <w:t>semi only</w:t>
            </w:r>
          </w:p>
        </w:tc>
      </w:tr>
      <w:tr w:rsidR="00012D33">
        <w:trPr>
          <w:trHeight w:hRule="exact" w:val="189"/>
        </w:trPr>
        <w:tc>
          <w:tcPr>
            <w:tcW w:w="3486" w:type="dxa"/>
          </w:tcPr>
          <w:p w:rsidR="00012D33" w:rsidRDefault="0009622D">
            <w:pPr>
              <w:pStyle w:val="TableParagraph"/>
              <w:rPr>
                <w:sz w:val="16"/>
              </w:rPr>
            </w:pPr>
            <w:r>
              <w:rPr>
                <w:w w:val="115"/>
                <w:sz w:val="16"/>
              </w:rPr>
              <w:t>Outer V-pontoons</w:t>
            </w:r>
          </w:p>
        </w:tc>
        <w:tc>
          <w:tcPr>
            <w:tcW w:w="704" w:type="dxa"/>
          </w:tcPr>
          <w:p w:rsidR="00012D33" w:rsidRDefault="00012D33"/>
        </w:tc>
        <w:tc>
          <w:tcPr>
            <w:tcW w:w="1737" w:type="dxa"/>
          </w:tcPr>
          <w:p w:rsidR="00012D33" w:rsidRDefault="0009622D">
            <w:pPr>
              <w:pStyle w:val="TableParagraph"/>
              <w:rPr>
                <w:sz w:val="16"/>
              </w:rPr>
            </w:pPr>
            <w:r>
              <w:rPr>
                <w:w w:val="115"/>
                <w:sz w:val="16"/>
              </w:rPr>
              <w:t>Integer scalar</w:t>
            </w:r>
          </w:p>
        </w:tc>
        <w:tc>
          <w:tcPr>
            <w:tcW w:w="926" w:type="dxa"/>
          </w:tcPr>
          <w:p w:rsidR="00012D33" w:rsidRDefault="0009622D">
            <w:pPr>
              <w:pStyle w:val="TableParagraph"/>
              <w:ind w:left="107" w:right="107"/>
              <w:jc w:val="center"/>
              <w:rPr>
                <w:sz w:val="16"/>
              </w:rPr>
            </w:pPr>
            <w:r>
              <w:rPr>
                <w:w w:val="105"/>
                <w:sz w:val="16"/>
              </w:rPr>
              <w:t>0–1</w:t>
            </w:r>
          </w:p>
        </w:tc>
        <w:tc>
          <w:tcPr>
            <w:tcW w:w="1149" w:type="dxa"/>
          </w:tcPr>
          <w:p w:rsidR="00012D33" w:rsidRDefault="0009622D">
            <w:pPr>
              <w:pStyle w:val="TableParagraph"/>
              <w:rPr>
                <w:sz w:val="16"/>
              </w:rPr>
            </w:pPr>
            <w:r>
              <w:rPr>
                <w:w w:val="110"/>
                <w:sz w:val="16"/>
              </w:rPr>
              <w:t>semi only</w:t>
            </w:r>
          </w:p>
        </w:tc>
      </w:tr>
      <w:tr w:rsidR="00012D33">
        <w:trPr>
          <w:trHeight w:hRule="exact" w:val="189"/>
        </w:trPr>
        <w:tc>
          <w:tcPr>
            <w:tcW w:w="3486" w:type="dxa"/>
          </w:tcPr>
          <w:p w:rsidR="00012D33" w:rsidRDefault="0009622D">
            <w:pPr>
              <w:pStyle w:val="TableParagraph"/>
              <w:rPr>
                <w:sz w:val="16"/>
              </w:rPr>
            </w:pPr>
            <w:r>
              <w:rPr>
                <w:w w:val="115"/>
                <w:sz w:val="16"/>
              </w:rPr>
              <w:t xml:space="preserve">Main col pontoon </w:t>
            </w:r>
            <w:proofErr w:type="gramStart"/>
            <w:r>
              <w:rPr>
                <w:w w:val="115"/>
                <w:sz w:val="16"/>
              </w:rPr>
              <w:t>attach</w:t>
            </w:r>
            <w:proofErr w:type="gramEnd"/>
            <w:r>
              <w:rPr>
                <w:w w:val="115"/>
                <w:sz w:val="16"/>
              </w:rPr>
              <w:t xml:space="preserve"> lower (fraction)</w:t>
            </w:r>
          </w:p>
        </w:tc>
        <w:tc>
          <w:tcPr>
            <w:tcW w:w="704" w:type="dxa"/>
          </w:tcPr>
          <w:p w:rsidR="00012D33" w:rsidRDefault="00012D33"/>
        </w:tc>
        <w:tc>
          <w:tcPr>
            <w:tcW w:w="1737" w:type="dxa"/>
          </w:tcPr>
          <w:p w:rsidR="00012D33" w:rsidRDefault="0009622D">
            <w:pPr>
              <w:pStyle w:val="TableParagraph"/>
              <w:rPr>
                <w:sz w:val="16"/>
              </w:rPr>
            </w:pPr>
            <w:r>
              <w:rPr>
                <w:w w:val="115"/>
                <w:sz w:val="16"/>
              </w:rPr>
              <w:t>Float scalar</w:t>
            </w:r>
          </w:p>
        </w:tc>
        <w:tc>
          <w:tcPr>
            <w:tcW w:w="926" w:type="dxa"/>
          </w:tcPr>
          <w:p w:rsidR="00012D33" w:rsidRDefault="0009622D">
            <w:pPr>
              <w:pStyle w:val="TableParagraph"/>
              <w:ind w:left="107" w:right="107"/>
              <w:jc w:val="center"/>
              <w:rPr>
                <w:sz w:val="16"/>
              </w:rPr>
            </w:pPr>
            <w:r>
              <w:rPr>
                <w:w w:val="105"/>
                <w:sz w:val="16"/>
              </w:rPr>
              <w:t>0–0.5</w:t>
            </w:r>
          </w:p>
        </w:tc>
        <w:tc>
          <w:tcPr>
            <w:tcW w:w="1149" w:type="dxa"/>
          </w:tcPr>
          <w:p w:rsidR="00012D33" w:rsidRDefault="0009622D">
            <w:pPr>
              <w:pStyle w:val="TableParagraph"/>
              <w:rPr>
                <w:sz w:val="16"/>
              </w:rPr>
            </w:pPr>
            <w:r>
              <w:rPr>
                <w:w w:val="110"/>
                <w:sz w:val="16"/>
              </w:rPr>
              <w:t>semi only</w:t>
            </w:r>
          </w:p>
        </w:tc>
      </w:tr>
      <w:tr w:rsidR="00012D33">
        <w:trPr>
          <w:trHeight w:hRule="exact" w:val="195"/>
        </w:trPr>
        <w:tc>
          <w:tcPr>
            <w:tcW w:w="3486" w:type="dxa"/>
            <w:tcBorders>
              <w:bottom w:val="single" w:sz="3" w:space="0" w:color="000000"/>
            </w:tcBorders>
          </w:tcPr>
          <w:p w:rsidR="00012D33" w:rsidRDefault="0009622D">
            <w:pPr>
              <w:pStyle w:val="TableParagraph"/>
              <w:rPr>
                <w:sz w:val="16"/>
              </w:rPr>
            </w:pPr>
            <w:r>
              <w:rPr>
                <w:w w:val="115"/>
                <w:sz w:val="16"/>
              </w:rPr>
              <w:t xml:space="preserve">Main col pontoon attach </w:t>
            </w:r>
            <w:proofErr w:type="gramStart"/>
            <w:r>
              <w:rPr>
                <w:w w:val="115"/>
                <w:sz w:val="16"/>
              </w:rPr>
              <w:t>upper  (</w:t>
            </w:r>
            <w:proofErr w:type="gramEnd"/>
            <w:r>
              <w:rPr>
                <w:w w:val="115"/>
                <w:sz w:val="16"/>
              </w:rPr>
              <w:t>fraction)</w:t>
            </w:r>
          </w:p>
        </w:tc>
        <w:tc>
          <w:tcPr>
            <w:tcW w:w="704" w:type="dxa"/>
            <w:tcBorders>
              <w:bottom w:val="single" w:sz="3" w:space="0" w:color="000000"/>
            </w:tcBorders>
          </w:tcPr>
          <w:p w:rsidR="00012D33" w:rsidRDefault="00012D33"/>
        </w:tc>
        <w:tc>
          <w:tcPr>
            <w:tcW w:w="1737" w:type="dxa"/>
            <w:tcBorders>
              <w:bottom w:val="single" w:sz="3" w:space="0" w:color="000000"/>
            </w:tcBorders>
          </w:tcPr>
          <w:p w:rsidR="00012D33" w:rsidRDefault="0009622D">
            <w:pPr>
              <w:pStyle w:val="TableParagraph"/>
              <w:rPr>
                <w:sz w:val="16"/>
              </w:rPr>
            </w:pPr>
            <w:r>
              <w:rPr>
                <w:w w:val="115"/>
                <w:sz w:val="16"/>
              </w:rPr>
              <w:t>Float scalar</w:t>
            </w:r>
          </w:p>
        </w:tc>
        <w:tc>
          <w:tcPr>
            <w:tcW w:w="926" w:type="dxa"/>
            <w:tcBorders>
              <w:bottom w:val="single" w:sz="3" w:space="0" w:color="000000"/>
            </w:tcBorders>
          </w:tcPr>
          <w:p w:rsidR="00012D33" w:rsidRDefault="0009622D">
            <w:pPr>
              <w:pStyle w:val="TableParagraph"/>
              <w:ind w:left="107" w:right="107"/>
              <w:jc w:val="center"/>
              <w:rPr>
                <w:sz w:val="16"/>
              </w:rPr>
            </w:pPr>
            <w:r>
              <w:rPr>
                <w:w w:val="110"/>
                <w:sz w:val="16"/>
              </w:rPr>
              <w:t>0.5–1</w:t>
            </w:r>
          </w:p>
        </w:tc>
        <w:tc>
          <w:tcPr>
            <w:tcW w:w="1149" w:type="dxa"/>
            <w:tcBorders>
              <w:bottom w:val="single" w:sz="3" w:space="0" w:color="000000"/>
            </w:tcBorders>
          </w:tcPr>
          <w:p w:rsidR="00012D33" w:rsidRDefault="0009622D">
            <w:pPr>
              <w:pStyle w:val="TableParagraph"/>
              <w:rPr>
                <w:sz w:val="16"/>
              </w:rPr>
            </w:pPr>
            <w:r>
              <w:rPr>
                <w:w w:val="110"/>
                <w:sz w:val="16"/>
              </w:rPr>
              <w:t>semi only</w:t>
            </w:r>
          </w:p>
        </w:tc>
      </w:tr>
      <w:tr w:rsidR="00012D33">
        <w:trPr>
          <w:trHeight w:hRule="exact" w:val="191"/>
        </w:trPr>
        <w:tc>
          <w:tcPr>
            <w:tcW w:w="3486" w:type="dxa"/>
            <w:tcBorders>
              <w:top w:val="single" w:sz="3" w:space="0" w:color="000000"/>
            </w:tcBorders>
          </w:tcPr>
          <w:p w:rsidR="00012D33" w:rsidRDefault="0009622D">
            <w:pPr>
              <w:pStyle w:val="TableParagraph"/>
              <w:spacing w:line="167" w:lineRule="exact"/>
              <w:rPr>
                <w:sz w:val="16"/>
              </w:rPr>
            </w:pPr>
            <w:r>
              <w:rPr>
                <w:w w:val="115"/>
                <w:sz w:val="16"/>
              </w:rPr>
              <w:t>Fairlead (fraction)</w:t>
            </w:r>
          </w:p>
        </w:tc>
        <w:tc>
          <w:tcPr>
            <w:tcW w:w="704" w:type="dxa"/>
            <w:tcBorders>
              <w:top w:val="single" w:sz="3" w:space="0" w:color="000000"/>
            </w:tcBorders>
          </w:tcPr>
          <w:p w:rsidR="00012D33" w:rsidRDefault="00012D33"/>
        </w:tc>
        <w:tc>
          <w:tcPr>
            <w:tcW w:w="1737" w:type="dxa"/>
            <w:tcBorders>
              <w:top w:val="single" w:sz="3" w:space="0" w:color="000000"/>
            </w:tcBorders>
          </w:tcPr>
          <w:p w:rsidR="00012D33" w:rsidRDefault="0009622D">
            <w:pPr>
              <w:pStyle w:val="TableParagraph"/>
              <w:spacing w:line="167" w:lineRule="exact"/>
              <w:rPr>
                <w:sz w:val="16"/>
              </w:rPr>
            </w:pPr>
            <w:r>
              <w:rPr>
                <w:w w:val="120"/>
                <w:sz w:val="16"/>
              </w:rPr>
              <w:t>Float scalar</w:t>
            </w:r>
          </w:p>
        </w:tc>
        <w:tc>
          <w:tcPr>
            <w:tcW w:w="926" w:type="dxa"/>
            <w:tcBorders>
              <w:top w:val="single" w:sz="3" w:space="0" w:color="000000"/>
            </w:tcBorders>
          </w:tcPr>
          <w:p w:rsidR="00012D33" w:rsidRDefault="0009622D">
            <w:pPr>
              <w:pStyle w:val="TableParagraph"/>
              <w:spacing w:line="167" w:lineRule="exact"/>
              <w:ind w:left="107" w:right="107"/>
              <w:jc w:val="center"/>
              <w:rPr>
                <w:sz w:val="16"/>
              </w:rPr>
            </w:pPr>
            <w:r>
              <w:rPr>
                <w:w w:val="105"/>
                <w:sz w:val="16"/>
              </w:rPr>
              <w:t>0–1</w:t>
            </w:r>
          </w:p>
        </w:tc>
        <w:tc>
          <w:tcPr>
            <w:tcW w:w="1149" w:type="dxa"/>
            <w:tcBorders>
              <w:top w:val="single" w:sz="3" w:space="0" w:color="000000"/>
            </w:tcBorders>
          </w:tcPr>
          <w:p w:rsidR="00012D33" w:rsidRDefault="00012D33"/>
        </w:tc>
      </w:tr>
      <w:tr w:rsidR="00012D33">
        <w:trPr>
          <w:trHeight w:hRule="exact" w:val="189"/>
        </w:trPr>
        <w:tc>
          <w:tcPr>
            <w:tcW w:w="3486" w:type="dxa"/>
          </w:tcPr>
          <w:p w:rsidR="00012D33" w:rsidRDefault="0009622D">
            <w:pPr>
              <w:pStyle w:val="TableParagraph"/>
              <w:rPr>
                <w:sz w:val="16"/>
              </w:rPr>
            </w:pPr>
            <w:r>
              <w:rPr>
                <w:w w:val="110"/>
                <w:sz w:val="16"/>
              </w:rPr>
              <w:t>Fairlead offset from col</w:t>
            </w:r>
          </w:p>
        </w:tc>
        <w:tc>
          <w:tcPr>
            <w:tcW w:w="704" w:type="dxa"/>
          </w:tcPr>
          <w:p w:rsidR="00012D33" w:rsidRDefault="0009622D">
            <w:pPr>
              <w:pStyle w:val="TableParagraph"/>
              <w:spacing w:line="168" w:lineRule="exact"/>
              <w:ind w:left="0"/>
              <w:jc w:val="center"/>
              <w:rPr>
                <w:rFonts w:ascii="Arial"/>
                <w:i/>
                <w:sz w:val="16"/>
              </w:rPr>
            </w:pPr>
            <w:r>
              <w:rPr>
                <w:rFonts w:ascii="Arial"/>
                <w:i/>
                <w:w w:val="112"/>
                <w:sz w:val="16"/>
              </w:rPr>
              <w:t>m</w:t>
            </w:r>
          </w:p>
        </w:tc>
        <w:tc>
          <w:tcPr>
            <w:tcW w:w="1737" w:type="dxa"/>
          </w:tcPr>
          <w:p w:rsidR="00012D33" w:rsidRDefault="0009622D">
            <w:pPr>
              <w:pStyle w:val="TableParagraph"/>
              <w:rPr>
                <w:sz w:val="16"/>
              </w:rPr>
            </w:pPr>
            <w:r>
              <w:rPr>
                <w:w w:val="115"/>
                <w:sz w:val="16"/>
              </w:rPr>
              <w:t>Float scalar</w:t>
            </w:r>
          </w:p>
        </w:tc>
        <w:tc>
          <w:tcPr>
            <w:tcW w:w="926" w:type="dxa"/>
          </w:tcPr>
          <w:p w:rsidR="00012D33" w:rsidRDefault="0009622D">
            <w:pPr>
              <w:pStyle w:val="TableParagraph"/>
              <w:ind w:left="107" w:right="107"/>
              <w:jc w:val="center"/>
              <w:rPr>
                <w:sz w:val="16"/>
              </w:rPr>
            </w:pPr>
            <w:r>
              <w:rPr>
                <w:w w:val="105"/>
                <w:sz w:val="16"/>
              </w:rPr>
              <w:t>5–30</w:t>
            </w:r>
          </w:p>
        </w:tc>
        <w:tc>
          <w:tcPr>
            <w:tcW w:w="1149" w:type="dxa"/>
          </w:tcPr>
          <w:p w:rsidR="00012D33" w:rsidRDefault="0009622D">
            <w:pPr>
              <w:pStyle w:val="TableParagraph"/>
              <w:rPr>
                <w:sz w:val="16"/>
              </w:rPr>
            </w:pPr>
            <w:r>
              <w:rPr>
                <w:w w:val="115"/>
                <w:sz w:val="16"/>
              </w:rPr>
              <w:t>TLP only</w:t>
            </w:r>
          </w:p>
        </w:tc>
      </w:tr>
      <w:tr w:rsidR="00012D33">
        <w:trPr>
          <w:trHeight w:hRule="exact" w:val="189"/>
        </w:trPr>
        <w:tc>
          <w:tcPr>
            <w:tcW w:w="3486" w:type="dxa"/>
          </w:tcPr>
          <w:p w:rsidR="00012D33" w:rsidRDefault="0009622D">
            <w:pPr>
              <w:pStyle w:val="TableParagraph"/>
              <w:rPr>
                <w:sz w:val="16"/>
              </w:rPr>
            </w:pPr>
            <w:r>
              <w:rPr>
                <w:w w:val="115"/>
                <w:sz w:val="16"/>
              </w:rPr>
              <w:t>Fairlead pontoon diameter</w:t>
            </w:r>
          </w:p>
        </w:tc>
        <w:tc>
          <w:tcPr>
            <w:tcW w:w="704" w:type="dxa"/>
          </w:tcPr>
          <w:p w:rsidR="00012D33" w:rsidRDefault="0009622D">
            <w:pPr>
              <w:pStyle w:val="TableParagraph"/>
              <w:spacing w:line="168" w:lineRule="exact"/>
              <w:ind w:left="0"/>
              <w:jc w:val="center"/>
              <w:rPr>
                <w:rFonts w:ascii="Arial"/>
                <w:i/>
                <w:sz w:val="16"/>
              </w:rPr>
            </w:pPr>
            <w:r>
              <w:rPr>
                <w:rFonts w:ascii="Arial"/>
                <w:i/>
                <w:w w:val="112"/>
                <w:sz w:val="16"/>
              </w:rPr>
              <w:t>m</w:t>
            </w:r>
          </w:p>
        </w:tc>
        <w:tc>
          <w:tcPr>
            <w:tcW w:w="1737" w:type="dxa"/>
          </w:tcPr>
          <w:p w:rsidR="00012D33" w:rsidRDefault="0009622D">
            <w:pPr>
              <w:pStyle w:val="TableParagraph"/>
              <w:rPr>
                <w:sz w:val="16"/>
              </w:rPr>
            </w:pPr>
            <w:r>
              <w:rPr>
                <w:w w:val="115"/>
                <w:sz w:val="16"/>
              </w:rPr>
              <w:t>Float scalar</w:t>
            </w:r>
          </w:p>
        </w:tc>
        <w:tc>
          <w:tcPr>
            <w:tcW w:w="926" w:type="dxa"/>
          </w:tcPr>
          <w:p w:rsidR="00012D33" w:rsidRDefault="0009622D">
            <w:pPr>
              <w:pStyle w:val="TableParagraph"/>
              <w:ind w:left="107" w:right="107"/>
              <w:jc w:val="center"/>
              <w:rPr>
                <w:sz w:val="16"/>
              </w:rPr>
            </w:pPr>
            <w:r>
              <w:rPr>
                <w:w w:val="105"/>
                <w:sz w:val="16"/>
              </w:rPr>
              <w:t>0.1–10</w:t>
            </w:r>
          </w:p>
        </w:tc>
        <w:tc>
          <w:tcPr>
            <w:tcW w:w="1149" w:type="dxa"/>
          </w:tcPr>
          <w:p w:rsidR="00012D33" w:rsidRDefault="00012D33"/>
        </w:tc>
      </w:tr>
      <w:tr w:rsidR="00012D33">
        <w:trPr>
          <w:trHeight w:hRule="exact" w:val="189"/>
        </w:trPr>
        <w:tc>
          <w:tcPr>
            <w:tcW w:w="3486" w:type="dxa"/>
          </w:tcPr>
          <w:p w:rsidR="00012D33" w:rsidRDefault="0009622D">
            <w:pPr>
              <w:pStyle w:val="TableParagraph"/>
              <w:rPr>
                <w:sz w:val="16"/>
              </w:rPr>
            </w:pPr>
            <w:r>
              <w:rPr>
                <w:w w:val="115"/>
                <w:sz w:val="16"/>
              </w:rPr>
              <w:t>Fairlead pontoon wall thickness</w:t>
            </w:r>
          </w:p>
        </w:tc>
        <w:tc>
          <w:tcPr>
            <w:tcW w:w="704" w:type="dxa"/>
          </w:tcPr>
          <w:p w:rsidR="00012D33" w:rsidRDefault="0009622D">
            <w:pPr>
              <w:pStyle w:val="TableParagraph"/>
              <w:spacing w:line="168" w:lineRule="exact"/>
              <w:ind w:left="0"/>
              <w:jc w:val="center"/>
              <w:rPr>
                <w:rFonts w:ascii="Arial"/>
                <w:i/>
                <w:sz w:val="16"/>
              </w:rPr>
            </w:pPr>
            <w:r>
              <w:rPr>
                <w:rFonts w:ascii="Arial"/>
                <w:i/>
                <w:w w:val="112"/>
                <w:sz w:val="16"/>
              </w:rPr>
              <w:t>m</w:t>
            </w:r>
          </w:p>
        </w:tc>
        <w:tc>
          <w:tcPr>
            <w:tcW w:w="1737" w:type="dxa"/>
          </w:tcPr>
          <w:p w:rsidR="00012D33" w:rsidRDefault="0009622D">
            <w:pPr>
              <w:pStyle w:val="TableParagraph"/>
              <w:rPr>
                <w:sz w:val="16"/>
              </w:rPr>
            </w:pPr>
            <w:r>
              <w:rPr>
                <w:w w:val="115"/>
                <w:sz w:val="16"/>
              </w:rPr>
              <w:t>Float scalar</w:t>
            </w:r>
          </w:p>
        </w:tc>
        <w:tc>
          <w:tcPr>
            <w:tcW w:w="926" w:type="dxa"/>
          </w:tcPr>
          <w:p w:rsidR="00012D33" w:rsidRDefault="0009622D">
            <w:pPr>
              <w:pStyle w:val="TableParagraph"/>
              <w:ind w:left="107" w:right="107"/>
              <w:jc w:val="center"/>
              <w:rPr>
                <w:sz w:val="16"/>
              </w:rPr>
            </w:pPr>
            <w:r>
              <w:rPr>
                <w:w w:val="105"/>
                <w:sz w:val="16"/>
              </w:rPr>
              <w:t>0.001–1</w:t>
            </w:r>
          </w:p>
        </w:tc>
        <w:tc>
          <w:tcPr>
            <w:tcW w:w="1149" w:type="dxa"/>
          </w:tcPr>
          <w:p w:rsidR="00012D33" w:rsidRDefault="00012D33"/>
        </w:tc>
      </w:tr>
      <w:tr w:rsidR="00012D33">
        <w:trPr>
          <w:trHeight w:hRule="exact" w:val="189"/>
        </w:trPr>
        <w:tc>
          <w:tcPr>
            <w:tcW w:w="3486" w:type="dxa"/>
          </w:tcPr>
          <w:p w:rsidR="00012D33" w:rsidRDefault="0009622D">
            <w:pPr>
              <w:pStyle w:val="TableParagraph"/>
              <w:rPr>
                <w:sz w:val="16"/>
              </w:rPr>
            </w:pPr>
            <w:proofErr w:type="gramStart"/>
            <w:r>
              <w:rPr>
                <w:w w:val="110"/>
                <w:sz w:val="16"/>
              </w:rPr>
              <w:t>Number  of</w:t>
            </w:r>
            <w:proofErr w:type="gramEnd"/>
            <w:r>
              <w:rPr>
                <w:w w:val="110"/>
                <w:sz w:val="16"/>
              </w:rPr>
              <w:t xml:space="preserve">  mooring connections</w:t>
            </w:r>
          </w:p>
        </w:tc>
        <w:tc>
          <w:tcPr>
            <w:tcW w:w="704" w:type="dxa"/>
          </w:tcPr>
          <w:p w:rsidR="00012D33" w:rsidRDefault="00012D33"/>
        </w:tc>
        <w:tc>
          <w:tcPr>
            <w:tcW w:w="1737" w:type="dxa"/>
          </w:tcPr>
          <w:p w:rsidR="00012D33" w:rsidRDefault="0009622D">
            <w:pPr>
              <w:pStyle w:val="TableParagraph"/>
              <w:rPr>
                <w:sz w:val="16"/>
              </w:rPr>
            </w:pPr>
            <w:r>
              <w:rPr>
                <w:w w:val="115"/>
                <w:sz w:val="16"/>
              </w:rPr>
              <w:t>Integer scalar</w:t>
            </w:r>
          </w:p>
        </w:tc>
        <w:tc>
          <w:tcPr>
            <w:tcW w:w="926" w:type="dxa"/>
          </w:tcPr>
          <w:p w:rsidR="00012D33" w:rsidRDefault="0009622D">
            <w:pPr>
              <w:pStyle w:val="TableParagraph"/>
              <w:ind w:left="107" w:right="107"/>
              <w:jc w:val="center"/>
              <w:rPr>
                <w:sz w:val="16"/>
              </w:rPr>
            </w:pPr>
            <w:r>
              <w:rPr>
                <w:w w:val="105"/>
                <w:sz w:val="16"/>
              </w:rPr>
              <w:t>3–5</w:t>
            </w:r>
          </w:p>
        </w:tc>
        <w:tc>
          <w:tcPr>
            <w:tcW w:w="1149" w:type="dxa"/>
          </w:tcPr>
          <w:p w:rsidR="00012D33" w:rsidRDefault="00012D33"/>
        </w:tc>
      </w:tr>
      <w:tr w:rsidR="00012D33">
        <w:trPr>
          <w:trHeight w:hRule="exact" w:val="189"/>
        </w:trPr>
        <w:tc>
          <w:tcPr>
            <w:tcW w:w="3486" w:type="dxa"/>
          </w:tcPr>
          <w:p w:rsidR="00012D33" w:rsidRDefault="0009622D">
            <w:pPr>
              <w:pStyle w:val="TableParagraph"/>
              <w:rPr>
                <w:sz w:val="16"/>
              </w:rPr>
            </w:pPr>
            <w:proofErr w:type="gramStart"/>
            <w:r>
              <w:rPr>
                <w:w w:val="110"/>
                <w:sz w:val="16"/>
              </w:rPr>
              <w:t>Mooring  lines</w:t>
            </w:r>
            <w:proofErr w:type="gramEnd"/>
            <w:r>
              <w:rPr>
                <w:w w:val="110"/>
                <w:sz w:val="16"/>
              </w:rPr>
              <w:t xml:space="preserve">  per connection</w:t>
            </w:r>
          </w:p>
        </w:tc>
        <w:tc>
          <w:tcPr>
            <w:tcW w:w="704" w:type="dxa"/>
          </w:tcPr>
          <w:p w:rsidR="00012D33" w:rsidRDefault="00012D33"/>
        </w:tc>
        <w:tc>
          <w:tcPr>
            <w:tcW w:w="1737" w:type="dxa"/>
          </w:tcPr>
          <w:p w:rsidR="00012D33" w:rsidRDefault="0009622D">
            <w:pPr>
              <w:pStyle w:val="TableParagraph"/>
              <w:rPr>
                <w:sz w:val="16"/>
              </w:rPr>
            </w:pPr>
            <w:r>
              <w:rPr>
                <w:w w:val="115"/>
                <w:sz w:val="16"/>
              </w:rPr>
              <w:t>Integer scalar</w:t>
            </w:r>
          </w:p>
        </w:tc>
        <w:tc>
          <w:tcPr>
            <w:tcW w:w="926" w:type="dxa"/>
          </w:tcPr>
          <w:p w:rsidR="00012D33" w:rsidRDefault="0009622D">
            <w:pPr>
              <w:pStyle w:val="TableParagraph"/>
              <w:ind w:left="107" w:right="107"/>
              <w:jc w:val="center"/>
              <w:rPr>
                <w:sz w:val="16"/>
              </w:rPr>
            </w:pPr>
            <w:r>
              <w:rPr>
                <w:w w:val="105"/>
                <w:sz w:val="16"/>
              </w:rPr>
              <w:t>1–3</w:t>
            </w:r>
          </w:p>
        </w:tc>
        <w:tc>
          <w:tcPr>
            <w:tcW w:w="1149" w:type="dxa"/>
          </w:tcPr>
          <w:p w:rsidR="00012D33" w:rsidRDefault="00012D33"/>
        </w:tc>
      </w:tr>
      <w:tr w:rsidR="00012D33">
        <w:trPr>
          <w:trHeight w:hRule="exact" w:val="189"/>
        </w:trPr>
        <w:tc>
          <w:tcPr>
            <w:tcW w:w="3486" w:type="dxa"/>
          </w:tcPr>
          <w:p w:rsidR="00012D33" w:rsidRDefault="0009622D">
            <w:pPr>
              <w:pStyle w:val="TableParagraph"/>
              <w:rPr>
                <w:sz w:val="16"/>
              </w:rPr>
            </w:pPr>
            <w:r>
              <w:rPr>
                <w:w w:val="115"/>
                <w:sz w:val="16"/>
              </w:rPr>
              <w:t>Mooring diameter</w:t>
            </w:r>
          </w:p>
        </w:tc>
        <w:tc>
          <w:tcPr>
            <w:tcW w:w="704" w:type="dxa"/>
          </w:tcPr>
          <w:p w:rsidR="00012D33" w:rsidRDefault="0009622D">
            <w:pPr>
              <w:pStyle w:val="TableParagraph"/>
              <w:spacing w:line="168" w:lineRule="exact"/>
              <w:ind w:left="0"/>
              <w:jc w:val="center"/>
              <w:rPr>
                <w:rFonts w:ascii="Arial"/>
                <w:i/>
                <w:sz w:val="16"/>
              </w:rPr>
            </w:pPr>
            <w:r>
              <w:rPr>
                <w:rFonts w:ascii="Arial"/>
                <w:i/>
                <w:w w:val="112"/>
                <w:sz w:val="16"/>
              </w:rPr>
              <w:t>m</w:t>
            </w:r>
          </w:p>
        </w:tc>
        <w:tc>
          <w:tcPr>
            <w:tcW w:w="1737" w:type="dxa"/>
          </w:tcPr>
          <w:p w:rsidR="00012D33" w:rsidRDefault="0009622D">
            <w:pPr>
              <w:pStyle w:val="TableParagraph"/>
              <w:rPr>
                <w:sz w:val="16"/>
              </w:rPr>
            </w:pPr>
            <w:r>
              <w:rPr>
                <w:w w:val="115"/>
                <w:sz w:val="16"/>
              </w:rPr>
              <w:t>Float scalar</w:t>
            </w:r>
          </w:p>
        </w:tc>
        <w:tc>
          <w:tcPr>
            <w:tcW w:w="926" w:type="dxa"/>
          </w:tcPr>
          <w:p w:rsidR="00012D33" w:rsidRDefault="0009622D">
            <w:pPr>
              <w:pStyle w:val="TableParagraph"/>
              <w:ind w:left="107" w:right="107"/>
              <w:jc w:val="center"/>
              <w:rPr>
                <w:sz w:val="16"/>
              </w:rPr>
            </w:pPr>
            <w:r>
              <w:rPr>
                <w:w w:val="105"/>
                <w:sz w:val="16"/>
              </w:rPr>
              <w:t>0.05–2</w:t>
            </w:r>
          </w:p>
        </w:tc>
        <w:tc>
          <w:tcPr>
            <w:tcW w:w="1149" w:type="dxa"/>
          </w:tcPr>
          <w:p w:rsidR="00012D33" w:rsidRDefault="00012D33"/>
        </w:tc>
      </w:tr>
      <w:tr w:rsidR="00012D33">
        <w:trPr>
          <w:trHeight w:hRule="exact" w:val="189"/>
        </w:trPr>
        <w:tc>
          <w:tcPr>
            <w:tcW w:w="3486" w:type="dxa"/>
          </w:tcPr>
          <w:p w:rsidR="00012D33" w:rsidRDefault="0009622D">
            <w:pPr>
              <w:pStyle w:val="TableParagraph"/>
              <w:rPr>
                <w:sz w:val="16"/>
              </w:rPr>
            </w:pPr>
            <w:proofErr w:type="gramStart"/>
            <w:r>
              <w:rPr>
                <w:w w:val="110"/>
                <w:sz w:val="16"/>
              </w:rPr>
              <w:t>Mooring  line</w:t>
            </w:r>
            <w:proofErr w:type="gramEnd"/>
            <w:r>
              <w:rPr>
                <w:w w:val="110"/>
                <w:sz w:val="16"/>
              </w:rPr>
              <w:t xml:space="preserve"> length</w:t>
            </w:r>
          </w:p>
        </w:tc>
        <w:tc>
          <w:tcPr>
            <w:tcW w:w="704" w:type="dxa"/>
          </w:tcPr>
          <w:p w:rsidR="00012D33" w:rsidRDefault="0009622D">
            <w:pPr>
              <w:pStyle w:val="TableParagraph"/>
              <w:spacing w:line="168" w:lineRule="exact"/>
              <w:ind w:left="0"/>
              <w:jc w:val="center"/>
              <w:rPr>
                <w:rFonts w:ascii="Arial"/>
                <w:i/>
                <w:sz w:val="16"/>
              </w:rPr>
            </w:pPr>
            <w:r>
              <w:rPr>
                <w:rFonts w:ascii="Arial"/>
                <w:i/>
                <w:w w:val="112"/>
                <w:sz w:val="16"/>
              </w:rPr>
              <w:t>m</w:t>
            </w:r>
          </w:p>
        </w:tc>
        <w:tc>
          <w:tcPr>
            <w:tcW w:w="1737" w:type="dxa"/>
          </w:tcPr>
          <w:p w:rsidR="00012D33" w:rsidRDefault="0009622D">
            <w:pPr>
              <w:pStyle w:val="TableParagraph"/>
              <w:rPr>
                <w:sz w:val="16"/>
              </w:rPr>
            </w:pPr>
            <w:r>
              <w:rPr>
                <w:w w:val="115"/>
                <w:sz w:val="16"/>
              </w:rPr>
              <w:t>Float scalar</w:t>
            </w:r>
          </w:p>
        </w:tc>
        <w:tc>
          <w:tcPr>
            <w:tcW w:w="926" w:type="dxa"/>
          </w:tcPr>
          <w:p w:rsidR="00012D33" w:rsidRDefault="0009622D">
            <w:pPr>
              <w:pStyle w:val="TableParagraph"/>
              <w:ind w:left="107" w:right="107"/>
              <w:jc w:val="center"/>
              <w:rPr>
                <w:sz w:val="16"/>
              </w:rPr>
            </w:pPr>
            <w:r>
              <w:rPr>
                <w:w w:val="105"/>
                <w:sz w:val="16"/>
              </w:rPr>
              <w:t>0–3000</w:t>
            </w:r>
          </w:p>
        </w:tc>
        <w:tc>
          <w:tcPr>
            <w:tcW w:w="1149" w:type="dxa"/>
          </w:tcPr>
          <w:p w:rsidR="00012D33" w:rsidRDefault="0009622D">
            <w:pPr>
              <w:pStyle w:val="TableParagraph"/>
              <w:rPr>
                <w:sz w:val="16"/>
              </w:rPr>
            </w:pPr>
            <w:r>
              <w:rPr>
                <w:w w:val="115"/>
                <w:sz w:val="16"/>
              </w:rPr>
              <w:t>TLP 10–300</w:t>
            </w:r>
          </w:p>
        </w:tc>
      </w:tr>
      <w:tr w:rsidR="00012D33">
        <w:trPr>
          <w:trHeight w:hRule="exact" w:val="195"/>
        </w:trPr>
        <w:tc>
          <w:tcPr>
            <w:tcW w:w="3486" w:type="dxa"/>
            <w:tcBorders>
              <w:bottom w:val="single" w:sz="3" w:space="0" w:color="000000"/>
            </w:tcBorders>
          </w:tcPr>
          <w:p w:rsidR="00012D33" w:rsidRDefault="0009622D">
            <w:pPr>
              <w:pStyle w:val="TableParagraph"/>
              <w:rPr>
                <w:sz w:val="16"/>
              </w:rPr>
            </w:pPr>
            <w:r>
              <w:rPr>
                <w:w w:val="115"/>
                <w:sz w:val="16"/>
              </w:rPr>
              <w:t>Anchor distance</w:t>
            </w:r>
          </w:p>
        </w:tc>
        <w:tc>
          <w:tcPr>
            <w:tcW w:w="704" w:type="dxa"/>
            <w:tcBorders>
              <w:bottom w:val="single" w:sz="3" w:space="0" w:color="000000"/>
            </w:tcBorders>
          </w:tcPr>
          <w:p w:rsidR="00012D33" w:rsidRDefault="0009622D">
            <w:pPr>
              <w:pStyle w:val="TableParagraph"/>
              <w:spacing w:line="168" w:lineRule="exact"/>
              <w:ind w:left="0"/>
              <w:jc w:val="center"/>
              <w:rPr>
                <w:rFonts w:ascii="Arial"/>
                <w:i/>
                <w:sz w:val="16"/>
              </w:rPr>
            </w:pPr>
            <w:r>
              <w:rPr>
                <w:rFonts w:ascii="Arial"/>
                <w:i/>
                <w:w w:val="112"/>
                <w:sz w:val="16"/>
              </w:rPr>
              <w:t>m</w:t>
            </w:r>
          </w:p>
        </w:tc>
        <w:tc>
          <w:tcPr>
            <w:tcW w:w="1737" w:type="dxa"/>
            <w:tcBorders>
              <w:bottom w:val="single" w:sz="3" w:space="0" w:color="000000"/>
            </w:tcBorders>
          </w:tcPr>
          <w:p w:rsidR="00012D33" w:rsidRDefault="0009622D">
            <w:pPr>
              <w:pStyle w:val="TableParagraph"/>
              <w:rPr>
                <w:sz w:val="16"/>
              </w:rPr>
            </w:pPr>
            <w:r>
              <w:rPr>
                <w:w w:val="115"/>
                <w:sz w:val="16"/>
              </w:rPr>
              <w:t>Float scalar</w:t>
            </w:r>
          </w:p>
        </w:tc>
        <w:tc>
          <w:tcPr>
            <w:tcW w:w="926" w:type="dxa"/>
            <w:tcBorders>
              <w:bottom w:val="single" w:sz="3" w:space="0" w:color="000000"/>
            </w:tcBorders>
          </w:tcPr>
          <w:p w:rsidR="00012D33" w:rsidRDefault="0009622D">
            <w:pPr>
              <w:pStyle w:val="TableParagraph"/>
              <w:ind w:left="107" w:right="107"/>
              <w:jc w:val="center"/>
              <w:rPr>
                <w:sz w:val="16"/>
              </w:rPr>
            </w:pPr>
            <w:r>
              <w:rPr>
                <w:w w:val="105"/>
                <w:sz w:val="16"/>
              </w:rPr>
              <w:t>0–5000</w:t>
            </w:r>
          </w:p>
        </w:tc>
        <w:tc>
          <w:tcPr>
            <w:tcW w:w="1149" w:type="dxa"/>
            <w:tcBorders>
              <w:bottom w:val="single" w:sz="3" w:space="0" w:color="000000"/>
            </w:tcBorders>
          </w:tcPr>
          <w:p w:rsidR="00012D33" w:rsidRDefault="0009622D">
            <w:pPr>
              <w:pStyle w:val="TableParagraph"/>
              <w:rPr>
                <w:sz w:val="16"/>
              </w:rPr>
            </w:pPr>
            <w:r>
              <w:rPr>
                <w:w w:val="115"/>
                <w:sz w:val="16"/>
              </w:rPr>
              <w:t>TLP 20-100</w:t>
            </w:r>
          </w:p>
        </w:tc>
      </w:tr>
    </w:tbl>
    <w:p w:rsidR="00012D33" w:rsidRDefault="00012D33">
      <w:pPr>
        <w:pStyle w:val="BodyText"/>
        <w:rPr>
          <w:sz w:val="18"/>
        </w:rPr>
      </w:pPr>
    </w:p>
    <w:p w:rsidR="00012D33" w:rsidRDefault="00012D33">
      <w:pPr>
        <w:pStyle w:val="BodyText"/>
        <w:rPr>
          <w:sz w:val="18"/>
        </w:rPr>
      </w:pPr>
    </w:p>
    <w:p w:rsidR="00012D33" w:rsidRDefault="00012D33">
      <w:pPr>
        <w:pStyle w:val="BodyText"/>
        <w:rPr>
          <w:sz w:val="18"/>
        </w:rPr>
      </w:pPr>
    </w:p>
    <w:p w:rsidR="00012D33" w:rsidRDefault="0009622D">
      <w:pPr>
        <w:pStyle w:val="Heading4"/>
        <w:numPr>
          <w:ilvl w:val="2"/>
          <w:numId w:val="13"/>
        </w:numPr>
        <w:tabs>
          <w:tab w:val="left" w:pos="801"/>
        </w:tabs>
        <w:spacing w:before="130"/>
        <w:ind w:left="800" w:hanging="700"/>
        <w:jc w:val="both"/>
      </w:pPr>
      <w:bookmarkStart w:id="184" w:name="Constraints"/>
      <w:bookmarkEnd w:id="184"/>
      <w:r>
        <w:rPr>
          <w:w w:val="115"/>
        </w:rPr>
        <w:t>Constraints</w:t>
      </w:r>
    </w:p>
    <w:p w:rsidR="00012D33" w:rsidRDefault="0009622D">
      <w:pPr>
        <w:pStyle w:val="BodyText"/>
        <w:spacing w:before="162" w:line="273" w:lineRule="auto"/>
        <w:ind w:left="100" w:right="117"/>
        <w:jc w:val="both"/>
      </w:pPr>
      <w:r>
        <w:rPr>
          <w:w w:val="110"/>
        </w:rPr>
        <w:t>Due</w:t>
      </w:r>
      <w:r>
        <w:rPr>
          <w:spacing w:val="-6"/>
          <w:w w:val="110"/>
        </w:rPr>
        <w:t xml:space="preserve"> </w:t>
      </w:r>
      <w:r>
        <w:rPr>
          <w:w w:val="110"/>
        </w:rPr>
        <w:t>to</w:t>
      </w:r>
      <w:r>
        <w:rPr>
          <w:spacing w:val="-6"/>
          <w:w w:val="110"/>
        </w:rPr>
        <w:t xml:space="preserve"> </w:t>
      </w:r>
      <w:r>
        <w:rPr>
          <w:w w:val="110"/>
        </w:rPr>
        <w:t>the</w:t>
      </w:r>
      <w:r>
        <w:rPr>
          <w:spacing w:val="-6"/>
          <w:w w:val="110"/>
        </w:rPr>
        <w:t xml:space="preserve"> </w:t>
      </w:r>
      <w:r>
        <w:rPr>
          <w:w w:val="110"/>
        </w:rPr>
        <w:t>many</w:t>
      </w:r>
      <w:r>
        <w:rPr>
          <w:spacing w:val="-6"/>
          <w:w w:val="110"/>
        </w:rPr>
        <w:t xml:space="preserve"> </w:t>
      </w:r>
      <w:r>
        <w:rPr>
          <w:w w:val="110"/>
        </w:rPr>
        <w:t>design</w:t>
      </w:r>
      <w:r>
        <w:rPr>
          <w:spacing w:val="-6"/>
          <w:w w:val="110"/>
        </w:rPr>
        <w:t xml:space="preserve"> </w:t>
      </w:r>
      <w:r>
        <w:rPr>
          <w:w w:val="110"/>
        </w:rPr>
        <w:t>variables,</w:t>
      </w:r>
      <w:r>
        <w:rPr>
          <w:spacing w:val="-5"/>
          <w:w w:val="110"/>
        </w:rPr>
        <w:t xml:space="preserve"> </w:t>
      </w:r>
      <w:r>
        <w:rPr>
          <w:w w:val="110"/>
        </w:rPr>
        <w:t>permutations</w:t>
      </w:r>
      <w:r>
        <w:rPr>
          <w:spacing w:val="-6"/>
          <w:w w:val="110"/>
        </w:rPr>
        <w:t xml:space="preserve"> </w:t>
      </w:r>
      <w:r>
        <w:rPr>
          <w:w w:val="110"/>
        </w:rPr>
        <w:t>of</w:t>
      </w:r>
      <w:r>
        <w:rPr>
          <w:spacing w:val="-6"/>
          <w:w w:val="110"/>
        </w:rPr>
        <w:t xml:space="preserve"> </w:t>
      </w:r>
      <w:r>
        <w:rPr>
          <w:w w:val="110"/>
        </w:rPr>
        <w:t>settings,</w:t>
      </w:r>
      <w:r>
        <w:rPr>
          <w:spacing w:val="-6"/>
          <w:w w:val="110"/>
        </w:rPr>
        <w:t xml:space="preserve"> </w:t>
      </w:r>
      <w:r>
        <w:rPr>
          <w:w w:val="110"/>
        </w:rPr>
        <w:t>and</w:t>
      </w:r>
      <w:r>
        <w:rPr>
          <w:spacing w:val="-6"/>
          <w:w w:val="110"/>
        </w:rPr>
        <w:t xml:space="preserve"> </w:t>
      </w:r>
      <w:r>
        <w:rPr>
          <w:w w:val="110"/>
        </w:rPr>
        <w:t>applied</w:t>
      </w:r>
      <w:r>
        <w:rPr>
          <w:spacing w:val="-6"/>
          <w:w w:val="110"/>
        </w:rPr>
        <w:t xml:space="preserve"> </w:t>
      </w:r>
      <w:r>
        <w:rPr>
          <w:w w:val="110"/>
        </w:rPr>
        <w:t>physics,</w:t>
      </w:r>
      <w:r>
        <w:rPr>
          <w:spacing w:val="-6"/>
          <w:w w:val="110"/>
        </w:rPr>
        <w:t xml:space="preserve"> </w:t>
      </w:r>
      <w:r>
        <w:rPr>
          <w:w w:val="110"/>
        </w:rPr>
        <w:t>there</w:t>
      </w:r>
      <w:r>
        <w:rPr>
          <w:spacing w:val="-6"/>
          <w:w w:val="110"/>
        </w:rPr>
        <w:t xml:space="preserve"> </w:t>
      </w:r>
      <w:r>
        <w:rPr>
          <w:w w:val="110"/>
        </w:rPr>
        <w:t>are</w:t>
      </w:r>
      <w:r>
        <w:rPr>
          <w:spacing w:val="-6"/>
          <w:w w:val="110"/>
        </w:rPr>
        <w:t xml:space="preserve"> </w:t>
      </w:r>
      <w:r>
        <w:rPr>
          <w:w w:val="110"/>
        </w:rPr>
        <w:t>many</w:t>
      </w:r>
      <w:r>
        <w:rPr>
          <w:spacing w:val="-6"/>
          <w:w w:val="110"/>
        </w:rPr>
        <w:t xml:space="preserve"> </w:t>
      </w:r>
      <w:r>
        <w:rPr>
          <w:w w:val="110"/>
        </w:rPr>
        <w:t xml:space="preserve">constraints that must </w:t>
      </w:r>
      <w:r>
        <w:rPr>
          <w:spacing w:val="2"/>
          <w:w w:val="110"/>
        </w:rPr>
        <w:t xml:space="preserve">be </w:t>
      </w:r>
      <w:r>
        <w:rPr>
          <w:w w:val="110"/>
        </w:rPr>
        <w:t xml:space="preserve">applied for an optimization to close. The constraints capture both physical limitations, </w:t>
      </w:r>
      <w:proofErr w:type="gramStart"/>
      <w:r>
        <w:rPr>
          <w:w w:val="110"/>
        </w:rPr>
        <w:t>such  as</w:t>
      </w:r>
      <w:proofErr w:type="gramEnd"/>
      <w:r>
        <w:rPr>
          <w:spacing w:val="14"/>
          <w:w w:val="110"/>
        </w:rPr>
        <w:t xml:space="preserve"> </w:t>
      </w:r>
      <w:r>
        <w:rPr>
          <w:w w:val="110"/>
        </w:rPr>
        <w:t>column</w:t>
      </w:r>
      <w:r>
        <w:rPr>
          <w:spacing w:val="14"/>
          <w:w w:val="110"/>
        </w:rPr>
        <w:t xml:space="preserve"> </w:t>
      </w:r>
      <w:r>
        <w:rPr>
          <w:w w:val="110"/>
        </w:rPr>
        <w:t>buckling,</w:t>
      </w:r>
      <w:r>
        <w:rPr>
          <w:spacing w:val="19"/>
          <w:w w:val="110"/>
        </w:rPr>
        <w:t xml:space="preserve"> </w:t>
      </w:r>
      <w:r>
        <w:rPr>
          <w:w w:val="110"/>
        </w:rPr>
        <w:t>but</w:t>
      </w:r>
      <w:r>
        <w:rPr>
          <w:spacing w:val="14"/>
          <w:w w:val="110"/>
        </w:rPr>
        <w:t xml:space="preserve"> </w:t>
      </w:r>
      <w:r>
        <w:rPr>
          <w:w w:val="110"/>
        </w:rPr>
        <w:t>also</w:t>
      </w:r>
      <w:r>
        <w:rPr>
          <w:spacing w:val="14"/>
          <w:w w:val="110"/>
        </w:rPr>
        <w:t xml:space="preserve"> </w:t>
      </w:r>
      <w:r>
        <w:rPr>
          <w:w w:val="110"/>
        </w:rPr>
        <w:t>inject</w:t>
      </w:r>
      <w:r>
        <w:rPr>
          <w:spacing w:val="14"/>
          <w:w w:val="110"/>
        </w:rPr>
        <w:t xml:space="preserve"> </w:t>
      </w:r>
      <w:r>
        <w:rPr>
          <w:w w:val="110"/>
        </w:rPr>
        <w:t>industry</w:t>
      </w:r>
      <w:r>
        <w:rPr>
          <w:spacing w:val="14"/>
          <w:w w:val="110"/>
        </w:rPr>
        <w:t xml:space="preserve"> </w:t>
      </w:r>
      <w:r>
        <w:rPr>
          <w:w w:val="110"/>
        </w:rPr>
        <w:t>standards,</w:t>
      </w:r>
      <w:r>
        <w:rPr>
          <w:spacing w:val="19"/>
          <w:w w:val="110"/>
        </w:rPr>
        <w:t xml:space="preserve"> </w:t>
      </w:r>
      <w:r>
        <w:rPr>
          <w:w w:val="110"/>
        </w:rPr>
        <w:t>guidelines,</w:t>
      </w:r>
      <w:r>
        <w:rPr>
          <w:spacing w:val="19"/>
          <w:w w:val="110"/>
        </w:rPr>
        <w:t xml:space="preserve"> </w:t>
      </w:r>
      <w:r>
        <w:rPr>
          <w:w w:val="110"/>
        </w:rPr>
        <w:t>and</w:t>
      </w:r>
      <w:r>
        <w:rPr>
          <w:spacing w:val="15"/>
          <w:w w:val="110"/>
        </w:rPr>
        <w:t xml:space="preserve"> </w:t>
      </w:r>
      <w:r>
        <w:rPr>
          <w:w w:val="110"/>
        </w:rPr>
        <w:t>lessons</w:t>
      </w:r>
      <w:r>
        <w:rPr>
          <w:spacing w:val="14"/>
          <w:w w:val="110"/>
        </w:rPr>
        <w:t xml:space="preserve"> </w:t>
      </w:r>
      <w:r>
        <w:rPr>
          <w:w w:val="110"/>
        </w:rPr>
        <w:t>learned</w:t>
      </w:r>
      <w:r>
        <w:rPr>
          <w:spacing w:val="14"/>
          <w:w w:val="110"/>
        </w:rPr>
        <w:t xml:space="preserve"> </w:t>
      </w:r>
      <w:r>
        <w:rPr>
          <w:w w:val="110"/>
        </w:rPr>
        <w:t>from</w:t>
      </w:r>
      <w:r>
        <w:rPr>
          <w:spacing w:val="14"/>
          <w:w w:val="110"/>
        </w:rPr>
        <w:t xml:space="preserve"> </w:t>
      </w:r>
      <w:r>
        <w:rPr>
          <w:w w:val="110"/>
        </w:rPr>
        <w:t>engineering</w:t>
      </w:r>
    </w:p>
    <w:p w:rsidR="00012D33" w:rsidRDefault="00012D33">
      <w:pPr>
        <w:spacing w:line="273" w:lineRule="auto"/>
        <w:jc w:val="both"/>
        <w:sectPr w:rsidR="00012D33">
          <w:pgSz w:w="12240" w:h="15840"/>
          <w:pgMar w:top="1400" w:right="1320" w:bottom="980" w:left="1340" w:header="0" w:footer="792" w:gutter="0"/>
          <w:cols w:space="720"/>
        </w:sectPr>
      </w:pPr>
    </w:p>
    <w:p w:rsidR="00012D33" w:rsidRDefault="0009622D">
      <w:pPr>
        <w:pStyle w:val="BodyText"/>
        <w:spacing w:before="52" w:line="273" w:lineRule="auto"/>
        <w:ind w:left="100" w:right="117"/>
        <w:jc w:val="both"/>
      </w:pPr>
      <w:r>
        <w:rPr>
          <w:w w:val="110"/>
        </w:rPr>
        <w:t>experience</w:t>
      </w:r>
      <w:r>
        <w:rPr>
          <w:spacing w:val="-11"/>
          <w:w w:val="110"/>
        </w:rPr>
        <w:t xml:space="preserve"> </w:t>
      </w:r>
      <w:r>
        <w:rPr>
          <w:w w:val="110"/>
        </w:rPr>
        <w:t>into</w:t>
      </w:r>
      <w:r>
        <w:rPr>
          <w:spacing w:val="-11"/>
          <w:w w:val="110"/>
        </w:rPr>
        <w:t xml:space="preserve"> </w:t>
      </w:r>
      <w:r>
        <w:rPr>
          <w:w w:val="110"/>
        </w:rPr>
        <w:t>the</w:t>
      </w:r>
      <w:r>
        <w:rPr>
          <w:spacing w:val="-11"/>
          <w:w w:val="110"/>
        </w:rPr>
        <w:t xml:space="preserve"> </w:t>
      </w:r>
      <w:r>
        <w:rPr>
          <w:w w:val="110"/>
        </w:rPr>
        <w:t>optimization.</w:t>
      </w:r>
      <w:r>
        <w:rPr>
          <w:spacing w:val="11"/>
          <w:w w:val="110"/>
        </w:rPr>
        <w:t xml:space="preserve"> </w:t>
      </w:r>
      <w:r>
        <w:rPr>
          <w:w w:val="110"/>
        </w:rPr>
        <w:t>As</w:t>
      </w:r>
      <w:r>
        <w:rPr>
          <w:spacing w:val="-11"/>
          <w:w w:val="110"/>
        </w:rPr>
        <w:t xml:space="preserve"> </w:t>
      </w:r>
      <w:r>
        <w:rPr>
          <w:w w:val="110"/>
        </w:rPr>
        <w:t>described</w:t>
      </w:r>
      <w:r>
        <w:rPr>
          <w:spacing w:val="-11"/>
          <w:w w:val="110"/>
        </w:rPr>
        <w:t xml:space="preserve"> </w:t>
      </w:r>
      <w:r>
        <w:rPr>
          <w:w w:val="110"/>
        </w:rPr>
        <w:t>in</w:t>
      </w:r>
      <w:r>
        <w:rPr>
          <w:spacing w:val="-11"/>
          <w:w w:val="110"/>
        </w:rPr>
        <w:t xml:space="preserve"> </w:t>
      </w:r>
      <w:r>
        <w:rPr>
          <w:w w:val="110"/>
        </w:rPr>
        <w:t>Section</w:t>
      </w:r>
      <w:r>
        <w:rPr>
          <w:spacing w:val="-11"/>
          <w:w w:val="110"/>
        </w:rPr>
        <w:t xml:space="preserve"> </w:t>
      </w:r>
      <w:hyperlink w:anchor="_bookmark0" w:history="1">
        <w:r>
          <w:rPr>
            <w:w w:val="110"/>
          </w:rPr>
          <w:t>1,</w:t>
        </w:r>
      </w:hyperlink>
      <w:r>
        <w:rPr>
          <w:spacing w:val="-10"/>
          <w:w w:val="110"/>
        </w:rPr>
        <w:t xml:space="preserve"> </w:t>
      </w:r>
      <w:r>
        <w:rPr>
          <w:w w:val="110"/>
        </w:rPr>
        <w:t>this</w:t>
      </w:r>
      <w:r>
        <w:rPr>
          <w:spacing w:val="-11"/>
          <w:w w:val="110"/>
        </w:rPr>
        <w:t xml:space="preserve"> </w:t>
      </w:r>
      <w:r>
        <w:rPr>
          <w:w w:val="110"/>
        </w:rPr>
        <w:t>is</w:t>
      </w:r>
      <w:r>
        <w:rPr>
          <w:spacing w:val="-11"/>
          <w:w w:val="110"/>
        </w:rPr>
        <w:t xml:space="preserve"> </w:t>
      </w:r>
      <w:r>
        <w:rPr>
          <w:w w:val="110"/>
        </w:rPr>
        <w:t>a</w:t>
      </w:r>
      <w:r>
        <w:rPr>
          <w:spacing w:val="-11"/>
          <w:w w:val="110"/>
        </w:rPr>
        <w:t xml:space="preserve"> </w:t>
      </w:r>
      <w:r>
        <w:rPr>
          <w:w w:val="110"/>
        </w:rPr>
        <w:t>critically</w:t>
      </w:r>
      <w:r>
        <w:rPr>
          <w:spacing w:val="-11"/>
          <w:w w:val="110"/>
        </w:rPr>
        <w:t xml:space="preserve"> </w:t>
      </w:r>
      <w:r>
        <w:rPr>
          <w:w w:val="110"/>
        </w:rPr>
        <w:t>important</w:t>
      </w:r>
      <w:r>
        <w:rPr>
          <w:spacing w:val="-11"/>
          <w:w w:val="110"/>
        </w:rPr>
        <w:t xml:space="preserve"> </w:t>
      </w:r>
      <w:r>
        <w:rPr>
          <w:w w:val="110"/>
        </w:rPr>
        <w:t>element</w:t>
      </w:r>
      <w:r>
        <w:rPr>
          <w:spacing w:val="-11"/>
          <w:w w:val="110"/>
        </w:rPr>
        <w:t xml:space="preserve"> </w:t>
      </w:r>
      <w:r>
        <w:rPr>
          <w:w w:val="110"/>
        </w:rPr>
        <w:t>in</w:t>
      </w:r>
      <w:r>
        <w:rPr>
          <w:spacing w:val="-11"/>
          <w:w w:val="110"/>
        </w:rPr>
        <w:t xml:space="preserve"> </w:t>
      </w:r>
      <w:r>
        <w:rPr>
          <w:w w:val="110"/>
        </w:rPr>
        <w:t>building a</w:t>
      </w:r>
      <w:r>
        <w:rPr>
          <w:spacing w:val="-23"/>
          <w:w w:val="110"/>
        </w:rPr>
        <w:t xml:space="preserve"> </w:t>
      </w:r>
      <w:r>
        <w:rPr>
          <w:spacing w:val="-3"/>
          <w:w w:val="110"/>
        </w:rPr>
        <w:t>MDAO</w:t>
      </w:r>
      <w:r>
        <w:rPr>
          <w:spacing w:val="-23"/>
          <w:w w:val="110"/>
        </w:rPr>
        <w:t xml:space="preserve"> </w:t>
      </w:r>
      <w:r>
        <w:rPr>
          <w:w w:val="110"/>
        </w:rPr>
        <w:t>framework</w:t>
      </w:r>
      <w:r>
        <w:rPr>
          <w:spacing w:val="-23"/>
          <w:w w:val="110"/>
        </w:rPr>
        <w:t xml:space="preserve"> </w:t>
      </w:r>
      <w:r>
        <w:rPr>
          <w:w w:val="110"/>
        </w:rPr>
        <w:t>for</w:t>
      </w:r>
      <w:r>
        <w:rPr>
          <w:spacing w:val="-23"/>
          <w:w w:val="110"/>
        </w:rPr>
        <w:t xml:space="preserve"> </w:t>
      </w:r>
      <w:r>
        <w:rPr>
          <w:w w:val="110"/>
        </w:rPr>
        <w:t>conceptual</w:t>
      </w:r>
      <w:r>
        <w:rPr>
          <w:spacing w:val="-23"/>
          <w:w w:val="110"/>
        </w:rPr>
        <w:t xml:space="preserve"> </w:t>
      </w:r>
      <w:r>
        <w:rPr>
          <w:w w:val="110"/>
        </w:rPr>
        <w:t>design</w:t>
      </w:r>
      <w:r>
        <w:rPr>
          <w:spacing w:val="-23"/>
          <w:w w:val="110"/>
        </w:rPr>
        <w:t xml:space="preserve"> </w:t>
      </w:r>
      <w:r>
        <w:rPr>
          <w:w w:val="110"/>
        </w:rPr>
        <w:t>that</w:t>
      </w:r>
      <w:r>
        <w:rPr>
          <w:spacing w:val="-23"/>
          <w:w w:val="110"/>
        </w:rPr>
        <w:t xml:space="preserve"> </w:t>
      </w:r>
      <w:r>
        <w:rPr>
          <w:w w:val="110"/>
        </w:rPr>
        <w:t>yields</w:t>
      </w:r>
      <w:r>
        <w:rPr>
          <w:spacing w:val="-23"/>
          <w:w w:val="110"/>
        </w:rPr>
        <w:t xml:space="preserve"> </w:t>
      </w:r>
      <w:r>
        <w:rPr>
          <w:w w:val="110"/>
        </w:rPr>
        <w:t>feasible</w:t>
      </w:r>
      <w:r>
        <w:rPr>
          <w:spacing w:val="-23"/>
          <w:w w:val="110"/>
        </w:rPr>
        <w:t xml:space="preserve"> </w:t>
      </w:r>
      <w:r>
        <w:rPr>
          <w:w w:val="110"/>
        </w:rPr>
        <w:t>results</w:t>
      </w:r>
      <w:r>
        <w:rPr>
          <w:spacing w:val="-23"/>
          <w:w w:val="110"/>
        </w:rPr>
        <w:t xml:space="preserve"> </w:t>
      </w:r>
      <w:r>
        <w:rPr>
          <w:w w:val="110"/>
        </w:rPr>
        <w:t>worth</w:t>
      </w:r>
      <w:r>
        <w:rPr>
          <w:spacing w:val="-23"/>
          <w:w w:val="110"/>
        </w:rPr>
        <w:t xml:space="preserve"> </w:t>
      </w:r>
      <w:r>
        <w:rPr>
          <w:w w:val="110"/>
        </w:rPr>
        <w:t>interrogating</w:t>
      </w:r>
      <w:r>
        <w:rPr>
          <w:spacing w:val="-23"/>
          <w:w w:val="110"/>
        </w:rPr>
        <w:t xml:space="preserve"> </w:t>
      </w:r>
      <w:r>
        <w:rPr>
          <w:w w:val="110"/>
        </w:rPr>
        <w:t>further</w:t>
      </w:r>
      <w:r>
        <w:rPr>
          <w:spacing w:val="-23"/>
          <w:w w:val="110"/>
        </w:rPr>
        <w:t xml:space="preserve"> </w:t>
      </w:r>
      <w:r>
        <w:rPr>
          <w:w w:val="110"/>
        </w:rPr>
        <w:t>with</w:t>
      </w:r>
      <w:r>
        <w:rPr>
          <w:spacing w:val="-23"/>
          <w:w w:val="110"/>
        </w:rPr>
        <w:t xml:space="preserve"> </w:t>
      </w:r>
      <w:r>
        <w:rPr>
          <w:w w:val="110"/>
        </w:rPr>
        <w:t>higher- fidelity tools. The constraints used in the substructure design optimization and sensitivity studies are</w:t>
      </w:r>
      <w:r>
        <w:rPr>
          <w:spacing w:val="-20"/>
          <w:w w:val="110"/>
        </w:rPr>
        <w:t xml:space="preserve"> </w:t>
      </w:r>
      <w:r>
        <w:rPr>
          <w:w w:val="110"/>
        </w:rPr>
        <w:t>listed in</w:t>
      </w:r>
      <w:r>
        <w:rPr>
          <w:spacing w:val="-11"/>
          <w:w w:val="110"/>
        </w:rPr>
        <w:t xml:space="preserve"> </w:t>
      </w:r>
      <w:r>
        <w:rPr>
          <w:spacing w:val="-4"/>
          <w:w w:val="110"/>
        </w:rPr>
        <w:t>Table</w:t>
      </w:r>
      <w:r>
        <w:rPr>
          <w:spacing w:val="-11"/>
          <w:w w:val="110"/>
        </w:rPr>
        <w:t xml:space="preserve"> </w:t>
      </w:r>
      <w:hyperlink w:anchor="_bookmark23" w:history="1">
        <w:r>
          <w:rPr>
            <w:w w:val="110"/>
          </w:rPr>
          <w:t>4.</w:t>
        </w:r>
      </w:hyperlink>
      <w:r>
        <w:rPr>
          <w:spacing w:val="13"/>
          <w:w w:val="110"/>
        </w:rPr>
        <w:t xml:space="preserve"> </w:t>
      </w:r>
      <w:r>
        <w:rPr>
          <w:w w:val="110"/>
        </w:rPr>
        <w:t>Where</w:t>
      </w:r>
      <w:r>
        <w:rPr>
          <w:spacing w:val="-11"/>
          <w:w w:val="110"/>
        </w:rPr>
        <w:t xml:space="preserve"> </w:t>
      </w:r>
      <w:r>
        <w:rPr>
          <w:w w:val="110"/>
        </w:rPr>
        <w:t>appropriate,</w:t>
      </w:r>
      <w:r>
        <w:rPr>
          <w:spacing w:val="-10"/>
          <w:w w:val="110"/>
        </w:rPr>
        <w:t xml:space="preserve"> </w:t>
      </w:r>
      <w:r>
        <w:rPr>
          <w:w w:val="110"/>
        </w:rPr>
        <w:t>some</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constraint</w:t>
      </w:r>
      <w:r>
        <w:rPr>
          <w:spacing w:val="-11"/>
          <w:w w:val="110"/>
        </w:rPr>
        <w:t xml:space="preserve"> </w:t>
      </w:r>
      <w:r>
        <w:rPr>
          <w:w w:val="110"/>
        </w:rPr>
        <w:t>values</w:t>
      </w:r>
      <w:r>
        <w:rPr>
          <w:spacing w:val="-10"/>
          <w:w w:val="110"/>
        </w:rPr>
        <w:t xml:space="preserve"> </w:t>
      </w:r>
      <w:r>
        <w:rPr>
          <w:w w:val="110"/>
        </w:rPr>
        <w:t>differ</w:t>
      </w:r>
      <w:r>
        <w:rPr>
          <w:spacing w:val="-11"/>
          <w:w w:val="110"/>
        </w:rPr>
        <w:t xml:space="preserve"> </w:t>
      </w:r>
      <w:r>
        <w:rPr>
          <w:w w:val="110"/>
        </w:rPr>
        <w:t>from</w:t>
      </w:r>
      <w:r>
        <w:rPr>
          <w:spacing w:val="-11"/>
          <w:w w:val="110"/>
        </w:rPr>
        <w:t xml:space="preserve"> </w:t>
      </w:r>
      <w:r>
        <w:rPr>
          <w:w w:val="110"/>
        </w:rPr>
        <w:t>one</w:t>
      </w:r>
      <w:r>
        <w:rPr>
          <w:spacing w:val="-11"/>
          <w:w w:val="110"/>
        </w:rPr>
        <w:t xml:space="preserve"> </w:t>
      </w:r>
      <w:r>
        <w:rPr>
          <w:w w:val="110"/>
        </w:rPr>
        <w:t>type</w:t>
      </w:r>
      <w:r>
        <w:rPr>
          <w:spacing w:val="-11"/>
          <w:w w:val="110"/>
        </w:rPr>
        <w:t xml:space="preserve"> </w:t>
      </w:r>
      <w:r>
        <w:rPr>
          <w:w w:val="110"/>
        </w:rPr>
        <w:t>of</w:t>
      </w:r>
      <w:r>
        <w:rPr>
          <w:spacing w:val="-11"/>
          <w:w w:val="110"/>
        </w:rPr>
        <w:t xml:space="preserve"> </w:t>
      </w:r>
      <w:r>
        <w:rPr>
          <w:w w:val="110"/>
        </w:rPr>
        <w:t>substructure</w:t>
      </w:r>
      <w:r>
        <w:rPr>
          <w:spacing w:val="-11"/>
          <w:w w:val="110"/>
        </w:rPr>
        <w:t xml:space="preserve"> </w:t>
      </w:r>
      <w:r>
        <w:rPr>
          <w:w w:val="110"/>
        </w:rPr>
        <w:t>to</w:t>
      </w:r>
      <w:r>
        <w:rPr>
          <w:spacing w:val="-11"/>
          <w:w w:val="110"/>
        </w:rPr>
        <w:t xml:space="preserve"> </w:t>
      </w:r>
      <w:r>
        <w:rPr>
          <w:w w:val="110"/>
        </w:rPr>
        <w:t>another.</w:t>
      </w:r>
    </w:p>
    <w:p w:rsidR="00012D33" w:rsidRDefault="00012D33">
      <w:pPr>
        <w:pStyle w:val="BodyText"/>
        <w:spacing w:before="4"/>
        <w:rPr>
          <w:sz w:val="16"/>
        </w:rPr>
      </w:pPr>
    </w:p>
    <w:p w:rsidR="00012D33" w:rsidRDefault="0009622D">
      <w:pPr>
        <w:ind w:left="2544"/>
        <w:rPr>
          <w:sz w:val="18"/>
        </w:rPr>
      </w:pPr>
      <w:bookmarkStart w:id="185" w:name="_bookmark23"/>
      <w:bookmarkEnd w:id="185"/>
      <w:proofErr w:type="gramStart"/>
      <w:r>
        <w:rPr>
          <w:b/>
          <w:w w:val="110"/>
          <w:sz w:val="18"/>
        </w:rPr>
        <w:t>Table  4</w:t>
      </w:r>
      <w:proofErr w:type="gramEnd"/>
      <w:r>
        <w:rPr>
          <w:b/>
          <w:w w:val="110"/>
          <w:sz w:val="18"/>
        </w:rPr>
        <w:t xml:space="preserve">:  </w:t>
      </w:r>
      <w:r>
        <w:rPr>
          <w:w w:val="110"/>
          <w:sz w:val="18"/>
        </w:rPr>
        <w:t xml:space="preserve">Optimization constraints used in  </w:t>
      </w:r>
      <w:proofErr w:type="spellStart"/>
      <w:r>
        <w:rPr>
          <w:i/>
          <w:w w:val="110"/>
          <w:sz w:val="18"/>
        </w:rPr>
        <w:t>FloatingSE</w:t>
      </w:r>
      <w:proofErr w:type="spellEnd"/>
      <w:r>
        <w:rPr>
          <w:w w:val="110"/>
          <w:sz w:val="18"/>
        </w:rPr>
        <w:t>.</w:t>
      </w:r>
    </w:p>
    <w:p w:rsidR="00012D33" w:rsidRDefault="00012D33">
      <w:pPr>
        <w:pStyle w:val="BodyText"/>
        <w:spacing w:before="11"/>
        <w:rPr>
          <w:sz w:val="19"/>
        </w:rPr>
      </w:pPr>
    </w:p>
    <w:tbl>
      <w:tblPr>
        <w:tblW w:w="0" w:type="auto"/>
        <w:tblInd w:w="100"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754"/>
        <w:gridCol w:w="3215"/>
        <w:gridCol w:w="781"/>
        <w:gridCol w:w="4609"/>
      </w:tblGrid>
      <w:tr w:rsidR="00012D33">
        <w:trPr>
          <w:trHeight w:hRule="exact" w:val="221"/>
        </w:trPr>
        <w:tc>
          <w:tcPr>
            <w:tcW w:w="754" w:type="dxa"/>
            <w:tcBorders>
              <w:top w:val="single" w:sz="3" w:space="0" w:color="000000"/>
              <w:bottom w:val="double" w:sz="7" w:space="0" w:color="000000"/>
            </w:tcBorders>
          </w:tcPr>
          <w:p w:rsidR="00012D33" w:rsidRDefault="0009622D">
            <w:pPr>
              <w:pStyle w:val="TableParagraph"/>
              <w:spacing w:line="167" w:lineRule="exact"/>
              <w:ind w:left="0" w:right="117"/>
              <w:jc w:val="right"/>
              <w:rPr>
                <w:b/>
                <w:sz w:val="16"/>
              </w:rPr>
            </w:pPr>
            <w:r>
              <w:rPr>
                <w:b/>
                <w:w w:val="115"/>
                <w:sz w:val="16"/>
              </w:rPr>
              <w:t>Lower</w:t>
            </w:r>
          </w:p>
        </w:tc>
        <w:tc>
          <w:tcPr>
            <w:tcW w:w="3215" w:type="dxa"/>
            <w:tcBorders>
              <w:top w:val="single" w:sz="3" w:space="0" w:color="000000"/>
              <w:bottom w:val="double" w:sz="7" w:space="0" w:color="000000"/>
            </w:tcBorders>
          </w:tcPr>
          <w:p w:rsidR="00012D33" w:rsidRDefault="0009622D">
            <w:pPr>
              <w:pStyle w:val="TableParagraph"/>
              <w:spacing w:line="167" w:lineRule="exact"/>
              <w:rPr>
                <w:b/>
                <w:sz w:val="16"/>
              </w:rPr>
            </w:pPr>
            <w:r>
              <w:rPr>
                <w:b/>
                <w:w w:val="125"/>
                <w:sz w:val="16"/>
              </w:rPr>
              <w:t>Name</w:t>
            </w:r>
          </w:p>
        </w:tc>
        <w:tc>
          <w:tcPr>
            <w:tcW w:w="781" w:type="dxa"/>
            <w:tcBorders>
              <w:top w:val="single" w:sz="3" w:space="0" w:color="000000"/>
              <w:bottom w:val="double" w:sz="7" w:space="0" w:color="000000"/>
            </w:tcBorders>
          </w:tcPr>
          <w:p w:rsidR="00012D33" w:rsidRDefault="0009622D">
            <w:pPr>
              <w:pStyle w:val="TableParagraph"/>
              <w:spacing w:line="167" w:lineRule="exact"/>
              <w:ind w:left="98" w:right="98"/>
              <w:jc w:val="center"/>
              <w:rPr>
                <w:b/>
                <w:sz w:val="16"/>
              </w:rPr>
            </w:pPr>
            <w:r>
              <w:rPr>
                <w:b/>
                <w:w w:val="125"/>
                <w:sz w:val="16"/>
              </w:rPr>
              <w:t>Upper</w:t>
            </w:r>
          </w:p>
        </w:tc>
        <w:tc>
          <w:tcPr>
            <w:tcW w:w="4609" w:type="dxa"/>
            <w:tcBorders>
              <w:top w:val="single" w:sz="3" w:space="0" w:color="000000"/>
              <w:bottom w:val="double" w:sz="7" w:space="0" w:color="000000"/>
            </w:tcBorders>
          </w:tcPr>
          <w:p w:rsidR="00012D33" w:rsidRDefault="0009622D">
            <w:pPr>
              <w:pStyle w:val="TableParagraph"/>
              <w:spacing w:line="167" w:lineRule="exact"/>
              <w:rPr>
                <w:b/>
                <w:sz w:val="16"/>
              </w:rPr>
            </w:pPr>
            <w:r>
              <w:rPr>
                <w:b/>
                <w:w w:val="125"/>
                <w:sz w:val="16"/>
              </w:rPr>
              <w:t>Comments</w:t>
            </w:r>
          </w:p>
        </w:tc>
      </w:tr>
      <w:tr w:rsidR="00012D33">
        <w:trPr>
          <w:trHeight w:hRule="exact" w:val="215"/>
        </w:trPr>
        <w:tc>
          <w:tcPr>
            <w:tcW w:w="754" w:type="dxa"/>
            <w:tcBorders>
              <w:top w:val="double" w:sz="7" w:space="0" w:color="000000"/>
            </w:tcBorders>
          </w:tcPr>
          <w:p w:rsidR="00012D33" w:rsidRDefault="00012D33"/>
        </w:tc>
        <w:tc>
          <w:tcPr>
            <w:tcW w:w="3215" w:type="dxa"/>
            <w:tcBorders>
              <w:top w:val="double" w:sz="7" w:space="0" w:color="000000"/>
            </w:tcBorders>
          </w:tcPr>
          <w:p w:rsidR="00012D33" w:rsidRDefault="0009622D">
            <w:pPr>
              <w:pStyle w:val="TableParagraph"/>
              <w:spacing w:line="167" w:lineRule="exact"/>
              <w:rPr>
                <w:b/>
                <w:sz w:val="16"/>
              </w:rPr>
            </w:pPr>
            <w:r>
              <w:rPr>
                <w:b/>
                <w:spacing w:val="-6"/>
                <w:w w:val="135"/>
                <w:sz w:val="16"/>
              </w:rPr>
              <w:t xml:space="preserve">Tower </w:t>
            </w:r>
            <w:r>
              <w:rPr>
                <w:b/>
                <w:w w:val="185"/>
                <w:sz w:val="16"/>
              </w:rPr>
              <w:t>/</w:t>
            </w:r>
            <w:r>
              <w:rPr>
                <w:b/>
                <w:spacing w:val="-52"/>
                <w:w w:val="185"/>
                <w:sz w:val="16"/>
              </w:rPr>
              <w:t xml:space="preserve"> </w:t>
            </w:r>
            <w:r>
              <w:rPr>
                <w:b/>
                <w:w w:val="135"/>
                <w:sz w:val="16"/>
              </w:rPr>
              <w:t xml:space="preserve">Main </w:t>
            </w:r>
            <w:r>
              <w:rPr>
                <w:b/>
                <w:w w:val="185"/>
                <w:sz w:val="16"/>
              </w:rPr>
              <w:t>/</w:t>
            </w:r>
            <w:r>
              <w:rPr>
                <w:b/>
                <w:spacing w:val="-52"/>
                <w:w w:val="185"/>
                <w:sz w:val="16"/>
              </w:rPr>
              <w:t xml:space="preserve"> </w:t>
            </w:r>
            <w:r>
              <w:rPr>
                <w:b/>
                <w:w w:val="135"/>
                <w:sz w:val="16"/>
              </w:rPr>
              <w:t>Offset Columns</w:t>
            </w:r>
          </w:p>
        </w:tc>
        <w:tc>
          <w:tcPr>
            <w:tcW w:w="781" w:type="dxa"/>
            <w:tcBorders>
              <w:top w:val="double" w:sz="7" w:space="0" w:color="000000"/>
            </w:tcBorders>
          </w:tcPr>
          <w:p w:rsidR="00012D33" w:rsidRDefault="00012D33"/>
        </w:tc>
        <w:tc>
          <w:tcPr>
            <w:tcW w:w="4609" w:type="dxa"/>
            <w:tcBorders>
              <w:top w:val="double" w:sz="7" w:space="0" w:color="000000"/>
            </w:tcBorders>
          </w:tcPr>
          <w:p w:rsidR="00012D33" w:rsidRDefault="00012D33"/>
        </w:tc>
      </w:tr>
      <w:tr w:rsidR="00012D33">
        <w:trPr>
          <w:trHeight w:hRule="exact" w:val="189"/>
        </w:trPr>
        <w:tc>
          <w:tcPr>
            <w:tcW w:w="754" w:type="dxa"/>
          </w:tcPr>
          <w:p w:rsidR="00012D33" w:rsidRDefault="00012D33"/>
        </w:tc>
        <w:tc>
          <w:tcPr>
            <w:tcW w:w="3215" w:type="dxa"/>
          </w:tcPr>
          <w:p w:rsidR="00012D33" w:rsidRDefault="0009622D">
            <w:pPr>
              <w:pStyle w:val="TableParagraph"/>
              <w:rPr>
                <w:sz w:val="16"/>
              </w:rPr>
            </w:pPr>
            <w:proofErr w:type="gramStart"/>
            <w:r>
              <w:rPr>
                <w:w w:val="110"/>
                <w:sz w:val="16"/>
              </w:rPr>
              <w:t>Eurocode  global</w:t>
            </w:r>
            <w:proofErr w:type="gramEnd"/>
            <w:r>
              <w:rPr>
                <w:w w:val="110"/>
                <w:sz w:val="16"/>
              </w:rPr>
              <w:t xml:space="preserve"> buckling</w:t>
            </w:r>
          </w:p>
        </w:tc>
        <w:tc>
          <w:tcPr>
            <w:tcW w:w="781" w:type="dxa"/>
          </w:tcPr>
          <w:p w:rsidR="00012D33" w:rsidRDefault="0009622D">
            <w:pPr>
              <w:pStyle w:val="TableParagraph"/>
              <w:ind w:left="98" w:right="98"/>
              <w:jc w:val="center"/>
              <w:rPr>
                <w:sz w:val="16"/>
              </w:rPr>
            </w:pPr>
            <w:r>
              <w:rPr>
                <w:w w:val="110"/>
                <w:sz w:val="16"/>
              </w:rPr>
              <w:t>1.0</w:t>
            </w:r>
          </w:p>
        </w:tc>
        <w:tc>
          <w:tcPr>
            <w:tcW w:w="4609" w:type="dxa"/>
          </w:tcPr>
          <w:p w:rsidR="00012D33" w:rsidRDefault="00012D33"/>
        </w:tc>
      </w:tr>
      <w:tr w:rsidR="00012D33">
        <w:trPr>
          <w:trHeight w:hRule="exact" w:val="189"/>
        </w:trPr>
        <w:tc>
          <w:tcPr>
            <w:tcW w:w="754" w:type="dxa"/>
          </w:tcPr>
          <w:p w:rsidR="00012D33" w:rsidRDefault="00012D33"/>
        </w:tc>
        <w:tc>
          <w:tcPr>
            <w:tcW w:w="3215" w:type="dxa"/>
          </w:tcPr>
          <w:p w:rsidR="00012D33" w:rsidRDefault="0009622D">
            <w:pPr>
              <w:pStyle w:val="TableParagraph"/>
              <w:rPr>
                <w:sz w:val="16"/>
              </w:rPr>
            </w:pPr>
            <w:proofErr w:type="gramStart"/>
            <w:r>
              <w:rPr>
                <w:w w:val="110"/>
                <w:sz w:val="16"/>
              </w:rPr>
              <w:t>Eurocode  shell</w:t>
            </w:r>
            <w:proofErr w:type="gramEnd"/>
            <w:r>
              <w:rPr>
                <w:w w:val="110"/>
                <w:sz w:val="16"/>
              </w:rPr>
              <w:t xml:space="preserve"> buckling</w:t>
            </w:r>
          </w:p>
        </w:tc>
        <w:tc>
          <w:tcPr>
            <w:tcW w:w="781" w:type="dxa"/>
          </w:tcPr>
          <w:p w:rsidR="00012D33" w:rsidRDefault="0009622D">
            <w:pPr>
              <w:pStyle w:val="TableParagraph"/>
              <w:ind w:left="98" w:right="98"/>
              <w:jc w:val="center"/>
              <w:rPr>
                <w:sz w:val="16"/>
              </w:rPr>
            </w:pPr>
            <w:r>
              <w:rPr>
                <w:w w:val="110"/>
                <w:sz w:val="16"/>
              </w:rPr>
              <w:t>1.0</w:t>
            </w:r>
          </w:p>
        </w:tc>
        <w:tc>
          <w:tcPr>
            <w:tcW w:w="4609" w:type="dxa"/>
          </w:tcPr>
          <w:p w:rsidR="00012D33" w:rsidRDefault="00012D33"/>
        </w:tc>
      </w:tr>
      <w:tr w:rsidR="00012D33">
        <w:trPr>
          <w:trHeight w:hRule="exact" w:val="189"/>
        </w:trPr>
        <w:tc>
          <w:tcPr>
            <w:tcW w:w="754" w:type="dxa"/>
          </w:tcPr>
          <w:p w:rsidR="00012D33" w:rsidRDefault="00012D33"/>
        </w:tc>
        <w:tc>
          <w:tcPr>
            <w:tcW w:w="3215" w:type="dxa"/>
          </w:tcPr>
          <w:p w:rsidR="00012D33" w:rsidRDefault="0009622D">
            <w:pPr>
              <w:pStyle w:val="TableParagraph"/>
              <w:rPr>
                <w:sz w:val="16"/>
              </w:rPr>
            </w:pPr>
            <w:r>
              <w:rPr>
                <w:w w:val="115"/>
                <w:sz w:val="16"/>
              </w:rPr>
              <w:t>Eurocode stress limit</w:t>
            </w:r>
          </w:p>
        </w:tc>
        <w:tc>
          <w:tcPr>
            <w:tcW w:w="781" w:type="dxa"/>
          </w:tcPr>
          <w:p w:rsidR="00012D33" w:rsidRDefault="0009622D">
            <w:pPr>
              <w:pStyle w:val="TableParagraph"/>
              <w:ind w:left="98" w:right="98"/>
              <w:jc w:val="center"/>
              <w:rPr>
                <w:sz w:val="16"/>
              </w:rPr>
            </w:pPr>
            <w:r>
              <w:rPr>
                <w:w w:val="110"/>
                <w:sz w:val="16"/>
              </w:rPr>
              <w:t>1.0</w:t>
            </w:r>
          </w:p>
        </w:tc>
        <w:tc>
          <w:tcPr>
            <w:tcW w:w="4609" w:type="dxa"/>
          </w:tcPr>
          <w:p w:rsidR="00012D33" w:rsidRDefault="00012D33"/>
        </w:tc>
      </w:tr>
      <w:tr w:rsidR="00012D33">
        <w:trPr>
          <w:trHeight w:hRule="exact" w:val="189"/>
        </w:trPr>
        <w:tc>
          <w:tcPr>
            <w:tcW w:w="754" w:type="dxa"/>
          </w:tcPr>
          <w:p w:rsidR="00012D33" w:rsidRDefault="00012D33"/>
        </w:tc>
        <w:tc>
          <w:tcPr>
            <w:tcW w:w="3215" w:type="dxa"/>
          </w:tcPr>
          <w:p w:rsidR="00012D33" w:rsidRDefault="0009622D">
            <w:pPr>
              <w:pStyle w:val="TableParagraph"/>
              <w:rPr>
                <w:sz w:val="16"/>
              </w:rPr>
            </w:pPr>
            <w:r>
              <w:rPr>
                <w:w w:val="115"/>
                <w:sz w:val="16"/>
              </w:rPr>
              <w:t>Manufacturability</w:t>
            </w:r>
          </w:p>
        </w:tc>
        <w:tc>
          <w:tcPr>
            <w:tcW w:w="781" w:type="dxa"/>
          </w:tcPr>
          <w:p w:rsidR="00012D33" w:rsidRDefault="0009622D">
            <w:pPr>
              <w:pStyle w:val="TableParagraph"/>
              <w:ind w:left="98" w:right="98"/>
              <w:jc w:val="center"/>
              <w:rPr>
                <w:sz w:val="16"/>
              </w:rPr>
            </w:pPr>
            <w:r>
              <w:rPr>
                <w:w w:val="110"/>
                <w:sz w:val="16"/>
              </w:rPr>
              <w:t>0.5</w:t>
            </w:r>
          </w:p>
        </w:tc>
        <w:tc>
          <w:tcPr>
            <w:tcW w:w="4609" w:type="dxa"/>
          </w:tcPr>
          <w:p w:rsidR="00012D33" w:rsidRDefault="0009622D">
            <w:pPr>
              <w:pStyle w:val="TableParagraph"/>
              <w:rPr>
                <w:sz w:val="16"/>
              </w:rPr>
            </w:pPr>
            <w:proofErr w:type="gramStart"/>
            <w:r>
              <w:rPr>
                <w:w w:val="115"/>
                <w:sz w:val="16"/>
              </w:rPr>
              <w:t>Taper  ratio</w:t>
            </w:r>
            <w:proofErr w:type="gramEnd"/>
            <w:r>
              <w:rPr>
                <w:w w:val="115"/>
                <w:sz w:val="16"/>
              </w:rPr>
              <w:t xml:space="preserve"> limit</w:t>
            </w:r>
          </w:p>
        </w:tc>
      </w:tr>
      <w:tr w:rsidR="00012D33">
        <w:trPr>
          <w:trHeight w:hRule="exact" w:val="195"/>
        </w:trPr>
        <w:tc>
          <w:tcPr>
            <w:tcW w:w="754" w:type="dxa"/>
            <w:tcBorders>
              <w:bottom w:val="single" w:sz="3" w:space="0" w:color="000000"/>
            </w:tcBorders>
          </w:tcPr>
          <w:p w:rsidR="00012D33" w:rsidRDefault="0009622D">
            <w:pPr>
              <w:pStyle w:val="TableParagraph"/>
              <w:ind w:left="0" w:right="182"/>
              <w:jc w:val="right"/>
              <w:rPr>
                <w:sz w:val="16"/>
              </w:rPr>
            </w:pPr>
            <w:r>
              <w:rPr>
                <w:w w:val="105"/>
                <w:sz w:val="16"/>
              </w:rPr>
              <w:t>120.0</w:t>
            </w:r>
          </w:p>
        </w:tc>
        <w:tc>
          <w:tcPr>
            <w:tcW w:w="3215" w:type="dxa"/>
            <w:tcBorders>
              <w:bottom w:val="single" w:sz="3" w:space="0" w:color="000000"/>
            </w:tcBorders>
          </w:tcPr>
          <w:p w:rsidR="00012D33" w:rsidRDefault="0009622D">
            <w:pPr>
              <w:pStyle w:val="TableParagraph"/>
              <w:rPr>
                <w:sz w:val="16"/>
              </w:rPr>
            </w:pPr>
            <w:r>
              <w:rPr>
                <w:w w:val="115"/>
                <w:sz w:val="16"/>
              </w:rPr>
              <w:t>Weld-ability</w:t>
            </w:r>
          </w:p>
        </w:tc>
        <w:tc>
          <w:tcPr>
            <w:tcW w:w="781" w:type="dxa"/>
            <w:tcBorders>
              <w:bottom w:val="single" w:sz="3" w:space="0" w:color="000000"/>
            </w:tcBorders>
          </w:tcPr>
          <w:p w:rsidR="00012D33" w:rsidRDefault="00012D33"/>
        </w:tc>
        <w:tc>
          <w:tcPr>
            <w:tcW w:w="4609" w:type="dxa"/>
            <w:tcBorders>
              <w:bottom w:val="single" w:sz="3" w:space="0" w:color="000000"/>
            </w:tcBorders>
          </w:tcPr>
          <w:p w:rsidR="00012D33" w:rsidRDefault="0009622D">
            <w:pPr>
              <w:pStyle w:val="TableParagraph"/>
              <w:rPr>
                <w:sz w:val="16"/>
              </w:rPr>
            </w:pPr>
            <w:proofErr w:type="spellStart"/>
            <w:r>
              <w:rPr>
                <w:w w:val="115"/>
                <w:sz w:val="16"/>
              </w:rPr>
              <w:t>Diameter:thickness</w:t>
            </w:r>
            <w:proofErr w:type="spellEnd"/>
            <w:r>
              <w:rPr>
                <w:w w:val="115"/>
                <w:sz w:val="16"/>
              </w:rPr>
              <w:t xml:space="preserve"> ratio limit</w:t>
            </w:r>
          </w:p>
        </w:tc>
      </w:tr>
      <w:tr w:rsidR="00012D33">
        <w:trPr>
          <w:trHeight w:hRule="exact" w:val="191"/>
        </w:trPr>
        <w:tc>
          <w:tcPr>
            <w:tcW w:w="754" w:type="dxa"/>
            <w:tcBorders>
              <w:top w:val="single" w:sz="3" w:space="0" w:color="000000"/>
            </w:tcBorders>
          </w:tcPr>
          <w:p w:rsidR="00012D33" w:rsidRDefault="00012D33"/>
        </w:tc>
        <w:tc>
          <w:tcPr>
            <w:tcW w:w="3215" w:type="dxa"/>
            <w:tcBorders>
              <w:top w:val="single" w:sz="3" w:space="0" w:color="000000"/>
            </w:tcBorders>
          </w:tcPr>
          <w:p w:rsidR="00012D33" w:rsidRDefault="0009622D">
            <w:pPr>
              <w:pStyle w:val="TableParagraph"/>
              <w:spacing w:line="167" w:lineRule="exact"/>
              <w:rPr>
                <w:b/>
                <w:sz w:val="16"/>
              </w:rPr>
            </w:pPr>
            <w:r>
              <w:rPr>
                <w:b/>
                <w:w w:val="130"/>
                <w:sz w:val="16"/>
              </w:rPr>
              <w:t>Main / Offset Columns</w:t>
            </w:r>
          </w:p>
        </w:tc>
        <w:tc>
          <w:tcPr>
            <w:tcW w:w="781" w:type="dxa"/>
            <w:tcBorders>
              <w:top w:val="single" w:sz="3" w:space="0" w:color="000000"/>
            </w:tcBorders>
          </w:tcPr>
          <w:p w:rsidR="00012D33" w:rsidRDefault="00012D33"/>
        </w:tc>
        <w:tc>
          <w:tcPr>
            <w:tcW w:w="4609" w:type="dxa"/>
            <w:tcBorders>
              <w:top w:val="single" w:sz="3" w:space="0" w:color="000000"/>
            </w:tcBorders>
          </w:tcPr>
          <w:p w:rsidR="00012D33" w:rsidRDefault="00012D33"/>
        </w:tc>
      </w:tr>
      <w:tr w:rsidR="00012D33">
        <w:trPr>
          <w:trHeight w:hRule="exact" w:val="189"/>
        </w:trPr>
        <w:tc>
          <w:tcPr>
            <w:tcW w:w="754" w:type="dxa"/>
          </w:tcPr>
          <w:p w:rsidR="00012D33" w:rsidRDefault="00012D33"/>
        </w:tc>
        <w:tc>
          <w:tcPr>
            <w:tcW w:w="3215" w:type="dxa"/>
          </w:tcPr>
          <w:p w:rsidR="00012D33" w:rsidRDefault="0009622D">
            <w:pPr>
              <w:pStyle w:val="TableParagraph"/>
              <w:rPr>
                <w:sz w:val="16"/>
              </w:rPr>
            </w:pPr>
            <w:r>
              <w:rPr>
                <w:w w:val="120"/>
                <w:sz w:val="16"/>
              </w:rPr>
              <w:t>Draft ratio</w:t>
            </w:r>
          </w:p>
        </w:tc>
        <w:tc>
          <w:tcPr>
            <w:tcW w:w="781" w:type="dxa"/>
          </w:tcPr>
          <w:p w:rsidR="00012D33" w:rsidRDefault="0009622D">
            <w:pPr>
              <w:pStyle w:val="TableParagraph"/>
              <w:ind w:left="98" w:right="98"/>
              <w:jc w:val="center"/>
              <w:rPr>
                <w:sz w:val="16"/>
              </w:rPr>
            </w:pPr>
            <w:r>
              <w:rPr>
                <w:w w:val="110"/>
                <w:sz w:val="16"/>
              </w:rPr>
              <w:t>1.0</w:t>
            </w:r>
          </w:p>
        </w:tc>
        <w:tc>
          <w:tcPr>
            <w:tcW w:w="4609" w:type="dxa"/>
          </w:tcPr>
          <w:p w:rsidR="00012D33" w:rsidRDefault="0009622D">
            <w:pPr>
              <w:pStyle w:val="TableParagraph"/>
              <w:rPr>
                <w:sz w:val="16"/>
              </w:rPr>
            </w:pPr>
            <w:r>
              <w:rPr>
                <w:w w:val="115"/>
                <w:sz w:val="16"/>
              </w:rPr>
              <w:t>Ratio of draft to max value (spar 200 m, semi/TLP  30 m)</w:t>
            </w:r>
          </w:p>
        </w:tc>
      </w:tr>
      <w:tr w:rsidR="00012D33">
        <w:trPr>
          <w:trHeight w:hRule="exact" w:val="189"/>
        </w:trPr>
        <w:tc>
          <w:tcPr>
            <w:tcW w:w="754" w:type="dxa"/>
          </w:tcPr>
          <w:p w:rsidR="00012D33" w:rsidRDefault="00012D33"/>
        </w:tc>
        <w:tc>
          <w:tcPr>
            <w:tcW w:w="3215" w:type="dxa"/>
          </w:tcPr>
          <w:p w:rsidR="00012D33" w:rsidRDefault="0009622D">
            <w:pPr>
              <w:pStyle w:val="TableParagraph"/>
              <w:rPr>
                <w:sz w:val="16"/>
              </w:rPr>
            </w:pPr>
            <w:r>
              <w:rPr>
                <w:w w:val="110"/>
                <w:sz w:val="16"/>
              </w:rPr>
              <w:t>API 2U general buckling- axial   loads</w:t>
            </w:r>
          </w:p>
        </w:tc>
        <w:tc>
          <w:tcPr>
            <w:tcW w:w="781" w:type="dxa"/>
          </w:tcPr>
          <w:p w:rsidR="00012D33" w:rsidRDefault="0009622D">
            <w:pPr>
              <w:pStyle w:val="TableParagraph"/>
              <w:ind w:left="98" w:right="98"/>
              <w:jc w:val="center"/>
              <w:rPr>
                <w:sz w:val="16"/>
              </w:rPr>
            </w:pPr>
            <w:r>
              <w:rPr>
                <w:w w:val="110"/>
                <w:sz w:val="16"/>
              </w:rPr>
              <w:t>1.0</w:t>
            </w:r>
          </w:p>
        </w:tc>
        <w:tc>
          <w:tcPr>
            <w:tcW w:w="4609" w:type="dxa"/>
          </w:tcPr>
          <w:p w:rsidR="00012D33" w:rsidRDefault="00012D33"/>
        </w:tc>
      </w:tr>
      <w:tr w:rsidR="00012D33">
        <w:trPr>
          <w:trHeight w:hRule="exact" w:val="189"/>
        </w:trPr>
        <w:tc>
          <w:tcPr>
            <w:tcW w:w="754" w:type="dxa"/>
          </w:tcPr>
          <w:p w:rsidR="00012D33" w:rsidRDefault="00012D33"/>
        </w:tc>
        <w:tc>
          <w:tcPr>
            <w:tcW w:w="3215" w:type="dxa"/>
          </w:tcPr>
          <w:p w:rsidR="00012D33" w:rsidRDefault="0009622D">
            <w:pPr>
              <w:pStyle w:val="TableParagraph"/>
              <w:rPr>
                <w:sz w:val="16"/>
              </w:rPr>
            </w:pPr>
            <w:r>
              <w:rPr>
                <w:w w:val="110"/>
                <w:sz w:val="16"/>
              </w:rPr>
              <w:t>API 2U local buckling- axial   loads</w:t>
            </w:r>
          </w:p>
        </w:tc>
        <w:tc>
          <w:tcPr>
            <w:tcW w:w="781" w:type="dxa"/>
          </w:tcPr>
          <w:p w:rsidR="00012D33" w:rsidRDefault="0009622D">
            <w:pPr>
              <w:pStyle w:val="TableParagraph"/>
              <w:ind w:left="98" w:right="98"/>
              <w:jc w:val="center"/>
              <w:rPr>
                <w:sz w:val="16"/>
              </w:rPr>
            </w:pPr>
            <w:r>
              <w:rPr>
                <w:w w:val="110"/>
                <w:sz w:val="16"/>
              </w:rPr>
              <w:t>1.0</w:t>
            </w:r>
          </w:p>
        </w:tc>
        <w:tc>
          <w:tcPr>
            <w:tcW w:w="4609" w:type="dxa"/>
          </w:tcPr>
          <w:p w:rsidR="00012D33" w:rsidRDefault="00012D33"/>
        </w:tc>
      </w:tr>
      <w:tr w:rsidR="00012D33">
        <w:trPr>
          <w:trHeight w:hRule="exact" w:val="189"/>
        </w:trPr>
        <w:tc>
          <w:tcPr>
            <w:tcW w:w="754" w:type="dxa"/>
          </w:tcPr>
          <w:p w:rsidR="00012D33" w:rsidRDefault="00012D33"/>
        </w:tc>
        <w:tc>
          <w:tcPr>
            <w:tcW w:w="3215" w:type="dxa"/>
          </w:tcPr>
          <w:p w:rsidR="00012D33" w:rsidRDefault="0009622D">
            <w:pPr>
              <w:pStyle w:val="TableParagraph"/>
              <w:rPr>
                <w:sz w:val="16"/>
              </w:rPr>
            </w:pPr>
            <w:r>
              <w:rPr>
                <w:w w:val="110"/>
                <w:sz w:val="16"/>
              </w:rPr>
              <w:t>API 2U general buckling- external   loads</w:t>
            </w:r>
          </w:p>
        </w:tc>
        <w:tc>
          <w:tcPr>
            <w:tcW w:w="781" w:type="dxa"/>
          </w:tcPr>
          <w:p w:rsidR="00012D33" w:rsidRDefault="0009622D">
            <w:pPr>
              <w:pStyle w:val="TableParagraph"/>
              <w:ind w:left="98" w:right="98"/>
              <w:jc w:val="center"/>
              <w:rPr>
                <w:sz w:val="16"/>
              </w:rPr>
            </w:pPr>
            <w:r>
              <w:rPr>
                <w:w w:val="110"/>
                <w:sz w:val="16"/>
              </w:rPr>
              <w:t>1.0</w:t>
            </w:r>
          </w:p>
        </w:tc>
        <w:tc>
          <w:tcPr>
            <w:tcW w:w="4609" w:type="dxa"/>
          </w:tcPr>
          <w:p w:rsidR="00012D33" w:rsidRDefault="00012D33"/>
        </w:tc>
      </w:tr>
      <w:tr w:rsidR="00012D33">
        <w:trPr>
          <w:trHeight w:hRule="exact" w:val="189"/>
        </w:trPr>
        <w:tc>
          <w:tcPr>
            <w:tcW w:w="754" w:type="dxa"/>
          </w:tcPr>
          <w:p w:rsidR="00012D33" w:rsidRDefault="00012D33"/>
        </w:tc>
        <w:tc>
          <w:tcPr>
            <w:tcW w:w="3215" w:type="dxa"/>
          </w:tcPr>
          <w:p w:rsidR="00012D33" w:rsidRDefault="0009622D">
            <w:pPr>
              <w:pStyle w:val="TableParagraph"/>
              <w:rPr>
                <w:sz w:val="16"/>
              </w:rPr>
            </w:pPr>
            <w:r>
              <w:rPr>
                <w:w w:val="110"/>
                <w:sz w:val="16"/>
              </w:rPr>
              <w:t>API 2U local buckling- external   loads</w:t>
            </w:r>
          </w:p>
        </w:tc>
        <w:tc>
          <w:tcPr>
            <w:tcW w:w="781" w:type="dxa"/>
          </w:tcPr>
          <w:p w:rsidR="00012D33" w:rsidRDefault="0009622D">
            <w:pPr>
              <w:pStyle w:val="TableParagraph"/>
              <w:ind w:left="98" w:right="98"/>
              <w:jc w:val="center"/>
              <w:rPr>
                <w:sz w:val="16"/>
              </w:rPr>
            </w:pPr>
            <w:r>
              <w:rPr>
                <w:w w:val="110"/>
                <w:sz w:val="16"/>
              </w:rPr>
              <w:t>1.0</w:t>
            </w:r>
          </w:p>
        </w:tc>
        <w:tc>
          <w:tcPr>
            <w:tcW w:w="4609" w:type="dxa"/>
          </w:tcPr>
          <w:p w:rsidR="00012D33" w:rsidRDefault="00012D33"/>
        </w:tc>
      </w:tr>
      <w:tr w:rsidR="00012D33">
        <w:trPr>
          <w:trHeight w:hRule="exact" w:val="189"/>
        </w:trPr>
        <w:tc>
          <w:tcPr>
            <w:tcW w:w="754" w:type="dxa"/>
          </w:tcPr>
          <w:p w:rsidR="00012D33" w:rsidRDefault="00012D33"/>
        </w:tc>
        <w:tc>
          <w:tcPr>
            <w:tcW w:w="3215" w:type="dxa"/>
          </w:tcPr>
          <w:p w:rsidR="00012D33" w:rsidRDefault="0009622D">
            <w:pPr>
              <w:pStyle w:val="TableParagraph"/>
              <w:rPr>
                <w:sz w:val="16"/>
              </w:rPr>
            </w:pPr>
            <w:r>
              <w:rPr>
                <w:w w:val="115"/>
                <w:sz w:val="16"/>
              </w:rPr>
              <w:t xml:space="preserve">Wave </w:t>
            </w:r>
            <w:proofErr w:type="spellStart"/>
            <w:r>
              <w:rPr>
                <w:w w:val="115"/>
                <w:sz w:val="16"/>
              </w:rPr>
              <w:t>height:freeboard</w:t>
            </w:r>
            <w:proofErr w:type="spellEnd"/>
            <w:r>
              <w:rPr>
                <w:w w:val="115"/>
                <w:sz w:val="16"/>
              </w:rPr>
              <w:t xml:space="preserve"> ratio</w:t>
            </w:r>
          </w:p>
        </w:tc>
        <w:tc>
          <w:tcPr>
            <w:tcW w:w="781" w:type="dxa"/>
          </w:tcPr>
          <w:p w:rsidR="00012D33" w:rsidRDefault="0009622D">
            <w:pPr>
              <w:pStyle w:val="TableParagraph"/>
              <w:ind w:left="98" w:right="98"/>
              <w:jc w:val="center"/>
              <w:rPr>
                <w:sz w:val="16"/>
              </w:rPr>
            </w:pPr>
            <w:r>
              <w:rPr>
                <w:w w:val="110"/>
                <w:sz w:val="16"/>
              </w:rPr>
              <w:t>1.0</w:t>
            </w:r>
          </w:p>
        </w:tc>
        <w:tc>
          <w:tcPr>
            <w:tcW w:w="4609" w:type="dxa"/>
          </w:tcPr>
          <w:p w:rsidR="00012D33" w:rsidRDefault="0009622D">
            <w:pPr>
              <w:pStyle w:val="TableParagraph"/>
              <w:rPr>
                <w:sz w:val="16"/>
              </w:rPr>
            </w:pPr>
            <w:r>
              <w:rPr>
                <w:w w:val="115"/>
                <w:sz w:val="16"/>
              </w:rPr>
              <w:t>Maximum wave height relative to freeboard</w:t>
            </w:r>
          </w:p>
        </w:tc>
      </w:tr>
      <w:tr w:rsidR="00012D33">
        <w:trPr>
          <w:trHeight w:hRule="exact" w:val="189"/>
        </w:trPr>
        <w:tc>
          <w:tcPr>
            <w:tcW w:w="754" w:type="dxa"/>
          </w:tcPr>
          <w:p w:rsidR="00012D33" w:rsidRDefault="0009622D">
            <w:pPr>
              <w:pStyle w:val="TableParagraph"/>
              <w:ind w:left="247" w:right="247"/>
              <w:jc w:val="center"/>
              <w:rPr>
                <w:sz w:val="16"/>
              </w:rPr>
            </w:pPr>
            <w:r>
              <w:rPr>
                <w:w w:val="110"/>
                <w:sz w:val="16"/>
              </w:rPr>
              <w:t>1.0</w:t>
            </w:r>
          </w:p>
        </w:tc>
        <w:tc>
          <w:tcPr>
            <w:tcW w:w="3215" w:type="dxa"/>
          </w:tcPr>
          <w:p w:rsidR="00012D33" w:rsidRDefault="0009622D">
            <w:pPr>
              <w:pStyle w:val="TableParagraph"/>
              <w:rPr>
                <w:sz w:val="16"/>
              </w:rPr>
            </w:pPr>
            <w:r>
              <w:rPr>
                <w:w w:val="110"/>
                <w:sz w:val="16"/>
              </w:rPr>
              <w:t>Stiffener flange compactness</w:t>
            </w:r>
          </w:p>
        </w:tc>
        <w:tc>
          <w:tcPr>
            <w:tcW w:w="781" w:type="dxa"/>
          </w:tcPr>
          <w:p w:rsidR="00012D33" w:rsidRDefault="00012D33"/>
        </w:tc>
        <w:tc>
          <w:tcPr>
            <w:tcW w:w="4609" w:type="dxa"/>
          </w:tcPr>
          <w:p w:rsidR="00012D33" w:rsidRDefault="00012D33"/>
        </w:tc>
      </w:tr>
      <w:tr w:rsidR="00012D33">
        <w:trPr>
          <w:trHeight w:hRule="exact" w:val="189"/>
        </w:trPr>
        <w:tc>
          <w:tcPr>
            <w:tcW w:w="754" w:type="dxa"/>
          </w:tcPr>
          <w:p w:rsidR="00012D33" w:rsidRDefault="0009622D">
            <w:pPr>
              <w:pStyle w:val="TableParagraph"/>
              <w:ind w:left="247" w:right="247"/>
              <w:jc w:val="center"/>
              <w:rPr>
                <w:sz w:val="16"/>
              </w:rPr>
            </w:pPr>
            <w:r>
              <w:rPr>
                <w:w w:val="110"/>
                <w:sz w:val="16"/>
              </w:rPr>
              <w:t>1.0</w:t>
            </w:r>
          </w:p>
        </w:tc>
        <w:tc>
          <w:tcPr>
            <w:tcW w:w="3215" w:type="dxa"/>
          </w:tcPr>
          <w:p w:rsidR="00012D33" w:rsidRDefault="0009622D">
            <w:pPr>
              <w:pStyle w:val="TableParagraph"/>
              <w:rPr>
                <w:sz w:val="16"/>
              </w:rPr>
            </w:pPr>
            <w:r>
              <w:rPr>
                <w:w w:val="110"/>
                <w:sz w:val="16"/>
              </w:rPr>
              <w:t>Stiffener web compactness</w:t>
            </w:r>
          </w:p>
        </w:tc>
        <w:tc>
          <w:tcPr>
            <w:tcW w:w="781" w:type="dxa"/>
          </w:tcPr>
          <w:p w:rsidR="00012D33" w:rsidRDefault="00012D33"/>
        </w:tc>
        <w:tc>
          <w:tcPr>
            <w:tcW w:w="4609" w:type="dxa"/>
          </w:tcPr>
          <w:p w:rsidR="00012D33" w:rsidRDefault="00012D33"/>
        </w:tc>
      </w:tr>
      <w:tr w:rsidR="00012D33">
        <w:trPr>
          <w:trHeight w:hRule="exact" w:val="189"/>
        </w:trPr>
        <w:tc>
          <w:tcPr>
            <w:tcW w:w="754" w:type="dxa"/>
          </w:tcPr>
          <w:p w:rsidR="00012D33" w:rsidRDefault="00012D33"/>
        </w:tc>
        <w:tc>
          <w:tcPr>
            <w:tcW w:w="3215" w:type="dxa"/>
          </w:tcPr>
          <w:p w:rsidR="00012D33" w:rsidRDefault="0009622D">
            <w:pPr>
              <w:pStyle w:val="TableParagraph"/>
              <w:rPr>
                <w:sz w:val="16"/>
              </w:rPr>
            </w:pPr>
            <w:r>
              <w:rPr>
                <w:w w:val="110"/>
                <w:sz w:val="16"/>
              </w:rPr>
              <w:t xml:space="preserve">Stiffener flange </w:t>
            </w:r>
            <w:proofErr w:type="gramStart"/>
            <w:r>
              <w:rPr>
                <w:w w:val="110"/>
                <w:sz w:val="16"/>
              </w:rPr>
              <w:t>spacing  ratio</w:t>
            </w:r>
            <w:proofErr w:type="gramEnd"/>
          </w:p>
        </w:tc>
        <w:tc>
          <w:tcPr>
            <w:tcW w:w="781" w:type="dxa"/>
          </w:tcPr>
          <w:p w:rsidR="00012D33" w:rsidRDefault="0009622D">
            <w:pPr>
              <w:pStyle w:val="TableParagraph"/>
              <w:ind w:left="98" w:right="98"/>
              <w:jc w:val="center"/>
              <w:rPr>
                <w:sz w:val="16"/>
              </w:rPr>
            </w:pPr>
            <w:r>
              <w:rPr>
                <w:w w:val="110"/>
                <w:sz w:val="16"/>
              </w:rPr>
              <w:t>1.0</w:t>
            </w:r>
          </w:p>
        </w:tc>
        <w:tc>
          <w:tcPr>
            <w:tcW w:w="4609" w:type="dxa"/>
          </w:tcPr>
          <w:p w:rsidR="00012D33" w:rsidRDefault="0009622D">
            <w:pPr>
              <w:pStyle w:val="TableParagraph"/>
              <w:rPr>
                <w:sz w:val="16"/>
              </w:rPr>
            </w:pPr>
            <w:r>
              <w:rPr>
                <w:w w:val="115"/>
                <w:sz w:val="16"/>
              </w:rPr>
              <w:t>Stiffener spacing relative to flange width</w:t>
            </w:r>
          </w:p>
        </w:tc>
      </w:tr>
      <w:tr w:rsidR="00012D33">
        <w:trPr>
          <w:trHeight w:hRule="exact" w:val="195"/>
        </w:trPr>
        <w:tc>
          <w:tcPr>
            <w:tcW w:w="754" w:type="dxa"/>
            <w:tcBorders>
              <w:bottom w:val="single" w:sz="3" w:space="0" w:color="000000"/>
            </w:tcBorders>
          </w:tcPr>
          <w:p w:rsidR="00012D33" w:rsidRDefault="00012D33"/>
        </w:tc>
        <w:tc>
          <w:tcPr>
            <w:tcW w:w="3215" w:type="dxa"/>
            <w:tcBorders>
              <w:bottom w:val="single" w:sz="3" w:space="0" w:color="000000"/>
            </w:tcBorders>
          </w:tcPr>
          <w:p w:rsidR="00012D33" w:rsidRDefault="0009622D">
            <w:pPr>
              <w:pStyle w:val="TableParagraph"/>
              <w:rPr>
                <w:sz w:val="16"/>
              </w:rPr>
            </w:pPr>
            <w:r>
              <w:rPr>
                <w:w w:val="115"/>
                <w:sz w:val="16"/>
              </w:rPr>
              <w:t>Stiffener radius ratio</w:t>
            </w:r>
          </w:p>
        </w:tc>
        <w:tc>
          <w:tcPr>
            <w:tcW w:w="781" w:type="dxa"/>
            <w:tcBorders>
              <w:bottom w:val="single" w:sz="3" w:space="0" w:color="000000"/>
            </w:tcBorders>
          </w:tcPr>
          <w:p w:rsidR="00012D33" w:rsidRDefault="0009622D">
            <w:pPr>
              <w:pStyle w:val="TableParagraph"/>
              <w:ind w:left="98" w:right="98"/>
              <w:jc w:val="center"/>
              <w:rPr>
                <w:sz w:val="16"/>
              </w:rPr>
            </w:pPr>
            <w:r>
              <w:rPr>
                <w:w w:val="110"/>
                <w:sz w:val="16"/>
              </w:rPr>
              <w:t>0.50</w:t>
            </w:r>
          </w:p>
        </w:tc>
        <w:tc>
          <w:tcPr>
            <w:tcW w:w="4609" w:type="dxa"/>
            <w:tcBorders>
              <w:bottom w:val="single" w:sz="3" w:space="0" w:color="000000"/>
            </w:tcBorders>
          </w:tcPr>
          <w:p w:rsidR="00012D33" w:rsidRDefault="0009622D">
            <w:pPr>
              <w:pStyle w:val="TableParagraph"/>
              <w:rPr>
                <w:sz w:val="16"/>
              </w:rPr>
            </w:pPr>
            <w:r>
              <w:rPr>
                <w:w w:val="115"/>
                <w:sz w:val="16"/>
              </w:rPr>
              <w:t>Stiffener height relative to diameter</w:t>
            </w:r>
          </w:p>
        </w:tc>
      </w:tr>
      <w:tr w:rsidR="00012D33">
        <w:trPr>
          <w:trHeight w:hRule="exact" w:val="191"/>
        </w:trPr>
        <w:tc>
          <w:tcPr>
            <w:tcW w:w="754" w:type="dxa"/>
            <w:tcBorders>
              <w:top w:val="single" w:sz="3" w:space="0" w:color="000000"/>
            </w:tcBorders>
          </w:tcPr>
          <w:p w:rsidR="00012D33" w:rsidRDefault="00012D33"/>
        </w:tc>
        <w:tc>
          <w:tcPr>
            <w:tcW w:w="3215" w:type="dxa"/>
            <w:tcBorders>
              <w:top w:val="single" w:sz="3" w:space="0" w:color="000000"/>
            </w:tcBorders>
          </w:tcPr>
          <w:p w:rsidR="00012D33" w:rsidRDefault="0009622D">
            <w:pPr>
              <w:pStyle w:val="TableParagraph"/>
              <w:spacing w:line="167" w:lineRule="exact"/>
              <w:rPr>
                <w:b/>
                <w:sz w:val="16"/>
              </w:rPr>
            </w:pPr>
            <w:r>
              <w:rPr>
                <w:b/>
                <w:w w:val="120"/>
                <w:sz w:val="16"/>
              </w:rPr>
              <w:t>Offset Columns</w:t>
            </w:r>
          </w:p>
        </w:tc>
        <w:tc>
          <w:tcPr>
            <w:tcW w:w="781" w:type="dxa"/>
            <w:tcBorders>
              <w:top w:val="single" w:sz="3" w:space="0" w:color="000000"/>
            </w:tcBorders>
          </w:tcPr>
          <w:p w:rsidR="00012D33" w:rsidRDefault="00012D33"/>
        </w:tc>
        <w:tc>
          <w:tcPr>
            <w:tcW w:w="4609" w:type="dxa"/>
            <w:tcBorders>
              <w:top w:val="single" w:sz="3" w:space="0" w:color="000000"/>
            </w:tcBorders>
          </w:tcPr>
          <w:p w:rsidR="00012D33" w:rsidRDefault="0009622D">
            <w:pPr>
              <w:pStyle w:val="TableParagraph"/>
              <w:spacing w:line="166" w:lineRule="exact"/>
              <w:rPr>
                <w:rFonts w:ascii="Arial"/>
                <w:i/>
                <w:sz w:val="16"/>
              </w:rPr>
            </w:pPr>
            <w:r>
              <w:rPr>
                <w:rFonts w:ascii="Arial"/>
                <w:i/>
                <w:w w:val="105"/>
                <w:sz w:val="16"/>
              </w:rPr>
              <w:t>Semi only</w:t>
            </w:r>
          </w:p>
        </w:tc>
      </w:tr>
      <w:tr w:rsidR="00012D33">
        <w:trPr>
          <w:trHeight w:hRule="exact" w:val="189"/>
        </w:trPr>
        <w:tc>
          <w:tcPr>
            <w:tcW w:w="754" w:type="dxa"/>
          </w:tcPr>
          <w:p w:rsidR="00012D33" w:rsidRDefault="0009622D">
            <w:pPr>
              <w:pStyle w:val="TableParagraph"/>
              <w:ind w:left="247" w:right="247"/>
              <w:jc w:val="center"/>
              <w:rPr>
                <w:sz w:val="16"/>
              </w:rPr>
            </w:pPr>
            <w:r>
              <w:rPr>
                <w:w w:val="110"/>
                <w:sz w:val="16"/>
              </w:rPr>
              <w:t>0.0</w:t>
            </w:r>
          </w:p>
        </w:tc>
        <w:tc>
          <w:tcPr>
            <w:tcW w:w="3215" w:type="dxa"/>
          </w:tcPr>
          <w:p w:rsidR="00012D33" w:rsidRDefault="0009622D">
            <w:pPr>
              <w:pStyle w:val="TableParagraph"/>
              <w:rPr>
                <w:sz w:val="16"/>
              </w:rPr>
            </w:pPr>
            <w:proofErr w:type="gramStart"/>
            <w:r>
              <w:rPr>
                <w:w w:val="110"/>
                <w:sz w:val="16"/>
              </w:rPr>
              <w:t>Heel  freeboard</w:t>
            </w:r>
            <w:proofErr w:type="gramEnd"/>
            <w:r>
              <w:rPr>
                <w:w w:val="110"/>
                <w:sz w:val="16"/>
              </w:rPr>
              <w:t xml:space="preserve"> margin</w:t>
            </w:r>
          </w:p>
        </w:tc>
        <w:tc>
          <w:tcPr>
            <w:tcW w:w="781" w:type="dxa"/>
          </w:tcPr>
          <w:p w:rsidR="00012D33" w:rsidRDefault="00012D33"/>
        </w:tc>
        <w:tc>
          <w:tcPr>
            <w:tcW w:w="4609" w:type="dxa"/>
          </w:tcPr>
          <w:p w:rsidR="00012D33" w:rsidRDefault="0009622D">
            <w:pPr>
              <w:pStyle w:val="TableParagraph"/>
              <w:rPr>
                <w:sz w:val="16"/>
              </w:rPr>
            </w:pPr>
            <w:r>
              <w:rPr>
                <w:w w:val="115"/>
                <w:sz w:val="16"/>
              </w:rPr>
              <w:t>Height required to stay above waterline at max heel</w:t>
            </w:r>
          </w:p>
        </w:tc>
      </w:tr>
      <w:tr w:rsidR="00012D33">
        <w:trPr>
          <w:trHeight w:hRule="exact" w:val="195"/>
        </w:trPr>
        <w:tc>
          <w:tcPr>
            <w:tcW w:w="754" w:type="dxa"/>
            <w:tcBorders>
              <w:bottom w:val="single" w:sz="3" w:space="0" w:color="000000"/>
            </w:tcBorders>
          </w:tcPr>
          <w:p w:rsidR="00012D33" w:rsidRDefault="0009622D">
            <w:pPr>
              <w:pStyle w:val="TableParagraph"/>
              <w:ind w:left="247" w:right="247"/>
              <w:jc w:val="center"/>
              <w:rPr>
                <w:sz w:val="16"/>
              </w:rPr>
            </w:pPr>
            <w:r>
              <w:rPr>
                <w:w w:val="110"/>
                <w:sz w:val="16"/>
              </w:rPr>
              <w:t>0.0</w:t>
            </w:r>
          </w:p>
        </w:tc>
        <w:tc>
          <w:tcPr>
            <w:tcW w:w="3215" w:type="dxa"/>
            <w:tcBorders>
              <w:bottom w:val="single" w:sz="3" w:space="0" w:color="000000"/>
            </w:tcBorders>
          </w:tcPr>
          <w:p w:rsidR="00012D33" w:rsidRDefault="0009622D">
            <w:pPr>
              <w:pStyle w:val="TableParagraph"/>
              <w:rPr>
                <w:sz w:val="16"/>
              </w:rPr>
            </w:pPr>
            <w:r>
              <w:rPr>
                <w:w w:val="115"/>
                <w:sz w:val="16"/>
              </w:rPr>
              <w:t>Heel draft margin</w:t>
            </w:r>
          </w:p>
        </w:tc>
        <w:tc>
          <w:tcPr>
            <w:tcW w:w="781" w:type="dxa"/>
            <w:tcBorders>
              <w:bottom w:val="single" w:sz="3" w:space="0" w:color="000000"/>
            </w:tcBorders>
          </w:tcPr>
          <w:p w:rsidR="00012D33" w:rsidRDefault="00012D33"/>
        </w:tc>
        <w:tc>
          <w:tcPr>
            <w:tcW w:w="4609" w:type="dxa"/>
            <w:tcBorders>
              <w:bottom w:val="single" w:sz="3" w:space="0" w:color="000000"/>
            </w:tcBorders>
          </w:tcPr>
          <w:p w:rsidR="00012D33" w:rsidRDefault="0009622D">
            <w:pPr>
              <w:pStyle w:val="TableParagraph"/>
              <w:rPr>
                <w:sz w:val="16"/>
              </w:rPr>
            </w:pPr>
            <w:r>
              <w:rPr>
                <w:w w:val="115"/>
                <w:sz w:val="16"/>
              </w:rPr>
              <w:t xml:space="preserve">Draft required to stay submerged at </w:t>
            </w:r>
            <w:proofErr w:type="gramStart"/>
            <w:r>
              <w:rPr>
                <w:w w:val="115"/>
                <w:sz w:val="16"/>
              </w:rPr>
              <w:t>max  heel</w:t>
            </w:r>
            <w:proofErr w:type="gramEnd"/>
          </w:p>
        </w:tc>
      </w:tr>
      <w:tr w:rsidR="00012D33">
        <w:trPr>
          <w:trHeight w:hRule="exact" w:val="191"/>
        </w:trPr>
        <w:tc>
          <w:tcPr>
            <w:tcW w:w="754" w:type="dxa"/>
            <w:tcBorders>
              <w:top w:val="single" w:sz="3" w:space="0" w:color="000000"/>
            </w:tcBorders>
          </w:tcPr>
          <w:p w:rsidR="00012D33" w:rsidRDefault="00012D33"/>
        </w:tc>
        <w:tc>
          <w:tcPr>
            <w:tcW w:w="3215" w:type="dxa"/>
            <w:tcBorders>
              <w:top w:val="single" w:sz="3" w:space="0" w:color="000000"/>
            </w:tcBorders>
          </w:tcPr>
          <w:p w:rsidR="00012D33" w:rsidRDefault="0009622D">
            <w:pPr>
              <w:pStyle w:val="TableParagraph"/>
              <w:spacing w:line="167" w:lineRule="exact"/>
              <w:rPr>
                <w:b/>
                <w:sz w:val="16"/>
              </w:rPr>
            </w:pPr>
            <w:r>
              <w:rPr>
                <w:b/>
                <w:w w:val="125"/>
                <w:sz w:val="16"/>
              </w:rPr>
              <w:t>Pontoons</w:t>
            </w:r>
          </w:p>
        </w:tc>
        <w:tc>
          <w:tcPr>
            <w:tcW w:w="781" w:type="dxa"/>
            <w:tcBorders>
              <w:top w:val="single" w:sz="3" w:space="0" w:color="000000"/>
            </w:tcBorders>
          </w:tcPr>
          <w:p w:rsidR="00012D33" w:rsidRDefault="00012D33"/>
        </w:tc>
        <w:tc>
          <w:tcPr>
            <w:tcW w:w="4609" w:type="dxa"/>
            <w:tcBorders>
              <w:top w:val="single" w:sz="3" w:space="0" w:color="000000"/>
            </w:tcBorders>
          </w:tcPr>
          <w:p w:rsidR="00012D33" w:rsidRDefault="0009622D">
            <w:pPr>
              <w:pStyle w:val="TableParagraph"/>
              <w:spacing w:line="166" w:lineRule="exact"/>
              <w:rPr>
                <w:rFonts w:ascii="Arial"/>
                <w:i/>
                <w:sz w:val="16"/>
              </w:rPr>
            </w:pPr>
            <w:r>
              <w:rPr>
                <w:rFonts w:ascii="Arial"/>
                <w:i/>
                <w:w w:val="105"/>
                <w:sz w:val="16"/>
              </w:rPr>
              <w:t>Semi only</w:t>
            </w:r>
          </w:p>
        </w:tc>
      </w:tr>
      <w:tr w:rsidR="00012D33">
        <w:trPr>
          <w:trHeight w:hRule="exact" w:val="195"/>
        </w:trPr>
        <w:tc>
          <w:tcPr>
            <w:tcW w:w="754" w:type="dxa"/>
            <w:tcBorders>
              <w:bottom w:val="single" w:sz="3" w:space="0" w:color="000000"/>
            </w:tcBorders>
          </w:tcPr>
          <w:p w:rsidR="00012D33" w:rsidRDefault="00012D33"/>
        </w:tc>
        <w:tc>
          <w:tcPr>
            <w:tcW w:w="3215" w:type="dxa"/>
            <w:tcBorders>
              <w:bottom w:val="single" w:sz="3" w:space="0" w:color="000000"/>
            </w:tcBorders>
          </w:tcPr>
          <w:p w:rsidR="00012D33" w:rsidRDefault="0009622D">
            <w:pPr>
              <w:pStyle w:val="TableParagraph"/>
              <w:rPr>
                <w:sz w:val="16"/>
              </w:rPr>
            </w:pPr>
            <w:r>
              <w:rPr>
                <w:w w:val="115"/>
                <w:sz w:val="16"/>
              </w:rPr>
              <w:t>Eurocode stress limit</w:t>
            </w:r>
          </w:p>
        </w:tc>
        <w:tc>
          <w:tcPr>
            <w:tcW w:w="781" w:type="dxa"/>
            <w:tcBorders>
              <w:bottom w:val="single" w:sz="3" w:space="0" w:color="000000"/>
            </w:tcBorders>
          </w:tcPr>
          <w:p w:rsidR="00012D33" w:rsidRDefault="0009622D">
            <w:pPr>
              <w:pStyle w:val="TableParagraph"/>
              <w:ind w:left="98" w:right="98"/>
              <w:jc w:val="center"/>
              <w:rPr>
                <w:sz w:val="16"/>
              </w:rPr>
            </w:pPr>
            <w:r>
              <w:rPr>
                <w:w w:val="110"/>
                <w:sz w:val="16"/>
              </w:rPr>
              <w:t>1.0</w:t>
            </w:r>
          </w:p>
        </w:tc>
        <w:tc>
          <w:tcPr>
            <w:tcW w:w="4609" w:type="dxa"/>
            <w:tcBorders>
              <w:bottom w:val="single" w:sz="3" w:space="0" w:color="000000"/>
            </w:tcBorders>
          </w:tcPr>
          <w:p w:rsidR="00012D33" w:rsidRDefault="00012D33"/>
        </w:tc>
      </w:tr>
      <w:tr w:rsidR="00012D33">
        <w:trPr>
          <w:trHeight w:hRule="exact" w:val="191"/>
        </w:trPr>
        <w:tc>
          <w:tcPr>
            <w:tcW w:w="754" w:type="dxa"/>
            <w:tcBorders>
              <w:top w:val="single" w:sz="3" w:space="0" w:color="000000"/>
            </w:tcBorders>
          </w:tcPr>
          <w:p w:rsidR="00012D33" w:rsidRDefault="00012D33"/>
        </w:tc>
        <w:tc>
          <w:tcPr>
            <w:tcW w:w="3215" w:type="dxa"/>
            <w:tcBorders>
              <w:top w:val="single" w:sz="3" w:space="0" w:color="000000"/>
            </w:tcBorders>
          </w:tcPr>
          <w:p w:rsidR="00012D33" w:rsidRDefault="0009622D">
            <w:pPr>
              <w:pStyle w:val="TableParagraph"/>
              <w:spacing w:line="167" w:lineRule="exact"/>
              <w:rPr>
                <w:b/>
                <w:sz w:val="16"/>
              </w:rPr>
            </w:pPr>
            <w:r>
              <w:rPr>
                <w:b/>
                <w:w w:val="120"/>
                <w:sz w:val="16"/>
              </w:rPr>
              <w:t>Tower</w:t>
            </w:r>
          </w:p>
        </w:tc>
        <w:tc>
          <w:tcPr>
            <w:tcW w:w="781" w:type="dxa"/>
            <w:tcBorders>
              <w:top w:val="single" w:sz="3" w:space="0" w:color="000000"/>
            </w:tcBorders>
          </w:tcPr>
          <w:p w:rsidR="00012D33" w:rsidRDefault="00012D33"/>
        </w:tc>
        <w:tc>
          <w:tcPr>
            <w:tcW w:w="4609" w:type="dxa"/>
            <w:tcBorders>
              <w:top w:val="single" w:sz="3" w:space="0" w:color="000000"/>
            </w:tcBorders>
          </w:tcPr>
          <w:p w:rsidR="00012D33" w:rsidRDefault="00012D33"/>
        </w:tc>
      </w:tr>
      <w:tr w:rsidR="00012D33">
        <w:trPr>
          <w:trHeight w:hRule="exact" w:val="195"/>
        </w:trPr>
        <w:tc>
          <w:tcPr>
            <w:tcW w:w="754" w:type="dxa"/>
            <w:tcBorders>
              <w:bottom w:val="single" w:sz="3" w:space="0" w:color="000000"/>
            </w:tcBorders>
          </w:tcPr>
          <w:p w:rsidR="00012D33" w:rsidRDefault="0009622D">
            <w:pPr>
              <w:pStyle w:val="TableParagraph"/>
              <w:ind w:left="198"/>
              <w:rPr>
                <w:sz w:val="16"/>
              </w:rPr>
            </w:pPr>
            <w:r>
              <w:rPr>
                <w:w w:val="105"/>
                <w:sz w:val="16"/>
              </w:rPr>
              <w:t>-0.01</w:t>
            </w:r>
          </w:p>
        </w:tc>
        <w:tc>
          <w:tcPr>
            <w:tcW w:w="3215" w:type="dxa"/>
            <w:tcBorders>
              <w:bottom w:val="single" w:sz="3" w:space="0" w:color="000000"/>
            </w:tcBorders>
          </w:tcPr>
          <w:p w:rsidR="00012D33" w:rsidRDefault="0009622D">
            <w:pPr>
              <w:pStyle w:val="TableParagraph"/>
              <w:rPr>
                <w:sz w:val="16"/>
              </w:rPr>
            </w:pPr>
            <w:r>
              <w:rPr>
                <w:w w:val="115"/>
                <w:sz w:val="16"/>
              </w:rPr>
              <w:t>Hub height error</w:t>
            </w:r>
          </w:p>
        </w:tc>
        <w:tc>
          <w:tcPr>
            <w:tcW w:w="781" w:type="dxa"/>
            <w:tcBorders>
              <w:bottom w:val="single" w:sz="3" w:space="0" w:color="000000"/>
            </w:tcBorders>
          </w:tcPr>
          <w:p w:rsidR="00012D33" w:rsidRDefault="0009622D">
            <w:pPr>
              <w:pStyle w:val="TableParagraph"/>
              <w:ind w:left="98" w:right="98"/>
              <w:jc w:val="center"/>
              <w:rPr>
                <w:sz w:val="16"/>
              </w:rPr>
            </w:pPr>
            <w:r>
              <w:rPr>
                <w:w w:val="105"/>
                <w:sz w:val="16"/>
              </w:rPr>
              <w:t>0.01</w:t>
            </w:r>
          </w:p>
        </w:tc>
        <w:tc>
          <w:tcPr>
            <w:tcW w:w="4609" w:type="dxa"/>
            <w:tcBorders>
              <w:bottom w:val="single" w:sz="3" w:space="0" w:color="000000"/>
            </w:tcBorders>
          </w:tcPr>
          <w:p w:rsidR="00012D33" w:rsidRDefault="00012D33"/>
        </w:tc>
      </w:tr>
      <w:tr w:rsidR="00012D33">
        <w:trPr>
          <w:trHeight w:hRule="exact" w:val="191"/>
        </w:trPr>
        <w:tc>
          <w:tcPr>
            <w:tcW w:w="754" w:type="dxa"/>
            <w:tcBorders>
              <w:top w:val="single" w:sz="3" w:space="0" w:color="000000"/>
            </w:tcBorders>
          </w:tcPr>
          <w:p w:rsidR="00012D33" w:rsidRDefault="00012D33"/>
        </w:tc>
        <w:tc>
          <w:tcPr>
            <w:tcW w:w="3215" w:type="dxa"/>
            <w:tcBorders>
              <w:top w:val="single" w:sz="3" w:space="0" w:color="000000"/>
            </w:tcBorders>
          </w:tcPr>
          <w:p w:rsidR="00012D33" w:rsidRDefault="0009622D">
            <w:pPr>
              <w:pStyle w:val="TableParagraph"/>
              <w:spacing w:line="167" w:lineRule="exact"/>
              <w:rPr>
                <w:b/>
                <w:sz w:val="16"/>
              </w:rPr>
            </w:pPr>
            <w:r>
              <w:rPr>
                <w:b/>
                <w:w w:val="120"/>
                <w:sz w:val="16"/>
              </w:rPr>
              <w:t>Mooring</w:t>
            </w:r>
          </w:p>
        </w:tc>
        <w:tc>
          <w:tcPr>
            <w:tcW w:w="781" w:type="dxa"/>
            <w:tcBorders>
              <w:top w:val="single" w:sz="3" w:space="0" w:color="000000"/>
            </w:tcBorders>
          </w:tcPr>
          <w:p w:rsidR="00012D33" w:rsidRDefault="00012D33"/>
        </w:tc>
        <w:tc>
          <w:tcPr>
            <w:tcW w:w="4609" w:type="dxa"/>
            <w:tcBorders>
              <w:top w:val="single" w:sz="3" w:space="0" w:color="000000"/>
            </w:tcBorders>
          </w:tcPr>
          <w:p w:rsidR="00012D33" w:rsidRDefault="00012D33"/>
        </w:tc>
      </w:tr>
      <w:tr w:rsidR="00012D33">
        <w:trPr>
          <w:trHeight w:hRule="exact" w:val="189"/>
        </w:trPr>
        <w:tc>
          <w:tcPr>
            <w:tcW w:w="754" w:type="dxa"/>
          </w:tcPr>
          <w:p w:rsidR="00012D33" w:rsidRDefault="0009622D">
            <w:pPr>
              <w:pStyle w:val="TableParagraph"/>
              <w:ind w:left="247" w:right="247"/>
              <w:jc w:val="center"/>
              <w:rPr>
                <w:sz w:val="16"/>
              </w:rPr>
            </w:pPr>
            <w:r>
              <w:rPr>
                <w:w w:val="110"/>
                <w:sz w:val="16"/>
              </w:rPr>
              <w:t>0.0</w:t>
            </w:r>
          </w:p>
        </w:tc>
        <w:tc>
          <w:tcPr>
            <w:tcW w:w="3215" w:type="dxa"/>
          </w:tcPr>
          <w:p w:rsidR="00012D33" w:rsidRDefault="0009622D">
            <w:pPr>
              <w:pStyle w:val="TableParagraph"/>
              <w:rPr>
                <w:sz w:val="16"/>
              </w:rPr>
            </w:pPr>
            <w:r>
              <w:rPr>
                <w:w w:val="115"/>
                <w:sz w:val="16"/>
              </w:rPr>
              <w:t>Axial stress limit</w:t>
            </w:r>
          </w:p>
        </w:tc>
        <w:tc>
          <w:tcPr>
            <w:tcW w:w="781" w:type="dxa"/>
          </w:tcPr>
          <w:p w:rsidR="00012D33" w:rsidRDefault="0009622D">
            <w:pPr>
              <w:pStyle w:val="TableParagraph"/>
              <w:ind w:left="98" w:right="98"/>
              <w:jc w:val="center"/>
              <w:rPr>
                <w:sz w:val="16"/>
              </w:rPr>
            </w:pPr>
            <w:r>
              <w:rPr>
                <w:w w:val="110"/>
                <w:sz w:val="16"/>
              </w:rPr>
              <w:t>1.0</w:t>
            </w:r>
          </w:p>
        </w:tc>
        <w:tc>
          <w:tcPr>
            <w:tcW w:w="4609" w:type="dxa"/>
          </w:tcPr>
          <w:p w:rsidR="00012D33" w:rsidRDefault="00012D33"/>
        </w:tc>
      </w:tr>
      <w:tr w:rsidR="00012D33">
        <w:trPr>
          <w:trHeight w:hRule="exact" w:val="189"/>
        </w:trPr>
        <w:tc>
          <w:tcPr>
            <w:tcW w:w="754" w:type="dxa"/>
          </w:tcPr>
          <w:p w:rsidR="00012D33" w:rsidRDefault="00012D33"/>
        </w:tc>
        <w:tc>
          <w:tcPr>
            <w:tcW w:w="3215" w:type="dxa"/>
          </w:tcPr>
          <w:p w:rsidR="00012D33" w:rsidRDefault="0009622D">
            <w:pPr>
              <w:pStyle w:val="TableParagraph"/>
              <w:rPr>
                <w:sz w:val="16"/>
              </w:rPr>
            </w:pPr>
            <w:r>
              <w:rPr>
                <w:w w:val="115"/>
                <w:sz w:val="16"/>
              </w:rPr>
              <w:t>Line length limit</w:t>
            </w:r>
          </w:p>
        </w:tc>
        <w:tc>
          <w:tcPr>
            <w:tcW w:w="781" w:type="dxa"/>
          </w:tcPr>
          <w:p w:rsidR="00012D33" w:rsidRDefault="0009622D">
            <w:pPr>
              <w:pStyle w:val="TableParagraph"/>
              <w:ind w:left="98" w:right="98"/>
              <w:jc w:val="center"/>
              <w:rPr>
                <w:sz w:val="16"/>
              </w:rPr>
            </w:pPr>
            <w:r>
              <w:rPr>
                <w:w w:val="110"/>
                <w:sz w:val="16"/>
              </w:rPr>
              <w:t>1.0</w:t>
            </w:r>
          </w:p>
        </w:tc>
        <w:tc>
          <w:tcPr>
            <w:tcW w:w="4609" w:type="dxa"/>
          </w:tcPr>
          <w:p w:rsidR="00012D33" w:rsidRDefault="0009622D">
            <w:pPr>
              <w:pStyle w:val="TableParagraph"/>
              <w:rPr>
                <w:sz w:val="16"/>
              </w:rPr>
            </w:pPr>
            <w:r>
              <w:rPr>
                <w:w w:val="115"/>
                <w:sz w:val="16"/>
              </w:rPr>
              <w:t>Loss of tension or catenary hang</w:t>
            </w:r>
          </w:p>
        </w:tc>
      </w:tr>
      <w:tr w:rsidR="00012D33">
        <w:trPr>
          <w:trHeight w:hRule="exact" w:val="189"/>
        </w:trPr>
        <w:tc>
          <w:tcPr>
            <w:tcW w:w="754" w:type="dxa"/>
          </w:tcPr>
          <w:p w:rsidR="00012D33" w:rsidRDefault="00012D33"/>
        </w:tc>
        <w:tc>
          <w:tcPr>
            <w:tcW w:w="3215" w:type="dxa"/>
          </w:tcPr>
          <w:p w:rsidR="00012D33" w:rsidRDefault="0009622D">
            <w:pPr>
              <w:pStyle w:val="TableParagraph"/>
              <w:rPr>
                <w:sz w:val="16"/>
              </w:rPr>
            </w:pPr>
            <w:r>
              <w:rPr>
                <w:w w:val="115"/>
                <w:sz w:val="16"/>
              </w:rPr>
              <w:t>Heel moment ratio</w:t>
            </w:r>
          </w:p>
        </w:tc>
        <w:tc>
          <w:tcPr>
            <w:tcW w:w="781" w:type="dxa"/>
          </w:tcPr>
          <w:p w:rsidR="00012D33" w:rsidRDefault="0009622D">
            <w:pPr>
              <w:pStyle w:val="TableParagraph"/>
              <w:ind w:left="98" w:right="98"/>
              <w:jc w:val="center"/>
              <w:rPr>
                <w:sz w:val="16"/>
              </w:rPr>
            </w:pPr>
            <w:r>
              <w:rPr>
                <w:w w:val="110"/>
                <w:sz w:val="16"/>
              </w:rPr>
              <w:t>1.0</w:t>
            </w:r>
          </w:p>
        </w:tc>
        <w:tc>
          <w:tcPr>
            <w:tcW w:w="4609" w:type="dxa"/>
          </w:tcPr>
          <w:p w:rsidR="00012D33" w:rsidRDefault="0009622D">
            <w:pPr>
              <w:pStyle w:val="TableParagraph"/>
              <w:rPr>
                <w:sz w:val="16"/>
              </w:rPr>
            </w:pPr>
            <w:r>
              <w:rPr>
                <w:w w:val="115"/>
                <w:sz w:val="16"/>
              </w:rPr>
              <w:t>Ratio of overturning moment to restoring moment</w:t>
            </w:r>
          </w:p>
        </w:tc>
      </w:tr>
      <w:tr w:rsidR="00012D33">
        <w:trPr>
          <w:trHeight w:hRule="exact" w:val="195"/>
        </w:trPr>
        <w:tc>
          <w:tcPr>
            <w:tcW w:w="754" w:type="dxa"/>
            <w:tcBorders>
              <w:bottom w:val="single" w:sz="3" w:space="0" w:color="000000"/>
            </w:tcBorders>
          </w:tcPr>
          <w:p w:rsidR="00012D33" w:rsidRDefault="00012D33"/>
        </w:tc>
        <w:tc>
          <w:tcPr>
            <w:tcW w:w="3215" w:type="dxa"/>
            <w:tcBorders>
              <w:bottom w:val="single" w:sz="3" w:space="0" w:color="000000"/>
            </w:tcBorders>
          </w:tcPr>
          <w:p w:rsidR="00012D33" w:rsidRDefault="0009622D">
            <w:pPr>
              <w:pStyle w:val="TableParagraph"/>
              <w:rPr>
                <w:sz w:val="16"/>
              </w:rPr>
            </w:pPr>
            <w:proofErr w:type="gramStart"/>
            <w:r>
              <w:rPr>
                <w:w w:val="110"/>
                <w:sz w:val="16"/>
              </w:rPr>
              <w:t>Surge  force</w:t>
            </w:r>
            <w:proofErr w:type="gramEnd"/>
            <w:r>
              <w:rPr>
                <w:w w:val="110"/>
                <w:sz w:val="16"/>
              </w:rPr>
              <w:t xml:space="preserve"> ratio</w:t>
            </w:r>
          </w:p>
        </w:tc>
        <w:tc>
          <w:tcPr>
            <w:tcW w:w="781" w:type="dxa"/>
            <w:tcBorders>
              <w:bottom w:val="single" w:sz="3" w:space="0" w:color="000000"/>
            </w:tcBorders>
          </w:tcPr>
          <w:p w:rsidR="00012D33" w:rsidRDefault="0009622D">
            <w:pPr>
              <w:pStyle w:val="TableParagraph"/>
              <w:ind w:left="98" w:right="98"/>
              <w:jc w:val="center"/>
              <w:rPr>
                <w:sz w:val="16"/>
              </w:rPr>
            </w:pPr>
            <w:r>
              <w:rPr>
                <w:w w:val="110"/>
                <w:sz w:val="16"/>
              </w:rPr>
              <w:t>1.0</w:t>
            </w:r>
          </w:p>
        </w:tc>
        <w:tc>
          <w:tcPr>
            <w:tcW w:w="4609" w:type="dxa"/>
            <w:tcBorders>
              <w:bottom w:val="single" w:sz="3" w:space="0" w:color="000000"/>
            </w:tcBorders>
          </w:tcPr>
          <w:p w:rsidR="00012D33" w:rsidRDefault="0009622D">
            <w:pPr>
              <w:pStyle w:val="TableParagraph"/>
              <w:rPr>
                <w:sz w:val="16"/>
              </w:rPr>
            </w:pPr>
            <w:r>
              <w:rPr>
                <w:w w:val="115"/>
                <w:sz w:val="16"/>
              </w:rPr>
              <w:t>Ratio of surge force to restoring force</w:t>
            </w:r>
          </w:p>
        </w:tc>
      </w:tr>
      <w:tr w:rsidR="00012D33">
        <w:trPr>
          <w:trHeight w:hRule="exact" w:val="191"/>
        </w:trPr>
        <w:tc>
          <w:tcPr>
            <w:tcW w:w="754" w:type="dxa"/>
            <w:tcBorders>
              <w:top w:val="single" w:sz="3" w:space="0" w:color="000000"/>
            </w:tcBorders>
          </w:tcPr>
          <w:p w:rsidR="00012D33" w:rsidRDefault="00012D33"/>
        </w:tc>
        <w:tc>
          <w:tcPr>
            <w:tcW w:w="3215" w:type="dxa"/>
            <w:tcBorders>
              <w:top w:val="single" w:sz="3" w:space="0" w:color="000000"/>
            </w:tcBorders>
          </w:tcPr>
          <w:p w:rsidR="00012D33" w:rsidRDefault="0009622D">
            <w:pPr>
              <w:pStyle w:val="TableParagraph"/>
              <w:spacing w:line="167" w:lineRule="exact"/>
              <w:rPr>
                <w:b/>
                <w:sz w:val="16"/>
              </w:rPr>
            </w:pPr>
            <w:r>
              <w:rPr>
                <w:b/>
                <w:w w:val="125"/>
                <w:sz w:val="16"/>
              </w:rPr>
              <w:t>Geometry</w:t>
            </w:r>
          </w:p>
        </w:tc>
        <w:tc>
          <w:tcPr>
            <w:tcW w:w="781" w:type="dxa"/>
            <w:tcBorders>
              <w:top w:val="single" w:sz="3" w:space="0" w:color="000000"/>
            </w:tcBorders>
          </w:tcPr>
          <w:p w:rsidR="00012D33" w:rsidRDefault="00012D33"/>
        </w:tc>
        <w:tc>
          <w:tcPr>
            <w:tcW w:w="4609" w:type="dxa"/>
            <w:tcBorders>
              <w:top w:val="single" w:sz="3" w:space="0" w:color="000000"/>
            </w:tcBorders>
          </w:tcPr>
          <w:p w:rsidR="00012D33" w:rsidRDefault="00012D33"/>
        </w:tc>
      </w:tr>
      <w:tr w:rsidR="00012D33">
        <w:trPr>
          <w:trHeight w:hRule="exact" w:val="189"/>
        </w:trPr>
        <w:tc>
          <w:tcPr>
            <w:tcW w:w="754" w:type="dxa"/>
          </w:tcPr>
          <w:p w:rsidR="00012D33" w:rsidRDefault="0009622D">
            <w:pPr>
              <w:pStyle w:val="TableParagraph"/>
              <w:ind w:left="247" w:right="247"/>
              <w:jc w:val="center"/>
              <w:rPr>
                <w:sz w:val="16"/>
              </w:rPr>
            </w:pPr>
            <w:r>
              <w:rPr>
                <w:w w:val="110"/>
                <w:sz w:val="16"/>
              </w:rPr>
              <w:t>1.0</w:t>
            </w:r>
          </w:p>
        </w:tc>
        <w:tc>
          <w:tcPr>
            <w:tcW w:w="3215" w:type="dxa"/>
          </w:tcPr>
          <w:p w:rsidR="00012D33" w:rsidRDefault="0009622D">
            <w:pPr>
              <w:pStyle w:val="TableParagraph"/>
              <w:rPr>
                <w:sz w:val="16"/>
              </w:rPr>
            </w:pPr>
            <w:r>
              <w:rPr>
                <w:w w:val="110"/>
                <w:sz w:val="16"/>
              </w:rPr>
              <w:t>Main-offset spacing</w:t>
            </w:r>
          </w:p>
        </w:tc>
        <w:tc>
          <w:tcPr>
            <w:tcW w:w="781" w:type="dxa"/>
          </w:tcPr>
          <w:p w:rsidR="00012D33" w:rsidRDefault="00012D33"/>
        </w:tc>
        <w:tc>
          <w:tcPr>
            <w:tcW w:w="4609" w:type="dxa"/>
          </w:tcPr>
          <w:p w:rsidR="00012D33" w:rsidRDefault="0009622D">
            <w:pPr>
              <w:pStyle w:val="TableParagraph"/>
              <w:rPr>
                <w:sz w:val="16"/>
              </w:rPr>
            </w:pPr>
            <w:r>
              <w:rPr>
                <w:w w:val="115"/>
                <w:sz w:val="16"/>
              </w:rPr>
              <w:t>Minimum spacing between main and offset columns</w:t>
            </w:r>
          </w:p>
        </w:tc>
      </w:tr>
      <w:tr w:rsidR="00012D33">
        <w:trPr>
          <w:trHeight w:hRule="exact" w:val="189"/>
        </w:trPr>
        <w:tc>
          <w:tcPr>
            <w:tcW w:w="754" w:type="dxa"/>
          </w:tcPr>
          <w:p w:rsidR="00012D33" w:rsidRDefault="0009622D">
            <w:pPr>
              <w:pStyle w:val="TableParagraph"/>
              <w:ind w:left="247" w:right="247"/>
              <w:jc w:val="center"/>
              <w:rPr>
                <w:sz w:val="16"/>
              </w:rPr>
            </w:pPr>
            <w:r>
              <w:rPr>
                <w:w w:val="110"/>
                <w:sz w:val="16"/>
              </w:rPr>
              <w:t>0.0</w:t>
            </w:r>
          </w:p>
        </w:tc>
        <w:tc>
          <w:tcPr>
            <w:tcW w:w="3215" w:type="dxa"/>
          </w:tcPr>
          <w:p w:rsidR="00012D33" w:rsidRDefault="0009622D">
            <w:pPr>
              <w:pStyle w:val="TableParagraph"/>
              <w:rPr>
                <w:sz w:val="16"/>
              </w:rPr>
            </w:pPr>
            <w:proofErr w:type="spellStart"/>
            <w:r>
              <w:rPr>
                <w:w w:val="115"/>
                <w:sz w:val="16"/>
              </w:rPr>
              <w:t>Fairlead:draft</w:t>
            </w:r>
            <w:proofErr w:type="spellEnd"/>
            <w:r>
              <w:rPr>
                <w:w w:val="115"/>
                <w:sz w:val="16"/>
              </w:rPr>
              <w:t xml:space="preserve"> ratio</w:t>
            </w:r>
          </w:p>
        </w:tc>
        <w:tc>
          <w:tcPr>
            <w:tcW w:w="781" w:type="dxa"/>
          </w:tcPr>
          <w:p w:rsidR="00012D33" w:rsidRDefault="0009622D">
            <w:pPr>
              <w:pStyle w:val="TableParagraph"/>
              <w:ind w:left="98" w:right="98"/>
              <w:jc w:val="center"/>
              <w:rPr>
                <w:sz w:val="16"/>
              </w:rPr>
            </w:pPr>
            <w:r>
              <w:rPr>
                <w:w w:val="110"/>
                <w:sz w:val="16"/>
              </w:rPr>
              <w:t>1.0</w:t>
            </w:r>
          </w:p>
        </w:tc>
        <w:tc>
          <w:tcPr>
            <w:tcW w:w="4609" w:type="dxa"/>
          </w:tcPr>
          <w:p w:rsidR="00012D33" w:rsidRDefault="00012D33"/>
        </w:tc>
      </w:tr>
      <w:tr w:rsidR="00012D33">
        <w:trPr>
          <w:trHeight w:hRule="exact" w:val="189"/>
        </w:trPr>
        <w:tc>
          <w:tcPr>
            <w:tcW w:w="754" w:type="dxa"/>
          </w:tcPr>
          <w:p w:rsidR="00012D33" w:rsidRDefault="0009622D">
            <w:pPr>
              <w:pStyle w:val="TableParagraph"/>
              <w:ind w:left="247" w:right="247"/>
              <w:jc w:val="center"/>
              <w:rPr>
                <w:sz w:val="16"/>
              </w:rPr>
            </w:pPr>
            <w:r>
              <w:rPr>
                <w:w w:val="110"/>
                <w:sz w:val="16"/>
              </w:rPr>
              <w:t>0.0</w:t>
            </w:r>
          </w:p>
        </w:tc>
        <w:tc>
          <w:tcPr>
            <w:tcW w:w="3215" w:type="dxa"/>
          </w:tcPr>
          <w:p w:rsidR="00012D33" w:rsidRDefault="0009622D">
            <w:pPr>
              <w:pStyle w:val="TableParagraph"/>
              <w:rPr>
                <w:sz w:val="16"/>
              </w:rPr>
            </w:pPr>
            <w:proofErr w:type="gramStart"/>
            <w:r>
              <w:rPr>
                <w:w w:val="110"/>
                <w:sz w:val="16"/>
              </w:rPr>
              <w:t>Nacelle  transition</w:t>
            </w:r>
            <w:proofErr w:type="gramEnd"/>
            <w:r>
              <w:rPr>
                <w:w w:val="110"/>
                <w:sz w:val="16"/>
              </w:rPr>
              <w:t xml:space="preserve"> buffer</w:t>
            </w:r>
          </w:p>
        </w:tc>
        <w:tc>
          <w:tcPr>
            <w:tcW w:w="781" w:type="dxa"/>
          </w:tcPr>
          <w:p w:rsidR="00012D33" w:rsidRDefault="00012D33"/>
        </w:tc>
        <w:tc>
          <w:tcPr>
            <w:tcW w:w="4609" w:type="dxa"/>
          </w:tcPr>
          <w:p w:rsidR="00012D33" w:rsidRDefault="0009622D">
            <w:pPr>
              <w:pStyle w:val="TableParagraph"/>
              <w:rPr>
                <w:sz w:val="16"/>
              </w:rPr>
            </w:pPr>
            <w:r>
              <w:rPr>
                <w:w w:val="115"/>
                <w:sz w:val="16"/>
              </w:rPr>
              <w:t xml:space="preserve">Tower diameter limit at </w:t>
            </w:r>
            <w:proofErr w:type="gramStart"/>
            <w:r>
              <w:rPr>
                <w:w w:val="115"/>
                <w:sz w:val="16"/>
              </w:rPr>
              <w:t>nacelle  junction</w:t>
            </w:r>
            <w:proofErr w:type="gramEnd"/>
          </w:p>
        </w:tc>
      </w:tr>
      <w:tr w:rsidR="00012D33">
        <w:trPr>
          <w:trHeight w:hRule="exact" w:val="195"/>
        </w:trPr>
        <w:tc>
          <w:tcPr>
            <w:tcW w:w="754" w:type="dxa"/>
            <w:tcBorders>
              <w:bottom w:val="single" w:sz="3" w:space="0" w:color="000000"/>
            </w:tcBorders>
          </w:tcPr>
          <w:p w:rsidR="00012D33" w:rsidRDefault="0009622D">
            <w:pPr>
              <w:pStyle w:val="TableParagraph"/>
              <w:ind w:left="240"/>
              <w:rPr>
                <w:sz w:val="16"/>
              </w:rPr>
            </w:pPr>
            <w:r>
              <w:rPr>
                <w:w w:val="110"/>
                <w:sz w:val="16"/>
              </w:rPr>
              <w:t>-1.0</w:t>
            </w:r>
          </w:p>
        </w:tc>
        <w:tc>
          <w:tcPr>
            <w:tcW w:w="3215" w:type="dxa"/>
            <w:tcBorders>
              <w:bottom w:val="single" w:sz="3" w:space="0" w:color="000000"/>
            </w:tcBorders>
          </w:tcPr>
          <w:p w:rsidR="00012D33" w:rsidRDefault="0009622D">
            <w:pPr>
              <w:pStyle w:val="TableParagraph"/>
              <w:rPr>
                <w:sz w:val="16"/>
              </w:rPr>
            </w:pPr>
            <w:r>
              <w:rPr>
                <w:w w:val="115"/>
                <w:sz w:val="16"/>
              </w:rPr>
              <w:t>Tower transition buffer</w:t>
            </w:r>
          </w:p>
        </w:tc>
        <w:tc>
          <w:tcPr>
            <w:tcW w:w="781" w:type="dxa"/>
            <w:tcBorders>
              <w:bottom w:val="single" w:sz="3" w:space="0" w:color="000000"/>
            </w:tcBorders>
          </w:tcPr>
          <w:p w:rsidR="00012D33" w:rsidRDefault="0009622D">
            <w:pPr>
              <w:pStyle w:val="TableParagraph"/>
              <w:ind w:left="98" w:right="98"/>
              <w:jc w:val="center"/>
              <w:rPr>
                <w:sz w:val="16"/>
              </w:rPr>
            </w:pPr>
            <w:r>
              <w:rPr>
                <w:w w:val="110"/>
                <w:sz w:val="16"/>
              </w:rPr>
              <w:t>1.0</w:t>
            </w:r>
          </w:p>
        </w:tc>
        <w:tc>
          <w:tcPr>
            <w:tcW w:w="4609" w:type="dxa"/>
            <w:tcBorders>
              <w:bottom w:val="single" w:sz="3" w:space="0" w:color="000000"/>
            </w:tcBorders>
          </w:tcPr>
          <w:p w:rsidR="00012D33" w:rsidRDefault="0009622D">
            <w:pPr>
              <w:pStyle w:val="TableParagraph"/>
              <w:rPr>
                <w:sz w:val="16"/>
              </w:rPr>
            </w:pPr>
            <w:r>
              <w:rPr>
                <w:w w:val="115"/>
                <w:sz w:val="16"/>
              </w:rPr>
              <w:t>Diameter consistency at freeboard point</w:t>
            </w:r>
          </w:p>
        </w:tc>
      </w:tr>
      <w:tr w:rsidR="00012D33">
        <w:trPr>
          <w:trHeight w:hRule="exact" w:val="191"/>
        </w:trPr>
        <w:tc>
          <w:tcPr>
            <w:tcW w:w="754" w:type="dxa"/>
            <w:tcBorders>
              <w:top w:val="single" w:sz="3" w:space="0" w:color="000000"/>
            </w:tcBorders>
          </w:tcPr>
          <w:p w:rsidR="00012D33" w:rsidRDefault="00012D33"/>
        </w:tc>
        <w:tc>
          <w:tcPr>
            <w:tcW w:w="3215" w:type="dxa"/>
            <w:tcBorders>
              <w:top w:val="single" w:sz="3" w:space="0" w:color="000000"/>
            </w:tcBorders>
          </w:tcPr>
          <w:p w:rsidR="00012D33" w:rsidRDefault="0009622D">
            <w:pPr>
              <w:pStyle w:val="TableParagraph"/>
              <w:spacing w:line="167" w:lineRule="exact"/>
              <w:rPr>
                <w:b/>
                <w:sz w:val="16"/>
              </w:rPr>
            </w:pPr>
            <w:r>
              <w:rPr>
                <w:b/>
                <w:w w:val="125"/>
                <w:sz w:val="16"/>
              </w:rPr>
              <w:t>Stability</w:t>
            </w:r>
          </w:p>
        </w:tc>
        <w:tc>
          <w:tcPr>
            <w:tcW w:w="781" w:type="dxa"/>
            <w:tcBorders>
              <w:top w:val="single" w:sz="3" w:space="0" w:color="000000"/>
            </w:tcBorders>
          </w:tcPr>
          <w:p w:rsidR="00012D33" w:rsidRDefault="00012D33"/>
        </w:tc>
        <w:tc>
          <w:tcPr>
            <w:tcW w:w="4609" w:type="dxa"/>
            <w:tcBorders>
              <w:top w:val="single" w:sz="3" w:space="0" w:color="000000"/>
            </w:tcBorders>
          </w:tcPr>
          <w:p w:rsidR="00012D33" w:rsidRDefault="00012D33"/>
        </w:tc>
      </w:tr>
      <w:tr w:rsidR="00012D33">
        <w:trPr>
          <w:trHeight w:hRule="exact" w:val="189"/>
        </w:trPr>
        <w:tc>
          <w:tcPr>
            <w:tcW w:w="754" w:type="dxa"/>
          </w:tcPr>
          <w:p w:rsidR="00012D33" w:rsidRDefault="0009622D">
            <w:pPr>
              <w:pStyle w:val="TableParagraph"/>
              <w:ind w:left="226"/>
              <w:rPr>
                <w:sz w:val="16"/>
              </w:rPr>
            </w:pPr>
            <w:r>
              <w:rPr>
                <w:w w:val="105"/>
                <w:sz w:val="16"/>
              </w:rPr>
              <w:t>0.10</w:t>
            </w:r>
          </w:p>
        </w:tc>
        <w:tc>
          <w:tcPr>
            <w:tcW w:w="3215" w:type="dxa"/>
          </w:tcPr>
          <w:p w:rsidR="00012D33" w:rsidRDefault="0009622D">
            <w:pPr>
              <w:pStyle w:val="TableParagraph"/>
              <w:rPr>
                <w:sz w:val="16"/>
              </w:rPr>
            </w:pPr>
            <w:r>
              <w:rPr>
                <w:w w:val="115"/>
                <w:sz w:val="16"/>
              </w:rPr>
              <w:t>Metacentric height</w:t>
            </w:r>
          </w:p>
        </w:tc>
        <w:tc>
          <w:tcPr>
            <w:tcW w:w="781" w:type="dxa"/>
          </w:tcPr>
          <w:p w:rsidR="00012D33" w:rsidRDefault="00012D33"/>
        </w:tc>
        <w:tc>
          <w:tcPr>
            <w:tcW w:w="4609" w:type="dxa"/>
          </w:tcPr>
          <w:p w:rsidR="00012D33" w:rsidRDefault="0009622D">
            <w:pPr>
              <w:pStyle w:val="TableParagraph"/>
              <w:spacing w:line="168" w:lineRule="exact"/>
              <w:rPr>
                <w:rFonts w:ascii="Arial"/>
                <w:i/>
                <w:sz w:val="16"/>
              </w:rPr>
            </w:pPr>
            <w:r>
              <w:rPr>
                <w:rFonts w:ascii="Arial"/>
                <w:i/>
                <w:w w:val="105"/>
                <w:sz w:val="16"/>
              </w:rPr>
              <w:t xml:space="preserve">Not applied </w:t>
            </w:r>
            <w:proofErr w:type="gramStart"/>
            <w:r>
              <w:rPr>
                <w:rFonts w:ascii="Arial"/>
                <w:i/>
                <w:w w:val="105"/>
                <w:sz w:val="16"/>
              </w:rPr>
              <w:t>to  TLPs</w:t>
            </w:r>
            <w:proofErr w:type="gramEnd"/>
          </w:p>
        </w:tc>
      </w:tr>
      <w:tr w:rsidR="00012D33">
        <w:trPr>
          <w:trHeight w:hRule="exact" w:val="189"/>
        </w:trPr>
        <w:tc>
          <w:tcPr>
            <w:tcW w:w="754" w:type="dxa"/>
          </w:tcPr>
          <w:p w:rsidR="00012D33" w:rsidRDefault="0009622D">
            <w:pPr>
              <w:pStyle w:val="TableParagraph"/>
              <w:ind w:left="247" w:right="247"/>
              <w:jc w:val="center"/>
              <w:rPr>
                <w:sz w:val="16"/>
              </w:rPr>
            </w:pPr>
            <w:r>
              <w:rPr>
                <w:w w:val="110"/>
                <w:sz w:val="16"/>
              </w:rPr>
              <w:t>1.0</w:t>
            </w:r>
          </w:p>
        </w:tc>
        <w:tc>
          <w:tcPr>
            <w:tcW w:w="3215" w:type="dxa"/>
          </w:tcPr>
          <w:p w:rsidR="00012D33" w:rsidRDefault="0009622D">
            <w:pPr>
              <w:pStyle w:val="TableParagraph"/>
              <w:rPr>
                <w:sz w:val="16"/>
              </w:rPr>
            </w:pPr>
            <w:r>
              <w:rPr>
                <w:w w:val="115"/>
                <w:sz w:val="16"/>
              </w:rPr>
              <w:t>Wave-Eigenmode boundary (upper)</w:t>
            </w:r>
          </w:p>
        </w:tc>
        <w:tc>
          <w:tcPr>
            <w:tcW w:w="781" w:type="dxa"/>
          </w:tcPr>
          <w:p w:rsidR="00012D33" w:rsidRDefault="00012D33"/>
        </w:tc>
        <w:tc>
          <w:tcPr>
            <w:tcW w:w="4609" w:type="dxa"/>
          </w:tcPr>
          <w:p w:rsidR="00012D33" w:rsidRDefault="0009622D">
            <w:pPr>
              <w:pStyle w:val="TableParagraph"/>
              <w:rPr>
                <w:sz w:val="16"/>
              </w:rPr>
            </w:pPr>
            <w:proofErr w:type="gramStart"/>
            <w:r>
              <w:rPr>
                <w:w w:val="110"/>
                <w:sz w:val="16"/>
              </w:rPr>
              <w:t>Natural  frequencies</w:t>
            </w:r>
            <w:proofErr w:type="gramEnd"/>
            <w:r>
              <w:rPr>
                <w:w w:val="110"/>
                <w:sz w:val="16"/>
              </w:rPr>
              <w:t xml:space="preserve"> below  wave  frequency range</w:t>
            </w:r>
          </w:p>
        </w:tc>
      </w:tr>
      <w:tr w:rsidR="00012D33">
        <w:trPr>
          <w:trHeight w:hRule="exact" w:val="189"/>
        </w:trPr>
        <w:tc>
          <w:tcPr>
            <w:tcW w:w="754" w:type="dxa"/>
          </w:tcPr>
          <w:p w:rsidR="00012D33" w:rsidRDefault="00012D33"/>
        </w:tc>
        <w:tc>
          <w:tcPr>
            <w:tcW w:w="3215" w:type="dxa"/>
          </w:tcPr>
          <w:p w:rsidR="00012D33" w:rsidRDefault="0009622D">
            <w:pPr>
              <w:pStyle w:val="TableParagraph"/>
              <w:rPr>
                <w:sz w:val="16"/>
              </w:rPr>
            </w:pPr>
            <w:r>
              <w:rPr>
                <w:w w:val="115"/>
                <w:sz w:val="16"/>
              </w:rPr>
              <w:t>Wave-Eigenmode boundary (lower)</w:t>
            </w:r>
          </w:p>
        </w:tc>
        <w:tc>
          <w:tcPr>
            <w:tcW w:w="781" w:type="dxa"/>
          </w:tcPr>
          <w:p w:rsidR="00012D33" w:rsidRDefault="0009622D">
            <w:pPr>
              <w:pStyle w:val="TableParagraph"/>
              <w:ind w:left="98" w:right="98"/>
              <w:jc w:val="center"/>
              <w:rPr>
                <w:sz w:val="16"/>
              </w:rPr>
            </w:pPr>
            <w:r>
              <w:rPr>
                <w:w w:val="110"/>
                <w:sz w:val="16"/>
              </w:rPr>
              <w:t>1.0</w:t>
            </w:r>
          </w:p>
        </w:tc>
        <w:tc>
          <w:tcPr>
            <w:tcW w:w="4609" w:type="dxa"/>
          </w:tcPr>
          <w:p w:rsidR="00012D33" w:rsidRDefault="0009622D">
            <w:pPr>
              <w:pStyle w:val="TableParagraph"/>
              <w:rPr>
                <w:sz w:val="16"/>
              </w:rPr>
            </w:pPr>
            <w:r>
              <w:rPr>
                <w:w w:val="110"/>
                <w:sz w:val="16"/>
              </w:rPr>
              <w:t xml:space="preserve">Natural frequencies above </w:t>
            </w:r>
            <w:proofErr w:type="gramStart"/>
            <w:r>
              <w:rPr>
                <w:w w:val="110"/>
                <w:sz w:val="16"/>
              </w:rPr>
              <w:t>wave  frequency</w:t>
            </w:r>
            <w:proofErr w:type="gramEnd"/>
            <w:r>
              <w:rPr>
                <w:w w:val="110"/>
                <w:sz w:val="16"/>
              </w:rPr>
              <w:t xml:space="preserve">  range</w:t>
            </w:r>
          </w:p>
        </w:tc>
      </w:tr>
      <w:tr w:rsidR="00012D33">
        <w:trPr>
          <w:trHeight w:hRule="exact" w:val="189"/>
        </w:trPr>
        <w:tc>
          <w:tcPr>
            <w:tcW w:w="754" w:type="dxa"/>
          </w:tcPr>
          <w:p w:rsidR="00012D33" w:rsidRDefault="0009622D">
            <w:pPr>
              <w:pStyle w:val="TableParagraph"/>
              <w:ind w:left="247" w:right="247"/>
              <w:jc w:val="center"/>
              <w:rPr>
                <w:sz w:val="16"/>
              </w:rPr>
            </w:pPr>
            <w:r>
              <w:rPr>
                <w:w w:val="110"/>
                <w:sz w:val="16"/>
              </w:rPr>
              <w:t>0.0</w:t>
            </w:r>
          </w:p>
        </w:tc>
        <w:tc>
          <w:tcPr>
            <w:tcW w:w="3215" w:type="dxa"/>
          </w:tcPr>
          <w:p w:rsidR="00012D33" w:rsidRDefault="0009622D">
            <w:pPr>
              <w:pStyle w:val="TableParagraph"/>
              <w:rPr>
                <w:sz w:val="16"/>
              </w:rPr>
            </w:pPr>
            <w:r>
              <w:rPr>
                <w:w w:val="115"/>
                <w:sz w:val="16"/>
              </w:rPr>
              <w:t xml:space="preserve">Water ballast </w:t>
            </w:r>
            <w:proofErr w:type="gramStart"/>
            <w:r>
              <w:rPr>
                <w:w w:val="115"/>
                <w:sz w:val="16"/>
              </w:rPr>
              <w:t>height  limit</w:t>
            </w:r>
            <w:proofErr w:type="gramEnd"/>
          </w:p>
        </w:tc>
        <w:tc>
          <w:tcPr>
            <w:tcW w:w="781" w:type="dxa"/>
          </w:tcPr>
          <w:p w:rsidR="00012D33" w:rsidRDefault="0009622D">
            <w:pPr>
              <w:pStyle w:val="TableParagraph"/>
              <w:ind w:left="98" w:right="98"/>
              <w:jc w:val="center"/>
              <w:rPr>
                <w:sz w:val="16"/>
              </w:rPr>
            </w:pPr>
            <w:r>
              <w:rPr>
                <w:w w:val="110"/>
                <w:sz w:val="16"/>
              </w:rPr>
              <w:t>1.0</w:t>
            </w:r>
          </w:p>
        </w:tc>
        <w:tc>
          <w:tcPr>
            <w:tcW w:w="4609" w:type="dxa"/>
          </w:tcPr>
          <w:p w:rsidR="00012D33" w:rsidRDefault="00012D33"/>
        </w:tc>
      </w:tr>
      <w:tr w:rsidR="00012D33">
        <w:trPr>
          <w:trHeight w:hRule="exact" w:val="195"/>
        </w:trPr>
        <w:tc>
          <w:tcPr>
            <w:tcW w:w="754" w:type="dxa"/>
            <w:tcBorders>
              <w:bottom w:val="single" w:sz="3" w:space="0" w:color="000000"/>
            </w:tcBorders>
          </w:tcPr>
          <w:p w:rsidR="00012D33" w:rsidRDefault="0009622D">
            <w:pPr>
              <w:pStyle w:val="TableParagraph"/>
              <w:ind w:left="247" w:right="247"/>
              <w:jc w:val="center"/>
              <w:rPr>
                <w:sz w:val="16"/>
              </w:rPr>
            </w:pPr>
            <w:r>
              <w:rPr>
                <w:w w:val="110"/>
                <w:sz w:val="16"/>
              </w:rPr>
              <w:t>0.0</w:t>
            </w:r>
          </w:p>
        </w:tc>
        <w:tc>
          <w:tcPr>
            <w:tcW w:w="3215" w:type="dxa"/>
            <w:tcBorders>
              <w:bottom w:val="single" w:sz="3" w:space="0" w:color="000000"/>
            </w:tcBorders>
          </w:tcPr>
          <w:p w:rsidR="00012D33" w:rsidRDefault="0009622D">
            <w:pPr>
              <w:pStyle w:val="TableParagraph"/>
              <w:rPr>
                <w:sz w:val="16"/>
              </w:rPr>
            </w:pPr>
            <w:r>
              <w:rPr>
                <w:w w:val="115"/>
                <w:sz w:val="16"/>
              </w:rPr>
              <w:t>Water ballast mass</w:t>
            </w:r>
          </w:p>
        </w:tc>
        <w:tc>
          <w:tcPr>
            <w:tcW w:w="781" w:type="dxa"/>
            <w:tcBorders>
              <w:bottom w:val="single" w:sz="3" w:space="0" w:color="000000"/>
            </w:tcBorders>
          </w:tcPr>
          <w:p w:rsidR="00012D33" w:rsidRDefault="00012D33"/>
        </w:tc>
        <w:tc>
          <w:tcPr>
            <w:tcW w:w="4609" w:type="dxa"/>
            <w:tcBorders>
              <w:bottom w:val="single" w:sz="3" w:space="0" w:color="000000"/>
            </w:tcBorders>
          </w:tcPr>
          <w:p w:rsidR="00012D33" w:rsidRDefault="0009622D">
            <w:pPr>
              <w:pStyle w:val="TableParagraph"/>
              <w:rPr>
                <w:sz w:val="16"/>
              </w:rPr>
            </w:pPr>
            <w:r>
              <w:rPr>
                <w:w w:val="115"/>
                <w:sz w:val="16"/>
              </w:rPr>
              <w:t>Neutral buoyancy</w:t>
            </w:r>
          </w:p>
        </w:tc>
      </w:tr>
    </w:tbl>
    <w:p w:rsidR="00012D33" w:rsidRDefault="00012D33">
      <w:pPr>
        <w:pStyle w:val="BodyText"/>
        <w:rPr>
          <w:sz w:val="18"/>
        </w:rPr>
      </w:pPr>
    </w:p>
    <w:p w:rsidR="00012D33" w:rsidRDefault="00012D33">
      <w:pPr>
        <w:pStyle w:val="BodyText"/>
        <w:rPr>
          <w:sz w:val="18"/>
        </w:rPr>
      </w:pPr>
    </w:p>
    <w:p w:rsidR="00012D33" w:rsidRDefault="00012D33">
      <w:pPr>
        <w:pStyle w:val="BodyText"/>
        <w:rPr>
          <w:sz w:val="18"/>
        </w:rPr>
      </w:pPr>
    </w:p>
    <w:p w:rsidR="00012D33" w:rsidRDefault="00012D33">
      <w:pPr>
        <w:pStyle w:val="BodyText"/>
        <w:spacing w:before="1"/>
        <w:rPr>
          <w:sz w:val="18"/>
        </w:rPr>
      </w:pPr>
    </w:p>
    <w:p w:rsidR="00012D33" w:rsidRDefault="0009622D">
      <w:pPr>
        <w:pStyle w:val="Heading1"/>
        <w:numPr>
          <w:ilvl w:val="0"/>
          <w:numId w:val="13"/>
        </w:numPr>
        <w:tabs>
          <w:tab w:val="left" w:pos="585"/>
        </w:tabs>
        <w:ind w:left="584" w:hanging="484"/>
        <w:jc w:val="both"/>
      </w:pPr>
      <w:bookmarkStart w:id="186" w:name="Numerical_Results_and_Discussion"/>
      <w:bookmarkStart w:id="187" w:name="_bookmark24"/>
      <w:bookmarkEnd w:id="186"/>
      <w:bookmarkEnd w:id="187"/>
      <w:proofErr w:type="gramStart"/>
      <w:r>
        <w:rPr>
          <w:w w:val="115"/>
        </w:rPr>
        <w:t>Numerical  Results</w:t>
      </w:r>
      <w:proofErr w:type="gramEnd"/>
      <w:r>
        <w:rPr>
          <w:w w:val="115"/>
        </w:rPr>
        <w:t xml:space="preserve">  and</w:t>
      </w:r>
      <w:r>
        <w:rPr>
          <w:spacing w:val="-19"/>
          <w:w w:val="115"/>
        </w:rPr>
        <w:t xml:space="preserve"> </w:t>
      </w:r>
      <w:r>
        <w:rPr>
          <w:w w:val="115"/>
        </w:rPr>
        <w:t>Discussion</w:t>
      </w:r>
    </w:p>
    <w:p w:rsidR="00012D33" w:rsidRDefault="0009622D">
      <w:pPr>
        <w:pStyle w:val="Heading2"/>
        <w:numPr>
          <w:ilvl w:val="1"/>
          <w:numId w:val="13"/>
        </w:numPr>
        <w:tabs>
          <w:tab w:val="left" w:pos="713"/>
        </w:tabs>
        <w:spacing w:before="219"/>
        <w:ind w:left="712" w:hanging="612"/>
        <w:jc w:val="both"/>
      </w:pPr>
      <w:bookmarkStart w:id="188" w:name="Optimized_Designs"/>
      <w:bookmarkEnd w:id="188"/>
      <w:r>
        <w:rPr>
          <w:w w:val="115"/>
        </w:rPr>
        <w:t>Optimized</w:t>
      </w:r>
      <w:r>
        <w:rPr>
          <w:spacing w:val="-9"/>
          <w:w w:val="115"/>
        </w:rPr>
        <w:t xml:space="preserve"> </w:t>
      </w:r>
      <w:r>
        <w:rPr>
          <w:w w:val="115"/>
        </w:rPr>
        <w:t>Designs</w:t>
      </w:r>
    </w:p>
    <w:p w:rsidR="00012D33" w:rsidRDefault="0009622D">
      <w:pPr>
        <w:pStyle w:val="BodyText"/>
        <w:spacing w:before="152" w:line="273" w:lineRule="auto"/>
        <w:ind w:left="100" w:right="117"/>
        <w:jc w:val="both"/>
      </w:pPr>
      <w:r>
        <w:rPr>
          <w:w w:val="110"/>
        </w:rPr>
        <w:t xml:space="preserve">As mentioned earlier, the mass sensitivity study focused on </w:t>
      </w:r>
      <w:r>
        <w:rPr>
          <w:spacing w:val="-4"/>
          <w:w w:val="110"/>
        </w:rPr>
        <w:t xml:space="preserve">two </w:t>
      </w:r>
      <w:r>
        <w:rPr>
          <w:w w:val="110"/>
        </w:rPr>
        <w:t>objective functions, substructure mass</w:t>
      </w:r>
      <w:r>
        <w:rPr>
          <w:spacing w:val="-34"/>
          <w:w w:val="110"/>
        </w:rPr>
        <w:t xml:space="preserve"> </w:t>
      </w:r>
      <w:r>
        <w:rPr>
          <w:w w:val="110"/>
        </w:rPr>
        <w:t>and capital</w:t>
      </w:r>
      <w:r>
        <w:rPr>
          <w:spacing w:val="-6"/>
          <w:w w:val="110"/>
        </w:rPr>
        <w:t xml:space="preserve"> </w:t>
      </w:r>
      <w:r>
        <w:rPr>
          <w:w w:val="110"/>
        </w:rPr>
        <w:t>cost.</w:t>
      </w:r>
      <w:r>
        <w:rPr>
          <w:spacing w:val="20"/>
          <w:w w:val="110"/>
        </w:rPr>
        <w:t xml:space="preserve"> </w:t>
      </w:r>
      <w:r>
        <w:rPr>
          <w:w w:val="110"/>
        </w:rPr>
        <w:t>It</w:t>
      </w:r>
      <w:r>
        <w:rPr>
          <w:spacing w:val="-6"/>
          <w:w w:val="110"/>
        </w:rPr>
        <w:t xml:space="preserve"> </w:t>
      </w:r>
      <w:r>
        <w:rPr>
          <w:w w:val="110"/>
        </w:rPr>
        <w:t>is</w:t>
      </w:r>
      <w:r>
        <w:rPr>
          <w:spacing w:val="-6"/>
          <w:w w:val="110"/>
        </w:rPr>
        <w:t xml:space="preserve"> </w:t>
      </w:r>
      <w:r>
        <w:rPr>
          <w:w w:val="110"/>
        </w:rPr>
        <w:t>worth</w:t>
      </w:r>
      <w:r>
        <w:rPr>
          <w:spacing w:val="-6"/>
          <w:w w:val="110"/>
        </w:rPr>
        <w:t xml:space="preserve"> </w:t>
      </w:r>
      <w:r>
        <w:rPr>
          <w:w w:val="110"/>
        </w:rPr>
        <w:t>reiterating</w:t>
      </w:r>
      <w:r>
        <w:rPr>
          <w:spacing w:val="-6"/>
          <w:w w:val="110"/>
        </w:rPr>
        <w:t xml:space="preserve"> </w:t>
      </w:r>
      <w:r>
        <w:rPr>
          <w:w w:val="110"/>
        </w:rPr>
        <w:t>here</w:t>
      </w:r>
      <w:r>
        <w:rPr>
          <w:spacing w:val="-6"/>
          <w:w w:val="110"/>
        </w:rPr>
        <w:t xml:space="preserve"> </w:t>
      </w:r>
      <w:r>
        <w:rPr>
          <w:w w:val="110"/>
        </w:rPr>
        <w:t>that</w:t>
      </w:r>
      <w:r>
        <w:rPr>
          <w:spacing w:val="-6"/>
          <w:w w:val="110"/>
        </w:rPr>
        <w:t xml:space="preserve"> </w:t>
      </w:r>
      <w:r>
        <w:rPr>
          <w:w w:val="110"/>
        </w:rPr>
        <w:t>the</w:t>
      </w:r>
      <w:r>
        <w:rPr>
          <w:spacing w:val="-6"/>
          <w:w w:val="110"/>
        </w:rPr>
        <w:t xml:space="preserve"> </w:t>
      </w:r>
      <w:r>
        <w:rPr>
          <w:w w:val="110"/>
        </w:rPr>
        <w:t>design</w:t>
      </w:r>
      <w:r>
        <w:rPr>
          <w:spacing w:val="-6"/>
          <w:w w:val="110"/>
        </w:rPr>
        <w:t xml:space="preserve"> </w:t>
      </w:r>
      <w:r>
        <w:rPr>
          <w:w w:val="110"/>
        </w:rPr>
        <w:t>variables</w:t>
      </w:r>
      <w:r>
        <w:rPr>
          <w:spacing w:val="-6"/>
          <w:w w:val="110"/>
        </w:rPr>
        <w:t xml:space="preserve"> </w:t>
      </w:r>
      <w:r>
        <w:rPr>
          <w:w w:val="110"/>
        </w:rPr>
        <w:t>are</w:t>
      </w:r>
      <w:r>
        <w:rPr>
          <w:spacing w:val="-6"/>
          <w:w w:val="110"/>
        </w:rPr>
        <w:t xml:space="preserve"> </w:t>
      </w:r>
      <w:r>
        <w:rPr>
          <w:w w:val="110"/>
        </w:rPr>
        <w:t>only</w:t>
      </w:r>
      <w:r>
        <w:rPr>
          <w:spacing w:val="-6"/>
          <w:w w:val="110"/>
        </w:rPr>
        <w:t xml:space="preserve"> </w:t>
      </w:r>
      <w:r>
        <w:rPr>
          <w:w w:val="110"/>
        </w:rPr>
        <w:t>focused</w:t>
      </w:r>
      <w:r>
        <w:rPr>
          <w:spacing w:val="-6"/>
          <w:w w:val="110"/>
        </w:rPr>
        <w:t xml:space="preserve"> </w:t>
      </w:r>
      <w:r>
        <w:rPr>
          <w:w w:val="110"/>
        </w:rPr>
        <w:t>on</w:t>
      </w:r>
      <w:r>
        <w:rPr>
          <w:spacing w:val="-6"/>
          <w:w w:val="110"/>
        </w:rPr>
        <w:t xml:space="preserve"> </w:t>
      </w:r>
      <w:r>
        <w:rPr>
          <w:w w:val="110"/>
        </w:rPr>
        <w:t>the</w:t>
      </w:r>
      <w:r>
        <w:rPr>
          <w:spacing w:val="-6"/>
          <w:w w:val="110"/>
        </w:rPr>
        <w:t xml:space="preserve"> </w:t>
      </w:r>
      <w:r>
        <w:rPr>
          <w:w w:val="110"/>
        </w:rPr>
        <w:t>substructure.</w:t>
      </w:r>
      <w:r>
        <w:rPr>
          <w:spacing w:val="20"/>
          <w:w w:val="110"/>
        </w:rPr>
        <w:t xml:space="preserve"> </w:t>
      </w:r>
      <w:r>
        <w:rPr>
          <w:spacing w:val="-5"/>
          <w:w w:val="110"/>
        </w:rPr>
        <w:t xml:space="preserve">From </w:t>
      </w:r>
      <w:r>
        <w:rPr>
          <w:w w:val="110"/>
        </w:rPr>
        <w:t>the freeboard (10</w:t>
      </w:r>
      <w:r>
        <w:rPr>
          <w:spacing w:val="-46"/>
          <w:w w:val="110"/>
        </w:rPr>
        <w:t xml:space="preserve"> </w:t>
      </w:r>
      <w:r>
        <w:rPr>
          <w:w w:val="110"/>
        </w:rPr>
        <w:t>m above the waterline in this application) and up, including the tower, nacelle, and rotor, the</w:t>
      </w:r>
      <w:r>
        <w:rPr>
          <w:spacing w:val="-4"/>
          <w:w w:val="110"/>
        </w:rPr>
        <w:t xml:space="preserve"> </w:t>
      </w:r>
      <w:r>
        <w:rPr>
          <w:w w:val="110"/>
        </w:rPr>
        <w:t>design</w:t>
      </w:r>
      <w:r>
        <w:rPr>
          <w:spacing w:val="-4"/>
          <w:w w:val="110"/>
        </w:rPr>
        <w:t xml:space="preserve"> </w:t>
      </w:r>
      <w:r>
        <w:rPr>
          <w:w w:val="110"/>
        </w:rPr>
        <w:t>was</w:t>
      </w:r>
      <w:r>
        <w:rPr>
          <w:spacing w:val="-3"/>
          <w:w w:val="110"/>
        </w:rPr>
        <w:t xml:space="preserve"> </w:t>
      </w:r>
      <w:r>
        <w:rPr>
          <w:w w:val="110"/>
        </w:rPr>
        <w:t>frozen</w:t>
      </w:r>
      <w:r>
        <w:rPr>
          <w:spacing w:val="-4"/>
          <w:w w:val="110"/>
        </w:rPr>
        <w:t xml:space="preserve"> </w:t>
      </w:r>
      <w:r>
        <w:rPr>
          <w:w w:val="110"/>
        </w:rPr>
        <w:t>to</w:t>
      </w:r>
      <w:r>
        <w:rPr>
          <w:spacing w:val="-4"/>
          <w:w w:val="110"/>
        </w:rPr>
        <w:t xml:space="preserve"> </w:t>
      </w:r>
      <w:r>
        <w:rPr>
          <w:w w:val="110"/>
        </w:rPr>
        <w:t>the</w:t>
      </w:r>
      <w:r>
        <w:rPr>
          <w:spacing w:val="-4"/>
          <w:w w:val="110"/>
        </w:rPr>
        <w:t xml:space="preserve"> </w:t>
      </w:r>
      <w:r>
        <w:rPr>
          <w:w w:val="110"/>
        </w:rPr>
        <w:t>DTU</w:t>
      </w:r>
      <w:r>
        <w:rPr>
          <w:spacing w:val="-4"/>
          <w:w w:val="110"/>
        </w:rPr>
        <w:t xml:space="preserve"> </w:t>
      </w:r>
      <w:r>
        <w:rPr>
          <w:w w:val="110"/>
        </w:rPr>
        <w:t>10</w:t>
      </w:r>
      <w:r>
        <w:rPr>
          <w:spacing w:val="-30"/>
          <w:w w:val="110"/>
        </w:rPr>
        <w:t xml:space="preserve"> </w:t>
      </w:r>
      <w:r>
        <w:rPr>
          <w:w w:val="110"/>
        </w:rPr>
        <w:t>MW</w:t>
      </w:r>
      <w:r>
        <w:rPr>
          <w:spacing w:val="-3"/>
          <w:w w:val="110"/>
        </w:rPr>
        <w:t xml:space="preserve"> </w:t>
      </w:r>
      <w:r>
        <w:rPr>
          <w:w w:val="110"/>
        </w:rPr>
        <w:t>Reference</w:t>
      </w:r>
      <w:r>
        <w:rPr>
          <w:spacing w:val="-3"/>
          <w:w w:val="110"/>
        </w:rPr>
        <w:t xml:space="preserve"> Turbine </w:t>
      </w:r>
      <w:hyperlink w:anchor="_bookmark37" w:history="1">
        <w:r>
          <w:rPr>
            <w:w w:val="110"/>
          </w:rPr>
          <w:t>[3].</w:t>
        </w:r>
      </w:hyperlink>
      <w:r>
        <w:rPr>
          <w:spacing w:val="16"/>
          <w:w w:val="110"/>
        </w:rPr>
        <w:t xml:space="preserve"> </w:t>
      </w:r>
      <w:r>
        <w:rPr>
          <w:spacing w:val="-5"/>
          <w:w w:val="110"/>
        </w:rPr>
        <w:t>From</w:t>
      </w:r>
      <w:r>
        <w:rPr>
          <w:spacing w:val="-4"/>
          <w:w w:val="110"/>
        </w:rPr>
        <w:t xml:space="preserve"> </w:t>
      </w:r>
      <w:r>
        <w:rPr>
          <w:w w:val="110"/>
        </w:rPr>
        <w:t>the</w:t>
      </w:r>
      <w:r>
        <w:rPr>
          <w:spacing w:val="-4"/>
          <w:w w:val="110"/>
        </w:rPr>
        <w:t xml:space="preserve"> </w:t>
      </w:r>
      <w:r>
        <w:rPr>
          <w:w w:val="110"/>
        </w:rPr>
        <w:t>freeboard</w:t>
      </w:r>
      <w:r>
        <w:rPr>
          <w:spacing w:val="-3"/>
          <w:w w:val="110"/>
        </w:rPr>
        <w:t xml:space="preserve"> </w:t>
      </w:r>
      <w:r>
        <w:rPr>
          <w:w w:val="110"/>
        </w:rPr>
        <w:t>and</w:t>
      </w:r>
      <w:r>
        <w:rPr>
          <w:spacing w:val="-3"/>
          <w:w w:val="110"/>
        </w:rPr>
        <w:t xml:space="preserve"> </w:t>
      </w:r>
      <w:r>
        <w:rPr>
          <w:w w:val="110"/>
        </w:rPr>
        <w:t>down,</w:t>
      </w:r>
      <w:r>
        <w:rPr>
          <w:spacing w:val="-3"/>
          <w:w w:val="110"/>
        </w:rPr>
        <w:t xml:space="preserve"> </w:t>
      </w:r>
      <w:r>
        <w:rPr>
          <w:w w:val="110"/>
        </w:rPr>
        <w:t>the</w:t>
      </w:r>
      <w:r>
        <w:rPr>
          <w:spacing w:val="-4"/>
          <w:w w:val="110"/>
        </w:rPr>
        <w:t xml:space="preserve"> </w:t>
      </w:r>
      <w:r>
        <w:rPr>
          <w:w w:val="110"/>
        </w:rPr>
        <w:t>design was</w:t>
      </w:r>
      <w:r>
        <w:rPr>
          <w:spacing w:val="-5"/>
          <w:w w:val="110"/>
        </w:rPr>
        <w:t xml:space="preserve"> </w:t>
      </w:r>
      <w:r>
        <w:rPr>
          <w:w w:val="110"/>
        </w:rPr>
        <w:t>subject</w:t>
      </w:r>
      <w:r>
        <w:rPr>
          <w:spacing w:val="-5"/>
          <w:w w:val="110"/>
        </w:rPr>
        <w:t xml:space="preserve"> </w:t>
      </w:r>
      <w:r>
        <w:rPr>
          <w:w w:val="110"/>
        </w:rPr>
        <w:t>to</w:t>
      </w:r>
      <w:r>
        <w:rPr>
          <w:spacing w:val="-5"/>
          <w:w w:val="110"/>
        </w:rPr>
        <w:t xml:space="preserve"> </w:t>
      </w:r>
      <w:r>
        <w:rPr>
          <w:w w:val="110"/>
        </w:rPr>
        <w:t>optimization.</w:t>
      </w:r>
      <w:r>
        <w:rPr>
          <w:spacing w:val="14"/>
          <w:w w:val="110"/>
        </w:rPr>
        <w:t xml:space="preserve"> </w:t>
      </w:r>
      <w:r>
        <w:rPr>
          <w:w w:val="110"/>
        </w:rPr>
        <w:t>Furthermore,</w:t>
      </w:r>
      <w:r>
        <w:rPr>
          <w:spacing w:val="-5"/>
          <w:w w:val="110"/>
        </w:rPr>
        <w:t xml:space="preserve"> </w:t>
      </w:r>
      <w:r>
        <w:rPr>
          <w:w w:val="110"/>
        </w:rPr>
        <w:t>while</w:t>
      </w:r>
      <w:r>
        <w:rPr>
          <w:spacing w:val="-5"/>
          <w:w w:val="110"/>
        </w:rPr>
        <w:t xml:space="preserve"> </w:t>
      </w:r>
      <w:r>
        <w:rPr>
          <w:w w:val="110"/>
        </w:rPr>
        <w:t>this</w:t>
      </w:r>
      <w:r>
        <w:rPr>
          <w:spacing w:val="-5"/>
          <w:w w:val="110"/>
        </w:rPr>
        <w:t xml:space="preserve"> </w:t>
      </w:r>
      <w:r>
        <w:rPr>
          <w:w w:val="110"/>
        </w:rPr>
        <w:t>paper</w:t>
      </w:r>
      <w:r>
        <w:rPr>
          <w:spacing w:val="-5"/>
          <w:w w:val="110"/>
        </w:rPr>
        <w:t xml:space="preserve"> </w:t>
      </w:r>
      <w:r>
        <w:rPr>
          <w:w w:val="110"/>
        </w:rPr>
        <w:t>has</w:t>
      </w:r>
      <w:r>
        <w:rPr>
          <w:spacing w:val="-5"/>
          <w:w w:val="110"/>
        </w:rPr>
        <w:t xml:space="preserve"> </w:t>
      </w:r>
      <w:r>
        <w:rPr>
          <w:w w:val="110"/>
        </w:rPr>
        <w:t>espoused</w:t>
      </w:r>
      <w:r>
        <w:rPr>
          <w:spacing w:val="-5"/>
          <w:w w:val="110"/>
        </w:rPr>
        <w:t xml:space="preserve"> </w:t>
      </w:r>
      <w:r>
        <w:rPr>
          <w:w w:val="110"/>
        </w:rPr>
        <w:t>a</w:t>
      </w:r>
      <w:r>
        <w:rPr>
          <w:spacing w:val="-5"/>
          <w:w w:val="110"/>
        </w:rPr>
        <w:t xml:space="preserve"> </w:t>
      </w:r>
      <w:r>
        <w:rPr>
          <w:w w:val="110"/>
        </w:rPr>
        <w:t>system</w:t>
      </w:r>
      <w:r>
        <w:rPr>
          <w:spacing w:val="-4"/>
          <w:w w:val="110"/>
        </w:rPr>
        <w:t xml:space="preserve"> </w:t>
      </w:r>
      <w:r>
        <w:rPr>
          <w:w w:val="110"/>
        </w:rPr>
        <w:t>approach</w:t>
      </w:r>
      <w:r>
        <w:rPr>
          <w:spacing w:val="-5"/>
          <w:w w:val="110"/>
        </w:rPr>
        <w:t xml:space="preserve"> </w:t>
      </w:r>
      <w:r>
        <w:rPr>
          <w:w w:val="110"/>
        </w:rPr>
        <w:t>for</w:t>
      </w:r>
      <w:r>
        <w:rPr>
          <w:spacing w:val="-5"/>
          <w:w w:val="110"/>
        </w:rPr>
        <w:t xml:space="preserve"> </w:t>
      </w:r>
      <w:r>
        <w:rPr>
          <w:w w:val="110"/>
        </w:rPr>
        <w:t>an</w:t>
      </w:r>
      <w:r>
        <w:rPr>
          <w:spacing w:val="-5"/>
          <w:w w:val="110"/>
        </w:rPr>
        <w:t xml:space="preserve"> </w:t>
      </w:r>
      <w:r>
        <w:rPr>
          <w:w w:val="110"/>
        </w:rPr>
        <w:t>offshore wind</w:t>
      </w:r>
      <w:r>
        <w:rPr>
          <w:spacing w:val="16"/>
          <w:w w:val="110"/>
        </w:rPr>
        <w:t xml:space="preserve"> </w:t>
      </w:r>
      <w:r>
        <w:rPr>
          <w:w w:val="110"/>
        </w:rPr>
        <w:t>energy</w:t>
      </w:r>
      <w:r>
        <w:rPr>
          <w:spacing w:val="16"/>
          <w:w w:val="110"/>
        </w:rPr>
        <w:t xml:space="preserve"> </w:t>
      </w:r>
      <w:r>
        <w:rPr>
          <w:w w:val="110"/>
        </w:rPr>
        <w:t>system,</w:t>
      </w:r>
      <w:r>
        <w:rPr>
          <w:spacing w:val="21"/>
          <w:w w:val="110"/>
        </w:rPr>
        <w:t xml:space="preserve"> </w:t>
      </w:r>
      <w:r>
        <w:rPr>
          <w:w w:val="110"/>
        </w:rPr>
        <w:t>including</w:t>
      </w:r>
      <w:r>
        <w:rPr>
          <w:spacing w:val="16"/>
          <w:w w:val="110"/>
        </w:rPr>
        <w:t xml:space="preserve"> </w:t>
      </w:r>
      <w:r>
        <w:rPr>
          <w:w w:val="110"/>
        </w:rPr>
        <w:t>lifecycle</w:t>
      </w:r>
      <w:r>
        <w:rPr>
          <w:spacing w:val="15"/>
          <w:w w:val="110"/>
        </w:rPr>
        <w:t xml:space="preserve"> </w:t>
      </w:r>
      <w:r>
        <w:rPr>
          <w:w w:val="110"/>
        </w:rPr>
        <w:t>costs</w:t>
      </w:r>
      <w:r>
        <w:rPr>
          <w:spacing w:val="16"/>
          <w:w w:val="110"/>
        </w:rPr>
        <w:t xml:space="preserve"> </w:t>
      </w:r>
      <w:r>
        <w:rPr>
          <w:w w:val="110"/>
        </w:rPr>
        <w:t>and</w:t>
      </w:r>
      <w:r>
        <w:rPr>
          <w:spacing w:val="16"/>
          <w:w w:val="110"/>
        </w:rPr>
        <w:t xml:space="preserve"> </w:t>
      </w:r>
      <w:r>
        <w:rPr>
          <w:w w:val="110"/>
        </w:rPr>
        <w:t>operations,</w:t>
      </w:r>
      <w:r>
        <w:rPr>
          <w:spacing w:val="21"/>
          <w:w w:val="110"/>
        </w:rPr>
        <w:t xml:space="preserve"> </w:t>
      </w:r>
      <w:r>
        <w:rPr>
          <w:w w:val="110"/>
        </w:rPr>
        <w:t>this</w:t>
      </w:r>
      <w:r>
        <w:rPr>
          <w:spacing w:val="16"/>
          <w:w w:val="110"/>
        </w:rPr>
        <w:t xml:space="preserve"> </w:t>
      </w:r>
      <w:r>
        <w:rPr>
          <w:w w:val="110"/>
        </w:rPr>
        <w:t>study</w:t>
      </w:r>
      <w:r>
        <w:rPr>
          <w:spacing w:val="16"/>
          <w:w w:val="110"/>
        </w:rPr>
        <w:t xml:space="preserve"> </w:t>
      </w:r>
      <w:r>
        <w:rPr>
          <w:w w:val="110"/>
        </w:rPr>
        <w:t>is</w:t>
      </w:r>
      <w:r>
        <w:rPr>
          <w:spacing w:val="16"/>
          <w:w w:val="110"/>
        </w:rPr>
        <w:t xml:space="preserve"> </w:t>
      </w:r>
      <w:r>
        <w:rPr>
          <w:w w:val="110"/>
        </w:rPr>
        <w:t>focused</w:t>
      </w:r>
      <w:r>
        <w:rPr>
          <w:spacing w:val="16"/>
          <w:w w:val="110"/>
        </w:rPr>
        <w:t xml:space="preserve"> </w:t>
      </w:r>
      <w:r>
        <w:rPr>
          <w:w w:val="110"/>
        </w:rPr>
        <w:t>purely</w:t>
      </w:r>
      <w:r>
        <w:rPr>
          <w:spacing w:val="16"/>
          <w:w w:val="110"/>
        </w:rPr>
        <w:t xml:space="preserve"> </w:t>
      </w:r>
      <w:r>
        <w:rPr>
          <w:w w:val="110"/>
        </w:rPr>
        <w:t>on</w:t>
      </w:r>
      <w:r>
        <w:rPr>
          <w:spacing w:val="16"/>
          <w:w w:val="110"/>
        </w:rPr>
        <w:t xml:space="preserve"> </w:t>
      </w:r>
      <w:r>
        <w:rPr>
          <w:w w:val="110"/>
        </w:rPr>
        <w:t>traditional</w:t>
      </w:r>
    </w:p>
    <w:p w:rsidR="00012D33" w:rsidRDefault="00012D33">
      <w:pPr>
        <w:spacing w:line="273" w:lineRule="auto"/>
        <w:jc w:val="both"/>
        <w:sectPr w:rsidR="00012D33">
          <w:pgSz w:w="12240" w:h="15840"/>
          <w:pgMar w:top="1400" w:right="1320" w:bottom="980" w:left="1340" w:header="0" w:footer="792" w:gutter="0"/>
          <w:cols w:space="720"/>
        </w:sectPr>
      </w:pPr>
    </w:p>
    <w:p w:rsidR="00012D33" w:rsidRDefault="0009622D">
      <w:pPr>
        <w:pStyle w:val="BodyText"/>
        <w:spacing w:before="52"/>
        <w:ind w:left="100"/>
        <w:jc w:val="both"/>
      </w:pPr>
      <w:r>
        <w:rPr>
          <w:w w:val="110"/>
        </w:rPr>
        <w:t>substructure engineering as a first foray into the tool’s capability.</w:t>
      </w:r>
    </w:p>
    <w:p w:rsidR="00012D33" w:rsidRDefault="00012D33">
      <w:pPr>
        <w:pStyle w:val="BodyText"/>
        <w:rPr>
          <w:sz w:val="27"/>
        </w:rPr>
      </w:pPr>
    </w:p>
    <w:p w:rsidR="00012D33" w:rsidRDefault="0009622D">
      <w:pPr>
        <w:pStyle w:val="Heading4"/>
        <w:numPr>
          <w:ilvl w:val="2"/>
          <w:numId w:val="13"/>
        </w:numPr>
        <w:tabs>
          <w:tab w:val="left" w:pos="801"/>
        </w:tabs>
        <w:spacing w:before="1"/>
        <w:ind w:left="800" w:hanging="700"/>
        <w:jc w:val="both"/>
      </w:pPr>
      <w:r>
        <w:rPr>
          <w:w w:val="115"/>
        </w:rPr>
        <w:t>Caveats</w:t>
      </w:r>
    </w:p>
    <w:p w:rsidR="00012D33" w:rsidRDefault="0009622D">
      <w:pPr>
        <w:pStyle w:val="BodyText"/>
        <w:spacing w:before="161" w:line="273" w:lineRule="auto"/>
        <w:ind w:left="100" w:right="118"/>
        <w:jc w:val="both"/>
      </w:pPr>
      <w:r>
        <w:rPr>
          <w:w w:val="110"/>
        </w:rPr>
        <w:t xml:space="preserve">It should </w:t>
      </w:r>
      <w:r>
        <w:rPr>
          <w:spacing w:val="2"/>
          <w:w w:val="110"/>
        </w:rPr>
        <w:t xml:space="preserve">be </w:t>
      </w:r>
      <w:r>
        <w:rPr>
          <w:w w:val="110"/>
        </w:rPr>
        <w:t xml:space="preserve">noted that the arrival at </w:t>
      </w:r>
      <w:r>
        <w:rPr>
          <w:rFonts w:ascii="Arial"/>
          <w:i/>
          <w:w w:val="110"/>
        </w:rPr>
        <w:t xml:space="preserve">optimized </w:t>
      </w:r>
      <w:r>
        <w:rPr>
          <w:w w:val="110"/>
        </w:rPr>
        <w:t xml:space="preserve">designs here, means strictly optimized in the convergence of the optimization algorithm around the WISDEM model of a floating offshore turbine. It is not an optimized design in that it would outperform other designs or </w:t>
      </w:r>
      <w:r>
        <w:rPr>
          <w:spacing w:val="2"/>
          <w:w w:val="110"/>
        </w:rPr>
        <w:t xml:space="preserve">be </w:t>
      </w:r>
      <w:r>
        <w:rPr>
          <w:w w:val="110"/>
        </w:rPr>
        <w:t>considered ready for manufacturing</w:t>
      </w:r>
      <w:ins w:id="189" w:author="Musial, Walter" w:date="2018-09-27T23:02:00Z">
        <w:r w:rsidR="00BA5235">
          <w:rPr>
            <w:w w:val="110"/>
          </w:rPr>
          <w:t xml:space="preserve"> in its present state</w:t>
        </w:r>
      </w:ins>
      <w:r>
        <w:rPr>
          <w:w w:val="110"/>
        </w:rPr>
        <w:t xml:space="preserve">.  </w:t>
      </w:r>
      <w:proofErr w:type="gramStart"/>
      <w:r>
        <w:rPr>
          <w:w w:val="110"/>
        </w:rPr>
        <w:t>It  is</w:t>
      </w:r>
      <w:proofErr w:type="gramEnd"/>
      <w:r>
        <w:rPr>
          <w:w w:val="110"/>
        </w:rPr>
        <w:t xml:space="preserve"> merely optimized for the set of </w:t>
      </w:r>
      <w:ins w:id="190" w:author="Musial, Walter" w:date="2018-09-27T23:02:00Z">
        <w:r w:rsidR="00BA5235">
          <w:rPr>
            <w:w w:val="110"/>
          </w:rPr>
          <w:t xml:space="preserve">preliminary </w:t>
        </w:r>
      </w:ins>
      <w:r>
        <w:rPr>
          <w:w w:val="110"/>
        </w:rPr>
        <w:t xml:space="preserve">assumptions, load cases, and physics models used </w:t>
      </w:r>
      <w:r>
        <w:rPr>
          <w:spacing w:val="-3"/>
          <w:w w:val="110"/>
        </w:rPr>
        <w:t xml:space="preserve">by </w:t>
      </w:r>
      <w:r>
        <w:rPr>
          <w:w w:val="110"/>
        </w:rPr>
        <w:t>WISDEM. Given the</w:t>
      </w:r>
      <w:r>
        <w:rPr>
          <w:spacing w:val="-5"/>
          <w:w w:val="110"/>
        </w:rPr>
        <w:t xml:space="preserve"> </w:t>
      </w:r>
      <w:r>
        <w:rPr>
          <w:w w:val="110"/>
        </w:rPr>
        <w:t>description</w:t>
      </w:r>
      <w:r>
        <w:rPr>
          <w:spacing w:val="-5"/>
          <w:w w:val="110"/>
        </w:rPr>
        <w:t xml:space="preserve"> </w:t>
      </w:r>
      <w:r>
        <w:rPr>
          <w:w w:val="110"/>
        </w:rPr>
        <w:t>of</w:t>
      </w:r>
      <w:r>
        <w:rPr>
          <w:spacing w:val="-5"/>
          <w:w w:val="110"/>
        </w:rPr>
        <w:t xml:space="preserve"> </w:t>
      </w:r>
      <w:proofErr w:type="spellStart"/>
      <w:r>
        <w:rPr>
          <w:rFonts w:ascii="Arial"/>
          <w:i/>
          <w:w w:val="110"/>
        </w:rPr>
        <w:t>FloatingSE</w:t>
      </w:r>
      <w:proofErr w:type="spellEnd"/>
      <w:r>
        <w:rPr>
          <w:rFonts w:ascii="Arial"/>
          <w:i/>
          <w:spacing w:val="6"/>
          <w:w w:val="110"/>
        </w:rPr>
        <w:t xml:space="preserve"> </w:t>
      </w:r>
      <w:r>
        <w:rPr>
          <w:w w:val="110"/>
        </w:rPr>
        <w:t>in</w:t>
      </w:r>
      <w:r>
        <w:rPr>
          <w:spacing w:val="-5"/>
          <w:w w:val="110"/>
        </w:rPr>
        <w:t xml:space="preserve"> </w:t>
      </w:r>
      <w:r>
        <w:rPr>
          <w:w w:val="110"/>
        </w:rPr>
        <w:t>this</w:t>
      </w:r>
      <w:r>
        <w:rPr>
          <w:spacing w:val="-5"/>
          <w:w w:val="110"/>
        </w:rPr>
        <w:t xml:space="preserve"> </w:t>
      </w:r>
      <w:r>
        <w:rPr>
          <w:w w:val="110"/>
        </w:rPr>
        <w:t>paper,</w:t>
      </w:r>
      <w:r>
        <w:rPr>
          <w:spacing w:val="-4"/>
          <w:w w:val="110"/>
        </w:rPr>
        <w:t xml:space="preserve"> </w:t>
      </w:r>
      <w:r>
        <w:rPr>
          <w:w w:val="110"/>
        </w:rPr>
        <w:t>these</w:t>
      </w:r>
      <w:r>
        <w:rPr>
          <w:spacing w:val="-5"/>
          <w:w w:val="110"/>
        </w:rPr>
        <w:t xml:space="preserve"> </w:t>
      </w:r>
      <w:r>
        <w:rPr>
          <w:w w:val="110"/>
        </w:rPr>
        <w:t>assumptions</w:t>
      </w:r>
      <w:r>
        <w:rPr>
          <w:spacing w:val="-4"/>
          <w:w w:val="110"/>
        </w:rPr>
        <w:t xml:space="preserve"> </w:t>
      </w:r>
      <w:r>
        <w:rPr>
          <w:w w:val="110"/>
        </w:rPr>
        <w:t>and</w:t>
      </w:r>
      <w:r>
        <w:rPr>
          <w:spacing w:val="-5"/>
          <w:w w:val="110"/>
        </w:rPr>
        <w:t xml:space="preserve"> </w:t>
      </w:r>
      <w:r>
        <w:rPr>
          <w:w w:val="110"/>
        </w:rPr>
        <w:t>modeling</w:t>
      </w:r>
      <w:r>
        <w:rPr>
          <w:spacing w:val="-5"/>
          <w:w w:val="110"/>
        </w:rPr>
        <w:t xml:space="preserve"> </w:t>
      </w:r>
      <w:r>
        <w:rPr>
          <w:w w:val="110"/>
        </w:rPr>
        <w:t>limitations</w:t>
      </w:r>
      <w:r>
        <w:rPr>
          <w:spacing w:val="-5"/>
          <w:w w:val="110"/>
        </w:rPr>
        <w:t xml:space="preserve"> </w:t>
      </w:r>
      <w:r>
        <w:rPr>
          <w:w w:val="110"/>
        </w:rPr>
        <w:t>are</w:t>
      </w:r>
      <w:r>
        <w:rPr>
          <w:spacing w:val="-4"/>
          <w:w w:val="110"/>
        </w:rPr>
        <w:t xml:space="preserve"> </w:t>
      </w:r>
      <w:r>
        <w:rPr>
          <w:w w:val="110"/>
        </w:rPr>
        <w:t>numerous</w:t>
      </w:r>
      <w:r>
        <w:rPr>
          <w:spacing w:val="-5"/>
          <w:w w:val="110"/>
        </w:rPr>
        <w:t xml:space="preserve"> </w:t>
      </w:r>
      <w:r>
        <w:rPr>
          <w:w w:val="110"/>
        </w:rPr>
        <w:t xml:space="preserve">and </w:t>
      </w:r>
      <w:commentRangeStart w:id="191"/>
      <w:r>
        <w:rPr>
          <w:w w:val="110"/>
        </w:rPr>
        <w:t>include</w:t>
      </w:r>
      <w:commentRangeEnd w:id="191"/>
      <w:r w:rsidR="00BA5235">
        <w:rPr>
          <w:rStyle w:val="CommentReference"/>
        </w:rPr>
        <w:commentReference w:id="191"/>
      </w:r>
      <w:ins w:id="192" w:author="Musial, Walter" w:date="2018-09-27T23:08:00Z">
        <w:r w:rsidR="00BA5235">
          <w:rPr>
            <w:w w:val="110"/>
          </w:rPr>
          <w:t>:</w:t>
        </w:r>
      </w:ins>
      <w:del w:id="193" w:author="Musial, Walter" w:date="2018-09-27T23:08:00Z">
        <w:r w:rsidDel="00BA5235">
          <w:rPr>
            <w:w w:val="110"/>
          </w:rPr>
          <w:delText>,</w:delText>
        </w:r>
      </w:del>
    </w:p>
    <w:p w:rsidR="00012D33" w:rsidRDefault="0009622D">
      <w:pPr>
        <w:pStyle w:val="ListParagraph"/>
        <w:numPr>
          <w:ilvl w:val="3"/>
          <w:numId w:val="13"/>
        </w:numPr>
        <w:tabs>
          <w:tab w:val="left" w:pos="599"/>
        </w:tabs>
        <w:spacing w:before="81" w:line="232" w:lineRule="auto"/>
        <w:ind w:left="598" w:right="117"/>
        <w:jc w:val="left"/>
        <w:rPr>
          <w:sz w:val="20"/>
        </w:rPr>
      </w:pPr>
      <w:r>
        <w:rPr>
          <w:w w:val="105"/>
          <w:sz w:val="20"/>
        </w:rPr>
        <w:t xml:space="preserve">Hydrostatic loading </w:t>
      </w:r>
      <w:r>
        <w:rPr>
          <w:spacing w:val="-4"/>
          <w:w w:val="105"/>
          <w:sz w:val="20"/>
        </w:rPr>
        <w:t xml:space="preserve">only, </w:t>
      </w:r>
      <w:r>
        <w:rPr>
          <w:w w:val="105"/>
          <w:sz w:val="20"/>
        </w:rPr>
        <w:t>no hydrodynamic loads, effects, or considerations (except for eigenmodes). Therefore,</w:t>
      </w:r>
      <w:r>
        <w:rPr>
          <w:spacing w:val="24"/>
          <w:w w:val="105"/>
          <w:sz w:val="20"/>
        </w:rPr>
        <w:t xml:space="preserve"> </w:t>
      </w:r>
      <w:r>
        <w:rPr>
          <w:w w:val="105"/>
          <w:sz w:val="20"/>
        </w:rPr>
        <w:t>design</w:t>
      </w:r>
      <w:r>
        <w:rPr>
          <w:spacing w:val="24"/>
          <w:w w:val="105"/>
          <w:sz w:val="20"/>
        </w:rPr>
        <w:t xml:space="preserve"> </w:t>
      </w:r>
      <w:r>
        <w:rPr>
          <w:w w:val="105"/>
          <w:sz w:val="20"/>
        </w:rPr>
        <w:t>features</w:t>
      </w:r>
      <w:r>
        <w:rPr>
          <w:spacing w:val="24"/>
          <w:w w:val="105"/>
          <w:sz w:val="20"/>
        </w:rPr>
        <w:t xml:space="preserve"> </w:t>
      </w:r>
      <w:r>
        <w:rPr>
          <w:w w:val="105"/>
          <w:sz w:val="20"/>
        </w:rPr>
        <w:t>meant</w:t>
      </w:r>
      <w:r>
        <w:rPr>
          <w:spacing w:val="24"/>
          <w:w w:val="105"/>
          <w:sz w:val="20"/>
        </w:rPr>
        <w:t xml:space="preserve"> </w:t>
      </w:r>
      <w:r>
        <w:rPr>
          <w:w w:val="105"/>
          <w:sz w:val="20"/>
        </w:rPr>
        <w:t>to</w:t>
      </w:r>
      <w:r>
        <w:rPr>
          <w:spacing w:val="24"/>
          <w:w w:val="105"/>
          <w:sz w:val="20"/>
        </w:rPr>
        <w:t xml:space="preserve"> </w:t>
      </w:r>
      <w:r>
        <w:rPr>
          <w:w w:val="105"/>
          <w:sz w:val="20"/>
        </w:rPr>
        <w:t>handle</w:t>
      </w:r>
      <w:r>
        <w:rPr>
          <w:spacing w:val="24"/>
          <w:w w:val="105"/>
          <w:sz w:val="20"/>
        </w:rPr>
        <w:t xml:space="preserve"> </w:t>
      </w:r>
      <w:r>
        <w:rPr>
          <w:w w:val="105"/>
          <w:sz w:val="20"/>
        </w:rPr>
        <w:t>or</w:t>
      </w:r>
      <w:r>
        <w:rPr>
          <w:spacing w:val="24"/>
          <w:w w:val="105"/>
          <w:sz w:val="20"/>
        </w:rPr>
        <w:t xml:space="preserve"> </w:t>
      </w:r>
      <w:r>
        <w:rPr>
          <w:w w:val="105"/>
          <w:sz w:val="20"/>
        </w:rPr>
        <w:t>minimize</w:t>
      </w:r>
      <w:r>
        <w:rPr>
          <w:spacing w:val="25"/>
          <w:w w:val="105"/>
          <w:sz w:val="20"/>
        </w:rPr>
        <w:t xml:space="preserve"> </w:t>
      </w:r>
      <w:r>
        <w:rPr>
          <w:w w:val="105"/>
          <w:sz w:val="20"/>
        </w:rPr>
        <w:t>dynamic</w:t>
      </w:r>
      <w:r>
        <w:rPr>
          <w:spacing w:val="24"/>
          <w:w w:val="105"/>
          <w:sz w:val="20"/>
        </w:rPr>
        <w:t xml:space="preserve"> </w:t>
      </w:r>
      <w:r>
        <w:rPr>
          <w:w w:val="105"/>
          <w:sz w:val="20"/>
        </w:rPr>
        <w:t>loading</w:t>
      </w:r>
      <w:r>
        <w:rPr>
          <w:spacing w:val="22"/>
          <w:w w:val="105"/>
          <w:sz w:val="20"/>
        </w:rPr>
        <w:t xml:space="preserve"> </w:t>
      </w:r>
      <w:r>
        <w:rPr>
          <w:w w:val="105"/>
          <w:sz w:val="20"/>
        </w:rPr>
        <w:t>are</w:t>
      </w:r>
      <w:r>
        <w:rPr>
          <w:spacing w:val="24"/>
          <w:w w:val="105"/>
          <w:sz w:val="20"/>
        </w:rPr>
        <w:t xml:space="preserve"> </w:t>
      </w:r>
      <w:r>
        <w:rPr>
          <w:w w:val="105"/>
          <w:sz w:val="20"/>
        </w:rPr>
        <w:t>not</w:t>
      </w:r>
      <w:r>
        <w:rPr>
          <w:spacing w:val="24"/>
          <w:w w:val="105"/>
          <w:sz w:val="20"/>
        </w:rPr>
        <w:t xml:space="preserve"> </w:t>
      </w:r>
      <w:r>
        <w:rPr>
          <w:w w:val="105"/>
          <w:sz w:val="20"/>
        </w:rPr>
        <w:t>present;</w:t>
      </w:r>
    </w:p>
    <w:p w:rsidR="00012D33" w:rsidRDefault="0009622D">
      <w:pPr>
        <w:pStyle w:val="ListParagraph"/>
        <w:numPr>
          <w:ilvl w:val="3"/>
          <w:numId w:val="13"/>
        </w:numPr>
        <w:tabs>
          <w:tab w:val="left" w:pos="599"/>
        </w:tabs>
        <w:spacing w:before="113" w:line="232" w:lineRule="auto"/>
        <w:ind w:left="598" w:right="118"/>
        <w:jc w:val="left"/>
        <w:rPr>
          <w:sz w:val="20"/>
        </w:rPr>
      </w:pPr>
      <w:r>
        <w:rPr>
          <w:w w:val="105"/>
          <w:sz w:val="20"/>
        </w:rPr>
        <w:t xml:space="preserve">Single load case </w:t>
      </w:r>
      <w:r>
        <w:rPr>
          <w:spacing w:val="-4"/>
          <w:w w:val="105"/>
          <w:sz w:val="20"/>
        </w:rPr>
        <w:t xml:space="preserve">only, </w:t>
      </w:r>
      <w:r>
        <w:rPr>
          <w:w w:val="105"/>
          <w:sz w:val="20"/>
        </w:rPr>
        <w:t xml:space="preserve">the maximum thrust condition. Design features for other DLCs, such as mooring line snap, are not  </w:t>
      </w:r>
      <w:r>
        <w:rPr>
          <w:spacing w:val="5"/>
          <w:w w:val="105"/>
          <w:sz w:val="20"/>
        </w:rPr>
        <w:t xml:space="preserve"> </w:t>
      </w:r>
      <w:del w:id="194" w:author="Musial, Walter" w:date="2018-09-27T23:03:00Z">
        <w:r w:rsidDel="00BA5235">
          <w:rPr>
            <w:w w:val="105"/>
            <w:sz w:val="20"/>
          </w:rPr>
          <w:delText>present</w:delText>
        </w:r>
      </w:del>
      <w:ins w:id="195" w:author="Musial, Walter" w:date="2018-09-27T23:03:00Z">
        <w:r w:rsidR="00BA5235">
          <w:rPr>
            <w:w w:val="105"/>
            <w:sz w:val="20"/>
          </w:rPr>
          <w:t>considered yet but may be important</w:t>
        </w:r>
      </w:ins>
      <w:r>
        <w:rPr>
          <w:w w:val="105"/>
          <w:sz w:val="20"/>
        </w:rPr>
        <w:t>;</w:t>
      </w:r>
    </w:p>
    <w:p w:rsidR="00012D33" w:rsidRDefault="0009622D">
      <w:pPr>
        <w:pStyle w:val="ListParagraph"/>
        <w:numPr>
          <w:ilvl w:val="3"/>
          <w:numId w:val="13"/>
        </w:numPr>
        <w:tabs>
          <w:tab w:val="left" w:pos="599"/>
        </w:tabs>
        <w:spacing w:before="105"/>
        <w:ind w:left="598"/>
        <w:jc w:val="left"/>
        <w:rPr>
          <w:sz w:val="20"/>
        </w:rPr>
      </w:pPr>
      <w:r>
        <w:rPr>
          <w:w w:val="105"/>
          <w:sz w:val="20"/>
        </w:rPr>
        <w:t xml:space="preserve">Static load analysis only (except for  </w:t>
      </w:r>
      <w:r>
        <w:rPr>
          <w:spacing w:val="14"/>
          <w:w w:val="105"/>
          <w:sz w:val="20"/>
        </w:rPr>
        <w:t xml:space="preserve"> </w:t>
      </w:r>
      <w:r>
        <w:rPr>
          <w:w w:val="105"/>
          <w:sz w:val="20"/>
        </w:rPr>
        <w:t>eigenmodes);</w:t>
      </w:r>
    </w:p>
    <w:p w:rsidR="00012D33" w:rsidRDefault="0009622D">
      <w:pPr>
        <w:pStyle w:val="ListParagraph"/>
        <w:numPr>
          <w:ilvl w:val="3"/>
          <w:numId w:val="13"/>
        </w:numPr>
        <w:tabs>
          <w:tab w:val="left" w:pos="599"/>
        </w:tabs>
        <w:spacing w:before="67" w:line="232" w:lineRule="auto"/>
        <w:ind w:left="598" w:right="117"/>
        <w:jc w:val="left"/>
        <w:rPr>
          <w:sz w:val="20"/>
        </w:rPr>
      </w:pPr>
      <w:r>
        <w:rPr>
          <w:w w:val="110"/>
          <w:sz w:val="20"/>
        </w:rPr>
        <w:t xml:space="preserve">Simple beam-based finite element structural analysis. Because of this, and other assumptions in the structural analysis, connecting pontoons </w:t>
      </w:r>
      <w:commentRangeStart w:id="196"/>
      <w:r>
        <w:rPr>
          <w:w w:val="110"/>
          <w:sz w:val="20"/>
        </w:rPr>
        <w:t xml:space="preserve">appear </w:t>
      </w:r>
      <w:r>
        <w:rPr>
          <w:spacing w:val="-3"/>
          <w:w w:val="110"/>
          <w:sz w:val="20"/>
        </w:rPr>
        <w:t xml:space="preserve">much </w:t>
      </w:r>
      <w:r>
        <w:rPr>
          <w:w w:val="110"/>
          <w:sz w:val="20"/>
        </w:rPr>
        <w:t xml:space="preserve">larger </w:t>
      </w:r>
      <w:commentRangeEnd w:id="196"/>
      <w:r w:rsidR="00BA5235">
        <w:rPr>
          <w:rStyle w:val="CommentReference"/>
        </w:rPr>
        <w:commentReference w:id="196"/>
      </w:r>
      <w:r>
        <w:rPr>
          <w:w w:val="110"/>
          <w:sz w:val="20"/>
        </w:rPr>
        <w:t xml:space="preserve">than they would otherwise </w:t>
      </w:r>
      <w:r>
        <w:rPr>
          <w:spacing w:val="-3"/>
          <w:w w:val="110"/>
          <w:sz w:val="20"/>
        </w:rPr>
        <w:t xml:space="preserve">have </w:t>
      </w:r>
      <w:r>
        <w:rPr>
          <w:w w:val="110"/>
          <w:sz w:val="20"/>
        </w:rPr>
        <w:t>to</w:t>
      </w:r>
      <w:r>
        <w:rPr>
          <w:spacing w:val="6"/>
          <w:w w:val="110"/>
          <w:sz w:val="20"/>
        </w:rPr>
        <w:t xml:space="preserve"> </w:t>
      </w:r>
      <w:r>
        <w:rPr>
          <w:w w:val="110"/>
          <w:sz w:val="20"/>
        </w:rPr>
        <w:t>be;</w:t>
      </w:r>
    </w:p>
    <w:p w:rsidR="00012D33" w:rsidRDefault="0009622D">
      <w:pPr>
        <w:pStyle w:val="ListParagraph"/>
        <w:numPr>
          <w:ilvl w:val="3"/>
          <w:numId w:val="13"/>
        </w:numPr>
        <w:tabs>
          <w:tab w:val="left" w:pos="599"/>
        </w:tabs>
        <w:spacing w:before="104"/>
        <w:ind w:left="598"/>
        <w:jc w:val="left"/>
        <w:rPr>
          <w:sz w:val="20"/>
        </w:rPr>
      </w:pPr>
      <w:r>
        <w:rPr>
          <w:w w:val="105"/>
          <w:sz w:val="20"/>
        </w:rPr>
        <w:t>Quasi-</w:t>
      </w:r>
      <w:proofErr w:type="gramStart"/>
      <w:r>
        <w:rPr>
          <w:w w:val="105"/>
          <w:sz w:val="20"/>
        </w:rPr>
        <w:t>static  mooring</w:t>
      </w:r>
      <w:proofErr w:type="gramEnd"/>
      <w:r>
        <w:rPr>
          <w:spacing w:val="16"/>
          <w:w w:val="105"/>
          <w:sz w:val="20"/>
        </w:rPr>
        <w:t xml:space="preserve"> </w:t>
      </w:r>
      <w:r>
        <w:rPr>
          <w:w w:val="105"/>
          <w:sz w:val="20"/>
        </w:rPr>
        <w:t>analysis;</w:t>
      </w:r>
    </w:p>
    <w:p w:rsidR="00012D33" w:rsidDel="00BA5235" w:rsidRDefault="0009622D" w:rsidP="00BA5235">
      <w:pPr>
        <w:pStyle w:val="ListParagraph"/>
        <w:numPr>
          <w:ilvl w:val="3"/>
          <w:numId w:val="13"/>
        </w:numPr>
        <w:tabs>
          <w:tab w:val="left" w:pos="599"/>
        </w:tabs>
        <w:spacing w:before="33" w:line="232" w:lineRule="auto"/>
        <w:ind w:left="598" w:right="118"/>
        <w:jc w:val="left"/>
        <w:rPr>
          <w:del w:id="197" w:author="Musial, Walter" w:date="2018-09-27T23:05:00Z"/>
          <w:sz w:val="20"/>
        </w:rPr>
        <w:pPrChange w:id="198" w:author="Musial, Walter" w:date="2018-09-27T23:05:00Z">
          <w:pPr>
            <w:pStyle w:val="ListParagraph"/>
            <w:numPr>
              <w:ilvl w:val="3"/>
              <w:numId w:val="13"/>
            </w:numPr>
            <w:tabs>
              <w:tab w:val="left" w:pos="599"/>
            </w:tabs>
            <w:spacing w:before="66" w:line="232" w:lineRule="auto"/>
            <w:ind w:left="598" w:right="118" w:hanging="200"/>
            <w:jc w:val="left"/>
          </w:pPr>
        </w:pPrChange>
      </w:pPr>
      <w:r w:rsidRPr="00BA5235">
        <w:rPr>
          <w:w w:val="105"/>
          <w:sz w:val="20"/>
          <w:rPrChange w:id="199" w:author="Musial, Walter" w:date="2018-09-27T23:05:00Z">
            <w:rPr>
              <w:w w:val="105"/>
              <w:sz w:val="20"/>
            </w:rPr>
          </w:rPrChange>
        </w:rPr>
        <w:t>Simplified capital cost modeling</w:t>
      </w:r>
      <w:ins w:id="200" w:author="Musial, Walter" w:date="2018-09-27T23:06:00Z">
        <w:r w:rsidR="00BA5235">
          <w:rPr>
            <w:w w:val="105"/>
            <w:sz w:val="20"/>
          </w:rPr>
          <w:t xml:space="preserve"> was used which was </w:t>
        </w:r>
      </w:ins>
      <w:del w:id="201" w:author="Musial, Walter" w:date="2018-09-27T23:06:00Z">
        <w:r w:rsidRPr="00BA5235" w:rsidDel="00BA5235">
          <w:rPr>
            <w:w w:val="105"/>
            <w:sz w:val="20"/>
            <w:rPrChange w:id="202" w:author="Musial, Walter" w:date="2018-09-27T23:05:00Z">
              <w:rPr>
                <w:w w:val="105"/>
                <w:sz w:val="20"/>
              </w:rPr>
            </w:rPrChange>
          </w:rPr>
          <w:delText xml:space="preserve">, </w:delText>
        </w:r>
      </w:del>
      <w:r w:rsidRPr="00BA5235">
        <w:rPr>
          <w:w w:val="105"/>
          <w:sz w:val="20"/>
          <w:rPrChange w:id="203" w:author="Musial, Walter" w:date="2018-09-27T23:05:00Z">
            <w:rPr>
              <w:w w:val="105"/>
              <w:sz w:val="20"/>
            </w:rPr>
          </w:rPrChange>
        </w:rPr>
        <w:t>frequently based on mass scaling. Costs of highly tapered columns, joints,</w:t>
      </w:r>
      <w:r w:rsidRPr="00BA5235">
        <w:rPr>
          <w:spacing w:val="21"/>
          <w:w w:val="105"/>
          <w:sz w:val="20"/>
          <w:rPrChange w:id="204" w:author="Musial, Walter" w:date="2018-09-27T23:05:00Z">
            <w:rPr>
              <w:spacing w:val="21"/>
              <w:w w:val="105"/>
              <w:sz w:val="20"/>
            </w:rPr>
          </w:rPrChange>
        </w:rPr>
        <w:t xml:space="preserve"> </w:t>
      </w:r>
      <w:r w:rsidRPr="00BA5235">
        <w:rPr>
          <w:w w:val="105"/>
          <w:sz w:val="20"/>
          <w:rPrChange w:id="205" w:author="Musial, Walter" w:date="2018-09-27T23:05:00Z">
            <w:rPr>
              <w:w w:val="105"/>
              <w:sz w:val="20"/>
            </w:rPr>
          </w:rPrChange>
        </w:rPr>
        <w:t>complicated</w:t>
      </w:r>
      <w:r w:rsidRPr="00BA5235">
        <w:rPr>
          <w:spacing w:val="21"/>
          <w:w w:val="105"/>
          <w:sz w:val="20"/>
          <w:rPrChange w:id="206" w:author="Musial, Walter" w:date="2018-09-27T23:05:00Z">
            <w:rPr>
              <w:spacing w:val="21"/>
              <w:w w:val="105"/>
              <w:sz w:val="20"/>
            </w:rPr>
          </w:rPrChange>
        </w:rPr>
        <w:t xml:space="preserve"> </w:t>
      </w:r>
      <w:r w:rsidRPr="00BA5235">
        <w:rPr>
          <w:w w:val="105"/>
          <w:sz w:val="20"/>
          <w:rPrChange w:id="207" w:author="Musial, Walter" w:date="2018-09-27T23:05:00Z">
            <w:rPr>
              <w:w w:val="105"/>
              <w:sz w:val="20"/>
            </w:rPr>
          </w:rPrChange>
        </w:rPr>
        <w:t>welding</w:t>
      </w:r>
      <w:r w:rsidRPr="00BA5235">
        <w:rPr>
          <w:spacing w:val="21"/>
          <w:w w:val="105"/>
          <w:sz w:val="20"/>
          <w:rPrChange w:id="208" w:author="Musial, Walter" w:date="2018-09-27T23:05:00Z">
            <w:rPr>
              <w:spacing w:val="21"/>
              <w:w w:val="105"/>
              <w:sz w:val="20"/>
            </w:rPr>
          </w:rPrChange>
        </w:rPr>
        <w:t xml:space="preserve"> </w:t>
      </w:r>
      <w:r w:rsidRPr="00BA5235">
        <w:rPr>
          <w:w w:val="105"/>
          <w:sz w:val="20"/>
          <w:rPrChange w:id="209" w:author="Musial, Walter" w:date="2018-09-27T23:05:00Z">
            <w:rPr>
              <w:w w:val="105"/>
              <w:sz w:val="20"/>
            </w:rPr>
          </w:rPrChange>
        </w:rPr>
        <w:t>connections</w:t>
      </w:r>
      <w:r w:rsidRPr="00BA5235">
        <w:rPr>
          <w:spacing w:val="21"/>
          <w:w w:val="105"/>
          <w:sz w:val="20"/>
          <w:rPrChange w:id="210" w:author="Musial, Walter" w:date="2018-09-27T23:05:00Z">
            <w:rPr>
              <w:spacing w:val="21"/>
              <w:w w:val="105"/>
              <w:sz w:val="20"/>
            </w:rPr>
          </w:rPrChange>
        </w:rPr>
        <w:t xml:space="preserve"> </w:t>
      </w:r>
      <w:r w:rsidRPr="00BA5235">
        <w:rPr>
          <w:w w:val="105"/>
          <w:sz w:val="20"/>
          <w:rPrChange w:id="211" w:author="Musial, Walter" w:date="2018-09-27T23:05:00Z">
            <w:rPr>
              <w:w w:val="105"/>
              <w:sz w:val="20"/>
            </w:rPr>
          </w:rPrChange>
        </w:rPr>
        <w:t>are</w:t>
      </w:r>
      <w:r w:rsidRPr="00BA5235">
        <w:rPr>
          <w:spacing w:val="21"/>
          <w:w w:val="105"/>
          <w:sz w:val="20"/>
          <w:rPrChange w:id="212" w:author="Musial, Walter" w:date="2018-09-27T23:05:00Z">
            <w:rPr>
              <w:spacing w:val="21"/>
              <w:w w:val="105"/>
              <w:sz w:val="20"/>
            </w:rPr>
          </w:rPrChange>
        </w:rPr>
        <w:t xml:space="preserve"> </w:t>
      </w:r>
      <w:r w:rsidRPr="00BA5235">
        <w:rPr>
          <w:w w:val="105"/>
          <w:sz w:val="20"/>
          <w:rPrChange w:id="213" w:author="Musial, Walter" w:date="2018-09-27T23:05:00Z">
            <w:rPr>
              <w:w w:val="105"/>
              <w:sz w:val="20"/>
            </w:rPr>
          </w:rPrChange>
        </w:rPr>
        <w:t>not</w:t>
      </w:r>
      <w:r w:rsidRPr="00BA5235">
        <w:rPr>
          <w:spacing w:val="21"/>
          <w:w w:val="105"/>
          <w:sz w:val="20"/>
          <w:rPrChange w:id="214" w:author="Musial, Walter" w:date="2018-09-27T23:05:00Z">
            <w:rPr>
              <w:spacing w:val="21"/>
              <w:w w:val="105"/>
              <w:sz w:val="20"/>
            </w:rPr>
          </w:rPrChange>
        </w:rPr>
        <w:t xml:space="preserve"> </w:t>
      </w:r>
      <w:r w:rsidRPr="00BA5235">
        <w:rPr>
          <w:w w:val="105"/>
          <w:sz w:val="20"/>
          <w:rPrChange w:id="215" w:author="Musial, Walter" w:date="2018-09-27T23:05:00Z">
            <w:rPr>
              <w:w w:val="105"/>
              <w:sz w:val="20"/>
            </w:rPr>
          </w:rPrChange>
        </w:rPr>
        <w:t>included,</w:t>
      </w:r>
      <w:r w:rsidRPr="00BA5235">
        <w:rPr>
          <w:spacing w:val="21"/>
          <w:w w:val="105"/>
          <w:sz w:val="20"/>
          <w:rPrChange w:id="216" w:author="Musial, Walter" w:date="2018-09-27T23:05:00Z">
            <w:rPr>
              <w:spacing w:val="21"/>
              <w:w w:val="105"/>
              <w:sz w:val="20"/>
            </w:rPr>
          </w:rPrChange>
        </w:rPr>
        <w:t xml:space="preserve"> </w:t>
      </w:r>
      <w:del w:id="217" w:author="Musial, Walter" w:date="2018-09-27T23:04:00Z">
        <w:r w:rsidRPr="00BA5235" w:rsidDel="00BA5235">
          <w:rPr>
            <w:w w:val="105"/>
            <w:sz w:val="20"/>
            <w:rPrChange w:id="218" w:author="Musial, Walter" w:date="2018-09-27T23:05:00Z">
              <w:rPr>
                <w:w w:val="105"/>
                <w:sz w:val="20"/>
              </w:rPr>
            </w:rPrChange>
          </w:rPr>
          <w:delText>so</w:delText>
        </w:r>
      </w:del>
      <w:ins w:id="219" w:author="Musial, Walter" w:date="2018-09-27T23:04:00Z">
        <w:r w:rsidR="00BA5235" w:rsidRPr="00BA5235">
          <w:rPr>
            <w:w w:val="105"/>
            <w:sz w:val="20"/>
            <w:rPrChange w:id="220" w:author="Musial, Walter" w:date="2018-09-27T23:05:00Z">
              <w:rPr>
                <w:w w:val="105"/>
                <w:sz w:val="20"/>
              </w:rPr>
            </w:rPrChange>
          </w:rPr>
          <w:t>yet</w:t>
        </w:r>
      </w:ins>
      <w:r w:rsidRPr="00BA5235">
        <w:rPr>
          <w:spacing w:val="21"/>
          <w:w w:val="105"/>
          <w:sz w:val="20"/>
          <w:rPrChange w:id="221" w:author="Musial, Walter" w:date="2018-09-27T23:05:00Z">
            <w:rPr>
              <w:spacing w:val="21"/>
              <w:w w:val="105"/>
              <w:sz w:val="20"/>
            </w:rPr>
          </w:rPrChange>
        </w:rPr>
        <w:t xml:space="preserve"> </w:t>
      </w:r>
      <w:r w:rsidRPr="00BA5235">
        <w:rPr>
          <w:w w:val="105"/>
          <w:sz w:val="20"/>
          <w:rPrChange w:id="222" w:author="Musial, Walter" w:date="2018-09-27T23:05:00Z">
            <w:rPr>
              <w:w w:val="105"/>
              <w:sz w:val="20"/>
            </w:rPr>
          </w:rPrChange>
        </w:rPr>
        <w:t>these</w:t>
      </w:r>
      <w:r w:rsidRPr="00BA5235">
        <w:rPr>
          <w:spacing w:val="20"/>
          <w:w w:val="105"/>
          <w:sz w:val="20"/>
          <w:rPrChange w:id="223" w:author="Musial, Walter" w:date="2018-09-27T23:05:00Z">
            <w:rPr>
              <w:spacing w:val="20"/>
              <w:w w:val="105"/>
              <w:sz w:val="20"/>
            </w:rPr>
          </w:rPrChange>
        </w:rPr>
        <w:t xml:space="preserve"> </w:t>
      </w:r>
      <w:r w:rsidRPr="00BA5235">
        <w:rPr>
          <w:w w:val="105"/>
          <w:sz w:val="20"/>
          <w:rPrChange w:id="224" w:author="Musial, Walter" w:date="2018-09-27T23:05:00Z">
            <w:rPr>
              <w:w w:val="105"/>
              <w:sz w:val="20"/>
            </w:rPr>
          </w:rPrChange>
        </w:rPr>
        <w:t>features</w:t>
      </w:r>
      <w:r w:rsidRPr="00BA5235">
        <w:rPr>
          <w:spacing w:val="20"/>
          <w:w w:val="105"/>
          <w:sz w:val="20"/>
          <w:rPrChange w:id="225" w:author="Musial, Walter" w:date="2018-09-27T23:05:00Z">
            <w:rPr>
              <w:spacing w:val="20"/>
              <w:w w:val="105"/>
              <w:sz w:val="20"/>
            </w:rPr>
          </w:rPrChange>
        </w:rPr>
        <w:t xml:space="preserve"> </w:t>
      </w:r>
      <w:r w:rsidRPr="00BA5235">
        <w:rPr>
          <w:w w:val="105"/>
          <w:sz w:val="20"/>
          <w:rPrChange w:id="226" w:author="Musial, Walter" w:date="2018-09-27T23:05:00Z">
            <w:rPr>
              <w:w w:val="105"/>
              <w:sz w:val="20"/>
            </w:rPr>
          </w:rPrChange>
        </w:rPr>
        <w:t>are</w:t>
      </w:r>
      <w:r w:rsidRPr="00BA5235">
        <w:rPr>
          <w:spacing w:val="21"/>
          <w:w w:val="105"/>
          <w:sz w:val="20"/>
          <w:rPrChange w:id="227" w:author="Musial, Walter" w:date="2018-09-27T23:05:00Z">
            <w:rPr>
              <w:spacing w:val="21"/>
              <w:w w:val="105"/>
              <w:sz w:val="20"/>
            </w:rPr>
          </w:rPrChange>
        </w:rPr>
        <w:t xml:space="preserve"> </w:t>
      </w:r>
      <w:r w:rsidRPr="00BA5235">
        <w:rPr>
          <w:w w:val="105"/>
          <w:sz w:val="20"/>
          <w:rPrChange w:id="228" w:author="Musial, Walter" w:date="2018-09-27T23:05:00Z">
            <w:rPr>
              <w:w w:val="105"/>
              <w:sz w:val="20"/>
            </w:rPr>
          </w:rPrChange>
        </w:rPr>
        <w:t>sometimes</w:t>
      </w:r>
      <w:r w:rsidRPr="00BA5235">
        <w:rPr>
          <w:spacing w:val="21"/>
          <w:w w:val="105"/>
          <w:sz w:val="20"/>
          <w:rPrChange w:id="229" w:author="Musial, Walter" w:date="2018-09-27T23:05:00Z">
            <w:rPr>
              <w:spacing w:val="21"/>
              <w:w w:val="105"/>
              <w:sz w:val="20"/>
            </w:rPr>
          </w:rPrChange>
        </w:rPr>
        <w:t xml:space="preserve"> </w:t>
      </w:r>
      <w:del w:id="230" w:author="Musial, Walter" w:date="2018-09-27T23:05:00Z">
        <w:r w:rsidRPr="00BA5235" w:rsidDel="00BA5235">
          <w:rPr>
            <w:w w:val="105"/>
            <w:sz w:val="20"/>
            <w:rPrChange w:id="231" w:author="Musial, Walter" w:date="2018-09-27T23:05:00Z">
              <w:rPr>
                <w:w w:val="105"/>
                <w:sz w:val="20"/>
              </w:rPr>
            </w:rPrChange>
          </w:rPr>
          <w:delText>included</w:delText>
        </w:r>
      </w:del>
      <w:ins w:id="232" w:author="Musial, Walter" w:date="2018-09-27T23:05:00Z">
        <w:r w:rsidR="00BA5235" w:rsidRPr="00BA5235">
          <w:rPr>
            <w:w w:val="105"/>
            <w:sz w:val="20"/>
            <w:rPrChange w:id="233" w:author="Musial, Walter" w:date="2018-09-27T23:05:00Z">
              <w:rPr>
                <w:w w:val="105"/>
                <w:sz w:val="20"/>
              </w:rPr>
            </w:rPrChange>
          </w:rPr>
          <w:t>introduced</w:t>
        </w:r>
      </w:ins>
      <w:r w:rsidRPr="00BA5235">
        <w:rPr>
          <w:spacing w:val="20"/>
          <w:w w:val="105"/>
          <w:sz w:val="20"/>
          <w:rPrChange w:id="234" w:author="Musial, Walter" w:date="2018-09-27T23:05:00Z">
            <w:rPr>
              <w:spacing w:val="20"/>
              <w:w w:val="105"/>
              <w:sz w:val="20"/>
            </w:rPr>
          </w:rPrChange>
        </w:rPr>
        <w:t xml:space="preserve"> </w:t>
      </w:r>
      <w:r w:rsidRPr="00BA5235">
        <w:rPr>
          <w:spacing w:val="-3"/>
          <w:w w:val="105"/>
          <w:sz w:val="20"/>
          <w:rPrChange w:id="235" w:author="Musial, Walter" w:date="2018-09-27T23:05:00Z">
            <w:rPr>
              <w:spacing w:val="-3"/>
              <w:w w:val="105"/>
              <w:sz w:val="20"/>
            </w:rPr>
          </w:rPrChange>
        </w:rPr>
        <w:t>by</w:t>
      </w:r>
    </w:p>
    <w:p w:rsidR="00012D33" w:rsidRDefault="00BA5235" w:rsidP="00BA5235">
      <w:pPr>
        <w:pStyle w:val="ListParagraph"/>
        <w:numPr>
          <w:ilvl w:val="3"/>
          <w:numId w:val="13"/>
        </w:numPr>
        <w:tabs>
          <w:tab w:val="left" w:pos="599"/>
        </w:tabs>
        <w:spacing w:before="33" w:line="232" w:lineRule="auto"/>
        <w:ind w:left="598" w:right="118"/>
        <w:jc w:val="left"/>
        <w:pPrChange w:id="236" w:author="Musial, Walter" w:date="2018-09-27T23:05:00Z">
          <w:pPr>
            <w:pStyle w:val="BodyText"/>
            <w:spacing w:before="33"/>
            <w:ind w:left="598"/>
          </w:pPr>
        </w:pPrChange>
      </w:pPr>
      <w:ins w:id="237" w:author="Musial, Walter" w:date="2018-09-27T23:05:00Z">
        <w:r>
          <w:rPr>
            <w:w w:val="110"/>
          </w:rPr>
          <w:t xml:space="preserve"> </w:t>
        </w:r>
      </w:ins>
      <w:r w:rsidR="0009622D" w:rsidRPr="00BA5235">
        <w:rPr>
          <w:w w:val="110"/>
        </w:rPr>
        <w:t>the optimizer;</w:t>
      </w:r>
    </w:p>
    <w:p w:rsidR="00012D33" w:rsidDel="00BA5235" w:rsidRDefault="0009622D" w:rsidP="00BA5235">
      <w:pPr>
        <w:pStyle w:val="ListParagraph"/>
        <w:numPr>
          <w:ilvl w:val="3"/>
          <w:numId w:val="13"/>
        </w:numPr>
        <w:tabs>
          <w:tab w:val="left" w:pos="599"/>
        </w:tabs>
        <w:spacing w:before="103" w:line="273" w:lineRule="auto"/>
        <w:ind w:left="598"/>
        <w:jc w:val="left"/>
        <w:rPr>
          <w:del w:id="238" w:author="Musial, Walter" w:date="2018-09-27T23:07:00Z"/>
          <w:sz w:val="20"/>
        </w:rPr>
        <w:pPrChange w:id="239" w:author="Musial, Walter" w:date="2018-09-27T23:07:00Z">
          <w:pPr>
            <w:pStyle w:val="ListParagraph"/>
            <w:numPr>
              <w:ilvl w:val="3"/>
              <w:numId w:val="13"/>
            </w:numPr>
            <w:tabs>
              <w:tab w:val="left" w:pos="599"/>
            </w:tabs>
            <w:spacing w:before="103" w:line="357" w:lineRule="exact"/>
            <w:ind w:left="598" w:hanging="200"/>
            <w:jc w:val="left"/>
          </w:pPr>
        </w:pPrChange>
      </w:pPr>
      <w:r w:rsidRPr="00BA5235">
        <w:rPr>
          <w:w w:val="110"/>
          <w:sz w:val="20"/>
          <w:rPrChange w:id="240" w:author="Musial, Walter" w:date="2018-09-27T23:07:00Z">
            <w:rPr>
              <w:w w:val="110"/>
              <w:sz w:val="20"/>
            </w:rPr>
          </w:rPrChange>
        </w:rPr>
        <w:t xml:space="preserve">Modeling </w:t>
      </w:r>
      <w:ins w:id="241" w:author="Musial, Walter" w:date="2018-09-27T23:06:00Z">
        <w:r w:rsidR="00BA5235" w:rsidRPr="00BA5235">
          <w:rPr>
            <w:w w:val="110"/>
            <w:sz w:val="20"/>
            <w:rPrChange w:id="242" w:author="Musial, Walter" w:date="2018-09-27T23:07:00Z">
              <w:rPr>
                <w:w w:val="110"/>
                <w:sz w:val="20"/>
              </w:rPr>
            </w:rPrChange>
          </w:rPr>
          <w:t xml:space="preserve">only included </w:t>
        </w:r>
      </w:ins>
      <w:del w:id="243" w:author="Musial, Walter" w:date="2018-09-27T23:06:00Z">
        <w:r w:rsidRPr="00BA5235" w:rsidDel="00BA5235">
          <w:rPr>
            <w:w w:val="110"/>
            <w:sz w:val="20"/>
            <w:rPrChange w:id="244" w:author="Musial, Walter" w:date="2018-09-27T23:07:00Z">
              <w:rPr>
                <w:w w:val="110"/>
                <w:sz w:val="20"/>
              </w:rPr>
            </w:rPrChange>
          </w:rPr>
          <w:delText>of s</w:delText>
        </w:r>
      </w:del>
      <w:ins w:id="245" w:author="Musial, Walter" w:date="2018-09-27T23:06:00Z">
        <w:r w:rsidR="00BA5235" w:rsidRPr="00BA5235">
          <w:rPr>
            <w:w w:val="110"/>
            <w:sz w:val="20"/>
            <w:rPrChange w:id="246" w:author="Musial, Walter" w:date="2018-09-27T23:07:00Z">
              <w:rPr>
                <w:w w:val="110"/>
                <w:sz w:val="20"/>
              </w:rPr>
            </w:rPrChange>
          </w:rPr>
          <w:t>s</w:t>
        </w:r>
      </w:ins>
      <w:r w:rsidRPr="00BA5235">
        <w:rPr>
          <w:w w:val="110"/>
          <w:sz w:val="20"/>
          <w:rPrChange w:id="247" w:author="Musial, Walter" w:date="2018-09-27T23:07:00Z">
            <w:rPr>
              <w:w w:val="110"/>
              <w:sz w:val="20"/>
            </w:rPr>
          </w:rPrChange>
        </w:rPr>
        <w:t>ubstructure capital costs</w:t>
      </w:r>
      <w:del w:id="248" w:author="Musial, Walter" w:date="2018-09-27T23:06:00Z">
        <w:r w:rsidRPr="00BA5235" w:rsidDel="00BA5235">
          <w:rPr>
            <w:w w:val="110"/>
            <w:sz w:val="20"/>
            <w:rPrChange w:id="249" w:author="Musial, Walter" w:date="2018-09-27T23:07:00Z">
              <w:rPr>
                <w:w w:val="110"/>
                <w:sz w:val="20"/>
              </w:rPr>
            </w:rPrChange>
          </w:rPr>
          <w:delText xml:space="preserve"> </w:delText>
        </w:r>
        <w:r w:rsidRPr="00BA5235" w:rsidDel="00BA5235">
          <w:rPr>
            <w:spacing w:val="-4"/>
            <w:w w:val="110"/>
            <w:sz w:val="20"/>
            <w:rPrChange w:id="250" w:author="Musial, Walter" w:date="2018-09-27T23:07:00Z">
              <w:rPr>
                <w:spacing w:val="-4"/>
                <w:w w:val="110"/>
                <w:sz w:val="20"/>
              </w:rPr>
            </w:rPrChange>
          </w:rPr>
          <w:delText>only,</w:delText>
        </w:r>
      </w:del>
      <w:ins w:id="251" w:author="Musial, Walter" w:date="2018-09-27T23:06:00Z">
        <w:r w:rsidR="00BA5235" w:rsidRPr="00BA5235">
          <w:rPr>
            <w:spacing w:val="-4"/>
            <w:w w:val="110"/>
            <w:sz w:val="20"/>
            <w:rPrChange w:id="252" w:author="Musial, Walter" w:date="2018-09-27T23:07:00Z">
              <w:rPr>
                <w:spacing w:val="-4"/>
                <w:w w:val="110"/>
                <w:sz w:val="20"/>
              </w:rPr>
            </w:rPrChange>
          </w:rPr>
          <w:t>;</w:t>
        </w:r>
      </w:ins>
      <w:r w:rsidRPr="00BA5235">
        <w:rPr>
          <w:spacing w:val="-4"/>
          <w:w w:val="110"/>
          <w:sz w:val="20"/>
          <w:rPrChange w:id="253" w:author="Musial, Walter" w:date="2018-09-27T23:07:00Z">
            <w:rPr>
              <w:spacing w:val="-4"/>
              <w:w w:val="110"/>
              <w:sz w:val="20"/>
            </w:rPr>
          </w:rPrChange>
        </w:rPr>
        <w:t xml:space="preserve"> </w:t>
      </w:r>
      <w:r w:rsidRPr="00BA5235">
        <w:rPr>
          <w:w w:val="110"/>
          <w:sz w:val="20"/>
          <w:rPrChange w:id="254" w:author="Musial, Walter" w:date="2018-09-27T23:07:00Z">
            <w:rPr>
              <w:w w:val="110"/>
              <w:sz w:val="20"/>
            </w:rPr>
          </w:rPrChange>
        </w:rPr>
        <w:t xml:space="preserve">no manufacturing, </w:t>
      </w:r>
      <w:r w:rsidRPr="00BA5235">
        <w:rPr>
          <w:spacing w:val="-3"/>
          <w:w w:val="110"/>
          <w:sz w:val="20"/>
          <w:rPrChange w:id="255" w:author="Musial, Walter" w:date="2018-09-27T23:07:00Z">
            <w:rPr>
              <w:spacing w:val="-3"/>
              <w:w w:val="110"/>
              <w:sz w:val="20"/>
            </w:rPr>
          </w:rPrChange>
        </w:rPr>
        <w:t xml:space="preserve">assembly, </w:t>
      </w:r>
      <w:r w:rsidRPr="00BA5235">
        <w:rPr>
          <w:w w:val="110"/>
          <w:sz w:val="20"/>
          <w:rPrChange w:id="256" w:author="Musial, Walter" w:date="2018-09-27T23:07:00Z">
            <w:rPr>
              <w:w w:val="110"/>
              <w:sz w:val="20"/>
            </w:rPr>
          </w:rPrChange>
        </w:rPr>
        <w:t xml:space="preserve">installation, </w:t>
      </w:r>
      <w:proofErr w:type="gramStart"/>
      <w:r w:rsidRPr="00BA5235">
        <w:rPr>
          <w:w w:val="110"/>
          <w:sz w:val="20"/>
          <w:rPrChange w:id="257" w:author="Musial, Walter" w:date="2018-09-27T23:07:00Z">
            <w:rPr>
              <w:w w:val="110"/>
              <w:sz w:val="20"/>
            </w:rPr>
          </w:rPrChange>
        </w:rPr>
        <w:t xml:space="preserve">operations, </w:t>
      </w:r>
      <w:r w:rsidRPr="00BA5235">
        <w:rPr>
          <w:spacing w:val="36"/>
          <w:w w:val="110"/>
          <w:sz w:val="20"/>
          <w:rPrChange w:id="258" w:author="Musial, Walter" w:date="2018-09-27T23:07:00Z">
            <w:rPr>
              <w:spacing w:val="36"/>
              <w:w w:val="110"/>
              <w:sz w:val="20"/>
            </w:rPr>
          </w:rPrChange>
        </w:rPr>
        <w:t xml:space="preserve"> </w:t>
      </w:r>
      <w:r w:rsidRPr="00BA5235">
        <w:rPr>
          <w:w w:val="110"/>
          <w:sz w:val="20"/>
          <w:rPrChange w:id="259" w:author="Musial, Walter" w:date="2018-09-27T23:07:00Z">
            <w:rPr>
              <w:w w:val="110"/>
              <w:sz w:val="20"/>
            </w:rPr>
          </w:rPrChange>
        </w:rPr>
        <w:t>or</w:t>
      </w:r>
      <w:proofErr w:type="gramEnd"/>
    </w:p>
    <w:p w:rsidR="00012D33" w:rsidRDefault="00BA5235" w:rsidP="00BA5235">
      <w:pPr>
        <w:pStyle w:val="ListParagraph"/>
        <w:numPr>
          <w:ilvl w:val="3"/>
          <w:numId w:val="13"/>
        </w:numPr>
        <w:tabs>
          <w:tab w:val="left" w:pos="599"/>
        </w:tabs>
        <w:spacing w:before="103" w:line="273" w:lineRule="auto"/>
        <w:ind w:left="598"/>
        <w:jc w:val="left"/>
        <w:pPrChange w:id="260" w:author="Musial, Walter" w:date="2018-09-27T23:07:00Z">
          <w:pPr>
            <w:pStyle w:val="BodyText"/>
            <w:spacing w:line="273" w:lineRule="auto"/>
            <w:ind w:left="598"/>
          </w:pPr>
        </w:pPrChange>
      </w:pPr>
      <w:ins w:id="261" w:author="Musial, Walter" w:date="2018-09-27T23:07:00Z">
        <w:r>
          <w:rPr>
            <w:w w:val="110"/>
          </w:rPr>
          <w:t xml:space="preserve"> </w:t>
        </w:r>
      </w:ins>
      <w:r w:rsidR="0009622D" w:rsidRPr="00BA5235">
        <w:rPr>
          <w:w w:val="110"/>
        </w:rPr>
        <w:t xml:space="preserve">maintenance costs </w:t>
      </w:r>
      <w:ins w:id="262" w:author="Musial, Walter" w:date="2018-09-27T23:05:00Z">
        <w:r w:rsidRPr="00BA5235">
          <w:rPr>
            <w:w w:val="110"/>
          </w:rPr>
          <w:t xml:space="preserve">were </w:t>
        </w:r>
      </w:ins>
      <w:r w:rsidR="0009622D" w:rsidRPr="00BA5235">
        <w:rPr>
          <w:w w:val="110"/>
        </w:rPr>
        <w:t>captured. This means that the TLP looks like the lowest cost option for now, but that answer could change when other costs are considered;</w:t>
      </w:r>
    </w:p>
    <w:p w:rsidR="00012D33" w:rsidRDefault="0009622D">
      <w:pPr>
        <w:pStyle w:val="ListParagraph"/>
        <w:numPr>
          <w:ilvl w:val="3"/>
          <w:numId w:val="13"/>
        </w:numPr>
        <w:tabs>
          <w:tab w:val="left" w:pos="599"/>
        </w:tabs>
        <w:spacing w:before="79"/>
        <w:ind w:left="598"/>
        <w:jc w:val="left"/>
        <w:rPr>
          <w:sz w:val="20"/>
        </w:rPr>
      </w:pPr>
      <w:r>
        <w:rPr>
          <w:w w:val="110"/>
          <w:sz w:val="20"/>
        </w:rPr>
        <w:t>Incomplete incorporation of existing codes, standards, and best</w:t>
      </w:r>
      <w:r>
        <w:rPr>
          <w:spacing w:val="-38"/>
          <w:w w:val="110"/>
          <w:sz w:val="20"/>
        </w:rPr>
        <w:t xml:space="preserve"> </w:t>
      </w:r>
      <w:r>
        <w:rPr>
          <w:w w:val="110"/>
          <w:sz w:val="20"/>
        </w:rPr>
        <w:t>practices.</w:t>
      </w:r>
    </w:p>
    <w:p w:rsidR="00012D33" w:rsidRDefault="0009622D">
      <w:pPr>
        <w:pStyle w:val="Heading4"/>
        <w:numPr>
          <w:ilvl w:val="2"/>
          <w:numId w:val="13"/>
        </w:numPr>
        <w:tabs>
          <w:tab w:val="left" w:pos="801"/>
        </w:tabs>
        <w:spacing w:before="267"/>
        <w:ind w:left="800" w:hanging="700"/>
        <w:jc w:val="both"/>
      </w:pPr>
      <w:bookmarkStart w:id="263" w:name="Depiction"/>
      <w:bookmarkEnd w:id="263"/>
      <w:r>
        <w:rPr>
          <w:w w:val="120"/>
        </w:rPr>
        <w:t>Depiction</w:t>
      </w:r>
    </w:p>
    <w:p w:rsidR="00012D33" w:rsidRDefault="0009622D">
      <w:pPr>
        <w:pStyle w:val="BodyText"/>
        <w:spacing w:before="161" w:line="273" w:lineRule="auto"/>
        <w:ind w:left="100" w:right="117"/>
        <w:jc w:val="both"/>
      </w:pPr>
      <w:r>
        <w:rPr>
          <w:w w:val="110"/>
        </w:rPr>
        <w:t xml:space="preserve">Results of the design optimization are shown both visually and in tabular form in </w:t>
      </w:r>
      <w:r>
        <w:rPr>
          <w:spacing w:val="-4"/>
          <w:w w:val="110"/>
        </w:rPr>
        <w:t xml:space="preserve">Table </w:t>
      </w:r>
      <w:hyperlink w:anchor="_bookmark25" w:history="1">
        <w:r>
          <w:rPr>
            <w:w w:val="110"/>
          </w:rPr>
          <w:t>5.</w:t>
        </w:r>
      </w:hyperlink>
      <w:r>
        <w:rPr>
          <w:w w:val="110"/>
        </w:rPr>
        <w:t xml:space="preserve"> The optimized substructure designs are shown in Figures </w:t>
      </w:r>
      <w:hyperlink w:anchor="_bookmark28" w:history="1">
        <w:r>
          <w:rPr>
            <w:w w:val="110"/>
          </w:rPr>
          <w:t>10–12.</w:t>
        </w:r>
      </w:hyperlink>
      <w:r>
        <w:rPr>
          <w:w w:val="110"/>
        </w:rPr>
        <w:t xml:space="preserve"> </w:t>
      </w:r>
      <w:r>
        <w:rPr>
          <w:spacing w:val="-9"/>
          <w:w w:val="110"/>
        </w:rPr>
        <w:t xml:space="preserve">To </w:t>
      </w:r>
      <w:r>
        <w:rPr>
          <w:w w:val="110"/>
        </w:rPr>
        <w:t>understand the visualizations, the sea floor is shown in the light brown beneath the substructure and the ragged aqua plane is the waterline. The alternating dark/light gray colors of the substructure show the different sections in the geometry discretization. The darker</w:t>
      </w:r>
      <w:r>
        <w:rPr>
          <w:spacing w:val="-4"/>
          <w:w w:val="110"/>
        </w:rPr>
        <w:t xml:space="preserve"> </w:t>
      </w:r>
      <w:r>
        <w:rPr>
          <w:w w:val="110"/>
        </w:rPr>
        <w:t>brown</w:t>
      </w:r>
      <w:r>
        <w:rPr>
          <w:spacing w:val="-4"/>
          <w:w w:val="110"/>
        </w:rPr>
        <w:t xml:space="preserve"> </w:t>
      </w:r>
      <w:r>
        <w:rPr>
          <w:w w:val="110"/>
        </w:rPr>
        <w:t>coloration</w:t>
      </w:r>
      <w:r>
        <w:rPr>
          <w:spacing w:val="-4"/>
          <w:w w:val="110"/>
        </w:rPr>
        <w:t xml:space="preserve"> </w:t>
      </w:r>
      <w:r>
        <w:rPr>
          <w:w w:val="110"/>
        </w:rPr>
        <w:t>at</w:t>
      </w:r>
      <w:r>
        <w:rPr>
          <w:spacing w:val="-4"/>
          <w:w w:val="110"/>
        </w:rPr>
        <w:t xml:space="preserve"> </w:t>
      </w:r>
      <w:r>
        <w:rPr>
          <w:w w:val="110"/>
        </w:rPr>
        <w:t>the</w:t>
      </w:r>
      <w:r>
        <w:rPr>
          <w:spacing w:val="-4"/>
          <w:w w:val="110"/>
        </w:rPr>
        <w:t xml:space="preserve"> </w:t>
      </w:r>
      <w:r>
        <w:rPr>
          <w:w w:val="110"/>
        </w:rPr>
        <w:t>bottom</w:t>
      </w:r>
      <w:r>
        <w:rPr>
          <w:spacing w:val="-4"/>
          <w:w w:val="110"/>
        </w:rPr>
        <w:t xml:space="preserve"> </w:t>
      </w:r>
      <w:r>
        <w:rPr>
          <w:w w:val="110"/>
        </w:rPr>
        <w:t>of</w:t>
      </w:r>
      <w:r>
        <w:rPr>
          <w:spacing w:val="-4"/>
          <w:w w:val="110"/>
        </w:rPr>
        <w:t xml:space="preserve"> </w:t>
      </w:r>
      <w:r>
        <w:rPr>
          <w:w w:val="110"/>
        </w:rPr>
        <w:t>the</w:t>
      </w:r>
      <w:r>
        <w:rPr>
          <w:spacing w:val="-4"/>
          <w:w w:val="110"/>
        </w:rPr>
        <w:t xml:space="preserve"> </w:t>
      </w:r>
      <w:r>
        <w:rPr>
          <w:w w:val="110"/>
        </w:rPr>
        <w:t>columns</w:t>
      </w:r>
      <w:r>
        <w:rPr>
          <w:spacing w:val="-4"/>
          <w:w w:val="110"/>
        </w:rPr>
        <w:t xml:space="preserve"> </w:t>
      </w:r>
      <w:r>
        <w:rPr>
          <w:w w:val="110"/>
        </w:rPr>
        <w:t>is</w:t>
      </w:r>
      <w:r>
        <w:rPr>
          <w:spacing w:val="-4"/>
          <w:w w:val="110"/>
        </w:rPr>
        <w:t xml:space="preserve"> </w:t>
      </w:r>
      <w:r>
        <w:rPr>
          <w:w w:val="110"/>
        </w:rPr>
        <w:t>the</w:t>
      </w:r>
      <w:r>
        <w:rPr>
          <w:spacing w:val="-4"/>
          <w:w w:val="110"/>
        </w:rPr>
        <w:t xml:space="preserve"> </w:t>
      </w:r>
      <w:r>
        <w:rPr>
          <w:w w:val="110"/>
        </w:rPr>
        <w:t>permanent</w:t>
      </w:r>
      <w:r>
        <w:rPr>
          <w:spacing w:val="-4"/>
          <w:w w:val="110"/>
        </w:rPr>
        <w:t xml:space="preserve"> </w:t>
      </w:r>
      <w:r>
        <w:rPr>
          <w:w w:val="110"/>
        </w:rPr>
        <w:t>ballast</w:t>
      </w:r>
      <w:r>
        <w:rPr>
          <w:spacing w:val="-5"/>
          <w:w w:val="110"/>
        </w:rPr>
        <w:t xml:space="preserve"> </w:t>
      </w:r>
      <w:r>
        <w:rPr>
          <w:w w:val="110"/>
        </w:rPr>
        <w:t>and</w:t>
      </w:r>
      <w:r>
        <w:rPr>
          <w:spacing w:val="-4"/>
          <w:w w:val="110"/>
        </w:rPr>
        <w:t xml:space="preserve"> </w:t>
      </w:r>
      <w:r>
        <w:rPr>
          <w:w w:val="110"/>
        </w:rPr>
        <w:t>the</w:t>
      </w:r>
      <w:r>
        <w:rPr>
          <w:spacing w:val="-4"/>
          <w:w w:val="110"/>
        </w:rPr>
        <w:t xml:space="preserve"> </w:t>
      </w:r>
      <w:r>
        <w:rPr>
          <w:w w:val="110"/>
        </w:rPr>
        <w:t>blue</w:t>
      </w:r>
      <w:r>
        <w:rPr>
          <w:spacing w:val="-4"/>
          <w:w w:val="110"/>
        </w:rPr>
        <w:t xml:space="preserve"> </w:t>
      </w:r>
      <w:r>
        <w:rPr>
          <w:w w:val="110"/>
        </w:rPr>
        <w:t>color</w:t>
      </w:r>
      <w:r>
        <w:rPr>
          <w:spacing w:val="-4"/>
          <w:w w:val="110"/>
        </w:rPr>
        <w:t xml:space="preserve"> </w:t>
      </w:r>
      <w:r>
        <w:rPr>
          <w:w w:val="110"/>
        </w:rPr>
        <w:t>shows</w:t>
      </w:r>
      <w:r>
        <w:rPr>
          <w:spacing w:val="-4"/>
          <w:w w:val="110"/>
        </w:rPr>
        <w:t xml:space="preserve"> </w:t>
      </w:r>
      <w:r>
        <w:rPr>
          <w:w w:val="110"/>
        </w:rPr>
        <w:t>the water</w:t>
      </w:r>
      <w:r>
        <w:rPr>
          <w:spacing w:val="-9"/>
          <w:w w:val="110"/>
        </w:rPr>
        <w:t xml:space="preserve"> </w:t>
      </w:r>
      <w:r>
        <w:rPr>
          <w:w w:val="110"/>
        </w:rPr>
        <w:t>ballast.</w:t>
      </w:r>
      <w:r>
        <w:rPr>
          <w:spacing w:val="9"/>
          <w:w w:val="110"/>
        </w:rPr>
        <w:t xml:space="preserve"> </w:t>
      </w:r>
      <w:r>
        <w:rPr>
          <w:w w:val="110"/>
        </w:rPr>
        <w:t>Mooring</w:t>
      </w:r>
      <w:r>
        <w:rPr>
          <w:spacing w:val="-9"/>
          <w:w w:val="110"/>
        </w:rPr>
        <w:t xml:space="preserve"> </w:t>
      </w:r>
      <w:r>
        <w:rPr>
          <w:w w:val="110"/>
        </w:rPr>
        <w:t>lines</w:t>
      </w:r>
      <w:r>
        <w:rPr>
          <w:spacing w:val="-10"/>
          <w:w w:val="110"/>
        </w:rPr>
        <w:t xml:space="preserve"> </w:t>
      </w:r>
      <w:r>
        <w:rPr>
          <w:w w:val="110"/>
        </w:rPr>
        <w:t>are</w:t>
      </w:r>
      <w:r>
        <w:rPr>
          <w:spacing w:val="-10"/>
          <w:w w:val="110"/>
        </w:rPr>
        <w:t xml:space="preserve"> </w:t>
      </w:r>
      <w:r>
        <w:rPr>
          <w:w w:val="110"/>
        </w:rPr>
        <w:t>shown</w:t>
      </w:r>
      <w:r>
        <w:rPr>
          <w:spacing w:val="-10"/>
          <w:w w:val="110"/>
        </w:rPr>
        <w:t xml:space="preserve"> </w:t>
      </w:r>
      <w:r>
        <w:rPr>
          <w:w w:val="110"/>
        </w:rPr>
        <w:t>in</w:t>
      </w:r>
      <w:r>
        <w:rPr>
          <w:spacing w:val="-10"/>
          <w:w w:val="110"/>
        </w:rPr>
        <w:t xml:space="preserve"> </w:t>
      </w:r>
      <w:r>
        <w:rPr>
          <w:w w:val="110"/>
        </w:rPr>
        <w:t>green.</w:t>
      </w:r>
      <w:r>
        <w:rPr>
          <w:spacing w:val="9"/>
          <w:w w:val="110"/>
        </w:rPr>
        <w:t xml:space="preserve"> </w:t>
      </w:r>
      <w:r>
        <w:rPr>
          <w:w w:val="110"/>
        </w:rPr>
        <w:t>Pontoons,</w:t>
      </w:r>
      <w:r>
        <w:rPr>
          <w:spacing w:val="-9"/>
          <w:w w:val="110"/>
        </w:rPr>
        <w:t xml:space="preserve"> </w:t>
      </w:r>
      <w:r>
        <w:rPr>
          <w:w w:val="110"/>
        </w:rPr>
        <w:t>whether</w:t>
      </w:r>
      <w:r>
        <w:rPr>
          <w:spacing w:val="-10"/>
          <w:w w:val="110"/>
        </w:rPr>
        <w:t xml:space="preserve"> </w:t>
      </w:r>
      <w:r>
        <w:rPr>
          <w:w w:val="110"/>
        </w:rPr>
        <w:t>connecting</w:t>
      </w:r>
      <w:r>
        <w:rPr>
          <w:spacing w:val="-9"/>
          <w:w w:val="110"/>
        </w:rPr>
        <w:t xml:space="preserve"> </w:t>
      </w:r>
      <w:r>
        <w:rPr>
          <w:w w:val="110"/>
        </w:rPr>
        <w:t>the</w:t>
      </w:r>
      <w:r>
        <w:rPr>
          <w:spacing w:val="-10"/>
          <w:w w:val="110"/>
        </w:rPr>
        <w:t xml:space="preserve"> </w:t>
      </w:r>
      <w:r>
        <w:rPr>
          <w:w w:val="110"/>
        </w:rPr>
        <w:t>columns</w:t>
      </w:r>
      <w:r>
        <w:rPr>
          <w:spacing w:val="-10"/>
          <w:w w:val="110"/>
        </w:rPr>
        <w:t xml:space="preserve"> </w:t>
      </w:r>
      <w:r>
        <w:rPr>
          <w:w w:val="110"/>
        </w:rPr>
        <w:t>or</w:t>
      </w:r>
      <w:r>
        <w:rPr>
          <w:spacing w:val="-10"/>
          <w:w w:val="110"/>
        </w:rPr>
        <w:t xml:space="preserve"> </w:t>
      </w:r>
      <w:r>
        <w:rPr>
          <w:w w:val="110"/>
        </w:rPr>
        <w:t>the</w:t>
      </w:r>
      <w:r>
        <w:rPr>
          <w:spacing w:val="-10"/>
          <w:w w:val="110"/>
        </w:rPr>
        <w:t xml:space="preserve"> </w:t>
      </w:r>
      <w:r>
        <w:rPr>
          <w:w w:val="110"/>
        </w:rPr>
        <w:t>mooring lines, are shown in</w:t>
      </w:r>
      <w:r>
        <w:rPr>
          <w:spacing w:val="-34"/>
          <w:w w:val="110"/>
        </w:rPr>
        <w:t xml:space="preserve"> </w:t>
      </w:r>
      <w:r>
        <w:rPr>
          <w:w w:val="110"/>
        </w:rPr>
        <w:t>red.</w:t>
      </w:r>
    </w:p>
    <w:p w:rsidR="00012D33" w:rsidRDefault="00012D33">
      <w:pPr>
        <w:pStyle w:val="BodyText"/>
        <w:spacing w:before="4"/>
        <w:rPr>
          <w:sz w:val="24"/>
        </w:rPr>
      </w:pPr>
    </w:p>
    <w:p w:rsidR="00012D33" w:rsidRDefault="0009622D">
      <w:pPr>
        <w:pStyle w:val="Heading4"/>
        <w:numPr>
          <w:ilvl w:val="2"/>
          <w:numId w:val="13"/>
        </w:numPr>
        <w:tabs>
          <w:tab w:val="left" w:pos="801"/>
        </w:tabs>
        <w:ind w:left="800" w:hanging="700"/>
        <w:jc w:val="both"/>
      </w:pPr>
      <w:bookmarkStart w:id="264" w:name="Optimized_Spar_Design"/>
      <w:bookmarkEnd w:id="264"/>
      <w:r>
        <w:rPr>
          <w:w w:val="115"/>
        </w:rPr>
        <w:t>Optimized Spar</w:t>
      </w:r>
      <w:r>
        <w:rPr>
          <w:spacing w:val="39"/>
          <w:w w:val="115"/>
        </w:rPr>
        <w:t xml:space="preserve"> </w:t>
      </w:r>
      <w:r>
        <w:rPr>
          <w:w w:val="115"/>
        </w:rPr>
        <w:t>Design</w:t>
      </w:r>
    </w:p>
    <w:p w:rsidR="00012D33" w:rsidRDefault="0009622D">
      <w:pPr>
        <w:pStyle w:val="BodyText"/>
        <w:spacing w:before="161" w:line="273" w:lineRule="auto"/>
        <w:ind w:left="100" w:right="117"/>
        <w:jc w:val="both"/>
      </w:pPr>
      <w:r>
        <w:rPr>
          <w:w w:val="105"/>
        </w:rPr>
        <w:t xml:space="preserve">The optimized spar designs are shown in Figure </w:t>
      </w:r>
      <w:hyperlink w:anchor="_bookmark26" w:history="1">
        <w:r>
          <w:rPr>
            <w:w w:val="105"/>
          </w:rPr>
          <w:t>10,</w:t>
        </w:r>
      </w:hyperlink>
      <w:r>
        <w:rPr>
          <w:w w:val="105"/>
        </w:rPr>
        <w:t xml:space="preserve">  with obvious differences between the mass-optimized   and cost-optimized designs. The mass-optimized design has a deeper draft with a narrower diameter and significantly more water ballast. The cost-optimized design has a wider diameter with a shorter draft, more permanent ballast, and less water ballast. The differences are driven </w:t>
      </w:r>
      <w:r>
        <w:rPr>
          <w:spacing w:val="-3"/>
          <w:w w:val="105"/>
        </w:rPr>
        <w:t xml:space="preserve">by </w:t>
      </w:r>
      <w:r>
        <w:rPr>
          <w:w w:val="105"/>
        </w:rPr>
        <w:t xml:space="preserve">the fact that water ballast is </w:t>
      </w:r>
      <w:proofErr w:type="gramStart"/>
      <w:r>
        <w:rPr>
          <w:w w:val="105"/>
        </w:rPr>
        <w:t>not  counted</w:t>
      </w:r>
      <w:proofErr w:type="gramEnd"/>
      <w:r>
        <w:rPr>
          <w:w w:val="105"/>
        </w:rPr>
        <w:t xml:space="preserve"> as part of the manufactured mass, so when minimizing mass, the optimizer has traded permanent      for water ballast. </w:t>
      </w:r>
      <w:r>
        <w:rPr>
          <w:spacing w:val="-9"/>
          <w:w w:val="105"/>
        </w:rPr>
        <w:t xml:space="preserve">To </w:t>
      </w:r>
      <w:r>
        <w:rPr>
          <w:w w:val="105"/>
        </w:rPr>
        <w:t xml:space="preserve">ensure </w:t>
      </w:r>
      <w:proofErr w:type="gramStart"/>
      <w:r>
        <w:rPr>
          <w:spacing w:val="-3"/>
          <w:w w:val="105"/>
        </w:rPr>
        <w:t xml:space="preserve">stability,  </w:t>
      </w:r>
      <w:r>
        <w:rPr>
          <w:w w:val="105"/>
        </w:rPr>
        <w:t>since</w:t>
      </w:r>
      <w:proofErr w:type="gramEnd"/>
      <w:r>
        <w:rPr>
          <w:w w:val="105"/>
        </w:rPr>
        <w:t xml:space="preserve"> water ballast is less dense than permanent ballast, a deeper draft  was needed. In contrast, when optimizing for cost, a shorter draft means less rolled steel columns, which are expensive,</w:t>
      </w:r>
      <w:r>
        <w:rPr>
          <w:spacing w:val="30"/>
          <w:w w:val="105"/>
        </w:rPr>
        <w:t xml:space="preserve"> </w:t>
      </w:r>
      <w:r>
        <w:rPr>
          <w:w w:val="105"/>
        </w:rPr>
        <w:t>and</w:t>
      </w:r>
      <w:r>
        <w:rPr>
          <w:spacing w:val="30"/>
          <w:w w:val="105"/>
        </w:rPr>
        <w:t xml:space="preserve"> </w:t>
      </w:r>
      <w:r>
        <w:rPr>
          <w:w w:val="105"/>
        </w:rPr>
        <w:t>thus</w:t>
      </w:r>
      <w:r>
        <w:rPr>
          <w:spacing w:val="30"/>
          <w:w w:val="105"/>
        </w:rPr>
        <w:t xml:space="preserve"> </w:t>
      </w:r>
      <w:r>
        <w:rPr>
          <w:w w:val="105"/>
        </w:rPr>
        <w:t>the</w:t>
      </w:r>
      <w:r>
        <w:rPr>
          <w:spacing w:val="30"/>
          <w:w w:val="105"/>
        </w:rPr>
        <w:t xml:space="preserve"> </w:t>
      </w:r>
      <w:r>
        <w:rPr>
          <w:w w:val="105"/>
        </w:rPr>
        <w:t>heavier,</w:t>
      </w:r>
      <w:r>
        <w:rPr>
          <w:spacing w:val="30"/>
          <w:w w:val="105"/>
        </w:rPr>
        <w:t xml:space="preserve"> </w:t>
      </w:r>
      <w:r>
        <w:rPr>
          <w:w w:val="105"/>
        </w:rPr>
        <w:t>permanent</w:t>
      </w:r>
      <w:r>
        <w:rPr>
          <w:spacing w:val="30"/>
          <w:w w:val="105"/>
        </w:rPr>
        <w:t xml:space="preserve"> </w:t>
      </w:r>
      <w:r>
        <w:rPr>
          <w:w w:val="105"/>
        </w:rPr>
        <w:t>ballast</w:t>
      </w:r>
      <w:r>
        <w:rPr>
          <w:spacing w:val="30"/>
          <w:w w:val="105"/>
        </w:rPr>
        <w:t xml:space="preserve"> </w:t>
      </w:r>
      <w:r>
        <w:rPr>
          <w:w w:val="105"/>
        </w:rPr>
        <w:t>is</w:t>
      </w:r>
      <w:r>
        <w:rPr>
          <w:spacing w:val="30"/>
          <w:w w:val="105"/>
        </w:rPr>
        <w:t xml:space="preserve"> </w:t>
      </w:r>
      <w:r>
        <w:rPr>
          <w:w w:val="105"/>
        </w:rPr>
        <w:t>required</w:t>
      </w:r>
      <w:r>
        <w:rPr>
          <w:spacing w:val="30"/>
          <w:w w:val="105"/>
        </w:rPr>
        <w:t xml:space="preserve"> </w:t>
      </w:r>
      <w:r>
        <w:rPr>
          <w:w w:val="105"/>
        </w:rPr>
        <w:t>for</w:t>
      </w:r>
      <w:r>
        <w:rPr>
          <w:spacing w:val="30"/>
          <w:w w:val="105"/>
        </w:rPr>
        <w:t xml:space="preserve"> </w:t>
      </w:r>
      <w:r>
        <w:rPr>
          <w:spacing w:val="-3"/>
          <w:w w:val="105"/>
        </w:rPr>
        <w:t>stability.</w:t>
      </w:r>
    </w:p>
    <w:p w:rsidR="00012D33" w:rsidRDefault="00012D33">
      <w:pPr>
        <w:spacing w:line="273" w:lineRule="auto"/>
        <w:jc w:val="both"/>
        <w:sectPr w:rsidR="00012D33">
          <w:pgSz w:w="12240" w:h="15840"/>
          <w:pgMar w:top="1400" w:right="1320" w:bottom="980" w:left="1340" w:header="0" w:footer="792" w:gutter="0"/>
          <w:cols w:space="720"/>
        </w:sectPr>
      </w:pPr>
    </w:p>
    <w:p w:rsidR="00012D33" w:rsidRDefault="0009622D">
      <w:pPr>
        <w:spacing w:before="45"/>
        <w:ind w:right="18"/>
        <w:jc w:val="center"/>
        <w:rPr>
          <w:sz w:val="18"/>
        </w:rPr>
      </w:pPr>
      <w:bookmarkStart w:id="265" w:name="_bookmark25"/>
      <w:bookmarkEnd w:id="265"/>
      <w:proofErr w:type="gramStart"/>
      <w:r>
        <w:rPr>
          <w:b/>
          <w:w w:val="110"/>
          <w:sz w:val="18"/>
        </w:rPr>
        <w:t>Table  5</w:t>
      </w:r>
      <w:proofErr w:type="gramEnd"/>
      <w:r>
        <w:rPr>
          <w:b/>
          <w:w w:val="110"/>
          <w:sz w:val="18"/>
        </w:rPr>
        <w:t xml:space="preserve">:  </w:t>
      </w:r>
      <w:r>
        <w:rPr>
          <w:w w:val="110"/>
          <w:sz w:val="18"/>
        </w:rPr>
        <w:t>Nacelle and RNA mass perturbations for design sensitivity   studies.</w:t>
      </w:r>
    </w:p>
    <w:p w:rsidR="00012D33" w:rsidRDefault="00012D33">
      <w:pPr>
        <w:pStyle w:val="BodyText"/>
        <w:spacing w:before="7"/>
        <w:rPr>
          <w:sz w:val="19"/>
        </w:rPr>
      </w:pPr>
    </w:p>
    <w:tbl>
      <w:tblPr>
        <w:tblW w:w="0" w:type="auto"/>
        <w:tblInd w:w="570"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517"/>
        <w:gridCol w:w="847"/>
        <w:gridCol w:w="847"/>
        <w:gridCol w:w="847"/>
        <w:gridCol w:w="847"/>
        <w:gridCol w:w="755"/>
        <w:gridCol w:w="751"/>
      </w:tblGrid>
      <w:tr w:rsidR="00012D33">
        <w:trPr>
          <w:trHeight w:hRule="exact" w:val="470"/>
        </w:trPr>
        <w:tc>
          <w:tcPr>
            <w:tcW w:w="3517" w:type="dxa"/>
            <w:tcBorders>
              <w:top w:val="single" w:sz="3" w:space="0" w:color="000000"/>
              <w:bottom w:val="double" w:sz="7" w:space="0" w:color="000000"/>
              <w:right w:val="single" w:sz="3" w:space="0" w:color="000000"/>
            </w:tcBorders>
          </w:tcPr>
          <w:p w:rsidR="00012D33" w:rsidRDefault="00012D33">
            <w:pPr>
              <w:pStyle w:val="TableParagraph"/>
              <w:spacing w:before="9" w:line="240" w:lineRule="auto"/>
              <w:ind w:left="0"/>
              <w:rPr>
                <w:sz w:val="17"/>
              </w:rPr>
            </w:pPr>
          </w:p>
          <w:p w:rsidR="00012D33" w:rsidRDefault="0009622D">
            <w:pPr>
              <w:pStyle w:val="TableParagraph"/>
              <w:spacing w:line="240" w:lineRule="auto"/>
              <w:rPr>
                <w:sz w:val="18"/>
              </w:rPr>
            </w:pPr>
            <w:r>
              <w:rPr>
                <w:w w:val="110"/>
                <w:sz w:val="18"/>
              </w:rPr>
              <w:t>Objective function</w:t>
            </w:r>
          </w:p>
        </w:tc>
        <w:tc>
          <w:tcPr>
            <w:tcW w:w="1694" w:type="dxa"/>
            <w:gridSpan w:val="2"/>
            <w:tcBorders>
              <w:top w:val="single" w:sz="3" w:space="0" w:color="000000"/>
              <w:left w:val="single" w:sz="3" w:space="0" w:color="000000"/>
              <w:bottom w:val="double" w:sz="7" w:space="0" w:color="000000"/>
              <w:right w:val="single" w:sz="3" w:space="0" w:color="000000"/>
            </w:tcBorders>
          </w:tcPr>
          <w:p w:rsidR="00012D33" w:rsidRDefault="0009622D">
            <w:pPr>
              <w:pStyle w:val="TableParagraph"/>
              <w:spacing w:line="192" w:lineRule="exact"/>
              <w:ind w:left="0"/>
              <w:jc w:val="center"/>
              <w:rPr>
                <w:b/>
                <w:sz w:val="18"/>
              </w:rPr>
            </w:pPr>
            <w:r>
              <w:rPr>
                <w:b/>
                <w:w w:val="115"/>
                <w:sz w:val="18"/>
              </w:rPr>
              <w:t>Spar</w:t>
            </w:r>
          </w:p>
          <w:p w:rsidR="00012D33" w:rsidRDefault="0009622D">
            <w:pPr>
              <w:pStyle w:val="TableParagraph"/>
              <w:tabs>
                <w:tab w:val="left" w:pos="861"/>
              </w:tabs>
              <w:spacing w:before="12" w:line="240" w:lineRule="auto"/>
              <w:ind w:left="0" w:right="16"/>
              <w:jc w:val="center"/>
              <w:rPr>
                <w:sz w:val="18"/>
              </w:rPr>
            </w:pPr>
            <w:r>
              <w:rPr>
                <w:w w:val="110"/>
                <w:sz w:val="18"/>
              </w:rPr>
              <w:t>Mass</w:t>
            </w:r>
            <w:r>
              <w:rPr>
                <w:w w:val="110"/>
                <w:sz w:val="18"/>
              </w:rPr>
              <w:tab/>
              <w:t>Cost</w:t>
            </w:r>
          </w:p>
        </w:tc>
        <w:tc>
          <w:tcPr>
            <w:tcW w:w="1694" w:type="dxa"/>
            <w:gridSpan w:val="2"/>
            <w:tcBorders>
              <w:top w:val="single" w:sz="3" w:space="0" w:color="000000"/>
              <w:left w:val="single" w:sz="3" w:space="0" w:color="000000"/>
              <w:bottom w:val="double" w:sz="7" w:space="0" w:color="000000"/>
              <w:right w:val="single" w:sz="3" w:space="0" w:color="000000"/>
            </w:tcBorders>
          </w:tcPr>
          <w:p w:rsidR="00012D33" w:rsidRDefault="0009622D">
            <w:pPr>
              <w:pStyle w:val="TableParagraph"/>
              <w:spacing w:line="192" w:lineRule="exact"/>
              <w:ind w:left="0"/>
              <w:jc w:val="center"/>
              <w:rPr>
                <w:b/>
                <w:sz w:val="18"/>
              </w:rPr>
            </w:pPr>
            <w:r>
              <w:rPr>
                <w:b/>
                <w:w w:val="120"/>
                <w:sz w:val="18"/>
              </w:rPr>
              <w:t>Semi</w:t>
            </w:r>
          </w:p>
          <w:p w:rsidR="00012D33" w:rsidRDefault="0009622D">
            <w:pPr>
              <w:pStyle w:val="TableParagraph"/>
              <w:tabs>
                <w:tab w:val="left" w:pos="861"/>
              </w:tabs>
              <w:spacing w:before="12" w:line="240" w:lineRule="auto"/>
              <w:ind w:left="0" w:right="16"/>
              <w:jc w:val="center"/>
              <w:rPr>
                <w:sz w:val="18"/>
              </w:rPr>
            </w:pPr>
            <w:r>
              <w:rPr>
                <w:w w:val="110"/>
                <w:sz w:val="18"/>
              </w:rPr>
              <w:t>Mass</w:t>
            </w:r>
            <w:r>
              <w:rPr>
                <w:w w:val="110"/>
                <w:sz w:val="18"/>
              </w:rPr>
              <w:tab/>
              <w:t>Cost</w:t>
            </w:r>
          </w:p>
        </w:tc>
        <w:tc>
          <w:tcPr>
            <w:tcW w:w="1506" w:type="dxa"/>
            <w:gridSpan w:val="2"/>
            <w:tcBorders>
              <w:top w:val="single" w:sz="3" w:space="0" w:color="000000"/>
              <w:left w:val="single" w:sz="3" w:space="0" w:color="000000"/>
              <w:bottom w:val="double" w:sz="7" w:space="0" w:color="000000"/>
            </w:tcBorders>
          </w:tcPr>
          <w:p w:rsidR="00012D33" w:rsidRDefault="0009622D">
            <w:pPr>
              <w:pStyle w:val="TableParagraph"/>
              <w:spacing w:line="192" w:lineRule="exact"/>
              <w:ind w:left="0"/>
              <w:jc w:val="center"/>
              <w:rPr>
                <w:b/>
                <w:sz w:val="18"/>
              </w:rPr>
            </w:pPr>
            <w:r>
              <w:rPr>
                <w:b/>
                <w:w w:val="120"/>
                <w:sz w:val="18"/>
              </w:rPr>
              <w:t>TLP</w:t>
            </w:r>
          </w:p>
          <w:p w:rsidR="00012D33" w:rsidRDefault="0009622D">
            <w:pPr>
              <w:pStyle w:val="TableParagraph"/>
              <w:tabs>
                <w:tab w:val="left" w:pos="769"/>
              </w:tabs>
              <w:spacing w:before="12" w:line="240" w:lineRule="auto"/>
              <w:ind w:left="0" w:right="16"/>
              <w:jc w:val="center"/>
              <w:rPr>
                <w:sz w:val="18"/>
              </w:rPr>
            </w:pPr>
            <w:r>
              <w:rPr>
                <w:w w:val="110"/>
                <w:sz w:val="18"/>
              </w:rPr>
              <w:t>Mass</w:t>
            </w:r>
            <w:r>
              <w:rPr>
                <w:w w:val="110"/>
                <w:sz w:val="18"/>
              </w:rPr>
              <w:tab/>
              <w:t>Cost</w:t>
            </w:r>
          </w:p>
        </w:tc>
      </w:tr>
      <w:tr w:rsidR="00012D33">
        <w:trPr>
          <w:trHeight w:hRule="exact" w:val="246"/>
        </w:trPr>
        <w:tc>
          <w:tcPr>
            <w:tcW w:w="3517" w:type="dxa"/>
            <w:tcBorders>
              <w:top w:val="double" w:sz="7" w:space="0" w:color="000000"/>
            </w:tcBorders>
          </w:tcPr>
          <w:p w:rsidR="00012D33" w:rsidRDefault="0009622D">
            <w:pPr>
              <w:pStyle w:val="TableParagraph"/>
              <w:spacing w:line="192" w:lineRule="exact"/>
              <w:rPr>
                <w:sz w:val="18"/>
              </w:rPr>
            </w:pPr>
            <w:r>
              <w:rPr>
                <w:w w:val="110"/>
                <w:sz w:val="18"/>
              </w:rPr>
              <w:t>Substructure mass [1000t]</w:t>
            </w:r>
          </w:p>
        </w:tc>
        <w:tc>
          <w:tcPr>
            <w:tcW w:w="847" w:type="dxa"/>
            <w:tcBorders>
              <w:top w:val="double" w:sz="7" w:space="0" w:color="000000"/>
            </w:tcBorders>
          </w:tcPr>
          <w:p w:rsidR="00012D33" w:rsidRDefault="0009622D">
            <w:pPr>
              <w:pStyle w:val="TableParagraph"/>
              <w:spacing w:line="192" w:lineRule="exact"/>
              <w:ind w:left="261"/>
              <w:rPr>
                <w:sz w:val="18"/>
              </w:rPr>
            </w:pPr>
            <w:r>
              <w:rPr>
                <w:w w:val="105"/>
                <w:sz w:val="18"/>
              </w:rPr>
              <w:t>10.2</w:t>
            </w:r>
          </w:p>
        </w:tc>
        <w:tc>
          <w:tcPr>
            <w:tcW w:w="847" w:type="dxa"/>
            <w:tcBorders>
              <w:top w:val="double" w:sz="7" w:space="0" w:color="000000"/>
            </w:tcBorders>
          </w:tcPr>
          <w:p w:rsidR="00012D33" w:rsidRDefault="0009622D">
            <w:pPr>
              <w:pStyle w:val="TableParagraph"/>
              <w:spacing w:line="192" w:lineRule="exact"/>
              <w:ind w:left="96" w:right="97"/>
              <w:jc w:val="center"/>
              <w:rPr>
                <w:sz w:val="18"/>
              </w:rPr>
            </w:pPr>
            <w:r>
              <w:rPr>
                <w:w w:val="105"/>
                <w:sz w:val="18"/>
              </w:rPr>
              <w:t>15.0</w:t>
            </w:r>
          </w:p>
        </w:tc>
        <w:tc>
          <w:tcPr>
            <w:tcW w:w="847" w:type="dxa"/>
            <w:tcBorders>
              <w:top w:val="double" w:sz="7" w:space="0" w:color="000000"/>
            </w:tcBorders>
          </w:tcPr>
          <w:p w:rsidR="00012D33" w:rsidRDefault="0009622D">
            <w:pPr>
              <w:pStyle w:val="TableParagraph"/>
              <w:spacing w:line="192" w:lineRule="exact"/>
              <w:ind w:left="98" w:right="94"/>
              <w:jc w:val="center"/>
              <w:rPr>
                <w:sz w:val="18"/>
              </w:rPr>
            </w:pPr>
            <w:r>
              <w:rPr>
                <w:w w:val="105"/>
                <w:sz w:val="18"/>
              </w:rPr>
              <w:t>16.1</w:t>
            </w:r>
          </w:p>
        </w:tc>
        <w:tc>
          <w:tcPr>
            <w:tcW w:w="847" w:type="dxa"/>
            <w:tcBorders>
              <w:top w:val="double" w:sz="7" w:space="0" w:color="000000"/>
            </w:tcBorders>
          </w:tcPr>
          <w:p w:rsidR="00012D33" w:rsidRDefault="0009622D">
            <w:pPr>
              <w:pStyle w:val="TableParagraph"/>
              <w:spacing w:line="192" w:lineRule="exact"/>
              <w:ind w:left="257"/>
              <w:rPr>
                <w:sz w:val="18"/>
              </w:rPr>
            </w:pPr>
            <w:r>
              <w:rPr>
                <w:w w:val="105"/>
                <w:sz w:val="18"/>
              </w:rPr>
              <w:t>16.8</w:t>
            </w:r>
          </w:p>
        </w:tc>
        <w:tc>
          <w:tcPr>
            <w:tcW w:w="755" w:type="dxa"/>
            <w:tcBorders>
              <w:top w:val="double" w:sz="7" w:space="0" w:color="000000"/>
            </w:tcBorders>
          </w:tcPr>
          <w:p w:rsidR="00012D33" w:rsidRDefault="0009622D">
            <w:pPr>
              <w:pStyle w:val="TableParagraph"/>
              <w:spacing w:line="192" w:lineRule="exact"/>
              <w:ind w:left="99" w:right="95"/>
              <w:jc w:val="center"/>
              <w:rPr>
                <w:sz w:val="18"/>
              </w:rPr>
            </w:pPr>
            <w:r>
              <w:rPr>
                <w:w w:val="105"/>
                <w:sz w:val="18"/>
              </w:rPr>
              <w:t>4.2</w:t>
            </w:r>
          </w:p>
        </w:tc>
        <w:tc>
          <w:tcPr>
            <w:tcW w:w="751" w:type="dxa"/>
            <w:tcBorders>
              <w:top w:val="double" w:sz="7" w:space="0" w:color="000000"/>
            </w:tcBorders>
          </w:tcPr>
          <w:p w:rsidR="00012D33" w:rsidRDefault="0009622D">
            <w:pPr>
              <w:pStyle w:val="TableParagraph"/>
              <w:spacing w:line="192" w:lineRule="exact"/>
              <w:ind w:left="237" w:right="237"/>
              <w:jc w:val="center"/>
              <w:rPr>
                <w:sz w:val="18"/>
              </w:rPr>
            </w:pPr>
            <w:r>
              <w:rPr>
                <w:w w:val="105"/>
                <w:sz w:val="18"/>
              </w:rPr>
              <w:t>6.2</w:t>
            </w:r>
          </w:p>
        </w:tc>
      </w:tr>
      <w:tr w:rsidR="00012D33">
        <w:trPr>
          <w:trHeight w:hRule="exact" w:val="203"/>
        </w:trPr>
        <w:tc>
          <w:tcPr>
            <w:tcW w:w="3517" w:type="dxa"/>
          </w:tcPr>
          <w:p w:rsidR="00012D33" w:rsidRDefault="0009622D">
            <w:pPr>
              <w:pStyle w:val="TableParagraph"/>
              <w:spacing w:line="193" w:lineRule="exact"/>
              <w:rPr>
                <w:sz w:val="18"/>
              </w:rPr>
            </w:pPr>
            <w:r>
              <w:rPr>
                <w:w w:val="110"/>
                <w:sz w:val="18"/>
              </w:rPr>
              <w:t>Substructure cost [M USD]</w:t>
            </w:r>
          </w:p>
        </w:tc>
        <w:tc>
          <w:tcPr>
            <w:tcW w:w="847" w:type="dxa"/>
          </w:tcPr>
          <w:p w:rsidR="00012D33" w:rsidRDefault="0009622D">
            <w:pPr>
              <w:pStyle w:val="TableParagraph"/>
              <w:spacing w:line="193" w:lineRule="exact"/>
              <w:ind w:left="0" w:right="117"/>
              <w:jc w:val="right"/>
              <w:rPr>
                <w:sz w:val="18"/>
              </w:rPr>
            </w:pPr>
            <w:r>
              <w:rPr>
                <w:sz w:val="18"/>
              </w:rPr>
              <w:t>21692.8</w:t>
            </w:r>
          </w:p>
        </w:tc>
        <w:tc>
          <w:tcPr>
            <w:tcW w:w="847" w:type="dxa"/>
          </w:tcPr>
          <w:p w:rsidR="00012D33" w:rsidRDefault="0009622D">
            <w:pPr>
              <w:pStyle w:val="TableParagraph"/>
              <w:spacing w:line="193" w:lineRule="exact"/>
              <w:ind w:left="96" w:right="97"/>
              <w:jc w:val="center"/>
              <w:rPr>
                <w:sz w:val="18"/>
              </w:rPr>
            </w:pPr>
            <w:r>
              <w:rPr>
                <w:w w:val="105"/>
                <w:sz w:val="18"/>
              </w:rPr>
              <w:t>18028.0</w:t>
            </w:r>
          </w:p>
        </w:tc>
        <w:tc>
          <w:tcPr>
            <w:tcW w:w="847" w:type="dxa"/>
          </w:tcPr>
          <w:p w:rsidR="00012D33" w:rsidRDefault="0009622D">
            <w:pPr>
              <w:pStyle w:val="TableParagraph"/>
              <w:spacing w:line="193" w:lineRule="exact"/>
              <w:ind w:left="98" w:right="94"/>
              <w:jc w:val="center"/>
              <w:rPr>
                <w:sz w:val="18"/>
              </w:rPr>
            </w:pPr>
            <w:r>
              <w:rPr>
                <w:w w:val="105"/>
                <w:sz w:val="18"/>
              </w:rPr>
              <w:t>18038.1</w:t>
            </w:r>
          </w:p>
        </w:tc>
        <w:tc>
          <w:tcPr>
            <w:tcW w:w="847" w:type="dxa"/>
          </w:tcPr>
          <w:p w:rsidR="00012D33" w:rsidRDefault="0009622D">
            <w:pPr>
              <w:pStyle w:val="TableParagraph"/>
              <w:spacing w:line="193" w:lineRule="exact"/>
              <w:ind w:left="0" w:right="121"/>
              <w:jc w:val="right"/>
              <w:rPr>
                <w:sz w:val="18"/>
              </w:rPr>
            </w:pPr>
            <w:r>
              <w:rPr>
                <w:sz w:val="18"/>
              </w:rPr>
              <w:t>18100.4</w:t>
            </w:r>
          </w:p>
        </w:tc>
        <w:tc>
          <w:tcPr>
            <w:tcW w:w="755" w:type="dxa"/>
          </w:tcPr>
          <w:p w:rsidR="00012D33" w:rsidRDefault="0009622D">
            <w:pPr>
              <w:pStyle w:val="TableParagraph"/>
              <w:spacing w:line="193" w:lineRule="exact"/>
              <w:ind w:left="99" w:right="95"/>
              <w:jc w:val="center"/>
              <w:rPr>
                <w:sz w:val="18"/>
              </w:rPr>
            </w:pPr>
            <w:r>
              <w:rPr>
                <w:w w:val="105"/>
                <w:sz w:val="18"/>
              </w:rPr>
              <w:t>3342.5</w:t>
            </w:r>
          </w:p>
        </w:tc>
        <w:tc>
          <w:tcPr>
            <w:tcW w:w="751" w:type="dxa"/>
          </w:tcPr>
          <w:p w:rsidR="00012D33" w:rsidRDefault="0009622D">
            <w:pPr>
              <w:pStyle w:val="TableParagraph"/>
              <w:spacing w:line="193" w:lineRule="exact"/>
              <w:ind w:left="0" w:right="117"/>
              <w:jc w:val="right"/>
              <w:rPr>
                <w:sz w:val="18"/>
              </w:rPr>
            </w:pPr>
            <w:r>
              <w:rPr>
                <w:sz w:val="18"/>
              </w:rPr>
              <w:t>2687.5</w:t>
            </w:r>
          </w:p>
        </w:tc>
      </w:tr>
      <w:tr w:rsidR="00012D33">
        <w:trPr>
          <w:trHeight w:hRule="exact" w:val="235"/>
        </w:trPr>
        <w:tc>
          <w:tcPr>
            <w:tcW w:w="3517" w:type="dxa"/>
          </w:tcPr>
          <w:p w:rsidR="00012D33" w:rsidRDefault="0009622D">
            <w:pPr>
              <w:pStyle w:val="TableParagraph"/>
              <w:spacing w:line="209" w:lineRule="exact"/>
              <w:rPr>
                <w:sz w:val="18"/>
              </w:rPr>
            </w:pPr>
            <w:r>
              <w:rPr>
                <w:w w:val="110"/>
                <w:sz w:val="18"/>
              </w:rPr>
              <w:t>Substructure displacement [k</w:t>
            </w:r>
            <w:r>
              <w:rPr>
                <w:rFonts w:ascii="Arial"/>
                <w:i/>
                <w:w w:val="110"/>
                <w:sz w:val="18"/>
              </w:rPr>
              <w:t>m</w:t>
            </w:r>
            <w:r>
              <w:rPr>
                <w:rFonts w:ascii="Arial"/>
                <w:w w:val="110"/>
                <w:position w:val="8"/>
                <w:sz w:val="12"/>
              </w:rPr>
              <w:t>3</w:t>
            </w:r>
            <w:r>
              <w:rPr>
                <w:w w:val="110"/>
                <w:sz w:val="18"/>
              </w:rPr>
              <w:t>]</w:t>
            </w:r>
          </w:p>
        </w:tc>
        <w:tc>
          <w:tcPr>
            <w:tcW w:w="847" w:type="dxa"/>
          </w:tcPr>
          <w:p w:rsidR="00012D33" w:rsidRDefault="0009622D">
            <w:pPr>
              <w:pStyle w:val="TableParagraph"/>
              <w:spacing w:before="2" w:line="240" w:lineRule="auto"/>
              <w:ind w:left="261"/>
              <w:rPr>
                <w:sz w:val="18"/>
              </w:rPr>
            </w:pPr>
            <w:r>
              <w:rPr>
                <w:w w:val="105"/>
                <w:sz w:val="18"/>
              </w:rPr>
              <w:t>18.6</w:t>
            </w:r>
          </w:p>
        </w:tc>
        <w:tc>
          <w:tcPr>
            <w:tcW w:w="847" w:type="dxa"/>
          </w:tcPr>
          <w:p w:rsidR="00012D33" w:rsidRDefault="0009622D">
            <w:pPr>
              <w:pStyle w:val="TableParagraph"/>
              <w:spacing w:before="2" w:line="240" w:lineRule="auto"/>
              <w:ind w:left="96" w:right="97"/>
              <w:jc w:val="center"/>
              <w:rPr>
                <w:sz w:val="18"/>
              </w:rPr>
            </w:pPr>
            <w:r>
              <w:rPr>
                <w:w w:val="105"/>
                <w:sz w:val="18"/>
              </w:rPr>
              <w:t>17.2</w:t>
            </w:r>
          </w:p>
        </w:tc>
        <w:tc>
          <w:tcPr>
            <w:tcW w:w="847" w:type="dxa"/>
          </w:tcPr>
          <w:p w:rsidR="00012D33" w:rsidRDefault="0009622D">
            <w:pPr>
              <w:pStyle w:val="TableParagraph"/>
              <w:spacing w:before="2" w:line="240" w:lineRule="auto"/>
              <w:ind w:left="98" w:right="94"/>
              <w:jc w:val="center"/>
              <w:rPr>
                <w:sz w:val="18"/>
              </w:rPr>
            </w:pPr>
            <w:r>
              <w:rPr>
                <w:w w:val="105"/>
                <w:sz w:val="18"/>
              </w:rPr>
              <w:t>21.5</w:t>
            </w:r>
          </w:p>
        </w:tc>
        <w:tc>
          <w:tcPr>
            <w:tcW w:w="847" w:type="dxa"/>
          </w:tcPr>
          <w:p w:rsidR="00012D33" w:rsidRDefault="0009622D">
            <w:pPr>
              <w:pStyle w:val="TableParagraph"/>
              <w:spacing w:before="2" w:line="240" w:lineRule="auto"/>
              <w:ind w:left="257"/>
              <w:rPr>
                <w:sz w:val="18"/>
              </w:rPr>
            </w:pPr>
            <w:r>
              <w:rPr>
                <w:w w:val="105"/>
                <w:sz w:val="18"/>
              </w:rPr>
              <w:t>21.6</w:t>
            </w:r>
          </w:p>
        </w:tc>
        <w:tc>
          <w:tcPr>
            <w:tcW w:w="755" w:type="dxa"/>
          </w:tcPr>
          <w:p w:rsidR="00012D33" w:rsidRDefault="0009622D">
            <w:pPr>
              <w:pStyle w:val="TableParagraph"/>
              <w:spacing w:before="2" w:line="240" w:lineRule="auto"/>
              <w:ind w:left="99" w:right="95"/>
              <w:jc w:val="center"/>
              <w:rPr>
                <w:sz w:val="18"/>
              </w:rPr>
            </w:pPr>
            <w:r>
              <w:rPr>
                <w:w w:val="105"/>
                <w:sz w:val="18"/>
              </w:rPr>
              <w:t>8.2</w:t>
            </w:r>
          </w:p>
        </w:tc>
        <w:tc>
          <w:tcPr>
            <w:tcW w:w="751" w:type="dxa"/>
          </w:tcPr>
          <w:p w:rsidR="00012D33" w:rsidRDefault="0009622D">
            <w:pPr>
              <w:pStyle w:val="TableParagraph"/>
              <w:spacing w:before="2" w:line="240" w:lineRule="auto"/>
              <w:ind w:left="237" w:right="237"/>
              <w:jc w:val="center"/>
              <w:rPr>
                <w:sz w:val="18"/>
              </w:rPr>
            </w:pPr>
            <w:r>
              <w:rPr>
                <w:w w:val="105"/>
                <w:sz w:val="18"/>
              </w:rPr>
              <w:t>7.9</w:t>
            </w:r>
          </w:p>
        </w:tc>
      </w:tr>
      <w:tr w:rsidR="00012D33">
        <w:trPr>
          <w:trHeight w:hRule="exact" w:val="219"/>
        </w:trPr>
        <w:tc>
          <w:tcPr>
            <w:tcW w:w="3517" w:type="dxa"/>
          </w:tcPr>
          <w:p w:rsidR="00012D33" w:rsidRDefault="0009622D">
            <w:pPr>
              <w:pStyle w:val="TableParagraph"/>
              <w:spacing w:line="193" w:lineRule="exact"/>
              <w:rPr>
                <w:sz w:val="18"/>
              </w:rPr>
            </w:pPr>
            <w:r>
              <w:rPr>
                <w:w w:val="110"/>
                <w:sz w:val="18"/>
              </w:rPr>
              <w:t>Substructure main col mass [1000t]</w:t>
            </w:r>
          </w:p>
        </w:tc>
        <w:tc>
          <w:tcPr>
            <w:tcW w:w="847" w:type="dxa"/>
          </w:tcPr>
          <w:p w:rsidR="00012D33" w:rsidRDefault="0009622D">
            <w:pPr>
              <w:pStyle w:val="TableParagraph"/>
              <w:spacing w:line="193" w:lineRule="exact"/>
              <w:ind w:left="287" w:right="283"/>
              <w:jc w:val="center"/>
              <w:rPr>
                <w:sz w:val="18"/>
              </w:rPr>
            </w:pPr>
            <w:r>
              <w:rPr>
                <w:w w:val="105"/>
                <w:sz w:val="18"/>
              </w:rPr>
              <w:t>6.8</w:t>
            </w:r>
          </w:p>
        </w:tc>
        <w:tc>
          <w:tcPr>
            <w:tcW w:w="847" w:type="dxa"/>
          </w:tcPr>
          <w:p w:rsidR="00012D33" w:rsidRDefault="0009622D">
            <w:pPr>
              <w:pStyle w:val="TableParagraph"/>
              <w:spacing w:line="193" w:lineRule="exact"/>
              <w:ind w:left="96" w:right="97"/>
              <w:jc w:val="center"/>
              <w:rPr>
                <w:sz w:val="18"/>
              </w:rPr>
            </w:pPr>
            <w:r>
              <w:rPr>
                <w:w w:val="105"/>
                <w:sz w:val="18"/>
              </w:rPr>
              <w:t>10.5</w:t>
            </w:r>
          </w:p>
        </w:tc>
        <w:tc>
          <w:tcPr>
            <w:tcW w:w="847" w:type="dxa"/>
          </w:tcPr>
          <w:p w:rsidR="00012D33" w:rsidRDefault="0009622D">
            <w:pPr>
              <w:pStyle w:val="TableParagraph"/>
              <w:spacing w:line="193" w:lineRule="exact"/>
              <w:ind w:left="98" w:right="94"/>
              <w:jc w:val="center"/>
              <w:rPr>
                <w:sz w:val="18"/>
              </w:rPr>
            </w:pPr>
            <w:r>
              <w:rPr>
                <w:w w:val="105"/>
                <w:sz w:val="18"/>
              </w:rPr>
              <w:t>8.8</w:t>
            </w:r>
          </w:p>
        </w:tc>
        <w:tc>
          <w:tcPr>
            <w:tcW w:w="847" w:type="dxa"/>
          </w:tcPr>
          <w:p w:rsidR="00012D33" w:rsidRDefault="0009622D">
            <w:pPr>
              <w:pStyle w:val="TableParagraph"/>
              <w:spacing w:line="193" w:lineRule="exact"/>
              <w:ind w:left="96" w:right="97"/>
              <w:jc w:val="center"/>
              <w:rPr>
                <w:sz w:val="18"/>
              </w:rPr>
            </w:pPr>
            <w:r>
              <w:rPr>
                <w:w w:val="105"/>
                <w:sz w:val="18"/>
              </w:rPr>
              <w:t>9.4</w:t>
            </w:r>
          </w:p>
        </w:tc>
        <w:tc>
          <w:tcPr>
            <w:tcW w:w="755" w:type="dxa"/>
          </w:tcPr>
          <w:p w:rsidR="00012D33" w:rsidRDefault="0009622D">
            <w:pPr>
              <w:pStyle w:val="TableParagraph"/>
              <w:spacing w:line="193" w:lineRule="exact"/>
              <w:ind w:left="99" w:right="95"/>
              <w:jc w:val="center"/>
              <w:rPr>
                <w:sz w:val="18"/>
              </w:rPr>
            </w:pPr>
            <w:r>
              <w:rPr>
                <w:w w:val="105"/>
                <w:sz w:val="18"/>
              </w:rPr>
              <w:t>0.7</w:t>
            </w:r>
          </w:p>
        </w:tc>
        <w:tc>
          <w:tcPr>
            <w:tcW w:w="751" w:type="dxa"/>
          </w:tcPr>
          <w:p w:rsidR="00012D33" w:rsidRDefault="0009622D">
            <w:pPr>
              <w:pStyle w:val="TableParagraph"/>
              <w:spacing w:line="193" w:lineRule="exact"/>
              <w:ind w:left="237" w:right="237"/>
              <w:jc w:val="center"/>
              <w:rPr>
                <w:sz w:val="18"/>
              </w:rPr>
            </w:pPr>
            <w:r>
              <w:rPr>
                <w:w w:val="105"/>
                <w:sz w:val="18"/>
              </w:rPr>
              <w:t>0.8</w:t>
            </w:r>
          </w:p>
        </w:tc>
      </w:tr>
      <w:tr w:rsidR="00012D33">
        <w:trPr>
          <w:trHeight w:hRule="exact" w:val="219"/>
        </w:trPr>
        <w:tc>
          <w:tcPr>
            <w:tcW w:w="3517" w:type="dxa"/>
          </w:tcPr>
          <w:p w:rsidR="00012D33" w:rsidRDefault="0009622D">
            <w:pPr>
              <w:pStyle w:val="TableParagraph"/>
              <w:spacing w:line="193" w:lineRule="exact"/>
              <w:rPr>
                <w:sz w:val="18"/>
              </w:rPr>
            </w:pPr>
            <w:proofErr w:type="gramStart"/>
            <w:r>
              <w:rPr>
                <w:w w:val="105"/>
                <w:sz w:val="18"/>
              </w:rPr>
              <w:t>Substructure  offset</w:t>
            </w:r>
            <w:proofErr w:type="gramEnd"/>
            <w:r>
              <w:rPr>
                <w:w w:val="105"/>
                <w:sz w:val="18"/>
              </w:rPr>
              <w:t xml:space="preserve">  col  mass [1000t]</w:t>
            </w:r>
          </w:p>
        </w:tc>
        <w:tc>
          <w:tcPr>
            <w:tcW w:w="847" w:type="dxa"/>
          </w:tcPr>
          <w:p w:rsidR="00012D33" w:rsidRDefault="00012D33"/>
        </w:tc>
        <w:tc>
          <w:tcPr>
            <w:tcW w:w="847" w:type="dxa"/>
          </w:tcPr>
          <w:p w:rsidR="00012D33" w:rsidRDefault="00012D33"/>
        </w:tc>
        <w:tc>
          <w:tcPr>
            <w:tcW w:w="847" w:type="dxa"/>
          </w:tcPr>
          <w:p w:rsidR="00012D33" w:rsidRDefault="0009622D">
            <w:pPr>
              <w:pStyle w:val="TableParagraph"/>
              <w:spacing w:line="193" w:lineRule="exact"/>
              <w:ind w:left="98" w:right="94"/>
              <w:jc w:val="center"/>
              <w:rPr>
                <w:sz w:val="18"/>
              </w:rPr>
            </w:pPr>
            <w:r>
              <w:rPr>
                <w:w w:val="105"/>
                <w:sz w:val="18"/>
              </w:rPr>
              <w:t>1.0</w:t>
            </w:r>
          </w:p>
        </w:tc>
        <w:tc>
          <w:tcPr>
            <w:tcW w:w="847" w:type="dxa"/>
          </w:tcPr>
          <w:p w:rsidR="00012D33" w:rsidRDefault="0009622D">
            <w:pPr>
              <w:pStyle w:val="TableParagraph"/>
              <w:spacing w:line="193" w:lineRule="exact"/>
              <w:ind w:left="96" w:right="97"/>
              <w:jc w:val="center"/>
              <w:rPr>
                <w:sz w:val="18"/>
              </w:rPr>
            </w:pPr>
            <w:r>
              <w:rPr>
                <w:w w:val="105"/>
                <w:sz w:val="18"/>
              </w:rPr>
              <w:t>1.0</w:t>
            </w:r>
          </w:p>
        </w:tc>
        <w:tc>
          <w:tcPr>
            <w:tcW w:w="755" w:type="dxa"/>
          </w:tcPr>
          <w:p w:rsidR="00012D33" w:rsidRDefault="00012D33"/>
        </w:tc>
        <w:tc>
          <w:tcPr>
            <w:tcW w:w="751" w:type="dxa"/>
          </w:tcPr>
          <w:p w:rsidR="00012D33" w:rsidRDefault="00012D33"/>
        </w:tc>
      </w:tr>
      <w:tr w:rsidR="00012D33">
        <w:trPr>
          <w:trHeight w:hRule="exact" w:val="219"/>
        </w:trPr>
        <w:tc>
          <w:tcPr>
            <w:tcW w:w="3517" w:type="dxa"/>
          </w:tcPr>
          <w:p w:rsidR="00012D33" w:rsidRDefault="0009622D">
            <w:pPr>
              <w:pStyle w:val="TableParagraph"/>
              <w:spacing w:line="193" w:lineRule="exact"/>
              <w:rPr>
                <w:sz w:val="18"/>
              </w:rPr>
            </w:pPr>
            <w:r>
              <w:rPr>
                <w:w w:val="110"/>
                <w:sz w:val="18"/>
              </w:rPr>
              <w:t xml:space="preserve">Substructure main ballast </w:t>
            </w:r>
            <w:proofErr w:type="gramStart"/>
            <w:r>
              <w:rPr>
                <w:w w:val="110"/>
                <w:sz w:val="18"/>
              </w:rPr>
              <w:t>mass  [</w:t>
            </w:r>
            <w:proofErr w:type="gramEnd"/>
            <w:r>
              <w:rPr>
                <w:w w:val="110"/>
                <w:sz w:val="18"/>
              </w:rPr>
              <w:t>t]</w:t>
            </w:r>
          </w:p>
        </w:tc>
        <w:tc>
          <w:tcPr>
            <w:tcW w:w="847" w:type="dxa"/>
          </w:tcPr>
          <w:p w:rsidR="00012D33" w:rsidRDefault="0009622D">
            <w:pPr>
              <w:pStyle w:val="TableParagraph"/>
              <w:spacing w:line="193" w:lineRule="exact"/>
              <w:ind w:left="0" w:right="163"/>
              <w:jc w:val="right"/>
              <w:rPr>
                <w:sz w:val="18"/>
              </w:rPr>
            </w:pPr>
            <w:r>
              <w:rPr>
                <w:sz w:val="18"/>
              </w:rPr>
              <w:t>2340.9</w:t>
            </w:r>
          </w:p>
        </w:tc>
        <w:tc>
          <w:tcPr>
            <w:tcW w:w="847" w:type="dxa"/>
          </w:tcPr>
          <w:p w:rsidR="00012D33" w:rsidRDefault="0009622D">
            <w:pPr>
              <w:pStyle w:val="TableParagraph"/>
              <w:spacing w:line="193" w:lineRule="exact"/>
              <w:ind w:left="96" w:right="97"/>
              <w:jc w:val="center"/>
              <w:rPr>
                <w:sz w:val="18"/>
              </w:rPr>
            </w:pPr>
            <w:r>
              <w:rPr>
                <w:w w:val="105"/>
                <w:sz w:val="18"/>
              </w:rPr>
              <w:t>6895.6</w:t>
            </w:r>
          </w:p>
        </w:tc>
        <w:tc>
          <w:tcPr>
            <w:tcW w:w="847" w:type="dxa"/>
          </w:tcPr>
          <w:p w:rsidR="00012D33" w:rsidRDefault="0009622D">
            <w:pPr>
              <w:pStyle w:val="TableParagraph"/>
              <w:spacing w:line="193" w:lineRule="exact"/>
              <w:ind w:left="98" w:right="94"/>
              <w:jc w:val="center"/>
              <w:rPr>
                <w:sz w:val="18"/>
              </w:rPr>
            </w:pPr>
            <w:r>
              <w:rPr>
                <w:w w:val="105"/>
                <w:sz w:val="18"/>
              </w:rPr>
              <w:t>8137.7</w:t>
            </w:r>
          </w:p>
        </w:tc>
        <w:tc>
          <w:tcPr>
            <w:tcW w:w="847" w:type="dxa"/>
          </w:tcPr>
          <w:p w:rsidR="00012D33" w:rsidRDefault="0009622D">
            <w:pPr>
              <w:pStyle w:val="TableParagraph"/>
              <w:spacing w:line="193" w:lineRule="exact"/>
              <w:ind w:left="0" w:right="167"/>
              <w:jc w:val="right"/>
              <w:rPr>
                <w:sz w:val="18"/>
              </w:rPr>
            </w:pPr>
            <w:r>
              <w:rPr>
                <w:sz w:val="18"/>
              </w:rPr>
              <w:t>8790.3</w:t>
            </w:r>
          </w:p>
        </w:tc>
        <w:tc>
          <w:tcPr>
            <w:tcW w:w="755" w:type="dxa"/>
          </w:tcPr>
          <w:p w:rsidR="00012D33" w:rsidRDefault="0009622D">
            <w:pPr>
              <w:pStyle w:val="TableParagraph"/>
              <w:spacing w:line="193" w:lineRule="exact"/>
              <w:ind w:left="99" w:right="95"/>
              <w:jc w:val="center"/>
              <w:rPr>
                <w:sz w:val="18"/>
              </w:rPr>
            </w:pPr>
            <w:r>
              <w:rPr>
                <w:w w:val="105"/>
                <w:sz w:val="18"/>
              </w:rPr>
              <w:t>20.8</w:t>
            </w:r>
          </w:p>
        </w:tc>
        <w:tc>
          <w:tcPr>
            <w:tcW w:w="751" w:type="dxa"/>
          </w:tcPr>
          <w:p w:rsidR="00012D33" w:rsidRDefault="0009622D">
            <w:pPr>
              <w:pStyle w:val="TableParagraph"/>
              <w:spacing w:line="193" w:lineRule="exact"/>
              <w:ind w:left="0" w:right="163"/>
              <w:jc w:val="right"/>
              <w:rPr>
                <w:sz w:val="18"/>
              </w:rPr>
            </w:pPr>
            <w:r>
              <w:rPr>
                <w:sz w:val="18"/>
              </w:rPr>
              <w:t>282.2</w:t>
            </w:r>
          </w:p>
        </w:tc>
      </w:tr>
      <w:tr w:rsidR="00012D33">
        <w:trPr>
          <w:trHeight w:hRule="exact" w:val="219"/>
        </w:trPr>
        <w:tc>
          <w:tcPr>
            <w:tcW w:w="3517" w:type="dxa"/>
          </w:tcPr>
          <w:p w:rsidR="00012D33" w:rsidRDefault="0009622D">
            <w:pPr>
              <w:pStyle w:val="TableParagraph"/>
              <w:spacing w:line="193" w:lineRule="exact"/>
              <w:rPr>
                <w:sz w:val="18"/>
              </w:rPr>
            </w:pPr>
            <w:r>
              <w:rPr>
                <w:w w:val="110"/>
                <w:sz w:val="18"/>
              </w:rPr>
              <w:t xml:space="preserve">Substructure offset ballast </w:t>
            </w:r>
            <w:proofErr w:type="gramStart"/>
            <w:r>
              <w:rPr>
                <w:w w:val="110"/>
                <w:sz w:val="18"/>
              </w:rPr>
              <w:t>mass  [</w:t>
            </w:r>
            <w:proofErr w:type="gramEnd"/>
            <w:r>
              <w:rPr>
                <w:w w:val="110"/>
                <w:sz w:val="18"/>
              </w:rPr>
              <w:t>t]</w:t>
            </w:r>
          </w:p>
        </w:tc>
        <w:tc>
          <w:tcPr>
            <w:tcW w:w="847" w:type="dxa"/>
          </w:tcPr>
          <w:p w:rsidR="00012D33" w:rsidRDefault="00012D33"/>
        </w:tc>
        <w:tc>
          <w:tcPr>
            <w:tcW w:w="847" w:type="dxa"/>
          </w:tcPr>
          <w:p w:rsidR="00012D33" w:rsidRDefault="00012D33"/>
        </w:tc>
        <w:tc>
          <w:tcPr>
            <w:tcW w:w="847" w:type="dxa"/>
          </w:tcPr>
          <w:p w:rsidR="00012D33" w:rsidRDefault="0009622D">
            <w:pPr>
              <w:pStyle w:val="TableParagraph"/>
              <w:spacing w:line="193" w:lineRule="exact"/>
              <w:ind w:left="98" w:right="94"/>
              <w:jc w:val="center"/>
              <w:rPr>
                <w:sz w:val="18"/>
              </w:rPr>
            </w:pPr>
            <w:r>
              <w:rPr>
                <w:w w:val="105"/>
                <w:sz w:val="18"/>
              </w:rPr>
              <w:t>227.1</w:t>
            </w:r>
          </w:p>
        </w:tc>
        <w:tc>
          <w:tcPr>
            <w:tcW w:w="847" w:type="dxa"/>
          </w:tcPr>
          <w:p w:rsidR="00012D33" w:rsidRDefault="0009622D">
            <w:pPr>
              <w:pStyle w:val="TableParagraph"/>
              <w:spacing w:line="193" w:lineRule="exact"/>
              <w:ind w:left="0" w:right="213"/>
              <w:jc w:val="right"/>
              <w:rPr>
                <w:sz w:val="18"/>
              </w:rPr>
            </w:pPr>
            <w:r>
              <w:rPr>
                <w:sz w:val="18"/>
              </w:rPr>
              <w:t>226.3</w:t>
            </w:r>
          </w:p>
        </w:tc>
        <w:tc>
          <w:tcPr>
            <w:tcW w:w="755" w:type="dxa"/>
          </w:tcPr>
          <w:p w:rsidR="00012D33" w:rsidRDefault="00012D33"/>
        </w:tc>
        <w:tc>
          <w:tcPr>
            <w:tcW w:w="751" w:type="dxa"/>
          </w:tcPr>
          <w:p w:rsidR="00012D33" w:rsidRDefault="00012D33"/>
        </w:tc>
      </w:tr>
      <w:tr w:rsidR="00012D33">
        <w:trPr>
          <w:trHeight w:hRule="exact" w:val="219"/>
        </w:trPr>
        <w:tc>
          <w:tcPr>
            <w:tcW w:w="3517" w:type="dxa"/>
          </w:tcPr>
          <w:p w:rsidR="00012D33" w:rsidRDefault="0009622D">
            <w:pPr>
              <w:pStyle w:val="TableParagraph"/>
              <w:spacing w:line="193" w:lineRule="exact"/>
              <w:rPr>
                <w:sz w:val="18"/>
              </w:rPr>
            </w:pPr>
            <w:r>
              <w:rPr>
                <w:w w:val="115"/>
                <w:sz w:val="18"/>
              </w:rPr>
              <w:t>Substructure water ballast [1000t]</w:t>
            </w:r>
          </w:p>
        </w:tc>
        <w:tc>
          <w:tcPr>
            <w:tcW w:w="847" w:type="dxa"/>
          </w:tcPr>
          <w:p w:rsidR="00012D33" w:rsidRDefault="0009622D">
            <w:pPr>
              <w:pStyle w:val="TableParagraph"/>
              <w:spacing w:line="193" w:lineRule="exact"/>
              <w:ind w:left="287" w:right="283"/>
              <w:jc w:val="center"/>
              <w:rPr>
                <w:sz w:val="18"/>
              </w:rPr>
            </w:pPr>
            <w:r>
              <w:rPr>
                <w:w w:val="105"/>
                <w:sz w:val="18"/>
              </w:rPr>
              <w:t>6.0</w:t>
            </w:r>
          </w:p>
        </w:tc>
        <w:tc>
          <w:tcPr>
            <w:tcW w:w="847" w:type="dxa"/>
          </w:tcPr>
          <w:p w:rsidR="00012D33" w:rsidRDefault="0009622D">
            <w:pPr>
              <w:pStyle w:val="TableParagraph"/>
              <w:spacing w:line="193" w:lineRule="exact"/>
              <w:ind w:left="96" w:right="97"/>
              <w:jc w:val="center"/>
              <w:rPr>
                <w:sz w:val="18"/>
              </w:rPr>
            </w:pPr>
            <w:r>
              <w:rPr>
                <w:w w:val="105"/>
                <w:sz w:val="18"/>
              </w:rPr>
              <w:t>0.8</w:t>
            </w:r>
          </w:p>
        </w:tc>
        <w:tc>
          <w:tcPr>
            <w:tcW w:w="847" w:type="dxa"/>
          </w:tcPr>
          <w:p w:rsidR="00012D33" w:rsidRDefault="0009622D">
            <w:pPr>
              <w:pStyle w:val="TableParagraph"/>
              <w:spacing w:line="193" w:lineRule="exact"/>
              <w:ind w:left="98" w:right="94"/>
              <w:jc w:val="center"/>
              <w:rPr>
                <w:sz w:val="18"/>
              </w:rPr>
            </w:pPr>
            <w:r>
              <w:rPr>
                <w:w w:val="105"/>
                <w:sz w:val="18"/>
              </w:rPr>
              <w:t>1.7</w:t>
            </w:r>
          </w:p>
        </w:tc>
        <w:tc>
          <w:tcPr>
            <w:tcW w:w="847" w:type="dxa"/>
          </w:tcPr>
          <w:p w:rsidR="00012D33" w:rsidRDefault="0009622D">
            <w:pPr>
              <w:pStyle w:val="TableParagraph"/>
              <w:spacing w:line="193" w:lineRule="exact"/>
              <w:ind w:left="96" w:right="97"/>
              <w:jc w:val="center"/>
              <w:rPr>
                <w:sz w:val="18"/>
              </w:rPr>
            </w:pPr>
            <w:r>
              <w:rPr>
                <w:w w:val="105"/>
                <w:sz w:val="18"/>
              </w:rPr>
              <w:t>1.2</w:t>
            </w:r>
          </w:p>
        </w:tc>
        <w:tc>
          <w:tcPr>
            <w:tcW w:w="755" w:type="dxa"/>
          </w:tcPr>
          <w:p w:rsidR="00012D33" w:rsidRDefault="0009622D">
            <w:pPr>
              <w:pStyle w:val="TableParagraph"/>
              <w:spacing w:line="193" w:lineRule="exact"/>
              <w:ind w:left="99" w:right="95"/>
              <w:jc w:val="center"/>
              <w:rPr>
                <w:sz w:val="18"/>
              </w:rPr>
            </w:pPr>
            <w:r>
              <w:rPr>
                <w:w w:val="105"/>
                <w:sz w:val="18"/>
              </w:rPr>
              <w:t>1.5</w:t>
            </w:r>
          </w:p>
        </w:tc>
        <w:tc>
          <w:tcPr>
            <w:tcW w:w="751" w:type="dxa"/>
          </w:tcPr>
          <w:p w:rsidR="00012D33" w:rsidRDefault="0009622D">
            <w:pPr>
              <w:pStyle w:val="TableParagraph"/>
              <w:spacing w:line="193" w:lineRule="exact"/>
              <w:ind w:left="237" w:right="237"/>
              <w:jc w:val="center"/>
              <w:rPr>
                <w:sz w:val="18"/>
              </w:rPr>
            </w:pPr>
            <w:r>
              <w:rPr>
                <w:w w:val="105"/>
                <w:sz w:val="18"/>
              </w:rPr>
              <w:t>0.1</w:t>
            </w:r>
          </w:p>
        </w:tc>
      </w:tr>
      <w:tr w:rsidR="00012D33">
        <w:trPr>
          <w:trHeight w:hRule="exact" w:val="219"/>
        </w:trPr>
        <w:tc>
          <w:tcPr>
            <w:tcW w:w="3517" w:type="dxa"/>
          </w:tcPr>
          <w:p w:rsidR="00012D33" w:rsidRDefault="0009622D">
            <w:pPr>
              <w:pStyle w:val="TableParagraph"/>
              <w:spacing w:line="193" w:lineRule="exact"/>
              <w:rPr>
                <w:sz w:val="18"/>
              </w:rPr>
            </w:pPr>
            <w:proofErr w:type="gramStart"/>
            <w:r>
              <w:rPr>
                <w:w w:val="105"/>
                <w:sz w:val="18"/>
              </w:rPr>
              <w:t>Main  column</w:t>
            </w:r>
            <w:proofErr w:type="gramEnd"/>
            <w:r>
              <w:rPr>
                <w:w w:val="105"/>
                <w:sz w:val="18"/>
              </w:rPr>
              <w:t xml:space="preserve">  draft [m]</w:t>
            </w:r>
          </w:p>
        </w:tc>
        <w:tc>
          <w:tcPr>
            <w:tcW w:w="847" w:type="dxa"/>
          </w:tcPr>
          <w:p w:rsidR="00012D33" w:rsidRDefault="0009622D">
            <w:pPr>
              <w:pStyle w:val="TableParagraph"/>
              <w:spacing w:line="193" w:lineRule="exact"/>
              <w:ind w:left="215"/>
              <w:rPr>
                <w:sz w:val="18"/>
              </w:rPr>
            </w:pPr>
            <w:r>
              <w:rPr>
                <w:w w:val="105"/>
                <w:sz w:val="18"/>
              </w:rPr>
              <w:t>131.4</w:t>
            </w:r>
          </w:p>
        </w:tc>
        <w:tc>
          <w:tcPr>
            <w:tcW w:w="847" w:type="dxa"/>
          </w:tcPr>
          <w:p w:rsidR="00012D33" w:rsidRDefault="0009622D">
            <w:pPr>
              <w:pStyle w:val="TableParagraph"/>
              <w:spacing w:line="193" w:lineRule="exact"/>
              <w:ind w:left="96" w:right="97"/>
              <w:jc w:val="center"/>
              <w:rPr>
                <w:sz w:val="18"/>
              </w:rPr>
            </w:pPr>
            <w:r>
              <w:rPr>
                <w:w w:val="105"/>
                <w:sz w:val="18"/>
              </w:rPr>
              <w:t>91.0</w:t>
            </w:r>
          </w:p>
        </w:tc>
        <w:tc>
          <w:tcPr>
            <w:tcW w:w="847" w:type="dxa"/>
          </w:tcPr>
          <w:p w:rsidR="00012D33" w:rsidRDefault="0009622D">
            <w:pPr>
              <w:pStyle w:val="TableParagraph"/>
              <w:spacing w:line="193" w:lineRule="exact"/>
              <w:ind w:left="98" w:right="94"/>
              <w:jc w:val="center"/>
              <w:rPr>
                <w:sz w:val="18"/>
              </w:rPr>
            </w:pPr>
            <w:r>
              <w:rPr>
                <w:w w:val="105"/>
                <w:sz w:val="18"/>
              </w:rPr>
              <w:t>13.5</w:t>
            </w:r>
          </w:p>
        </w:tc>
        <w:tc>
          <w:tcPr>
            <w:tcW w:w="847" w:type="dxa"/>
          </w:tcPr>
          <w:p w:rsidR="00012D33" w:rsidRDefault="0009622D">
            <w:pPr>
              <w:pStyle w:val="TableParagraph"/>
              <w:spacing w:line="193" w:lineRule="exact"/>
              <w:ind w:left="257"/>
              <w:rPr>
                <w:sz w:val="18"/>
              </w:rPr>
            </w:pPr>
            <w:r>
              <w:rPr>
                <w:w w:val="105"/>
                <w:sz w:val="18"/>
              </w:rPr>
              <w:t>13.8</w:t>
            </w:r>
          </w:p>
        </w:tc>
        <w:tc>
          <w:tcPr>
            <w:tcW w:w="755" w:type="dxa"/>
          </w:tcPr>
          <w:p w:rsidR="00012D33" w:rsidRDefault="0009622D">
            <w:pPr>
              <w:pStyle w:val="TableParagraph"/>
              <w:spacing w:line="193" w:lineRule="exact"/>
              <w:ind w:left="99" w:right="95"/>
              <w:jc w:val="center"/>
              <w:rPr>
                <w:sz w:val="18"/>
              </w:rPr>
            </w:pPr>
            <w:r>
              <w:rPr>
                <w:w w:val="105"/>
                <w:sz w:val="18"/>
              </w:rPr>
              <w:t>15.4</w:t>
            </w:r>
          </w:p>
        </w:tc>
        <w:tc>
          <w:tcPr>
            <w:tcW w:w="751" w:type="dxa"/>
          </w:tcPr>
          <w:p w:rsidR="00012D33" w:rsidRDefault="0009622D">
            <w:pPr>
              <w:pStyle w:val="TableParagraph"/>
              <w:spacing w:line="193" w:lineRule="exact"/>
              <w:ind w:left="237" w:right="237"/>
              <w:jc w:val="center"/>
              <w:rPr>
                <w:sz w:val="18"/>
              </w:rPr>
            </w:pPr>
            <w:r>
              <w:rPr>
                <w:w w:val="105"/>
                <w:sz w:val="18"/>
              </w:rPr>
              <w:t>9.8</w:t>
            </w:r>
          </w:p>
        </w:tc>
      </w:tr>
      <w:tr w:rsidR="00012D33">
        <w:trPr>
          <w:trHeight w:hRule="exact" w:val="219"/>
        </w:trPr>
        <w:tc>
          <w:tcPr>
            <w:tcW w:w="3517" w:type="dxa"/>
          </w:tcPr>
          <w:p w:rsidR="00012D33" w:rsidRDefault="0009622D">
            <w:pPr>
              <w:pStyle w:val="TableParagraph"/>
              <w:spacing w:line="193" w:lineRule="exact"/>
              <w:rPr>
                <w:sz w:val="18"/>
              </w:rPr>
            </w:pPr>
            <w:r>
              <w:rPr>
                <w:w w:val="110"/>
                <w:sz w:val="18"/>
              </w:rPr>
              <w:t>Offset column draft [m]</w:t>
            </w:r>
          </w:p>
        </w:tc>
        <w:tc>
          <w:tcPr>
            <w:tcW w:w="847" w:type="dxa"/>
          </w:tcPr>
          <w:p w:rsidR="00012D33" w:rsidRDefault="00012D33"/>
        </w:tc>
        <w:tc>
          <w:tcPr>
            <w:tcW w:w="847" w:type="dxa"/>
          </w:tcPr>
          <w:p w:rsidR="00012D33" w:rsidRDefault="00012D33"/>
        </w:tc>
        <w:tc>
          <w:tcPr>
            <w:tcW w:w="847" w:type="dxa"/>
          </w:tcPr>
          <w:p w:rsidR="00012D33" w:rsidRDefault="0009622D">
            <w:pPr>
              <w:pStyle w:val="TableParagraph"/>
              <w:spacing w:line="193" w:lineRule="exact"/>
              <w:ind w:left="98" w:right="94"/>
              <w:jc w:val="center"/>
              <w:rPr>
                <w:sz w:val="18"/>
              </w:rPr>
            </w:pPr>
            <w:r>
              <w:rPr>
                <w:w w:val="105"/>
                <w:sz w:val="18"/>
              </w:rPr>
              <w:t>14.0</w:t>
            </w:r>
          </w:p>
        </w:tc>
        <w:tc>
          <w:tcPr>
            <w:tcW w:w="847" w:type="dxa"/>
          </w:tcPr>
          <w:p w:rsidR="00012D33" w:rsidRDefault="0009622D">
            <w:pPr>
              <w:pStyle w:val="TableParagraph"/>
              <w:spacing w:line="193" w:lineRule="exact"/>
              <w:ind w:left="257"/>
              <w:rPr>
                <w:sz w:val="18"/>
              </w:rPr>
            </w:pPr>
            <w:r>
              <w:rPr>
                <w:w w:val="105"/>
                <w:sz w:val="18"/>
              </w:rPr>
              <w:t>13.9</w:t>
            </w:r>
          </w:p>
        </w:tc>
        <w:tc>
          <w:tcPr>
            <w:tcW w:w="755" w:type="dxa"/>
          </w:tcPr>
          <w:p w:rsidR="00012D33" w:rsidRDefault="00012D33"/>
        </w:tc>
        <w:tc>
          <w:tcPr>
            <w:tcW w:w="751" w:type="dxa"/>
          </w:tcPr>
          <w:p w:rsidR="00012D33" w:rsidRDefault="00012D33"/>
        </w:tc>
      </w:tr>
      <w:tr w:rsidR="00012D33">
        <w:trPr>
          <w:trHeight w:hRule="exact" w:val="219"/>
        </w:trPr>
        <w:tc>
          <w:tcPr>
            <w:tcW w:w="3517" w:type="dxa"/>
          </w:tcPr>
          <w:p w:rsidR="00012D33" w:rsidRDefault="0009622D">
            <w:pPr>
              <w:pStyle w:val="TableParagraph"/>
              <w:spacing w:line="193" w:lineRule="exact"/>
              <w:rPr>
                <w:sz w:val="18"/>
              </w:rPr>
            </w:pPr>
            <w:r>
              <w:rPr>
                <w:w w:val="105"/>
                <w:sz w:val="18"/>
              </w:rPr>
              <w:t xml:space="preserve">Mooring </w:t>
            </w:r>
            <w:proofErr w:type="gramStart"/>
            <w:r>
              <w:rPr>
                <w:w w:val="105"/>
                <w:sz w:val="18"/>
              </w:rPr>
              <w:t>downward  force</w:t>
            </w:r>
            <w:proofErr w:type="gramEnd"/>
            <w:r>
              <w:rPr>
                <w:w w:val="105"/>
                <w:sz w:val="18"/>
              </w:rPr>
              <w:t xml:space="preserve"> [MN]</w:t>
            </w:r>
          </w:p>
        </w:tc>
        <w:tc>
          <w:tcPr>
            <w:tcW w:w="847" w:type="dxa"/>
          </w:tcPr>
          <w:p w:rsidR="00012D33" w:rsidRDefault="0009622D">
            <w:pPr>
              <w:pStyle w:val="TableParagraph"/>
              <w:spacing w:line="193" w:lineRule="exact"/>
              <w:ind w:left="261"/>
              <w:rPr>
                <w:sz w:val="18"/>
              </w:rPr>
            </w:pPr>
            <w:r>
              <w:rPr>
                <w:w w:val="105"/>
                <w:sz w:val="18"/>
              </w:rPr>
              <w:t>27.4</w:t>
            </w:r>
          </w:p>
        </w:tc>
        <w:tc>
          <w:tcPr>
            <w:tcW w:w="847" w:type="dxa"/>
          </w:tcPr>
          <w:p w:rsidR="00012D33" w:rsidRDefault="0009622D">
            <w:pPr>
              <w:pStyle w:val="TableParagraph"/>
              <w:spacing w:line="193" w:lineRule="exact"/>
              <w:ind w:left="96" w:right="97"/>
              <w:jc w:val="center"/>
              <w:rPr>
                <w:sz w:val="18"/>
              </w:rPr>
            </w:pPr>
            <w:r>
              <w:rPr>
                <w:w w:val="105"/>
                <w:sz w:val="18"/>
              </w:rPr>
              <w:t>18.2</w:t>
            </w:r>
          </w:p>
        </w:tc>
        <w:tc>
          <w:tcPr>
            <w:tcW w:w="847" w:type="dxa"/>
          </w:tcPr>
          <w:p w:rsidR="00012D33" w:rsidRDefault="0009622D">
            <w:pPr>
              <w:pStyle w:val="TableParagraph"/>
              <w:spacing w:line="193" w:lineRule="exact"/>
              <w:ind w:left="98" w:right="94"/>
              <w:jc w:val="center"/>
              <w:rPr>
                <w:sz w:val="18"/>
              </w:rPr>
            </w:pPr>
            <w:r>
              <w:rPr>
                <w:w w:val="105"/>
                <w:sz w:val="18"/>
              </w:rPr>
              <w:t>41.0</w:t>
            </w:r>
          </w:p>
        </w:tc>
        <w:tc>
          <w:tcPr>
            <w:tcW w:w="847" w:type="dxa"/>
          </w:tcPr>
          <w:p w:rsidR="00012D33" w:rsidRDefault="0009622D">
            <w:pPr>
              <w:pStyle w:val="TableParagraph"/>
              <w:spacing w:line="193" w:lineRule="exact"/>
              <w:ind w:left="257"/>
              <w:rPr>
                <w:sz w:val="18"/>
              </w:rPr>
            </w:pPr>
            <w:r>
              <w:rPr>
                <w:w w:val="105"/>
                <w:sz w:val="18"/>
              </w:rPr>
              <w:t>40.4</w:t>
            </w:r>
          </w:p>
        </w:tc>
        <w:tc>
          <w:tcPr>
            <w:tcW w:w="755" w:type="dxa"/>
          </w:tcPr>
          <w:p w:rsidR="00012D33" w:rsidRDefault="0009622D">
            <w:pPr>
              <w:pStyle w:val="TableParagraph"/>
              <w:spacing w:line="193" w:lineRule="exact"/>
              <w:ind w:left="99" w:right="95"/>
              <w:jc w:val="center"/>
              <w:rPr>
                <w:sz w:val="18"/>
              </w:rPr>
            </w:pPr>
            <w:r>
              <w:rPr>
                <w:w w:val="105"/>
                <w:sz w:val="18"/>
              </w:rPr>
              <w:t>27.0</w:t>
            </w:r>
          </w:p>
        </w:tc>
        <w:tc>
          <w:tcPr>
            <w:tcW w:w="751" w:type="dxa"/>
          </w:tcPr>
          <w:p w:rsidR="00012D33" w:rsidRDefault="0009622D">
            <w:pPr>
              <w:pStyle w:val="TableParagraph"/>
              <w:spacing w:line="193" w:lineRule="exact"/>
              <w:ind w:left="211"/>
              <w:rPr>
                <w:sz w:val="18"/>
              </w:rPr>
            </w:pPr>
            <w:r>
              <w:rPr>
                <w:w w:val="105"/>
                <w:sz w:val="18"/>
              </w:rPr>
              <w:t>17.6</w:t>
            </w:r>
          </w:p>
        </w:tc>
      </w:tr>
      <w:tr w:rsidR="00012D33">
        <w:trPr>
          <w:trHeight w:hRule="exact" w:val="219"/>
        </w:trPr>
        <w:tc>
          <w:tcPr>
            <w:tcW w:w="3517" w:type="dxa"/>
          </w:tcPr>
          <w:p w:rsidR="00012D33" w:rsidRDefault="0009622D">
            <w:pPr>
              <w:pStyle w:val="TableParagraph"/>
              <w:spacing w:line="193" w:lineRule="exact"/>
              <w:rPr>
                <w:sz w:val="18"/>
              </w:rPr>
            </w:pPr>
            <w:proofErr w:type="gramStart"/>
            <w:r>
              <w:rPr>
                <w:w w:val="105"/>
                <w:sz w:val="18"/>
              </w:rPr>
              <w:t>Main  column</w:t>
            </w:r>
            <w:proofErr w:type="gramEnd"/>
            <w:r>
              <w:rPr>
                <w:w w:val="105"/>
                <w:sz w:val="18"/>
              </w:rPr>
              <w:t xml:space="preserve">  </w:t>
            </w:r>
            <w:proofErr w:type="spellStart"/>
            <w:r>
              <w:rPr>
                <w:w w:val="105"/>
                <w:sz w:val="18"/>
              </w:rPr>
              <w:t>ave</w:t>
            </w:r>
            <w:proofErr w:type="spellEnd"/>
            <w:r>
              <w:rPr>
                <w:w w:val="105"/>
                <w:sz w:val="18"/>
              </w:rPr>
              <w:t xml:space="preserve">  diameter [m]</w:t>
            </w:r>
          </w:p>
        </w:tc>
        <w:tc>
          <w:tcPr>
            <w:tcW w:w="847" w:type="dxa"/>
          </w:tcPr>
          <w:p w:rsidR="00012D33" w:rsidRDefault="0009622D">
            <w:pPr>
              <w:pStyle w:val="TableParagraph"/>
              <w:spacing w:line="193" w:lineRule="exact"/>
              <w:ind w:left="261"/>
              <w:rPr>
                <w:sz w:val="18"/>
              </w:rPr>
            </w:pPr>
            <w:r>
              <w:rPr>
                <w:w w:val="105"/>
                <w:sz w:val="18"/>
              </w:rPr>
              <w:t>12.4</w:t>
            </w:r>
          </w:p>
        </w:tc>
        <w:tc>
          <w:tcPr>
            <w:tcW w:w="847" w:type="dxa"/>
          </w:tcPr>
          <w:p w:rsidR="00012D33" w:rsidRDefault="0009622D">
            <w:pPr>
              <w:pStyle w:val="TableParagraph"/>
              <w:spacing w:line="193" w:lineRule="exact"/>
              <w:ind w:left="96" w:right="97"/>
              <w:jc w:val="center"/>
              <w:rPr>
                <w:sz w:val="18"/>
              </w:rPr>
            </w:pPr>
            <w:r>
              <w:rPr>
                <w:w w:val="105"/>
                <w:sz w:val="18"/>
              </w:rPr>
              <w:t>13.0</w:t>
            </w:r>
          </w:p>
        </w:tc>
        <w:tc>
          <w:tcPr>
            <w:tcW w:w="847" w:type="dxa"/>
          </w:tcPr>
          <w:p w:rsidR="00012D33" w:rsidRDefault="0009622D">
            <w:pPr>
              <w:pStyle w:val="TableParagraph"/>
              <w:spacing w:line="193" w:lineRule="exact"/>
              <w:ind w:left="98" w:right="94"/>
              <w:jc w:val="center"/>
              <w:rPr>
                <w:sz w:val="18"/>
              </w:rPr>
            </w:pPr>
            <w:r>
              <w:rPr>
                <w:w w:val="105"/>
                <w:sz w:val="18"/>
              </w:rPr>
              <w:t>11.9</w:t>
            </w:r>
          </w:p>
        </w:tc>
        <w:tc>
          <w:tcPr>
            <w:tcW w:w="847" w:type="dxa"/>
          </w:tcPr>
          <w:p w:rsidR="00012D33" w:rsidRDefault="0009622D">
            <w:pPr>
              <w:pStyle w:val="TableParagraph"/>
              <w:spacing w:line="193" w:lineRule="exact"/>
              <w:ind w:left="257"/>
              <w:rPr>
                <w:sz w:val="18"/>
              </w:rPr>
            </w:pPr>
            <w:r>
              <w:rPr>
                <w:w w:val="105"/>
                <w:sz w:val="18"/>
              </w:rPr>
              <w:t>11.9</w:t>
            </w:r>
          </w:p>
        </w:tc>
        <w:tc>
          <w:tcPr>
            <w:tcW w:w="755" w:type="dxa"/>
          </w:tcPr>
          <w:p w:rsidR="00012D33" w:rsidRDefault="0009622D">
            <w:pPr>
              <w:pStyle w:val="TableParagraph"/>
              <w:spacing w:line="193" w:lineRule="exact"/>
              <w:ind w:left="99" w:right="95"/>
              <w:jc w:val="center"/>
              <w:rPr>
                <w:sz w:val="18"/>
              </w:rPr>
            </w:pPr>
            <w:r>
              <w:rPr>
                <w:w w:val="105"/>
                <w:sz w:val="18"/>
              </w:rPr>
              <w:t>10.3</w:t>
            </w:r>
          </w:p>
        </w:tc>
        <w:tc>
          <w:tcPr>
            <w:tcW w:w="751" w:type="dxa"/>
          </w:tcPr>
          <w:p w:rsidR="00012D33" w:rsidRDefault="0009622D">
            <w:pPr>
              <w:pStyle w:val="TableParagraph"/>
              <w:spacing w:line="193" w:lineRule="exact"/>
              <w:ind w:left="237" w:right="237"/>
              <w:jc w:val="center"/>
              <w:rPr>
                <w:sz w:val="18"/>
              </w:rPr>
            </w:pPr>
            <w:r>
              <w:rPr>
                <w:w w:val="105"/>
                <w:sz w:val="18"/>
              </w:rPr>
              <w:t>8.2</w:t>
            </w:r>
          </w:p>
        </w:tc>
      </w:tr>
      <w:tr w:rsidR="00012D33">
        <w:trPr>
          <w:trHeight w:hRule="exact" w:val="219"/>
        </w:trPr>
        <w:tc>
          <w:tcPr>
            <w:tcW w:w="3517" w:type="dxa"/>
          </w:tcPr>
          <w:p w:rsidR="00012D33" w:rsidRDefault="0009622D">
            <w:pPr>
              <w:pStyle w:val="TableParagraph"/>
              <w:spacing w:line="193" w:lineRule="exact"/>
              <w:rPr>
                <w:sz w:val="18"/>
              </w:rPr>
            </w:pPr>
            <w:r>
              <w:rPr>
                <w:w w:val="105"/>
                <w:sz w:val="18"/>
              </w:rPr>
              <w:t xml:space="preserve">Offset column </w:t>
            </w:r>
            <w:proofErr w:type="spellStart"/>
            <w:proofErr w:type="gramStart"/>
            <w:r>
              <w:rPr>
                <w:w w:val="105"/>
                <w:sz w:val="18"/>
              </w:rPr>
              <w:t>ave</w:t>
            </w:r>
            <w:proofErr w:type="spellEnd"/>
            <w:r>
              <w:rPr>
                <w:w w:val="105"/>
                <w:sz w:val="18"/>
              </w:rPr>
              <w:t xml:space="preserve">  diameter</w:t>
            </w:r>
            <w:proofErr w:type="gramEnd"/>
            <w:r>
              <w:rPr>
                <w:w w:val="105"/>
                <w:sz w:val="18"/>
              </w:rPr>
              <w:t xml:space="preserve">  [m]</w:t>
            </w:r>
          </w:p>
        </w:tc>
        <w:tc>
          <w:tcPr>
            <w:tcW w:w="847" w:type="dxa"/>
          </w:tcPr>
          <w:p w:rsidR="00012D33" w:rsidRDefault="00012D33"/>
        </w:tc>
        <w:tc>
          <w:tcPr>
            <w:tcW w:w="847" w:type="dxa"/>
          </w:tcPr>
          <w:p w:rsidR="00012D33" w:rsidRDefault="00012D33"/>
        </w:tc>
        <w:tc>
          <w:tcPr>
            <w:tcW w:w="847" w:type="dxa"/>
          </w:tcPr>
          <w:p w:rsidR="00012D33" w:rsidRDefault="0009622D">
            <w:pPr>
              <w:pStyle w:val="TableParagraph"/>
              <w:spacing w:line="193" w:lineRule="exact"/>
              <w:ind w:left="98" w:right="94"/>
              <w:jc w:val="center"/>
              <w:rPr>
                <w:sz w:val="18"/>
              </w:rPr>
            </w:pPr>
            <w:r>
              <w:rPr>
                <w:w w:val="105"/>
                <w:sz w:val="18"/>
              </w:rPr>
              <w:t>10.1</w:t>
            </w:r>
          </w:p>
        </w:tc>
        <w:tc>
          <w:tcPr>
            <w:tcW w:w="847" w:type="dxa"/>
          </w:tcPr>
          <w:p w:rsidR="00012D33" w:rsidRDefault="0009622D">
            <w:pPr>
              <w:pStyle w:val="TableParagraph"/>
              <w:spacing w:line="193" w:lineRule="exact"/>
              <w:ind w:left="257"/>
              <w:rPr>
                <w:sz w:val="18"/>
              </w:rPr>
            </w:pPr>
            <w:r>
              <w:rPr>
                <w:w w:val="105"/>
                <w:sz w:val="18"/>
              </w:rPr>
              <w:t>10.1</w:t>
            </w:r>
          </w:p>
        </w:tc>
        <w:tc>
          <w:tcPr>
            <w:tcW w:w="755" w:type="dxa"/>
          </w:tcPr>
          <w:p w:rsidR="00012D33" w:rsidRDefault="00012D33"/>
        </w:tc>
        <w:tc>
          <w:tcPr>
            <w:tcW w:w="751" w:type="dxa"/>
          </w:tcPr>
          <w:p w:rsidR="00012D33" w:rsidRDefault="00012D33"/>
        </w:tc>
      </w:tr>
      <w:tr w:rsidR="00012D33">
        <w:trPr>
          <w:trHeight w:hRule="exact" w:val="219"/>
        </w:trPr>
        <w:tc>
          <w:tcPr>
            <w:tcW w:w="3517" w:type="dxa"/>
          </w:tcPr>
          <w:p w:rsidR="00012D33" w:rsidRDefault="0009622D">
            <w:pPr>
              <w:pStyle w:val="TableParagraph"/>
              <w:spacing w:line="193" w:lineRule="exact"/>
              <w:rPr>
                <w:sz w:val="18"/>
              </w:rPr>
            </w:pPr>
            <w:r>
              <w:rPr>
                <w:w w:val="110"/>
                <w:sz w:val="18"/>
              </w:rPr>
              <w:t xml:space="preserve">Main column </w:t>
            </w:r>
            <w:proofErr w:type="spellStart"/>
            <w:r>
              <w:rPr>
                <w:w w:val="110"/>
                <w:sz w:val="18"/>
              </w:rPr>
              <w:t>ave</w:t>
            </w:r>
            <w:proofErr w:type="spellEnd"/>
            <w:r>
              <w:rPr>
                <w:w w:val="110"/>
                <w:sz w:val="18"/>
              </w:rPr>
              <w:t xml:space="preserve"> thickness [mm]</w:t>
            </w:r>
          </w:p>
        </w:tc>
        <w:tc>
          <w:tcPr>
            <w:tcW w:w="847" w:type="dxa"/>
          </w:tcPr>
          <w:p w:rsidR="00012D33" w:rsidRDefault="0009622D">
            <w:pPr>
              <w:pStyle w:val="TableParagraph"/>
              <w:spacing w:line="193" w:lineRule="exact"/>
              <w:ind w:left="261"/>
              <w:rPr>
                <w:sz w:val="18"/>
              </w:rPr>
            </w:pPr>
            <w:r>
              <w:rPr>
                <w:w w:val="105"/>
                <w:sz w:val="18"/>
              </w:rPr>
              <w:t>65.4</w:t>
            </w:r>
          </w:p>
        </w:tc>
        <w:tc>
          <w:tcPr>
            <w:tcW w:w="847" w:type="dxa"/>
          </w:tcPr>
          <w:p w:rsidR="00012D33" w:rsidRDefault="0009622D">
            <w:pPr>
              <w:pStyle w:val="TableParagraph"/>
              <w:spacing w:line="193" w:lineRule="exact"/>
              <w:ind w:left="96" w:right="97"/>
              <w:jc w:val="center"/>
              <w:rPr>
                <w:sz w:val="18"/>
              </w:rPr>
            </w:pPr>
            <w:r>
              <w:rPr>
                <w:w w:val="105"/>
                <w:sz w:val="18"/>
              </w:rPr>
              <w:t>71.9</w:t>
            </w:r>
          </w:p>
        </w:tc>
        <w:tc>
          <w:tcPr>
            <w:tcW w:w="847" w:type="dxa"/>
          </w:tcPr>
          <w:p w:rsidR="00012D33" w:rsidRDefault="0009622D">
            <w:pPr>
              <w:pStyle w:val="TableParagraph"/>
              <w:spacing w:line="193" w:lineRule="exact"/>
              <w:ind w:left="98" w:right="94"/>
              <w:jc w:val="center"/>
              <w:rPr>
                <w:sz w:val="18"/>
              </w:rPr>
            </w:pPr>
            <w:r>
              <w:rPr>
                <w:w w:val="105"/>
                <w:sz w:val="18"/>
              </w:rPr>
              <w:t>50.4</w:t>
            </w:r>
          </w:p>
        </w:tc>
        <w:tc>
          <w:tcPr>
            <w:tcW w:w="847" w:type="dxa"/>
          </w:tcPr>
          <w:p w:rsidR="00012D33" w:rsidRDefault="0009622D">
            <w:pPr>
              <w:pStyle w:val="TableParagraph"/>
              <w:spacing w:line="193" w:lineRule="exact"/>
              <w:ind w:left="257"/>
              <w:rPr>
                <w:sz w:val="18"/>
              </w:rPr>
            </w:pPr>
            <w:r>
              <w:rPr>
                <w:w w:val="105"/>
                <w:sz w:val="18"/>
              </w:rPr>
              <w:t>50.5</w:t>
            </w:r>
          </w:p>
        </w:tc>
        <w:tc>
          <w:tcPr>
            <w:tcW w:w="755" w:type="dxa"/>
          </w:tcPr>
          <w:p w:rsidR="00012D33" w:rsidRDefault="0009622D">
            <w:pPr>
              <w:pStyle w:val="TableParagraph"/>
              <w:spacing w:line="193" w:lineRule="exact"/>
              <w:ind w:left="99" w:right="95"/>
              <w:jc w:val="center"/>
              <w:rPr>
                <w:sz w:val="18"/>
              </w:rPr>
            </w:pPr>
            <w:r>
              <w:rPr>
                <w:w w:val="105"/>
                <w:sz w:val="18"/>
              </w:rPr>
              <w:t>45.8</w:t>
            </w:r>
          </w:p>
        </w:tc>
        <w:tc>
          <w:tcPr>
            <w:tcW w:w="751" w:type="dxa"/>
          </w:tcPr>
          <w:p w:rsidR="00012D33" w:rsidRDefault="0009622D">
            <w:pPr>
              <w:pStyle w:val="TableParagraph"/>
              <w:spacing w:line="193" w:lineRule="exact"/>
              <w:ind w:left="211"/>
              <w:rPr>
                <w:sz w:val="18"/>
              </w:rPr>
            </w:pPr>
            <w:r>
              <w:rPr>
                <w:w w:val="105"/>
                <w:sz w:val="18"/>
              </w:rPr>
              <w:t>53.3</w:t>
            </w:r>
          </w:p>
        </w:tc>
      </w:tr>
      <w:tr w:rsidR="00012D33">
        <w:trPr>
          <w:trHeight w:hRule="exact" w:val="224"/>
        </w:trPr>
        <w:tc>
          <w:tcPr>
            <w:tcW w:w="3517" w:type="dxa"/>
            <w:tcBorders>
              <w:bottom w:val="single" w:sz="3" w:space="0" w:color="000000"/>
            </w:tcBorders>
          </w:tcPr>
          <w:p w:rsidR="00012D33" w:rsidRDefault="0009622D">
            <w:pPr>
              <w:pStyle w:val="TableParagraph"/>
              <w:spacing w:line="193" w:lineRule="exact"/>
              <w:rPr>
                <w:sz w:val="18"/>
              </w:rPr>
            </w:pPr>
            <w:r>
              <w:rPr>
                <w:w w:val="110"/>
                <w:sz w:val="18"/>
              </w:rPr>
              <w:t xml:space="preserve">Offset column </w:t>
            </w:r>
            <w:proofErr w:type="spellStart"/>
            <w:r>
              <w:rPr>
                <w:w w:val="110"/>
                <w:sz w:val="18"/>
              </w:rPr>
              <w:t>ave</w:t>
            </w:r>
            <w:proofErr w:type="spellEnd"/>
            <w:r>
              <w:rPr>
                <w:w w:val="110"/>
                <w:sz w:val="18"/>
              </w:rPr>
              <w:t xml:space="preserve"> thickness [mm]</w:t>
            </w:r>
          </w:p>
        </w:tc>
        <w:tc>
          <w:tcPr>
            <w:tcW w:w="847" w:type="dxa"/>
            <w:tcBorders>
              <w:bottom w:val="single" w:sz="3" w:space="0" w:color="000000"/>
            </w:tcBorders>
          </w:tcPr>
          <w:p w:rsidR="00012D33" w:rsidRDefault="00012D33"/>
        </w:tc>
        <w:tc>
          <w:tcPr>
            <w:tcW w:w="847" w:type="dxa"/>
            <w:tcBorders>
              <w:bottom w:val="single" w:sz="3" w:space="0" w:color="000000"/>
            </w:tcBorders>
          </w:tcPr>
          <w:p w:rsidR="00012D33" w:rsidRDefault="00012D33"/>
        </w:tc>
        <w:tc>
          <w:tcPr>
            <w:tcW w:w="847" w:type="dxa"/>
            <w:tcBorders>
              <w:bottom w:val="single" w:sz="3" w:space="0" w:color="000000"/>
            </w:tcBorders>
          </w:tcPr>
          <w:p w:rsidR="00012D33" w:rsidRDefault="0009622D">
            <w:pPr>
              <w:pStyle w:val="TableParagraph"/>
              <w:spacing w:line="193" w:lineRule="exact"/>
              <w:ind w:left="98" w:right="94"/>
              <w:jc w:val="center"/>
              <w:rPr>
                <w:sz w:val="18"/>
              </w:rPr>
            </w:pPr>
            <w:r>
              <w:rPr>
                <w:w w:val="105"/>
                <w:sz w:val="18"/>
              </w:rPr>
              <w:t>53.3</w:t>
            </w:r>
          </w:p>
        </w:tc>
        <w:tc>
          <w:tcPr>
            <w:tcW w:w="847" w:type="dxa"/>
            <w:tcBorders>
              <w:bottom w:val="single" w:sz="3" w:space="0" w:color="000000"/>
            </w:tcBorders>
          </w:tcPr>
          <w:p w:rsidR="00012D33" w:rsidRDefault="0009622D">
            <w:pPr>
              <w:pStyle w:val="TableParagraph"/>
              <w:spacing w:line="193" w:lineRule="exact"/>
              <w:ind w:left="257"/>
              <w:rPr>
                <w:sz w:val="18"/>
              </w:rPr>
            </w:pPr>
            <w:r>
              <w:rPr>
                <w:w w:val="105"/>
                <w:sz w:val="18"/>
              </w:rPr>
              <w:t>53.2</w:t>
            </w:r>
          </w:p>
        </w:tc>
        <w:tc>
          <w:tcPr>
            <w:tcW w:w="755" w:type="dxa"/>
            <w:tcBorders>
              <w:bottom w:val="single" w:sz="3" w:space="0" w:color="000000"/>
            </w:tcBorders>
          </w:tcPr>
          <w:p w:rsidR="00012D33" w:rsidRDefault="00012D33"/>
        </w:tc>
        <w:tc>
          <w:tcPr>
            <w:tcW w:w="751" w:type="dxa"/>
            <w:tcBorders>
              <w:bottom w:val="single" w:sz="3" w:space="0" w:color="000000"/>
            </w:tcBorders>
          </w:tcPr>
          <w:p w:rsidR="00012D33" w:rsidRDefault="00012D33"/>
        </w:tc>
      </w:tr>
      <w:tr w:rsidR="00012D33">
        <w:trPr>
          <w:trHeight w:hRule="exact" w:val="222"/>
        </w:trPr>
        <w:tc>
          <w:tcPr>
            <w:tcW w:w="3517" w:type="dxa"/>
            <w:tcBorders>
              <w:top w:val="single" w:sz="3" w:space="0" w:color="000000"/>
              <w:right w:val="single" w:sz="3" w:space="0" w:color="000000"/>
            </w:tcBorders>
          </w:tcPr>
          <w:p w:rsidR="00012D33" w:rsidRDefault="0009622D">
            <w:pPr>
              <w:pStyle w:val="TableParagraph"/>
              <w:spacing w:line="192" w:lineRule="exact"/>
              <w:rPr>
                <w:sz w:val="18"/>
              </w:rPr>
            </w:pPr>
            <w:r>
              <w:rPr>
                <w:w w:val="110"/>
                <w:sz w:val="18"/>
              </w:rPr>
              <w:t>Substructure main col costs [M USD]</w:t>
            </w:r>
          </w:p>
        </w:tc>
        <w:tc>
          <w:tcPr>
            <w:tcW w:w="847" w:type="dxa"/>
            <w:tcBorders>
              <w:top w:val="single" w:sz="3" w:space="0" w:color="000000"/>
              <w:left w:val="single" w:sz="3" w:space="0" w:color="000000"/>
            </w:tcBorders>
          </w:tcPr>
          <w:p w:rsidR="00012D33" w:rsidRDefault="0009622D">
            <w:pPr>
              <w:pStyle w:val="TableParagraph"/>
              <w:spacing w:line="192" w:lineRule="exact"/>
              <w:ind w:left="0" w:right="117"/>
              <w:jc w:val="right"/>
              <w:rPr>
                <w:sz w:val="18"/>
              </w:rPr>
            </w:pPr>
            <w:r>
              <w:rPr>
                <w:sz w:val="18"/>
              </w:rPr>
              <w:t>21670.8</w:t>
            </w:r>
          </w:p>
        </w:tc>
        <w:tc>
          <w:tcPr>
            <w:tcW w:w="847" w:type="dxa"/>
            <w:tcBorders>
              <w:top w:val="single" w:sz="3" w:space="0" w:color="000000"/>
              <w:right w:val="single" w:sz="3" w:space="0" w:color="000000"/>
            </w:tcBorders>
          </w:tcPr>
          <w:p w:rsidR="00012D33" w:rsidRDefault="0009622D">
            <w:pPr>
              <w:pStyle w:val="TableParagraph"/>
              <w:spacing w:line="192" w:lineRule="exact"/>
              <w:ind w:left="94" w:right="94"/>
              <w:jc w:val="center"/>
              <w:rPr>
                <w:sz w:val="18"/>
              </w:rPr>
            </w:pPr>
            <w:r>
              <w:rPr>
                <w:w w:val="105"/>
                <w:sz w:val="18"/>
              </w:rPr>
              <w:t>17997.1</w:t>
            </w:r>
          </w:p>
        </w:tc>
        <w:tc>
          <w:tcPr>
            <w:tcW w:w="847" w:type="dxa"/>
            <w:tcBorders>
              <w:top w:val="single" w:sz="3" w:space="0" w:color="000000"/>
              <w:left w:val="single" w:sz="3" w:space="0" w:color="000000"/>
            </w:tcBorders>
          </w:tcPr>
          <w:p w:rsidR="00012D33" w:rsidRDefault="0009622D">
            <w:pPr>
              <w:pStyle w:val="TableParagraph"/>
              <w:spacing w:line="192" w:lineRule="exact"/>
              <w:ind w:left="141" w:right="141"/>
              <w:jc w:val="center"/>
              <w:rPr>
                <w:sz w:val="18"/>
              </w:rPr>
            </w:pPr>
            <w:r>
              <w:rPr>
                <w:w w:val="105"/>
                <w:sz w:val="18"/>
              </w:rPr>
              <w:t>6297.6</w:t>
            </w:r>
          </w:p>
        </w:tc>
        <w:tc>
          <w:tcPr>
            <w:tcW w:w="847" w:type="dxa"/>
            <w:tcBorders>
              <w:top w:val="single" w:sz="3" w:space="0" w:color="000000"/>
              <w:right w:val="single" w:sz="3" w:space="0" w:color="000000"/>
            </w:tcBorders>
          </w:tcPr>
          <w:p w:rsidR="00012D33" w:rsidRDefault="0009622D">
            <w:pPr>
              <w:pStyle w:val="TableParagraph"/>
              <w:spacing w:line="192" w:lineRule="exact"/>
              <w:ind w:left="0" w:right="163"/>
              <w:jc w:val="right"/>
              <w:rPr>
                <w:sz w:val="18"/>
              </w:rPr>
            </w:pPr>
            <w:r>
              <w:rPr>
                <w:sz w:val="18"/>
              </w:rPr>
              <w:t>6346.7</w:t>
            </w:r>
          </w:p>
        </w:tc>
        <w:tc>
          <w:tcPr>
            <w:tcW w:w="755" w:type="dxa"/>
            <w:tcBorders>
              <w:top w:val="single" w:sz="3" w:space="0" w:color="000000"/>
              <w:left w:val="single" w:sz="3" w:space="0" w:color="000000"/>
            </w:tcBorders>
          </w:tcPr>
          <w:p w:rsidR="00012D33" w:rsidRDefault="0009622D">
            <w:pPr>
              <w:pStyle w:val="TableParagraph"/>
              <w:spacing w:line="192" w:lineRule="exact"/>
              <w:ind w:left="95" w:right="95"/>
              <w:jc w:val="center"/>
              <w:rPr>
                <w:sz w:val="18"/>
              </w:rPr>
            </w:pPr>
            <w:r>
              <w:rPr>
                <w:w w:val="105"/>
                <w:sz w:val="18"/>
              </w:rPr>
              <w:t>3338.4</w:t>
            </w:r>
          </w:p>
        </w:tc>
        <w:tc>
          <w:tcPr>
            <w:tcW w:w="751" w:type="dxa"/>
            <w:tcBorders>
              <w:top w:val="single" w:sz="3" w:space="0" w:color="000000"/>
            </w:tcBorders>
          </w:tcPr>
          <w:p w:rsidR="00012D33" w:rsidRDefault="0009622D">
            <w:pPr>
              <w:pStyle w:val="TableParagraph"/>
              <w:spacing w:line="192" w:lineRule="exact"/>
              <w:ind w:left="0" w:right="117"/>
              <w:jc w:val="right"/>
              <w:rPr>
                <w:sz w:val="18"/>
              </w:rPr>
            </w:pPr>
            <w:r>
              <w:rPr>
                <w:sz w:val="18"/>
              </w:rPr>
              <w:t>2671.7</w:t>
            </w:r>
          </w:p>
        </w:tc>
      </w:tr>
      <w:tr w:rsidR="00012D33">
        <w:trPr>
          <w:trHeight w:hRule="exact" w:val="219"/>
        </w:trPr>
        <w:tc>
          <w:tcPr>
            <w:tcW w:w="3517" w:type="dxa"/>
            <w:tcBorders>
              <w:right w:val="single" w:sz="3" w:space="0" w:color="000000"/>
            </w:tcBorders>
          </w:tcPr>
          <w:p w:rsidR="00012D33" w:rsidRDefault="0009622D">
            <w:pPr>
              <w:pStyle w:val="TableParagraph"/>
              <w:spacing w:line="193" w:lineRule="exact"/>
              <w:rPr>
                <w:sz w:val="18"/>
              </w:rPr>
            </w:pPr>
            <w:r>
              <w:rPr>
                <w:w w:val="105"/>
                <w:sz w:val="18"/>
              </w:rPr>
              <w:t>Substructure offset col costs [M   USD]</w:t>
            </w:r>
          </w:p>
        </w:tc>
        <w:tc>
          <w:tcPr>
            <w:tcW w:w="847" w:type="dxa"/>
            <w:tcBorders>
              <w:left w:val="single" w:sz="3" w:space="0" w:color="000000"/>
            </w:tcBorders>
          </w:tcPr>
          <w:p w:rsidR="00012D33" w:rsidRDefault="00012D33"/>
        </w:tc>
        <w:tc>
          <w:tcPr>
            <w:tcW w:w="847" w:type="dxa"/>
            <w:tcBorders>
              <w:right w:val="single" w:sz="3" w:space="0" w:color="000000"/>
            </w:tcBorders>
          </w:tcPr>
          <w:p w:rsidR="00012D33" w:rsidRDefault="00012D33"/>
        </w:tc>
        <w:tc>
          <w:tcPr>
            <w:tcW w:w="847" w:type="dxa"/>
            <w:tcBorders>
              <w:left w:val="single" w:sz="3" w:space="0" w:color="000000"/>
            </w:tcBorders>
          </w:tcPr>
          <w:p w:rsidR="00012D33" w:rsidRDefault="0009622D">
            <w:pPr>
              <w:pStyle w:val="TableParagraph"/>
              <w:spacing w:line="193" w:lineRule="exact"/>
              <w:ind w:left="141" w:right="141"/>
              <w:jc w:val="center"/>
              <w:rPr>
                <w:sz w:val="18"/>
              </w:rPr>
            </w:pPr>
            <w:r>
              <w:rPr>
                <w:w w:val="105"/>
                <w:sz w:val="18"/>
              </w:rPr>
              <w:t>3894.3</w:t>
            </w:r>
          </w:p>
        </w:tc>
        <w:tc>
          <w:tcPr>
            <w:tcW w:w="847" w:type="dxa"/>
            <w:tcBorders>
              <w:right w:val="single" w:sz="3" w:space="0" w:color="000000"/>
            </w:tcBorders>
          </w:tcPr>
          <w:p w:rsidR="00012D33" w:rsidRDefault="0009622D">
            <w:pPr>
              <w:pStyle w:val="TableParagraph"/>
              <w:spacing w:line="193" w:lineRule="exact"/>
              <w:ind w:left="0" w:right="163"/>
              <w:jc w:val="right"/>
              <w:rPr>
                <w:sz w:val="18"/>
              </w:rPr>
            </w:pPr>
            <w:r>
              <w:rPr>
                <w:sz w:val="18"/>
              </w:rPr>
              <w:t>3898.9</w:t>
            </w:r>
          </w:p>
        </w:tc>
        <w:tc>
          <w:tcPr>
            <w:tcW w:w="755" w:type="dxa"/>
            <w:tcBorders>
              <w:left w:val="single" w:sz="3" w:space="0" w:color="000000"/>
            </w:tcBorders>
          </w:tcPr>
          <w:p w:rsidR="00012D33" w:rsidRDefault="00012D33"/>
        </w:tc>
        <w:tc>
          <w:tcPr>
            <w:tcW w:w="751" w:type="dxa"/>
          </w:tcPr>
          <w:p w:rsidR="00012D33" w:rsidRDefault="00012D33"/>
        </w:tc>
      </w:tr>
      <w:tr w:rsidR="00012D33">
        <w:trPr>
          <w:trHeight w:hRule="exact" w:val="219"/>
        </w:trPr>
        <w:tc>
          <w:tcPr>
            <w:tcW w:w="3517" w:type="dxa"/>
            <w:tcBorders>
              <w:right w:val="single" w:sz="3" w:space="0" w:color="000000"/>
            </w:tcBorders>
          </w:tcPr>
          <w:p w:rsidR="00012D33" w:rsidRDefault="0009622D">
            <w:pPr>
              <w:pStyle w:val="TableParagraph"/>
              <w:spacing w:line="193" w:lineRule="exact"/>
              <w:rPr>
                <w:sz w:val="18"/>
              </w:rPr>
            </w:pPr>
            <w:r>
              <w:rPr>
                <w:w w:val="110"/>
                <w:sz w:val="18"/>
              </w:rPr>
              <w:t>Substructure main ballast cost [</w:t>
            </w:r>
            <w:proofErr w:type="gramStart"/>
            <w:r>
              <w:rPr>
                <w:w w:val="110"/>
                <w:sz w:val="18"/>
              </w:rPr>
              <w:t>M  USD</w:t>
            </w:r>
            <w:proofErr w:type="gramEnd"/>
            <w:r>
              <w:rPr>
                <w:w w:val="110"/>
                <w:sz w:val="18"/>
              </w:rPr>
              <w:t>]</w:t>
            </w:r>
          </w:p>
        </w:tc>
        <w:tc>
          <w:tcPr>
            <w:tcW w:w="847" w:type="dxa"/>
            <w:tcBorders>
              <w:left w:val="single" w:sz="3" w:space="0" w:color="000000"/>
            </w:tcBorders>
          </w:tcPr>
          <w:p w:rsidR="00012D33" w:rsidRDefault="0009622D">
            <w:pPr>
              <w:pStyle w:val="TableParagraph"/>
              <w:spacing w:line="193" w:lineRule="exact"/>
              <w:ind w:left="211"/>
              <w:rPr>
                <w:sz w:val="18"/>
              </w:rPr>
            </w:pPr>
            <w:r>
              <w:rPr>
                <w:w w:val="105"/>
                <w:sz w:val="18"/>
              </w:rPr>
              <w:t>234.1</w:t>
            </w:r>
          </w:p>
        </w:tc>
        <w:tc>
          <w:tcPr>
            <w:tcW w:w="847" w:type="dxa"/>
            <w:tcBorders>
              <w:right w:val="single" w:sz="3" w:space="0" w:color="000000"/>
            </w:tcBorders>
          </w:tcPr>
          <w:p w:rsidR="00012D33" w:rsidRDefault="0009622D">
            <w:pPr>
              <w:pStyle w:val="TableParagraph"/>
              <w:spacing w:line="193" w:lineRule="exact"/>
              <w:ind w:left="94" w:right="94"/>
              <w:jc w:val="center"/>
              <w:rPr>
                <w:sz w:val="18"/>
              </w:rPr>
            </w:pPr>
            <w:r>
              <w:rPr>
                <w:w w:val="105"/>
                <w:sz w:val="18"/>
              </w:rPr>
              <w:t>689.6</w:t>
            </w:r>
          </w:p>
        </w:tc>
        <w:tc>
          <w:tcPr>
            <w:tcW w:w="847" w:type="dxa"/>
            <w:tcBorders>
              <w:left w:val="single" w:sz="3" w:space="0" w:color="000000"/>
            </w:tcBorders>
          </w:tcPr>
          <w:p w:rsidR="00012D33" w:rsidRDefault="0009622D">
            <w:pPr>
              <w:pStyle w:val="TableParagraph"/>
              <w:spacing w:line="193" w:lineRule="exact"/>
              <w:ind w:left="141" w:right="141"/>
              <w:jc w:val="center"/>
              <w:rPr>
                <w:sz w:val="18"/>
              </w:rPr>
            </w:pPr>
            <w:r>
              <w:rPr>
                <w:w w:val="105"/>
                <w:sz w:val="18"/>
              </w:rPr>
              <w:t>813.8</w:t>
            </w:r>
          </w:p>
        </w:tc>
        <w:tc>
          <w:tcPr>
            <w:tcW w:w="847" w:type="dxa"/>
            <w:tcBorders>
              <w:right w:val="single" w:sz="3" w:space="0" w:color="000000"/>
            </w:tcBorders>
          </w:tcPr>
          <w:p w:rsidR="00012D33" w:rsidRDefault="0009622D">
            <w:pPr>
              <w:pStyle w:val="TableParagraph"/>
              <w:spacing w:line="193" w:lineRule="exact"/>
              <w:ind w:left="0" w:right="209"/>
              <w:jc w:val="right"/>
              <w:rPr>
                <w:sz w:val="18"/>
              </w:rPr>
            </w:pPr>
            <w:r>
              <w:rPr>
                <w:sz w:val="18"/>
              </w:rPr>
              <w:t>879.0</w:t>
            </w:r>
          </w:p>
        </w:tc>
        <w:tc>
          <w:tcPr>
            <w:tcW w:w="755" w:type="dxa"/>
            <w:tcBorders>
              <w:left w:val="single" w:sz="3" w:space="0" w:color="000000"/>
            </w:tcBorders>
          </w:tcPr>
          <w:p w:rsidR="00012D33" w:rsidRDefault="0009622D">
            <w:pPr>
              <w:pStyle w:val="TableParagraph"/>
              <w:spacing w:line="193" w:lineRule="exact"/>
              <w:ind w:left="95" w:right="95"/>
              <w:jc w:val="center"/>
              <w:rPr>
                <w:sz w:val="18"/>
              </w:rPr>
            </w:pPr>
            <w:r>
              <w:rPr>
                <w:w w:val="105"/>
                <w:sz w:val="18"/>
              </w:rPr>
              <w:t>2.1</w:t>
            </w:r>
          </w:p>
        </w:tc>
        <w:tc>
          <w:tcPr>
            <w:tcW w:w="751" w:type="dxa"/>
          </w:tcPr>
          <w:p w:rsidR="00012D33" w:rsidRDefault="0009622D">
            <w:pPr>
              <w:pStyle w:val="TableParagraph"/>
              <w:spacing w:line="193" w:lineRule="exact"/>
              <w:ind w:left="211"/>
              <w:rPr>
                <w:sz w:val="18"/>
              </w:rPr>
            </w:pPr>
            <w:r>
              <w:rPr>
                <w:w w:val="105"/>
                <w:sz w:val="18"/>
              </w:rPr>
              <w:t>28.2</w:t>
            </w:r>
          </w:p>
        </w:tc>
      </w:tr>
      <w:tr w:rsidR="00012D33">
        <w:trPr>
          <w:trHeight w:hRule="exact" w:val="219"/>
        </w:trPr>
        <w:tc>
          <w:tcPr>
            <w:tcW w:w="3517" w:type="dxa"/>
            <w:tcBorders>
              <w:right w:val="single" w:sz="3" w:space="0" w:color="000000"/>
            </w:tcBorders>
          </w:tcPr>
          <w:p w:rsidR="00012D33" w:rsidRDefault="0009622D">
            <w:pPr>
              <w:pStyle w:val="TableParagraph"/>
              <w:spacing w:line="193" w:lineRule="exact"/>
              <w:rPr>
                <w:sz w:val="18"/>
              </w:rPr>
            </w:pPr>
            <w:r>
              <w:rPr>
                <w:w w:val="110"/>
                <w:sz w:val="18"/>
              </w:rPr>
              <w:t>Substructure offset ballast cost [M USD]</w:t>
            </w:r>
          </w:p>
        </w:tc>
        <w:tc>
          <w:tcPr>
            <w:tcW w:w="847" w:type="dxa"/>
            <w:tcBorders>
              <w:left w:val="single" w:sz="3" w:space="0" w:color="000000"/>
            </w:tcBorders>
          </w:tcPr>
          <w:p w:rsidR="00012D33" w:rsidRDefault="00012D33"/>
        </w:tc>
        <w:tc>
          <w:tcPr>
            <w:tcW w:w="847" w:type="dxa"/>
            <w:tcBorders>
              <w:right w:val="single" w:sz="3" w:space="0" w:color="000000"/>
            </w:tcBorders>
          </w:tcPr>
          <w:p w:rsidR="00012D33" w:rsidRDefault="00012D33"/>
        </w:tc>
        <w:tc>
          <w:tcPr>
            <w:tcW w:w="847" w:type="dxa"/>
            <w:tcBorders>
              <w:left w:val="single" w:sz="3" w:space="0" w:color="000000"/>
            </w:tcBorders>
          </w:tcPr>
          <w:p w:rsidR="00012D33" w:rsidRDefault="0009622D">
            <w:pPr>
              <w:pStyle w:val="TableParagraph"/>
              <w:spacing w:line="193" w:lineRule="exact"/>
              <w:ind w:left="141" w:right="141"/>
              <w:jc w:val="center"/>
              <w:rPr>
                <w:sz w:val="18"/>
              </w:rPr>
            </w:pPr>
            <w:r>
              <w:rPr>
                <w:w w:val="105"/>
                <w:sz w:val="18"/>
              </w:rPr>
              <w:t>22.7</w:t>
            </w:r>
          </w:p>
        </w:tc>
        <w:tc>
          <w:tcPr>
            <w:tcW w:w="847" w:type="dxa"/>
            <w:tcBorders>
              <w:right w:val="single" w:sz="3" w:space="0" w:color="000000"/>
            </w:tcBorders>
          </w:tcPr>
          <w:p w:rsidR="00012D33" w:rsidRDefault="0009622D">
            <w:pPr>
              <w:pStyle w:val="TableParagraph"/>
              <w:spacing w:line="193" w:lineRule="exact"/>
              <w:ind w:left="257"/>
              <w:rPr>
                <w:sz w:val="18"/>
              </w:rPr>
            </w:pPr>
            <w:r>
              <w:rPr>
                <w:w w:val="105"/>
                <w:sz w:val="18"/>
              </w:rPr>
              <w:t>22.6</w:t>
            </w:r>
          </w:p>
        </w:tc>
        <w:tc>
          <w:tcPr>
            <w:tcW w:w="755" w:type="dxa"/>
            <w:tcBorders>
              <w:left w:val="single" w:sz="3" w:space="0" w:color="000000"/>
            </w:tcBorders>
          </w:tcPr>
          <w:p w:rsidR="00012D33" w:rsidRDefault="00012D33"/>
        </w:tc>
        <w:tc>
          <w:tcPr>
            <w:tcW w:w="751" w:type="dxa"/>
          </w:tcPr>
          <w:p w:rsidR="00012D33" w:rsidRDefault="00012D33"/>
        </w:tc>
      </w:tr>
      <w:tr w:rsidR="00012D33">
        <w:trPr>
          <w:trHeight w:hRule="exact" w:val="224"/>
        </w:trPr>
        <w:tc>
          <w:tcPr>
            <w:tcW w:w="3517" w:type="dxa"/>
            <w:tcBorders>
              <w:bottom w:val="single" w:sz="3" w:space="0" w:color="000000"/>
              <w:right w:val="single" w:sz="3" w:space="0" w:color="000000"/>
            </w:tcBorders>
          </w:tcPr>
          <w:p w:rsidR="00012D33" w:rsidRDefault="0009622D">
            <w:pPr>
              <w:pStyle w:val="TableParagraph"/>
              <w:spacing w:line="193" w:lineRule="exact"/>
              <w:rPr>
                <w:sz w:val="18"/>
              </w:rPr>
            </w:pPr>
            <w:r>
              <w:rPr>
                <w:w w:val="105"/>
                <w:sz w:val="18"/>
              </w:rPr>
              <w:t>Mooring cost [</w:t>
            </w:r>
            <w:proofErr w:type="gramStart"/>
            <w:r>
              <w:rPr>
                <w:w w:val="105"/>
                <w:sz w:val="18"/>
              </w:rPr>
              <w:t>M  USD</w:t>
            </w:r>
            <w:proofErr w:type="gramEnd"/>
            <w:r>
              <w:rPr>
                <w:w w:val="105"/>
                <w:sz w:val="18"/>
              </w:rPr>
              <w:t>]</w:t>
            </w:r>
          </w:p>
        </w:tc>
        <w:tc>
          <w:tcPr>
            <w:tcW w:w="847" w:type="dxa"/>
            <w:tcBorders>
              <w:left w:val="single" w:sz="3" w:space="0" w:color="000000"/>
              <w:bottom w:val="single" w:sz="3" w:space="0" w:color="000000"/>
            </w:tcBorders>
          </w:tcPr>
          <w:p w:rsidR="00012D33" w:rsidRDefault="0009622D">
            <w:pPr>
              <w:pStyle w:val="TableParagraph"/>
              <w:spacing w:line="193" w:lineRule="exact"/>
              <w:ind w:left="257"/>
              <w:rPr>
                <w:sz w:val="18"/>
              </w:rPr>
            </w:pPr>
            <w:r>
              <w:rPr>
                <w:w w:val="105"/>
                <w:sz w:val="18"/>
              </w:rPr>
              <w:t>21.9</w:t>
            </w:r>
          </w:p>
        </w:tc>
        <w:tc>
          <w:tcPr>
            <w:tcW w:w="847" w:type="dxa"/>
            <w:tcBorders>
              <w:bottom w:val="single" w:sz="3" w:space="0" w:color="000000"/>
              <w:right w:val="single" w:sz="3" w:space="0" w:color="000000"/>
            </w:tcBorders>
          </w:tcPr>
          <w:p w:rsidR="00012D33" w:rsidRDefault="0009622D">
            <w:pPr>
              <w:pStyle w:val="TableParagraph"/>
              <w:spacing w:line="193" w:lineRule="exact"/>
              <w:ind w:left="94" w:right="94"/>
              <w:jc w:val="center"/>
              <w:rPr>
                <w:sz w:val="18"/>
              </w:rPr>
            </w:pPr>
            <w:r>
              <w:rPr>
                <w:w w:val="105"/>
                <w:sz w:val="18"/>
              </w:rPr>
              <w:t>24.1</w:t>
            </w:r>
          </w:p>
        </w:tc>
        <w:tc>
          <w:tcPr>
            <w:tcW w:w="847" w:type="dxa"/>
            <w:tcBorders>
              <w:left w:val="single" w:sz="3" w:space="0" w:color="000000"/>
              <w:bottom w:val="single" w:sz="3" w:space="0" w:color="000000"/>
            </w:tcBorders>
          </w:tcPr>
          <w:p w:rsidR="00012D33" w:rsidRDefault="0009622D">
            <w:pPr>
              <w:pStyle w:val="TableParagraph"/>
              <w:spacing w:line="193" w:lineRule="exact"/>
              <w:ind w:left="141" w:right="141"/>
              <w:jc w:val="center"/>
              <w:rPr>
                <w:sz w:val="18"/>
              </w:rPr>
            </w:pPr>
            <w:r>
              <w:rPr>
                <w:w w:val="105"/>
                <w:sz w:val="18"/>
              </w:rPr>
              <w:t>52.1</w:t>
            </w:r>
          </w:p>
        </w:tc>
        <w:tc>
          <w:tcPr>
            <w:tcW w:w="847" w:type="dxa"/>
            <w:tcBorders>
              <w:bottom w:val="single" w:sz="3" w:space="0" w:color="000000"/>
              <w:right w:val="single" w:sz="3" w:space="0" w:color="000000"/>
            </w:tcBorders>
          </w:tcPr>
          <w:p w:rsidR="00012D33" w:rsidRDefault="0009622D">
            <w:pPr>
              <w:pStyle w:val="TableParagraph"/>
              <w:spacing w:line="193" w:lineRule="exact"/>
              <w:ind w:left="257"/>
              <w:rPr>
                <w:sz w:val="18"/>
              </w:rPr>
            </w:pPr>
            <w:r>
              <w:rPr>
                <w:w w:val="105"/>
                <w:sz w:val="18"/>
              </w:rPr>
              <w:t>51.7</w:t>
            </w:r>
          </w:p>
        </w:tc>
        <w:tc>
          <w:tcPr>
            <w:tcW w:w="755" w:type="dxa"/>
            <w:tcBorders>
              <w:left w:val="single" w:sz="3" w:space="0" w:color="000000"/>
              <w:bottom w:val="single" w:sz="3" w:space="0" w:color="000000"/>
            </w:tcBorders>
          </w:tcPr>
          <w:p w:rsidR="00012D33" w:rsidRDefault="0009622D">
            <w:pPr>
              <w:pStyle w:val="TableParagraph"/>
              <w:spacing w:line="193" w:lineRule="exact"/>
              <w:ind w:left="95" w:right="95"/>
              <w:jc w:val="center"/>
              <w:rPr>
                <w:sz w:val="18"/>
              </w:rPr>
            </w:pPr>
            <w:r>
              <w:rPr>
                <w:w w:val="105"/>
                <w:sz w:val="18"/>
              </w:rPr>
              <w:t>4.0</w:t>
            </w:r>
          </w:p>
        </w:tc>
        <w:tc>
          <w:tcPr>
            <w:tcW w:w="751" w:type="dxa"/>
            <w:tcBorders>
              <w:bottom w:val="single" w:sz="3" w:space="0" w:color="000000"/>
            </w:tcBorders>
          </w:tcPr>
          <w:p w:rsidR="00012D33" w:rsidRDefault="0009622D">
            <w:pPr>
              <w:pStyle w:val="TableParagraph"/>
              <w:spacing w:line="193" w:lineRule="exact"/>
              <w:ind w:left="237" w:right="237"/>
              <w:jc w:val="center"/>
              <w:rPr>
                <w:sz w:val="18"/>
              </w:rPr>
            </w:pPr>
            <w:r>
              <w:rPr>
                <w:w w:val="105"/>
                <w:sz w:val="18"/>
              </w:rPr>
              <w:t>3.4</w:t>
            </w:r>
          </w:p>
        </w:tc>
      </w:tr>
    </w:tbl>
    <w:p w:rsidR="00012D33" w:rsidRDefault="00012D33">
      <w:pPr>
        <w:pStyle w:val="BodyText"/>
        <w:rPr>
          <w:sz w:val="18"/>
        </w:rPr>
      </w:pPr>
    </w:p>
    <w:p w:rsidR="00012D33" w:rsidRDefault="00012D33">
      <w:pPr>
        <w:pStyle w:val="BodyText"/>
        <w:rPr>
          <w:sz w:val="18"/>
        </w:rPr>
      </w:pPr>
    </w:p>
    <w:p w:rsidR="00012D33" w:rsidRDefault="00012D33">
      <w:pPr>
        <w:pStyle w:val="BodyText"/>
        <w:spacing w:before="8"/>
        <w:rPr>
          <w:sz w:val="15"/>
        </w:rPr>
      </w:pPr>
    </w:p>
    <w:p w:rsidR="00012D33" w:rsidRDefault="0009622D">
      <w:pPr>
        <w:pStyle w:val="BodyText"/>
        <w:spacing w:before="1" w:line="273" w:lineRule="auto"/>
        <w:ind w:left="100" w:right="117" w:firstLine="298"/>
        <w:jc w:val="both"/>
      </w:pPr>
      <w:r>
        <w:rPr>
          <w:w w:val="105"/>
        </w:rPr>
        <w:t xml:space="preserve">Both designs </w:t>
      </w:r>
      <w:r>
        <w:rPr>
          <w:spacing w:val="-3"/>
          <w:w w:val="105"/>
        </w:rPr>
        <w:t xml:space="preserve">have </w:t>
      </w:r>
      <w:proofErr w:type="gramStart"/>
      <w:r>
        <w:rPr>
          <w:w w:val="105"/>
        </w:rPr>
        <w:t>a number of</w:t>
      </w:r>
      <w:proofErr w:type="gramEnd"/>
      <w:r>
        <w:rPr>
          <w:w w:val="105"/>
        </w:rPr>
        <w:t xml:space="preserve"> similarities as well.  The column diameter narrows slightly near </w:t>
      </w:r>
      <w:proofErr w:type="gramStart"/>
      <w:r>
        <w:rPr>
          <w:w w:val="105"/>
        </w:rPr>
        <w:t>the  mooring</w:t>
      </w:r>
      <w:proofErr w:type="gramEnd"/>
      <w:r>
        <w:rPr>
          <w:w w:val="105"/>
        </w:rPr>
        <w:t xml:space="preserve"> attachment points. Also, there are three mooring attachment points, with </w:t>
      </w:r>
      <w:r>
        <w:rPr>
          <w:spacing w:val="-4"/>
          <w:w w:val="105"/>
        </w:rPr>
        <w:t xml:space="preserve">two </w:t>
      </w:r>
      <w:r>
        <w:rPr>
          <w:w w:val="105"/>
        </w:rPr>
        <w:t xml:space="preserve">catenary lines per connection for a total of six lines and  </w:t>
      </w:r>
      <w:r>
        <w:rPr>
          <w:spacing w:val="43"/>
          <w:w w:val="105"/>
        </w:rPr>
        <w:t xml:space="preserve"> </w:t>
      </w:r>
      <w:r>
        <w:rPr>
          <w:w w:val="105"/>
        </w:rPr>
        <w:t>anchors.</w:t>
      </w:r>
    </w:p>
    <w:p w:rsidR="00012D33" w:rsidRDefault="00012D33">
      <w:pPr>
        <w:pStyle w:val="BodyText"/>
        <w:spacing w:before="1"/>
        <w:rPr>
          <w:sz w:val="24"/>
        </w:rPr>
      </w:pPr>
    </w:p>
    <w:p w:rsidR="00012D33" w:rsidRDefault="0009622D">
      <w:pPr>
        <w:pStyle w:val="Heading4"/>
        <w:numPr>
          <w:ilvl w:val="2"/>
          <w:numId w:val="13"/>
        </w:numPr>
        <w:tabs>
          <w:tab w:val="left" w:pos="801"/>
        </w:tabs>
        <w:ind w:left="800" w:hanging="700"/>
        <w:jc w:val="both"/>
      </w:pPr>
      <w:bookmarkStart w:id="266" w:name="Optimized_Semisubmersible_Design"/>
      <w:bookmarkEnd w:id="266"/>
      <w:r>
        <w:rPr>
          <w:w w:val="115"/>
        </w:rPr>
        <w:t>Optimized Semisubmersible</w:t>
      </w:r>
      <w:r>
        <w:rPr>
          <w:spacing w:val="49"/>
          <w:w w:val="115"/>
        </w:rPr>
        <w:t xml:space="preserve"> </w:t>
      </w:r>
      <w:r>
        <w:rPr>
          <w:w w:val="115"/>
        </w:rPr>
        <w:t>Design</w:t>
      </w:r>
    </w:p>
    <w:p w:rsidR="00012D33" w:rsidRDefault="0009622D">
      <w:pPr>
        <w:pStyle w:val="BodyText"/>
        <w:spacing w:before="161" w:line="273" w:lineRule="auto"/>
        <w:ind w:left="100" w:right="118"/>
        <w:jc w:val="both"/>
      </w:pPr>
      <w:r>
        <w:rPr>
          <w:w w:val="105"/>
        </w:rPr>
        <w:t xml:space="preserve">The optimized semisubmersible design is shown in Figure </w:t>
      </w:r>
      <w:hyperlink w:anchor="_bookmark27" w:history="1">
        <w:r>
          <w:rPr>
            <w:w w:val="105"/>
          </w:rPr>
          <w:t>11a–b.</w:t>
        </w:r>
      </w:hyperlink>
      <w:r>
        <w:rPr>
          <w:w w:val="105"/>
        </w:rPr>
        <w:t xml:space="preserve"> In this case, the mass- and cost-optimized designs look nearly identical, so only one is shown (mass-optimized).     There are three offset columns that sit</w:t>
      </w:r>
    </w:p>
    <w:p w:rsidR="00012D33" w:rsidRDefault="0009622D">
      <w:pPr>
        <w:pStyle w:val="BodyText"/>
        <w:spacing w:before="2" w:line="273" w:lineRule="auto"/>
        <w:ind w:left="100" w:right="117"/>
        <w:jc w:val="both"/>
      </w:pPr>
      <w:r>
        <w:rPr>
          <w:w w:val="110"/>
        </w:rPr>
        <w:t>53.8</w:t>
      </w:r>
      <w:r>
        <w:rPr>
          <w:spacing w:val="-29"/>
          <w:w w:val="110"/>
        </w:rPr>
        <w:t xml:space="preserve"> </w:t>
      </w:r>
      <w:r>
        <w:rPr>
          <w:w w:val="110"/>
        </w:rPr>
        <w:t>m</w:t>
      </w:r>
      <w:r>
        <w:rPr>
          <w:spacing w:val="-17"/>
          <w:w w:val="110"/>
        </w:rPr>
        <w:t xml:space="preserve"> </w:t>
      </w:r>
      <w:r>
        <w:rPr>
          <w:spacing w:val="-5"/>
          <w:w w:val="110"/>
        </w:rPr>
        <w:t>away</w:t>
      </w:r>
      <w:r>
        <w:rPr>
          <w:spacing w:val="-17"/>
          <w:w w:val="110"/>
        </w:rPr>
        <w:t xml:space="preserve"> </w:t>
      </w:r>
      <w:r>
        <w:rPr>
          <w:w w:val="110"/>
        </w:rPr>
        <w:t>from</w:t>
      </w:r>
      <w:r>
        <w:rPr>
          <w:spacing w:val="-17"/>
          <w:w w:val="110"/>
        </w:rPr>
        <w:t xml:space="preserve"> </w:t>
      </w:r>
      <w:r>
        <w:rPr>
          <w:w w:val="110"/>
        </w:rPr>
        <w:t>the</w:t>
      </w:r>
      <w:r>
        <w:rPr>
          <w:spacing w:val="-17"/>
          <w:w w:val="110"/>
        </w:rPr>
        <w:t xml:space="preserve"> </w:t>
      </w:r>
      <w:r>
        <w:rPr>
          <w:w w:val="110"/>
        </w:rPr>
        <w:t>central</w:t>
      </w:r>
      <w:r>
        <w:rPr>
          <w:spacing w:val="-17"/>
          <w:w w:val="110"/>
        </w:rPr>
        <w:t xml:space="preserve"> </w:t>
      </w:r>
      <w:r>
        <w:rPr>
          <w:w w:val="110"/>
        </w:rPr>
        <w:t>column</w:t>
      </w:r>
      <w:r>
        <w:rPr>
          <w:spacing w:val="-17"/>
          <w:w w:val="110"/>
        </w:rPr>
        <w:t xml:space="preserve"> </w:t>
      </w:r>
      <w:r>
        <w:rPr>
          <w:w w:val="110"/>
        </w:rPr>
        <w:t>and</w:t>
      </w:r>
      <w:r>
        <w:rPr>
          <w:spacing w:val="-17"/>
          <w:w w:val="110"/>
        </w:rPr>
        <w:t xml:space="preserve"> </w:t>
      </w:r>
      <w:proofErr w:type="gramStart"/>
      <w:r>
        <w:rPr>
          <w:w w:val="110"/>
        </w:rPr>
        <w:t>are</w:t>
      </w:r>
      <w:r>
        <w:rPr>
          <w:spacing w:val="-17"/>
          <w:w w:val="110"/>
        </w:rPr>
        <w:t xml:space="preserve"> </w:t>
      </w:r>
      <w:r>
        <w:rPr>
          <w:w w:val="110"/>
        </w:rPr>
        <w:t>connected</w:t>
      </w:r>
      <w:r>
        <w:rPr>
          <w:spacing w:val="-17"/>
          <w:w w:val="110"/>
        </w:rPr>
        <w:t xml:space="preserve"> </w:t>
      </w:r>
      <w:r>
        <w:rPr>
          <w:w w:val="110"/>
        </w:rPr>
        <w:t>with</w:t>
      </w:r>
      <w:proofErr w:type="gramEnd"/>
      <w:r>
        <w:rPr>
          <w:spacing w:val="-17"/>
          <w:w w:val="110"/>
        </w:rPr>
        <w:t xml:space="preserve"> </w:t>
      </w:r>
      <w:r>
        <w:rPr>
          <w:w w:val="110"/>
        </w:rPr>
        <w:t>a</w:t>
      </w:r>
      <w:r>
        <w:rPr>
          <w:spacing w:val="-17"/>
          <w:w w:val="110"/>
        </w:rPr>
        <w:t xml:space="preserve"> </w:t>
      </w:r>
      <w:r>
        <w:rPr>
          <w:w w:val="110"/>
        </w:rPr>
        <w:t>single</w:t>
      </w:r>
      <w:r>
        <w:rPr>
          <w:spacing w:val="-17"/>
          <w:w w:val="110"/>
        </w:rPr>
        <w:t xml:space="preserve"> </w:t>
      </w:r>
      <w:r>
        <w:rPr>
          <w:w w:val="110"/>
        </w:rPr>
        <w:t>pontoon.</w:t>
      </w:r>
      <w:r>
        <w:rPr>
          <w:spacing w:val="11"/>
          <w:w w:val="110"/>
        </w:rPr>
        <w:t xml:space="preserve"> </w:t>
      </w:r>
      <w:r>
        <w:rPr>
          <w:w w:val="110"/>
        </w:rPr>
        <w:t>Near</w:t>
      </w:r>
      <w:r>
        <w:rPr>
          <w:spacing w:val="-17"/>
          <w:w w:val="110"/>
        </w:rPr>
        <w:t xml:space="preserve"> </w:t>
      </w:r>
      <w:r>
        <w:rPr>
          <w:w w:val="110"/>
        </w:rPr>
        <w:t>the</w:t>
      </w:r>
      <w:r>
        <w:rPr>
          <w:spacing w:val="-17"/>
          <w:w w:val="110"/>
        </w:rPr>
        <w:t xml:space="preserve"> </w:t>
      </w:r>
      <w:r>
        <w:rPr>
          <w:w w:val="110"/>
        </w:rPr>
        <w:t>bottom,</w:t>
      </w:r>
      <w:r>
        <w:rPr>
          <w:spacing w:val="-13"/>
          <w:w w:val="110"/>
        </w:rPr>
        <w:t xml:space="preserve"> </w:t>
      </w:r>
      <w:r>
        <w:rPr>
          <w:w w:val="110"/>
        </w:rPr>
        <w:t>the</w:t>
      </w:r>
      <w:r>
        <w:rPr>
          <w:spacing w:val="-17"/>
          <w:w w:val="110"/>
        </w:rPr>
        <w:t xml:space="preserve"> </w:t>
      </w:r>
      <w:r>
        <w:rPr>
          <w:w w:val="110"/>
        </w:rPr>
        <w:t>diameter flares</w:t>
      </w:r>
      <w:r>
        <w:rPr>
          <w:spacing w:val="-14"/>
          <w:w w:val="110"/>
        </w:rPr>
        <w:t xml:space="preserve"> </w:t>
      </w:r>
      <w:r>
        <w:rPr>
          <w:w w:val="110"/>
        </w:rPr>
        <w:t>to</w:t>
      </w:r>
      <w:r>
        <w:rPr>
          <w:spacing w:val="-13"/>
          <w:w w:val="110"/>
        </w:rPr>
        <w:t xml:space="preserve"> </w:t>
      </w:r>
      <w:r>
        <w:rPr>
          <w:w w:val="110"/>
        </w:rPr>
        <w:t>add</w:t>
      </w:r>
      <w:r>
        <w:rPr>
          <w:spacing w:val="-13"/>
          <w:w w:val="110"/>
        </w:rPr>
        <w:t xml:space="preserve"> </w:t>
      </w:r>
      <w:r>
        <w:rPr>
          <w:w w:val="110"/>
        </w:rPr>
        <w:t>some</w:t>
      </w:r>
      <w:r>
        <w:rPr>
          <w:spacing w:val="-14"/>
          <w:w w:val="110"/>
        </w:rPr>
        <w:t xml:space="preserve"> </w:t>
      </w:r>
      <w:r>
        <w:rPr>
          <w:w w:val="110"/>
        </w:rPr>
        <w:t>permanent</w:t>
      </w:r>
      <w:r>
        <w:rPr>
          <w:spacing w:val="-13"/>
          <w:w w:val="110"/>
        </w:rPr>
        <w:t xml:space="preserve"> </w:t>
      </w:r>
      <w:r>
        <w:rPr>
          <w:w w:val="110"/>
        </w:rPr>
        <w:t>ballast</w:t>
      </w:r>
      <w:r>
        <w:rPr>
          <w:spacing w:val="-14"/>
          <w:w w:val="110"/>
        </w:rPr>
        <w:t xml:space="preserve"> </w:t>
      </w:r>
      <w:r>
        <w:rPr>
          <w:w w:val="110"/>
        </w:rPr>
        <w:t>without</w:t>
      </w:r>
      <w:r>
        <w:rPr>
          <w:spacing w:val="-13"/>
          <w:w w:val="110"/>
        </w:rPr>
        <w:t xml:space="preserve"> </w:t>
      </w:r>
      <w:r>
        <w:rPr>
          <w:w w:val="110"/>
        </w:rPr>
        <w:t>a</w:t>
      </w:r>
      <w:r>
        <w:rPr>
          <w:spacing w:val="-13"/>
          <w:w w:val="110"/>
        </w:rPr>
        <w:t xml:space="preserve"> </w:t>
      </w:r>
      <w:r>
        <w:rPr>
          <w:w w:val="110"/>
        </w:rPr>
        <w:t>significant</w:t>
      </w:r>
      <w:r>
        <w:rPr>
          <w:spacing w:val="-13"/>
          <w:w w:val="110"/>
        </w:rPr>
        <w:t xml:space="preserve"> </w:t>
      </w:r>
      <w:r>
        <w:rPr>
          <w:w w:val="110"/>
        </w:rPr>
        <w:t>increase</w:t>
      </w:r>
      <w:r>
        <w:rPr>
          <w:spacing w:val="-14"/>
          <w:w w:val="110"/>
        </w:rPr>
        <w:t xml:space="preserve"> </w:t>
      </w:r>
      <w:r>
        <w:rPr>
          <w:w w:val="110"/>
        </w:rPr>
        <w:t>in</w:t>
      </w:r>
      <w:r>
        <w:rPr>
          <w:spacing w:val="-13"/>
          <w:w w:val="110"/>
        </w:rPr>
        <w:t xml:space="preserve"> </w:t>
      </w:r>
      <w:r>
        <w:rPr>
          <w:w w:val="110"/>
        </w:rPr>
        <w:t>column</w:t>
      </w:r>
      <w:r>
        <w:rPr>
          <w:spacing w:val="-13"/>
          <w:w w:val="110"/>
        </w:rPr>
        <w:t xml:space="preserve"> </w:t>
      </w:r>
      <w:r>
        <w:rPr>
          <w:w w:val="110"/>
        </w:rPr>
        <w:t>length.</w:t>
      </w:r>
      <w:r>
        <w:rPr>
          <w:spacing w:val="8"/>
          <w:w w:val="110"/>
        </w:rPr>
        <w:t xml:space="preserve"> </w:t>
      </w:r>
      <w:r>
        <w:rPr>
          <w:w w:val="110"/>
        </w:rPr>
        <w:t>Two</w:t>
      </w:r>
      <w:r>
        <w:rPr>
          <w:spacing w:val="-13"/>
          <w:w w:val="110"/>
        </w:rPr>
        <w:t xml:space="preserve"> </w:t>
      </w:r>
      <w:r>
        <w:rPr>
          <w:w w:val="110"/>
        </w:rPr>
        <w:t>catenary</w:t>
      </w:r>
      <w:r>
        <w:rPr>
          <w:spacing w:val="-13"/>
          <w:w w:val="110"/>
        </w:rPr>
        <w:t xml:space="preserve"> </w:t>
      </w:r>
      <w:r>
        <w:rPr>
          <w:w w:val="110"/>
        </w:rPr>
        <w:t>mooring lines</w:t>
      </w:r>
      <w:r>
        <w:rPr>
          <w:spacing w:val="-10"/>
          <w:w w:val="110"/>
        </w:rPr>
        <w:t xml:space="preserve"> </w:t>
      </w:r>
      <w:r>
        <w:rPr>
          <w:w w:val="110"/>
        </w:rPr>
        <w:t>attach</w:t>
      </w:r>
      <w:r>
        <w:rPr>
          <w:spacing w:val="-10"/>
          <w:w w:val="110"/>
        </w:rPr>
        <w:t xml:space="preserve"> </w:t>
      </w:r>
      <w:r>
        <w:rPr>
          <w:w w:val="110"/>
        </w:rPr>
        <w:t>to</w:t>
      </w:r>
      <w:r>
        <w:rPr>
          <w:spacing w:val="-10"/>
          <w:w w:val="110"/>
        </w:rPr>
        <w:t xml:space="preserve"> </w:t>
      </w:r>
      <w:r>
        <w:rPr>
          <w:w w:val="110"/>
        </w:rPr>
        <w:t>each</w:t>
      </w:r>
      <w:r>
        <w:rPr>
          <w:spacing w:val="-10"/>
          <w:w w:val="110"/>
        </w:rPr>
        <w:t xml:space="preserve"> </w:t>
      </w:r>
      <w:r>
        <w:rPr>
          <w:w w:val="110"/>
        </w:rPr>
        <w:t>offset</w:t>
      </w:r>
      <w:r>
        <w:rPr>
          <w:spacing w:val="-9"/>
          <w:w w:val="110"/>
        </w:rPr>
        <w:t xml:space="preserve"> </w:t>
      </w:r>
      <w:r>
        <w:rPr>
          <w:w w:val="110"/>
        </w:rPr>
        <w:t>column.</w:t>
      </w:r>
      <w:r>
        <w:rPr>
          <w:spacing w:val="13"/>
          <w:w w:val="110"/>
        </w:rPr>
        <w:t xml:space="preserve"> </w:t>
      </w:r>
      <w:r>
        <w:rPr>
          <w:w w:val="110"/>
        </w:rPr>
        <w:t>The</w:t>
      </w:r>
      <w:r>
        <w:rPr>
          <w:spacing w:val="-10"/>
          <w:w w:val="110"/>
        </w:rPr>
        <w:t xml:space="preserve"> </w:t>
      </w:r>
      <w:r>
        <w:rPr>
          <w:w w:val="110"/>
        </w:rPr>
        <w:t>main</w:t>
      </w:r>
      <w:r>
        <w:rPr>
          <w:spacing w:val="-10"/>
          <w:w w:val="110"/>
        </w:rPr>
        <w:t xml:space="preserve"> </w:t>
      </w:r>
      <w:r>
        <w:rPr>
          <w:w w:val="110"/>
        </w:rPr>
        <w:t>column</w:t>
      </w:r>
      <w:r>
        <w:rPr>
          <w:spacing w:val="-10"/>
          <w:w w:val="110"/>
        </w:rPr>
        <w:t xml:space="preserve"> </w:t>
      </w:r>
      <w:r>
        <w:rPr>
          <w:w w:val="110"/>
        </w:rPr>
        <w:t>has</w:t>
      </w:r>
      <w:r>
        <w:rPr>
          <w:spacing w:val="-10"/>
          <w:w w:val="110"/>
        </w:rPr>
        <w:t xml:space="preserve"> </w:t>
      </w:r>
      <w:r>
        <w:rPr>
          <w:w w:val="110"/>
        </w:rPr>
        <w:t>a</w:t>
      </w:r>
      <w:r>
        <w:rPr>
          <w:spacing w:val="-10"/>
          <w:w w:val="110"/>
        </w:rPr>
        <w:t xml:space="preserve"> </w:t>
      </w:r>
      <w:r>
        <w:rPr>
          <w:w w:val="110"/>
        </w:rPr>
        <w:t>bell-bottom</w:t>
      </w:r>
      <w:r>
        <w:rPr>
          <w:spacing w:val="-9"/>
          <w:w w:val="110"/>
        </w:rPr>
        <w:t xml:space="preserve"> </w:t>
      </w:r>
      <w:r>
        <w:rPr>
          <w:w w:val="110"/>
        </w:rPr>
        <w:t>shape</w:t>
      </w:r>
      <w:r>
        <w:rPr>
          <w:spacing w:val="-10"/>
          <w:w w:val="110"/>
        </w:rPr>
        <w:t xml:space="preserve"> </w:t>
      </w:r>
      <w:r>
        <w:rPr>
          <w:w w:val="110"/>
        </w:rPr>
        <w:t>at</w:t>
      </w:r>
      <w:r>
        <w:rPr>
          <w:spacing w:val="-10"/>
          <w:w w:val="110"/>
        </w:rPr>
        <w:t xml:space="preserve"> </w:t>
      </w:r>
      <w:r>
        <w:rPr>
          <w:w w:val="110"/>
        </w:rPr>
        <w:t>the</w:t>
      </w:r>
      <w:r>
        <w:rPr>
          <w:spacing w:val="-10"/>
          <w:w w:val="110"/>
        </w:rPr>
        <w:t xml:space="preserve"> </w:t>
      </w:r>
      <w:r>
        <w:rPr>
          <w:w w:val="110"/>
        </w:rPr>
        <w:t>keel</w:t>
      </w:r>
      <w:r>
        <w:rPr>
          <w:spacing w:val="-10"/>
          <w:w w:val="110"/>
        </w:rPr>
        <w:t xml:space="preserve"> </w:t>
      </w:r>
      <w:r>
        <w:rPr>
          <w:w w:val="110"/>
        </w:rPr>
        <w:t>with</w:t>
      </w:r>
      <w:r>
        <w:rPr>
          <w:spacing w:val="-10"/>
          <w:w w:val="110"/>
        </w:rPr>
        <w:t xml:space="preserve"> </w:t>
      </w:r>
      <w:r>
        <w:rPr>
          <w:w w:val="110"/>
        </w:rPr>
        <w:t>approximately equal volumes of permanent and water</w:t>
      </w:r>
      <w:r>
        <w:rPr>
          <w:spacing w:val="-27"/>
          <w:w w:val="110"/>
        </w:rPr>
        <w:t xml:space="preserve"> </w:t>
      </w:r>
      <w:r>
        <w:rPr>
          <w:w w:val="110"/>
        </w:rPr>
        <w:t>ballast.</w:t>
      </w:r>
    </w:p>
    <w:p w:rsidR="00012D33" w:rsidRDefault="0009622D">
      <w:pPr>
        <w:pStyle w:val="BodyText"/>
        <w:spacing w:before="2" w:line="273" w:lineRule="auto"/>
        <w:ind w:left="100" w:right="117" w:firstLine="298"/>
        <w:jc w:val="both"/>
      </w:pPr>
      <w:r>
        <w:rPr>
          <w:w w:val="105"/>
        </w:rPr>
        <w:t xml:space="preserve">It is interesting to compare the semisubmersible design created </w:t>
      </w:r>
      <w:r>
        <w:rPr>
          <w:spacing w:val="-3"/>
          <w:w w:val="105"/>
        </w:rPr>
        <w:t xml:space="preserve">by </w:t>
      </w:r>
      <w:r>
        <w:rPr>
          <w:w w:val="105"/>
        </w:rPr>
        <w:t xml:space="preserve">WISDEM to other semisubmersible designs created for the DTU 10 MW reference turbine. The LIFES50+ project generated a few candidate substructure designs using the same reference turbine, </w:t>
      </w:r>
      <w:r>
        <w:rPr>
          <w:spacing w:val="-4"/>
          <w:w w:val="105"/>
        </w:rPr>
        <w:t xml:space="preserve">two </w:t>
      </w:r>
      <w:r>
        <w:rPr>
          <w:w w:val="105"/>
        </w:rPr>
        <w:t xml:space="preserve">of which were semi-submersibles. One of those designs, the OO-Star Wind Floater created </w:t>
      </w:r>
      <w:r>
        <w:rPr>
          <w:spacing w:val="-3"/>
          <w:w w:val="105"/>
        </w:rPr>
        <w:t xml:space="preserve">by  </w:t>
      </w:r>
      <w:proofErr w:type="spellStart"/>
      <w:r>
        <w:rPr>
          <w:w w:val="105"/>
        </w:rPr>
        <w:t>Dr.techn.Olav</w:t>
      </w:r>
      <w:proofErr w:type="spellEnd"/>
      <w:r>
        <w:rPr>
          <w:w w:val="105"/>
        </w:rPr>
        <w:t xml:space="preserve"> Olsen, a Norwegian marine consulting com-  </w:t>
      </w:r>
      <w:proofErr w:type="spellStart"/>
      <w:r>
        <w:rPr>
          <w:spacing w:val="-5"/>
          <w:w w:val="105"/>
        </w:rPr>
        <w:t>pany</w:t>
      </w:r>
      <w:proofErr w:type="spellEnd"/>
      <w:r>
        <w:rPr>
          <w:spacing w:val="-5"/>
          <w:w w:val="105"/>
        </w:rPr>
        <w:t xml:space="preserve">, </w:t>
      </w:r>
      <w:r>
        <w:rPr>
          <w:w w:val="105"/>
        </w:rPr>
        <w:t xml:space="preserve">has a similar configuration and is shown in Figure </w:t>
      </w:r>
      <w:hyperlink w:anchor="_bookmark27" w:history="1">
        <w:r>
          <w:rPr>
            <w:w w:val="105"/>
          </w:rPr>
          <w:t>11c.</w:t>
        </w:r>
      </w:hyperlink>
      <w:r>
        <w:rPr>
          <w:w w:val="105"/>
        </w:rPr>
        <w:t xml:space="preserve"> The similarities are especially interesting given the low-fidelity resolution of the physics and the many simplifying assumptions used in </w:t>
      </w:r>
      <w:proofErr w:type="spellStart"/>
      <w:r>
        <w:rPr>
          <w:rFonts w:ascii="Arial"/>
          <w:i/>
          <w:w w:val="105"/>
        </w:rPr>
        <w:t>FloatingSE</w:t>
      </w:r>
      <w:proofErr w:type="spellEnd"/>
      <w:r>
        <w:rPr>
          <w:w w:val="105"/>
        </w:rPr>
        <w:t xml:space="preserve">. </w:t>
      </w:r>
      <w:proofErr w:type="spellStart"/>
      <w:r>
        <w:rPr>
          <w:w w:val="105"/>
        </w:rPr>
        <w:t>Unfor</w:t>
      </w:r>
      <w:proofErr w:type="spellEnd"/>
      <w:r>
        <w:rPr>
          <w:w w:val="105"/>
        </w:rPr>
        <w:t xml:space="preserve">- </w:t>
      </w:r>
      <w:proofErr w:type="spellStart"/>
      <w:r>
        <w:rPr>
          <w:w w:val="105"/>
        </w:rPr>
        <w:t>tunately</w:t>
      </w:r>
      <w:proofErr w:type="spellEnd"/>
      <w:r>
        <w:rPr>
          <w:w w:val="105"/>
        </w:rPr>
        <w:t xml:space="preserve">, despite the configuration similarities, the OO-Star Wind Floater is </w:t>
      </w:r>
      <w:proofErr w:type="gramStart"/>
      <w:r>
        <w:rPr>
          <w:w w:val="105"/>
        </w:rPr>
        <w:t>made out of</w:t>
      </w:r>
      <w:proofErr w:type="gramEnd"/>
      <w:r>
        <w:rPr>
          <w:w w:val="105"/>
        </w:rPr>
        <w:t xml:space="preserve"> concrete, instead        of</w:t>
      </w:r>
      <w:r>
        <w:rPr>
          <w:spacing w:val="17"/>
          <w:w w:val="105"/>
        </w:rPr>
        <w:t xml:space="preserve"> </w:t>
      </w:r>
      <w:r>
        <w:rPr>
          <w:w w:val="105"/>
        </w:rPr>
        <w:t>steel,</w:t>
      </w:r>
      <w:r>
        <w:rPr>
          <w:spacing w:val="17"/>
          <w:w w:val="105"/>
        </w:rPr>
        <w:t xml:space="preserve"> </w:t>
      </w:r>
      <w:r>
        <w:rPr>
          <w:w w:val="105"/>
        </w:rPr>
        <w:t>so</w:t>
      </w:r>
      <w:r>
        <w:rPr>
          <w:spacing w:val="17"/>
          <w:w w:val="105"/>
        </w:rPr>
        <w:t xml:space="preserve"> </w:t>
      </w:r>
      <w:r>
        <w:rPr>
          <w:w w:val="105"/>
        </w:rPr>
        <w:t>direct</w:t>
      </w:r>
      <w:r>
        <w:rPr>
          <w:spacing w:val="17"/>
          <w:w w:val="105"/>
        </w:rPr>
        <w:t xml:space="preserve"> </w:t>
      </w:r>
      <w:r>
        <w:rPr>
          <w:w w:val="105"/>
        </w:rPr>
        <w:t>comparison</w:t>
      </w:r>
      <w:r>
        <w:rPr>
          <w:spacing w:val="18"/>
          <w:w w:val="105"/>
        </w:rPr>
        <w:t xml:space="preserve"> </w:t>
      </w:r>
      <w:r>
        <w:rPr>
          <w:w w:val="105"/>
        </w:rPr>
        <w:t>of</w:t>
      </w:r>
      <w:r>
        <w:rPr>
          <w:spacing w:val="17"/>
          <w:w w:val="105"/>
        </w:rPr>
        <w:t xml:space="preserve"> </w:t>
      </w:r>
      <w:r>
        <w:rPr>
          <w:w w:val="105"/>
        </w:rPr>
        <w:t>dimensions</w:t>
      </w:r>
      <w:r>
        <w:rPr>
          <w:spacing w:val="17"/>
          <w:w w:val="105"/>
        </w:rPr>
        <w:t xml:space="preserve"> </w:t>
      </w:r>
      <w:r>
        <w:rPr>
          <w:w w:val="105"/>
        </w:rPr>
        <w:t>and</w:t>
      </w:r>
      <w:r>
        <w:rPr>
          <w:spacing w:val="17"/>
          <w:w w:val="105"/>
        </w:rPr>
        <w:t xml:space="preserve"> </w:t>
      </w:r>
      <w:r>
        <w:rPr>
          <w:w w:val="105"/>
        </w:rPr>
        <w:t>weights</w:t>
      </w:r>
      <w:r>
        <w:rPr>
          <w:spacing w:val="17"/>
          <w:w w:val="105"/>
        </w:rPr>
        <w:t xml:space="preserve"> </w:t>
      </w:r>
      <w:r>
        <w:rPr>
          <w:w w:val="105"/>
        </w:rPr>
        <w:t>is</w:t>
      </w:r>
      <w:r>
        <w:rPr>
          <w:spacing w:val="17"/>
          <w:w w:val="105"/>
        </w:rPr>
        <w:t xml:space="preserve"> </w:t>
      </w:r>
      <w:r>
        <w:rPr>
          <w:w w:val="105"/>
        </w:rPr>
        <w:t>not</w:t>
      </w:r>
      <w:r>
        <w:rPr>
          <w:spacing w:val="17"/>
          <w:w w:val="105"/>
        </w:rPr>
        <w:t xml:space="preserve"> </w:t>
      </w:r>
      <w:r>
        <w:rPr>
          <w:w w:val="105"/>
        </w:rPr>
        <w:t>practical.</w:t>
      </w:r>
    </w:p>
    <w:p w:rsidR="00012D33" w:rsidRDefault="00012D33">
      <w:pPr>
        <w:pStyle w:val="BodyText"/>
        <w:spacing w:before="1"/>
        <w:rPr>
          <w:sz w:val="24"/>
        </w:rPr>
      </w:pPr>
    </w:p>
    <w:p w:rsidR="00012D33" w:rsidRDefault="0009622D">
      <w:pPr>
        <w:pStyle w:val="Heading4"/>
        <w:numPr>
          <w:ilvl w:val="2"/>
          <w:numId w:val="7"/>
        </w:numPr>
        <w:tabs>
          <w:tab w:val="left" w:pos="801"/>
        </w:tabs>
        <w:ind w:hanging="700"/>
        <w:jc w:val="both"/>
      </w:pPr>
      <w:bookmarkStart w:id="267" w:name="Optimized_Tension_Leg_Platform_Design"/>
      <w:bookmarkEnd w:id="267"/>
      <w:r>
        <w:rPr>
          <w:w w:val="115"/>
        </w:rPr>
        <w:t xml:space="preserve">Optimized </w:t>
      </w:r>
      <w:r>
        <w:rPr>
          <w:spacing w:val="-3"/>
          <w:w w:val="115"/>
        </w:rPr>
        <w:t xml:space="preserve">Tension </w:t>
      </w:r>
      <w:r>
        <w:rPr>
          <w:w w:val="115"/>
        </w:rPr>
        <w:t xml:space="preserve">Leg </w:t>
      </w:r>
      <w:proofErr w:type="gramStart"/>
      <w:r>
        <w:rPr>
          <w:w w:val="115"/>
        </w:rPr>
        <w:t xml:space="preserve">Platform </w:t>
      </w:r>
      <w:r>
        <w:rPr>
          <w:spacing w:val="39"/>
          <w:w w:val="115"/>
        </w:rPr>
        <w:t xml:space="preserve"> </w:t>
      </w:r>
      <w:r>
        <w:rPr>
          <w:w w:val="115"/>
        </w:rPr>
        <w:t>Design</w:t>
      </w:r>
      <w:proofErr w:type="gramEnd"/>
    </w:p>
    <w:p w:rsidR="00012D33" w:rsidRDefault="0009622D">
      <w:pPr>
        <w:pStyle w:val="BodyText"/>
        <w:spacing w:before="161" w:line="273" w:lineRule="auto"/>
        <w:ind w:left="100" w:right="117"/>
        <w:jc w:val="both"/>
      </w:pPr>
      <w:r>
        <w:rPr>
          <w:w w:val="105"/>
        </w:rPr>
        <w:t xml:space="preserve">The TLP designs are shown in Figure </w:t>
      </w:r>
      <w:hyperlink w:anchor="_bookmark28" w:history="1">
        <w:r>
          <w:rPr>
            <w:w w:val="105"/>
          </w:rPr>
          <w:t>12,</w:t>
        </w:r>
      </w:hyperlink>
      <w:r>
        <w:rPr>
          <w:w w:val="105"/>
        </w:rPr>
        <w:t xml:space="preserve"> and differences between the mass- and cost-optimized </w:t>
      </w:r>
      <w:proofErr w:type="gramStart"/>
      <w:r>
        <w:rPr>
          <w:w w:val="105"/>
        </w:rPr>
        <w:t>geometries  are</w:t>
      </w:r>
      <w:proofErr w:type="gramEnd"/>
      <w:r>
        <w:rPr>
          <w:w w:val="105"/>
        </w:rPr>
        <w:t xml:space="preserve"> once again obvious. The mass-optimized design has three legs with </w:t>
      </w:r>
      <w:r>
        <w:rPr>
          <w:spacing w:val="-4"/>
          <w:w w:val="105"/>
        </w:rPr>
        <w:t xml:space="preserve">two </w:t>
      </w:r>
      <w:r>
        <w:rPr>
          <w:w w:val="105"/>
        </w:rPr>
        <w:t>taut mooring lines per attachment and, as with the spar design, extensive use of water ballast.  The legs extend 30.5 m from the centerline to     the mooring attachment points. In contrast, the cost-optimized design has a single taut mooring line per attachment</w:t>
      </w:r>
      <w:r>
        <w:rPr>
          <w:spacing w:val="20"/>
          <w:w w:val="105"/>
        </w:rPr>
        <w:t xml:space="preserve"> </w:t>
      </w:r>
      <w:r>
        <w:rPr>
          <w:w w:val="105"/>
        </w:rPr>
        <w:t>and</w:t>
      </w:r>
      <w:r>
        <w:rPr>
          <w:spacing w:val="20"/>
          <w:w w:val="105"/>
        </w:rPr>
        <w:t xml:space="preserve"> </w:t>
      </w:r>
      <w:r>
        <w:rPr>
          <w:w w:val="105"/>
        </w:rPr>
        <w:t>requires</w:t>
      </w:r>
      <w:r>
        <w:rPr>
          <w:spacing w:val="20"/>
          <w:w w:val="105"/>
        </w:rPr>
        <w:t xml:space="preserve"> </w:t>
      </w:r>
      <w:r>
        <w:rPr>
          <w:w w:val="105"/>
        </w:rPr>
        <w:t>very</w:t>
      </w:r>
      <w:r>
        <w:rPr>
          <w:spacing w:val="20"/>
          <w:w w:val="105"/>
        </w:rPr>
        <w:t xml:space="preserve"> </w:t>
      </w:r>
      <w:r>
        <w:rPr>
          <w:w w:val="105"/>
        </w:rPr>
        <w:t>little</w:t>
      </w:r>
      <w:r>
        <w:rPr>
          <w:spacing w:val="20"/>
          <w:w w:val="105"/>
        </w:rPr>
        <w:t xml:space="preserve"> </w:t>
      </w:r>
      <w:r>
        <w:rPr>
          <w:w w:val="105"/>
        </w:rPr>
        <w:t>ballast.</w:t>
      </w:r>
      <w:r>
        <w:rPr>
          <w:spacing w:val="49"/>
          <w:w w:val="105"/>
        </w:rPr>
        <w:t xml:space="preserve"> </w:t>
      </w:r>
      <w:r>
        <w:rPr>
          <w:w w:val="105"/>
        </w:rPr>
        <w:t>This</w:t>
      </w:r>
      <w:r>
        <w:rPr>
          <w:spacing w:val="20"/>
          <w:w w:val="105"/>
        </w:rPr>
        <w:t xml:space="preserve"> </w:t>
      </w:r>
      <w:r>
        <w:rPr>
          <w:w w:val="105"/>
        </w:rPr>
        <w:t>difference</w:t>
      </w:r>
      <w:r>
        <w:rPr>
          <w:spacing w:val="20"/>
          <w:w w:val="105"/>
        </w:rPr>
        <w:t xml:space="preserve"> </w:t>
      </w:r>
      <w:r>
        <w:rPr>
          <w:w w:val="105"/>
        </w:rPr>
        <w:t>is</w:t>
      </w:r>
      <w:r>
        <w:rPr>
          <w:spacing w:val="20"/>
          <w:w w:val="105"/>
        </w:rPr>
        <w:t xml:space="preserve"> </w:t>
      </w:r>
      <w:r>
        <w:rPr>
          <w:w w:val="105"/>
        </w:rPr>
        <w:t>driven</w:t>
      </w:r>
      <w:r>
        <w:rPr>
          <w:spacing w:val="20"/>
          <w:w w:val="105"/>
        </w:rPr>
        <w:t xml:space="preserve"> </w:t>
      </w:r>
      <w:r>
        <w:rPr>
          <w:w w:val="105"/>
        </w:rPr>
        <w:t>primarily</w:t>
      </w:r>
      <w:r>
        <w:rPr>
          <w:spacing w:val="20"/>
          <w:w w:val="105"/>
        </w:rPr>
        <w:t xml:space="preserve"> </w:t>
      </w:r>
      <w:r>
        <w:rPr>
          <w:spacing w:val="-3"/>
          <w:w w:val="105"/>
        </w:rPr>
        <w:t>by</w:t>
      </w:r>
      <w:r>
        <w:rPr>
          <w:spacing w:val="20"/>
          <w:w w:val="105"/>
        </w:rPr>
        <w:t xml:space="preserve"> </w:t>
      </w:r>
      <w:r>
        <w:rPr>
          <w:w w:val="105"/>
        </w:rPr>
        <w:t>the</w:t>
      </w:r>
      <w:r>
        <w:rPr>
          <w:spacing w:val="20"/>
          <w:w w:val="105"/>
        </w:rPr>
        <w:t xml:space="preserve"> </w:t>
      </w:r>
      <w:r>
        <w:rPr>
          <w:w w:val="105"/>
        </w:rPr>
        <w:t>decision</w:t>
      </w:r>
      <w:r>
        <w:rPr>
          <w:spacing w:val="20"/>
          <w:w w:val="105"/>
        </w:rPr>
        <w:t xml:space="preserve"> </w:t>
      </w:r>
      <w:r>
        <w:rPr>
          <w:w w:val="105"/>
        </w:rPr>
        <w:t>to</w:t>
      </w:r>
      <w:r>
        <w:rPr>
          <w:spacing w:val="20"/>
          <w:w w:val="105"/>
        </w:rPr>
        <w:t xml:space="preserve"> </w:t>
      </w:r>
      <w:r>
        <w:rPr>
          <w:w w:val="105"/>
        </w:rPr>
        <w:t>not</w:t>
      </w:r>
      <w:r>
        <w:rPr>
          <w:spacing w:val="20"/>
          <w:w w:val="105"/>
        </w:rPr>
        <w:t xml:space="preserve"> </w:t>
      </w:r>
      <w:r>
        <w:rPr>
          <w:w w:val="105"/>
        </w:rPr>
        <w:t>include</w:t>
      </w:r>
    </w:p>
    <w:p w:rsidR="00012D33" w:rsidRDefault="00012D33">
      <w:pPr>
        <w:spacing w:line="273" w:lineRule="auto"/>
        <w:jc w:val="both"/>
        <w:sectPr w:rsidR="00012D33">
          <w:pgSz w:w="12240" w:h="15840"/>
          <w:pgMar w:top="1380" w:right="1320" w:bottom="980" w:left="1340" w:header="0" w:footer="792" w:gutter="0"/>
          <w:cols w:space="720"/>
        </w:sectPr>
      </w:pPr>
    </w:p>
    <w:p w:rsidR="00012D33" w:rsidRDefault="0009622D">
      <w:pPr>
        <w:pStyle w:val="BodyText"/>
        <w:tabs>
          <w:tab w:val="left" w:pos="2649"/>
          <w:tab w:val="left" w:pos="4801"/>
          <w:tab w:val="left" w:pos="7166"/>
        </w:tabs>
        <w:ind w:left="147"/>
      </w:pPr>
      <w:r>
        <w:rPr>
          <w:noProof/>
          <w:position w:val="14"/>
        </w:rPr>
        <w:drawing>
          <wp:inline distT="0" distB="0" distL="0" distR="0" wp14:anchorId="6AAF4CAD" wp14:editId="34CF3194">
            <wp:extent cx="1337310" cy="2013584"/>
            <wp:effectExtent l="0" t="0" r="0" b="0"/>
            <wp:docPr id="7"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8.jpeg"/>
                    <pic:cNvPicPr/>
                  </pic:nvPicPr>
                  <pic:blipFill>
                    <a:blip r:embed="rId182" cstate="print"/>
                    <a:stretch>
                      <a:fillRect/>
                    </a:stretch>
                  </pic:blipFill>
                  <pic:spPr>
                    <a:xfrm>
                      <a:off x="0" y="0"/>
                      <a:ext cx="1337310" cy="2013584"/>
                    </a:xfrm>
                    <a:prstGeom prst="rect">
                      <a:avLst/>
                    </a:prstGeom>
                  </pic:spPr>
                </pic:pic>
              </a:graphicData>
            </a:graphic>
          </wp:inline>
        </w:drawing>
      </w:r>
      <w:r>
        <w:rPr>
          <w:position w:val="14"/>
        </w:rPr>
        <w:tab/>
      </w:r>
      <w:r>
        <w:rPr>
          <w:noProof/>
          <w:position w:val="12"/>
        </w:rPr>
        <w:drawing>
          <wp:inline distT="0" distB="0" distL="0" distR="0" wp14:anchorId="22112A0B" wp14:editId="0BADC553">
            <wp:extent cx="1108519" cy="2026348"/>
            <wp:effectExtent l="0" t="0" r="0" b="0"/>
            <wp:docPr id="9"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9.jpeg"/>
                    <pic:cNvPicPr/>
                  </pic:nvPicPr>
                  <pic:blipFill>
                    <a:blip r:embed="rId183" cstate="print"/>
                    <a:stretch>
                      <a:fillRect/>
                    </a:stretch>
                  </pic:blipFill>
                  <pic:spPr>
                    <a:xfrm>
                      <a:off x="0" y="0"/>
                      <a:ext cx="1108519" cy="2026348"/>
                    </a:xfrm>
                    <a:prstGeom prst="rect">
                      <a:avLst/>
                    </a:prstGeom>
                  </pic:spPr>
                </pic:pic>
              </a:graphicData>
            </a:graphic>
          </wp:inline>
        </w:drawing>
      </w:r>
      <w:r>
        <w:rPr>
          <w:position w:val="12"/>
        </w:rPr>
        <w:tab/>
      </w:r>
      <w:r>
        <w:rPr>
          <w:noProof/>
        </w:rPr>
        <w:drawing>
          <wp:inline distT="0" distB="0" distL="0" distR="0" wp14:anchorId="550C7FD7" wp14:editId="2477AA5D">
            <wp:extent cx="1360170" cy="2104263"/>
            <wp:effectExtent l="0" t="0" r="0" b="0"/>
            <wp:docPr id="11" name="image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0.jpeg"/>
                    <pic:cNvPicPr/>
                  </pic:nvPicPr>
                  <pic:blipFill>
                    <a:blip r:embed="rId184" cstate="print"/>
                    <a:stretch>
                      <a:fillRect/>
                    </a:stretch>
                  </pic:blipFill>
                  <pic:spPr>
                    <a:xfrm>
                      <a:off x="0" y="0"/>
                      <a:ext cx="1360170" cy="2104263"/>
                    </a:xfrm>
                    <a:prstGeom prst="rect">
                      <a:avLst/>
                    </a:prstGeom>
                  </pic:spPr>
                </pic:pic>
              </a:graphicData>
            </a:graphic>
          </wp:inline>
        </w:drawing>
      </w:r>
      <w:r>
        <w:tab/>
      </w:r>
      <w:r>
        <w:rPr>
          <w:noProof/>
          <w:position w:val="15"/>
        </w:rPr>
        <w:drawing>
          <wp:inline distT="0" distB="0" distL="0" distR="0" wp14:anchorId="6D301381" wp14:editId="1DCF87E1">
            <wp:extent cx="1234439" cy="2009775"/>
            <wp:effectExtent l="0" t="0" r="0" b="0"/>
            <wp:docPr id="13" name="image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1.jpeg"/>
                    <pic:cNvPicPr/>
                  </pic:nvPicPr>
                  <pic:blipFill>
                    <a:blip r:embed="rId185" cstate="print"/>
                    <a:stretch>
                      <a:fillRect/>
                    </a:stretch>
                  </pic:blipFill>
                  <pic:spPr>
                    <a:xfrm>
                      <a:off x="0" y="0"/>
                      <a:ext cx="1234439" cy="2009775"/>
                    </a:xfrm>
                    <a:prstGeom prst="rect">
                      <a:avLst/>
                    </a:prstGeom>
                  </pic:spPr>
                </pic:pic>
              </a:graphicData>
            </a:graphic>
          </wp:inline>
        </w:drawing>
      </w:r>
    </w:p>
    <w:p w:rsidR="00012D33" w:rsidRDefault="0009622D">
      <w:pPr>
        <w:pStyle w:val="ListParagraph"/>
        <w:numPr>
          <w:ilvl w:val="3"/>
          <w:numId w:val="7"/>
        </w:numPr>
        <w:tabs>
          <w:tab w:val="left" w:pos="765"/>
          <w:tab w:val="left" w:pos="2305"/>
          <w:tab w:val="left" w:pos="4648"/>
          <w:tab w:val="left" w:pos="6949"/>
        </w:tabs>
        <w:spacing w:before="31"/>
        <w:ind w:right="204"/>
        <w:rPr>
          <w:sz w:val="18"/>
        </w:rPr>
      </w:pPr>
      <w:bookmarkStart w:id="268" w:name="_bookmark26"/>
      <w:bookmarkEnd w:id="268"/>
      <w:r>
        <w:rPr>
          <w:w w:val="110"/>
          <w:sz w:val="18"/>
        </w:rPr>
        <w:t>Mass-optimized</w:t>
      </w:r>
      <w:r>
        <w:rPr>
          <w:w w:val="110"/>
          <w:sz w:val="18"/>
        </w:rPr>
        <w:tab/>
      </w:r>
      <w:r>
        <w:rPr>
          <w:b/>
          <w:w w:val="115"/>
          <w:sz w:val="18"/>
        </w:rPr>
        <w:t>(b)</w:t>
      </w:r>
      <w:r>
        <w:rPr>
          <w:b/>
          <w:spacing w:val="-2"/>
          <w:w w:val="115"/>
          <w:sz w:val="18"/>
        </w:rPr>
        <w:t xml:space="preserve"> </w:t>
      </w:r>
      <w:r>
        <w:rPr>
          <w:w w:val="115"/>
          <w:sz w:val="18"/>
        </w:rPr>
        <w:t>Mass-optimized</w:t>
      </w:r>
      <w:r>
        <w:rPr>
          <w:w w:val="115"/>
          <w:sz w:val="18"/>
        </w:rPr>
        <w:tab/>
      </w:r>
      <w:r>
        <w:rPr>
          <w:b/>
          <w:w w:val="115"/>
          <w:sz w:val="18"/>
        </w:rPr>
        <w:t>(c)</w:t>
      </w:r>
      <w:r>
        <w:rPr>
          <w:b/>
          <w:spacing w:val="6"/>
          <w:w w:val="115"/>
          <w:sz w:val="18"/>
        </w:rPr>
        <w:t xml:space="preserve"> </w:t>
      </w:r>
      <w:r>
        <w:rPr>
          <w:w w:val="115"/>
          <w:sz w:val="18"/>
        </w:rPr>
        <w:t>Cost-optimized</w:t>
      </w:r>
      <w:r>
        <w:rPr>
          <w:w w:val="115"/>
          <w:sz w:val="18"/>
        </w:rPr>
        <w:tab/>
      </w:r>
      <w:r>
        <w:rPr>
          <w:b/>
          <w:w w:val="115"/>
          <w:sz w:val="18"/>
        </w:rPr>
        <w:t>(d)</w:t>
      </w:r>
      <w:r>
        <w:rPr>
          <w:b/>
          <w:spacing w:val="-11"/>
          <w:w w:val="115"/>
          <w:sz w:val="18"/>
        </w:rPr>
        <w:t xml:space="preserve"> </w:t>
      </w:r>
      <w:r>
        <w:rPr>
          <w:w w:val="115"/>
          <w:sz w:val="18"/>
        </w:rPr>
        <w:t>Cost-optimized</w:t>
      </w:r>
    </w:p>
    <w:p w:rsidR="00012D33" w:rsidRDefault="00012D33">
      <w:pPr>
        <w:pStyle w:val="BodyText"/>
        <w:spacing w:before="4"/>
        <w:rPr>
          <w:sz w:val="18"/>
        </w:rPr>
      </w:pPr>
    </w:p>
    <w:p w:rsidR="00012D33" w:rsidRDefault="0009622D">
      <w:pPr>
        <w:ind w:right="18"/>
        <w:jc w:val="center"/>
        <w:rPr>
          <w:sz w:val="18"/>
        </w:rPr>
      </w:pPr>
      <w:r>
        <w:rPr>
          <w:b/>
          <w:w w:val="110"/>
          <w:sz w:val="18"/>
        </w:rPr>
        <w:t xml:space="preserve">Figure 10:  </w:t>
      </w:r>
      <w:r>
        <w:rPr>
          <w:w w:val="110"/>
          <w:sz w:val="18"/>
        </w:rPr>
        <w:t xml:space="preserve">Views of optimized spar </w:t>
      </w:r>
      <w:proofErr w:type="gramStart"/>
      <w:r>
        <w:rPr>
          <w:w w:val="110"/>
          <w:sz w:val="18"/>
        </w:rPr>
        <w:t>substructure  designs</w:t>
      </w:r>
      <w:proofErr w:type="gramEnd"/>
      <w:r>
        <w:rPr>
          <w:w w:val="110"/>
          <w:sz w:val="18"/>
        </w:rPr>
        <w:t>.</w:t>
      </w:r>
    </w:p>
    <w:p w:rsidR="00012D33" w:rsidRDefault="0009622D">
      <w:pPr>
        <w:pStyle w:val="BodyText"/>
        <w:spacing w:before="7"/>
        <w:rPr>
          <w:sz w:val="19"/>
        </w:rPr>
      </w:pPr>
      <w:r>
        <w:rPr>
          <w:noProof/>
        </w:rPr>
        <w:drawing>
          <wp:anchor distT="0" distB="0" distL="0" distR="0" simplePos="0" relativeHeight="251576320" behindDoc="0" locked="0" layoutInCell="1" allowOverlap="1" wp14:anchorId="27D90DDC" wp14:editId="3D9C9143">
            <wp:simplePos x="0" y="0"/>
            <wp:positionH relativeFrom="page">
              <wp:posOffset>1043813</wp:posOffset>
            </wp:positionH>
            <wp:positionV relativeFrom="paragraph">
              <wp:posOffset>168427</wp:posOffset>
            </wp:positionV>
            <wp:extent cx="1493329" cy="2097595"/>
            <wp:effectExtent l="0" t="0" r="0" b="0"/>
            <wp:wrapTopAndBottom/>
            <wp:docPr id="15" name="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2.jpeg"/>
                    <pic:cNvPicPr/>
                  </pic:nvPicPr>
                  <pic:blipFill>
                    <a:blip r:embed="rId186" cstate="print"/>
                    <a:stretch>
                      <a:fillRect/>
                    </a:stretch>
                  </pic:blipFill>
                  <pic:spPr>
                    <a:xfrm>
                      <a:off x="0" y="0"/>
                      <a:ext cx="1493329" cy="2097595"/>
                    </a:xfrm>
                    <a:prstGeom prst="rect">
                      <a:avLst/>
                    </a:prstGeom>
                  </pic:spPr>
                </pic:pic>
              </a:graphicData>
            </a:graphic>
          </wp:anchor>
        </w:drawing>
      </w:r>
      <w:r>
        <w:rPr>
          <w:noProof/>
        </w:rPr>
        <w:drawing>
          <wp:anchor distT="0" distB="0" distL="0" distR="0" simplePos="0" relativeHeight="251577344" behindDoc="0" locked="0" layoutInCell="1" allowOverlap="1" wp14:anchorId="7EEDF9A5" wp14:editId="3A7D9EF7">
            <wp:simplePos x="0" y="0"/>
            <wp:positionH relativeFrom="page">
              <wp:posOffset>2739618</wp:posOffset>
            </wp:positionH>
            <wp:positionV relativeFrom="paragraph">
              <wp:posOffset>928665</wp:posOffset>
            </wp:positionV>
            <wp:extent cx="2286000" cy="1313021"/>
            <wp:effectExtent l="0" t="0" r="0" b="0"/>
            <wp:wrapTopAndBottom/>
            <wp:docPr id="17" name="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3.jpeg"/>
                    <pic:cNvPicPr/>
                  </pic:nvPicPr>
                  <pic:blipFill>
                    <a:blip r:embed="rId187" cstate="print"/>
                    <a:stretch>
                      <a:fillRect/>
                    </a:stretch>
                  </pic:blipFill>
                  <pic:spPr>
                    <a:xfrm>
                      <a:off x="0" y="0"/>
                      <a:ext cx="2286000" cy="1313021"/>
                    </a:xfrm>
                    <a:prstGeom prst="rect">
                      <a:avLst/>
                    </a:prstGeom>
                  </pic:spPr>
                </pic:pic>
              </a:graphicData>
            </a:graphic>
          </wp:anchor>
        </w:drawing>
      </w:r>
      <w:r>
        <w:rPr>
          <w:noProof/>
        </w:rPr>
        <w:drawing>
          <wp:anchor distT="0" distB="0" distL="0" distR="0" simplePos="0" relativeHeight="251578368" behindDoc="0" locked="0" layoutInCell="1" allowOverlap="1" wp14:anchorId="2F10F2A5" wp14:editId="00484B97">
            <wp:simplePos x="0" y="0"/>
            <wp:positionH relativeFrom="page">
              <wp:posOffset>5202885</wp:posOffset>
            </wp:positionH>
            <wp:positionV relativeFrom="paragraph">
              <wp:posOffset>168530</wp:posOffset>
            </wp:positionV>
            <wp:extent cx="1517332" cy="2057400"/>
            <wp:effectExtent l="0" t="0" r="0" b="0"/>
            <wp:wrapTopAndBottom/>
            <wp:docPr id="19" name="image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4.jpeg"/>
                    <pic:cNvPicPr/>
                  </pic:nvPicPr>
                  <pic:blipFill>
                    <a:blip r:embed="rId188" cstate="print"/>
                    <a:stretch>
                      <a:fillRect/>
                    </a:stretch>
                  </pic:blipFill>
                  <pic:spPr>
                    <a:xfrm>
                      <a:off x="0" y="0"/>
                      <a:ext cx="1517332" cy="2057400"/>
                    </a:xfrm>
                    <a:prstGeom prst="rect">
                      <a:avLst/>
                    </a:prstGeom>
                  </pic:spPr>
                </pic:pic>
              </a:graphicData>
            </a:graphic>
          </wp:anchor>
        </w:drawing>
      </w:r>
    </w:p>
    <w:p w:rsidR="00012D33" w:rsidRDefault="0009622D">
      <w:pPr>
        <w:tabs>
          <w:tab w:val="left" w:pos="3288"/>
          <w:tab w:val="left" w:pos="6756"/>
        </w:tabs>
        <w:spacing w:before="12"/>
        <w:ind w:right="238"/>
        <w:jc w:val="center"/>
        <w:rPr>
          <w:sz w:val="18"/>
        </w:rPr>
      </w:pPr>
      <w:bookmarkStart w:id="269" w:name="_bookmark27"/>
      <w:bookmarkEnd w:id="269"/>
      <w:r>
        <w:rPr>
          <w:b/>
          <w:w w:val="115"/>
          <w:sz w:val="18"/>
        </w:rPr>
        <w:t>(a)</w:t>
      </w:r>
      <w:r>
        <w:rPr>
          <w:b/>
          <w:spacing w:val="-15"/>
          <w:w w:val="115"/>
          <w:sz w:val="18"/>
        </w:rPr>
        <w:t xml:space="preserve"> </w:t>
      </w:r>
      <w:r>
        <w:rPr>
          <w:w w:val="115"/>
          <w:sz w:val="18"/>
        </w:rPr>
        <w:t>WISDEM</w:t>
      </w:r>
      <w:r>
        <w:rPr>
          <w:spacing w:val="-19"/>
          <w:w w:val="115"/>
          <w:sz w:val="18"/>
        </w:rPr>
        <w:t xml:space="preserve"> </w:t>
      </w:r>
      <w:r>
        <w:rPr>
          <w:w w:val="115"/>
          <w:sz w:val="18"/>
        </w:rPr>
        <w:t>semisubmersible</w:t>
      </w:r>
      <w:r>
        <w:rPr>
          <w:w w:val="115"/>
          <w:sz w:val="18"/>
        </w:rPr>
        <w:tab/>
      </w:r>
      <w:r>
        <w:rPr>
          <w:b/>
          <w:w w:val="115"/>
          <w:sz w:val="18"/>
        </w:rPr>
        <w:t>(b)</w:t>
      </w:r>
      <w:r>
        <w:rPr>
          <w:b/>
          <w:spacing w:val="-14"/>
          <w:w w:val="115"/>
          <w:sz w:val="18"/>
        </w:rPr>
        <w:t xml:space="preserve"> </w:t>
      </w:r>
      <w:r>
        <w:rPr>
          <w:w w:val="115"/>
          <w:sz w:val="18"/>
        </w:rPr>
        <w:t>WISDEM</w:t>
      </w:r>
      <w:r>
        <w:rPr>
          <w:spacing w:val="-19"/>
          <w:w w:val="115"/>
          <w:sz w:val="18"/>
        </w:rPr>
        <w:t xml:space="preserve"> </w:t>
      </w:r>
      <w:r>
        <w:rPr>
          <w:w w:val="115"/>
          <w:sz w:val="18"/>
        </w:rPr>
        <w:t>semisubmersible</w:t>
      </w:r>
      <w:r>
        <w:rPr>
          <w:w w:val="115"/>
          <w:sz w:val="18"/>
        </w:rPr>
        <w:tab/>
      </w:r>
      <w:r>
        <w:rPr>
          <w:b/>
          <w:w w:val="115"/>
          <w:sz w:val="18"/>
        </w:rPr>
        <w:t xml:space="preserve">(c) </w:t>
      </w:r>
      <w:r>
        <w:rPr>
          <w:w w:val="115"/>
          <w:sz w:val="18"/>
        </w:rPr>
        <w:t>OO-Star Wind</w:t>
      </w:r>
      <w:r>
        <w:rPr>
          <w:spacing w:val="29"/>
          <w:w w:val="115"/>
          <w:sz w:val="18"/>
        </w:rPr>
        <w:t xml:space="preserve"> </w:t>
      </w:r>
      <w:r>
        <w:rPr>
          <w:w w:val="115"/>
          <w:sz w:val="18"/>
        </w:rPr>
        <w:t>Floater</w:t>
      </w:r>
    </w:p>
    <w:p w:rsidR="00012D33" w:rsidRDefault="00012D33">
      <w:pPr>
        <w:pStyle w:val="BodyText"/>
        <w:spacing w:before="3"/>
        <w:rPr>
          <w:sz w:val="18"/>
        </w:rPr>
      </w:pPr>
    </w:p>
    <w:p w:rsidR="00012D33" w:rsidRDefault="0009622D">
      <w:pPr>
        <w:spacing w:line="254" w:lineRule="auto"/>
        <w:ind w:left="1137" w:right="118" w:hanging="1038"/>
        <w:jc w:val="both"/>
        <w:rPr>
          <w:sz w:val="18"/>
        </w:rPr>
      </w:pPr>
      <w:r>
        <w:rPr>
          <w:b/>
          <w:w w:val="110"/>
          <w:sz w:val="18"/>
        </w:rPr>
        <w:t xml:space="preserve">Figure 11: </w:t>
      </w:r>
      <w:r>
        <w:rPr>
          <w:w w:val="110"/>
          <w:sz w:val="18"/>
        </w:rPr>
        <w:t xml:space="preserve">Views of semisubmersible substructure optimized for minimal substructure mass (not including the mooring system) in (a) and (b). OO-Star Wind Floater design by </w:t>
      </w:r>
      <w:proofErr w:type="spellStart"/>
      <w:proofErr w:type="gramStart"/>
      <w:r>
        <w:rPr>
          <w:w w:val="110"/>
          <w:sz w:val="18"/>
        </w:rPr>
        <w:t>Dr.techn</w:t>
      </w:r>
      <w:proofErr w:type="gramEnd"/>
      <w:r>
        <w:rPr>
          <w:w w:val="110"/>
          <w:sz w:val="18"/>
        </w:rPr>
        <w:t>.Olav</w:t>
      </w:r>
      <w:proofErr w:type="spellEnd"/>
      <w:r>
        <w:rPr>
          <w:w w:val="110"/>
          <w:sz w:val="18"/>
        </w:rPr>
        <w:t xml:space="preserve"> Olsen for the LIFES50+ project, a European Horizon 2020 funded program, in  (</w:t>
      </w:r>
      <w:commentRangeStart w:id="270"/>
      <w:r>
        <w:rPr>
          <w:w w:val="110"/>
          <w:sz w:val="18"/>
        </w:rPr>
        <w:t>c</w:t>
      </w:r>
      <w:commentRangeEnd w:id="270"/>
      <w:r w:rsidR="001700BD">
        <w:rPr>
          <w:rStyle w:val="CommentReference"/>
        </w:rPr>
        <w:commentReference w:id="270"/>
      </w:r>
      <w:r>
        <w:rPr>
          <w:w w:val="110"/>
          <w:sz w:val="18"/>
        </w:rPr>
        <w:t>).</w:t>
      </w:r>
    </w:p>
    <w:p w:rsidR="00012D33" w:rsidRDefault="00012D33">
      <w:pPr>
        <w:pStyle w:val="BodyText"/>
        <w:rPr>
          <w:sz w:val="18"/>
        </w:rPr>
      </w:pPr>
    </w:p>
    <w:p w:rsidR="00012D33" w:rsidRDefault="00012D33">
      <w:pPr>
        <w:pStyle w:val="BodyText"/>
        <w:spacing w:before="11"/>
        <w:rPr>
          <w:sz w:val="18"/>
        </w:rPr>
      </w:pPr>
    </w:p>
    <w:p w:rsidR="00012D33" w:rsidRDefault="0009622D">
      <w:pPr>
        <w:pStyle w:val="BodyText"/>
        <w:spacing w:line="273" w:lineRule="auto"/>
        <w:ind w:left="100" w:right="118"/>
        <w:jc w:val="both"/>
      </w:pPr>
      <w:r>
        <w:rPr>
          <w:w w:val="110"/>
        </w:rPr>
        <w:t xml:space="preserve">the mooring system into the substructure mass budget. Table </w:t>
      </w:r>
      <w:hyperlink w:anchor="_bookmark25" w:history="1">
        <w:r>
          <w:rPr>
            <w:w w:val="110"/>
          </w:rPr>
          <w:t>5</w:t>
        </w:r>
      </w:hyperlink>
      <w:r>
        <w:rPr>
          <w:w w:val="110"/>
        </w:rPr>
        <w:t xml:space="preserve"> shows that the total mooring downward force on the structures. Despite needing sturdier legs to support those mooring loads, shifting additional stability burden to the mooring system allows for a lighter structure.</w:t>
      </w:r>
    </w:p>
    <w:p w:rsidR="00012D33" w:rsidRDefault="00012D33">
      <w:pPr>
        <w:pStyle w:val="BodyText"/>
        <w:spacing w:before="11"/>
        <w:rPr>
          <w:sz w:val="24"/>
        </w:rPr>
      </w:pPr>
    </w:p>
    <w:p w:rsidR="00012D33" w:rsidRDefault="0009622D">
      <w:pPr>
        <w:pStyle w:val="Heading2"/>
        <w:numPr>
          <w:ilvl w:val="1"/>
          <w:numId w:val="7"/>
        </w:numPr>
        <w:tabs>
          <w:tab w:val="left" w:pos="713"/>
        </w:tabs>
        <w:ind w:left="712" w:hanging="612"/>
        <w:jc w:val="both"/>
      </w:pPr>
      <w:bookmarkStart w:id="271" w:name="Sensitivity_Studies"/>
      <w:bookmarkEnd w:id="271"/>
      <w:r>
        <w:rPr>
          <w:w w:val="115"/>
        </w:rPr>
        <w:t>Sensitivity</w:t>
      </w:r>
      <w:r>
        <w:rPr>
          <w:spacing w:val="27"/>
          <w:w w:val="115"/>
        </w:rPr>
        <w:t xml:space="preserve"> </w:t>
      </w:r>
      <w:r>
        <w:rPr>
          <w:w w:val="115"/>
        </w:rPr>
        <w:t>Studies</w:t>
      </w:r>
    </w:p>
    <w:p w:rsidR="00012D33" w:rsidRDefault="0009622D">
      <w:pPr>
        <w:pStyle w:val="BodyText"/>
        <w:spacing w:before="153" w:line="273" w:lineRule="auto"/>
        <w:ind w:left="100" w:right="117"/>
        <w:jc w:val="both"/>
      </w:pPr>
      <w:r>
        <w:rPr>
          <w:spacing w:val="-6"/>
          <w:w w:val="110"/>
        </w:rPr>
        <w:t>For</w:t>
      </w:r>
      <w:r>
        <w:rPr>
          <w:spacing w:val="-7"/>
          <w:w w:val="110"/>
        </w:rPr>
        <w:t xml:space="preserve"> </w:t>
      </w:r>
      <w:r>
        <w:rPr>
          <w:w w:val="110"/>
        </w:rPr>
        <w:t>the</w:t>
      </w:r>
      <w:r>
        <w:rPr>
          <w:spacing w:val="-7"/>
          <w:w w:val="110"/>
        </w:rPr>
        <w:t xml:space="preserve"> </w:t>
      </w:r>
      <w:r>
        <w:rPr>
          <w:w w:val="110"/>
        </w:rPr>
        <w:t>sensitivity</w:t>
      </w:r>
      <w:r>
        <w:rPr>
          <w:spacing w:val="-7"/>
          <w:w w:val="110"/>
        </w:rPr>
        <w:t xml:space="preserve"> </w:t>
      </w:r>
      <w:r>
        <w:rPr>
          <w:w w:val="110"/>
        </w:rPr>
        <w:t>studies,</w:t>
      </w:r>
      <w:r>
        <w:rPr>
          <w:spacing w:val="-6"/>
          <w:w w:val="110"/>
        </w:rPr>
        <w:t xml:space="preserve"> </w:t>
      </w:r>
      <w:r>
        <w:rPr>
          <w:w w:val="110"/>
        </w:rPr>
        <w:t>the</w:t>
      </w:r>
      <w:r>
        <w:rPr>
          <w:spacing w:val="-7"/>
          <w:w w:val="110"/>
        </w:rPr>
        <w:t xml:space="preserve"> </w:t>
      </w:r>
      <w:r>
        <w:rPr>
          <w:w w:val="110"/>
        </w:rPr>
        <w:t>optimized</w:t>
      </w:r>
      <w:r>
        <w:rPr>
          <w:spacing w:val="-6"/>
          <w:w w:val="110"/>
        </w:rPr>
        <w:t xml:space="preserve"> </w:t>
      </w:r>
      <w:r>
        <w:rPr>
          <w:w w:val="110"/>
        </w:rPr>
        <w:t>designs</w:t>
      </w:r>
      <w:r>
        <w:rPr>
          <w:spacing w:val="-7"/>
          <w:w w:val="110"/>
        </w:rPr>
        <w:t xml:space="preserve"> </w:t>
      </w:r>
      <w:r>
        <w:rPr>
          <w:w w:val="110"/>
        </w:rPr>
        <w:t>shown</w:t>
      </w:r>
      <w:r>
        <w:rPr>
          <w:spacing w:val="-7"/>
          <w:w w:val="110"/>
        </w:rPr>
        <w:t xml:space="preserve"> </w:t>
      </w:r>
      <w:r>
        <w:rPr>
          <w:w w:val="110"/>
        </w:rPr>
        <w:t>above</w:t>
      </w:r>
      <w:r>
        <w:rPr>
          <w:spacing w:val="-7"/>
          <w:w w:val="110"/>
        </w:rPr>
        <w:t xml:space="preserve"> </w:t>
      </w:r>
      <w:r>
        <w:rPr>
          <w:w w:val="110"/>
        </w:rPr>
        <w:t>were</w:t>
      </w:r>
      <w:r>
        <w:rPr>
          <w:spacing w:val="-7"/>
          <w:w w:val="110"/>
        </w:rPr>
        <w:t xml:space="preserve"> </w:t>
      </w:r>
      <w:r>
        <w:rPr>
          <w:w w:val="110"/>
        </w:rPr>
        <w:t>taken</w:t>
      </w:r>
      <w:r>
        <w:rPr>
          <w:spacing w:val="-7"/>
          <w:w w:val="110"/>
        </w:rPr>
        <w:t xml:space="preserve"> </w:t>
      </w:r>
      <w:r>
        <w:rPr>
          <w:w w:val="110"/>
        </w:rPr>
        <w:t>as</w:t>
      </w:r>
      <w:r>
        <w:rPr>
          <w:spacing w:val="-7"/>
          <w:w w:val="110"/>
        </w:rPr>
        <w:t xml:space="preserve"> </w:t>
      </w:r>
      <w:r>
        <w:rPr>
          <w:w w:val="110"/>
        </w:rPr>
        <w:t>baseline</w:t>
      </w:r>
      <w:r>
        <w:rPr>
          <w:spacing w:val="-7"/>
          <w:w w:val="110"/>
        </w:rPr>
        <w:t xml:space="preserve"> </w:t>
      </w:r>
      <w:r>
        <w:rPr>
          <w:w w:val="110"/>
        </w:rPr>
        <w:t>starting</w:t>
      </w:r>
      <w:r>
        <w:rPr>
          <w:spacing w:val="-7"/>
          <w:w w:val="110"/>
        </w:rPr>
        <w:t xml:space="preserve"> </w:t>
      </w:r>
      <w:r>
        <w:rPr>
          <w:w w:val="110"/>
        </w:rPr>
        <w:t>points.</w:t>
      </w:r>
      <w:r>
        <w:rPr>
          <w:spacing w:val="12"/>
          <w:w w:val="110"/>
        </w:rPr>
        <w:t xml:space="preserve"> </w:t>
      </w:r>
      <w:r>
        <w:rPr>
          <w:w w:val="110"/>
        </w:rPr>
        <w:t xml:space="preserve">Then, the DTU 10MW reference turbine nacelle mass was perturbed </w:t>
      </w:r>
      <w:r>
        <w:rPr>
          <w:spacing w:val="-5"/>
          <w:w w:val="110"/>
        </w:rPr>
        <w:t xml:space="preserve">away </w:t>
      </w:r>
      <w:r>
        <w:rPr>
          <w:w w:val="110"/>
        </w:rPr>
        <w:t xml:space="preserve">from its nominal </w:t>
      </w:r>
      <w:r>
        <w:rPr>
          <w:spacing w:val="-3"/>
          <w:w w:val="110"/>
        </w:rPr>
        <w:t xml:space="preserve">value by </w:t>
      </w:r>
      <w:r>
        <w:rPr>
          <w:w w:val="110"/>
        </w:rPr>
        <w:t xml:space="preserve">the param- </w:t>
      </w:r>
      <w:proofErr w:type="spellStart"/>
      <w:r>
        <w:rPr>
          <w:w w:val="110"/>
        </w:rPr>
        <w:t>eterization</w:t>
      </w:r>
      <w:proofErr w:type="spellEnd"/>
      <w:r>
        <w:rPr>
          <w:w w:val="110"/>
        </w:rPr>
        <w:t xml:space="preserve"> shown in </w:t>
      </w:r>
      <w:r>
        <w:rPr>
          <w:spacing w:val="-4"/>
          <w:w w:val="110"/>
        </w:rPr>
        <w:t xml:space="preserve">Table </w:t>
      </w:r>
      <w:hyperlink w:anchor="_bookmark29" w:history="1">
        <w:r>
          <w:rPr>
            <w:w w:val="110"/>
          </w:rPr>
          <w:t>6.</w:t>
        </w:r>
      </w:hyperlink>
      <w:r>
        <w:rPr>
          <w:w w:val="110"/>
        </w:rPr>
        <w:t xml:space="preserve"> Next, each design was re-optimized at the new nacelle mass </w:t>
      </w:r>
      <w:r>
        <w:rPr>
          <w:spacing w:val="-3"/>
          <w:w w:val="110"/>
        </w:rPr>
        <w:t xml:space="preserve">value </w:t>
      </w:r>
      <w:r>
        <w:rPr>
          <w:w w:val="110"/>
        </w:rPr>
        <w:t xml:space="preserve">using the </w:t>
      </w:r>
      <w:proofErr w:type="spellStart"/>
      <w:r>
        <w:rPr>
          <w:w w:val="110"/>
        </w:rPr>
        <w:t>Nelder</w:t>
      </w:r>
      <w:proofErr w:type="spellEnd"/>
      <w:r>
        <w:rPr>
          <w:w w:val="110"/>
        </w:rPr>
        <w:t xml:space="preserve">-Mead Simplex algorithm. All continuous design variables, constraints, and their bounds were kept consistent from the baseline optimization. The integer design variables were dropped to focus on a neigh- </w:t>
      </w:r>
      <w:proofErr w:type="spellStart"/>
      <w:r>
        <w:rPr>
          <w:spacing w:val="2"/>
          <w:w w:val="110"/>
        </w:rPr>
        <w:t>borhood</w:t>
      </w:r>
      <w:proofErr w:type="spellEnd"/>
      <w:r>
        <w:rPr>
          <w:spacing w:val="2"/>
          <w:w w:val="110"/>
        </w:rPr>
        <w:t xml:space="preserve"> </w:t>
      </w:r>
      <w:r>
        <w:rPr>
          <w:w w:val="110"/>
        </w:rPr>
        <w:t xml:space="preserve">search. As above, </w:t>
      </w:r>
      <w:r>
        <w:rPr>
          <w:spacing w:val="-4"/>
          <w:w w:val="110"/>
        </w:rPr>
        <w:t xml:space="preserve">two </w:t>
      </w:r>
      <w:r>
        <w:rPr>
          <w:w w:val="110"/>
        </w:rPr>
        <w:t>sets of sensitivity optimizations were performed with different objective functions: one for substructure mass (not including the mooring system), and one for total substructure mass</w:t>
      </w:r>
      <w:r>
        <w:rPr>
          <w:spacing w:val="-11"/>
          <w:w w:val="110"/>
        </w:rPr>
        <w:t xml:space="preserve"> </w:t>
      </w:r>
      <w:r>
        <w:rPr>
          <w:w w:val="110"/>
        </w:rPr>
        <w:t>(including</w:t>
      </w:r>
      <w:r>
        <w:rPr>
          <w:spacing w:val="-11"/>
          <w:w w:val="110"/>
        </w:rPr>
        <w:t xml:space="preserve"> </w:t>
      </w:r>
      <w:r>
        <w:rPr>
          <w:w w:val="110"/>
        </w:rPr>
        <w:t>the</w:t>
      </w:r>
      <w:r>
        <w:rPr>
          <w:spacing w:val="-11"/>
          <w:w w:val="110"/>
        </w:rPr>
        <w:t xml:space="preserve"> </w:t>
      </w:r>
      <w:r>
        <w:rPr>
          <w:w w:val="110"/>
        </w:rPr>
        <w:t>mooring</w:t>
      </w:r>
      <w:r>
        <w:rPr>
          <w:spacing w:val="-11"/>
          <w:w w:val="110"/>
        </w:rPr>
        <w:t xml:space="preserve"> </w:t>
      </w:r>
      <w:r>
        <w:rPr>
          <w:w w:val="110"/>
        </w:rPr>
        <w:t>system).</w:t>
      </w:r>
    </w:p>
    <w:p w:rsidR="00012D33" w:rsidRDefault="00012D33">
      <w:pPr>
        <w:spacing w:line="273" w:lineRule="auto"/>
        <w:jc w:val="both"/>
        <w:sectPr w:rsidR="00012D33">
          <w:pgSz w:w="12240" w:h="15840"/>
          <w:pgMar w:top="1440" w:right="1320" w:bottom="980" w:left="1340" w:header="0" w:footer="792" w:gutter="0"/>
          <w:cols w:space="720"/>
        </w:sectPr>
      </w:pPr>
    </w:p>
    <w:p w:rsidR="00012D33" w:rsidRDefault="0009622D">
      <w:pPr>
        <w:pStyle w:val="BodyText"/>
        <w:tabs>
          <w:tab w:val="left" w:pos="2412"/>
        </w:tabs>
        <w:ind w:left="275"/>
      </w:pPr>
      <w:r>
        <w:rPr>
          <w:noProof/>
          <w:position w:val="4"/>
        </w:rPr>
        <w:drawing>
          <wp:inline distT="0" distB="0" distL="0" distR="0" wp14:anchorId="0EB56930" wp14:editId="70889BDF">
            <wp:extent cx="1186433" cy="1801939"/>
            <wp:effectExtent l="0" t="0" r="0" b="0"/>
            <wp:docPr id="21" name="image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5.jpeg"/>
                    <pic:cNvPicPr/>
                  </pic:nvPicPr>
                  <pic:blipFill>
                    <a:blip r:embed="rId189" cstate="print"/>
                    <a:stretch>
                      <a:fillRect/>
                    </a:stretch>
                  </pic:blipFill>
                  <pic:spPr>
                    <a:xfrm>
                      <a:off x="0" y="0"/>
                      <a:ext cx="1186433" cy="1801939"/>
                    </a:xfrm>
                    <a:prstGeom prst="rect">
                      <a:avLst/>
                    </a:prstGeom>
                  </pic:spPr>
                </pic:pic>
              </a:graphicData>
            </a:graphic>
          </wp:inline>
        </w:drawing>
      </w:r>
      <w:r>
        <w:rPr>
          <w:position w:val="4"/>
        </w:rPr>
        <w:tab/>
      </w:r>
      <w:r w:rsidR="00F23B9E">
        <w:rPr>
          <w:noProof/>
        </w:rPr>
        <mc:AlternateContent>
          <mc:Choice Requires="wpg">
            <w:drawing>
              <wp:inline distT="0" distB="0" distL="0" distR="0" wp14:anchorId="3807FE3D" wp14:editId="354BE7EF">
                <wp:extent cx="4729480" cy="1829435"/>
                <wp:effectExtent l="1270" t="0" r="3175" b="0"/>
                <wp:docPr id="985" name="Group 9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29480" cy="1829435"/>
                          <a:chOff x="0" y="0"/>
                          <a:chExt cx="7448" cy="2881"/>
                        </a:xfrm>
                      </wpg:grpSpPr>
                      <pic:pic xmlns:pic="http://schemas.openxmlformats.org/drawingml/2006/picture">
                        <pic:nvPicPr>
                          <pic:cNvPr id="986" name="Picture 976"/>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4592" cy="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7" name="Picture 975"/>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4626" y="0"/>
                            <a:ext cx="2822" cy="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2844D6B" id="Group 974" o:spid="_x0000_s1026" style="width:372.4pt;height:144.05pt;mso-position-horizontal-relative:char;mso-position-vertical-relative:line" coordsize="7448,288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">
                <v:shape id="Picture 976" o:spid="_x0000_s1027" type="#_x0000_t75" style="position:absolute;width:4592;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">
                  <v:imagedata r:id="rId192" o:title=""/>
                </v:shape>
                <v:shape id="Picture 975" o:spid="_x0000_s1028" type="#_x0000_t75" style="position:absolute;left:4626;width:2822;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">
                  <v:imagedata r:id="rId193" o:title=""/>
                </v:shape>
                <w10:anchorlock/>
              </v:group>
            </w:pict>
          </mc:Fallback>
        </mc:AlternateContent>
      </w:r>
    </w:p>
    <w:p w:rsidR="00012D33" w:rsidRDefault="0009622D">
      <w:pPr>
        <w:tabs>
          <w:tab w:val="left" w:pos="2730"/>
          <w:tab w:val="left" w:pos="5074"/>
          <w:tab w:val="left" w:pos="7375"/>
        </w:tabs>
        <w:spacing w:before="94"/>
        <w:ind w:left="425"/>
        <w:rPr>
          <w:sz w:val="18"/>
        </w:rPr>
      </w:pPr>
      <w:bookmarkStart w:id="272" w:name="_bookmark28"/>
      <w:bookmarkEnd w:id="272"/>
      <w:r>
        <w:rPr>
          <w:b/>
          <w:w w:val="115"/>
          <w:sz w:val="18"/>
        </w:rPr>
        <w:t>(a)</w:t>
      </w:r>
      <w:r>
        <w:rPr>
          <w:b/>
          <w:spacing w:val="-3"/>
          <w:w w:val="115"/>
          <w:sz w:val="18"/>
        </w:rPr>
        <w:t xml:space="preserve"> </w:t>
      </w:r>
      <w:r>
        <w:rPr>
          <w:w w:val="115"/>
          <w:sz w:val="18"/>
        </w:rPr>
        <w:t>Mass-optimized</w:t>
      </w:r>
      <w:r>
        <w:rPr>
          <w:w w:val="115"/>
          <w:sz w:val="18"/>
        </w:rPr>
        <w:tab/>
      </w:r>
      <w:r>
        <w:rPr>
          <w:b/>
          <w:w w:val="115"/>
          <w:sz w:val="18"/>
        </w:rPr>
        <w:t>(b)</w:t>
      </w:r>
      <w:r>
        <w:rPr>
          <w:b/>
          <w:spacing w:val="-2"/>
          <w:w w:val="115"/>
          <w:sz w:val="18"/>
        </w:rPr>
        <w:t xml:space="preserve"> </w:t>
      </w:r>
      <w:r>
        <w:rPr>
          <w:w w:val="115"/>
          <w:sz w:val="18"/>
        </w:rPr>
        <w:t>Mass-optimized</w:t>
      </w:r>
      <w:r>
        <w:rPr>
          <w:w w:val="115"/>
          <w:sz w:val="18"/>
        </w:rPr>
        <w:tab/>
      </w:r>
      <w:r>
        <w:rPr>
          <w:b/>
          <w:w w:val="115"/>
          <w:sz w:val="18"/>
        </w:rPr>
        <w:t>(c)</w:t>
      </w:r>
      <w:r>
        <w:rPr>
          <w:b/>
          <w:spacing w:val="6"/>
          <w:w w:val="115"/>
          <w:sz w:val="18"/>
        </w:rPr>
        <w:t xml:space="preserve"> </w:t>
      </w:r>
      <w:r>
        <w:rPr>
          <w:w w:val="115"/>
          <w:sz w:val="18"/>
        </w:rPr>
        <w:t>Cost-optimized</w:t>
      </w:r>
      <w:r>
        <w:rPr>
          <w:w w:val="115"/>
          <w:sz w:val="18"/>
        </w:rPr>
        <w:tab/>
      </w:r>
      <w:r>
        <w:rPr>
          <w:b/>
          <w:w w:val="115"/>
          <w:sz w:val="18"/>
        </w:rPr>
        <w:t>(d)</w:t>
      </w:r>
      <w:r>
        <w:rPr>
          <w:b/>
          <w:spacing w:val="-11"/>
          <w:w w:val="115"/>
          <w:sz w:val="18"/>
        </w:rPr>
        <w:t xml:space="preserve"> </w:t>
      </w:r>
      <w:r>
        <w:rPr>
          <w:w w:val="115"/>
          <w:sz w:val="18"/>
        </w:rPr>
        <w:t>Cost-optimized</w:t>
      </w:r>
    </w:p>
    <w:p w:rsidR="00012D33" w:rsidRDefault="00012D33">
      <w:pPr>
        <w:pStyle w:val="BodyText"/>
        <w:spacing w:before="4"/>
        <w:rPr>
          <w:sz w:val="18"/>
        </w:rPr>
      </w:pPr>
    </w:p>
    <w:p w:rsidR="00012D33" w:rsidRDefault="0009622D">
      <w:pPr>
        <w:ind w:left="1634" w:right="2052"/>
        <w:jc w:val="center"/>
        <w:rPr>
          <w:sz w:val="18"/>
        </w:rPr>
      </w:pPr>
      <w:r>
        <w:rPr>
          <w:b/>
          <w:w w:val="115"/>
          <w:sz w:val="18"/>
        </w:rPr>
        <w:t xml:space="preserve">Figure 12: </w:t>
      </w:r>
      <w:r>
        <w:rPr>
          <w:w w:val="115"/>
          <w:sz w:val="18"/>
        </w:rPr>
        <w:t>Views of optimized TLP substructure designs.</w:t>
      </w:r>
    </w:p>
    <w:p w:rsidR="00012D33" w:rsidRDefault="00012D33">
      <w:pPr>
        <w:pStyle w:val="BodyText"/>
        <w:spacing w:before="9"/>
        <w:rPr>
          <w:sz w:val="21"/>
        </w:rPr>
      </w:pPr>
    </w:p>
    <w:p w:rsidR="00012D33" w:rsidRDefault="0009622D">
      <w:pPr>
        <w:ind w:left="1634" w:right="2052"/>
        <w:jc w:val="center"/>
        <w:rPr>
          <w:sz w:val="18"/>
        </w:rPr>
      </w:pPr>
      <w:bookmarkStart w:id="273" w:name="_bookmark29"/>
      <w:bookmarkEnd w:id="273"/>
      <w:proofErr w:type="gramStart"/>
      <w:r>
        <w:rPr>
          <w:b/>
          <w:w w:val="110"/>
          <w:sz w:val="18"/>
        </w:rPr>
        <w:t>Table  6</w:t>
      </w:r>
      <w:proofErr w:type="gramEnd"/>
      <w:r>
        <w:rPr>
          <w:b/>
          <w:w w:val="110"/>
          <w:sz w:val="18"/>
        </w:rPr>
        <w:t xml:space="preserve">:  </w:t>
      </w:r>
      <w:r>
        <w:rPr>
          <w:w w:val="110"/>
          <w:sz w:val="18"/>
        </w:rPr>
        <w:t>Nacelle and RNA mass perturbations for design sensitivity   studies.</w:t>
      </w:r>
    </w:p>
    <w:p w:rsidR="00012D33" w:rsidRDefault="00012D33">
      <w:pPr>
        <w:pStyle w:val="BodyText"/>
        <w:spacing w:before="11"/>
        <w:rPr>
          <w:sz w:val="19"/>
        </w:rPr>
      </w:pPr>
    </w:p>
    <w:tbl>
      <w:tblPr>
        <w:tblW w:w="0" w:type="auto"/>
        <w:tblInd w:w="922"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2184"/>
        <w:gridCol w:w="1864"/>
        <w:gridCol w:w="1673"/>
        <w:gridCol w:w="1993"/>
      </w:tblGrid>
      <w:tr w:rsidR="00012D33">
        <w:trPr>
          <w:trHeight w:hRule="exact" w:val="251"/>
        </w:trPr>
        <w:tc>
          <w:tcPr>
            <w:tcW w:w="2184" w:type="dxa"/>
            <w:tcBorders>
              <w:top w:val="single" w:sz="3" w:space="0" w:color="000000"/>
              <w:bottom w:val="double" w:sz="7" w:space="0" w:color="000000"/>
            </w:tcBorders>
          </w:tcPr>
          <w:p w:rsidR="00012D33" w:rsidRDefault="0009622D">
            <w:pPr>
              <w:pStyle w:val="TableParagraph"/>
              <w:spacing w:line="192" w:lineRule="exact"/>
              <w:ind w:left="109" w:right="109"/>
              <w:jc w:val="center"/>
              <w:rPr>
                <w:b/>
                <w:sz w:val="18"/>
              </w:rPr>
            </w:pPr>
            <w:r>
              <w:rPr>
                <w:b/>
                <w:w w:val="120"/>
                <w:sz w:val="18"/>
              </w:rPr>
              <w:t>Nacelle Perturbation</w:t>
            </w:r>
          </w:p>
        </w:tc>
        <w:tc>
          <w:tcPr>
            <w:tcW w:w="1864" w:type="dxa"/>
            <w:tcBorders>
              <w:top w:val="single" w:sz="3" w:space="0" w:color="000000"/>
              <w:bottom w:val="double" w:sz="7" w:space="0" w:color="000000"/>
            </w:tcBorders>
          </w:tcPr>
          <w:p w:rsidR="00012D33" w:rsidRDefault="0009622D">
            <w:pPr>
              <w:pStyle w:val="TableParagraph"/>
              <w:spacing w:line="192" w:lineRule="exact"/>
              <w:ind w:left="96" w:right="96"/>
              <w:jc w:val="center"/>
              <w:rPr>
                <w:b/>
                <w:sz w:val="18"/>
              </w:rPr>
            </w:pPr>
            <w:r>
              <w:rPr>
                <w:b/>
                <w:w w:val="120"/>
                <w:sz w:val="18"/>
              </w:rPr>
              <w:t>Nacelle Mass [kg]</w:t>
            </w:r>
          </w:p>
        </w:tc>
        <w:tc>
          <w:tcPr>
            <w:tcW w:w="1673" w:type="dxa"/>
            <w:tcBorders>
              <w:top w:val="single" w:sz="3" w:space="0" w:color="000000"/>
              <w:bottom w:val="double" w:sz="7" w:space="0" w:color="000000"/>
            </w:tcBorders>
          </w:tcPr>
          <w:p w:rsidR="00012D33" w:rsidRDefault="0009622D">
            <w:pPr>
              <w:pStyle w:val="TableParagraph"/>
              <w:spacing w:line="192" w:lineRule="exact"/>
              <w:ind w:left="106" w:right="106"/>
              <w:jc w:val="center"/>
              <w:rPr>
                <w:b/>
                <w:sz w:val="18"/>
              </w:rPr>
            </w:pPr>
            <w:proofErr w:type="gramStart"/>
            <w:r>
              <w:rPr>
                <w:b/>
                <w:w w:val="115"/>
                <w:sz w:val="18"/>
              </w:rPr>
              <w:t>RNA  Mass</w:t>
            </w:r>
            <w:proofErr w:type="gramEnd"/>
            <w:r>
              <w:rPr>
                <w:b/>
                <w:w w:val="115"/>
                <w:sz w:val="18"/>
              </w:rPr>
              <w:t xml:space="preserve"> [kg]</w:t>
            </w:r>
          </w:p>
        </w:tc>
        <w:tc>
          <w:tcPr>
            <w:tcW w:w="1993" w:type="dxa"/>
            <w:tcBorders>
              <w:top w:val="single" w:sz="3" w:space="0" w:color="000000"/>
              <w:bottom w:val="double" w:sz="7" w:space="0" w:color="000000"/>
            </w:tcBorders>
          </w:tcPr>
          <w:p w:rsidR="00012D33" w:rsidRDefault="0009622D">
            <w:pPr>
              <w:pStyle w:val="TableParagraph"/>
              <w:spacing w:line="192" w:lineRule="exact"/>
              <w:ind w:left="115" w:right="115"/>
              <w:jc w:val="center"/>
              <w:rPr>
                <w:b/>
                <w:sz w:val="18"/>
              </w:rPr>
            </w:pPr>
            <w:r>
              <w:rPr>
                <w:b/>
                <w:w w:val="120"/>
                <w:sz w:val="18"/>
              </w:rPr>
              <w:t>RNA Perturbation</w:t>
            </w:r>
          </w:p>
        </w:tc>
      </w:tr>
      <w:tr w:rsidR="00012D33">
        <w:trPr>
          <w:trHeight w:hRule="exact" w:val="246"/>
        </w:trPr>
        <w:tc>
          <w:tcPr>
            <w:tcW w:w="2184" w:type="dxa"/>
            <w:tcBorders>
              <w:top w:val="double" w:sz="7" w:space="0" w:color="000000"/>
            </w:tcBorders>
          </w:tcPr>
          <w:p w:rsidR="00012D33" w:rsidRDefault="0009622D">
            <w:pPr>
              <w:pStyle w:val="TableParagraph"/>
              <w:spacing w:line="192" w:lineRule="exact"/>
              <w:ind w:left="109" w:right="109"/>
              <w:jc w:val="center"/>
              <w:rPr>
                <w:sz w:val="18"/>
              </w:rPr>
            </w:pPr>
            <w:r>
              <w:rPr>
                <w:w w:val="110"/>
                <w:sz w:val="18"/>
              </w:rPr>
              <w:t>Nominal</w:t>
            </w:r>
          </w:p>
        </w:tc>
        <w:tc>
          <w:tcPr>
            <w:tcW w:w="1864" w:type="dxa"/>
            <w:tcBorders>
              <w:top w:val="double" w:sz="7" w:space="0" w:color="000000"/>
            </w:tcBorders>
          </w:tcPr>
          <w:p w:rsidR="00012D33" w:rsidRDefault="0009622D">
            <w:pPr>
              <w:pStyle w:val="TableParagraph"/>
              <w:spacing w:line="192" w:lineRule="exact"/>
              <w:ind w:left="96" w:right="96"/>
              <w:jc w:val="center"/>
              <w:rPr>
                <w:sz w:val="18"/>
              </w:rPr>
            </w:pPr>
            <w:r>
              <w:rPr>
                <w:w w:val="105"/>
                <w:sz w:val="18"/>
              </w:rPr>
              <w:t>446,036</w:t>
            </w:r>
          </w:p>
        </w:tc>
        <w:tc>
          <w:tcPr>
            <w:tcW w:w="1673" w:type="dxa"/>
            <w:tcBorders>
              <w:top w:val="double" w:sz="7" w:space="0" w:color="000000"/>
            </w:tcBorders>
          </w:tcPr>
          <w:p w:rsidR="00012D33" w:rsidRDefault="0009622D">
            <w:pPr>
              <w:pStyle w:val="TableParagraph"/>
              <w:spacing w:line="192" w:lineRule="exact"/>
              <w:ind w:left="106" w:right="106"/>
              <w:jc w:val="center"/>
              <w:rPr>
                <w:sz w:val="18"/>
              </w:rPr>
            </w:pPr>
            <w:r>
              <w:rPr>
                <w:w w:val="105"/>
                <w:sz w:val="18"/>
              </w:rPr>
              <w:t>672,301</w:t>
            </w:r>
          </w:p>
        </w:tc>
        <w:tc>
          <w:tcPr>
            <w:tcW w:w="1993" w:type="dxa"/>
            <w:tcBorders>
              <w:top w:val="double" w:sz="7" w:space="0" w:color="000000"/>
            </w:tcBorders>
          </w:tcPr>
          <w:p w:rsidR="00012D33" w:rsidRDefault="0009622D">
            <w:pPr>
              <w:pStyle w:val="TableParagraph"/>
              <w:spacing w:line="192" w:lineRule="exact"/>
              <w:ind w:left="0"/>
              <w:jc w:val="center"/>
              <w:rPr>
                <w:sz w:val="18"/>
              </w:rPr>
            </w:pPr>
            <w:r>
              <w:rPr>
                <w:w w:val="102"/>
                <w:sz w:val="18"/>
              </w:rPr>
              <w:t>-</w:t>
            </w:r>
          </w:p>
        </w:tc>
      </w:tr>
      <w:tr w:rsidR="00012D33">
        <w:trPr>
          <w:trHeight w:hRule="exact" w:val="219"/>
        </w:trPr>
        <w:tc>
          <w:tcPr>
            <w:tcW w:w="2184" w:type="dxa"/>
          </w:tcPr>
          <w:p w:rsidR="00012D33" w:rsidRDefault="0009622D">
            <w:pPr>
              <w:pStyle w:val="TableParagraph"/>
              <w:spacing w:line="193" w:lineRule="exact"/>
              <w:ind w:left="109" w:right="109"/>
              <w:jc w:val="center"/>
              <w:rPr>
                <w:sz w:val="18"/>
              </w:rPr>
            </w:pPr>
            <w:r>
              <w:rPr>
                <w:w w:val="110"/>
                <w:sz w:val="18"/>
              </w:rPr>
              <w:t>+10%</w:t>
            </w:r>
          </w:p>
        </w:tc>
        <w:tc>
          <w:tcPr>
            <w:tcW w:w="1864" w:type="dxa"/>
          </w:tcPr>
          <w:p w:rsidR="00012D33" w:rsidRDefault="0009622D">
            <w:pPr>
              <w:pStyle w:val="TableParagraph"/>
              <w:spacing w:line="193" w:lineRule="exact"/>
              <w:ind w:left="96" w:right="96"/>
              <w:jc w:val="center"/>
              <w:rPr>
                <w:sz w:val="18"/>
              </w:rPr>
            </w:pPr>
            <w:r>
              <w:rPr>
                <w:w w:val="105"/>
                <w:sz w:val="18"/>
              </w:rPr>
              <w:t>490,640</w:t>
            </w:r>
          </w:p>
        </w:tc>
        <w:tc>
          <w:tcPr>
            <w:tcW w:w="1673" w:type="dxa"/>
          </w:tcPr>
          <w:p w:rsidR="00012D33" w:rsidRDefault="0009622D">
            <w:pPr>
              <w:pStyle w:val="TableParagraph"/>
              <w:spacing w:line="193" w:lineRule="exact"/>
              <w:ind w:left="106" w:right="106"/>
              <w:jc w:val="center"/>
              <w:rPr>
                <w:sz w:val="18"/>
              </w:rPr>
            </w:pPr>
            <w:r>
              <w:rPr>
                <w:w w:val="105"/>
                <w:sz w:val="18"/>
              </w:rPr>
              <w:t>716,904</w:t>
            </w:r>
          </w:p>
        </w:tc>
        <w:tc>
          <w:tcPr>
            <w:tcW w:w="1993" w:type="dxa"/>
          </w:tcPr>
          <w:p w:rsidR="00012D33" w:rsidRDefault="0009622D">
            <w:pPr>
              <w:pStyle w:val="TableParagraph"/>
              <w:spacing w:line="193" w:lineRule="exact"/>
              <w:ind w:left="115" w:right="115"/>
              <w:jc w:val="center"/>
              <w:rPr>
                <w:sz w:val="18"/>
              </w:rPr>
            </w:pPr>
            <w:r>
              <w:rPr>
                <w:w w:val="110"/>
                <w:sz w:val="18"/>
              </w:rPr>
              <w:t>+6.6%</w:t>
            </w:r>
          </w:p>
        </w:tc>
      </w:tr>
      <w:tr w:rsidR="00012D33">
        <w:trPr>
          <w:trHeight w:hRule="exact" w:val="219"/>
        </w:trPr>
        <w:tc>
          <w:tcPr>
            <w:tcW w:w="2184" w:type="dxa"/>
          </w:tcPr>
          <w:p w:rsidR="00012D33" w:rsidRDefault="0009622D">
            <w:pPr>
              <w:pStyle w:val="TableParagraph"/>
              <w:spacing w:line="193" w:lineRule="exact"/>
              <w:ind w:left="109" w:right="109"/>
              <w:jc w:val="center"/>
              <w:rPr>
                <w:sz w:val="18"/>
              </w:rPr>
            </w:pPr>
            <w:r>
              <w:rPr>
                <w:sz w:val="18"/>
              </w:rPr>
              <w:t>-10%</w:t>
            </w:r>
          </w:p>
        </w:tc>
        <w:tc>
          <w:tcPr>
            <w:tcW w:w="1864" w:type="dxa"/>
          </w:tcPr>
          <w:p w:rsidR="00012D33" w:rsidRDefault="0009622D">
            <w:pPr>
              <w:pStyle w:val="TableParagraph"/>
              <w:spacing w:line="193" w:lineRule="exact"/>
              <w:ind w:left="96" w:right="96"/>
              <w:jc w:val="center"/>
              <w:rPr>
                <w:sz w:val="18"/>
              </w:rPr>
            </w:pPr>
            <w:r>
              <w:rPr>
                <w:w w:val="105"/>
                <w:sz w:val="18"/>
              </w:rPr>
              <w:t>401,433</w:t>
            </w:r>
          </w:p>
        </w:tc>
        <w:tc>
          <w:tcPr>
            <w:tcW w:w="1673" w:type="dxa"/>
          </w:tcPr>
          <w:p w:rsidR="00012D33" w:rsidRDefault="0009622D">
            <w:pPr>
              <w:pStyle w:val="TableParagraph"/>
              <w:spacing w:line="193" w:lineRule="exact"/>
              <w:ind w:left="106" w:right="106"/>
              <w:jc w:val="center"/>
              <w:rPr>
                <w:sz w:val="18"/>
              </w:rPr>
            </w:pPr>
            <w:r>
              <w:rPr>
                <w:w w:val="105"/>
                <w:sz w:val="18"/>
              </w:rPr>
              <w:t>627,697</w:t>
            </w:r>
          </w:p>
        </w:tc>
        <w:tc>
          <w:tcPr>
            <w:tcW w:w="1993" w:type="dxa"/>
          </w:tcPr>
          <w:p w:rsidR="00012D33" w:rsidRDefault="0009622D">
            <w:pPr>
              <w:pStyle w:val="TableParagraph"/>
              <w:spacing w:line="193" w:lineRule="exact"/>
              <w:ind w:left="115" w:right="115"/>
              <w:jc w:val="center"/>
              <w:rPr>
                <w:sz w:val="18"/>
              </w:rPr>
            </w:pPr>
            <w:r>
              <w:rPr>
                <w:w w:val="105"/>
                <w:sz w:val="18"/>
              </w:rPr>
              <w:t>-6.6%</w:t>
            </w:r>
          </w:p>
        </w:tc>
      </w:tr>
      <w:tr w:rsidR="00012D33">
        <w:trPr>
          <w:trHeight w:hRule="exact" w:val="219"/>
        </w:trPr>
        <w:tc>
          <w:tcPr>
            <w:tcW w:w="2184" w:type="dxa"/>
          </w:tcPr>
          <w:p w:rsidR="00012D33" w:rsidRDefault="0009622D">
            <w:pPr>
              <w:pStyle w:val="TableParagraph"/>
              <w:spacing w:line="193" w:lineRule="exact"/>
              <w:ind w:left="109" w:right="109"/>
              <w:jc w:val="center"/>
              <w:rPr>
                <w:sz w:val="18"/>
              </w:rPr>
            </w:pPr>
            <w:r>
              <w:rPr>
                <w:sz w:val="18"/>
              </w:rPr>
              <w:t>-25%</w:t>
            </w:r>
          </w:p>
        </w:tc>
        <w:tc>
          <w:tcPr>
            <w:tcW w:w="1864" w:type="dxa"/>
          </w:tcPr>
          <w:p w:rsidR="00012D33" w:rsidRDefault="0009622D">
            <w:pPr>
              <w:pStyle w:val="TableParagraph"/>
              <w:spacing w:line="193" w:lineRule="exact"/>
              <w:ind w:left="96" w:right="96"/>
              <w:jc w:val="center"/>
              <w:rPr>
                <w:sz w:val="18"/>
              </w:rPr>
            </w:pPr>
            <w:r>
              <w:rPr>
                <w:w w:val="105"/>
                <w:sz w:val="18"/>
              </w:rPr>
              <w:t>334,527</w:t>
            </w:r>
          </w:p>
        </w:tc>
        <w:tc>
          <w:tcPr>
            <w:tcW w:w="1673" w:type="dxa"/>
          </w:tcPr>
          <w:p w:rsidR="00012D33" w:rsidRDefault="0009622D">
            <w:pPr>
              <w:pStyle w:val="TableParagraph"/>
              <w:spacing w:line="193" w:lineRule="exact"/>
              <w:ind w:left="106" w:right="106"/>
              <w:jc w:val="center"/>
              <w:rPr>
                <w:sz w:val="18"/>
              </w:rPr>
            </w:pPr>
            <w:r>
              <w:rPr>
                <w:w w:val="105"/>
                <w:sz w:val="18"/>
              </w:rPr>
              <w:t>560,791</w:t>
            </w:r>
          </w:p>
        </w:tc>
        <w:tc>
          <w:tcPr>
            <w:tcW w:w="1993" w:type="dxa"/>
          </w:tcPr>
          <w:p w:rsidR="00012D33" w:rsidRDefault="0009622D">
            <w:pPr>
              <w:pStyle w:val="TableParagraph"/>
              <w:spacing w:line="193" w:lineRule="exact"/>
              <w:ind w:left="115" w:right="115"/>
              <w:jc w:val="center"/>
              <w:rPr>
                <w:sz w:val="18"/>
              </w:rPr>
            </w:pPr>
            <w:r>
              <w:rPr>
                <w:w w:val="105"/>
                <w:sz w:val="18"/>
              </w:rPr>
              <w:t>-16.6%</w:t>
            </w:r>
          </w:p>
        </w:tc>
      </w:tr>
      <w:tr w:rsidR="00012D33">
        <w:trPr>
          <w:trHeight w:hRule="exact" w:val="219"/>
        </w:trPr>
        <w:tc>
          <w:tcPr>
            <w:tcW w:w="2184" w:type="dxa"/>
          </w:tcPr>
          <w:p w:rsidR="00012D33" w:rsidRDefault="0009622D">
            <w:pPr>
              <w:pStyle w:val="TableParagraph"/>
              <w:spacing w:line="193" w:lineRule="exact"/>
              <w:ind w:left="109" w:right="109"/>
              <w:jc w:val="center"/>
              <w:rPr>
                <w:sz w:val="18"/>
              </w:rPr>
            </w:pPr>
            <w:r>
              <w:rPr>
                <w:sz w:val="18"/>
              </w:rPr>
              <w:t>-33%</w:t>
            </w:r>
          </w:p>
        </w:tc>
        <w:tc>
          <w:tcPr>
            <w:tcW w:w="1864" w:type="dxa"/>
          </w:tcPr>
          <w:p w:rsidR="00012D33" w:rsidRDefault="0009622D">
            <w:pPr>
              <w:pStyle w:val="TableParagraph"/>
              <w:spacing w:line="193" w:lineRule="exact"/>
              <w:ind w:left="96" w:right="96"/>
              <w:jc w:val="center"/>
              <w:rPr>
                <w:sz w:val="18"/>
              </w:rPr>
            </w:pPr>
            <w:r>
              <w:rPr>
                <w:w w:val="105"/>
                <w:sz w:val="18"/>
              </w:rPr>
              <w:t>297,506</w:t>
            </w:r>
          </w:p>
        </w:tc>
        <w:tc>
          <w:tcPr>
            <w:tcW w:w="1673" w:type="dxa"/>
          </w:tcPr>
          <w:p w:rsidR="00012D33" w:rsidRDefault="0009622D">
            <w:pPr>
              <w:pStyle w:val="TableParagraph"/>
              <w:spacing w:line="193" w:lineRule="exact"/>
              <w:ind w:left="106" w:right="106"/>
              <w:jc w:val="center"/>
              <w:rPr>
                <w:sz w:val="18"/>
              </w:rPr>
            </w:pPr>
            <w:r>
              <w:rPr>
                <w:w w:val="105"/>
                <w:sz w:val="18"/>
              </w:rPr>
              <w:t>523,770</w:t>
            </w:r>
          </w:p>
        </w:tc>
        <w:tc>
          <w:tcPr>
            <w:tcW w:w="1993" w:type="dxa"/>
          </w:tcPr>
          <w:p w:rsidR="00012D33" w:rsidRDefault="0009622D">
            <w:pPr>
              <w:pStyle w:val="TableParagraph"/>
              <w:spacing w:line="193" w:lineRule="exact"/>
              <w:ind w:left="115" w:right="115"/>
              <w:jc w:val="center"/>
              <w:rPr>
                <w:sz w:val="18"/>
              </w:rPr>
            </w:pPr>
            <w:r>
              <w:rPr>
                <w:sz w:val="18"/>
              </w:rPr>
              <w:t>-22%</w:t>
            </w:r>
          </w:p>
        </w:tc>
      </w:tr>
      <w:tr w:rsidR="00012D33">
        <w:trPr>
          <w:trHeight w:hRule="exact" w:val="224"/>
        </w:trPr>
        <w:tc>
          <w:tcPr>
            <w:tcW w:w="2184" w:type="dxa"/>
            <w:tcBorders>
              <w:bottom w:val="single" w:sz="3" w:space="0" w:color="000000"/>
            </w:tcBorders>
          </w:tcPr>
          <w:p w:rsidR="00012D33" w:rsidRDefault="0009622D">
            <w:pPr>
              <w:pStyle w:val="TableParagraph"/>
              <w:spacing w:line="193" w:lineRule="exact"/>
              <w:ind w:left="109" w:right="109"/>
              <w:jc w:val="center"/>
              <w:rPr>
                <w:sz w:val="18"/>
              </w:rPr>
            </w:pPr>
            <w:r>
              <w:rPr>
                <w:sz w:val="18"/>
              </w:rPr>
              <w:t>-50%</w:t>
            </w:r>
          </w:p>
        </w:tc>
        <w:tc>
          <w:tcPr>
            <w:tcW w:w="1864" w:type="dxa"/>
            <w:tcBorders>
              <w:bottom w:val="single" w:sz="3" w:space="0" w:color="000000"/>
            </w:tcBorders>
          </w:tcPr>
          <w:p w:rsidR="00012D33" w:rsidRDefault="0009622D">
            <w:pPr>
              <w:pStyle w:val="TableParagraph"/>
              <w:spacing w:line="193" w:lineRule="exact"/>
              <w:ind w:left="96" w:right="96"/>
              <w:jc w:val="center"/>
              <w:rPr>
                <w:sz w:val="18"/>
              </w:rPr>
            </w:pPr>
            <w:r>
              <w:rPr>
                <w:w w:val="105"/>
                <w:sz w:val="18"/>
              </w:rPr>
              <w:t>223,018</w:t>
            </w:r>
          </w:p>
        </w:tc>
        <w:tc>
          <w:tcPr>
            <w:tcW w:w="1673" w:type="dxa"/>
            <w:tcBorders>
              <w:bottom w:val="single" w:sz="3" w:space="0" w:color="000000"/>
            </w:tcBorders>
          </w:tcPr>
          <w:p w:rsidR="00012D33" w:rsidRDefault="0009622D">
            <w:pPr>
              <w:pStyle w:val="TableParagraph"/>
              <w:spacing w:line="193" w:lineRule="exact"/>
              <w:ind w:left="106" w:right="106"/>
              <w:jc w:val="center"/>
              <w:rPr>
                <w:sz w:val="18"/>
              </w:rPr>
            </w:pPr>
            <w:r>
              <w:rPr>
                <w:w w:val="105"/>
                <w:sz w:val="18"/>
              </w:rPr>
              <w:t>449,282</w:t>
            </w:r>
          </w:p>
        </w:tc>
        <w:tc>
          <w:tcPr>
            <w:tcW w:w="1993" w:type="dxa"/>
            <w:tcBorders>
              <w:bottom w:val="single" w:sz="3" w:space="0" w:color="000000"/>
            </w:tcBorders>
          </w:tcPr>
          <w:p w:rsidR="00012D33" w:rsidRDefault="0009622D">
            <w:pPr>
              <w:pStyle w:val="TableParagraph"/>
              <w:spacing w:line="193" w:lineRule="exact"/>
              <w:ind w:left="115" w:right="115"/>
              <w:jc w:val="center"/>
              <w:rPr>
                <w:sz w:val="18"/>
              </w:rPr>
            </w:pPr>
            <w:r>
              <w:rPr>
                <w:sz w:val="18"/>
              </w:rPr>
              <w:t>-33%</w:t>
            </w:r>
          </w:p>
        </w:tc>
      </w:tr>
    </w:tbl>
    <w:p w:rsidR="00012D33" w:rsidRDefault="00012D33">
      <w:pPr>
        <w:pStyle w:val="BodyText"/>
        <w:rPr>
          <w:sz w:val="18"/>
        </w:rPr>
      </w:pPr>
    </w:p>
    <w:p w:rsidR="00012D33" w:rsidRDefault="00012D33">
      <w:pPr>
        <w:pStyle w:val="BodyText"/>
        <w:rPr>
          <w:sz w:val="18"/>
        </w:rPr>
      </w:pPr>
    </w:p>
    <w:p w:rsidR="00012D33" w:rsidRDefault="00012D33">
      <w:pPr>
        <w:pStyle w:val="BodyText"/>
        <w:spacing w:before="8"/>
        <w:rPr>
          <w:sz w:val="16"/>
        </w:rPr>
      </w:pPr>
    </w:p>
    <w:p w:rsidR="00012D33" w:rsidRDefault="0009622D">
      <w:pPr>
        <w:pStyle w:val="Heading4"/>
        <w:numPr>
          <w:ilvl w:val="2"/>
          <w:numId w:val="6"/>
        </w:numPr>
        <w:tabs>
          <w:tab w:val="left" w:pos="801"/>
        </w:tabs>
        <w:ind w:hanging="700"/>
        <w:jc w:val="both"/>
      </w:pPr>
      <w:bookmarkStart w:id="274" w:name="Caveats"/>
      <w:bookmarkEnd w:id="274"/>
      <w:r>
        <w:rPr>
          <w:w w:val="115"/>
        </w:rPr>
        <w:t>Caveats</w:t>
      </w:r>
    </w:p>
    <w:p w:rsidR="00012D33" w:rsidRDefault="0009622D">
      <w:pPr>
        <w:pStyle w:val="BodyText"/>
        <w:spacing w:before="161" w:line="273" w:lineRule="auto"/>
        <w:ind w:left="100" w:right="517"/>
        <w:jc w:val="both"/>
      </w:pPr>
      <w:r>
        <w:rPr>
          <w:w w:val="105"/>
        </w:rPr>
        <w:t xml:space="preserve">All of the caveats regarding substructure design mentioned above still apply to the design sensitivity </w:t>
      </w:r>
      <w:proofErr w:type="gramStart"/>
      <w:r>
        <w:rPr>
          <w:w w:val="105"/>
        </w:rPr>
        <w:t>analysis  as</w:t>
      </w:r>
      <w:proofErr w:type="gramEnd"/>
      <w:r>
        <w:rPr>
          <w:w w:val="105"/>
        </w:rPr>
        <w:t xml:space="preserve"> well. In addition to those, there are a couple of other points to keep in mind when considering the results shown</w:t>
      </w:r>
      <w:r>
        <w:rPr>
          <w:spacing w:val="9"/>
          <w:w w:val="105"/>
        </w:rPr>
        <w:t xml:space="preserve"> </w:t>
      </w:r>
      <w:r>
        <w:rPr>
          <w:w w:val="105"/>
        </w:rPr>
        <w:t>here,</w:t>
      </w:r>
    </w:p>
    <w:p w:rsidR="00012D33" w:rsidRDefault="0009622D">
      <w:pPr>
        <w:pStyle w:val="ListParagraph"/>
        <w:numPr>
          <w:ilvl w:val="3"/>
          <w:numId w:val="6"/>
        </w:numPr>
        <w:tabs>
          <w:tab w:val="left" w:pos="599"/>
        </w:tabs>
        <w:spacing w:before="80" w:line="232" w:lineRule="auto"/>
        <w:ind w:right="517"/>
        <w:jc w:val="left"/>
        <w:rPr>
          <w:sz w:val="20"/>
        </w:rPr>
      </w:pPr>
      <w:r>
        <w:rPr>
          <w:w w:val="110"/>
          <w:sz w:val="20"/>
        </w:rPr>
        <w:t>Design</w:t>
      </w:r>
      <w:r>
        <w:rPr>
          <w:spacing w:val="-12"/>
          <w:w w:val="110"/>
          <w:sz w:val="20"/>
        </w:rPr>
        <w:t xml:space="preserve"> </w:t>
      </w:r>
      <w:r>
        <w:rPr>
          <w:w w:val="110"/>
          <w:sz w:val="20"/>
        </w:rPr>
        <w:t>variables</w:t>
      </w:r>
      <w:r>
        <w:rPr>
          <w:spacing w:val="-11"/>
          <w:w w:val="110"/>
          <w:sz w:val="20"/>
        </w:rPr>
        <w:t xml:space="preserve"> </w:t>
      </w:r>
      <w:r>
        <w:rPr>
          <w:w w:val="110"/>
          <w:sz w:val="20"/>
        </w:rPr>
        <w:t>did</w:t>
      </w:r>
      <w:r>
        <w:rPr>
          <w:spacing w:val="-12"/>
          <w:w w:val="110"/>
          <w:sz w:val="20"/>
        </w:rPr>
        <w:t xml:space="preserve"> </w:t>
      </w:r>
      <w:r>
        <w:rPr>
          <w:w w:val="110"/>
          <w:sz w:val="20"/>
        </w:rPr>
        <w:t>not</w:t>
      </w:r>
      <w:r>
        <w:rPr>
          <w:spacing w:val="-12"/>
          <w:w w:val="110"/>
          <w:sz w:val="20"/>
        </w:rPr>
        <w:t xml:space="preserve"> </w:t>
      </w:r>
      <w:r>
        <w:rPr>
          <w:w w:val="110"/>
          <w:sz w:val="20"/>
        </w:rPr>
        <w:t>include</w:t>
      </w:r>
      <w:r>
        <w:rPr>
          <w:spacing w:val="-12"/>
          <w:w w:val="110"/>
          <w:sz w:val="20"/>
        </w:rPr>
        <w:t xml:space="preserve"> </w:t>
      </w:r>
      <w:r>
        <w:rPr>
          <w:w w:val="110"/>
          <w:sz w:val="20"/>
        </w:rPr>
        <w:t>the</w:t>
      </w:r>
      <w:r>
        <w:rPr>
          <w:spacing w:val="-12"/>
          <w:w w:val="110"/>
          <w:sz w:val="20"/>
        </w:rPr>
        <w:t xml:space="preserve"> </w:t>
      </w:r>
      <w:r>
        <w:rPr>
          <w:w w:val="110"/>
          <w:sz w:val="20"/>
        </w:rPr>
        <w:t>tower,</w:t>
      </w:r>
      <w:r>
        <w:rPr>
          <w:spacing w:val="-10"/>
          <w:w w:val="110"/>
          <w:sz w:val="20"/>
        </w:rPr>
        <w:t xml:space="preserve"> </w:t>
      </w:r>
      <w:r>
        <w:rPr>
          <w:w w:val="110"/>
          <w:sz w:val="20"/>
        </w:rPr>
        <w:t>a</w:t>
      </w:r>
      <w:r>
        <w:rPr>
          <w:spacing w:val="-12"/>
          <w:w w:val="110"/>
          <w:sz w:val="20"/>
        </w:rPr>
        <w:t xml:space="preserve"> </w:t>
      </w:r>
      <w:r>
        <w:rPr>
          <w:w w:val="110"/>
          <w:sz w:val="20"/>
        </w:rPr>
        <w:t>key</w:t>
      </w:r>
      <w:r>
        <w:rPr>
          <w:spacing w:val="-12"/>
          <w:w w:val="110"/>
          <w:sz w:val="20"/>
        </w:rPr>
        <w:t xml:space="preserve"> </w:t>
      </w:r>
      <w:r>
        <w:rPr>
          <w:w w:val="110"/>
          <w:sz w:val="20"/>
        </w:rPr>
        <w:t>structural</w:t>
      </w:r>
      <w:r>
        <w:rPr>
          <w:spacing w:val="-12"/>
          <w:w w:val="110"/>
          <w:sz w:val="20"/>
        </w:rPr>
        <w:t xml:space="preserve"> </w:t>
      </w:r>
      <w:r>
        <w:rPr>
          <w:w w:val="110"/>
          <w:sz w:val="20"/>
        </w:rPr>
        <w:t>component</w:t>
      </w:r>
      <w:r>
        <w:rPr>
          <w:spacing w:val="-12"/>
          <w:w w:val="110"/>
          <w:sz w:val="20"/>
        </w:rPr>
        <w:t xml:space="preserve"> </w:t>
      </w:r>
      <w:r>
        <w:rPr>
          <w:w w:val="110"/>
          <w:sz w:val="20"/>
        </w:rPr>
        <w:t>that</w:t>
      </w:r>
      <w:r>
        <w:rPr>
          <w:spacing w:val="-12"/>
          <w:w w:val="110"/>
          <w:sz w:val="20"/>
        </w:rPr>
        <w:t xml:space="preserve"> </w:t>
      </w:r>
      <w:r>
        <w:rPr>
          <w:w w:val="110"/>
          <w:sz w:val="20"/>
        </w:rPr>
        <w:t>would</w:t>
      </w:r>
      <w:r>
        <w:rPr>
          <w:spacing w:val="-12"/>
          <w:w w:val="110"/>
          <w:sz w:val="20"/>
        </w:rPr>
        <w:t xml:space="preserve"> </w:t>
      </w:r>
      <w:r>
        <w:rPr>
          <w:w w:val="110"/>
          <w:sz w:val="20"/>
        </w:rPr>
        <w:t>change</w:t>
      </w:r>
      <w:r>
        <w:rPr>
          <w:spacing w:val="-12"/>
          <w:w w:val="110"/>
          <w:sz w:val="20"/>
        </w:rPr>
        <w:t xml:space="preserve"> </w:t>
      </w:r>
      <w:r>
        <w:rPr>
          <w:w w:val="110"/>
          <w:sz w:val="20"/>
        </w:rPr>
        <w:t>with</w:t>
      </w:r>
      <w:r>
        <w:rPr>
          <w:spacing w:val="-12"/>
          <w:w w:val="110"/>
          <w:sz w:val="20"/>
        </w:rPr>
        <w:t xml:space="preserve"> </w:t>
      </w:r>
      <w:r>
        <w:rPr>
          <w:w w:val="110"/>
          <w:sz w:val="20"/>
        </w:rPr>
        <w:t xml:space="preserve">nacelle mass.    </w:t>
      </w:r>
      <w:r>
        <w:rPr>
          <w:spacing w:val="31"/>
          <w:w w:val="110"/>
          <w:sz w:val="20"/>
        </w:rPr>
        <w:t xml:space="preserve"> </w:t>
      </w:r>
      <w:r>
        <w:rPr>
          <w:w w:val="110"/>
          <w:sz w:val="20"/>
        </w:rPr>
        <w:t xml:space="preserve">Had </w:t>
      </w:r>
      <w:r>
        <w:rPr>
          <w:spacing w:val="-3"/>
          <w:w w:val="110"/>
          <w:sz w:val="20"/>
        </w:rPr>
        <w:t xml:space="preserve">tower </w:t>
      </w:r>
      <w:r>
        <w:rPr>
          <w:w w:val="110"/>
          <w:sz w:val="20"/>
        </w:rPr>
        <w:t xml:space="preserve">design variables been included, the total mass reductions would likely </w:t>
      </w:r>
      <w:r>
        <w:rPr>
          <w:spacing w:val="-3"/>
          <w:w w:val="110"/>
          <w:sz w:val="20"/>
        </w:rPr>
        <w:t xml:space="preserve">have </w:t>
      </w:r>
      <w:r>
        <w:rPr>
          <w:w w:val="110"/>
          <w:sz w:val="20"/>
        </w:rPr>
        <w:t>been</w:t>
      </w:r>
    </w:p>
    <w:p w:rsidR="00012D33" w:rsidRDefault="0009622D">
      <w:pPr>
        <w:pStyle w:val="BodyText"/>
        <w:spacing w:before="33"/>
        <w:ind w:left="598"/>
      </w:pPr>
      <w:r>
        <w:rPr>
          <w:w w:val="105"/>
        </w:rPr>
        <w:t>higher;</w:t>
      </w:r>
    </w:p>
    <w:p w:rsidR="00012D33" w:rsidRDefault="0009622D">
      <w:pPr>
        <w:pStyle w:val="ListParagraph"/>
        <w:numPr>
          <w:ilvl w:val="3"/>
          <w:numId w:val="6"/>
        </w:numPr>
        <w:tabs>
          <w:tab w:val="left" w:pos="599"/>
        </w:tabs>
        <w:spacing w:before="111" w:line="232" w:lineRule="auto"/>
        <w:ind w:right="517"/>
        <w:jc w:val="left"/>
        <w:rPr>
          <w:sz w:val="20"/>
        </w:rPr>
      </w:pPr>
      <w:r>
        <w:rPr>
          <w:w w:val="105"/>
          <w:sz w:val="20"/>
        </w:rPr>
        <w:t xml:space="preserve">Cost sensitivity is for substructure capital cost </w:t>
      </w:r>
      <w:r>
        <w:rPr>
          <w:spacing w:val="-4"/>
          <w:w w:val="105"/>
          <w:sz w:val="20"/>
        </w:rPr>
        <w:t xml:space="preserve">only.  </w:t>
      </w:r>
      <w:r>
        <w:rPr>
          <w:w w:val="105"/>
          <w:sz w:val="20"/>
        </w:rPr>
        <w:t>Other costs such as those captured in a balance        of</w:t>
      </w:r>
      <w:r>
        <w:rPr>
          <w:spacing w:val="22"/>
          <w:w w:val="105"/>
          <w:sz w:val="20"/>
        </w:rPr>
        <w:t xml:space="preserve"> </w:t>
      </w:r>
      <w:r>
        <w:rPr>
          <w:w w:val="105"/>
          <w:sz w:val="20"/>
        </w:rPr>
        <w:t>station</w:t>
      </w:r>
      <w:r>
        <w:rPr>
          <w:spacing w:val="22"/>
          <w:w w:val="105"/>
          <w:sz w:val="20"/>
        </w:rPr>
        <w:t xml:space="preserve"> </w:t>
      </w:r>
      <w:r>
        <w:rPr>
          <w:w w:val="105"/>
          <w:sz w:val="20"/>
        </w:rPr>
        <w:t>or</w:t>
      </w:r>
      <w:r>
        <w:rPr>
          <w:spacing w:val="22"/>
          <w:w w:val="105"/>
          <w:sz w:val="20"/>
        </w:rPr>
        <w:t xml:space="preserve"> </w:t>
      </w:r>
      <w:r>
        <w:rPr>
          <w:w w:val="105"/>
          <w:sz w:val="20"/>
        </w:rPr>
        <w:t>operational</w:t>
      </w:r>
      <w:r>
        <w:rPr>
          <w:spacing w:val="22"/>
          <w:w w:val="105"/>
          <w:sz w:val="20"/>
        </w:rPr>
        <w:t xml:space="preserve"> </w:t>
      </w:r>
      <w:r>
        <w:rPr>
          <w:w w:val="105"/>
          <w:sz w:val="20"/>
        </w:rPr>
        <w:t>model</w:t>
      </w:r>
      <w:r>
        <w:rPr>
          <w:spacing w:val="22"/>
          <w:w w:val="105"/>
          <w:sz w:val="20"/>
        </w:rPr>
        <w:t xml:space="preserve"> </w:t>
      </w:r>
      <w:r>
        <w:rPr>
          <w:w w:val="105"/>
          <w:sz w:val="20"/>
        </w:rPr>
        <w:t>would</w:t>
      </w:r>
      <w:r>
        <w:rPr>
          <w:spacing w:val="22"/>
          <w:w w:val="105"/>
          <w:sz w:val="20"/>
        </w:rPr>
        <w:t xml:space="preserve"> </w:t>
      </w:r>
      <w:r>
        <w:rPr>
          <w:w w:val="105"/>
          <w:sz w:val="20"/>
        </w:rPr>
        <w:t>likely</w:t>
      </w:r>
      <w:r>
        <w:rPr>
          <w:spacing w:val="22"/>
          <w:w w:val="105"/>
          <w:sz w:val="20"/>
        </w:rPr>
        <w:t xml:space="preserve"> </w:t>
      </w:r>
      <w:r>
        <w:rPr>
          <w:w w:val="105"/>
          <w:sz w:val="20"/>
        </w:rPr>
        <w:t>demonstrate</w:t>
      </w:r>
      <w:r>
        <w:rPr>
          <w:spacing w:val="22"/>
          <w:w w:val="105"/>
          <w:sz w:val="20"/>
        </w:rPr>
        <w:t xml:space="preserve"> </w:t>
      </w:r>
      <w:r>
        <w:rPr>
          <w:w w:val="105"/>
          <w:sz w:val="20"/>
        </w:rPr>
        <w:t>different</w:t>
      </w:r>
      <w:r>
        <w:rPr>
          <w:spacing w:val="22"/>
          <w:w w:val="105"/>
          <w:sz w:val="20"/>
        </w:rPr>
        <w:t xml:space="preserve"> </w:t>
      </w:r>
      <w:r>
        <w:rPr>
          <w:w w:val="105"/>
          <w:sz w:val="20"/>
        </w:rPr>
        <w:t>sensitivities;</w:t>
      </w:r>
    </w:p>
    <w:p w:rsidR="00012D33" w:rsidRDefault="0009622D">
      <w:pPr>
        <w:pStyle w:val="ListParagraph"/>
        <w:numPr>
          <w:ilvl w:val="3"/>
          <w:numId w:val="6"/>
        </w:numPr>
        <w:tabs>
          <w:tab w:val="left" w:pos="599"/>
        </w:tabs>
        <w:spacing w:before="113" w:line="232" w:lineRule="auto"/>
        <w:ind w:right="518"/>
        <w:jc w:val="left"/>
        <w:rPr>
          <w:sz w:val="20"/>
        </w:rPr>
      </w:pPr>
      <w:r>
        <w:rPr>
          <w:w w:val="105"/>
          <w:sz w:val="20"/>
        </w:rPr>
        <w:t xml:space="preserve">The cost rates listed in </w:t>
      </w:r>
      <w:r>
        <w:rPr>
          <w:spacing w:val="-4"/>
          <w:w w:val="105"/>
          <w:sz w:val="20"/>
        </w:rPr>
        <w:t xml:space="preserve">Table </w:t>
      </w:r>
      <w:hyperlink w:anchor="_bookmark12" w:history="1">
        <w:r>
          <w:rPr>
            <w:w w:val="105"/>
            <w:sz w:val="20"/>
          </w:rPr>
          <w:t>1</w:t>
        </w:r>
      </w:hyperlink>
      <w:r>
        <w:rPr>
          <w:w w:val="105"/>
          <w:sz w:val="20"/>
        </w:rPr>
        <w:t xml:space="preserve"> are notional, but still determine the priorities of the cost-optimized </w:t>
      </w:r>
      <w:proofErr w:type="gramStart"/>
      <w:r>
        <w:rPr>
          <w:w w:val="105"/>
          <w:sz w:val="20"/>
        </w:rPr>
        <w:t>solutions  and</w:t>
      </w:r>
      <w:proofErr w:type="gramEnd"/>
      <w:r>
        <w:rPr>
          <w:w w:val="105"/>
          <w:sz w:val="20"/>
        </w:rPr>
        <w:t xml:space="preserve">  break-even  cost  points.    </w:t>
      </w:r>
      <w:proofErr w:type="gramStart"/>
      <w:r>
        <w:rPr>
          <w:w w:val="105"/>
          <w:sz w:val="20"/>
        </w:rPr>
        <w:t>Thus,  the</w:t>
      </w:r>
      <w:proofErr w:type="gramEnd"/>
      <w:r>
        <w:rPr>
          <w:w w:val="105"/>
          <w:sz w:val="20"/>
        </w:rPr>
        <w:t xml:space="preserve">  final  break-even  costs  should  also  </w:t>
      </w:r>
      <w:r>
        <w:rPr>
          <w:spacing w:val="2"/>
          <w:w w:val="105"/>
          <w:sz w:val="20"/>
        </w:rPr>
        <w:t>be</w:t>
      </w:r>
      <w:r>
        <w:rPr>
          <w:spacing w:val="51"/>
          <w:w w:val="105"/>
          <w:sz w:val="20"/>
        </w:rPr>
        <w:t xml:space="preserve"> </w:t>
      </w:r>
      <w:r>
        <w:rPr>
          <w:w w:val="105"/>
          <w:sz w:val="20"/>
        </w:rPr>
        <w:t>considered</w:t>
      </w:r>
    </w:p>
    <w:p w:rsidR="00012D33" w:rsidRDefault="0009622D">
      <w:pPr>
        <w:pStyle w:val="BodyText"/>
        <w:spacing w:before="34"/>
        <w:ind w:left="598"/>
      </w:pPr>
      <w:r>
        <w:rPr>
          <w:w w:val="105"/>
        </w:rPr>
        <w:t>notional;</w:t>
      </w:r>
    </w:p>
    <w:p w:rsidR="00012D33" w:rsidRDefault="0009622D">
      <w:pPr>
        <w:pStyle w:val="ListParagraph"/>
        <w:numPr>
          <w:ilvl w:val="3"/>
          <w:numId w:val="6"/>
        </w:numPr>
        <w:tabs>
          <w:tab w:val="left" w:pos="599"/>
        </w:tabs>
        <w:spacing w:before="103" w:line="357" w:lineRule="exact"/>
        <w:jc w:val="left"/>
        <w:rPr>
          <w:sz w:val="20"/>
        </w:rPr>
      </w:pPr>
      <w:r>
        <w:rPr>
          <w:w w:val="105"/>
          <w:sz w:val="20"/>
        </w:rPr>
        <w:t xml:space="preserve">Just as the optimized designs reflect the assumptions and fidelity of </w:t>
      </w:r>
      <w:proofErr w:type="spellStart"/>
      <w:r>
        <w:rPr>
          <w:rFonts w:ascii="Arial"/>
          <w:i/>
          <w:w w:val="105"/>
          <w:sz w:val="20"/>
        </w:rPr>
        <w:t>FloatingSE</w:t>
      </w:r>
      <w:proofErr w:type="spellEnd"/>
      <w:r>
        <w:rPr>
          <w:w w:val="105"/>
          <w:sz w:val="20"/>
        </w:rPr>
        <w:t>, so too do the</w:t>
      </w:r>
      <w:r>
        <w:rPr>
          <w:spacing w:val="1"/>
          <w:w w:val="105"/>
          <w:sz w:val="20"/>
        </w:rPr>
        <w:t xml:space="preserve"> </w:t>
      </w:r>
      <w:r>
        <w:rPr>
          <w:w w:val="105"/>
          <w:sz w:val="20"/>
        </w:rPr>
        <w:t>sensitivity</w:t>
      </w:r>
    </w:p>
    <w:p w:rsidR="00012D33" w:rsidRDefault="0009622D">
      <w:pPr>
        <w:pStyle w:val="BodyText"/>
        <w:spacing w:line="273" w:lineRule="auto"/>
        <w:ind w:left="598" w:right="53"/>
      </w:pPr>
      <w:r>
        <w:rPr>
          <w:w w:val="110"/>
        </w:rPr>
        <w:t>study results. So, if the underlying assumptions or fidelity improve in the future, the key points determined here may shift.</w:t>
      </w:r>
    </w:p>
    <w:p w:rsidR="00012D33" w:rsidRDefault="00012D33">
      <w:pPr>
        <w:pStyle w:val="BodyText"/>
        <w:spacing w:before="11"/>
        <w:rPr>
          <w:sz w:val="24"/>
        </w:rPr>
      </w:pPr>
    </w:p>
    <w:p w:rsidR="00012D33" w:rsidRDefault="0009622D">
      <w:pPr>
        <w:pStyle w:val="Heading4"/>
        <w:numPr>
          <w:ilvl w:val="2"/>
          <w:numId w:val="6"/>
        </w:numPr>
        <w:tabs>
          <w:tab w:val="left" w:pos="801"/>
        </w:tabs>
        <w:ind w:hanging="700"/>
        <w:jc w:val="both"/>
      </w:pPr>
      <w:bookmarkStart w:id="275" w:name="Mass-Optimized_Design_Sensitivity"/>
      <w:bookmarkEnd w:id="275"/>
      <w:r>
        <w:rPr>
          <w:w w:val="115"/>
        </w:rPr>
        <w:t>Mass-</w:t>
      </w:r>
      <w:proofErr w:type="gramStart"/>
      <w:r>
        <w:rPr>
          <w:w w:val="115"/>
        </w:rPr>
        <w:t>Optimized  Design</w:t>
      </w:r>
      <w:proofErr w:type="gramEnd"/>
      <w:r>
        <w:rPr>
          <w:spacing w:val="23"/>
          <w:w w:val="115"/>
        </w:rPr>
        <w:t xml:space="preserve"> </w:t>
      </w:r>
      <w:r>
        <w:rPr>
          <w:w w:val="115"/>
        </w:rPr>
        <w:t>Sensitivity</w:t>
      </w:r>
    </w:p>
    <w:p w:rsidR="00012D33" w:rsidRDefault="0009622D">
      <w:pPr>
        <w:pStyle w:val="BodyText"/>
        <w:spacing w:before="161" w:line="273" w:lineRule="auto"/>
        <w:ind w:left="100" w:right="517"/>
        <w:jc w:val="both"/>
      </w:pPr>
      <w:r>
        <w:rPr>
          <w:w w:val="105"/>
        </w:rPr>
        <w:t xml:space="preserve">The sensitivity of substructure mass (not including the mooring system),  for all three substructure types,     with respect to changes in nacelle mass is shown in Figure </w:t>
      </w:r>
      <w:hyperlink w:anchor="_bookmark30" w:history="1">
        <w:r>
          <w:rPr>
            <w:w w:val="105"/>
          </w:rPr>
          <w:t>13.</w:t>
        </w:r>
      </w:hyperlink>
      <w:r>
        <w:rPr>
          <w:w w:val="105"/>
        </w:rPr>
        <w:t xml:space="preserve">  Absolute values of mass changes are shown     in Figure </w:t>
      </w:r>
      <w:hyperlink w:anchor="_bookmark30" w:history="1">
        <w:r>
          <w:rPr>
            <w:w w:val="105"/>
          </w:rPr>
          <w:t>13a</w:t>
        </w:r>
      </w:hyperlink>
      <w:r>
        <w:rPr>
          <w:w w:val="105"/>
        </w:rPr>
        <w:t xml:space="preserve"> and percentage changes are in Figure </w:t>
      </w:r>
      <w:hyperlink w:anchor="_bookmark30" w:history="1">
        <w:r>
          <w:rPr>
            <w:w w:val="105"/>
          </w:rPr>
          <w:t>13b.</w:t>
        </w:r>
      </w:hyperlink>
      <w:r>
        <w:rPr>
          <w:w w:val="105"/>
        </w:rPr>
        <w:t xml:space="preserve"> Reading from right to left, between the three substructure  types,  the  slopes  are  all  initially  similar,  but  not  exactly  the  same.   </w:t>
      </w:r>
      <w:proofErr w:type="gramStart"/>
      <w:r>
        <w:rPr>
          <w:w w:val="105"/>
        </w:rPr>
        <w:t>The  slope</w:t>
      </w:r>
      <w:proofErr w:type="gramEnd"/>
      <w:r>
        <w:rPr>
          <w:w w:val="105"/>
        </w:rPr>
        <w:t xml:space="preserve">  of  the </w:t>
      </w:r>
      <w:r>
        <w:rPr>
          <w:spacing w:val="13"/>
          <w:w w:val="105"/>
        </w:rPr>
        <w:t xml:space="preserve"> </w:t>
      </w:r>
      <w:r>
        <w:rPr>
          <w:w w:val="105"/>
        </w:rPr>
        <w:t>spar</w:t>
      </w:r>
    </w:p>
    <w:p w:rsidR="00012D33" w:rsidRDefault="00012D33">
      <w:pPr>
        <w:spacing w:line="273" w:lineRule="auto"/>
        <w:jc w:val="both"/>
        <w:sectPr w:rsidR="00012D33">
          <w:pgSz w:w="12240" w:h="15840"/>
          <w:pgMar w:top="1440" w:right="920" w:bottom="980" w:left="1340" w:header="0" w:footer="792" w:gutter="0"/>
          <w:cols w:space="720"/>
        </w:sectPr>
      </w:pPr>
    </w:p>
    <w:p w:rsidR="00012D33" w:rsidRDefault="0009622D">
      <w:pPr>
        <w:pStyle w:val="BodyText"/>
        <w:spacing w:before="52" w:line="273" w:lineRule="auto"/>
        <w:ind w:left="100" w:right="1157"/>
        <w:jc w:val="both"/>
      </w:pPr>
      <w:r>
        <w:rPr>
          <w:w w:val="105"/>
        </w:rPr>
        <w:t xml:space="preserve">curve appears the most linear and the steepest, with approximately 1.5–2 kg of substructure mass removed    for each 1 kg of mass removed from the nacelle. The slope for the TLP is shallower, approximately 1 kg of substructure mass removed for each 1 kg of mass removed from the nacelle. The slope of the semisubmersible curve is the most interesting. </w:t>
      </w:r>
      <w:r>
        <w:rPr>
          <w:spacing w:val="-6"/>
          <w:w w:val="105"/>
        </w:rPr>
        <w:t xml:space="preserve">For </w:t>
      </w:r>
      <w:r>
        <w:rPr>
          <w:w w:val="105"/>
        </w:rPr>
        <w:t xml:space="preserve">small deviations around the nominal point, the slope of the semisubmersible curve nearly matches that of the spar, but at more significant mass decreases, the slope flattens out and the substructure mass is relatively constant.  This implies that the substructure design is more heavily bracketed   </w:t>
      </w:r>
      <w:proofErr w:type="gramStart"/>
      <w:r>
        <w:rPr>
          <w:spacing w:val="-3"/>
          <w:w w:val="105"/>
        </w:rPr>
        <w:t xml:space="preserve">by  </w:t>
      </w:r>
      <w:r>
        <w:rPr>
          <w:w w:val="105"/>
        </w:rPr>
        <w:t>constraints</w:t>
      </w:r>
      <w:proofErr w:type="gramEnd"/>
      <w:r>
        <w:rPr>
          <w:w w:val="105"/>
        </w:rPr>
        <w:t xml:space="preserve"> and design variable </w:t>
      </w:r>
      <w:r>
        <w:rPr>
          <w:spacing w:val="50"/>
          <w:w w:val="105"/>
        </w:rPr>
        <w:t xml:space="preserve"> </w:t>
      </w:r>
      <w:r>
        <w:rPr>
          <w:w w:val="105"/>
        </w:rPr>
        <w:t>bounds.</w:t>
      </w:r>
    </w:p>
    <w:p w:rsidR="00012D33" w:rsidRDefault="00012D33">
      <w:pPr>
        <w:spacing w:line="273" w:lineRule="auto"/>
        <w:jc w:val="both"/>
        <w:sectPr w:rsidR="00012D33">
          <w:pgSz w:w="12240" w:h="15840"/>
          <w:pgMar w:top="1400" w:right="280" w:bottom="980" w:left="1340" w:header="0" w:footer="792" w:gutter="0"/>
          <w:cols w:space="720"/>
        </w:sectPr>
      </w:pPr>
    </w:p>
    <w:p w:rsidR="00012D33" w:rsidRDefault="00012D33">
      <w:pPr>
        <w:pStyle w:val="BodyText"/>
        <w:spacing w:before="4"/>
      </w:pPr>
    </w:p>
    <w:p w:rsidR="00012D33" w:rsidRDefault="0009622D">
      <w:pPr>
        <w:jc w:val="right"/>
        <w:rPr>
          <w:rFonts w:ascii="Arial"/>
          <w:sz w:val="16"/>
        </w:rPr>
      </w:pPr>
      <w:bookmarkStart w:id="276" w:name="_bookmark30"/>
      <w:bookmarkEnd w:id="276"/>
      <w:r>
        <w:rPr>
          <w:rFonts w:ascii="Arial"/>
          <w:w w:val="65"/>
          <w:sz w:val="16"/>
        </w:rPr>
        <w:t>0.1</w:t>
      </w:r>
    </w:p>
    <w:p w:rsidR="00012D33" w:rsidRDefault="00012D33">
      <w:pPr>
        <w:pStyle w:val="BodyText"/>
        <w:rPr>
          <w:rFonts w:ascii="Arial"/>
          <w:sz w:val="16"/>
        </w:rPr>
      </w:pPr>
    </w:p>
    <w:p w:rsidR="00012D33" w:rsidRDefault="00F23B9E">
      <w:pPr>
        <w:spacing w:before="133"/>
        <w:jc w:val="right"/>
        <w:rPr>
          <w:rFonts w:ascii="Arial"/>
          <w:sz w:val="16"/>
        </w:rPr>
      </w:pPr>
      <w:r>
        <w:rPr>
          <w:noProof/>
        </w:rPr>
        <mc:AlternateContent>
          <mc:Choice Requires="wps">
            <w:drawing>
              <wp:anchor distT="0" distB="0" distL="114300" distR="114300" simplePos="0" relativeHeight="251609088" behindDoc="0" locked="0" layoutInCell="1" allowOverlap="1" wp14:anchorId="1D621BFA" wp14:editId="7CF3E769">
                <wp:simplePos x="0" y="0"/>
                <wp:positionH relativeFrom="page">
                  <wp:posOffset>1040765</wp:posOffset>
                </wp:positionH>
                <wp:positionV relativeFrom="paragraph">
                  <wp:posOffset>58420</wp:posOffset>
                </wp:positionV>
                <wp:extent cx="135255" cy="1069340"/>
                <wp:effectExtent l="2540" t="1270" r="0" b="0"/>
                <wp:wrapNone/>
                <wp:docPr id="984" name="Text Box 9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 cy="1069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83" w:lineRule="exact"/>
                              <w:ind w:left="20" w:right="-606"/>
                              <w:rPr>
                                <w:rFonts w:ascii="Arial"/>
                                <w:b/>
                                <w:sz w:val="17"/>
                              </w:rPr>
                            </w:pPr>
                            <w:r>
                              <w:rPr>
                                <w:rFonts w:ascii="Arial"/>
                                <w:b/>
                                <w:w w:val="68"/>
                                <w:sz w:val="17"/>
                              </w:rPr>
                              <w:t>S</w:t>
                            </w:r>
                            <w:r>
                              <w:rPr>
                                <w:rFonts w:ascii="Arial"/>
                                <w:b/>
                                <w:w w:val="74"/>
                                <w:sz w:val="17"/>
                              </w:rPr>
                              <w:t>ub</w:t>
                            </w:r>
                            <w:r>
                              <w:rPr>
                                <w:rFonts w:ascii="Arial"/>
                                <w:b/>
                                <w:w w:val="68"/>
                                <w:sz w:val="17"/>
                              </w:rPr>
                              <w:t>s</w:t>
                            </w:r>
                            <w:r>
                              <w:rPr>
                                <w:rFonts w:ascii="Arial"/>
                                <w:b/>
                                <w:w w:val="91"/>
                                <w:sz w:val="17"/>
                              </w:rPr>
                              <w:t>t</w:t>
                            </w:r>
                            <w:r>
                              <w:rPr>
                                <w:rFonts w:ascii="Arial"/>
                                <w:b/>
                                <w:w w:val="80"/>
                                <w:sz w:val="17"/>
                              </w:rPr>
                              <w:t>r</w:t>
                            </w:r>
                            <w:r>
                              <w:rPr>
                                <w:rFonts w:ascii="Arial"/>
                                <w:b/>
                                <w:w w:val="74"/>
                                <w:sz w:val="17"/>
                              </w:rPr>
                              <w:t>u</w:t>
                            </w:r>
                            <w:r>
                              <w:rPr>
                                <w:rFonts w:ascii="Arial"/>
                                <w:b/>
                                <w:spacing w:val="-1"/>
                                <w:w w:val="67"/>
                                <w:sz w:val="17"/>
                              </w:rPr>
                              <w:t>c</w:t>
                            </w:r>
                            <w:r>
                              <w:rPr>
                                <w:rFonts w:ascii="Arial"/>
                                <w:b/>
                                <w:w w:val="91"/>
                                <w:sz w:val="17"/>
                              </w:rPr>
                              <w:t>t</w:t>
                            </w:r>
                            <w:r>
                              <w:rPr>
                                <w:rFonts w:ascii="Arial"/>
                                <w:b/>
                                <w:w w:val="74"/>
                                <w:sz w:val="17"/>
                              </w:rPr>
                              <w:t>u</w:t>
                            </w:r>
                            <w:r>
                              <w:rPr>
                                <w:rFonts w:ascii="Arial"/>
                                <w:b/>
                                <w:w w:val="80"/>
                                <w:sz w:val="17"/>
                              </w:rPr>
                              <w:t>r</w:t>
                            </w:r>
                            <w:r>
                              <w:rPr>
                                <w:rFonts w:ascii="Arial"/>
                                <w:b/>
                                <w:w w:val="77"/>
                                <w:sz w:val="17"/>
                              </w:rPr>
                              <w:t>e</w:t>
                            </w:r>
                            <w:r>
                              <w:rPr>
                                <w:rFonts w:ascii="Arial"/>
                                <w:b/>
                                <w:spacing w:val="-10"/>
                                <w:sz w:val="17"/>
                              </w:rPr>
                              <w:t xml:space="preserve"> </w:t>
                            </w:r>
                            <w:r>
                              <w:rPr>
                                <w:rFonts w:ascii="Arial"/>
                                <w:b/>
                                <w:w w:val="74"/>
                                <w:sz w:val="17"/>
                              </w:rPr>
                              <w:t>m</w:t>
                            </w:r>
                            <w:r>
                              <w:rPr>
                                <w:rFonts w:ascii="Arial"/>
                                <w:b/>
                                <w:spacing w:val="-1"/>
                                <w:w w:val="77"/>
                                <w:sz w:val="17"/>
                              </w:rPr>
                              <w:t>a</w:t>
                            </w:r>
                            <w:r>
                              <w:rPr>
                                <w:rFonts w:ascii="Arial"/>
                                <w:b/>
                                <w:w w:val="68"/>
                                <w:sz w:val="17"/>
                              </w:rPr>
                              <w:t>ss</w:t>
                            </w:r>
                            <w:r>
                              <w:rPr>
                                <w:rFonts w:ascii="Arial"/>
                                <w:b/>
                                <w:spacing w:val="-10"/>
                                <w:sz w:val="17"/>
                              </w:rPr>
                              <w:t xml:space="preserve"> </w:t>
                            </w:r>
                            <w:r>
                              <w:rPr>
                                <w:rFonts w:ascii="Arial"/>
                                <w:b/>
                                <w:w w:val="87"/>
                                <w:sz w:val="17"/>
                              </w:rPr>
                              <w:t>[</w:t>
                            </w:r>
                            <w:r>
                              <w:rPr>
                                <w:rFonts w:ascii="Arial"/>
                                <w:b/>
                                <w:spacing w:val="-1"/>
                                <w:w w:val="79"/>
                                <w:sz w:val="17"/>
                              </w:rPr>
                              <w:t>1000</w:t>
                            </w:r>
                            <w:r>
                              <w:rPr>
                                <w:rFonts w:ascii="Arial"/>
                                <w:b/>
                                <w:w w:val="91"/>
                                <w:sz w:val="17"/>
                              </w:rPr>
                              <w:t>t</w:t>
                            </w:r>
                            <w:r>
                              <w:rPr>
                                <w:rFonts w:ascii="Arial"/>
                                <w:b/>
                                <w:w w:val="87"/>
                                <w:sz w:val="17"/>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621BFA" id="Text Box 973" o:spid="_x0000_s1416" type="#_x0000_t202" style="position:absolute;left:0;text-align:left;margin-left:81.95pt;margin-top:4.6pt;width:10.65pt;height:84.2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" filled="f" stroked="f">
                <v:textbox style="layout-flow:vertical;mso-layout-flow-alt:bottom-to-top" inset="0,0,0,0">
                  <w:txbxContent>
                    <w:p w:rsidR="0009622D" w:rsidRDefault="0009622D">
                      <w:pPr>
                        <w:spacing w:line="183" w:lineRule="exact"/>
                        <w:ind w:left="20" w:right="-606"/>
                        <w:rPr>
                          <w:rFonts w:ascii="Arial"/>
                          <w:b/>
                          <w:sz w:val="17"/>
                        </w:rPr>
                      </w:pPr>
                      <w:r>
                        <w:rPr>
                          <w:rFonts w:ascii="Arial"/>
                          <w:b/>
                          <w:w w:val="68"/>
                          <w:sz w:val="17"/>
                        </w:rPr>
                        <w:t>S</w:t>
                      </w:r>
                      <w:r>
                        <w:rPr>
                          <w:rFonts w:ascii="Arial"/>
                          <w:b/>
                          <w:w w:val="74"/>
                          <w:sz w:val="17"/>
                        </w:rPr>
                        <w:t>ub</w:t>
                      </w:r>
                      <w:r>
                        <w:rPr>
                          <w:rFonts w:ascii="Arial"/>
                          <w:b/>
                          <w:w w:val="68"/>
                          <w:sz w:val="17"/>
                        </w:rPr>
                        <w:t>s</w:t>
                      </w:r>
                      <w:r>
                        <w:rPr>
                          <w:rFonts w:ascii="Arial"/>
                          <w:b/>
                          <w:w w:val="91"/>
                          <w:sz w:val="17"/>
                        </w:rPr>
                        <w:t>t</w:t>
                      </w:r>
                      <w:r>
                        <w:rPr>
                          <w:rFonts w:ascii="Arial"/>
                          <w:b/>
                          <w:w w:val="80"/>
                          <w:sz w:val="17"/>
                        </w:rPr>
                        <w:t>r</w:t>
                      </w:r>
                      <w:r>
                        <w:rPr>
                          <w:rFonts w:ascii="Arial"/>
                          <w:b/>
                          <w:w w:val="74"/>
                          <w:sz w:val="17"/>
                        </w:rPr>
                        <w:t>u</w:t>
                      </w:r>
                      <w:r>
                        <w:rPr>
                          <w:rFonts w:ascii="Arial"/>
                          <w:b/>
                          <w:spacing w:val="-1"/>
                          <w:w w:val="67"/>
                          <w:sz w:val="17"/>
                        </w:rPr>
                        <w:t>c</w:t>
                      </w:r>
                      <w:r>
                        <w:rPr>
                          <w:rFonts w:ascii="Arial"/>
                          <w:b/>
                          <w:w w:val="91"/>
                          <w:sz w:val="17"/>
                        </w:rPr>
                        <w:t>t</w:t>
                      </w:r>
                      <w:r>
                        <w:rPr>
                          <w:rFonts w:ascii="Arial"/>
                          <w:b/>
                          <w:w w:val="74"/>
                          <w:sz w:val="17"/>
                        </w:rPr>
                        <w:t>u</w:t>
                      </w:r>
                      <w:r>
                        <w:rPr>
                          <w:rFonts w:ascii="Arial"/>
                          <w:b/>
                          <w:w w:val="80"/>
                          <w:sz w:val="17"/>
                        </w:rPr>
                        <w:t>r</w:t>
                      </w:r>
                      <w:r>
                        <w:rPr>
                          <w:rFonts w:ascii="Arial"/>
                          <w:b/>
                          <w:w w:val="77"/>
                          <w:sz w:val="17"/>
                        </w:rPr>
                        <w:t>e</w:t>
                      </w:r>
                      <w:r>
                        <w:rPr>
                          <w:rFonts w:ascii="Arial"/>
                          <w:b/>
                          <w:spacing w:val="-10"/>
                          <w:sz w:val="17"/>
                        </w:rPr>
                        <w:t xml:space="preserve"> </w:t>
                      </w:r>
                      <w:r>
                        <w:rPr>
                          <w:rFonts w:ascii="Arial"/>
                          <w:b/>
                          <w:w w:val="74"/>
                          <w:sz w:val="17"/>
                        </w:rPr>
                        <w:t>m</w:t>
                      </w:r>
                      <w:r>
                        <w:rPr>
                          <w:rFonts w:ascii="Arial"/>
                          <w:b/>
                          <w:spacing w:val="-1"/>
                          <w:w w:val="77"/>
                          <w:sz w:val="17"/>
                        </w:rPr>
                        <w:t>a</w:t>
                      </w:r>
                      <w:r>
                        <w:rPr>
                          <w:rFonts w:ascii="Arial"/>
                          <w:b/>
                          <w:w w:val="68"/>
                          <w:sz w:val="17"/>
                        </w:rPr>
                        <w:t>ss</w:t>
                      </w:r>
                      <w:r>
                        <w:rPr>
                          <w:rFonts w:ascii="Arial"/>
                          <w:b/>
                          <w:spacing w:val="-10"/>
                          <w:sz w:val="17"/>
                        </w:rPr>
                        <w:t xml:space="preserve"> </w:t>
                      </w:r>
                      <w:r>
                        <w:rPr>
                          <w:rFonts w:ascii="Arial"/>
                          <w:b/>
                          <w:w w:val="87"/>
                          <w:sz w:val="17"/>
                        </w:rPr>
                        <w:t>[</w:t>
                      </w:r>
                      <w:r>
                        <w:rPr>
                          <w:rFonts w:ascii="Arial"/>
                          <w:b/>
                          <w:spacing w:val="-1"/>
                          <w:w w:val="79"/>
                          <w:sz w:val="17"/>
                        </w:rPr>
                        <w:t>1000</w:t>
                      </w:r>
                      <w:r>
                        <w:rPr>
                          <w:rFonts w:ascii="Arial"/>
                          <w:b/>
                          <w:w w:val="91"/>
                          <w:sz w:val="17"/>
                        </w:rPr>
                        <w:t>t</w:t>
                      </w:r>
                      <w:r>
                        <w:rPr>
                          <w:rFonts w:ascii="Arial"/>
                          <w:b/>
                          <w:w w:val="87"/>
                          <w:sz w:val="17"/>
                        </w:rPr>
                        <w:t>]</w:t>
                      </w:r>
                    </w:p>
                  </w:txbxContent>
                </v:textbox>
                <w10:wrap anchorx="page"/>
              </v:shape>
            </w:pict>
          </mc:Fallback>
        </mc:AlternateContent>
      </w:r>
      <w:r w:rsidR="0009622D">
        <w:rPr>
          <w:rFonts w:ascii="Arial"/>
          <w:w w:val="70"/>
          <w:sz w:val="16"/>
        </w:rPr>
        <w:t>0.0</w:t>
      </w:r>
    </w:p>
    <w:p w:rsidR="00012D33" w:rsidRDefault="00012D33">
      <w:pPr>
        <w:pStyle w:val="BodyText"/>
        <w:rPr>
          <w:rFonts w:ascii="Arial"/>
          <w:sz w:val="16"/>
        </w:rPr>
      </w:pPr>
    </w:p>
    <w:p w:rsidR="00012D33" w:rsidRDefault="00F23B9E">
      <w:pPr>
        <w:spacing w:before="133"/>
        <w:jc w:val="right"/>
        <w:rPr>
          <w:rFonts w:ascii="Arial"/>
          <w:sz w:val="16"/>
        </w:rPr>
      </w:pPr>
      <w:r>
        <w:rPr>
          <w:noProof/>
        </w:rPr>
        <mc:AlternateContent>
          <mc:Choice Requires="wps">
            <w:drawing>
              <wp:anchor distT="0" distB="0" distL="114300" distR="114300" simplePos="0" relativeHeight="251606016" behindDoc="0" locked="0" layoutInCell="1" allowOverlap="1" wp14:anchorId="57D7F6AC" wp14:editId="6C2A785A">
                <wp:simplePos x="0" y="0"/>
                <wp:positionH relativeFrom="page">
                  <wp:posOffset>1171575</wp:posOffset>
                </wp:positionH>
                <wp:positionV relativeFrom="paragraph">
                  <wp:posOffset>160020</wp:posOffset>
                </wp:positionV>
                <wp:extent cx="38735" cy="0"/>
                <wp:effectExtent l="9525" t="11430" r="8890" b="7620"/>
                <wp:wrapNone/>
                <wp:docPr id="983"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0"/>
                        </a:xfrm>
                        <a:prstGeom prst="line">
                          <a:avLst/>
                        </a:prstGeom>
                        <a:noFill/>
                        <a:ln w="514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D871D" id="Line 972"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25pt,12.6pt" to="95.3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" strokeweight=".14283mm">
                <w10:wrap anchorx="page"/>
              </v:line>
            </w:pict>
          </mc:Fallback>
        </mc:AlternateContent>
      </w:r>
      <w:r w:rsidR="0009622D">
        <w:rPr>
          <w:rFonts w:ascii="Arial"/>
          <w:w w:val="65"/>
          <w:sz w:val="16"/>
        </w:rPr>
        <w:t>0.1</w:t>
      </w:r>
    </w:p>
    <w:p w:rsidR="00012D33" w:rsidRDefault="00012D33">
      <w:pPr>
        <w:pStyle w:val="BodyText"/>
        <w:rPr>
          <w:rFonts w:ascii="Arial"/>
          <w:sz w:val="16"/>
        </w:rPr>
      </w:pPr>
    </w:p>
    <w:p w:rsidR="00012D33" w:rsidRDefault="00F23B9E">
      <w:pPr>
        <w:spacing w:before="133"/>
        <w:jc w:val="right"/>
        <w:rPr>
          <w:rFonts w:ascii="Arial"/>
          <w:sz w:val="16"/>
        </w:rPr>
      </w:pPr>
      <w:r>
        <w:rPr>
          <w:noProof/>
        </w:rPr>
        <mc:AlternateContent>
          <mc:Choice Requires="wps">
            <w:drawing>
              <wp:anchor distT="0" distB="0" distL="114300" distR="114300" simplePos="0" relativeHeight="251604992" behindDoc="0" locked="0" layoutInCell="1" allowOverlap="1" wp14:anchorId="131F0ED0" wp14:editId="6ECC4869">
                <wp:simplePos x="0" y="0"/>
                <wp:positionH relativeFrom="page">
                  <wp:posOffset>1171575</wp:posOffset>
                </wp:positionH>
                <wp:positionV relativeFrom="paragraph">
                  <wp:posOffset>160020</wp:posOffset>
                </wp:positionV>
                <wp:extent cx="38735" cy="0"/>
                <wp:effectExtent l="9525" t="5715" r="8890" b="13335"/>
                <wp:wrapNone/>
                <wp:docPr id="982" name="Line 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0"/>
                        </a:xfrm>
                        <a:prstGeom prst="line">
                          <a:avLst/>
                        </a:prstGeom>
                        <a:noFill/>
                        <a:ln w="514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70DC4" id="Line 971"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25pt,12.6pt" to="95.3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" strokeweight=".14283mm">
                <w10:wrap anchorx="page"/>
              </v:line>
            </w:pict>
          </mc:Fallback>
        </mc:AlternateContent>
      </w:r>
      <w:r w:rsidR="0009622D">
        <w:rPr>
          <w:rFonts w:ascii="Arial"/>
          <w:w w:val="70"/>
          <w:sz w:val="16"/>
        </w:rPr>
        <w:t>0.2</w:t>
      </w:r>
    </w:p>
    <w:p w:rsidR="00012D33" w:rsidRDefault="00012D33">
      <w:pPr>
        <w:pStyle w:val="BodyText"/>
        <w:rPr>
          <w:rFonts w:ascii="Arial"/>
          <w:sz w:val="16"/>
        </w:rPr>
      </w:pPr>
    </w:p>
    <w:p w:rsidR="00012D33" w:rsidRDefault="00F23B9E">
      <w:pPr>
        <w:spacing w:before="133"/>
        <w:jc w:val="right"/>
        <w:rPr>
          <w:rFonts w:ascii="Arial"/>
          <w:sz w:val="16"/>
        </w:rPr>
      </w:pPr>
      <w:r>
        <w:rPr>
          <w:noProof/>
        </w:rPr>
        <mc:AlternateContent>
          <mc:Choice Requires="wpg">
            <w:drawing>
              <wp:anchor distT="0" distB="0" distL="114300" distR="114300" simplePos="0" relativeHeight="251603968" behindDoc="0" locked="0" layoutInCell="1" allowOverlap="1" wp14:anchorId="2987EB60" wp14:editId="4EB31E75">
                <wp:simplePos x="0" y="0"/>
                <wp:positionH relativeFrom="page">
                  <wp:posOffset>1083945</wp:posOffset>
                </wp:positionH>
                <wp:positionV relativeFrom="paragraph">
                  <wp:posOffset>157480</wp:posOffset>
                </wp:positionV>
                <wp:extent cx="129540" cy="73660"/>
                <wp:effectExtent l="7620" t="6985" r="5715" b="5080"/>
                <wp:wrapNone/>
                <wp:docPr id="979" name="Group 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540" cy="73660"/>
                          <a:chOff x="1707" y="248"/>
                          <a:chExt cx="204" cy="116"/>
                        </a:xfrm>
                      </wpg:grpSpPr>
                      <wps:wsp>
                        <wps:cNvPr id="980" name="Line 970"/>
                        <wps:cNvCnPr>
                          <a:cxnSpLocks noChangeShapeType="1"/>
                        </wps:cNvCnPr>
                        <wps:spPr bwMode="auto">
                          <a:xfrm>
                            <a:off x="1845" y="252"/>
                            <a:ext cx="61" cy="0"/>
                          </a:xfrm>
                          <a:prstGeom prst="line">
                            <a:avLst/>
                          </a:prstGeom>
                          <a:noFill/>
                          <a:ln w="514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1" name="AutoShape 969"/>
                        <wps:cNvSpPr>
                          <a:spLocks/>
                        </wps:cNvSpPr>
                        <wps:spPr bwMode="auto">
                          <a:xfrm>
                            <a:off x="1707" y="291"/>
                            <a:ext cx="80" cy="73"/>
                          </a:xfrm>
                          <a:custGeom>
                            <a:avLst/>
                            <a:gdLst>
                              <a:gd name="T0" fmla="+- 0 1707 1707"/>
                              <a:gd name="T1" fmla="*/ T0 w 80"/>
                              <a:gd name="T2" fmla="+- 0 321 291"/>
                              <a:gd name="T3" fmla="*/ 321 h 73"/>
                              <a:gd name="T4" fmla="+- 0 1707 1707"/>
                              <a:gd name="T5" fmla="*/ T4 w 80"/>
                              <a:gd name="T6" fmla="+- 0 333 291"/>
                              <a:gd name="T7" fmla="*/ 333 h 73"/>
                              <a:gd name="T8" fmla="+- 0 1786 1707"/>
                              <a:gd name="T9" fmla="*/ T8 w 80"/>
                              <a:gd name="T10" fmla="+- 0 364 291"/>
                              <a:gd name="T11" fmla="*/ 364 h 73"/>
                              <a:gd name="T12" fmla="+- 0 1786 1707"/>
                              <a:gd name="T13" fmla="*/ T12 w 80"/>
                              <a:gd name="T14" fmla="+- 0 291 291"/>
                              <a:gd name="T15" fmla="*/ 291 h 73"/>
                              <a:gd name="T16" fmla="+- 0 1778 1707"/>
                              <a:gd name="T17" fmla="*/ T16 w 80"/>
                              <a:gd name="T18" fmla="+- 0 294 291"/>
                              <a:gd name="T19" fmla="*/ 294 h 73"/>
                              <a:gd name="T20" fmla="+- 0 1778 1707"/>
                              <a:gd name="T21" fmla="*/ T20 w 80"/>
                              <a:gd name="T22" fmla="+- 0 349 291"/>
                              <a:gd name="T23" fmla="*/ 349 h 73"/>
                              <a:gd name="T24" fmla="+- 0 1718 1707"/>
                              <a:gd name="T25" fmla="*/ T24 w 80"/>
                              <a:gd name="T26" fmla="+- 0 327 291"/>
                              <a:gd name="T27" fmla="*/ 327 h 73"/>
                              <a:gd name="T28" fmla="+- 0 1718 1707"/>
                              <a:gd name="T29" fmla="*/ T28 w 80"/>
                              <a:gd name="T30" fmla="+- 0 317 291"/>
                              <a:gd name="T31" fmla="*/ 317 h 73"/>
                              <a:gd name="T32" fmla="+- 0 1707 1707"/>
                              <a:gd name="T33" fmla="*/ T32 w 80"/>
                              <a:gd name="T34" fmla="+- 0 321 291"/>
                              <a:gd name="T35" fmla="*/ 321 h 73"/>
                              <a:gd name="T36" fmla="+- 0 1718 1707"/>
                              <a:gd name="T37" fmla="*/ T36 w 80"/>
                              <a:gd name="T38" fmla="+- 0 317 291"/>
                              <a:gd name="T39" fmla="*/ 317 h 73"/>
                              <a:gd name="T40" fmla="+- 0 1718 1707"/>
                              <a:gd name="T41" fmla="*/ T40 w 80"/>
                              <a:gd name="T42" fmla="+- 0 327 291"/>
                              <a:gd name="T43" fmla="*/ 327 h 73"/>
                              <a:gd name="T44" fmla="+- 0 1778 1707"/>
                              <a:gd name="T45" fmla="*/ T44 w 80"/>
                              <a:gd name="T46" fmla="+- 0 306 291"/>
                              <a:gd name="T47" fmla="*/ 306 h 73"/>
                              <a:gd name="T48" fmla="+- 0 1778 1707"/>
                              <a:gd name="T49" fmla="*/ T48 w 80"/>
                              <a:gd name="T50" fmla="+- 0 294 291"/>
                              <a:gd name="T51" fmla="*/ 294 h 73"/>
                              <a:gd name="T52" fmla="+- 0 1718 1707"/>
                              <a:gd name="T53" fmla="*/ T52 w 80"/>
                              <a:gd name="T54" fmla="+- 0 317 291"/>
                              <a:gd name="T55" fmla="*/ 317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73">
                                <a:moveTo>
                                  <a:pt x="0" y="30"/>
                                </a:moveTo>
                                <a:lnTo>
                                  <a:pt x="0" y="42"/>
                                </a:lnTo>
                                <a:lnTo>
                                  <a:pt x="79" y="73"/>
                                </a:lnTo>
                                <a:lnTo>
                                  <a:pt x="79" y="0"/>
                                </a:lnTo>
                                <a:lnTo>
                                  <a:pt x="71" y="3"/>
                                </a:lnTo>
                                <a:lnTo>
                                  <a:pt x="71" y="58"/>
                                </a:lnTo>
                                <a:lnTo>
                                  <a:pt x="11" y="36"/>
                                </a:lnTo>
                                <a:lnTo>
                                  <a:pt x="11" y="26"/>
                                </a:lnTo>
                                <a:lnTo>
                                  <a:pt x="0" y="30"/>
                                </a:lnTo>
                                <a:close/>
                                <a:moveTo>
                                  <a:pt x="11" y="26"/>
                                </a:moveTo>
                                <a:lnTo>
                                  <a:pt x="11" y="36"/>
                                </a:lnTo>
                                <a:lnTo>
                                  <a:pt x="71" y="15"/>
                                </a:lnTo>
                                <a:lnTo>
                                  <a:pt x="71" y="3"/>
                                </a:lnTo>
                                <a:lnTo>
                                  <a:pt x="11" y="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D8506D" id="Group 968" o:spid="_x0000_s1026" style="position:absolute;margin-left:85.35pt;margin-top:12.4pt;width:10.2pt;height:5.8pt;z-index:251603968;mso-position-horizontal-relative:page" coordorigin="1707,248" coordsize="204,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">
                <v:line id="Line 970" o:spid="_x0000_s1027" style="position:absolute;visibility:visible;mso-wrap-style:square" from="1845,252" to="1906,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" strokeweight=".14283mm"/>
                <v:shape id="AutoShape 969" o:spid="_x0000_s1028" style="position:absolute;left:1707;top:291;width:80;height:73;visibility:visible;mso-wrap-style:square;v-text-anchor:top" coordsize="8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" path="m,30l,42,79,73,79,,71,3r,55l11,36r,-10l,30xm11,26r,10l71,15,71,3,11,26xe" fillcolor="black" stroked="f">
                  <v:path arrowok="t" o:connecttype="custom" o:connectlocs="0,321;0,333;79,364;79,291;71,294;71,349;11,327;11,317;0,321;11,317;11,327;71,306;71,294;11,317" o:connectangles="0,0,0,0,0,0,0,0,0,0,0,0,0,0"/>
                </v:shape>
                <w10:wrap anchorx="page"/>
              </v:group>
            </w:pict>
          </mc:Fallback>
        </mc:AlternateContent>
      </w:r>
      <w:r w:rsidR="0009622D">
        <w:rPr>
          <w:rFonts w:ascii="Arial"/>
          <w:w w:val="65"/>
          <w:sz w:val="16"/>
        </w:rPr>
        <w:t>0.3</w:t>
      </w:r>
    </w:p>
    <w:p w:rsidR="00012D33" w:rsidRDefault="00012D33">
      <w:pPr>
        <w:pStyle w:val="BodyText"/>
        <w:rPr>
          <w:rFonts w:ascii="Arial"/>
          <w:sz w:val="16"/>
        </w:rPr>
      </w:pPr>
    </w:p>
    <w:p w:rsidR="00012D33" w:rsidRDefault="00F23B9E">
      <w:pPr>
        <w:spacing w:before="133"/>
        <w:jc w:val="right"/>
        <w:rPr>
          <w:rFonts w:ascii="Arial"/>
          <w:sz w:val="16"/>
        </w:rPr>
      </w:pPr>
      <w:r>
        <w:rPr>
          <w:noProof/>
        </w:rPr>
        <mc:AlternateContent>
          <mc:Choice Requires="wps">
            <w:drawing>
              <wp:anchor distT="0" distB="0" distL="114300" distR="114300" simplePos="0" relativeHeight="251602944" behindDoc="0" locked="0" layoutInCell="1" allowOverlap="1" wp14:anchorId="5E5D82FC" wp14:editId="459FAB07">
                <wp:simplePos x="0" y="0"/>
                <wp:positionH relativeFrom="page">
                  <wp:posOffset>1171575</wp:posOffset>
                </wp:positionH>
                <wp:positionV relativeFrom="paragraph">
                  <wp:posOffset>160020</wp:posOffset>
                </wp:positionV>
                <wp:extent cx="38735" cy="0"/>
                <wp:effectExtent l="9525" t="13335" r="8890" b="5715"/>
                <wp:wrapNone/>
                <wp:docPr id="978" name="Line 9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0"/>
                        </a:xfrm>
                        <a:prstGeom prst="line">
                          <a:avLst/>
                        </a:prstGeom>
                        <a:noFill/>
                        <a:ln w="514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CE1E5" id="Line 967"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25pt,12.6pt" to="95.3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" strokeweight=".14283mm">
                <w10:wrap anchorx="page"/>
              </v:line>
            </w:pict>
          </mc:Fallback>
        </mc:AlternateContent>
      </w:r>
      <w:r w:rsidR="0009622D">
        <w:rPr>
          <w:rFonts w:ascii="Arial"/>
          <w:w w:val="65"/>
          <w:sz w:val="16"/>
        </w:rPr>
        <w:t>0.4</w:t>
      </w:r>
    </w:p>
    <w:p w:rsidR="00012D33" w:rsidRDefault="0009622D">
      <w:pPr>
        <w:pStyle w:val="BodyText"/>
        <w:spacing w:before="8"/>
        <w:rPr>
          <w:rFonts w:ascii="Arial"/>
          <w:sz w:val="19"/>
        </w:rPr>
      </w:pPr>
      <w:r>
        <w:br w:type="column"/>
      </w:r>
    </w:p>
    <w:tbl>
      <w:tblPr>
        <w:tblW w:w="0" w:type="auto"/>
        <w:tblInd w:w="-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449"/>
        <w:gridCol w:w="616"/>
        <w:gridCol w:w="616"/>
        <w:gridCol w:w="616"/>
        <w:gridCol w:w="616"/>
        <w:gridCol w:w="616"/>
        <w:gridCol w:w="98"/>
      </w:tblGrid>
      <w:tr w:rsidR="00012D33">
        <w:trPr>
          <w:trHeight w:hRule="exact" w:val="108"/>
        </w:trPr>
        <w:tc>
          <w:tcPr>
            <w:tcW w:w="449" w:type="dxa"/>
            <w:tcBorders>
              <w:bottom w:val="single" w:sz="3" w:space="0" w:color="1F77B3"/>
              <w:right w:val="single" w:sz="2" w:space="0" w:color="AFAFAF"/>
            </w:tcBorders>
          </w:tcPr>
          <w:p w:rsidR="00012D33" w:rsidRDefault="0009622D">
            <w:pPr>
              <w:pStyle w:val="TableParagraph"/>
              <w:spacing w:line="152" w:lineRule="exact"/>
              <w:ind w:left="46" w:right="-13"/>
              <w:rPr>
                <w:rFonts w:ascii="Arial"/>
                <w:sz w:val="14"/>
              </w:rPr>
            </w:pPr>
            <w:r>
              <w:rPr>
                <w:w w:val="108"/>
                <w:position w:val="-2"/>
                <w:sz w:val="9"/>
                <w:u w:val="single" w:color="FF7F0E"/>
              </w:rPr>
              <w:t xml:space="preserve"> </w:t>
            </w:r>
            <w:r>
              <w:rPr>
                <w:position w:val="-2"/>
                <w:sz w:val="9"/>
                <w:u w:val="single" w:color="FF7F0E"/>
              </w:rPr>
              <w:t xml:space="preserve">    </w:t>
            </w:r>
            <w:r>
              <w:rPr>
                <w:spacing w:val="-6"/>
                <w:position w:val="-2"/>
                <w:sz w:val="9"/>
                <w:u w:val="single" w:color="FF7F0E"/>
              </w:rPr>
              <w:t xml:space="preserve"> </w:t>
            </w:r>
            <w:r>
              <w:rPr>
                <w:spacing w:val="-3"/>
                <w:position w:val="-2"/>
                <w:sz w:val="9"/>
              </w:rPr>
              <w:t xml:space="preserve"> </w:t>
            </w:r>
            <w:r>
              <w:rPr>
                <w:rFonts w:ascii="Arial"/>
                <w:w w:val="60"/>
                <w:sz w:val="14"/>
              </w:rPr>
              <w:t>SPAR-</w:t>
            </w:r>
          </w:p>
        </w:tc>
        <w:tc>
          <w:tcPr>
            <w:tcW w:w="616" w:type="dxa"/>
            <w:tcBorders>
              <w:left w:val="single" w:sz="2" w:space="0" w:color="AFAFAF"/>
              <w:bottom w:val="single" w:sz="2" w:space="0" w:color="AFAFAF"/>
              <w:right w:val="single" w:sz="2" w:space="0" w:color="AFAFAF"/>
            </w:tcBorders>
          </w:tcPr>
          <w:p w:rsidR="00012D33" w:rsidRDefault="0009622D">
            <w:pPr>
              <w:pStyle w:val="TableParagraph"/>
              <w:spacing w:line="153" w:lineRule="exact"/>
              <w:ind w:left="7"/>
              <w:rPr>
                <w:rFonts w:ascii="Arial"/>
                <w:sz w:val="14"/>
              </w:rPr>
            </w:pPr>
            <w:r>
              <w:rPr>
                <w:rFonts w:ascii="Arial"/>
                <w:w w:val="70"/>
                <w:sz w:val="14"/>
              </w:rPr>
              <w:t>MASS</w:t>
            </w:r>
          </w:p>
        </w:tc>
        <w:tc>
          <w:tcPr>
            <w:tcW w:w="616" w:type="dxa"/>
            <w:tcBorders>
              <w:left w:val="single" w:sz="2" w:space="0" w:color="AFAFAF"/>
              <w:bottom w:val="single" w:sz="2" w:space="0" w:color="AFAFAF"/>
              <w:right w:val="single" w:sz="2" w:space="0" w:color="AFAFAF"/>
            </w:tcBorders>
          </w:tcPr>
          <w:p w:rsidR="00012D33" w:rsidRDefault="00012D33"/>
        </w:tc>
        <w:tc>
          <w:tcPr>
            <w:tcW w:w="616" w:type="dxa"/>
            <w:tcBorders>
              <w:left w:val="single" w:sz="2" w:space="0" w:color="AFAFAF"/>
              <w:bottom w:val="single" w:sz="2" w:space="0" w:color="AFAFAF"/>
              <w:right w:val="single" w:sz="2" w:space="0" w:color="AFAFAF"/>
            </w:tcBorders>
          </w:tcPr>
          <w:p w:rsidR="00012D33" w:rsidRDefault="00012D33"/>
        </w:tc>
        <w:tc>
          <w:tcPr>
            <w:tcW w:w="616" w:type="dxa"/>
            <w:tcBorders>
              <w:left w:val="single" w:sz="2" w:space="0" w:color="AFAFAF"/>
              <w:bottom w:val="single" w:sz="2" w:space="0" w:color="AFAFAF"/>
              <w:right w:val="single" w:sz="2" w:space="0" w:color="AFAFAF"/>
            </w:tcBorders>
          </w:tcPr>
          <w:p w:rsidR="00012D33" w:rsidRDefault="00012D33"/>
        </w:tc>
        <w:tc>
          <w:tcPr>
            <w:tcW w:w="616" w:type="dxa"/>
            <w:tcBorders>
              <w:left w:val="single" w:sz="2" w:space="0" w:color="AFAFAF"/>
              <w:bottom w:val="single" w:sz="22" w:space="0" w:color="FF7F0E"/>
              <w:right w:val="single" w:sz="2" w:space="0" w:color="AFAFAF"/>
            </w:tcBorders>
          </w:tcPr>
          <w:p w:rsidR="00012D33" w:rsidRDefault="00012D33"/>
        </w:tc>
        <w:tc>
          <w:tcPr>
            <w:tcW w:w="98" w:type="dxa"/>
            <w:tcBorders>
              <w:left w:val="single" w:sz="2" w:space="0" w:color="AFAFAF"/>
              <w:bottom w:val="single" w:sz="2" w:space="0" w:color="AFAFAF"/>
            </w:tcBorders>
          </w:tcPr>
          <w:p w:rsidR="00012D33" w:rsidRDefault="00012D33"/>
        </w:tc>
      </w:tr>
      <w:tr w:rsidR="00012D33">
        <w:trPr>
          <w:trHeight w:hRule="exact" w:val="501"/>
        </w:trPr>
        <w:tc>
          <w:tcPr>
            <w:tcW w:w="449" w:type="dxa"/>
            <w:tcBorders>
              <w:top w:val="single" w:sz="3" w:space="0" w:color="1F77B3"/>
              <w:bottom w:val="single" w:sz="2" w:space="0" w:color="AFAFAF"/>
              <w:right w:val="single" w:sz="2" w:space="0" w:color="AFAFAF"/>
            </w:tcBorders>
          </w:tcPr>
          <w:p w:rsidR="00012D33" w:rsidRDefault="0009622D">
            <w:pPr>
              <w:pStyle w:val="TableParagraph"/>
              <w:spacing w:line="130" w:lineRule="exact"/>
              <w:ind w:left="193"/>
              <w:jc w:val="center"/>
              <w:rPr>
                <w:rFonts w:ascii="Arial"/>
                <w:sz w:val="14"/>
              </w:rPr>
            </w:pPr>
            <w:r>
              <w:rPr>
                <w:rFonts w:ascii="Arial"/>
                <w:w w:val="60"/>
                <w:sz w:val="14"/>
              </w:rPr>
              <w:t>SEMI-</w:t>
            </w:r>
          </w:p>
          <w:p w:rsidR="00012D33" w:rsidRDefault="0009622D">
            <w:pPr>
              <w:pStyle w:val="TableParagraph"/>
              <w:spacing w:line="136" w:lineRule="exact"/>
              <w:ind w:left="46" w:right="-14"/>
              <w:jc w:val="center"/>
              <w:rPr>
                <w:rFonts w:ascii="Arial"/>
                <w:sz w:val="14"/>
              </w:rPr>
            </w:pPr>
            <w:r>
              <w:rPr>
                <w:w w:val="108"/>
                <w:sz w:val="8"/>
                <w:u w:val="single" w:color="2BA02B"/>
              </w:rPr>
              <w:t xml:space="preserve"> </w:t>
            </w:r>
            <w:r>
              <w:rPr>
                <w:sz w:val="8"/>
                <w:u w:val="single" w:color="2BA02B"/>
              </w:rPr>
              <w:t xml:space="preserve">    </w:t>
            </w:r>
            <w:r>
              <w:rPr>
                <w:spacing w:val="7"/>
                <w:sz w:val="8"/>
                <w:u w:val="single" w:color="2BA02B"/>
              </w:rPr>
              <w:t xml:space="preserve"> </w:t>
            </w:r>
            <w:r>
              <w:rPr>
                <w:spacing w:val="3"/>
                <w:sz w:val="8"/>
              </w:rPr>
              <w:t xml:space="preserve"> </w:t>
            </w:r>
            <w:r>
              <w:rPr>
                <w:rFonts w:ascii="Arial"/>
                <w:w w:val="60"/>
                <w:sz w:val="14"/>
              </w:rPr>
              <w:t>TLP-M</w:t>
            </w:r>
          </w:p>
        </w:tc>
        <w:tc>
          <w:tcPr>
            <w:tcW w:w="616" w:type="dxa"/>
            <w:tcBorders>
              <w:top w:val="single" w:sz="2" w:space="0" w:color="AFAFAF"/>
              <w:left w:val="single" w:sz="2" w:space="0" w:color="AFAFAF"/>
              <w:bottom w:val="single" w:sz="2" w:space="0" w:color="AFAFAF"/>
              <w:right w:val="single" w:sz="2" w:space="0" w:color="AFAFAF"/>
            </w:tcBorders>
          </w:tcPr>
          <w:p w:rsidR="00012D33" w:rsidRDefault="0009622D">
            <w:pPr>
              <w:pStyle w:val="TableParagraph"/>
              <w:spacing w:before="36" w:line="165" w:lineRule="auto"/>
              <w:ind w:left="9" w:right="364" w:hanging="19"/>
              <w:rPr>
                <w:rFonts w:ascii="Arial"/>
                <w:sz w:val="14"/>
              </w:rPr>
            </w:pPr>
            <w:r>
              <w:rPr>
                <w:rFonts w:ascii="Arial"/>
                <w:w w:val="60"/>
                <w:sz w:val="14"/>
              </w:rPr>
              <w:t xml:space="preserve">MASS </w:t>
            </w:r>
            <w:r>
              <w:rPr>
                <w:rFonts w:ascii="Arial"/>
                <w:w w:val="70"/>
                <w:sz w:val="14"/>
              </w:rPr>
              <w:t>ASS</w:t>
            </w:r>
          </w:p>
        </w:tc>
        <w:tc>
          <w:tcPr>
            <w:tcW w:w="616" w:type="dxa"/>
            <w:tcBorders>
              <w:top w:val="single" w:sz="2" w:space="0" w:color="AFAFAF"/>
              <w:left w:val="single" w:sz="2" w:space="0" w:color="AFAFAF"/>
              <w:bottom w:val="single" w:sz="2" w:space="0" w:color="AFAFAF"/>
              <w:right w:val="single" w:sz="2" w:space="0" w:color="AFAFAF"/>
            </w:tcBorders>
          </w:tcPr>
          <w:p w:rsidR="00012D33" w:rsidRDefault="00012D33"/>
        </w:tc>
        <w:tc>
          <w:tcPr>
            <w:tcW w:w="616" w:type="dxa"/>
            <w:tcBorders>
              <w:top w:val="single" w:sz="2" w:space="0" w:color="AFAFAF"/>
              <w:left w:val="single" w:sz="2" w:space="0" w:color="AFAFAF"/>
              <w:bottom w:val="single" w:sz="2" w:space="0" w:color="AFAFAF"/>
              <w:right w:val="single" w:sz="2" w:space="0" w:color="AFAFAF"/>
            </w:tcBorders>
          </w:tcPr>
          <w:p w:rsidR="00012D33" w:rsidRDefault="00012D33"/>
        </w:tc>
        <w:tc>
          <w:tcPr>
            <w:tcW w:w="616" w:type="dxa"/>
            <w:tcBorders>
              <w:top w:val="single" w:sz="2" w:space="0" w:color="AFAFAF"/>
              <w:left w:val="single" w:sz="2" w:space="0" w:color="AFAFAF"/>
              <w:bottom w:val="single" w:sz="2" w:space="0" w:color="AFAFAF"/>
              <w:right w:val="single" w:sz="2" w:space="0" w:color="AFAFAF"/>
            </w:tcBorders>
          </w:tcPr>
          <w:p w:rsidR="00012D33" w:rsidRDefault="00012D33"/>
        </w:tc>
        <w:tc>
          <w:tcPr>
            <w:tcW w:w="616" w:type="dxa"/>
            <w:tcBorders>
              <w:top w:val="single" w:sz="22" w:space="0" w:color="FF7F0E"/>
              <w:left w:val="single" w:sz="2" w:space="0" w:color="AFAFAF"/>
              <w:bottom w:val="single" w:sz="2" w:space="0" w:color="AFAFAF"/>
              <w:right w:val="single" w:sz="2" w:space="0" w:color="AFAFAF"/>
            </w:tcBorders>
          </w:tcPr>
          <w:p w:rsidR="00012D33" w:rsidRDefault="00012D33"/>
        </w:tc>
        <w:tc>
          <w:tcPr>
            <w:tcW w:w="98" w:type="dxa"/>
            <w:tcBorders>
              <w:top w:val="single" w:sz="2" w:space="0" w:color="AFAFAF"/>
              <w:left w:val="single" w:sz="2" w:space="0" w:color="AFAFAF"/>
              <w:bottom w:val="single" w:sz="2" w:space="0" w:color="AFAFAF"/>
            </w:tcBorders>
          </w:tcPr>
          <w:p w:rsidR="00012D33" w:rsidRDefault="00012D33"/>
        </w:tc>
      </w:tr>
      <w:tr w:rsidR="00012D33">
        <w:trPr>
          <w:trHeight w:hRule="exact" w:val="501"/>
        </w:trPr>
        <w:tc>
          <w:tcPr>
            <w:tcW w:w="449" w:type="dxa"/>
            <w:tcBorders>
              <w:top w:val="single" w:sz="2" w:space="0" w:color="AFAFAF"/>
              <w:bottom w:val="single" w:sz="2" w:space="0" w:color="AFAFAF"/>
              <w:right w:val="single" w:sz="2" w:space="0" w:color="AFAFAF"/>
            </w:tcBorders>
          </w:tcPr>
          <w:p w:rsidR="00012D33" w:rsidRDefault="00012D33"/>
        </w:tc>
        <w:tc>
          <w:tcPr>
            <w:tcW w:w="616" w:type="dxa"/>
            <w:tcBorders>
              <w:top w:val="single" w:sz="2" w:space="0" w:color="AFAFAF"/>
              <w:left w:val="single" w:sz="2" w:space="0" w:color="AFAFAF"/>
              <w:bottom w:val="single" w:sz="2" w:space="0" w:color="AFAFAF"/>
              <w:right w:val="single" w:sz="2" w:space="0" w:color="AFAFAF"/>
            </w:tcBorders>
          </w:tcPr>
          <w:p w:rsidR="00012D33" w:rsidRDefault="00012D33"/>
        </w:tc>
        <w:tc>
          <w:tcPr>
            <w:tcW w:w="616" w:type="dxa"/>
            <w:tcBorders>
              <w:top w:val="single" w:sz="2" w:space="0" w:color="AFAFAF"/>
              <w:left w:val="single" w:sz="2" w:space="0" w:color="AFAFAF"/>
              <w:bottom w:val="single" w:sz="2" w:space="0" w:color="AFAFAF"/>
              <w:right w:val="single" w:sz="2" w:space="0" w:color="AFAFAF"/>
            </w:tcBorders>
          </w:tcPr>
          <w:p w:rsidR="00012D33" w:rsidRDefault="00012D33"/>
        </w:tc>
        <w:tc>
          <w:tcPr>
            <w:tcW w:w="616" w:type="dxa"/>
            <w:tcBorders>
              <w:top w:val="single" w:sz="2" w:space="0" w:color="AFAFAF"/>
              <w:left w:val="single" w:sz="2" w:space="0" w:color="AFAFAF"/>
              <w:bottom w:val="single" w:sz="2" w:space="0" w:color="AFAFAF"/>
              <w:right w:val="single" w:sz="2" w:space="0" w:color="AFAFAF"/>
            </w:tcBorders>
          </w:tcPr>
          <w:p w:rsidR="00012D33" w:rsidRDefault="00012D33"/>
        </w:tc>
        <w:tc>
          <w:tcPr>
            <w:tcW w:w="616" w:type="dxa"/>
            <w:tcBorders>
              <w:top w:val="single" w:sz="2" w:space="0" w:color="AFAFAF"/>
              <w:left w:val="single" w:sz="2" w:space="0" w:color="AFAFAF"/>
              <w:bottom w:val="single" w:sz="2" w:space="0" w:color="AFAFAF"/>
              <w:right w:val="single" w:sz="2" w:space="0" w:color="AFAFAF"/>
            </w:tcBorders>
          </w:tcPr>
          <w:p w:rsidR="00012D33" w:rsidRDefault="00012D33"/>
        </w:tc>
        <w:tc>
          <w:tcPr>
            <w:tcW w:w="616" w:type="dxa"/>
            <w:tcBorders>
              <w:top w:val="single" w:sz="2" w:space="0" w:color="AFAFAF"/>
              <w:left w:val="single" w:sz="2" w:space="0" w:color="AFAFAF"/>
              <w:bottom w:val="single" w:sz="2" w:space="0" w:color="AFAFAF"/>
              <w:right w:val="single" w:sz="2" w:space="0" w:color="AFAFAF"/>
            </w:tcBorders>
          </w:tcPr>
          <w:p w:rsidR="00012D33" w:rsidRDefault="00012D33"/>
        </w:tc>
        <w:tc>
          <w:tcPr>
            <w:tcW w:w="98" w:type="dxa"/>
            <w:tcBorders>
              <w:top w:val="single" w:sz="2" w:space="0" w:color="AFAFAF"/>
              <w:left w:val="single" w:sz="2" w:space="0" w:color="AFAFAF"/>
              <w:bottom w:val="single" w:sz="2" w:space="0" w:color="AFAFAF"/>
            </w:tcBorders>
          </w:tcPr>
          <w:p w:rsidR="00012D33" w:rsidRDefault="00012D33"/>
        </w:tc>
      </w:tr>
      <w:tr w:rsidR="00012D33">
        <w:trPr>
          <w:trHeight w:hRule="exact" w:val="501"/>
        </w:trPr>
        <w:tc>
          <w:tcPr>
            <w:tcW w:w="449" w:type="dxa"/>
            <w:tcBorders>
              <w:top w:val="single" w:sz="2" w:space="0" w:color="AFAFAF"/>
              <w:bottom w:val="single" w:sz="2" w:space="0" w:color="AFAFAF"/>
              <w:right w:val="single" w:sz="2" w:space="0" w:color="AFAFAF"/>
            </w:tcBorders>
          </w:tcPr>
          <w:p w:rsidR="00012D33" w:rsidRDefault="00012D33"/>
        </w:tc>
        <w:tc>
          <w:tcPr>
            <w:tcW w:w="616" w:type="dxa"/>
            <w:tcBorders>
              <w:top w:val="single" w:sz="2" w:space="0" w:color="AFAFAF"/>
              <w:left w:val="single" w:sz="2" w:space="0" w:color="AFAFAF"/>
              <w:bottom w:val="single" w:sz="2" w:space="0" w:color="AFAFAF"/>
              <w:right w:val="single" w:sz="2" w:space="0" w:color="AFAFAF"/>
            </w:tcBorders>
          </w:tcPr>
          <w:p w:rsidR="00012D33" w:rsidRDefault="00012D33"/>
        </w:tc>
        <w:tc>
          <w:tcPr>
            <w:tcW w:w="616" w:type="dxa"/>
            <w:tcBorders>
              <w:top w:val="single" w:sz="2" w:space="0" w:color="AFAFAF"/>
              <w:left w:val="single" w:sz="2" w:space="0" w:color="AFAFAF"/>
              <w:bottom w:val="single" w:sz="2" w:space="0" w:color="AFAFAF"/>
              <w:right w:val="single" w:sz="2" w:space="0" w:color="AFAFAF"/>
            </w:tcBorders>
          </w:tcPr>
          <w:p w:rsidR="00012D33" w:rsidRDefault="00012D33"/>
        </w:tc>
        <w:tc>
          <w:tcPr>
            <w:tcW w:w="616" w:type="dxa"/>
            <w:tcBorders>
              <w:top w:val="single" w:sz="2" w:space="0" w:color="AFAFAF"/>
              <w:left w:val="single" w:sz="2" w:space="0" w:color="AFAFAF"/>
              <w:bottom w:val="single" w:sz="2" w:space="0" w:color="AFAFAF"/>
              <w:right w:val="single" w:sz="2" w:space="0" w:color="AFAFAF"/>
            </w:tcBorders>
          </w:tcPr>
          <w:p w:rsidR="00012D33" w:rsidRDefault="00012D33"/>
        </w:tc>
        <w:tc>
          <w:tcPr>
            <w:tcW w:w="616" w:type="dxa"/>
            <w:tcBorders>
              <w:top w:val="single" w:sz="2" w:space="0" w:color="AFAFAF"/>
              <w:left w:val="single" w:sz="2" w:space="0" w:color="AFAFAF"/>
              <w:bottom w:val="single" w:sz="2" w:space="0" w:color="AFAFAF"/>
              <w:right w:val="single" w:sz="2" w:space="0" w:color="AFAFAF"/>
            </w:tcBorders>
          </w:tcPr>
          <w:p w:rsidR="00012D33" w:rsidRDefault="00012D33"/>
        </w:tc>
        <w:tc>
          <w:tcPr>
            <w:tcW w:w="616" w:type="dxa"/>
            <w:tcBorders>
              <w:top w:val="single" w:sz="2" w:space="0" w:color="AFAFAF"/>
              <w:left w:val="single" w:sz="2" w:space="0" w:color="AFAFAF"/>
              <w:bottom w:val="single" w:sz="2" w:space="0" w:color="AFAFAF"/>
              <w:right w:val="single" w:sz="2" w:space="0" w:color="AFAFAF"/>
            </w:tcBorders>
          </w:tcPr>
          <w:p w:rsidR="00012D33" w:rsidRDefault="00012D33"/>
        </w:tc>
        <w:tc>
          <w:tcPr>
            <w:tcW w:w="98" w:type="dxa"/>
            <w:tcBorders>
              <w:top w:val="single" w:sz="2" w:space="0" w:color="AFAFAF"/>
              <w:left w:val="single" w:sz="2" w:space="0" w:color="AFAFAF"/>
              <w:bottom w:val="single" w:sz="2" w:space="0" w:color="AFAFAF"/>
            </w:tcBorders>
          </w:tcPr>
          <w:p w:rsidR="00012D33" w:rsidRDefault="00012D33"/>
        </w:tc>
      </w:tr>
      <w:tr w:rsidR="00012D33">
        <w:trPr>
          <w:trHeight w:hRule="exact" w:val="501"/>
        </w:trPr>
        <w:tc>
          <w:tcPr>
            <w:tcW w:w="449" w:type="dxa"/>
            <w:tcBorders>
              <w:top w:val="single" w:sz="2" w:space="0" w:color="AFAFAF"/>
              <w:bottom w:val="single" w:sz="2" w:space="0" w:color="AFAFAF"/>
              <w:right w:val="single" w:sz="2" w:space="0" w:color="AFAFAF"/>
            </w:tcBorders>
          </w:tcPr>
          <w:p w:rsidR="00012D33" w:rsidRDefault="00012D33"/>
        </w:tc>
        <w:tc>
          <w:tcPr>
            <w:tcW w:w="616" w:type="dxa"/>
            <w:tcBorders>
              <w:top w:val="single" w:sz="2" w:space="0" w:color="AFAFAF"/>
              <w:left w:val="single" w:sz="2" w:space="0" w:color="AFAFAF"/>
              <w:bottom w:val="single" w:sz="2" w:space="0" w:color="AFAFAF"/>
              <w:right w:val="single" w:sz="2" w:space="0" w:color="AFAFAF"/>
            </w:tcBorders>
          </w:tcPr>
          <w:p w:rsidR="00012D33" w:rsidRDefault="00012D33"/>
        </w:tc>
        <w:tc>
          <w:tcPr>
            <w:tcW w:w="616" w:type="dxa"/>
            <w:tcBorders>
              <w:top w:val="single" w:sz="2" w:space="0" w:color="AFAFAF"/>
              <w:left w:val="single" w:sz="2" w:space="0" w:color="AFAFAF"/>
              <w:bottom w:val="single" w:sz="2" w:space="0" w:color="AFAFAF"/>
              <w:right w:val="single" w:sz="2" w:space="0" w:color="AFAFAF"/>
            </w:tcBorders>
          </w:tcPr>
          <w:p w:rsidR="00012D33" w:rsidRDefault="00012D33"/>
        </w:tc>
        <w:tc>
          <w:tcPr>
            <w:tcW w:w="616" w:type="dxa"/>
            <w:tcBorders>
              <w:top w:val="single" w:sz="2" w:space="0" w:color="AFAFAF"/>
              <w:left w:val="single" w:sz="2" w:space="0" w:color="AFAFAF"/>
              <w:bottom w:val="single" w:sz="2" w:space="0" w:color="AFAFAF"/>
              <w:right w:val="single" w:sz="2" w:space="0" w:color="AFAFAF"/>
            </w:tcBorders>
          </w:tcPr>
          <w:p w:rsidR="00012D33" w:rsidRDefault="00012D33"/>
        </w:tc>
        <w:tc>
          <w:tcPr>
            <w:tcW w:w="616" w:type="dxa"/>
            <w:tcBorders>
              <w:top w:val="single" w:sz="2" w:space="0" w:color="AFAFAF"/>
              <w:left w:val="single" w:sz="2" w:space="0" w:color="AFAFAF"/>
              <w:bottom w:val="single" w:sz="2" w:space="0" w:color="AFAFAF"/>
              <w:right w:val="single" w:sz="2" w:space="0" w:color="AFAFAF"/>
            </w:tcBorders>
          </w:tcPr>
          <w:p w:rsidR="00012D33" w:rsidRDefault="00012D33"/>
        </w:tc>
        <w:tc>
          <w:tcPr>
            <w:tcW w:w="616" w:type="dxa"/>
            <w:tcBorders>
              <w:top w:val="single" w:sz="2" w:space="0" w:color="AFAFAF"/>
              <w:left w:val="single" w:sz="2" w:space="0" w:color="AFAFAF"/>
              <w:bottom w:val="single" w:sz="2" w:space="0" w:color="AFAFAF"/>
              <w:right w:val="single" w:sz="2" w:space="0" w:color="AFAFAF"/>
            </w:tcBorders>
          </w:tcPr>
          <w:p w:rsidR="00012D33" w:rsidRDefault="00012D33"/>
        </w:tc>
        <w:tc>
          <w:tcPr>
            <w:tcW w:w="98" w:type="dxa"/>
            <w:tcBorders>
              <w:top w:val="single" w:sz="2" w:space="0" w:color="AFAFAF"/>
              <w:left w:val="single" w:sz="2" w:space="0" w:color="AFAFAF"/>
              <w:bottom w:val="single" w:sz="2" w:space="0" w:color="AFAFAF"/>
            </w:tcBorders>
          </w:tcPr>
          <w:p w:rsidR="00012D33" w:rsidRDefault="00012D33"/>
        </w:tc>
      </w:tr>
      <w:tr w:rsidR="00012D33">
        <w:trPr>
          <w:trHeight w:hRule="exact" w:val="501"/>
        </w:trPr>
        <w:tc>
          <w:tcPr>
            <w:tcW w:w="449" w:type="dxa"/>
            <w:tcBorders>
              <w:top w:val="single" w:sz="2" w:space="0" w:color="AFAFAF"/>
              <w:bottom w:val="single" w:sz="2" w:space="0" w:color="AFAFAF"/>
              <w:right w:val="single" w:sz="2" w:space="0" w:color="AFAFAF"/>
            </w:tcBorders>
          </w:tcPr>
          <w:p w:rsidR="00012D33" w:rsidRDefault="00012D33"/>
        </w:tc>
        <w:tc>
          <w:tcPr>
            <w:tcW w:w="616" w:type="dxa"/>
            <w:tcBorders>
              <w:top w:val="single" w:sz="2" w:space="0" w:color="AFAFAF"/>
              <w:left w:val="single" w:sz="2" w:space="0" w:color="AFAFAF"/>
              <w:bottom w:val="single" w:sz="2" w:space="0" w:color="AFAFAF"/>
              <w:right w:val="single" w:sz="2" w:space="0" w:color="AFAFAF"/>
            </w:tcBorders>
          </w:tcPr>
          <w:p w:rsidR="00012D33" w:rsidRDefault="00012D33"/>
        </w:tc>
        <w:tc>
          <w:tcPr>
            <w:tcW w:w="616" w:type="dxa"/>
            <w:tcBorders>
              <w:top w:val="single" w:sz="2" w:space="0" w:color="AFAFAF"/>
              <w:left w:val="single" w:sz="2" w:space="0" w:color="AFAFAF"/>
              <w:bottom w:val="single" w:sz="2" w:space="0" w:color="AFAFAF"/>
              <w:right w:val="single" w:sz="2" w:space="0" w:color="AFAFAF"/>
            </w:tcBorders>
          </w:tcPr>
          <w:p w:rsidR="00012D33" w:rsidRDefault="00012D33"/>
        </w:tc>
        <w:tc>
          <w:tcPr>
            <w:tcW w:w="616" w:type="dxa"/>
            <w:tcBorders>
              <w:top w:val="single" w:sz="2" w:space="0" w:color="AFAFAF"/>
              <w:left w:val="single" w:sz="2" w:space="0" w:color="AFAFAF"/>
              <w:bottom w:val="single" w:sz="2" w:space="0" w:color="AFAFAF"/>
              <w:right w:val="single" w:sz="2" w:space="0" w:color="AFAFAF"/>
            </w:tcBorders>
          </w:tcPr>
          <w:p w:rsidR="00012D33" w:rsidRDefault="00012D33"/>
        </w:tc>
        <w:tc>
          <w:tcPr>
            <w:tcW w:w="616" w:type="dxa"/>
            <w:tcBorders>
              <w:top w:val="single" w:sz="2" w:space="0" w:color="AFAFAF"/>
              <w:left w:val="single" w:sz="2" w:space="0" w:color="AFAFAF"/>
              <w:bottom w:val="single" w:sz="2" w:space="0" w:color="AFAFAF"/>
              <w:right w:val="single" w:sz="2" w:space="0" w:color="AFAFAF"/>
            </w:tcBorders>
          </w:tcPr>
          <w:p w:rsidR="00012D33" w:rsidRDefault="00012D33"/>
        </w:tc>
        <w:tc>
          <w:tcPr>
            <w:tcW w:w="616" w:type="dxa"/>
            <w:tcBorders>
              <w:top w:val="single" w:sz="2" w:space="0" w:color="AFAFAF"/>
              <w:left w:val="single" w:sz="2" w:space="0" w:color="AFAFAF"/>
              <w:bottom w:val="single" w:sz="2" w:space="0" w:color="AFAFAF"/>
              <w:right w:val="single" w:sz="2" w:space="0" w:color="AFAFAF"/>
            </w:tcBorders>
          </w:tcPr>
          <w:p w:rsidR="00012D33" w:rsidRDefault="00012D33"/>
        </w:tc>
        <w:tc>
          <w:tcPr>
            <w:tcW w:w="98" w:type="dxa"/>
            <w:tcBorders>
              <w:top w:val="single" w:sz="2" w:space="0" w:color="AFAFAF"/>
              <w:left w:val="single" w:sz="2" w:space="0" w:color="AFAFAF"/>
              <w:bottom w:val="single" w:sz="2" w:space="0" w:color="AFAFAF"/>
            </w:tcBorders>
          </w:tcPr>
          <w:p w:rsidR="00012D33" w:rsidRDefault="00012D33"/>
        </w:tc>
      </w:tr>
      <w:tr w:rsidR="00012D33">
        <w:trPr>
          <w:trHeight w:hRule="exact" w:val="91"/>
        </w:trPr>
        <w:tc>
          <w:tcPr>
            <w:tcW w:w="449" w:type="dxa"/>
            <w:tcBorders>
              <w:top w:val="single" w:sz="2" w:space="0" w:color="AFAFAF"/>
              <w:right w:val="single" w:sz="2" w:space="0" w:color="AFAFAF"/>
            </w:tcBorders>
          </w:tcPr>
          <w:p w:rsidR="00012D33" w:rsidRDefault="00012D33"/>
        </w:tc>
        <w:tc>
          <w:tcPr>
            <w:tcW w:w="616" w:type="dxa"/>
            <w:tcBorders>
              <w:top w:val="single" w:sz="2" w:space="0" w:color="AFAFAF"/>
              <w:left w:val="single" w:sz="2" w:space="0" w:color="AFAFAF"/>
              <w:right w:val="single" w:sz="2" w:space="0" w:color="AFAFAF"/>
            </w:tcBorders>
          </w:tcPr>
          <w:p w:rsidR="00012D33" w:rsidRDefault="00012D33"/>
        </w:tc>
        <w:tc>
          <w:tcPr>
            <w:tcW w:w="616" w:type="dxa"/>
            <w:tcBorders>
              <w:top w:val="single" w:sz="2" w:space="0" w:color="AFAFAF"/>
              <w:left w:val="single" w:sz="2" w:space="0" w:color="AFAFAF"/>
              <w:right w:val="single" w:sz="2" w:space="0" w:color="AFAFAF"/>
            </w:tcBorders>
          </w:tcPr>
          <w:p w:rsidR="00012D33" w:rsidRDefault="00012D33"/>
        </w:tc>
        <w:tc>
          <w:tcPr>
            <w:tcW w:w="616" w:type="dxa"/>
            <w:tcBorders>
              <w:top w:val="single" w:sz="2" w:space="0" w:color="AFAFAF"/>
              <w:left w:val="single" w:sz="2" w:space="0" w:color="AFAFAF"/>
              <w:right w:val="single" w:sz="2" w:space="0" w:color="AFAFAF"/>
            </w:tcBorders>
          </w:tcPr>
          <w:p w:rsidR="00012D33" w:rsidRDefault="00012D33"/>
        </w:tc>
        <w:tc>
          <w:tcPr>
            <w:tcW w:w="616" w:type="dxa"/>
            <w:tcBorders>
              <w:top w:val="single" w:sz="2" w:space="0" w:color="AFAFAF"/>
              <w:left w:val="single" w:sz="2" w:space="0" w:color="AFAFAF"/>
              <w:right w:val="single" w:sz="2" w:space="0" w:color="AFAFAF"/>
            </w:tcBorders>
          </w:tcPr>
          <w:p w:rsidR="00012D33" w:rsidRDefault="00012D33"/>
        </w:tc>
        <w:tc>
          <w:tcPr>
            <w:tcW w:w="616" w:type="dxa"/>
            <w:tcBorders>
              <w:top w:val="single" w:sz="2" w:space="0" w:color="AFAFAF"/>
              <w:left w:val="single" w:sz="2" w:space="0" w:color="AFAFAF"/>
              <w:right w:val="single" w:sz="2" w:space="0" w:color="AFAFAF"/>
            </w:tcBorders>
          </w:tcPr>
          <w:p w:rsidR="00012D33" w:rsidRDefault="00012D33"/>
        </w:tc>
        <w:tc>
          <w:tcPr>
            <w:tcW w:w="98" w:type="dxa"/>
            <w:tcBorders>
              <w:top w:val="single" w:sz="2" w:space="0" w:color="AFAFAF"/>
              <w:left w:val="single" w:sz="2" w:space="0" w:color="AFAFAF"/>
            </w:tcBorders>
          </w:tcPr>
          <w:p w:rsidR="00012D33" w:rsidRDefault="00012D33"/>
        </w:tc>
      </w:tr>
    </w:tbl>
    <w:p w:rsidR="00012D33" w:rsidRDefault="00F23B9E">
      <w:pPr>
        <w:tabs>
          <w:tab w:val="left" w:pos="995"/>
          <w:tab w:val="left" w:pos="1611"/>
          <w:tab w:val="left" w:pos="2228"/>
          <w:tab w:val="left" w:pos="2803"/>
          <w:tab w:val="left" w:pos="3420"/>
        </w:tabs>
        <w:spacing w:line="117" w:lineRule="exact"/>
        <w:ind w:left="378"/>
        <w:rPr>
          <w:rFonts w:ascii="Arial"/>
          <w:sz w:val="16"/>
        </w:rPr>
      </w:pPr>
      <w:r>
        <w:rPr>
          <w:noProof/>
        </w:rPr>
        <mc:AlternateContent>
          <mc:Choice Requires="wps">
            <w:drawing>
              <wp:anchor distT="0" distB="0" distL="114300" distR="114300" simplePos="0" relativeHeight="251600896" behindDoc="0" locked="0" layoutInCell="1" allowOverlap="1" wp14:anchorId="4476F7D4" wp14:editId="1C289FAF">
                <wp:simplePos x="0" y="0"/>
                <wp:positionH relativeFrom="page">
                  <wp:posOffset>1536065</wp:posOffset>
                </wp:positionH>
                <wp:positionV relativeFrom="paragraph">
                  <wp:posOffset>75565</wp:posOffset>
                </wp:positionV>
                <wp:extent cx="38735" cy="0"/>
                <wp:effectExtent l="12065" t="5080" r="6350" b="13970"/>
                <wp:wrapNone/>
                <wp:docPr id="977" name="Line 9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0"/>
                        </a:xfrm>
                        <a:prstGeom prst="line">
                          <a:avLst/>
                        </a:prstGeom>
                        <a:noFill/>
                        <a:ln w="514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472D4D" id="Line 966"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95pt,5.95pt" to="124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" strokeweight=".14283mm">
                <w10:wrap anchorx="page"/>
              </v:line>
            </w:pict>
          </mc:Fallback>
        </mc:AlternateContent>
      </w:r>
      <w:r>
        <w:rPr>
          <w:noProof/>
        </w:rPr>
        <mc:AlternateContent>
          <mc:Choice Requires="wps">
            <w:drawing>
              <wp:anchor distT="0" distB="0" distL="114300" distR="114300" simplePos="0" relativeHeight="251691008" behindDoc="1" locked="0" layoutInCell="1" allowOverlap="1" wp14:anchorId="230E6AA4" wp14:editId="4169F1ED">
                <wp:simplePos x="0" y="0"/>
                <wp:positionH relativeFrom="page">
                  <wp:posOffset>1927860</wp:posOffset>
                </wp:positionH>
                <wp:positionV relativeFrom="paragraph">
                  <wp:posOffset>75565</wp:posOffset>
                </wp:positionV>
                <wp:extent cx="38735" cy="0"/>
                <wp:effectExtent l="13335" t="5080" r="5080" b="13970"/>
                <wp:wrapNone/>
                <wp:docPr id="976" name="Line 9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0"/>
                        </a:xfrm>
                        <a:prstGeom prst="line">
                          <a:avLst/>
                        </a:prstGeom>
                        <a:noFill/>
                        <a:ln w="514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4C112B" id="Line 965"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8pt,5.95pt" to="154.8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" strokeweight=".14283mm">
                <w10:wrap anchorx="page"/>
              </v:line>
            </w:pict>
          </mc:Fallback>
        </mc:AlternateContent>
      </w:r>
      <w:r>
        <w:rPr>
          <w:noProof/>
        </w:rPr>
        <mc:AlternateContent>
          <mc:Choice Requires="wps">
            <w:drawing>
              <wp:anchor distT="0" distB="0" distL="114300" distR="114300" simplePos="0" relativeHeight="251692032" behindDoc="1" locked="0" layoutInCell="1" allowOverlap="1" wp14:anchorId="7B1DDB42" wp14:editId="7B57C5B4">
                <wp:simplePos x="0" y="0"/>
                <wp:positionH relativeFrom="page">
                  <wp:posOffset>2319020</wp:posOffset>
                </wp:positionH>
                <wp:positionV relativeFrom="paragraph">
                  <wp:posOffset>75565</wp:posOffset>
                </wp:positionV>
                <wp:extent cx="38735" cy="0"/>
                <wp:effectExtent l="13970" t="5080" r="13970" b="13970"/>
                <wp:wrapNone/>
                <wp:docPr id="975" name="Line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0"/>
                        </a:xfrm>
                        <a:prstGeom prst="line">
                          <a:avLst/>
                        </a:prstGeom>
                        <a:noFill/>
                        <a:ln w="514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426319" id="Line 964"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2.6pt,5.95pt" to="185.6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" strokeweight=".14283mm">
                <w10:wrap anchorx="page"/>
              </v:line>
            </w:pict>
          </mc:Fallback>
        </mc:AlternateContent>
      </w:r>
      <w:r>
        <w:rPr>
          <w:noProof/>
        </w:rPr>
        <mc:AlternateContent>
          <mc:Choice Requires="wps">
            <w:drawing>
              <wp:anchor distT="0" distB="0" distL="114300" distR="114300" simplePos="0" relativeHeight="251693056" behindDoc="1" locked="0" layoutInCell="1" allowOverlap="1" wp14:anchorId="43717055" wp14:editId="691A7BA0">
                <wp:simplePos x="0" y="0"/>
                <wp:positionH relativeFrom="page">
                  <wp:posOffset>2710815</wp:posOffset>
                </wp:positionH>
                <wp:positionV relativeFrom="paragraph">
                  <wp:posOffset>75565</wp:posOffset>
                </wp:positionV>
                <wp:extent cx="38735" cy="0"/>
                <wp:effectExtent l="5715" t="5080" r="12700" b="13970"/>
                <wp:wrapNone/>
                <wp:docPr id="974" name="Line 9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0"/>
                        </a:xfrm>
                        <a:prstGeom prst="line">
                          <a:avLst/>
                        </a:prstGeom>
                        <a:noFill/>
                        <a:ln w="514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D289E0" id="Line 963"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3.45pt,5.95pt" to="216.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" strokeweight=".14283mm">
                <w10:wrap anchorx="page"/>
              </v:line>
            </w:pict>
          </mc:Fallback>
        </mc:AlternateContent>
      </w:r>
      <w:r>
        <w:rPr>
          <w:noProof/>
        </w:rPr>
        <mc:AlternateContent>
          <mc:Choice Requires="wpg">
            <w:drawing>
              <wp:anchor distT="0" distB="0" distL="114300" distR="114300" simplePos="0" relativeHeight="251694080" behindDoc="1" locked="0" layoutInCell="1" allowOverlap="1" wp14:anchorId="71EF425F" wp14:editId="76B897E5">
                <wp:simplePos x="0" y="0"/>
                <wp:positionH relativeFrom="page">
                  <wp:posOffset>1355090</wp:posOffset>
                </wp:positionH>
                <wp:positionV relativeFrom="paragraph">
                  <wp:posOffset>-1677670</wp:posOffset>
                </wp:positionV>
                <wp:extent cx="2204085" cy="1643380"/>
                <wp:effectExtent l="12065" t="4445" r="22225" b="9525"/>
                <wp:wrapNone/>
                <wp:docPr id="951" name="Group 9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04085" cy="1643380"/>
                          <a:chOff x="2134" y="-2642"/>
                          <a:chExt cx="3471" cy="2588"/>
                        </a:xfrm>
                      </wpg:grpSpPr>
                      <wps:wsp>
                        <wps:cNvPr id="952" name="Freeform 962"/>
                        <wps:cNvSpPr>
                          <a:spLocks/>
                        </wps:cNvSpPr>
                        <wps:spPr bwMode="auto">
                          <a:xfrm>
                            <a:off x="2275" y="-2500"/>
                            <a:ext cx="3300" cy="2415"/>
                          </a:xfrm>
                          <a:custGeom>
                            <a:avLst/>
                            <a:gdLst>
                              <a:gd name="T0" fmla="+- 0 5574 2275"/>
                              <a:gd name="T1" fmla="*/ T0 w 3300"/>
                              <a:gd name="T2" fmla="+- 0 -2500 -2500"/>
                              <a:gd name="T3" fmla="*/ -2500 h 2415"/>
                              <a:gd name="T4" fmla="+- 0 5024 2275"/>
                              <a:gd name="T5" fmla="*/ T4 w 3300"/>
                              <a:gd name="T6" fmla="+- 0 -2058 -2500"/>
                              <a:gd name="T7" fmla="*/ -2058 h 2415"/>
                              <a:gd name="T8" fmla="+- 0 4474 2275"/>
                              <a:gd name="T9" fmla="*/ T8 w 3300"/>
                              <a:gd name="T10" fmla="+- 0 -1574 -2500"/>
                              <a:gd name="T11" fmla="*/ -1574 h 2415"/>
                              <a:gd name="T12" fmla="+- 0 3650 2275"/>
                              <a:gd name="T13" fmla="*/ T12 w 3300"/>
                              <a:gd name="T14" fmla="+- 0 -966 -2500"/>
                              <a:gd name="T15" fmla="*/ -966 h 2415"/>
                              <a:gd name="T16" fmla="+- 0 3193 2275"/>
                              <a:gd name="T17" fmla="*/ T16 w 3300"/>
                              <a:gd name="T18" fmla="+- 0 -627 -2500"/>
                              <a:gd name="T19" fmla="*/ -627 h 2415"/>
                              <a:gd name="T20" fmla="+- 0 2275 2275"/>
                              <a:gd name="T21" fmla="*/ T20 w 3300"/>
                              <a:gd name="T22" fmla="+- 0 -85 -2500"/>
                              <a:gd name="T23" fmla="*/ -85 h 2415"/>
                            </a:gdLst>
                            <a:ahLst/>
                            <a:cxnLst>
                              <a:cxn ang="0">
                                <a:pos x="T1" y="T3"/>
                              </a:cxn>
                              <a:cxn ang="0">
                                <a:pos x="T5" y="T7"/>
                              </a:cxn>
                              <a:cxn ang="0">
                                <a:pos x="T9" y="T11"/>
                              </a:cxn>
                              <a:cxn ang="0">
                                <a:pos x="T13" y="T15"/>
                              </a:cxn>
                              <a:cxn ang="0">
                                <a:pos x="T17" y="T19"/>
                              </a:cxn>
                              <a:cxn ang="0">
                                <a:pos x="T21" y="T23"/>
                              </a:cxn>
                            </a:cxnLst>
                            <a:rect l="0" t="0" r="r" b="b"/>
                            <a:pathLst>
                              <a:path w="3300" h="2415">
                                <a:moveTo>
                                  <a:pt x="3299" y="0"/>
                                </a:moveTo>
                                <a:lnTo>
                                  <a:pt x="2749" y="442"/>
                                </a:lnTo>
                                <a:lnTo>
                                  <a:pt x="2199" y="926"/>
                                </a:lnTo>
                                <a:lnTo>
                                  <a:pt x="1375" y="1534"/>
                                </a:lnTo>
                                <a:lnTo>
                                  <a:pt x="918" y="1873"/>
                                </a:lnTo>
                                <a:lnTo>
                                  <a:pt x="0" y="2415"/>
                                </a:lnTo>
                              </a:path>
                            </a:pathLst>
                          </a:custGeom>
                          <a:noFill/>
                          <a:ln w="13767">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3" name="Freeform 961"/>
                        <wps:cNvSpPr>
                          <a:spLocks/>
                        </wps:cNvSpPr>
                        <wps:spPr bwMode="auto">
                          <a:xfrm>
                            <a:off x="5547" y="-2527"/>
                            <a:ext cx="55" cy="55"/>
                          </a:xfrm>
                          <a:custGeom>
                            <a:avLst/>
                            <a:gdLst>
                              <a:gd name="T0" fmla="+- 0 5581 5547"/>
                              <a:gd name="T1" fmla="*/ T0 w 55"/>
                              <a:gd name="T2" fmla="+- 0 -2527 -2527"/>
                              <a:gd name="T3" fmla="*/ -2527 h 55"/>
                              <a:gd name="T4" fmla="+- 0 5567 5547"/>
                              <a:gd name="T5" fmla="*/ T4 w 55"/>
                              <a:gd name="T6" fmla="+- 0 -2527 -2527"/>
                              <a:gd name="T7" fmla="*/ -2527 h 55"/>
                              <a:gd name="T8" fmla="+- 0 5560 5547"/>
                              <a:gd name="T9" fmla="*/ T8 w 55"/>
                              <a:gd name="T10" fmla="+- 0 -2524 -2527"/>
                              <a:gd name="T11" fmla="*/ -2524 h 55"/>
                              <a:gd name="T12" fmla="+- 0 5550 5547"/>
                              <a:gd name="T13" fmla="*/ T12 w 55"/>
                              <a:gd name="T14" fmla="+- 0 -2514 -2527"/>
                              <a:gd name="T15" fmla="*/ -2514 h 55"/>
                              <a:gd name="T16" fmla="+- 0 5547 5547"/>
                              <a:gd name="T17" fmla="*/ T16 w 55"/>
                              <a:gd name="T18" fmla="+- 0 -2507 -2527"/>
                              <a:gd name="T19" fmla="*/ -2507 h 55"/>
                              <a:gd name="T20" fmla="+- 0 5547 5547"/>
                              <a:gd name="T21" fmla="*/ T20 w 55"/>
                              <a:gd name="T22" fmla="+- 0 -2492 -2527"/>
                              <a:gd name="T23" fmla="*/ -2492 h 55"/>
                              <a:gd name="T24" fmla="+- 0 5550 5547"/>
                              <a:gd name="T25" fmla="*/ T24 w 55"/>
                              <a:gd name="T26" fmla="+- 0 -2485 -2527"/>
                              <a:gd name="T27" fmla="*/ -2485 h 55"/>
                              <a:gd name="T28" fmla="+- 0 5560 5547"/>
                              <a:gd name="T29" fmla="*/ T28 w 55"/>
                              <a:gd name="T30" fmla="+- 0 -2475 -2527"/>
                              <a:gd name="T31" fmla="*/ -2475 h 55"/>
                              <a:gd name="T32" fmla="+- 0 5567 5547"/>
                              <a:gd name="T33" fmla="*/ T32 w 55"/>
                              <a:gd name="T34" fmla="+- 0 -2472 -2527"/>
                              <a:gd name="T35" fmla="*/ -2472 h 55"/>
                              <a:gd name="T36" fmla="+- 0 5581 5547"/>
                              <a:gd name="T37" fmla="*/ T36 w 55"/>
                              <a:gd name="T38" fmla="+- 0 -2472 -2527"/>
                              <a:gd name="T39" fmla="*/ -2472 h 55"/>
                              <a:gd name="T40" fmla="+- 0 5588 5547"/>
                              <a:gd name="T41" fmla="*/ T40 w 55"/>
                              <a:gd name="T42" fmla="+- 0 -2475 -2527"/>
                              <a:gd name="T43" fmla="*/ -2475 h 55"/>
                              <a:gd name="T44" fmla="+- 0 5598 5547"/>
                              <a:gd name="T45" fmla="*/ T44 w 55"/>
                              <a:gd name="T46" fmla="+- 0 -2485 -2527"/>
                              <a:gd name="T47" fmla="*/ -2485 h 55"/>
                              <a:gd name="T48" fmla="+- 0 5601 5547"/>
                              <a:gd name="T49" fmla="*/ T48 w 55"/>
                              <a:gd name="T50" fmla="+- 0 -2492 -2527"/>
                              <a:gd name="T51" fmla="*/ -2492 h 55"/>
                              <a:gd name="T52" fmla="+- 0 5601 5547"/>
                              <a:gd name="T53" fmla="*/ T52 w 55"/>
                              <a:gd name="T54" fmla="+- 0 -2507 -2527"/>
                              <a:gd name="T55" fmla="*/ -2507 h 55"/>
                              <a:gd name="T56" fmla="+- 0 5598 5547"/>
                              <a:gd name="T57" fmla="*/ T56 w 55"/>
                              <a:gd name="T58" fmla="+- 0 -2514 -2527"/>
                              <a:gd name="T59" fmla="*/ -2514 h 55"/>
                              <a:gd name="T60" fmla="+- 0 5588 5547"/>
                              <a:gd name="T61" fmla="*/ T60 w 55"/>
                              <a:gd name="T62" fmla="+- 0 -2524 -2527"/>
                              <a:gd name="T63" fmla="*/ -2524 h 55"/>
                              <a:gd name="T64" fmla="+- 0 5581 5547"/>
                              <a:gd name="T65" fmla="*/ T64 w 55"/>
                              <a:gd name="T66" fmla="+- 0 -2527 -2527"/>
                              <a:gd name="T67" fmla="*/ -252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5" h="55">
                                <a:moveTo>
                                  <a:pt x="34" y="0"/>
                                </a:moveTo>
                                <a:lnTo>
                                  <a:pt x="20" y="0"/>
                                </a:lnTo>
                                <a:lnTo>
                                  <a:pt x="13" y="3"/>
                                </a:lnTo>
                                <a:lnTo>
                                  <a:pt x="3" y="13"/>
                                </a:lnTo>
                                <a:lnTo>
                                  <a:pt x="0" y="20"/>
                                </a:lnTo>
                                <a:lnTo>
                                  <a:pt x="0" y="35"/>
                                </a:lnTo>
                                <a:lnTo>
                                  <a:pt x="3" y="42"/>
                                </a:lnTo>
                                <a:lnTo>
                                  <a:pt x="13" y="52"/>
                                </a:lnTo>
                                <a:lnTo>
                                  <a:pt x="20" y="55"/>
                                </a:lnTo>
                                <a:lnTo>
                                  <a:pt x="34" y="55"/>
                                </a:lnTo>
                                <a:lnTo>
                                  <a:pt x="41" y="52"/>
                                </a:lnTo>
                                <a:lnTo>
                                  <a:pt x="51" y="42"/>
                                </a:lnTo>
                                <a:lnTo>
                                  <a:pt x="54" y="35"/>
                                </a:lnTo>
                                <a:lnTo>
                                  <a:pt x="54" y="20"/>
                                </a:lnTo>
                                <a:lnTo>
                                  <a:pt x="51" y="13"/>
                                </a:lnTo>
                                <a:lnTo>
                                  <a:pt x="41" y="3"/>
                                </a:lnTo>
                                <a:lnTo>
                                  <a:pt x="34"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4" name="Freeform 960"/>
                        <wps:cNvSpPr>
                          <a:spLocks/>
                        </wps:cNvSpPr>
                        <wps:spPr bwMode="auto">
                          <a:xfrm>
                            <a:off x="5547" y="-2527"/>
                            <a:ext cx="55" cy="55"/>
                          </a:xfrm>
                          <a:custGeom>
                            <a:avLst/>
                            <a:gdLst>
                              <a:gd name="T0" fmla="+- 0 5574 5547"/>
                              <a:gd name="T1" fmla="*/ T0 w 55"/>
                              <a:gd name="T2" fmla="+- 0 -2472 -2527"/>
                              <a:gd name="T3" fmla="*/ -2472 h 55"/>
                              <a:gd name="T4" fmla="+- 0 5581 5547"/>
                              <a:gd name="T5" fmla="*/ T4 w 55"/>
                              <a:gd name="T6" fmla="+- 0 -2472 -2527"/>
                              <a:gd name="T7" fmla="*/ -2472 h 55"/>
                              <a:gd name="T8" fmla="+- 0 5588 5547"/>
                              <a:gd name="T9" fmla="*/ T8 w 55"/>
                              <a:gd name="T10" fmla="+- 0 -2475 -2527"/>
                              <a:gd name="T11" fmla="*/ -2475 h 55"/>
                              <a:gd name="T12" fmla="+- 0 5593 5547"/>
                              <a:gd name="T13" fmla="*/ T12 w 55"/>
                              <a:gd name="T14" fmla="+- 0 -2480 -2527"/>
                              <a:gd name="T15" fmla="*/ -2480 h 55"/>
                              <a:gd name="T16" fmla="+- 0 5598 5547"/>
                              <a:gd name="T17" fmla="*/ T16 w 55"/>
                              <a:gd name="T18" fmla="+- 0 -2485 -2527"/>
                              <a:gd name="T19" fmla="*/ -2485 h 55"/>
                              <a:gd name="T20" fmla="+- 0 5601 5547"/>
                              <a:gd name="T21" fmla="*/ T20 w 55"/>
                              <a:gd name="T22" fmla="+- 0 -2492 -2527"/>
                              <a:gd name="T23" fmla="*/ -2492 h 55"/>
                              <a:gd name="T24" fmla="+- 0 5601 5547"/>
                              <a:gd name="T25" fmla="*/ T24 w 55"/>
                              <a:gd name="T26" fmla="+- 0 -2500 -2527"/>
                              <a:gd name="T27" fmla="*/ -2500 h 55"/>
                              <a:gd name="T28" fmla="+- 0 5601 5547"/>
                              <a:gd name="T29" fmla="*/ T28 w 55"/>
                              <a:gd name="T30" fmla="+- 0 -2507 -2527"/>
                              <a:gd name="T31" fmla="*/ -2507 h 55"/>
                              <a:gd name="T32" fmla="+- 0 5598 5547"/>
                              <a:gd name="T33" fmla="*/ T32 w 55"/>
                              <a:gd name="T34" fmla="+- 0 -2514 -2527"/>
                              <a:gd name="T35" fmla="*/ -2514 h 55"/>
                              <a:gd name="T36" fmla="+- 0 5593 5547"/>
                              <a:gd name="T37" fmla="*/ T36 w 55"/>
                              <a:gd name="T38" fmla="+- 0 -2519 -2527"/>
                              <a:gd name="T39" fmla="*/ -2519 h 55"/>
                              <a:gd name="T40" fmla="+- 0 5588 5547"/>
                              <a:gd name="T41" fmla="*/ T40 w 55"/>
                              <a:gd name="T42" fmla="+- 0 -2524 -2527"/>
                              <a:gd name="T43" fmla="*/ -2524 h 55"/>
                              <a:gd name="T44" fmla="+- 0 5581 5547"/>
                              <a:gd name="T45" fmla="*/ T44 w 55"/>
                              <a:gd name="T46" fmla="+- 0 -2527 -2527"/>
                              <a:gd name="T47" fmla="*/ -2527 h 55"/>
                              <a:gd name="T48" fmla="+- 0 5574 5547"/>
                              <a:gd name="T49" fmla="*/ T48 w 55"/>
                              <a:gd name="T50" fmla="+- 0 -2527 -2527"/>
                              <a:gd name="T51" fmla="*/ -2527 h 55"/>
                              <a:gd name="T52" fmla="+- 0 5567 5547"/>
                              <a:gd name="T53" fmla="*/ T52 w 55"/>
                              <a:gd name="T54" fmla="+- 0 -2527 -2527"/>
                              <a:gd name="T55" fmla="*/ -2527 h 55"/>
                              <a:gd name="T56" fmla="+- 0 5560 5547"/>
                              <a:gd name="T57" fmla="*/ T56 w 55"/>
                              <a:gd name="T58" fmla="+- 0 -2524 -2527"/>
                              <a:gd name="T59" fmla="*/ -2524 h 55"/>
                              <a:gd name="T60" fmla="+- 0 5555 5547"/>
                              <a:gd name="T61" fmla="*/ T60 w 55"/>
                              <a:gd name="T62" fmla="+- 0 -2519 -2527"/>
                              <a:gd name="T63" fmla="*/ -2519 h 55"/>
                              <a:gd name="T64" fmla="+- 0 5550 5547"/>
                              <a:gd name="T65" fmla="*/ T64 w 55"/>
                              <a:gd name="T66" fmla="+- 0 -2514 -2527"/>
                              <a:gd name="T67" fmla="*/ -2514 h 55"/>
                              <a:gd name="T68" fmla="+- 0 5547 5547"/>
                              <a:gd name="T69" fmla="*/ T68 w 55"/>
                              <a:gd name="T70" fmla="+- 0 -2507 -2527"/>
                              <a:gd name="T71" fmla="*/ -2507 h 55"/>
                              <a:gd name="T72" fmla="+- 0 5547 5547"/>
                              <a:gd name="T73" fmla="*/ T72 w 55"/>
                              <a:gd name="T74" fmla="+- 0 -2500 -2527"/>
                              <a:gd name="T75" fmla="*/ -2500 h 55"/>
                              <a:gd name="T76" fmla="+- 0 5547 5547"/>
                              <a:gd name="T77" fmla="*/ T76 w 55"/>
                              <a:gd name="T78" fmla="+- 0 -2492 -2527"/>
                              <a:gd name="T79" fmla="*/ -2492 h 55"/>
                              <a:gd name="T80" fmla="+- 0 5550 5547"/>
                              <a:gd name="T81" fmla="*/ T80 w 55"/>
                              <a:gd name="T82" fmla="+- 0 -2485 -2527"/>
                              <a:gd name="T83" fmla="*/ -2485 h 55"/>
                              <a:gd name="T84" fmla="+- 0 5555 5547"/>
                              <a:gd name="T85" fmla="*/ T84 w 55"/>
                              <a:gd name="T86" fmla="+- 0 -2480 -2527"/>
                              <a:gd name="T87" fmla="*/ -2480 h 55"/>
                              <a:gd name="T88" fmla="+- 0 5560 5547"/>
                              <a:gd name="T89" fmla="*/ T88 w 55"/>
                              <a:gd name="T90" fmla="+- 0 -2475 -2527"/>
                              <a:gd name="T91" fmla="*/ -2475 h 55"/>
                              <a:gd name="T92" fmla="+- 0 5567 5547"/>
                              <a:gd name="T93" fmla="*/ T92 w 55"/>
                              <a:gd name="T94" fmla="+- 0 -2472 -2527"/>
                              <a:gd name="T95" fmla="*/ -2472 h 55"/>
                              <a:gd name="T96" fmla="+- 0 5574 5547"/>
                              <a:gd name="T97" fmla="*/ T96 w 55"/>
                              <a:gd name="T98" fmla="+- 0 -2472 -2527"/>
                              <a:gd name="T99" fmla="*/ -2472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 h="55">
                                <a:moveTo>
                                  <a:pt x="27" y="55"/>
                                </a:moveTo>
                                <a:lnTo>
                                  <a:pt x="34" y="55"/>
                                </a:lnTo>
                                <a:lnTo>
                                  <a:pt x="41" y="52"/>
                                </a:lnTo>
                                <a:lnTo>
                                  <a:pt x="46" y="47"/>
                                </a:lnTo>
                                <a:lnTo>
                                  <a:pt x="51" y="42"/>
                                </a:lnTo>
                                <a:lnTo>
                                  <a:pt x="54" y="35"/>
                                </a:lnTo>
                                <a:lnTo>
                                  <a:pt x="54" y="27"/>
                                </a:lnTo>
                                <a:lnTo>
                                  <a:pt x="54" y="20"/>
                                </a:lnTo>
                                <a:lnTo>
                                  <a:pt x="51" y="13"/>
                                </a:lnTo>
                                <a:lnTo>
                                  <a:pt x="46" y="8"/>
                                </a:lnTo>
                                <a:lnTo>
                                  <a:pt x="41" y="3"/>
                                </a:lnTo>
                                <a:lnTo>
                                  <a:pt x="34" y="0"/>
                                </a:lnTo>
                                <a:lnTo>
                                  <a:pt x="27" y="0"/>
                                </a:lnTo>
                                <a:lnTo>
                                  <a:pt x="20" y="0"/>
                                </a:lnTo>
                                <a:lnTo>
                                  <a:pt x="13" y="3"/>
                                </a:lnTo>
                                <a:lnTo>
                                  <a:pt x="8" y="8"/>
                                </a:lnTo>
                                <a:lnTo>
                                  <a:pt x="3" y="13"/>
                                </a:lnTo>
                                <a:lnTo>
                                  <a:pt x="0" y="20"/>
                                </a:lnTo>
                                <a:lnTo>
                                  <a:pt x="0" y="27"/>
                                </a:lnTo>
                                <a:lnTo>
                                  <a:pt x="0" y="35"/>
                                </a:lnTo>
                                <a:lnTo>
                                  <a:pt x="3" y="42"/>
                                </a:lnTo>
                                <a:lnTo>
                                  <a:pt x="8" y="47"/>
                                </a:lnTo>
                                <a:lnTo>
                                  <a:pt x="13" y="52"/>
                                </a:lnTo>
                                <a:lnTo>
                                  <a:pt x="20" y="55"/>
                                </a:lnTo>
                                <a:lnTo>
                                  <a:pt x="27" y="55"/>
                                </a:lnTo>
                                <a:close/>
                              </a:path>
                            </a:pathLst>
                          </a:custGeom>
                          <a:noFill/>
                          <a:ln w="344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5" name="Freeform 959"/>
                        <wps:cNvSpPr>
                          <a:spLocks/>
                        </wps:cNvSpPr>
                        <wps:spPr bwMode="auto">
                          <a:xfrm>
                            <a:off x="3622" y="-993"/>
                            <a:ext cx="55" cy="55"/>
                          </a:xfrm>
                          <a:custGeom>
                            <a:avLst/>
                            <a:gdLst>
                              <a:gd name="T0" fmla="+- 0 3657 3622"/>
                              <a:gd name="T1" fmla="*/ T0 w 55"/>
                              <a:gd name="T2" fmla="+- 0 -993 -993"/>
                              <a:gd name="T3" fmla="*/ -993 h 55"/>
                              <a:gd name="T4" fmla="+- 0 3642 3622"/>
                              <a:gd name="T5" fmla="*/ T4 w 55"/>
                              <a:gd name="T6" fmla="+- 0 -993 -993"/>
                              <a:gd name="T7" fmla="*/ -993 h 55"/>
                              <a:gd name="T8" fmla="+- 0 3635 3622"/>
                              <a:gd name="T9" fmla="*/ T8 w 55"/>
                              <a:gd name="T10" fmla="+- 0 -990 -993"/>
                              <a:gd name="T11" fmla="*/ -990 h 55"/>
                              <a:gd name="T12" fmla="+- 0 3625 3622"/>
                              <a:gd name="T13" fmla="*/ T12 w 55"/>
                              <a:gd name="T14" fmla="+- 0 -980 -993"/>
                              <a:gd name="T15" fmla="*/ -980 h 55"/>
                              <a:gd name="T16" fmla="+- 0 3622 3622"/>
                              <a:gd name="T17" fmla="*/ T16 w 55"/>
                              <a:gd name="T18" fmla="+- 0 -973 -993"/>
                              <a:gd name="T19" fmla="*/ -973 h 55"/>
                              <a:gd name="T20" fmla="+- 0 3622 3622"/>
                              <a:gd name="T21" fmla="*/ T20 w 55"/>
                              <a:gd name="T22" fmla="+- 0 -959 -993"/>
                              <a:gd name="T23" fmla="*/ -959 h 55"/>
                              <a:gd name="T24" fmla="+- 0 3625 3622"/>
                              <a:gd name="T25" fmla="*/ T24 w 55"/>
                              <a:gd name="T26" fmla="+- 0 -952 -993"/>
                              <a:gd name="T27" fmla="*/ -952 h 55"/>
                              <a:gd name="T28" fmla="+- 0 3635 3622"/>
                              <a:gd name="T29" fmla="*/ T28 w 55"/>
                              <a:gd name="T30" fmla="+- 0 -942 -993"/>
                              <a:gd name="T31" fmla="*/ -942 h 55"/>
                              <a:gd name="T32" fmla="+- 0 3642 3622"/>
                              <a:gd name="T33" fmla="*/ T32 w 55"/>
                              <a:gd name="T34" fmla="+- 0 -939 -993"/>
                              <a:gd name="T35" fmla="*/ -939 h 55"/>
                              <a:gd name="T36" fmla="+- 0 3657 3622"/>
                              <a:gd name="T37" fmla="*/ T36 w 55"/>
                              <a:gd name="T38" fmla="+- 0 -939 -993"/>
                              <a:gd name="T39" fmla="*/ -939 h 55"/>
                              <a:gd name="T40" fmla="+- 0 3664 3622"/>
                              <a:gd name="T41" fmla="*/ T40 w 55"/>
                              <a:gd name="T42" fmla="+- 0 -942 -993"/>
                              <a:gd name="T43" fmla="*/ -942 h 55"/>
                              <a:gd name="T44" fmla="+- 0 3674 3622"/>
                              <a:gd name="T45" fmla="*/ T44 w 55"/>
                              <a:gd name="T46" fmla="+- 0 -952 -993"/>
                              <a:gd name="T47" fmla="*/ -952 h 55"/>
                              <a:gd name="T48" fmla="+- 0 3677 3622"/>
                              <a:gd name="T49" fmla="*/ T48 w 55"/>
                              <a:gd name="T50" fmla="+- 0 -959 -993"/>
                              <a:gd name="T51" fmla="*/ -959 h 55"/>
                              <a:gd name="T52" fmla="+- 0 3677 3622"/>
                              <a:gd name="T53" fmla="*/ T52 w 55"/>
                              <a:gd name="T54" fmla="+- 0 -973 -993"/>
                              <a:gd name="T55" fmla="*/ -973 h 55"/>
                              <a:gd name="T56" fmla="+- 0 3674 3622"/>
                              <a:gd name="T57" fmla="*/ T56 w 55"/>
                              <a:gd name="T58" fmla="+- 0 -980 -993"/>
                              <a:gd name="T59" fmla="*/ -980 h 55"/>
                              <a:gd name="T60" fmla="+- 0 3664 3622"/>
                              <a:gd name="T61" fmla="*/ T60 w 55"/>
                              <a:gd name="T62" fmla="+- 0 -990 -993"/>
                              <a:gd name="T63" fmla="*/ -990 h 55"/>
                              <a:gd name="T64" fmla="+- 0 3657 3622"/>
                              <a:gd name="T65" fmla="*/ T64 w 55"/>
                              <a:gd name="T66" fmla="+- 0 -993 -993"/>
                              <a:gd name="T67" fmla="*/ -993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5" h="55">
                                <a:moveTo>
                                  <a:pt x="35" y="0"/>
                                </a:moveTo>
                                <a:lnTo>
                                  <a:pt x="20" y="0"/>
                                </a:lnTo>
                                <a:lnTo>
                                  <a:pt x="13" y="3"/>
                                </a:lnTo>
                                <a:lnTo>
                                  <a:pt x="3" y="13"/>
                                </a:lnTo>
                                <a:lnTo>
                                  <a:pt x="0" y="20"/>
                                </a:lnTo>
                                <a:lnTo>
                                  <a:pt x="0" y="34"/>
                                </a:lnTo>
                                <a:lnTo>
                                  <a:pt x="3" y="41"/>
                                </a:lnTo>
                                <a:lnTo>
                                  <a:pt x="13" y="51"/>
                                </a:lnTo>
                                <a:lnTo>
                                  <a:pt x="20" y="54"/>
                                </a:lnTo>
                                <a:lnTo>
                                  <a:pt x="35" y="54"/>
                                </a:lnTo>
                                <a:lnTo>
                                  <a:pt x="42" y="51"/>
                                </a:lnTo>
                                <a:lnTo>
                                  <a:pt x="52" y="41"/>
                                </a:lnTo>
                                <a:lnTo>
                                  <a:pt x="55" y="34"/>
                                </a:lnTo>
                                <a:lnTo>
                                  <a:pt x="55" y="20"/>
                                </a:lnTo>
                                <a:lnTo>
                                  <a:pt x="52" y="13"/>
                                </a:lnTo>
                                <a:lnTo>
                                  <a:pt x="42" y="3"/>
                                </a:lnTo>
                                <a:lnTo>
                                  <a:pt x="35"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6" name="Freeform 958"/>
                        <wps:cNvSpPr>
                          <a:spLocks/>
                        </wps:cNvSpPr>
                        <wps:spPr bwMode="auto">
                          <a:xfrm>
                            <a:off x="3622" y="-993"/>
                            <a:ext cx="55" cy="55"/>
                          </a:xfrm>
                          <a:custGeom>
                            <a:avLst/>
                            <a:gdLst>
                              <a:gd name="T0" fmla="+- 0 3650 3622"/>
                              <a:gd name="T1" fmla="*/ T0 w 55"/>
                              <a:gd name="T2" fmla="+- 0 -939 -993"/>
                              <a:gd name="T3" fmla="*/ -939 h 55"/>
                              <a:gd name="T4" fmla="+- 0 3657 3622"/>
                              <a:gd name="T5" fmla="*/ T4 w 55"/>
                              <a:gd name="T6" fmla="+- 0 -939 -993"/>
                              <a:gd name="T7" fmla="*/ -939 h 55"/>
                              <a:gd name="T8" fmla="+- 0 3664 3622"/>
                              <a:gd name="T9" fmla="*/ T8 w 55"/>
                              <a:gd name="T10" fmla="+- 0 -942 -993"/>
                              <a:gd name="T11" fmla="*/ -942 h 55"/>
                              <a:gd name="T12" fmla="+- 0 3669 3622"/>
                              <a:gd name="T13" fmla="*/ T12 w 55"/>
                              <a:gd name="T14" fmla="+- 0 -947 -993"/>
                              <a:gd name="T15" fmla="*/ -947 h 55"/>
                              <a:gd name="T16" fmla="+- 0 3674 3622"/>
                              <a:gd name="T17" fmla="*/ T16 w 55"/>
                              <a:gd name="T18" fmla="+- 0 -952 -993"/>
                              <a:gd name="T19" fmla="*/ -952 h 55"/>
                              <a:gd name="T20" fmla="+- 0 3677 3622"/>
                              <a:gd name="T21" fmla="*/ T20 w 55"/>
                              <a:gd name="T22" fmla="+- 0 -959 -993"/>
                              <a:gd name="T23" fmla="*/ -959 h 55"/>
                              <a:gd name="T24" fmla="+- 0 3677 3622"/>
                              <a:gd name="T25" fmla="*/ T24 w 55"/>
                              <a:gd name="T26" fmla="+- 0 -966 -993"/>
                              <a:gd name="T27" fmla="*/ -966 h 55"/>
                              <a:gd name="T28" fmla="+- 0 3677 3622"/>
                              <a:gd name="T29" fmla="*/ T28 w 55"/>
                              <a:gd name="T30" fmla="+- 0 -973 -993"/>
                              <a:gd name="T31" fmla="*/ -973 h 55"/>
                              <a:gd name="T32" fmla="+- 0 3674 3622"/>
                              <a:gd name="T33" fmla="*/ T32 w 55"/>
                              <a:gd name="T34" fmla="+- 0 -980 -993"/>
                              <a:gd name="T35" fmla="*/ -980 h 55"/>
                              <a:gd name="T36" fmla="+- 0 3669 3622"/>
                              <a:gd name="T37" fmla="*/ T36 w 55"/>
                              <a:gd name="T38" fmla="+- 0 -985 -993"/>
                              <a:gd name="T39" fmla="*/ -985 h 55"/>
                              <a:gd name="T40" fmla="+- 0 3664 3622"/>
                              <a:gd name="T41" fmla="*/ T40 w 55"/>
                              <a:gd name="T42" fmla="+- 0 -990 -993"/>
                              <a:gd name="T43" fmla="*/ -990 h 55"/>
                              <a:gd name="T44" fmla="+- 0 3657 3622"/>
                              <a:gd name="T45" fmla="*/ T44 w 55"/>
                              <a:gd name="T46" fmla="+- 0 -993 -993"/>
                              <a:gd name="T47" fmla="*/ -993 h 55"/>
                              <a:gd name="T48" fmla="+- 0 3650 3622"/>
                              <a:gd name="T49" fmla="*/ T48 w 55"/>
                              <a:gd name="T50" fmla="+- 0 -993 -993"/>
                              <a:gd name="T51" fmla="*/ -993 h 55"/>
                              <a:gd name="T52" fmla="+- 0 3642 3622"/>
                              <a:gd name="T53" fmla="*/ T52 w 55"/>
                              <a:gd name="T54" fmla="+- 0 -993 -993"/>
                              <a:gd name="T55" fmla="*/ -993 h 55"/>
                              <a:gd name="T56" fmla="+- 0 3635 3622"/>
                              <a:gd name="T57" fmla="*/ T56 w 55"/>
                              <a:gd name="T58" fmla="+- 0 -990 -993"/>
                              <a:gd name="T59" fmla="*/ -990 h 55"/>
                              <a:gd name="T60" fmla="+- 0 3630 3622"/>
                              <a:gd name="T61" fmla="*/ T60 w 55"/>
                              <a:gd name="T62" fmla="+- 0 -985 -993"/>
                              <a:gd name="T63" fmla="*/ -985 h 55"/>
                              <a:gd name="T64" fmla="+- 0 3625 3622"/>
                              <a:gd name="T65" fmla="*/ T64 w 55"/>
                              <a:gd name="T66" fmla="+- 0 -980 -993"/>
                              <a:gd name="T67" fmla="*/ -980 h 55"/>
                              <a:gd name="T68" fmla="+- 0 3622 3622"/>
                              <a:gd name="T69" fmla="*/ T68 w 55"/>
                              <a:gd name="T70" fmla="+- 0 -973 -993"/>
                              <a:gd name="T71" fmla="*/ -973 h 55"/>
                              <a:gd name="T72" fmla="+- 0 3622 3622"/>
                              <a:gd name="T73" fmla="*/ T72 w 55"/>
                              <a:gd name="T74" fmla="+- 0 -966 -993"/>
                              <a:gd name="T75" fmla="*/ -966 h 55"/>
                              <a:gd name="T76" fmla="+- 0 3622 3622"/>
                              <a:gd name="T77" fmla="*/ T76 w 55"/>
                              <a:gd name="T78" fmla="+- 0 -959 -993"/>
                              <a:gd name="T79" fmla="*/ -959 h 55"/>
                              <a:gd name="T80" fmla="+- 0 3625 3622"/>
                              <a:gd name="T81" fmla="*/ T80 w 55"/>
                              <a:gd name="T82" fmla="+- 0 -952 -993"/>
                              <a:gd name="T83" fmla="*/ -952 h 55"/>
                              <a:gd name="T84" fmla="+- 0 3630 3622"/>
                              <a:gd name="T85" fmla="*/ T84 w 55"/>
                              <a:gd name="T86" fmla="+- 0 -947 -993"/>
                              <a:gd name="T87" fmla="*/ -947 h 55"/>
                              <a:gd name="T88" fmla="+- 0 3635 3622"/>
                              <a:gd name="T89" fmla="*/ T88 w 55"/>
                              <a:gd name="T90" fmla="+- 0 -942 -993"/>
                              <a:gd name="T91" fmla="*/ -942 h 55"/>
                              <a:gd name="T92" fmla="+- 0 3642 3622"/>
                              <a:gd name="T93" fmla="*/ T92 w 55"/>
                              <a:gd name="T94" fmla="+- 0 -939 -993"/>
                              <a:gd name="T95" fmla="*/ -939 h 55"/>
                              <a:gd name="T96" fmla="+- 0 3650 3622"/>
                              <a:gd name="T97" fmla="*/ T96 w 55"/>
                              <a:gd name="T98" fmla="+- 0 -939 -993"/>
                              <a:gd name="T99" fmla="*/ -939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 h="55">
                                <a:moveTo>
                                  <a:pt x="28" y="54"/>
                                </a:moveTo>
                                <a:lnTo>
                                  <a:pt x="35" y="54"/>
                                </a:lnTo>
                                <a:lnTo>
                                  <a:pt x="42" y="51"/>
                                </a:lnTo>
                                <a:lnTo>
                                  <a:pt x="47" y="46"/>
                                </a:lnTo>
                                <a:lnTo>
                                  <a:pt x="52" y="41"/>
                                </a:lnTo>
                                <a:lnTo>
                                  <a:pt x="55" y="34"/>
                                </a:lnTo>
                                <a:lnTo>
                                  <a:pt x="55" y="27"/>
                                </a:lnTo>
                                <a:lnTo>
                                  <a:pt x="55" y="20"/>
                                </a:lnTo>
                                <a:lnTo>
                                  <a:pt x="52" y="13"/>
                                </a:lnTo>
                                <a:lnTo>
                                  <a:pt x="47" y="8"/>
                                </a:lnTo>
                                <a:lnTo>
                                  <a:pt x="42" y="3"/>
                                </a:lnTo>
                                <a:lnTo>
                                  <a:pt x="35" y="0"/>
                                </a:lnTo>
                                <a:lnTo>
                                  <a:pt x="28" y="0"/>
                                </a:lnTo>
                                <a:lnTo>
                                  <a:pt x="20" y="0"/>
                                </a:lnTo>
                                <a:lnTo>
                                  <a:pt x="13" y="3"/>
                                </a:lnTo>
                                <a:lnTo>
                                  <a:pt x="8" y="8"/>
                                </a:lnTo>
                                <a:lnTo>
                                  <a:pt x="3" y="13"/>
                                </a:lnTo>
                                <a:lnTo>
                                  <a:pt x="0" y="20"/>
                                </a:lnTo>
                                <a:lnTo>
                                  <a:pt x="0" y="27"/>
                                </a:lnTo>
                                <a:lnTo>
                                  <a:pt x="0" y="34"/>
                                </a:lnTo>
                                <a:lnTo>
                                  <a:pt x="3" y="41"/>
                                </a:lnTo>
                                <a:lnTo>
                                  <a:pt x="8" y="46"/>
                                </a:lnTo>
                                <a:lnTo>
                                  <a:pt x="13" y="51"/>
                                </a:lnTo>
                                <a:lnTo>
                                  <a:pt x="20" y="54"/>
                                </a:lnTo>
                                <a:lnTo>
                                  <a:pt x="28" y="54"/>
                                </a:lnTo>
                                <a:close/>
                              </a:path>
                            </a:pathLst>
                          </a:custGeom>
                          <a:noFill/>
                          <a:ln w="344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 name="Freeform 957"/>
                        <wps:cNvSpPr>
                          <a:spLocks/>
                        </wps:cNvSpPr>
                        <wps:spPr bwMode="auto">
                          <a:xfrm>
                            <a:off x="2248" y="-112"/>
                            <a:ext cx="55" cy="55"/>
                          </a:xfrm>
                          <a:custGeom>
                            <a:avLst/>
                            <a:gdLst>
                              <a:gd name="T0" fmla="+- 0 2282 2248"/>
                              <a:gd name="T1" fmla="*/ T0 w 55"/>
                              <a:gd name="T2" fmla="+- 0 -112 -112"/>
                              <a:gd name="T3" fmla="*/ -112 h 55"/>
                              <a:gd name="T4" fmla="+- 0 2268 2248"/>
                              <a:gd name="T5" fmla="*/ T4 w 55"/>
                              <a:gd name="T6" fmla="+- 0 -112 -112"/>
                              <a:gd name="T7" fmla="*/ -112 h 55"/>
                              <a:gd name="T8" fmla="+- 0 2261 2248"/>
                              <a:gd name="T9" fmla="*/ T8 w 55"/>
                              <a:gd name="T10" fmla="+- 0 -109 -112"/>
                              <a:gd name="T11" fmla="*/ -109 h 55"/>
                              <a:gd name="T12" fmla="+- 0 2251 2248"/>
                              <a:gd name="T13" fmla="*/ T12 w 55"/>
                              <a:gd name="T14" fmla="+- 0 -99 -112"/>
                              <a:gd name="T15" fmla="*/ -99 h 55"/>
                              <a:gd name="T16" fmla="+- 0 2248 2248"/>
                              <a:gd name="T17" fmla="*/ T16 w 55"/>
                              <a:gd name="T18" fmla="+- 0 -92 -112"/>
                              <a:gd name="T19" fmla="*/ -92 h 55"/>
                              <a:gd name="T20" fmla="+- 0 2248 2248"/>
                              <a:gd name="T21" fmla="*/ T20 w 55"/>
                              <a:gd name="T22" fmla="+- 0 -78 -112"/>
                              <a:gd name="T23" fmla="*/ -78 h 55"/>
                              <a:gd name="T24" fmla="+- 0 2251 2248"/>
                              <a:gd name="T25" fmla="*/ T24 w 55"/>
                              <a:gd name="T26" fmla="+- 0 -71 -112"/>
                              <a:gd name="T27" fmla="*/ -71 h 55"/>
                              <a:gd name="T28" fmla="+- 0 2261 2248"/>
                              <a:gd name="T29" fmla="*/ T28 w 55"/>
                              <a:gd name="T30" fmla="+- 0 -61 -112"/>
                              <a:gd name="T31" fmla="*/ -61 h 55"/>
                              <a:gd name="T32" fmla="+- 0 2268 2248"/>
                              <a:gd name="T33" fmla="*/ T32 w 55"/>
                              <a:gd name="T34" fmla="+- 0 -58 -112"/>
                              <a:gd name="T35" fmla="*/ -58 h 55"/>
                              <a:gd name="T36" fmla="+- 0 2282 2248"/>
                              <a:gd name="T37" fmla="*/ T36 w 55"/>
                              <a:gd name="T38" fmla="+- 0 -58 -112"/>
                              <a:gd name="T39" fmla="*/ -58 h 55"/>
                              <a:gd name="T40" fmla="+- 0 2289 2248"/>
                              <a:gd name="T41" fmla="*/ T40 w 55"/>
                              <a:gd name="T42" fmla="+- 0 -61 -112"/>
                              <a:gd name="T43" fmla="*/ -61 h 55"/>
                              <a:gd name="T44" fmla="+- 0 2299 2248"/>
                              <a:gd name="T45" fmla="*/ T44 w 55"/>
                              <a:gd name="T46" fmla="+- 0 -71 -112"/>
                              <a:gd name="T47" fmla="*/ -71 h 55"/>
                              <a:gd name="T48" fmla="+- 0 2302 2248"/>
                              <a:gd name="T49" fmla="*/ T48 w 55"/>
                              <a:gd name="T50" fmla="+- 0 -78 -112"/>
                              <a:gd name="T51" fmla="*/ -78 h 55"/>
                              <a:gd name="T52" fmla="+- 0 2302 2248"/>
                              <a:gd name="T53" fmla="*/ T52 w 55"/>
                              <a:gd name="T54" fmla="+- 0 -92 -112"/>
                              <a:gd name="T55" fmla="*/ -92 h 55"/>
                              <a:gd name="T56" fmla="+- 0 2299 2248"/>
                              <a:gd name="T57" fmla="*/ T56 w 55"/>
                              <a:gd name="T58" fmla="+- 0 -99 -112"/>
                              <a:gd name="T59" fmla="*/ -99 h 55"/>
                              <a:gd name="T60" fmla="+- 0 2289 2248"/>
                              <a:gd name="T61" fmla="*/ T60 w 55"/>
                              <a:gd name="T62" fmla="+- 0 -109 -112"/>
                              <a:gd name="T63" fmla="*/ -109 h 55"/>
                              <a:gd name="T64" fmla="+- 0 2282 2248"/>
                              <a:gd name="T65" fmla="*/ T64 w 55"/>
                              <a:gd name="T66" fmla="+- 0 -112 -112"/>
                              <a:gd name="T67" fmla="*/ -112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5" h="55">
                                <a:moveTo>
                                  <a:pt x="34" y="0"/>
                                </a:moveTo>
                                <a:lnTo>
                                  <a:pt x="20" y="0"/>
                                </a:lnTo>
                                <a:lnTo>
                                  <a:pt x="13" y="3"/>
                                </a:lnTo>
                                <a:lnTo>
                                  <a:pt x="3" y="13"/>
                                </a:lnTo>
                                <a:lnTo>
                                  <a:pt x="0" y="20"/>
                                </a:lnTo>
                                <a:lnTo>
                                  <a:pt x="0" y="34"/>
                                </a:lnTo>
                                <a:lnTo>
                                  <a:pt x="3" y="41"/>
                                </a:lnTo>
                                <a:lnTo>
                                  <a:pt x="13" y="51"/>
                                </a:lnTo>
                                <a:lnTo>
                                  <a:pt x="20" y="54"/>
                                </a:lnTo>
                                <a:lnTo>
                                  <a:pt x="34" y="54"/>
                                </a:lnTo>
                                <a:lnTo>
                                  <a:pt x="41" y="51"/>
                                </a:lnTo>
                                <a:lnTo>
                                  <a:pt x="51" y="41"/>
                                </a:lnTo>
                                <a:lnTo>
                                  <a:pt x="54" y="34"/>
                                </a:lnTo>
                                <a:lnTo>
                                  <a:pt x="54" y="20"/>
                                </a:lnTo>
                                <a:lnTo>
                                  <a:pt x="51" y="13"/>
                                </a:lnTo>
                                <a:lnTo>
                                  <a:pt x="41" y="3"/>
                                </a:lnTo>
                                <a:lnTo>
                                  <a:pt x="34"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8" name="Freeform 956"/>
                        <wps:cNvSpPr>
                          <a:spLocks/>
                        </wps:cNvSpPr>
                        <wps:spPr bwMode="auto">
                          <a:xfrm>
                            <a:off x="2248" y="-112"/>
                            <a:ext cx="55" cy="55"/>
                          </a:xfrm>
                          <a:custGeom>
                            <a:avLst/>
                            <a:gdLst>
                              <a:gd name="T0" fmla="+- 0 2275 2248"/>
                              <a:gd name="T1" fmla="*/ T0 w 55"/>
                              <a:gd name="T2" fmla="+- 0 -58 -112"/>
                              <a:gd name="T3" fmla="*/ -58 h 55"/>
                              <a:gd name="T4" fmla="+- 0 2282 2248"/>
                              <a:gd name="T5" fmla="*/ T4 w 55"/>
                              <a:gd name="T6" fmla="+- 0 -58 -112"/>
                              <a:gd name="T7" fmla="*/ -58 h 55"/>
                              <a:gd name="T8" fmla="+- 0 2289 2248"/>
                              <a:gd name="T9" fmla="*/ T8 w 55"/>
                              <a:gd name="T10" fmla="+- 0 -61 -112"/>
                              <a:gd name="T11" fmla="*/ -61 h 55"/>
                              <a:gd name="T12" fmla="+- 0 2294 2248"/>
                              <a:gd name="T13" fmla="*/ T12 w 55"/>
                              <a:gd name="T14" fmla="+- 0 -66 -112"/>
                              <a:gd name="T15" fmla="*/ -66 h 55"/>
                              <a:gd name="T16" fmla="+- 0 2299 2248"/>
                              <a:gd name="T17" fmla="*/ T16 w 55"/>
                              <a:gd name="T18" fmla="+- 0 -71 -112"/>
                              <a:gd name="T19" fmla="*/ -71 h 55"/>
                              <a:gd name="T20" fmla="+- 0 2302 2248"/>
                              <a:gd name="T21" fmla="*/ T20 w 55"/>
                              <a:gd name="T22" fmla="+- 0 -78 -112"/>
                              <a:gd name="T23" fmla="*/ -78 h 55"/>
                              <a:gd name="T24" fmla="+- 0 2302 2248"/>
                              <a:gd name="T25" fmla="*/ T24 w 55"/>
                              <a:gd name="T26" fmla="+- 0 -85 -112"/>
                              <a:gd name="T27" fmla="*/ -85 h 55"/>
                              <a:gd name="T28" fmla="+- 0 2302 2248"/>
                              <a:gd name="T29" fmla="*/ T28 w 55"/>
                              <a:gd name="T30" fmla="+- 0 -92 -112"/>
                              <a:gd name="T31" fmla="*/ -92 h 55"/>
                              <a:gd name="T32" fmla="+- 0 2299 2248"/>
                              <a:gd name="T33" fmla="*/ T32 w 55"/>
                              <a:gd name="T34" fmla="+- 0 -99 -112"/>
                              <a:gd name="T35" fmla="*/ -99 h 55"/>
                              <a:gd name="T36" fmla="+- 0 2294 2248"/>
                              <a:gd name="T37" fmla="*/ T36 w 55"/>
                              <a:gd name="T38" fmla="+- 0 -104 -112"/>
                              <a:gd name="T39" fmla="*/ -104 h 55"/>
                              <a:gd name="T40" fmla="+- 0 2289 2248"/>
                              <a:gd name="T41" fmla="*/ T40 w 55"/>
                              <a:gd name="T42" fmla="+- 0 -109 -112"/>
                              <a:gd name="T43" fmla="*/ -109 h 55"/>
                              <a:gd name="T44" fmla="+- 0 2282 2248"/>
                              <a:gd name="T45" fmla="*/ T44 w 55"/>
                              <a:gd name="T46" fmla="+- 0 -112 -112"/>
                              <a:gd name="T47" fmla="*/ -112 h 55"/>
                              <a:gd name="T48" fmla="+- 0 2275 2248"/>
                              <a:gd name="T49" fmla="*/ T48 w 55"/>
                              <a:gd name="T50" fmla="+- 0 -112 -112"/>
                              <a:gd name="T51" fmla="*/ -112 h 55"/>
                              <a:gd name="T52" fmla="+- 0 2268 2248"/>
                              <a:gd name="T53" fmla="*/ T52 w 55"/>
                              <a:gd name="T54" fmla="+- 0 -112 -112"/>
                              <a:gd name="T55" fmla="*/ -112 h 55"/>
                              <a:gd name="T56" fmla="+- 0 2261 2248"/>
                              <a:gd name="T57" fmla="*/ T56 w 55"/>
                              <a:gd name="T58" fmla="+- 0 -109 -112"/>
                              <a:gd name="T59" fmla="*/ -109 h 55"/>
                              <a:gd name="T60" fmla="+- 0 2256 2248"/>
                              <a:gd name="T61" fmla="*/ T60 w 55"/>
                              <a:gd name="T62" fmla="+- 0 -104 -112"/>
                              <a:gd name="T63" fmla="*/ -104 h 55"/>
                              <a:gd name="T64" fmla="+- 0 2251 2248"/>
                              <a:gd name="T65" fmla="*/ T64 w 55"/>
                              <a:gd name="T66" fmla="+- 0 -99 -112"/>
                              <a:gd name="T67" fmla="*/ -99 h 55"/>
                              <a:gd name="T68" fmla="+- 0 2248 2248"/>
                              <a:gd name="T69" fmla="*/ T68 w 55"/>
                              <a:gd name="T70" fmla="+- 0 -92 -112"/>
                              <a:gd name="T71" fmla="*/ -92 h 55"/>
                              <a:gd name="T72" fmla="+- 0 2248 2248"/>
                              <a:gd name="T73" fmla="*/ T72 w 55"/>
                              <a:gd name="T74" fmla="+- 0 -85 -112"/>
                              <a:gd name="T75" fmla="*/ -85 h 55"/>
                              <a:gd name="T76" fmla="+- 0 2248 2248"/>
                              <a:gd name="T77" fmla="*/ T76 w 55"/>
                              <a:gd name="T78" fmla="+- 0 -78 -112"/>
                              <a:gd name="T79" fmla="*/ -78 h 55"/>
                              <a:gd name="T80" fmla="+- 0 2251 2248"/>
                              <a:gd name="T81" fmla="*/ T80 w 55"/>
                              <a:gd name="T82" fmla="+- 0 -71 -112"/>
                              <a:gd name="T83" fmla="*/ -71 h 55"/>
                              <a:gd name="T84" fmla="+- 0 2256 2248"/>
                              <a:gd name="T85" fmla="*/ T84 w 55"/>
                              <a:gd name="T86" fmla="+- 0 -66 -112"/>
                              <a:gd name="T87" fmla="*/ -66 h 55"/>
                              <a:gd name="T88" fmla="+- 0 2261 2248"/>
                              <a:gd name="T89" fmla="*/ T88 w 55"/>
                              <a:gd name="T90" fmla="+- 0 -61 -112"/>
                              <a:gd name="T91" fmla="*/ -61 h 55"/>
                              <a:gd name="T92" fmla="+- 0 2268 2248"/>
                              <a:gd name="T93" fmla="*/ T92 w 55"/>
                              <a:gd name="T94" fmla="+- 0 -58 -112"/>
                              <a:gd name="T95" fmla="*/ -58 h 55"/>
                              <a:gd name="T96" fmla="+- 0 2275 2248"/>
                              <a:gd name="T97" fmla="*/ T96 w 55"/>
                              <a:gd name="T98" fmla="+- 0 -58 -112"/>
                              <a:gd name="T99" fmla="*/ -5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 h="55">
                                <a:moveTo>
                                  <a:pt x="27" y="54"/>
                                </a:moveTo>
                                <a:lnTo>
                                  <a:pt x="34" y="54"/>
                                </a:lnTo>
                                <a:lnTo>
                                  <a:pt x="41" y="51"/>
                                </a:lnTo>
                                <a:lnTo>
                                  <a:pt x="46" y="46"/>
                                </a:lnTo>
                                <a:lnTo>
                                  <a:pt x="51" y="41"/>
                                </a:lnTo>
                                <a:lnTo>
                                  <a:pt x="54" y="34"/>
                                </a:lnTo>
                                <a:lnTo>
                                  <a:pt x="54" y="27"/>
                                </a:lnTo>
                                <a:lnTo>
                                  <a:pt x="54" y="20"/>
                                </a:lnTo>
                                <a:lnTo>
                                  <a:pt x="51" y="13"/>
                                </a:lnTo>
                                <a:lnTo>
                                  <a:pt x="46" y="8"/>
                                </a:lnTo>
                                <a:lnTo>
                                  <a:pt x="41" y="3"/>
                                </a:lnTo>
                                <a:lnTo>
                                  <a:pt x="34" y="0"/>
                                </a:lnTo>
                                <a:lnTo>
                                  <a:pt x="27" y="0"/>
                                </a:lnTo>
                                <a:lnTo>
                                  <a:pt x="20" y="0"/>
                                </a:lnTo>
                                <a:lnTo>
                                  <a:pt x="13" y="3"/>
                                </a:lnTo>
                                <a:lnTo>
                                  <a:pt x="8" y="8"/>
                                </a:lnTo>
                                <a:lnTo>
                                  <a:pt x="3" y="13"/>
                                </a:lnTo>
                                <a:lnTo>
                                  <a:pt x="0" y="20"/>
                                </a:lnTo>
                                <a:lnTo>
                                  <a:pt x="0" y="27"/>
                                </a:lnTo>
                                <a:lnTo>
                                  <a:pt x="0" y="34"/>
                                </a:lnTo>
                                <a:lnTo>
                                  <a:pt x="3" y="41"/>
                                </a:lnTo>
                                <a:lnTo>
                                  <a:pt x="8" y="46"/>
                                </a:lnTo>
                                <a:lnTo>
                                  <a:pt x="13" y="51"/>
                                </a:lnTo>
                                <a:lnTo>
                                  <a:pt x="20" y="54"/>
                                </a:lnTo>
                                <a:lnTo>
                                  <a:pt x="27" y="54"/>
                                </a:lnTo>
                                <a:close/>
                              </a:path>
                            </a:pathLst>
                          </a:custGeom>
                          <a:noFill/>
                          <a:ln w="344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9" name="Freeform 955"/>
                        <wps:cNvSpPr>
                          <a:spLocks/>
                        </wps:cNvSpPr>
                        <wps:spPr bwMode="auto">
                          <a:xfrm>
                            <a:off x="2275" y="-2544"/>
                            <a:ext cx="3300" cy="1329"/>
                          </a:xfrm>
                          <a:custGeom>
                            <a:avLst/>
                            <a:gdLst>
                              <a:gd name="T0" fmla="+- 0 5574 2275"/>
                              <a:gd name="T1" fmla="*/ T0 w 3300"/>
                              <a:gd name="T2" fmla="+- 0 -2544 -2544"/>
                              <a:gd name="T3" fmla="*/ -2544 h 1329"/>
                              <a:gd name="T4" fmla="+- 0 5024 2275"/>
                              <a:gd name="T5" fmla="*/ T4 w 3300"/>
                              <a:gd name="T6" fmla="+- 0 -2058 -2544"/>
                              <a:gd name="T7" fmla="*/ -2058 h 1329"/>
                              <a:gd name="T8" fmla="+- 0 4474 2275"/>
                              <a:gd name="T9" fmla="*/ T8 w 3300"/>
                              <a:gd name="T10" fmla="+- 0 -1766 -2544"/>
                              <a:gd name="T11" fmla="*/ -1766 h 1329"/>
                              <a:gd name="T12" fmla="+- 0 3650 2275"/>
                              <a:gd name="T13" fmla="*/ T12 w 3300"/>
                              <a:gd name="T14" fmla="+- 0 -1446 -2544"/>
                              <a:gd name="T15" fmla="*/ -1446 h 1329"/>
                              <a:gd name="T16" fmla="+- 0 3193 2275"/>
                              <a:gd name="T17" fmla="*/ T16 w 3300"/>
                              <a:gd name="T18" fmla="+- 0 -1336 -2544"/>
                              <a:gd name="T19" fmla="*/ -1336 h 1329"/>
                              <a:gd name="T20" fmla="+- 0 2275 2275"/>
                              <a:gd name="T21" fmla="*/ T20 w 3300"/>
                              <a:gd name="T22" fmla="+- 0 -1215 -2544"/>
                              <a:gd name="T23" fmla="*/ -1215 h 1329"/>
                            </a:gdLst>
                            <a:ahLst/>
                            <a:cxnLst>
                              <a:cxn ang="0">
                                <a:pos x="T1" y="T3"/>
                              </a:cxn>
                              <a:cxn ang="0">
                                <a:pos x="T5" y="T7"/>
                              </a:cxn>
                              <a:cxn ang="0">
                                <a:pos x="T9" y="T11"/>
                              </a:cxn>
                              <a:cxn ang="0">
                                <a:pos x="T13" y="T15"/>
                              </a:cxn>
                              <a:cxn ang="0">
                                <a:pos x="T17" y="T19"/>
                              </a:cxn>
                              <a:cxn ang="0">
                                <a:pos x="T21" y="T23"/>
                              </a:cxn>
                            </a:cxnLst>
                            <a:rect l="0" t="0" r="r" b="b"/>
                            <a:pathLst>
                              <a:path w="3300" h="1329">
                                <a:moveTo>
                                  <a:pt x="3299" y="0"/>
                                </a:moveTo>
                                <a:lnTo>
                                  <a:pt x="2749" y="486"/>
                                </a:lnTo>
                                <a:lnTo>
                                  <a:pt x="2199" y="778"/>
                                </a:lnTo>
                                <a:lnTo>
                                  <a:pt x="1375" y="1098"/>
                                </a:lnTo>
                                <a:lnTo>
                                  <a:pt x="918" y="1208"/>
                                </a:lnTo>
                                <a:lnTo>
                                  <a:pt x="0" y="1329"/>
                                </a:lnTo>
                              </a:path>
                            </a:pathLst>
                          </a:custGeom>
                          <a:noFill/>
                          <a:ln w="13767">
                            <a:solidFill>
                              <a:srgbClr val="FF7F0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0" name="AutoShape 954"/>
                        <wps:cNvSpPr>
                          <a:spLocks/>
                        </wps:cNvSpPr>
                        <wps:spPr bwMode="auto">
                          <a:xfrm>
                            <a:off x="2248" y="-1766"/>
                            <a:ext cx="2254" cy="551"/>
                          </a:xfrm>
                          <a:custGeom>
                            <a:avLst/>
                            <a:gdLst>
                              <a:gd name="T0" fmla="+- 0 4447 2248"/>
                              <a:gd name="T1" fmla="*/ T0 w 2254"/>
                              <a:gd name="T2" fmla="+- 0 -1766 -1766"/>
                              <a:gd name="T3" fmla="*/ -1766 h 551"/>
                              <a:gd name="T4" fmla="+- 0 4501 2248"/>
                              <a:gd name="T5" fmla="*/ T4 w 2254"/>
                              <a:gd name="T6" fmla="+- 0 -1766 -1766"/>
                              <a:gd name="T7" fmla="*/ -1766 h 551"/>
                              <a:gd name="T8" fmla="+- 0 3622 2248"/>
                              <a:gd name="T9" fmla="*/ T8 w 2254"/>
                              <a:gd name="T10" fmla="+- 0 -1446 -1766"/>
                              <a:gd name="T11" fmla="*/ -1446 h 551"/>
                              <a:gd name="T12" fmla="+- 0 3677 2248"/>
                              <a:gd name="T13" fmla="*/ T12 w 2254"/>
                              <a:gd name="T14" fmla="+- 0 -1446 -1766"/>
                              <a:gd name="T15" fmla="*/ -1446 h 551"/>
                              <a:gd name="T16" fmla="+- 0 2248 2248"/>
                              <a:gd name="T17" fmla="*/ T16 w 2254"/>
                              <a:gd name="T18" fmla="+- 0 -1215 -1766"/>
                              <a:gd name="T19" fmla="*/ -1215 h 551"/>
                              <a:gd name="T20" fmla="+- 0 2302 2248"/>
                              <a:gd name="T21" fmla="*/ T20 w 2254"/>
                              <a:gd name="T22" fmla="+- 0 -1215 -1766"/>
                              <a:gd name="T23" fmla="*/ -1215 h 551"/>
                            </a:gdLst>
                            <a:ahLst/>
                            <a:cxnLst>
                              <a:cxn ang="0">
                                <a:pos x="T1" y="T3"/>
                              </a:cxn>
                              <a:cxn ang="0">
                                <a:pos x="T5" y="T7"/>
                              </a:cxn>
                              <a:cxn ang="0">
                                <a:pos x="T9" y="T11"/>
                              </a:cxn>
                              <a:cxn ang="0">
                                <a:pos x="T13" y="T15"/>
                              </a:cxn>
                              <a:cxn ang="0">
                                <a:pos x="T17" y="T19"/>
                              </a:cxn>
                              <a:cxn ang="0">
                                <a:pos x="T21" y="T23"/>
                              </a:cxn>
                            </a:cxnLst>
                            <a:rect l="0" t="0" r="r" b="b"/>
                            <a:pathLst>
                              <a:path w="2254" h="551">
                                <a:moveTo>
                                  <a:pt x="2199" y="0"/>
                                </a:moveTo>
                                <a:lnTo>
                                  <a:pt x="2253" y="0"/>
                                </a:lnTo>
                                <a:moveTo>
                                  <a:pt x="1374" y="320"/>
                                </a:moveTo>
                                <a:lnTo>
                                  <a:pt x="1429" y="320"/>
                                </a:lnTo>
                                <a:moveTo>
                                  <a:pt x="0" y="551"/>
                                </a:moveTo>
                                <a:lnTo>
                                  <a:pt x="54" y="551"/>
                                </a:lnTo>
                              </a:path>
                            </a:pathLst>
                          </a:custGeom>
                          <a:noFill/>
                          <a:ln w="34418">
                            <a:solidFill>
                              <a:srgbClr val="FF7F0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1" name="Freeform 953"/>
                        <wps:cNvSpPr>
                          <a:spLocks/>
                        </wps:cNvSpPr>
                        <wps:spPr bwMode="auto">
                          <a:xfrm>
                            <a:off x="2275" y="-2303"/>
                            <a:ext cx="3300" cy="1349"/>
                          </a:xfrm>
                          <a:custGeom>
                            <a:avLst/>
                            <a:gdLst>
                              <a:gd name="T0" fmla="+- 0 5574 2275"/>
                              <a:gd name="T1" fmla="*/ T0 w 3300"/>
                              <a:gd name="T2" fmla="+- 0 -2303 -2303"/>
                              <a:gd name="T3" fmla="*/ -2303 h 1349"/>
                              <a:gd name="T4" fmla="+- 0 5024 2275"/>
                              <a:gd name="T5" fmla="*/ T4 w 3300"/>
                              <a:gd name="T6" fmla="+- 0 -2058 -2303"/>
                              <a:gd name="T7" fmla="*/ -2058 h 1349"/>
                              <a:gd name="T8" fmla="+- 0 4474 2275"/>
                              <a:gd name="T9" fmla="*/ T8 w 3300"/>
                              <a:gd name="T10" fmla="+- 0 -1806 -2303"/>
                              <a:gd name="T11" fmla="*/ -1806 h 1349"/>
                              <a:gd name="T12" fmla="+- 0 3650 2275"/>
                              <a:gd name="T13" fmla="*/ T12 w 3300"/>
                              <a:gd name="T14" fmla="+- 0 -1458 -2303"/>
                              <a:gd name="T15" fmla="*/ -1458 h 1349"/>
                              <a:gd name="T16" fmla="+- 0 3193 2275"/>
                              <a:gd name="T17" fmla="*/ T16 w 3300"/>
                              <a:gd name="T18" fmla="+- 0 -1280 -2303"/>
                              <a:gd name="T19" fmla="*/ -1280 h 1349"/>
                              <a:gd name="T20" fmla="+- 0 2275 2275"/>
                              <a:gd name="T21" fmla="*/ T20 w 3300"/>
                              <a:gd name="T22" fmla="+- 0 -954 -2303"/>
                              <a:gd name="T23" fmla="*/ -954 h 1349"/>
                            </a:gdLst>
                            <a:ahLst/>
                            <a:cxnLst>
                              <a:cxn ang="0">
                                <a:pos x="T1" y="T3"/>
                              </a:cxn>
                              <a:cxn ang="0">
                                <a:pos x="T5" y="T7"/>
                              </a:cxn>
                              <a:cxn ang="0">
                                <a:pos x="T9" y="T11"/>
                              </a:cxn>
                              <a:cxn ang="0">
                                <a:pos x="T13" y="T15"/>
                              </a:cxn>
                              <a:cxn ang="0">
                                <a:pos x="T17" y="T19"/>
                              </a:cxn>
                              <a:cxn ang="0">
                                <a:pos x="T21" y="T23"/>
                              </a:cxn>
                            </a:cxnLst>
                            <a:rect l="0" t="0" r="r" b="b"/>
                            <a:pathLst>
                              <a:path w="3300" h="1349">
                                <a:moveTo>
                                  <a:pt x="3299" y="0"/>
                                </a:moveTo>
                                <a:lnTo>
                                  <a:pt x="2749" y="245"/>
                                </a:lnTo>
                                <a:lnTo>
                                  <a:pt x="2199" y="497"/>
                                </a:lnTo>
                                <a:lnTo>
                                  <a:pt x="1375" y="845"/>
                                </a:lnTo>
                                <a:lnTo>
                                  <a:pt x="918" y="1023"/>
                                </a:lnTo>
                                <a:lnTo>
                                  <a:pt x="0" y="1349"/>
                                </a:lnTo>
                              </a:path>
                            </a:pathLst>
                          </a:custGeom>
                          <a:noFill/>
                          <a:ln w="13767">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2" name="AutoShape 952"/>
                        <wps:cNvSpPr>
                          <a:spLocks/>
                        </wps:cNvSpPr>
                        <wps:spPr bwMode="auto">
                          <a:xfrm>
                            <a:off x="5548" y="-2330"/>
                            <a:ext cx="52" cy="50"/>
                          </a:xfrm>
                          <a:custGeom>
                            <a:avLst/>
                            <a:gdLst>
                              <a:gd name="T0" fmla="+- 0 5600 5548"/>
                              <a:gd name="T1" fmla="*/ T0 w 52"/>
                              <a:gd name="T2" fmla="+- 0 -2312 -2330"/>
                              <a:gd name="T3" fmla="*/ -2312 h 50"/>
                              <a:gd name="T4" fmla="+- 0 5548 5548"/>
                              <a:gd name="T5" fmla="*/ T4 w 52"/>
                              <a:gd name="T6" fmla="+- 0 -2312 -2330"/>
                              <a:gd name="T7" fmla="*/ -2312 h 50"/>
                              <a:gd name="T8" fmla="+- 0 5564 5548"/>
                              <a:gd name="T9" fmla="*/ T8 w 52"/>
                              <a:gd name="T10" fmla="+- 0 -2300 -2330"/>
                              <a:gd name="T11" fmla="*/ -2300 h 50"/>
                              <a:gd name="T12" fmla="+- 0 5558 5548"/>
                              <a:gd name="T13" fmla="*/ T12 w 52"/>
                              <a:gd name="T14" fmla="+- 0 -2281 -2330"/>
                              <a:gd name="T15" fmla="*/ -2281 h 50"/>
                              <a:gd name="T16" fmla="+- 0 5574 5548"/>
                              <a:gd name="T17" fmla="*/ T16 w 52"/>
                              <a:gd name="T18" fmla="+- 0 -2293 -2330"/>
                              <a:gd name="T19" fmla="*/ -2293 h 50"/>
                              <a:gd name="T20" fmla="+- 0 5586 5548"/>
                              <a:gd name="T21" fmla="*/ T20 w 52"/>
                              <a:gd name="T22" fmla="+- 0 -2293 -2330"/>
                              <a:gd name="T23" fmla="*/ -2293 h 50"/>
                              <a:gd name="T24" fmla="+- 0 5584 5548"/>
                              <a:gd name="T25" fmla="*/ T24 w 52"/>
                              <a:gd name="T26" fmla="+- 0 -2300 -2330"/>
                              <a:gd name="T27" fmla="*/ -2300 h 50"/>
                              <a:gd name="T28" fmla="+- 0 5600 5548"/>
                              <a:gd name="T29" fmla="*/ T28 w 52"/>
                              <a:gd name="T30" fmla="+- 0 -2312 -2330"/>
                              <a:gd name="T31" fmla="*/ -2312 h 50"/>
                              <a:gd name="T32" fmla="+- 0 5586 5548"/>
                              <a:gd name="T33" fmla="*/ T32 w 52"/>
                              <a:gd name="T34" fmla="+- 0 -2293 -2330"/>
                              <a:gd name="T35" fmla="*/ -2293 h 50"/>
                              <a:gd name="T36" fmla="+- 0 5574 5548"/>
                              <a:gd name="T37" fmla="*/ T36 w 52"/>
                              <a:gd name="T38" fmla="+- 0 -2293 -2330"/>
                              <a:gd name="T39" fmla="*/ -2293 h 50"/>
                              <a:gd name="T40" fmla="+- 0 5590 5548"/>
                              <a:gd name="T41" fmla="*/ T40 w 52"/>
                              <a:gd name="T42" fmla="+- 0 -2281 -2330"/>
                              <a:gd name="T43" fmla="*/ -2281 h 50"/>
                              <a:gd name="T44" fmla="+- 0 5586 5548"/>
                              <a:gd name="T45" fmla="*/ T44 w 52"/>
                              <a:gd name="T46" fmla="+- 0 -2293 -2330"/>
                              <a:gd name="T47" fmla="*/ -2293 h 50"/>
                              <a:gd name="T48" fmla="+- 0 5574 5548"/>
                              <a:gd name="T49" fmla="*/ T48 w 52"/>
                              <a:gd name="T50" fmla="+- 0 -2330 -2330"/>
                              <a:gd name="T51" fmla="*/ -2330 h 50"/>
                              <a:gd name="T52" fmla="+- 0 5568 5548"/>
                              <a:gd name="T53" fmla="*/ T52 w 52"/>
                              <a:gd name="T54" fmla="+- 0 -2312 -2330"/>
                              <a:gd name="T55" fmla="*/ -2312 h 50"/>
                              <a:gd name="T56" fmla="+- 0 5580 5548"/>
                              <a:gd name="T57" fmla="*/ T56 w 52"/>
                              <a:gd name="T58" fmla="+- 0 -2312 -2330"/>
                              <a:gd name="T59" fmla="*/ -2312 h 50"/>
                              <a:gd name="T60" fmla="+- 0 5574 5548"/>
                              <a:gd name="T61" fmla="*/ T60 w 52"/>
                              <a:gd name="T62" fmla="+- 0 -2330 -2330"/>
                              <a:gd name="T63" fmla="*/ -2330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2" h="50">
                                <a:moveTo>
                                  <a:pt x="52" y="18"/>
                                </a:moveTo>
                                <a:lnTo>
                                  <a:pt x="0" y="18"/>
                                </a:lnTo>
                                <a:lnTo>
                                  <a:pt x="16" y="30"/>
                                </a:lnTo>
                                <a:lnTo>
                                  <a:pt x="10" y="49"/>
                                </a:lnTo>
                                <a:lnTo>
                                  <a:pt x="26" y="37"/>
                                </a:lnTo>
                                <a:lnTo>
                                  <a:pt x="38" y="37"/>
                                </a:lnTo>
                                <a:lnTo>
                                  <a:pt x="36" y="30"/>
                                </a:lnTo>
                                <a:lnTo>
                                  <a:pt x="52" y="18"/>
                                </a:lnTo>
                                <a:close/>
                                <a:moveTo>
                                  <a:pt x="38" y="37"/>
                                </a:moveTo>
                                <a:lnTo>
                                  <a:pt x="26" y="37"/>
                                </a:lnTo>
                                <a:lnTo>
                                  <a:pt x="42" y="49"/>
                                </a:lnTo>
                                <a:lnTo>
                                  <a:pt x="38" y="37"/>
                                </a:lnTo>
                                <a:close/>
                                <a:moveTo>
                                  <a:pt x="26" y="0"/>
                                </a:moveTo>
                                <a:lnTo>
                                  <a:pt x="20" y="18"/>
                                </a:lnTo>
                                <a:lnTo>
                                  <a:pt x="32" y="18"/>
                                </a:lnTo>
                                <a:lnTo>
                                  <a:pt x="26"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3" name="Freeform 951"/>
                        <wps:cNvSpPr>
                          <a:spLocks/>
                        </wps:cNvSpPr>
                        <wps:spPr bwMode="auto">
                          <a:xfrm>
                            <a:off x="5548" y="-2330"/>
                            <a:ext cx="52" cy="50"/>
                          </a:xfrm>
                          <a:custGeom>
                            <a:avLst/>
                            <a:gdLst>
                              <a:gd name="T0" fmla="+- 0 5574 5548"/>
                              <a:gd name="T1" fmla="*/ T0 w 52"/>
                              <a:gd name="T2" fmla="+- 0 -2330 -2330"/>
                              <a:gd name="T3" fmla="*/ -2330 h 50"/>
                              <a:gd name="T4" fmla="+- 0 5568 5548"/>
                              <a:gd name="T5" fmla="*/ T4 w 52"/>
                              <a:gd name="T6" fmla="+- 0 -2312 -2330"/>
                              <a:gd name="T7" fmla="*/ -2312 h 50"/>
                              <a:gd name="T8" fmla="+- 0 5548 5548"/>
                              <a:gd name="T9" fmla="*/ T8 w 52"/>
                              <a:gd name="T10" fmla="+- 0 -2312 -2330"/>
                              <a:gd name="T11" fmla="*/ -2312 h 50"/>
                              <a:gd name="T12" fmla="+- 0 5564 5548"/>
                              <a:gd name="T13" fmla="*/ T12 w 52"/>
                              <a:gd name="T14" fmla="+- 0 -2300 -2330"/>
                              <a:gd name="T15" fmla="*/ -2300 h 50"/>
                              <a:gd name="T16" fmla="+- 0 5558 5548"/>
                              <a:gd name="T17" fmla="*/ T16 w 52"/>
                              <a:gd name="T18" fmla="+- 0 -2281 -2330"/>
                              <a:gd name="T19" fmla="*/ -2281 h 50"/>
                              <a:gd name="T20" fmla="+- 0 5574 5548"/>
                              <a:gd name="T21" fmla="*/ T20 w 52"/>
                              <a:gd name="T22" fmla="+- 0 -2293 -2330"/>
                              <a:gd name="T23" fmla="*/ -2293 h 50"/>
                              <a:gd name="T24" fmla="+- 0 5590 5548"/>
                              <a:gd name="T25" fmla="*/ T24 w 52"/>
                              <a:gd name="T26" fmla="+- 0 -2281 -2330"/>
                              <a:gd name="T27" fmla="*/ -2281 h 50"/>
                              <a:gd name="T28" fmla="+- 0 5584 5548"/>
                              <a:gd name="T29" fmla="*/ T28 w 52"/>
                              <a:gd name="T30" fmla="+- 0 -2300 -2330"/>
                              <a:gd name="T31" fmla="*/ -2300 h 50"/>
                              <a:gd name="T32" fmla="+- 0 5600 5548"/>
                              <a:gd name="T33" fmla="*/ T32 w 52"/>
                              <a:gd name="T34" fmla="+- 0 -2312 -2330"/>
                              <a:gd name="T35" fmla="*/ -2312 h 50"/>
                              <a:gd name="T36" fmla="+- 0 5580 5548"/>
                              <a:gd name="T37" fmla="*/ T36 w 52"/>
                              <a:gd name="T38" fmla="+- 0 -2312 -2330"/>
                              <a:gd name="T39" fmla="*/ -2312 h 50"/>
                              <a:gd name="T40" fmla="+- 0 5574 5548"/>
                              <a:gd name="T41" fmla="*/ T40 w 52"/>
                              <a:gd name="T42" fmla="+- 0 -2330 -2330"/>
                              <a:gd name="T43" fmla="*/ -2330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 h="50">
                                <a:moveTo>
                                  <a:pt x="26" y="0"/>
                                </a:moveTo>
                                <a:lnTo>
                                  <a:pt x="20" y="18"/>
                                </a:lnTo>
                                <a:lnTo>
                                  <a:pt x="0" y="18"/>
                                </a:lnTo>
                                <a:lnTo>
                                  <a:pt x="16" y="30"/>
                                </a:lnTo>
                                <a:lnTo>
                                  <a:pt x="10" y="49"/>
                                </a:lnTo>
                                <a:lnTo>
                                  <a:pt x="26" y="37"/>
                                </a:lnTo>
                                <a:lnTo>
                                  <a:pt x="42" y="49"/>
                                </a:lnTo>
                                <a:lnTo>
                                  <a:pt x="36" y="30"/>
                                </a:lnTo>
                                <a:lnTo>
                                  <a:pt x="52" y="18"/>
                                </a:lnTo>
                                <a:lnTo>
                                  <a:pt x="32" y="18"/>
                                </a:lnTo>
                                <a:lnTo>
                                  <a:pt x="26" y="0"/>
                                </a:lnTo>
                                <a:close/>
                              </a:path>
                            </a:pathLst>
                          </a:custGeom>
                          <a:noFill/>
                          <a:ln w="344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4" name="AutoShape 950"/>
                        <wps:cNvSpPr>
                          <a:spLocks/>
                        </wps:cNvSpPr>
                        <wps:spPr bwMode="auto">
                          <a:xfrm>
                            <a:off x="4449" y="-1833"/>
                            <a:ext cx="52" cy="50"/>
                          </a:xfrm>
                          <a:custGeom>
                            <a:avLst/>
                            <a:gdLst>
                              <a:gd name="T0" fmla="+- 0 4500 4449"/>
                              <a:gd name="T1" fmla="*/ T0 w 52"/>
                              <a:gd name="T2" fmla="+- 0 -1814 -1833"/>
                              <a:gd name="T3" fmla="*/ -1814 h 50"/>
                              <a:gd name="T4" fmla="+- 0 4449 4449"/>
                              <a:gd name="T5" fmla="*/ T4 w 52"/>
                              <a:gd name="T6" fmla="+- 0 -1814 -1833"/>
                              <a:gd name="T7" fmla="*/ -1814 h 50"/>
                              <a:gd name="T8" fmla="+- 0 4465 4449"/>
                              <a:gd name="T9" fmla="*/ T8 w 52"/>
                              <a:gd name="T10" fmla="+- 0 -1803 -1833"/>
                              <a:gd name="T11" fmla="*/ -1803 h 50"/>
                              <a:gd name="T12" fmla="+- 0 4458 4449"/>
                              <a:gd name="T13" fmla="*/ T12 w 52"/>
                              <a:gd name="T14" fmla="+- 0 -1784 -1833"/>
                              <a:gd name="T15" fmla="*/ -1784 h 50"/>
                              <a:gd name="T16" fmla="+- 0 4474 4449"/>
                              <a:gd name="T17" fmla="*/ T16 w 52"/>
                              <a:gd name="T18" fmla="+- 0 -1796 -1833"/>
                              <a:gd name="T19" fmla="*/ -1796 h 50"/>
                              <a:gd name="T20" fmla="+- 0 4487 4449"/>
                              <a:gd name="T21" fmla="*/ T20 w 52"/>
                              <a:gd name="T22" fmla="+- 0 -1796 -1833"/>
                              <a:gd name="T23" fmla="*/ -1796 h 50"/>
                              <a:gd name="T24" fmla="+- 0 4484 4449"/>
                              <a:gd name="T25" fmla="*/ T24 w 52"/>
                              <a:gd name="T26" fmla="+- 0 -1803 -1833"/>
                              <a:gd name="T27" fmla="*/ -1803 h 50"/>
                              <a:gd name="T28" fmla="+- 0 4500 4449"/>
                              <a:gd name="T29" fmla="*/ T28 w 52"/>
                              <a:gd name="T30" fmla="+- 0 -1814 -1833"/>
                              <a:gd name="T31" fmla="*/ -1814 h 50"/>
                              <a:gd name="T32" fmla="+- 0 4487 4449"/>
                              <a:gd name="T33" fmla="*/ T32 w 52"/>
                              <a:gd name="T34" fmla="+- 0 -1796 -1833"/>
                              <a:gd name="T35" fmla="*/ -1796 h 50"/>
                              <a:gd name="T36" fmla="+- 0 4474 4449"/>
                              <a:gd name="T37" fmla="*/ T36 w 52"/>
                              <a:gd name="T38" fmla="+- 0 -1796 -1833"/>
                              <a:gd name="T39" fmla="*/ -1796 h 50"/>
                              <a:gd name="T40" fmla="+- 0 4490 4449"/>
                              <a:gd name="T41" fmla="*/ T40 w 52"/>
                              <a:gd name="T42" fmla="+- 0 -1784 -1833"/>
                              <a:gd name="T43" fmla="*/ -1784 h 50"/>
                              <a:gd name="T44" fmla="+- 0 4487 4449"/>
                              <a:gd name="T45" fmla="*/ T44 w 52"/>
                              <a:gd name="T46" fmla="+- 0 -1796 -1833"/>
                              <a:gd name="T47" fmla="*/ -1796 h 50"/>
                              <a:gd name="T48" fmla="+- 0 4474 4449"/>
                              <a:gd name="T49" fmla="*/ T48 w 52"/>
                              <a:gd name="T50" fmla="+- 0 -1833 -1833"/>
                              <a:gd name="T51" fmla="*/ -1833 h 50"/>
                              <a:gd name="T52" fmla="+- 0 4468 4449"/>
                              <a:gd name="T53" fmla="*/ T52 w 52"/>
                              <a:gd name="T54" fmla="+- 0 -1814 -1833"/>
                              <a:gd name="T55" fmla="*/ -1814 h 50"/>
                              <a:gd name="T56" fmla="+- 0 4480 4449"/>
                              <a:gd name="T57" fmla="*/ T56 w 52"/>
                              <a:gd name="T58" fmla="+- 0 -1814 -1833"/>
                              <a:gd name="T59" fmla="*/ -1814 h 50"/>
                              <a:gd name="T60" fmla="+- 0 4474 4449"/>
                              <a:gd name="T61" fmla="*/ T60 w 52"/>
                              <a:gd name="T62" fmla="+- 0 -1833 -1833"/>
                              <a:gd name="T63" fmla="*/ -1833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2" h="50">
                                <a:moveTo>
                                  <a:pt x="51" y="19"/>
                                </a:moveTo>
                                <a:lnTo>
                                  <a:pt x="0" y="19"/>
                                </a:lnTo>
                                <a:lnTo>
                                  <a:pt x="16" y="30"/>
                                </a:lnTo>
                                <a:lnTo>
                                  <a:pt x="9" y="49"/>
                                </a:lnTo>
                                <a:lnTo>
                                  <a:pt x="25" y="37"/>
                                </a:lnTo>
                                <a:lnTo>
                                  <a:pt x="38" y="37"/>
                                </a:lnTo>
                                <a:lnTo>
                                  <a:pt x="35" y="30"/>
                                </a:lnTo>
                                <a:lnTo>
                                  <a:pt x="51" y="19"/>
                                </a:lnTo>
                                <a:close/>
                                <a:moveTo>
                                  <a:pt x="38" y="37"/>
                                </a:moveTo>
                                <a:lnTo>
                                  <a:pt x="25" y="37"/>
                                </a:lnTo>
                                <a:lnTo>
                                  <a:pt x="41" y="49"/>
                                </a:lnTo>
                                <a:lnTo>
                                  <a:pt x="38" y="37"/>
                                </a:lnTo>
                                <a:close/>
                                <a:moveTo>
                                  <a:pt x="25" y="0"/>
                                </a:moveTo>
                                <a:lnTo>
                                  <a:pt x="19" y="19"/>
                                </a:lnTo>
                                <a:lnTo>
                                  <a:pt x="31" y="19"/>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5" name="Freeform 949"/>
                        <wps:cNvSpPr>
                          <a:spLocks/>
                        </wps:cNvSpPr>
                        <wps:spPr bwMode="auto">
                          <a:xfrm>
                            <a:off x="4449" y="-1833"/>
                            <a:ext cx="52" cy="50"/>
                          </a:xfrm>
                          <a:custGeom>
                            <a:avLst/>
                            <a:gdLst>
                              <a:gd name="T0" fmla="+- 0 4474 4449"/>
                              <a:gd name="T1" fmla="*/ T0 w 52"/>
                              <a:gd name="T2" fmla="+- 0 -1833 -1833"/>
                              <a:gd name="T3" fmla="*/ -1833 h 50"/>
                              <a:gd name="T4" fmla="+- 0 4468 4449"/>
                              <a:gd name="T5" fmla="*/ T4 w 52"/>
                              <a:gd name="T6" fmla="+- 0 -1814 -1833"/>
                              <a:gd name="T7" fmla="*/ -1814 h 50"/>
                              <a:gd name="T8" fmla="+- 0 4449 4449"/>
                              <a:gd name="T9" fmla="*/ T8 w 52"/>
                              <a:gd name="T10" fmla="+- 0 -1814 -1833"/>
                              <a:gd name="T11" fmla="*/ -1814 h 50"/>
                              <a:gd name="T12" fmla="+- 0 4465 4449"/>
                              <a:gd name="T13" fmla="*/ T12 w 52"/>
                              <a:gd name="T14" fmla="+- 0 -1803 -1833"/>
                              <a:gd name="T15" fmla="*/ -1803 h 50"/>
                              <a:gd name="T16" fmla="+- 0 4458 4449"/>
                              <a:gd name="T17" fmla="*/ T16 w 52"/>
                              <a:gd name="T18" fmla="+- 0 -1784 -1833"/>
                              <a:gd name="T19" fmla="*/ -1784 h 50"/>
                              <a:gd name="T20" fmla="+- 0 4474 4449"/>
                              <a:gd name="T21" fmla="*/ T20 w 52"/>
                              <a:gd name="T22" fmla="+- 0 -1796 -1833"/>
                              <a:gd name="T23" fmla="*/ -1796 h 50"/>
                              <a:gd name="T24" fmla="+- 0 4490 4449"/>
                              <a:gd name="T25" fmla="*/ T24 w 52"/>
                              <a:gd name="T26" fmla="+- 0 -1784 -1833"/>
                              <a:gd name="T27" fmla="*/ -1784 h 50"/>
                              <a:gd name="T28" fmla="+- 0 4484 4449"/>
                              <a:gd name="T29" fmla="*/ T28 w 52"/>
                              <a:gd name="T30" fmla="+- 0 -1803 -1833"/>
                              <a:gd name="T31" fmla="*/ -1803 h 50"/>
                              <a:gd name="T32" fmla="+- 0 4500 4449"/>
                              <a:gd name="T33" fmla="*/ T32 w 52"/>
                              <a:gd name="T34" fmla="+- 0 -1814 -1833"/>
                              <a:gd name="T35" fmla="*/ -1814 h 50"/>
                              <a:gd name="T36" fmla="+- 0 4480 4449"/>
                              <a:gd name="T37" fmla="*/ T36 w 52"/>
                              <a:gd name="T38" fmla="+- 0 -1814 -1833"/>
                              <a:gd name="T39" fmla="*/ -1814 h 50"/>
                              <a:gd name="T40" fmla="+- 0 4474 4449"/>
                              <a:gd name="T41" fmla="*/ T40 w 52"/>
                              <a:gd name="T42" fmla="+- 0 -1833 -1833"/>
                              <a:gd name="T43" fmla="*/ -1833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 h="50">
                                <a:moveTo>
                                  <a:pt x="25" y="0"/>
                                </a:moveTo>
                                <a:lnTo>
                                  <a:pt x="19" y="19"/>
                                </a:lnTo>
                                <a:lnTo>
                                  <a:pt x="0" y="19"/>
                                </a:lnTo>
                                <a:lnTo>
                                  <a:pt x="16" y="30"/>
                                </a:lnTo>
                                <a:lnTo>
                                  <a:pt x="9" y="49"/>
                                </a:lnTo>
                                <a:lnTo>
                                  <a:pt x="25" y="37"/>
                                </a:lnTo>
                                <a:lnTo>
                                  <a:pt x="41" y="49"/>
                                </a:lnTo>
                                <a:lnTo>
                                  <a:pt x="35" y="30"/>
                                </a:lnTo>
                                <a:lnTo>
                                  <a:pt x="51" y="19"/>
                                </a:lnTo>
                                <a:lnTo>
                                  <a:pt x="31" y="19"/>
                                </a:lnTo>
                                <a:lnTo>
                                  <a:pt x="25" y="0"/>
                                </a:lnTo>
                                <a:close/>
                              </a:path>
                            </a:pathLst>
                          </a:custGeom>
                          <a:noFill/>
                          <a:ln w="344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6" name="AutoShape 948"/>
                        <wps:cNvSpPr>
                          <a:spLocks/>
                        </wps:cNvSpPr>
                        <wps:spPr bwMode="auto">
                          <a:xfrm>
                            <a:off x="3624" y="-1485"/>
                            <a:ext cx="52" cy="50"/>
                          </a:xfrm>
                          <a:custGeom>
                            <a:avLst/>
                            <a:gdLst>
                              <a:gd name="T0" fmla="+- 0 3675 3624"/>
                              <a:gd name="T1" fmla="*/ T0 w 52"/>
                              <a:gd name="T2" fmla="+- 0 -1466 -1485"/>
                              <a:gd name="T3" fmla="*/ -1466 h 50"/>
                              <a:gd name="T4" fmla="+- 0 3624 3624"/>
                              <a:gd name="T5" fmla="*/ T4 w 52"/>
                              <a:gd name="T6" fmla="+- 0 -1466 -1485"/>
                              <a:gd name="T7" fmla="*/ -1466 h 50"/>
                              <a:gd name="T8" fmla="+- 0 3640 3624"/>
                              <a:gd name="T9" fmla="*/ T8 w 52"/>
                              <a:gd name="T10" fmla="+- 0 -1454 -1485"/>
                              <a:gd name="T11" fmla="*/ -1454 h 50"/>
                              <a:gd name="T12" fmla="+- 0 3634 3624"/>
                              <a:gd name="T13" fmla="*/ T12 w 52"/>
                              <a:gd name="T14" fmla="+- 0 -1436 -1485"/>
                              <a:gd name="T15" fmla="*/ -1436 h 50"/>
                              <a:gd name="T16" fmla="+- 0 3650 3624"/>
                              <a:gd name="T17" fmla="*/ T16 w 52"/>
                              <a:gd name="T18" fmla="+- 0 -1447 -1485"/>
                              <a:gd name="T19" fmla="*/ -1447 h 50"/>
                              <a:gd name="T20" fmla="+- 0 3662 3624"/>
                              <a:gd name="T21" fmla="*/ T20 w 52"/>
                              <a:gd name="T22" fmla="+- 0 -1447 -1485"/>
                              <a:gd name="T23" fmla="*/ -1447 h 50"/>
                              <a:gd name="T24" fmla="+- 0 3659 3624"/>
                              <a:gd name="T25" fmla="*/ T24 w 52"/>
                              <a:gd name="T26" fmla="+- 0 -1454 -1485"/>
                              <a:gd name="T27" fmla="*/ -1454 h 50"/>
                              <a:gd name="T28" fmla="+- 0 3675 3624"/>
                              <a:gd name="T29" fmla="*/ T28 w 52"/>
                              <a:gd name="T30" fmla="+- 0 -1466 -1485"/>
                              <a:gd name="T31" fmla="*/ -1466 h 50"/>
                              <a:gd name="T32" fmla="+- 0 3662 3624"/>
                              <a:gd name="T33" fmla="*/ T32 w 52"/>
                              <a:gd name="T34" fmla="+- 0 -1447 -1485"/>
                              <a:gd name="T35" fmla="*/ -1447 h 50"/>
                              <a:gd name="T36" fmla="+- 0 3650 3624"/>
                              <a:gd name="T37" fmla="*/ T36 w 52"/>
                              <a:gd name="T38" fmla="+- 0 -1447 -1485"/>
                              <a:gd name="T39" fmla="*/ -1447 h 50"/>
                              <a:gd name="T40" fmla="+- 0 3665 3624"/>
                              <a:gd name="T41" fmla="*/ T40 w 52"/>
                              <a:gd name="T42" fmla="+- 0 -1436 -1485"/>
                              <a:gd name="T43" fmla="*/ -1436 h 50"/>
                              <a:gd name="T44" fmla="+- 0 3662 3624"/>
                              <a:gd name="T45" fmla="*/ T44 w 52"/>
                              <a:gd name="T46" fmla="+- 0 -1447 -1485"/>
                              <a:gd name="T47" fmla="*/ -1447 h 50"/>
                              <a:gd name="T48" fmla="+- 0 3650 3624"/>
                              <a:gd name="T49" fmla="*/ T48 w 52"/>
                              <a:gd name="T50" fmla="+- 0 -1485 -1485"/>
                              <a:gd name="T51" fmla="*/ -1485 h 50"/>
                              <a:gd name="T52" fmla="+- 0 3643 3624"/>
                              <a:gd name="T53" fmla="*/ T52 w 52"/>
                              <a:gd name="T54" fmla="+- 0 -1466 -1485"/>
                              <a:gd name="T55" fmla="*/ -1466 h 50"/>
                              <a:gd name="T56" fmla="+- 0 3656 3624"/>
                              <a:gd name="T57" fmla="*/ T56 w 52"/>
                              <a:gd name="T58" fmla="+- 0 -1466 -1485"/>
                              <a:gd name="T59" fmla="*/ -1466 h 50"/>
                              <a:gd name="T60" fmla="+- 0 3650 3624"/>
                              <a:gd name="T61" fmla="*/ T60 w 52"/>
                              <a:gd name="T62" fmla="+- 0 -1485 -1485"/>
                              <a:gd name="T63" fmla="*/ -148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2" h="50">
                                <a:moveTo>
                                  <a:pt x="51" y="19"/>
                                </a:moveTo>
                                <a:lnTo>
                                  <a:pt x="0" y="19"/>
                                </a:lnTo>
                                <a:lnTo>
                                  <a:pt x="16" y="31"/>
                                </a:lnTo>
                                <a:lnTo>
                                  <a:pt x="10" y="49"/>
                                </a:lnTo>
                                <a:lnTo>
                                  <a:pt x="26" y="38"/>
                                </a:lnTo>
                                <a:lnTo>
                                  <a:pt x="38" y="38"/>
                                </a:lnTo>
                                <a:lnTo>
                                  <a:pt x="35" y="31"/>
                                </a:lnTo>
                                <a:lnTo>
                                  <a:pt x="51" y="19"/>
                                </a:lnTo>
                                <a:close/>
                                <a:moveTo>
                                  <a:pt x="38" y="38"/>
                                </a:moveTo>
                                <a:lnTo>
                                  <a:pt x="26" y="38"/>
                                </a:lnTo>
                                <a:lnTo>
                                  <a:pt x="41" y="49"/>
                                </a:lnTo>
                                <a:lnTo>
                                  <a:pt x="38" y="38"/>
                                </a:lnTo>
                                <a:close/>
                                <a:moveTo>
                                  <a:pt x="26" y="0"/>
                                </a:moveTo>
                                <a:lnTo>
                                  <a:pt x="19" y="19"/>
                                </a:lnTo>
                                <a:lnTo>
                                  <a:pt x="32" y="19"/>
                                </a:lnTo>
                                <a:lnTo>
                                  <a:pt x="26"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7" name="Freeform 947"/>
                        <wps:cNvSpPr>
                          <a:spLocks/>
                        </wps:cNvSpPr>
                        <wps:spPr bwMode="auto">
                          <a:xfrm>
                            <a:off x="3624" y="-1485"/>
                            <a:ext cx="52" cy="50"/>
                          </a:xfrm>
                          <a:custGeom>
                            <a:avLst/>
                            <a:gdLst>
                              <a:gd name="T0" fmla="+- 0 3650 3624"/>
                              <a:gd name="T1" fmla="*/ T0 w 52"/>
                              <a:gd name="T2" fmla="+- 0 -1485 -1485"/>
                              <a:gd name="T3" fmla="*/ -1485 h 50"/>
                              <a:gd name="T4" fmla="+- 0 3643 3624"/>
                              <a:gd name="T5" fmla="*/ T4 w 52"/>
                              <a:gd name="T6" fmla="+- 0 -1466 -1485"/>
                              <a:gd name="T7" fmla="*/ -1466 h 50"/>
                              <a:gd name="T8" fmla="+- 0 3624 3624"/>
                              <a:gd name="T9" fmla="*/ T8 w 52"/>
                              <a:gd name="T10" fmla="+- 0 -1466 -1485"/>
                              <a:gd name="T11" fmla="*/ -1466 h 50"/>
                              <a:gd name="T12" fmla="+- 0 3640 3624"/>
                              <a:gd name="T13" fmla="*/ T12 w 52"/>
                              <a:gd name="T14" fmla="+- 0 -1454 -1485"/>
                              <a:gd name="T15" fmla="*/ -1454 h 50"/>
                              <a:gd name="T16" fmla="+- 0 3634 3624"/>
                              <a:gd name="T17" fmla="*/ T16 w 52"/>
                              <a:gd name="T18" fmla="+- 0 -1436 -1485"/>
                              <a:gd name="T19" fmla="*/ -1436 h 50"/>
                              <a:gd name="T20" fmla="+- 0 3650 3624"/>
                              <a:gd name="T21" fmla="*/ T20 w 52"/>
                              <a:gd name="T22" fmla="+- 0 -1447 -1485"/>
                              <a:gd name="T23" fmla="*/ -1447 h 50"/>
                              <a:gd name="T24" fmla="+- 0 3665 3624"/>
                              <a:gd name="T25" fmla="*/ T24 w 52"/>
                              <a:gd name="T26" fmla="+- 0 -1436 -1485"/>
                              <a:gd name="T27" fmla="*/ -1436 h 50"/>
                              <a:gd name="T28" fmla="+- 0 3659 3624"/>
                              <a:gd name="T29" fmla="*/ T28 w 52"/>
                              <a:gd name="T30" fmla="+- 0 -1454 -1485"/>
                              <a:gd name="T31" fmla="*/ -1454 h 50"/>
                              <a:gd name="T32" fmla="+- 0 3675 3624"/>
                              <a:gd name="T33" fmla="*/ T32 w 52"/>
                              <a:gd name="T34" fmla="+- 0 -1466 -1485"/>
                              <a:gd name="T35" fmla="*/ -1466 h 50"/>
                              <a:gd name="T36" fmla="+- 0 3656 3624"/>
                              <a:gd name="T37" fmla="*/ T36 w 52"/>
                              <a:gd name="T38" fmla="+- 0 -1466 -1485"/>
                              <a:gd name="T39" fmla="*/ -1466 h 50"/>
                              <a:gd name="T40" fmla="+- 0 3650 3624"/>
                              <a:gd name="T41" fmla="*/ T40 w 52"/>
                              <a:gd name="T42" fmla="+- 0 -1485 -1485"/>
                              <a:gd name="T43" fmla="*/ -148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 h="50">
                                <a:moveTo>
                                  <a:pt x="26" y="0"/>
                                </a:moveTo>
                                <a:lnTo>
                                  <a:pt x="19" y="19"/>
                                </a:lnTo>
                                <a:lnTo>
                                  <a:pt x="0" y="19"/>
                                </a:lnTo>
                                <a:lnTo>
                                  <a:pt x="16" y="31"/>
                                </a:lnTo>
                                <a:lnTo>
                                  <a:pt x="10" y="49"/>
                                </a:lnTo>
                                <a:lnTo>
                                  <a:pt x="26" y="38"/>
                                </a:lnTo>
                                <a:lnTo>
                                  <a:pt x="41" y="49"/>
                                </a:lnTo>
                                <a:lnTo>
                                  <a:pt x="35" y="31"/>
                                </a:lnTo>
                                <a:lnTo>
                                  <a:pt x="51" y="19"/>
                                </a:lnTo>
                                <a:lnTo>
                                  <a:pt x="32" y="19"/>
                                </a:lnTo>
                                <a:lnTo>
                                  <a:pt x="26" y="0"/>
                                </a:lnTo>
                                <a:close/>
                              </a:path>
                            </a:pathLst>
                          </a:custGeom>
                          <a:noFill/>
                          <a:ln w="344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 name="AutoShape 946"/>
                        <wps:cNvSpPr>
                          <a:spLocks/>
                        </wps:cNvSpPr>
                        <wps:spPr bwMode="auto">
                          <a:xfrm>
                            <a:off x="2249" y="-981"/>
                            <a:ext cx="52" cy="50"/>
                          </a:xfrm>
                          <a:custGeom>
                            <a:avLst/>
                            <a:gdLst>
                              <a:gd name="T0" fmla="+- 0 2301 2249"/>
                              <a:gd name="T1" fmla="*/ T0 w 52"/>
                              <a:gd name="T2" fmla="+- 0 -962 -981"/>
                              <a:gd name="T3" fmla="*/ -962 h 50"/>
                              <a:gd name="T4" fmla="+- 0 2249 2249"/>
                              <a:gd name="T5" fmla="*/ T4 w 52"/>
                              <a:gd name="T6" fmla="+- 0 -962 -981"/>
                              <a:gd name="T7" fmla="*/ -962 h 50"/>
                              <a:gd name="T8" fmla="+- 0 2265 2249"/>
                              <a:gd name="T9" fmla="*/ T8 w 52"/>
                              <a:gd name="T10" fmla="+- 0 -951 -981"/>
                              <a:gd name="T11" fmla="*/ -951 h 50"/>
                              <a:gd name="T12" fmla="+- 0 2259 2249"/>
                              <a:gd name="T13" fmla="*/ T12 w 52"/>
                              <a:gd name="T14" fmla="+- 0 -932 -981"/>
                              <a:gd name="T15" fmla="*/ -932 h 50"/>
                              <a:gd name="T16" fmla="+- 0 2275 2249"/>
                              <a:gd name="T17" fmla="*/ T16 w 52"/>
                              <a:gd name="T18" fmla="+- 0 -944 -981"/>
                              <a:gd name="T19" fmla="*/ -944 h 50"/>
                              <a:gd name="T20" fmla="+- 0 2287 2249"/>
                              <a:gd name="T21" fmla="*/ T20 w 52"/>
                              <a:gd name="T22" fmla="+- 0 -944 -981"/>
                              <a:gd name="T23" fmla="*/ -944 h 50"/>
                              <a:gd name="T24" fmla="+- 0 2285 2249"/>
                              <a:gd name="T25" fmla="*/ T24 w 52"/>
                              <a:gd name="T26" fmla="+- 0 -951 -981"/>
                              <a:gd name="T27" fmla="*/ -951 h 50"/>
                              <a:gd name="T28" fmla="+- 0 2301 2249"/>
                              <a:gd name="T29" fmla="*/ T28 w 52"/>
                              <a:gd name="T30" fmla="+- 0 -962 -981"/>
                              <a:gd name="T31" fmla="*/ -962 h 50"/>
                              <a:gd name="T32" fmla="+- 0 2287 2249"/>
                              <a:gd name="T33" fmla="*/ T32 w 52"/>
                              <a:gd name="T34" fmla="+- 0 -944 -981"/>
                              <a:gd name="T35" fmla="*/ -944 h 50"/>
                              <a:gd name="T36" fmla="+- 0 2275 2249"/>
                              <a:gd name="T37" fmla="*/ T36 w 52"/>
                              <a:gd name="T38" fmla="+- 0 -944 -981"/>
                              <a:gd name="T39" fmla="*/ -944 h 50"/>
                              <a:gd name="T40" fmla="+- 0 2291 2249"/>
                              <a:gd name="T41" fmla="*/ T40 w 52"/>
                              <a:gd name="T42" fmla="+- 0 -932 -981"/>
                              <a:gd name="T43" fmla="*/ -932 h 50"/>
                              <a:gd name="T44" fmla="+- 0 2287 2249"/>
                              <a:gd name="T45" fmla="*/ T44 w 52"/>
                              <a:gd name="T46" fmla="+- 0 -944 -981"/>
                              <a:gd name="T47" fmla="*/ -944 h 50"/>
                              <a:gd name="T48" fmla="+- 0 2275 2249"/>
                              <a:gd name="T49" fmla="*/ T48 w 52"/>
                              <a:gd name="T50" fmla="+- 0 -981 -981"/>
                              <a:gd name="T51" fmla="*/ -981 h 50"/>
                              <a:gd name="T52" fmla="+- 0 2269 2249"/>
                              <a:gd name="T53" fmla="*/ T52 w 52"/>
                              <a:gd name="T54" fmla="+- 0 -962 -981"/>
                              <a:gd name="T55" fmla="*/ -962 h 50"/>
                              <a:gd name="T56" fmla="+- 0 2281 2249"/>
                              <a:gd name="T57" fmla="*/ T56 w 52"/>
                              <a:gd name="T58" fmla="+- 0 -962 -981"/>
                              <a:gd name="T59" fmla="*/ -962 h 50"/>
                              <a:gd name="T60" fmla="+- 0 2275 2249"/>
                              <a:gd name="T61" fmla="*/ T60 w 52"/>
                              <a:gd name="T62" fmla="+- 0 -981 -981"/>
                              <a:gd name="T63" fmla="*/ -981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2" h="50">
                                <a:moveTo>
                                  <a:pt x="52" y="19"/>
                                </a:moveTo>
                                <a:lnTo>
                                  <a:pt x="0" y="19"/>
                                </a:lnTo>
                                <a:lnTo>
                                  <a:pt x="16" y="30"/>
                                </a:lnTo>
                                <a:lnTo>
                                  <a:pt x="10" y="49"/>
                                </a:lnTo>
                                <a:lnTo>
                                  <a:pt x="26" y="37"/>
                                </a:lnTo>
                                <a:lnTo>
                                  <a:pt x="38" y="37"/>
                                </a:lnTo>
                                <a:lnTo>
                                  <a:pt x="36" y="30"/>
                                </a:lnTo>
                                <a:lnTo>
                                  <a:pt x="52" y="19"/>
                                </a:lnTo>
                                <a:close/>
                                <a:moveTo>
                                  <a:pt x="38" y="37"/>
                                </a:moveTo>
                                <a:lnTo>
                                  <a:pt x="26" y="37"/>
                                </a:lnTo>
                                <a:lnTo>
                                  <a:pt x="42" y="49"/>
                                </a:lnTo>
                                <a:lnTo>
                                  <a:pt x="38" y="37"/>
                                </a:lnTo>
                                <a:close/>
                                <a:moveTo>
                                  <a:pt x="26" y="0"/>
                                </a:moveTo>
                                <a:lnTo>
                                  <a:pt x="20" y="19"/>
                                </a:lnTo>
                                <a:lnTo>
                                  <a:pt x="32" y="19"/>
                                </a:lnTo>
                                <a:lnTo>
                                  <a:pt x="26"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9" name="Freeform 945"/>
                        <wps:cNvSpPr>
                          <a:spLocks/>
                        </wps:cNvSpPr>
                        <wps:spPr bwMode="auto">
                          <a:xfrm>
                            <a:off x="2249" y="-981"/>
                            <a:ext cx="52" cy="50"/>
                          </a:xfrm>
                          <a:custGeom>
                            <a:avLst/>
                            <a:gdLst>
                              <a:gd name="T0" fmla="+- 0 2275 2249"/>
                              <a:gd name="T1" fmla="*/ T0 w 52"/>
                              <a:gd name="T2" fmla="+- 0 -981 -981"/>
                              <a:gd name="T3" fmla="*/ -981 h 50"/>
                              <a:gd name="T4" fmla="+- 0 2269 2249"/>
                              <a:gd name="T5" fmla="*/ T4 w 52"/>
                              <a:gd name="T6" fmla="+- 0 -962 -981"/>
                              <a:gd name="T7" fmla="*/ -962 h 50"/>
                              <a:gd name="T8" fmla="+- 0 2249 2249"/>
                              <a:gd name="T9" fmla="*/ T8 w 52"/>
                              <a:gd name="T10" fmla="+- 0 -962 -981"/>
                              <a:gd name="T11" fmla="*/ -962 h 50"/>
                              <a:gd name="T12" fmla="+- 0 2265 2249"/>
                              <a:gd name="T13" fmla="*/ T12 w 52"/>
                              <a:gd name="T14" fmla="+- 0 -951 -981"/>
                              <a:gd name="T15" fmla="*/ -951 h 50"/>
                              <a:gd name="T16" fmla="+- 0 2259 2249"/>
                              <a:gd name="T17" fmla="*/ T16 w 52"/>
                              <a:gd name="T18" fmla="+- 0 -932 -981"/>
                              <a:gd name="T19" fmla="*/ -932 h 50"/>
                              <a:gd name="T20" fmla="+- 0 2275 2249"/>
                              <a:gd name="T21" fmla="*/ T20 w 52"/>
                              <a:gd name="T22" fmla="+- 0 -944 -981"/>
                              <a:gd name="T23" fmla="*/ -944 h 50"/>
                              <a:gd name="T24" fmla="+- 0 2291 2249"/>
                              <a:gd name="T25" fmla="*/ T24 w 52"/>
                              <a:gd name="T26" fmla="+- 0 -932 -981"/>
                              <a:gd name="T27" fmla="*/ -932 h 50"/>
                              <a:gd name="T28" fmla="+- 0 2285 2249"/>
                              <a:gd name="T29" fmla="*/ T28 w 52"/>
                              <a:gd name="T30" fmla="+- 0 -951 -981"/>
                              <a:gd name="T31" fmla="*/ -951 h 50"/>
                              <a:gd name="T32" fmla="+- 0 2301 2249"/>
                              <a:gd name="T33" fmla="*/ T32 w 52"/>
                              <a:gd name="T34" fmla="+- 0 -962 -981"/>
                              <a:gd name="T35" fmla="*/ -962 h 50"/>
                              <a:gd name="T36" fmla="+- 0 2281 2249"/>
                              <a:gd name="T37" fmla="*/ T36 w 52"/>
                              <a:gd name="T38" fmla="+- 0 -962 -981"/>
                              <a:gd name="T39" fmla="*/ -962 h 50"/>
                              <a:gd name="T40" fmla="+- 0 2275 2249"/>
                              <a:gd name="T41" fmla="*/ T40 w 52"/>
                              <a:gd name="T42" fmla="+- 0 -981 -981"/>
                              <a:gd name="T43" fmla="*/ -981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 h="50">
                                <a:moveTo>
                                  <a:pt x="26" y="0"/>
                                </a:moveTo>
                                <a:lnTo>
                                  <a:pt x="20" y="19"/>
                                </a:lnTo>
                                <a:lnTo>
                                  <a:pt x="0" y="19"/>
                                </a:lnTo>
                                <a:lnTo>
                                  <a:pt x="16" y="30"/>
                                </a:lnTo>
                                <a:lnTo>
                                  <a:pt x="10" y="49"/>
                                </a:lnTo>
                                <a:lnTo>
                                  <a:pt x="26" y="37"/>
                                </a:lnTo>
                                <a:lnTo>
                                  <a:pt x="42" y="49"/>
                                </a:lnTo>
                                <a:lnTo>
                                  <a:pt x="36" y="30"/>
                                </a:lnTo>
                                <a:lnTo>
                                  <a:pt x="52" y="19"/>
                                </a:lnTo>
                                <a:lnTo>
                                  <a:pt x="32" y="19"/>
                                </a:lnTo>
                                <a:lnTo>
                                  <a:pt x="26" y="0"/>
                                </a:lnTo>
                                <a:close/>
                              </a:path>
                            </a:pathLst>
                          </a:custGeom>
                          <a:noFill/>
                          <a:ln w="344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0" name="Freeform 944"/>
                        <wps:cNvSpPr>
                          <a:spLocks/>
                        </wps:cNvSpPr>
                        <wps:spPr bwMode="auto">
                          <a:xfrm>
                            <a:off x="2137" y="-2639"/>
                            <a:ext cx="698" cy="350"/>
                          </a:xfrm>
                          <a:custGeom>
                            <a:avLst/>
                            <a:gdLst>
                              <a:gd name="T0" fmla="+- 0 2831 2137"/>
                              <a:gd name="T1" fmla="*/ T0 w 698"/>
                              <a:gd name="T2" fmla="+- 0 -2639 -2639"/>
                              <a:gd name="T3" fmla="*/ -2639 h 350"/>
                              <a:gd name="T4" fmla="+- 0 2141 2137"/>
                              <a:gd name="T5" fmla="*/ T4 w 698"/>
                              <a:gd name="T6" fmla="+- 0 -2639 -2639"/>
                              <a:gd name="T7" fmla="*/ -2639 h 350"/>
                              <a:gd name="T8" fmla="+- 0 2137 2137"/>
                              <a:gd name="T9" fmla="*/ T8 w 698"/>
                              <a:gd name="T10" fmla="+- 0 -2636 -2639"/>
                              <a:gd name="T11" fmla="*/ -2636 h 350"/>
                              <a:gd name="T12" fmla="+- 0 2137 2137"/>
                              <a:gd name="T13" fmla="*/ T12 w 698"/>
                              <a:gd name="T14" fmla="+- 0 -2294 -2639"/>
                              <a:gd name="T15" fmla="*/ -2294 h 350"/>
                              <a:gd name="T16" fmla="+- 0 2141 2137"/>
                              <a:gd name="T17" fmla="*/ T16 w 698"/>
                              <a:gd name="T18" fmla="+- 0 -2290 -2639"/>
                              <a:gd name="T19" fmla="*/ -2290 h 350"/>
                              <a:gd name="T20" fmla="+- 0 2831 2137"/>
                              <a:gd name="T21" fmla="*/ T20 w 698"/>
                              <a:gd name="T22" fmla="+- 0 -2290 -2639"/>
                              <a:gd name="T23" fmla="*/ -2290 h 350"/>
                              <a:gd name="T24" fmla="+- 0 2835 2137"/>
                              <a:gd name="T25" fmla="*/ T24 w 698"/>
                              <a:gd name="T26" fmla="+- 0 -2294 -2639"/>
                              <a:gd name="T27" fmla="*/ -2294 h 350"/>
                              <a:gd name="T28" fmla="+- 0 2835 2137"/>
                              <a:gd name="T29" fmla="*/ T28 w 698"/>
                              <a:gd name="T30" fmla="+- 0 -2636 -2639"/>
                              <a:gd name="T31" fmla="*/ -2636 h 350"/>
                              <a:gd name="T32" fmla="+- 0 2831 2137"/>
                              <a:gd name="T33" fmla="*/ T32 w 698"/>
                              <a:gd name="T34" fmla="+- 0 -2639 -2639"/>
                              <a:gd name="T35" fmla="*/ -2639 h 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98" h="350">
                                <a:moveTo>
                                  <a:pt x="694" y="0"/>
                                </a:moveTo>
                                <a:lnTo>
                                  <a:pt x="4" y="0"/>
                                </a:lnTo>
                                <a:lnTo>
                                  <a:pt x="0" y="3"/>
                                </a:lnTo>
                                <a:lnTo>
                                  <a:pt x="0" y="345"/>
                                </a:lnTo>
                                <a:lnTo>
                                  <a:pt x="4" y="349"/>
                                </a:lnTo>
                                <a:lnTo>
                                  <a:pt x="694" y="349"/>
                                </a:lnTo>
                                <a:lnTo>
                                  <a:pt x="698" y="345"/>
                                </a:lnTo>
                                <a:lnTo>
                                  <a:pt x="698" y="3"/>
                                </a:lnTo>
                                <a:lnTo>
                                  <a:pt x="694" y="0"/>
                                </a:lnTo>
                                <a:close/>
                              </a:path>
                            </a:pathLst>
                          </a:custGeom>
                          <a:solidFill>
                            <a:srgbClr val="FFFF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1" name="Freeform 943"/>
                        <wps:cNvSpPr>
                          <a:spLocks/>
                        </wps:cNvSpPr>
                        <wps:spPr bwMode="auto">
                          <a:xfrm>
                            <a:off x="2137" y="-2639"/>
                            <a:ext cx="698" cy="350"/>
                          </a:xfrm>
                          <a:custGeom>
                            <a:avLst/>
                            <a:gdLst>
                              <a:gd name="T0" fmla="+- 0 2148 2137"/>
                              <a:gd name="T1" fmla="*/ T0 w 698"/>
                              <a:gd name="T2" fmla="+- 0 -2290 -2639"/>
                              <a:gd name="T3" fmla="*/ -2290 h 350"/>
                              <a:gd name="T4" fmla="+- 0 2824 2137"/>
                              <a:gd name="T5" fmla="*/ T4 w 698"/>
                              <a:gd name="T6" fmla="+- 0 -2290 -2639"/>
                              <a:gd name="T7" fmla="*/ -2290 h 350"/>
                              <a:gd name="T8" fmla="+- 0 2831 2137"/>
                              <a:gd name="T9" fmla="*/ T8 w 698"/>
                              <a:gd name="T10" fmla="+- 0 -2290 -2639"/>
                              <a:gd name="T11" fmla="*/ -2290 h 350"/>
                              <a:gd name="T12" fmla="+- 0 2835 2137"/>
                              <a:gd name="T13" fmla="*/ T12 w 698"/>
                              <a:gd name="T14" fmla="+- 0 -2294 -2639"/>
                              <a:gd name="T15" fmla="*/ -2294 h 350"/>
                              <a:gd name="T16" fmla="+- 0 2835 2137"/>
                              <a:gd name="T17" fmla="*/ T16 w 698"/>
                              <a:gd name="T18" fmla="+- 0 -2301 -2639"/>
                              <a:gd name="T19" fmla="*/ -2301 h 350"/>
                              <a:gd name="T20" fmla="+- 0 2835 2137"/>
                              <a:gd name="T21" fmla="*/ T20 w 698"/>
                              <a:gd name="T22" fmla="+- 0 -2628 -2639"/>
                              <a:gd name="T23" fmla="*/ -2628 h 350"/>
                              <a:gd name="T24" fmla="+- 0 2835 2137"/>
                              <a:gd name="T25" fmla="*/ T24 w 698"/>
                              <a:gd name="T26" fmla="+- 0 -2636 -2639"/>
                              <a:gd name="T27" fmla="*/ -2636 h 350"/>
                              <a:gd name="T28" fmla="+- 0 2831 2137"/>
                              <a:gd name="T29" fmla="*/ T28 w 698"/>
                              <a:gd name="T30" fmla="+- 0 -2639 -2639"/>
                              <a:gd name="T31" fmla="*/ -2639 h 350"/>
                              <a:gd name="T32" fmla="+- 0 2824 2137"/>
                              <a:gd name="T33" fmla="*/ T32 w 698"/>
                              <a:gd name="T34" fmla="+- 0 -2639 -2639"/>
                              <a:gd name="T35" fmla="*/ -2639 h 350"/>
                              <a:gd name="T36" fmla="+- 0 2148 2137"/>
                              <a:gd name="T37" fmla="*/ T36 w 698"/>
                              <a:gd name="T38" fmla="+- 0 -2639 -2639"/>
                              <a:gd name="T39" fmla="*/ -2639 h 350"/>
                              <a:gd name="T40" fmla="+- 0 2141 2137"/>
                              <a:gd name="T41" fmla="*/ T40 w 698"/>
                              <a:gd name="T42" fmla="+- 0 -2639 -2639"/>
                              <a:gd name="T43" fmla="*/ -2639 h 350"/>
                              <a:gd name="T44" fmla="+- 0 2137 2137"/>
                              <a:gd name="T45" fmla="*/ T44 w 698"/>
                              <a:gd name="T46" fmla="+- 0 -2636 -2639"/>
                              <a:gd name="T47" fmla="*/ -2636 h 350"/>
                              <a:gd name="T48" fmla="+- 0 2137 2137"/>
                              <a:gd name="T49" fmla="*/ T48 w 698"/>
                              <a:gd name="T50" fmla="+- 0 -2628 -2639"/>
                              <a:gd name="T51" fmla="*/ -2628 h 350"/>
                              <a:gd name="T52" fmla="+- 0 2137 2137"/>
                              <a:gd name="T53" fmla="*/ T52 w 698"/>
                              <a:gd name="T54" fmla="+- 0 -2301 -2639"/>
                              <a:gd name="T55" fmla="*/ -2301 h 350"/>
                              <a:gd name="T56" fmla="+- 0 2137 2137"/>
                              <a:gd name="T57" fmla="*/ T56 w 698"/>
                              <a:gd name="T58" fmla="+- 0 -2294 -2639"/>
                              <a:gd name="T59" fmla="*/ -2294 h 350"/>
                              <a:gd name="T60" fmla="+- 0 2141 2137"/>
                              <a:gd name="T61" fmla="*/ T60 w 698"/>
                              <a:gd name="T62" fmla="+- 0 -2290 -2639"/>
                              <a:gd name="T63" fmla="*/ -2290 h 350"/>
                              <a:gd name="T64" fmla="+- 0 2148 2137"/>
                              <a:gd name="T65" fmla="*/ T64 w 698"/>
                              <a:gd name="T66" fmla="+- 0 -2290 -2639"/>
                              <a:gd name="T67" fmla="*/ -2290 h 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8" h="350">
                                <a:moveTo>
                                  <a:pt x="11" y="349"/>
                                </a:moveTo>
                                <a:lnTo>
                                  <a:pt x="687" y="349"/>
                                </a:lnTo>
                                <a:lnTo>
                                  <a:pt x="694" y="349"/>
                                </a:lnTo>
                                <a:lnTo>
                                  <a:pt x="698" y="345"/>
                                </a:lnTo>
                                <a:lnTo>
                                  <a:pt x="698" y="338"/>
                                </a:lnTo>
                                <a:lnTo>
                                  <a:pt x="698" y="11"/>
                                </a:lnTo>
                                <a:lnTo>
                                  <a:pt x="698" y="3"/>
                                </a:lnTo>
                                <a:lnTo>
                                  <a:pt x="694" y="0"/>
                                </a:lnTo>
                                <a:lnTo>
                                  <a:pt x="687" y="0"/>
                                </a:lnTo>
                                <a:lnTo>
                                  <a:pt x="11" y="0"/>
                                </a:lnTo>
                                <a:lnTo>
                                  <a:pt x="4" y="0"/>
                                </a:lnTo>
                                <a:lnTo>
                                  <a:pt x="0" y="3"/>
                                </a:lnTo>
                                <a:lnTo>
                                  <a:pt x="0" y="11"/>
                                </a:lnTo>
                                <a:lnTo>
                                  <a:pt x="0" y="338"/>
                                </a:lnTo>
                                <a:lnTo>
                                  <a:pt x="0" y="345"/>
                                </a:lnTo>
                                <a:lnTo>
                                  <a:pt x="4" y="349"/>
                                </a:lnTo>
                                <a:lnTo>
                                  <a:pt x="11" y="349"/>
                                </a:lnTo>
                                <a:close/>
                              </a:path>
                            </a:pathLst>
                          </a:custGeom>
                          <a:noFill/>
                          <a:ln w="3442">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2" name="AutoShape 942"/>
                        <wps:cNvSpPr>
                          <a:spLocks/>
                        </wps:cNvSpPr>
                        <wps:spPr bwMode="auto">
                          <a:xfrm>
                            <a:off x="2197" y="-2365"/>
                            <a:ext cx="31" cy="30"/>
                          </a:xfrm>
                          <a:custGeom>
                            <a:avLst/>
                            <a:gdLst>
                              <a:gd name="T0" fmla="+- 0 2228 2197"/>
                              <a:gd name="T1" fmla="*/ T0 w 31"/>
                              <a:gd name="T2" fmla="+- 0 -2354 -2365"/>
                              <a:gd name="T3" fmla="*/ -2354 h 30"/>
                              <a:gd name="T4" fmla="+- 0 2197 2197"/>
                              <a:gd name="T5" fmla="*/ T4 w 31"/>
                              <a:gd name="T6" fmla="+- 0 -2354 -2365"/>
                              <a:gd name="T7" fmla="*/ -2354 h 30"/>
                              <a:gd name="T8" fmla="+- 0 2207 2197"/>
                              <a:gd name="T9" fmla="*/ T8 w 31"/>
                              <a:gd name="T10" fmla="+- 0 -2347 -2365"/>
                              <a:gd name="T11" fmla="*/ -2347 h 30"/>
                              <a:gd name="T12" fmla="+- 0 2203 2197"/>
                              <a:gd name="T13" fmla="*/ T12 w 31"/>
                              <a:gd name="T14" fmla="+- 0 -2336 -2365"/>
                              <a:gd name="T15" fmla="*/ -2336 h 30"/>
                              <a:gd name="T16" fmla="+- 0 2213 2197"/>
                              <a:gd name="T17" fmla="*/ T16 w 31"/>
                              <a:gd name="T18" fmla="+- 0 -2342 -2365"/>
                              <a:gd name="T19" fmla="*/ -2342 h 30"/>
                              <a:gd name="T20" fmla="+- 0 2220 2197"/>
                              <a:gd name="T21" fmla="*/ T20 w 31"/>
                              <a:gd name="T22" fmla="+- 0 -2342 -2365"/>
                              <a:gd name="T23" fmla="*/ -2342 h 30"/>
                              <a:gd name="T24" fmla="+- 0 2219 2197"/>
                              <a:gd name="T25" fmla="*/ T24 w 31"/>
                              <a:gd name="T26" fmla="+- 0 -2347 -2365"/>
                              <a:gd name="T27" fmla="*/ -2347 h 30"/>
                              <a:gd name="T28" fmla="+- 0 2228 2197"/>
                              <a:gd name="T29" fmla="*/ T28 w 31"/>
                              <a:gd name="T30" fmla="+- 0 -2354 -2365"/>
                              <a:gd name="T31" fmla="*/ -2354 h 30"/>
                              <a:gd name="T32" fmla="+- 0 2220 2197"/>
                              <a:gd name="T33" fmla="*/ T32 w 31"/>
                              <a:gd name="T34" fmla="+- 0 -2342 -2365"/>
                              <a:gd name="T35" fmla="*/ -2342 h 30"/>
                              <a:gd name="T36" fmla="+- 0 2213 2197"/>
                              <a:gd name="T37" fmla="*/ T36 w 31"/>
                              <a:gd name="T38" fmla="+- 0 -2342 -2365"/>
                              <a:gd name="T39" fmla="*/ -2342 h 30"/>
                              <a:gd name="T40" fmla="+- 0 2222 2197"/>
                              <a:gd name="T41" fmla="*/ T40 w 31"/>
                              <a:gd name="T42" fmla="+- 0 -2336 -2365"/>
                              <a:gd name="T43" fmla="*/ -2336 h 30"/>
                              <a:gd name="T44" fmla="+- 0 2220 2197"/>
                              <a:gd name="T45" fmla="*/ T44 w 31"/>
                              <a:gd name="T46" fmla="+- 0 -2342 -2365"/>
                              <a:gd name="T47" fmla="*/ -2342 h 30"/>
                              <a:gd name="T48" fmla="+- 0 2213 2197"/>
                              <a:gd name="T49" fmla="*/ T48 w 31"/>
                              <a:gd name="T50" fmla="+- 0 -2365 -2365"/>
                              <a:gd name="T51" fmla="*/ -2365 h 30"/>
                              <a:gd name="T52" fmla="+- 0 2209 2197"/>
                              <a:gd name="T53" fmla="*/ T52 w 31"/>
                              <a:gd name="T54" fmla="+- 0 -2354 -2365"/>
                              <a:gd name="T55" fmla="*/ -2354 h 30"/>
                              <a:gd name="T56" fmla="+- 0 2216 2197"/>
                              <a:gd name="T57" fmla="*/ T56 w 31"/>
                              <a:gd name="T58" fmla="+- 0 -2354 -2365"/>
                              <a:gd name="T59" fmla="*/ -2354 h 30"/>
                              <a:gd name="T60" fmla="+- 0 2213 2197"/>
                              <a:gd name="T61" fmla="*/ T60 w 31"/>
                              <a:gd name="T62" fmla="+- 0 -2365 -2365"/>
                              <a:gd name="T63" fmla="*/ -2365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1" h="30">
                                <a:moveTo>
                                  <a:pt x="31" y="11"/>
                                </a:moveTo>
                                <a:lnTo>
                                  <a:pt x="0" y="11"/>
                                </a:lnTo>
                                <a:lnTo>
                                  <a:pt x="10" y="18"/>
                                </a:lnTo>
                                <a:lnTo>
                                  <a:pt x="6" y="29"/>
                                </a:lnTo>
                                <a:lnTo>
                                  <a:pt x="16" y="23"/>
                                </a:lnTo>
                                <a:lnTo>
                                  <a:pt x="23" y="23"/>
                                </a:lnTo>
                                <a:lnTo>
                                  <a:pt x="22" y="18"/>
                                </a:lnTo>
                                <a:lnTo>
                                  <a:pt x="31" y="11"/>
                                </a:lnTo>
                                <a:close/>
                                <a:moveTo>
                                  <a:pt x="23" y="23"/>
                                </a:moveTo>
                                <a:lnTo>
                                  <a:pt x="16" y="23"/>
                                </a:lnTo>
                                <a:lnTo>
                                  <a:pt x="25" y="29"/>
                                </a:lnTo>
                                <a:lnTo>
                                  <a:pt x="23" y="23"/>
                                </a:lnTo>
                                <a:close/>
                                <a:moveTo>
                                  <a:pt x="16" y="0"/>
                                </a:moveTo>
                                <a:lnTo>
                                  <a:pt x="12" y="11"/>
                                </a:lnTo>
                                <a:lnTo>
                                  <a:pt x="19" y="11"/>
                                </a:lnTo>
                                <a:lnTo>
                                  <a:pt x="16"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3" name="Freeform 941"/>
                        <wps:cNvSpPr>
                          <a:spLocks/>
                        </wps:cNvSpPr>
                        <wps:spPr bwMode="auto">
                          <a:xfrm>
                            <a:off x="2197" y="-2365"/>
                            <a:ext cx="31" cy="30"/>
                          </a:xfrm>
                          <a:custGeom>
                            <a:avLst/>
                            <a:gdLst>
                              <a:gd name="T0" fmla="+- 0 2213 2197"/>
                              <a:gd name="T1" fmla="*/ T0 w 31"/>
                              <a:gd name="T2" fmla="+- 0 -2365 -2365"/>
                              <a:gd name="T3" fmla="*/ -2365 h 30"/>
                              <a:gd name="T4" fmla="+- 0 2209 2197"/>
                              <a:gd name="T5" fmla="*/ T4 w 31"/>
                              <a:gd name="T6" fmla="+- 0 -2354 -2365"/>
                              <a:gd name="T7" fmla="*/ -2354 h 30"/>
                              <a:gd name="T8" fmla="+- 0 2197 2197"/>
                              <a:gd name="T9" fmla="*/ T8 w 31"/>
                              <a:gd name="T10" fmla="+- 0 -2354 -2365"/>
                              <a:gd name="T11" fmla="*/ -2354 h 30"/>
                              <a:gd name="T12" fmla="+- 0 2207 2197"/>
                              <a:gd name="T13" fmla="*/ T12 w 31"/>
                              <a:gd name="T14" fmla="+- 0 -2347 -2365"/>
                              <a:gd name="T15" fmla="*/ -2347 h 30"/>
                              <a:gd name="T16" fmla="+- 0 2203 2197"/>
                              <a:gd name="T17" fmla="*/ T16 w 31"/>
                              <a:gd name="T18" fmla="+- 0 -2336 -2365"/>
                              <a:gd name="T19" fmla="*/ -2336 h 30"/>
                              <a:gd name="T20" fmla="+- 0 2213 2197"/>
                              <a:gd name="T21" fmla="*/ T20 w 31"/>
                              <a:gd name="T22" fmla="+- 0 -2342 -2365"/>
                              <a:gd name="T23" fmla="*/ -2342 h 30"/>
                              <a:gd name="T24" fmla="+- 0 2222 2197"/>
                              <a:gd name="T25" fmla="*/ T24 w 31"/>
                              <a:gd name="T26" fmla="+- 0 -2336 -2365"/>
                              <a:gd name="T27" fmla="*/ -2336 h 30"/>
                              <a:gd name="T28" fmla="+- 0 2219 2197"/>
                              <a:gd name="T29" fmla="*/ T28 w 31"/>
                              <a:gd name="T30" fmla="+- 0 -2347 -2365"/>
                              <a:gd name="T31" fmla="*/ -2347 h 30"/>
                              <a:gd name="T32" fmla="+- 0 2228 2197"/>
                              <a:gd name="T33" fmla="*/ T32 w 31"/>
                              <a:gd name="T34" fmla="+- 0 -2354 -2365"/>
                              <a:gd name="T35" fmla="*/ -2354 h 30"/>
                              <a:gd name="T36" fmla="+- 0 2216 2197"/>
                              <a:gd name="T37" fmla="*/ T36 w 31"/>
                              <a:gd name="T38" fmla="+- 0 -2354 -2365"/>
                              <a:gd name="T39" fmla="*/ -2354 h 30"/>
                              <a:gd name="T40" fmla="+- 0 2213 2197"/>
                              <a:gd name="T41" fmla="*/ T40 w 31"/>
                              <a:gd name="T42" fmla="+- 0 -2365 -2365"/>
                              <a:gd name="T43" fmla="*/ -2365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1" h="30">
                                <a:moveTo>
                                  <a:pt x="16" y="0"/>
                                </a:moveTo>
                                <a:lnTo>
                                  <a:pt x="12" y="11"/>
                                </a:lnTo>
                                <a:lnTo>
                                  <a:pt x="0" y="11"/>
                                </a:lnTo>
                                <a:lnTo>
                                  <a:pt x="10" y="18"/>
                                </a:lnTo>
                                <a:lnTo>
                                  <a:pt x="6" y="29"/>
                                </a:lnTo>
                                <a:lnTo>
                                  <a:pt x="16" y="23"/>
                                </a:lnTo>
                                <a:lnTo>
                                  <a:pt x="25" y="29"/>
                                </a:lnTo>
                                <a:lnTo>
                                  <a:pt x="22" y="18"/>
                                </a:lnTo>
                                <a:lnTo>
                                  <a:pt x="31" y="11"/>
                                </a:lnTo>
                                <a:lnTo>
                                  <a:pt x="19" y="11"/>
                                </a:lnTo>
                                <a:lnTo>
                                  <a:pt x="16" y="0"/>
                                </a:lnTo>
                                <a:close/>
                              </a:path>
                            </a:pathLst>
                          </a:custGeom>
                          <a:noFill/>
                          <a:ln w="344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313372" id="Group 940" o:spid="_x0000_s1026" style="position:absolute;margin-left:106.7pt;margin-top:-132.1pt;width:173.55pt;height:129.4pt;z-index:-251622400;mso-position-horizontal-relative:page" coordorigin="2134,-2642" coordsize="3471,2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">
                <v:shape id="Freeform 962" o:spid="_x0000_s1027" style="position:absolute;left:2275;top:-2500;width:3300;height:2415;visibility:visible;mso-wrap-style:square;v-text-anchor:top" coordsize="3300,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" path="m3299,l2749,442,2199,926r-824,608l918,1873,,2415e" filled="f" strokecolor="#1f77b3" strokeweight=".38242mm">
                  <v:path arrowok="t" o:connecttype="custom" o:connectlocs="3299,-2500;2749,-2058;2199,-1574;1375,-966;918,-627;0,-85" o:connectangles="0,0,0,0,0,0"/>
                </v:shape>
                <v:shape id="Freeform 961" o:spid="_x0000_s1028" style="position:absolute;left:5547;top:-2527;width:55;height:55;visibility:visible;mso-wrap-style:square;v-text-anchor:top"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" path="m34,l20,,13,3,3,13,,20,,35r3,7l13,52r7,3l34,55r7,-3l51,42r3,-7l54,20,51,13,41,3,34,xe" fillcolor="#1f77b3" stroked="f">
                  <v:path arrowok="t" o:connecttype="custom" o:connectlocs="34,-2527;20,-2527;13,-2524;3,-2514;0,-2507;0,-2492;3,-2485;13,-2475;20,-2472;34,-2472;41,-2475;51,-2485;54,-2492;54,-2507;51,-2514;41,-2524;34,-2527" o:connectangles="0,0,0,0,0,0,0,0,0,0,0,0,0,0,0,0,0"/>
                </v:shape>
                <v:shape id="Freeform 960" o:spid="_x0000_s1029" style="position:absolute;left:5547;top:-2527;width:55;height:55;visibility:visible;mso-wrap-style:square;v-text-anchor:top"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" path="m27,55r7,l41,52r5,-5l51,42r3,-7l54,27r,-7l51,13,46,8,41,3,34,,27,,20,,13,3,8,8,3,13,,20r,7l,35r3,7l8,47r5,5l20,55r7,xe" filled="f" strokecolor="#1f77b3" strokeweight=".09561mm">
                  <v:path arrowok="t" o:connecttype="custom" o:connectlocs="27,-2472;34,-2472;41,-2475;46,-2480;51,-2485;54,-2492;54,-2500;54,-2507;51,-2514;46,-2519;41,-2524;34,-2527;27,-2527;20,-2527;13,-2524;8,-2519;3,-2514;0,-2507;0,-2500;0,-2492;3,-2485;8,-2480;13,-2475;20,-2472;27,-2472" o:connectangles="0,0,0,0,0,0,0,0,0,0,0,0,0,0,0,0,0,0,0,0,0,0,0,0,0"/>
                </v:shape>
                <v:shape id="Freeform 959" o:spid="_x0000_s1030" style="position:absolute;left:3622;top:-993;width:55;height:55;visibility:visible;mso-wrap-style:square;v-text-anchor:top"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" path="m35,l20,,13,3,3,13,,20,,34r3,7l13,51r7,3l35,54r7,-3l52,41r3,-7l55,20,52,13,42,3,35,xe" fillcolor="#1f77b3" stroked="f">
                  <v:path arrowok="t" o:connecttype="custom" o:connectlocs="35,-993;20,-993;13,-990;3,-980;0,-973;0,-959;3,-952;13,-942;20,-939;35,-939;42,-942;52,-952;55,-959;55,-973;52,-980;42,-990;35,-993" o:connectangles="0,0,0,0,0,0,0,0,0,0,0,0,0,0,0,0,0"/>
                </v:shape>
                <v:shape id="Freeform 958" o:spid="_x0000_s1031" style="position:absolute;left:3622;top:-993;width:55;height:55;visibility:visible;mso-wrap-style:square;v-text-anchor:top"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" path="m28,54r7,l42,51r5,-5l52,41r3,-7l55,27r,-7l52,13,47,8,42,3,35,,28,,20,,13,3,8,8,3,13,,20r,7l,34r3,7l8,46r5,5l20,54r8,xe" filled="f" strokecolor="#1f77b3" strokeweight=".09561mm">
                  <v:path arrowok="t" o:connecttype="custom" o:connectlocs="28,-939;35,-939;42,-942;47,-947;52,-952;55,-959;55,-966;55,-973;52,-980;47,-985;42,-990;35,-993;28,-993;20,-993;13,-990;8,-985;3,-980;0,-973;0,-966;0,-959;3,-952;8,-947;13,-942;20,-939;28,-939" o:connectangles="0,0,0,0,0,0,0,0,0,0,0,0,0,0,0,0,0,0,0,0,0,0,0,0,0"/>
                </v:shape>
                <v:shape id="Freeform 957" o:spid="_x0000_s1032" style="position:absolute;left:2248;top:-112;width:55;height:55;visibility:visible;mso-wrap-style:square;v-text-anchor:top"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" path="m34,l20,,13,3,3,13,,20,,34r3,7l13,51r7,3l34,54r7,-3l51,41r3,-7l54,20,51,13,41,3,34,xe" fillcolor="#1f77b3" stroked="f">
                  <v:path arrowok="t" o:connecttype="custom" o:connectlocs="34,-112;20,-112;13,-109;3,-99;0,-92;0,-78;3,-71;13,-61;20,-58;34,-58;41,-61;51,-71;54,-78;54,-92;51,-99;41,-109;34,-112" o:connectangles="0,0,0,0,0,0,0,0,0,0,0,0,0,0,0,0,0"/>
                </v:shape>
                <v:shape id="Freeform 956" o:spid="_x0000_s1033" style="position:absolute;left:2248;top:-112;width:55;height:55;visibility:visible;mso-wrap-style:square;v-text-anchor:top"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" path="m27,54r7,l41,51r5,-5l51,41r3,-7l54,27r,-7l51,13,46,8,41,3,34,,27,,20,,13,3,8,8,3,13,,20r,7l,34r3,7l8,46r5,5l20,54r7,xe" filled="f" strokecolor="#1f77b3" strokeweight=".09561mm">
                  <v:path arrowok="t" o:connecttype="custom" o:connectlocs="27,-58;34,-58;41,-61;46,-66;51,-71;54,-78;54,-85;54,-92;51,-99;46,-104;41,-109;34,-112;27,-112;20,-112;13,-109;8,-104;3,-99;0,-92;0,-85;0,-78;3,-71;8,-66;13,-61;20,-58;27,-58" o:connectangles="0,0,0,0,0,0,0,0,0,0,0,0,0,0,0,0,0,0,0,0,0,0,0,0,0"/>
                </v:shape>
                <v:shape id="Freeform 955" o:spid="_x0000_s1034" style="position:absolute;left:2275;top:-2544;width:3300;height:1329;visibility:visible;mso-wrap-style:square;v-text-anchor:top" coordsize="3300,1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" path="m3299,l2749,486,2199,778r-824,320l918,1208,,1329e" filled="f" strokecolor="#ff7f0e" strokeweight=".38242mm">
                  <v:path arrowok="t" o:connecttype="custom" o:connectlocs="3299,-2544;2749,-2058;2199,-1766;1375,-1446;918,-1336;0,-1215" o:connectangles="0,0,0,0,0,0"/>
                </v:shape>
                <v:shape id="AutoShape 954" o:spid="_x0000_s1035" style="position:absolute;left:2248;top:-1766;width:2254;height:551;visibility:visible;mso-wrap-style:square;v-text-anchor:top" coordsize="2254,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" path="m2199,r54,m1374,320r55,m,551r54,e" filled="f" strokecolor="#ff7f0e" strokeweight=".95606mm">
                  <v:path arrowok="t" o:connecttype="custom" o:connectlocs="2199,-1766;2253,-1766;1374,-1446;1429,-1446;0,-1215;54,-1215" o:connectangles="0,0,0,0,0,0"/>
                </v:shape>
                <v:shape id="Freeform 953" o:spid="_x0000_s1036" style="position:absolute;left:2275;top:-2303;width:3300;height:1349;visibility:visible;mso-wrap-style:square;v-text-anchor:top" coordsize="3300,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" path="m3299,l2749,245,2199,497,1375,845,918,1023,,1349e" filled="f" strokecolor="#2ba02b" strokeweight=".38242mm">
                  <v:path arrowok="t" o:connecttype="custom" o:connectlocs="3299,-2303;2749,-2058;2199,-1806;1375,-1458;918,-1280;0,-954" o:connectangles="0,0,0,0,0,0"/>
                </v:shape>
                <v:shape id="AutoShape 952" o:spid="_x0000_s1037" style="position:absolute;left:5548;top:-2330;width:52;height:50;visibility:visible;mso-wrap-style:square;v-text-anchor:top" coordsize="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" path="m52,18l,18,16,30,10,49,26,37r12,l36,30,52,18xm38,37r-12,l42,49,38,37xm26,l20,18r12,l26,xe" fillcolor="#2ba02b" stroked="f">
                  <v:path arrowok="t" o:connecttype="custom" o:connectlocs="52,-2312;0,-2312;16,-2300;10,-2281;26,-2293;38,-2293;36,-2300;52,-2312;38,-2293;26,-2293;42,-2281;38,-2293;26,-2330;20,-2312;32,-2312;26,-2330" o:connectangles="0,0,0,0,0,0,0,0,0,0,0,0,0,0,0,0"/>
                </v:shape>
                <v:shape id="Freeform 951" o:spid="_x0000_s1038" style="position:absolute;left:5548;top:-2330;width:52;height:50;visibility:visible;mso-wrap-style:square;v-text-anchor:top" coordsize="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" path="m26,l20,18,,18,16,30,10,49,26,37,42,49,36,30,52,18r-20,l26,xe" filled="f" strokecolor="#2ba02b" strokeweight=".09561mm">
                  <v:path arrowok="t" o:connecttype="custom" o:connectlocs="26,-2330;20,-2312;0,-2312;16,-2300;10,-2281;26,-2293;42,-2281;36,-2300;52,-2312;32,-2312;26,-2330" o:connectangles="0,0,0,0,0,0,0,0,0,0,0"/>
                </v:shape>
                <v:shape id="AutoShape 950" o:spid="_x0000_s1039" style="position:absolute;left:4449;top:-1833;width:52;height:50;visibility:visible;mso-wrap-style:square;v-text-anchor:top" coordsize="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" path="m51,19l,19,16,30,9,49,25,37r13,l35,30,51,19xm38,37r-13,l41,49,38,37xm25,l19,19r12,l25,xe" fillcolor="#2ba02b" stroked="f">
                  <v:path arrowok="t" o:connecttype="custom" o:connectlocs="51,-1814;0,-1814;16,-1803;9,-1784;25,-1796;38,-1796;35,-1803;51,-1814;38,-1796;25,-1796;41,-1784;38,-1796;25,-1833;19,-1814;31,-1814;25,-1833" o:connectangles="0,0,0,0,0,0,0,0,0,0,0,0,0,0,0,0"/>
                </v:shape>
                <v:shape id="Freeform 949" o:spid="_x0000_s1040" style="position:absolute;left:4449;top:-1833;width:52;height:50;visibility:visible;mso-wrap-style:square;v-text-anchor:top" coordsize="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" path="m25,l19,19,,19,16,30,9,49,25,37,41,49,35,30,51,19r-20,l25,xe" filled="f" strokecolor="#2ba02b" strokeweight=".09561mm">
                  <v:path arrowok="t" o:connecttype="custom" o:connectlocs="25,-1833;19,-1814;0,-1814;16,-1803;9,-1784;25,-1796;41,-1784;35,-1803;51,-1814;31,-1814;25,-1833" o:connectangles="0,0,0,0,0,0,0,0,0,0,0"/>
                </v:shape>
                <v:shape id="AutoShape 948" o:spid="_x0000_s1041" style="position:absolute;left:3624;top:-1485;width:52;height:50;visibility:visible;mso-wrap-style:square;v-text-anchor:top" coordsize="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" path="m51,19l,19,16,31,10,49,26,38r12,l35,31,51,19xm38,38r-12,l41,49,38,38xm26,l19,19r13,l26,xe" fillcolor="#2ba02b" stroked="f">
                  <v:path arrowok="t" o:connecttype="custom" o:connectlocs="51,-1466;0,-1466;16,-1454;10,-1436;26,-1447;38,-1447;35,-1454;51,-1466;38,-1447;26,-1447;41,-1436;38,-1447;26,-1485;19,-1466;32,-1466;26,-1485" o:connectangles="0,0,0,0,0,0,0,0,0,0,0,0,0,0,0,0"/>
                </v:shape>
                <v:shape id="Freeform 947" o:spid="_x0000_s1042" style="position:absolute;left:3624;top:-1485;width:52;height:50;visibility:visible;mso-wrap-style:square;v-text-anchor:top" coordsize="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" path="m26,l19,19,,19,16,31,10,49,26,38,41,49,35,31,51,19r-19,l26,xe" filled="f" strokecolor="#2ba02b" strokeweight=".09561mm">
                  <v:path arrowok="t" o:connecttype="custom" o:connectlocs="26,-1485;19,-1466;0,-1466;16,-1454;10,-1436;26,-1447;41,-1436;35,-1454;51,-1466;32,-1466;26,-1485" o:connectangles="0,0,0,0,0,0,0,0,0,0,0"/>
                </v:shape>
                <v:shape id="AutoShape 946" o:spid="_x0000_s1043" style="position:absolute;left:2249;top:-981;width:52;height:50;visibility:visible;mso-wrap-style:square;v-text-anchor:top" coordsize="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" path="m52,19l,19,16,30,10,49,26,37r12,l36,30,52,19xm38,37r-12,l42,49,38,37xm26,l20,19r12,l26,xe" fillcolor="#2ba02b" stroked="f">
                  <v:path arrowok="t" o:connecttype="custom" o:connectlocs="52,-962;0,-962;16,-951;10,-932;26,-944;38,-944;36,-951;52,-962;38,-944;26,-944;42,-932;38,-944;26,-981;20,-962;32,-962;26,-981" o:connectangles="0,0,0,0,0,0,0,0,0,0,0,0,0,0,0,0"/>
                </v:shape>
                <v:shape id="Freeform 945" o:spid="_x0000_s1044" style="position:absolute;left:2249;top:-981;width:52;height:50;visibility:visible;mso-wrap-style:square;v-text-anchor:top" coordsize="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" path="m26,l20,19,,19,16,30,10,49,26,37,42,49,36,30,52,19r-20,l26,xe" filled="f" strokecolor="#2ba02b" strokeweight=".09561mm">
                  <v:path arrowok="t" o:connecttype="custom" o:connectlocs="26,-981;20,-962;0,-962;16,-951;10,-932;26,-944;42,-932;36,-951;52,-962;32,-962;26,-981" o:connectangles="0,0,0,0,0,0,0,0,0,0,0"/>
                </v:shape>
                <v:shape id="Freeform 944" o:spid="_x0000_s1045" style="position:absolute;left:2137;top:-2639;width:698;height:350;visibility:visible;mso-wrap-style:square;v-text-anchor:top" coordsize="69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" path="m694,l4,,,3,,345r4,4l694,349r4,-4l698,3,694,xe" stroked="f">
                  <v:fill opacity="52428f"/>
                  <v:path arrowok="t" o:connecttype="custom" o:connectlocs="694,-2639;4,-2639;0,-2636;0,-2294;4,-2290;694,-2290;698,-2294;698,-2636;694,-2639" o:connectangles="0,0,0,0,0,0,0,0,0"/>
                </v:shape>
                <v:shape id="Freeform 943" o:spid="_x0000_s1046" style="position:absolute;left:2137;top:-2639;width:698;height:350;visibility:visible;mso-wrap-style:square;v-text-anchor:top" coordsize="69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" path="m11,349r676,l694,349r4,-4l698,338r,-327l698,3,694,r-7,l11,,4,,,3r,8l,338r,7l4,349r7,xe" filled="f" strokecolor="#ccc" strokeweight=".09561mm">
                  <v:path arrowok="t" o:connecttype="custom" o:connectlocs="11,-2290;687,-2290;694,-2290;698,-2294;698,-2301;698,-2628;698,-2636;694,-2639;687,-2639;11,-2639;4,-2639;0,-2636;0,-2628;0,-2301;0,-2294;4,-2290;11,-2290" o:connectangles="0,0,0,0,0,0,0,0,0,0,0,0,0,0,0,0,0"/>
                </v:shape>
                <v:shape id="AutoShape 942" o:spid="_x0000_s1047" style="position:absolute;left:2197;top:-2365;width:31;height:30;visibility:visible;mso-wrap-style:square;v-text-anchor:top" coordsize="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" path="m31,11l,11r10,7l6,29,16,23r7,l22,18r9,-7xm23,23r-7,l25,29,23,23xm16,l12,11r7,l16,xe" fillcolor="#2ba02b" stroked="f">
                  <v:path arrowok="t" o:connecttype="custom" o:connectlocs="31,-2354;0,-2354;10,-2347;6,-2336;16,-2342;23,-2342;22,-2347;31,-2354;23,-2342;16,-2342;25,-2336;23,-2342;16,-2365;12,-2354;19,-2354;16,-2365" o:connectangles="0,0,0,0,0,0,0,0,0,0,0,0,0,0,0,0"/>
                </v:shape>
                <v:shape id="Freeform 941" o:spid="_x0000_s1048" style="position:absolute;left:2197;top:-2365;width:31;height:30;visibility:visible;mso-wrap-style:square;v-text-anchor:top" coordsize="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" path="m16,l12,11,,11r10,7l6,29,16,23r9,6l22,18r9,-7l19,11,16,xe" filled="f" strokecolor="#2ba02b" strokeweight=".09561mm">
                  <v:path arrowok="t" o:connecttype="custom" o:connectlocs="16,-2365;12,-2354;0,-2354;10,-2347;6,-2336;16,-2342;25,-2336;22,-2347;31,-2354;19,-2354;16,-2365" o:connectangles="0,0,0,0,0,0,0,0,0,0,0"/>
                </v:shape>
                <w10:wrap anchorx="page"/>
              </v:group>
            </w:pict>
          </mc:Fallback>
        </mc:AlternateContent>
      </w:r>
      <w:r w:rsidR="0009622D">
        <w:rPr>
          <w:rFonts w:ascii="Arial"/>
          <w:w w:val="80"/>
          <w:sz w:val="16"/>
        </w:rPr>
        <w:t>0.20</w:t>
      </w:r>
      <w:r w:rsidR="0009622D">
        <w:rPr>
          <w:rFonts w:ascii="Arial"/>
          <w:w w:val="80"/>
          <w:sz w:val="16"/>
        </w:rPr>
        <w:tab/>
        <w:t>0.15</w:t>
      </w:r>
      <w:r w:rsidR="0009622D">
        <w:rPr>
          <w:rFonts w:ascii="Arial"/>
          <w:w w:val="80"/>
          <w:sz w:val="16"/>
        </w:rPr>
        <w:tab/>
        <w:t>0.10</w:t>
      </w:r>
      <w:r w:rsidR="0009622D">
        <w:rPr>
          <w:rFonts w:ascii="Arial"/>
          <w:w w:val="80"/>
          <w:sz w:val="16"/>
        </w:rPr>
        <w:tab/>
        <w:t>0.05</w:t>
      </w:r>
      <w:r w:rsidR="0009622D">
        <w:rPr>
          <w:rFonts w:ascii="Arial"/>
          <w:w w:val="80"/>
          <w:sz w:val="16"/>
        </w:rPr>
        <w:tab/>
        <w:t>0.00</w:t>
      </w:r>
      <w:r w:rsidR="0009622D">
        <w:rPr>
          <w:rFonts w:ascii="Arial"/>
          <w:w w:val="80"/>
          <w:sz w:val="16"/>
        </w:rPr>
        <w:tab/>
      </w:r>
      <w:r w:rsidR="0009622D">
        <w:rPr>
          <w:rFonts w:ascii="Arial"/>
          <w:w w:val="65"/>
          <w:sz w:val="16"/>
        </w:rPr>
        <w:t>0.05</w:t>
      </w:r>
    </w:p>
    <w:p w:rsidR="00012D33" w:rsidRDefault="00F23B9E">
      <w:pPr>
        <w:spacing w:line="159" w:lineRule="exact"/>
        <w:ind w:left="1219"/>
        <w:rPr>
          <w:rFonts w:ascii="Arial"/>
          <w:b/>
          <w:sz w:val="17"/>
        </w:rPr>
      </w:pPr>
      <w:r>
        <w:rPr>
          <w:noProof/>
        </w:rPr>
        <mc:AlternateContent>
          <mc:Choice Requires="wps">
            <w:drawing>
              <wp:anchor distT="0" distB="0" distL="114300" distR="114300" simplePos="0" relativeHeight="251601920" behindDoc="0" locked="0" layoutInCell="1" allowOverlap="1" wp14:anchorId="02D21A05" wp14:editId="5B6AE262">
                <wp:simplePos x="0" y="0"/>
                <wp:positionH relativeFrom="page">
                  <wp:posOffset>2045335</wp:posOffset>
                </wp:positionH>
                <wp:positionV relativeFrom="paragraph">
                  <wp:posOffset>27940</wp:posOffset>
                </wp:positionV>
                <wp:extent cx="46355" cy="50800"/>
                <wp:effectExtent l="6985" t="3175" r="3810" b="3175"/>
                <wp:wrapNone/>
                <wp:docPr id="950" name="AutoShape 9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355" cy="50800"/>
                        </a:xfrm>
                        <a:custGeom>
                          <a:avLst/>
                          <a:gdLst>
                            <a:gd name="T0" fmla="+- 0 3263 3221"/>
                            <a:gd name="T1" fmla="*/ T0 w 73"/>
                            <a:gd name="T2" fmla="+- 0 44 44"/>
                            <a:gd name="T3" fmla="*/ 44 h 80"/>
                            <a:gd name="T4" fmla="+- 0 3251 3221"/>
                            <a:gd name="T5" fmla="*/ T4 w 73"/>
                            <a:gd name="T6" fmla="+- 0 44 44"/>
                            <a:gd name="T7" fmla="*/ 44 h 80"/>
                            <a:gd name="T8" fmla="+- 0 3221 3221"/>
                            <a:gd name="T9" fmla="*/ T8 w 73"/>
                            <a:gd name="T10" fmla="+- 0 123 44"/>
                            <a:gd name="T11" fmla="*/ 123 h 80"/>
                            <a:gd name="T12" fmla="+- 0 3293 3221"/>
                            <a:gd name="T13" fmla="*/ T12 w 73"/>
                            <a:gd name="T14" fmla="+- 0 123 44"/>
                            <a:gd name="T15" fmla="*/ 123 h 80"/>
                            <a:gd name="T16" fmla="+- 0 3290 3221"/>
                            <a:gd name="T17" fmla="*/ T16 w 73"/>
                            <a:gd name="T18" fmla="+- 0 114 44"/>
                            <a:gd name="T19" fmla="*/ 114 h 80"/>
                            <a:gd name="T20" fmla="+- 0 3235 3221"/>
                            <a:gd name="T21" fmla="*/ T20 w 73"/>
                            <a:gd name="T22" fmla="+- 0 114 44"/>
                            <a:gd name="T23" fmla="*/ 114 h 80"/>
                            <a:gd name="T24" fmla="+- 0 3257 3221"/>
                            <a:gd name="T25" fmla="*/ T24 w 73"/>
                            <a:gd name="T26" fmla="+- 0 54 44"/>
                            <a:gd name="T27" fmla="*/ 54 h 80"/>
                            <a:gd name="T28" fmla="+- 0 3267 3221"/>
                            <a:gd name="T29" fmla="*/ T28 w 73"/>
                            <a:gd name="T30" fmla="+- 0 54 44"/>
                            <a:gd name="T31" fmla="*/ 54 h 80"/>
                            <a:gd name="T32" fmla="+- 0 3263 3221"/>
                            <a:gd name="T33" fmla="*/ T32 w 73"/>
                            <a:gd name="T34" fmla="+- 0 44 44"/>
                            <a:gd name="T35" fmla="*/ 44 h 80"/>
                            <a:gd name="T36" fmla="+- 0 3267 3221"/>
                            <a:gd name="T37" fmla="*/ T36 w 73"/>
                            <a:gd name="T38" fmla="+- 0 54 44"/>
                            <a:gd name="T39" fmla="*/ 54 h 80"/>
                            <a:gd name="T40" fmla="+- 0 3257 3221"/>
                            <a:gd name="T41" fmla="*/ T40 w 73"/>
                            <a:gd name="T42" fmla="+- 0 54 44"/>
                            <a:gd name="T43" fmla="*/ 54 h 80"/>
                            <a:gd name="T44" fmla="+- 0 3279 3221"/>
                            <a:gd name="T45" fmla="*/ T44 w 73"/>
                            <a:gd name="T46" fmla="+- 0 114 44"/>
                            <a:gd name="T47" fmla="*/ 114 h 80"/>
                            <a:gd name="T48" fmla="+- 0 3290 3221"/>
                            <a:gd name="T49" fmla="*/ T48 w 73"/>
                            <a:gd name="T50" fmla="+- 0 114 44"/>
                            <a:gd name="T51" fmla="*/ 114 h 80"/>
                            <a:gd name="T52" fmla="+- 0 3267 3221"/>
                            <a:gd name="T53" fmla="*/ T52 w 73"/>
                            <a:gd name="T54" fmla="+- 0 54 44"/>
                            <a:gd name="T55" fmla="*/ 54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3" h="80">
                              <a:moveTo>
                                <a:pt x="42" y="0"/>
                              </a:moveTo>
                              <a:lnTo>
                                <a:pt x="30" y="0"/>
                              </a:lnTo>
                              <a:lnTo>
                                <a:pt x="0" y="79"/>
                              </a:lnTo>
                              <a:lnTo>
                                <a:pt x="72" y="79"/>
                              </a:lnTo>
                              <a:lnTo>
                                <a:pt x="69" y="70"/>
                              </a:lnTo>
                              <a:lnTo>
                                <a:pt x="14" y="70"/>
                              </a:lnTo>
                              <a:lnTo>
                                <a:pt x="36" y="10"/>
                              </a:lnTo>
                              <a:lnTo>
                                <a:pt x="46" y="10"/>
                              </a:lnTo>
                              <a:lnTo>
                                <a:pt x="42" y="0"/>
                              </a:lnTo>
                              <a:close/>
                              <a:moveTo>
                                <a:pt x="46" y="10"/>
                              </a:moveTo>
                              <a:lnTo>
                                <a:pt x="36" y="10"/>
                              </a:lnTo>
                              <a:lnTo>
                                <a:pt x="58" y="70"/>
                              </a:lnTo>
                              <a:lnTo>
                                <a:pt x="69" y="70"/>
                              </a:lnTo>
                              <a:lnTo>
                                <a:pt x="46"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259EB" id="AutoShape 939" o:spid="_x0000_s1026" style="position:absolute;margin-left:161.05pt;margin-top:2.2pt;width:3.65pt;height:4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" path="m42,l30,,,79r72,l69,70r-55,l36,10r10,l42,xm46,10r-10,l58,70r11,l46,10xe" fillcolor="black" stroked="f">
                <v:path arrowok="t" o:connecttype="custom" o:connectlocs="26670,27940;19050,27940;0,78105;45720,78105;43815,72390;8890,72390;22860,34290;29210,34290;26670,27940;29210,34290;22860,34290;36830,72390;43815,72390;29210,34290" o:connectangles="0,0,0,0,0,0,0,0,0,0,0,0,0,0"/>
                <w10:wrap anchorx="page"/>
              </v:shape>
            </w:pict>
          </mc:Fallback>
        </mc:AlternateContent>
      </w:r>
      <w:r w:rsidR="0009622D">
        <w:rPr>
          <w:rFonts w:ascii="Arial"/>
          <w:b/>
          <w:w w:val="75"/>
          <w:sz w:val="17"/>
        </w:rPr>
        <w:t>Nacelle mass [1000t]</w:t>
      </w:r>
    </w:p>
    <w:p w:rsidR="00012D33" w:rsidRDefault="0009622D">
      <w:pPr>
        <w:pStyle w:val="BodyText"/>
        <w:spacing w:before="7"/>
        <w:rPr>
          <w:rFonts w:ascii="Arial"/>
          <w:b/>
          <w:sz w:val="13"/>
        </w:rPr>
      </w:pPr>
      <w:r>
        <w:br w:type="column"/>
      </w:r>
    </w:p>
    <w:p w:rsidR="00012D33" w:rsidRDefault="0009622D">
      <w:pPr>
        <w:ind w:left="611"/>
        <w:rPr>
          <w:rFonts w:ascii="Arial"/>
          <w:sz w:val="16"/>
        </w:rPr>
      </w:pPr>
      <w:r>
        <w:rPr>
          <w:rFonts w:ascii="Arial"/>
          <w:w w:val="75"/>
          <w:sz w:val="16"/>
        </w:rPr>
        <w:t>2%</w:t>
      </w:r>
    </w:p>
    <w:p w:rsidR="00012D33" w:rsidRDefault="00012D33">
      <w:pPr>
        <w:pStyle w:val="BodyText"/>
        <w:rPr>
          <w:rFonts w:ascii="Arial"/>
          <w:sz w:val="13"/>
        </w:rPr>
      </w:pPr>
    </w:p>
    <w:p w:rsidR="00012D33" w:rsidRDefault="00F23B9E">
      <w:pPr>
        <w:ind w:left="611"/>
        <w:rPr>
          <w:rFonts w:ascii="Arial"/>
          <w:sz w:val="16"/>
        </w:rPr>
      </w:pPr>
      <w:r>
        <w:rPr>
          <w:noProof/>
        </w:rPr>
        <mc:AlternateContent>
          <mc:Choice Requires="wpg">
            <w:drawing>
              <wp:anchor distT="0" distB="0" distL="114300" distR="114300" simplePos="0" relativeHeight="251695104" behindDoc="1" locked="0" layoutInCell="1" allowOverlap="1" wp14:anchorId="513CEDAF" wp14:editId="595A7347">
                <wp:simplePos x="0" y="0"/>
                <wp:positionH relativeFrom="page">
                  <wp:posOffset>4248785</wp:posOffset>
                </wp:positionH>
                <wp:positionV relativeFrom="paragraph">
                  <wp:posOffset>-142240</wp:posOffset>
                </wp:positionV>
                <wp:extent cx="2300605" cy="1715135"/>
                <wp:effectExtent l="10160" t="5715" r="3810" b="3175"/>
                <wp:wrapNone/>
                <wp:docPr id="857" name="Group 8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00605" cy="1715135"/>
                          <a:chOff x="6691" y="-224"/>
                          <a:chExt cx="3623" cy="2701"/>
                        </a:xfrm>
                      </wpg:grpSpPr>
                      <wps:wsp>
                        <wps:cNvPr id="858" name="Line 938"/>
                        <wps:cNvCnPr>
                          <a:cxnSpLocks noChangeShapeType="1"/>
                        </wps:cNvCnPr>
                        <wps:spPr bwMode="auto">
                          <a:xfrm>
                            <a:off x="6712" y="2456"/>
                            <a:ext cx="0" cy="0"/>
                          </a:xfrm>
                          <a:prstGeom prst="line">
                            <a:avLst/>
                          </a:prstGeom>
                          <a:noFill/>
                          <a:ln w="2725">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859" name="Line 937"/>
                        <wps:cNvCnPr>
                          <a:cxnSpLocks noChangeShapeType="1"/>
                        </wps:cNvCnPr>
                        <wps:spPr bwMode="auto">
                          <a:xfrm>
                            <a:off x="6712" y="2465"/>
                            <a:ext cx="0" cy="0"/>
                          </a:xfrm>
                          <a:prstGeom prst="line">
                            <a:avLst/>
                          </a:prstGeom>
                          <a:noFill/>
                          <a:ln w="1192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0" name="Line 936"/>
                        <wps:cNvCnPr>
                          <a:cxnSpLocks noChangeShapeType="1"/>
                        </wps:cNvCnPr>
                        <wps:spPr bwMode="auto">
                          <a:xfrm>
                            <a:off x="6712" y="2456"/>
                            <a:ext cx="0" cy="18"/>
                          </a:xfrm>
                          <a:prstGeom prst="line">
                            <a:avLst/>
                          </a:prstGeom>
                          <a:noFill/>
                          <a:ln w="27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1" name="Line 935"/>
                        <wps:cNvCnPr>
                          <a:cxnSpLocks noChangeShapeType="1"/>
                        </wps:cNvCnPr>
                        <wps:spPr bwMode="auto">
                          <a:xfrm>
                            <a:off x="7161" y="2456"/>
                            <a:ext cx="0" cy="0"/>
                          </a:xfrm>
                          <a:prstGeom prst="line">
                            <a:avLst/>
                          </a:prstGeom>
                          <a:noFill/>
                          <a:ln w="2725">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862" name="Line 934"/>
                        <wps:cNvCnPr>
                          <a:cxnSpLocks noChangeShapeType="1"/>
                        </wps:cNvCnPr>
                        <wps:spPr bwMode="auto">
                          <a:xfrm>
                            <a:off x="7161" y="2465"/>
                            <a:ext cx="0" cy="0"/>
                          </a:xfrm>
                          <a:prstGeom prst="line">
                            <a:avLst/>
                          </a:prstGeom>
                          <a:noFill/>
                          <a:ln w="1192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3" name="Line 933"/>
                        <wps:cNvCnPr>
                          <a:cxnSpLocks noChangeShapeType="1"/>
                        </wps:cNvCnPr>
                        <wps:spPr bwMode="auto">
                          <a:xfrm>
                            <a:off x="7161" y="2456"/>
                            <a:ext cx="0" cy="18"/>
                          </a:xfrm>
                          <a:prstGeom prst="line">
                            <a:avLst/>
                          </a:prstGeom>
                          <a:noFill/>
                          <a:ln w="27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4" name="Line 932"/>
                        <wps:cNvCnPr>
                          <a:cxnSpLocks noChangeShapeType="1"/>
                        </wps:cNvCnPr>
                        <wps:spPr bwMode="auto">
                          <a:xfrm>
                            <a:off x="7610" y="2456"/>
                            <a:ext cx="0" cy="0"/>
                          </a:xfrm>
                          <a:prstGeom prst="line">
                            <a:avLst/>
                          </a:prstGeom>
                          <a:noFill/>
                          <a:ln w="2725">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865" name="Line 931"/>
                        <wps:cNvCnPr>
                          <a:cxnSpLocks noChangeShapeType="1"/>
                        </wps:cNvCnPr>
                        <wps:spPr bwMode="auto">
                          <a:xfrm>
                            <a:off x="7610" y="2465"/>
                            <a:ext cx="0" cy="0"/>
                          </a:xfrm>
                          <a:prstGeom prst="line">
                            <a:avLst/>
                          </a:prstGeom>
                          <a:noFill/>
                          <a:ln w="1192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6" name="Line 930"/>
                        <wps:cNvCnPr>
                          <a:cxnSpLocks noChangeShapeType="1"/>
                        </wps:cNvCnPr>
                        <wps:spPr bwMode="auto">
                          <a:xfrm>
                            <a:off x="7610" y="2456"/>
                            <a:ext cx="0" cy="18"/>
                          </a:xfrm>
                          <a:prstGeom prst="line">
                            <a:avLst/>
                          </a:prstGeom>
                          <a:noFill/>
                          <a:ln w="27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7" name="Line 929"/>
                        <wps:cNvCnPr>
                          <a:cxnSpLocks noChangeShapeType="1"/>
                        </wps:cNvCnPr>
                        <wps:spPr bwMode="auto">
                          <a:xfrm>
                            <a:off x="8059" y="2456"/>
                            <a:ext cx="0" cy="0"/>
                          </a:xfrm>
                          <a:prstGeom prst="line">
                            <a:avLst/>
                          </a:prstGeom>
                          <a:noFill/>
                          <a:ln w="2725">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868" name="Line 928"/>
                        <wps:cNvCnPr>
                          <a:cxnSpLocks noChangeShapeType="1"/>
                        </wps:cNvCnPr>
                        <wps:spPr bwMode="auto">
                          <a:xfrm>
                            <a:off x="8059" y="2465"/>
                            <a:ext cx="0" cy="0"/>
                          </a:xfrm>
                          <a:prstGeom prst="line">
                            <a:avLst/>
                          </a:prstGeom>
                          <a:noFill/>
                          <a:ln w="1192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9" name="Line 927"/>
                        <wps:cNvCnPr>
                          <a:cxnSpLocks noChangeShapeType="1"/>
                        </wps:cNvCnPr>
                        <wps:spPr bwMode="auto">
                          <a:xfrm>
                            <a:off x="8059" y="2456"/>
                            <a:ext cx="0" cy="18"/>
                          </a:xfrm>
                          <a:prstGeom prst="line">
                            <a:avLst/>
                          </a:prstGeom>
                          <a:noFill/>
                          <a:ln w="27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0" name="Line 926"/>
                        <wps:cNvCnPr>
                          <a:cxnSpLocks noChangeShapeType="1"/>
                        </wps:cNvCnPr>
                        <wps:spPr bwMode="auto">
                          <a:xfrm>
                            <a:off x="8508" y="2456"/>
                            <a:ext cx="0" cy="0"/>
                          </a:xfrm>
                          <a:prstGeom prst="line">
                            <a:avLst/>
                          </a:prstGeom>
                          <a:noFill/>
                          <a:ln w="2725">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871" name="Line 925"/>
                        <wps:cNvCnPr>
                          <a:cxnSpLocks noChangeShapeType="1"/>
                        </wps:cNvCnPr>
                        <wps:spPr bwMode="auto">
                          <a:xfrm>
                            <a:off x="8508" y="2465"/>
                            <a:ext cx="0" cy="0"/>
                          </a:xfrm>
                          <a:prstGeom prst="line">
                            <a:avLst/>
                          </a:prstGeom>
                          <a:noFill/>
                          <a:ln w="1192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2" name="Line 924"/>
                        <wps:cNvCnPr>
                          <a:cxnSpLocks noChangeShapeType="1"/>
                        </wps:cNvCnPr>
                        <wps:spPr bwMode="auto">
                          <a:xfrm>
                            <a:off x="8508" y="2456"/>
                            <a:ext cx="0" cy="18"/>
                          </a:xfrm>
                          <a:prstGeom prst="line">
                            <a:avLst/>
                          </a:prstGeom>
                          <a:noFill/>
                          <a:ln w="27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3" name="Line 923"/>
                        <wps:cNvCnPr>
                          <a:cxnSpLocks noChangeShapeType="1"/>
                        </wps:cNvCnPr>
                        <wps:spPr bwMode="auto">
                          <a:xfrm>
                            <a:off x="8957" y="2456"/>
                            <a:ext cx="0" cy="0"/>
                          </a:xfrm>
                          <a:prstGeom prst="line">
                            <a:avLst/>
                          </a:prstGeom>
                          <a:noFill/>
                          <a:ln w="2725">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874" name="Line 922"/>
                        <wps:cNvCnPr>
                          <a:cxnSpLocks noChangeShapeType="1"/>
                        </wps:cNvCnPr>
                        <wps:spPr bwMode="auto">
                          <a:xfrm>
                            <a:off x="8957" y="2465"/>
                            <a:ext cx="0" cy="0"/>
                          </a:xfrm>
                          <a:prstGeom prst="line">
                            <a:avLst/>
                          </a:prstGeom>
                          <a:noFill/>
                          <a:ln w="1192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5" name="Line 921"/>
                        <wps:cNvCnPr>
                          <a:cxnSpLocks noChangeShapeType="1"/>
                        </wps:cNvCnPr>
                        <wps:spPr bwMode="auto">
                          <a:xfrm>
                            <a:off x="8957" y="2456"/>
                            <a:ext cx="0" cy="18"/>
                          </a:xfrm>
                          <a:prstGeom prst="line">
                            <a:avLst/>
                          </a:prstGeom>
                          <a:noFill/>
                          <a:ln w="27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6" name="Line 920"/>
                        <wps:cNvCnPr>
                          <a:cxnSpLocks noChangeShapeType="1"/>
                        </wps:cNvCnPr>
                        <wps:spPr bwMode="auto">
                          <a:xfrm>
                            <a:off x="9406" y="2456"/>
                            <a:ext cx="0" cy="0"/>
                          </a:xfrm>
                          <a:prstGeom prst="line">
                            <a:avLst/>
                          </a:prstGeom>
                          <a:noFill/>
                          <a:ln w="2725">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877" name="Line 919"/>
                        <wps:cNvCnPr>
                          <a:cxnSpLocks noChangeShapeType="1"/>
                        </wps:cNvCnPr>
                        <wps:spPr bwMode="auto">
                          <a:xfrm>
                            <a:off x="9406" y="2465"/>
                            <a:ext cx="0" cy="0"/>
                          </a:xfrm>
                          <a:prstGeom prst="line">
                            <a:avLst/>
                          </a:prstGeom>
                          <a:noFill/>
                          <a:ln w="1192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8" name="Line 918"/>
                        <wps:cNvCnPr>
                          <a:cxnSpLocks noChangeShapeType="1"/>
                        </wps:cNvCnPr>
                        <wps:spPr bwMode="auto">
                          <a:xfrm>
                            <a:off x="9406" y="2456"/>
                            <a:ext cx="0" cy="18"/>
                          </a:xfrm>
                          <a:prstGeom prst="line">
                            <a:avLst/>
                          </a:prstGeom>
                          <a:noFill/>
                          <a:ln w="27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9" name="Line 917"/>
                        <wps:cNvCnPr>
                          <a:cxnSpLocks noChangeShapeType="1"/>
                        </wps:cNvCnPr>
                        <wps:spPr bwMode="auto">
                          <a:xfrm>
                            <a:off x="9855" y="2456"/>
                            <a:ext cx="0" cy="0"/>
                          </a:xfrm>
                          <a:prstGeom prst="line">
                            <a:avLst/>
                          </a:prstGeom>
                          <a:noFill/>
                          <a:ln w="2725">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880" name="Line 916"/>
                        <wps:cNvCnPr>
                          <a:cxnSpLocks noChangeShapeType="1"/>
                        </wps:cNvCnPr>
                        <wps:spPr bwMode="auto">
                          <a:xfrm>
                            <a:off x="9855" y="2465"/>
                            <a:ext cx="0" cy="0"/>
                          </a:xfrm>
                          <a:prstGeom prst="line">
                            <a:avLst/>
                          </a:prstGeom>
                          <a:noFill/>
                          <a:ln w="1192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1" name="Line 915"/>
                        <wps:cNvCnPr>
                          <a:cxnSpLocks noChangeShapeType="1"/>
                        </wps:cNvCnPr>
                        <wps:spPr bwMode="auto">
                          <a:xfrm>
                            <a:off x="9855" y="2456"/>
                            <a:ext cx="0" cy="18"/>
                          </a:xfrm>
                          <a:prstGeom prst="line">
                            <a:avLst/>
                          </a:prstGeom>
                          <a:noFill/>
                          <a:ln w="27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2" name="Line 914"/>
                        <wps:cNvCnPr>
                          <a:cxnSpLocks noChangeShapeType="1"/>
                        </wps:cNvCnPr>
                        <wps:spPr bwMode="auto">
                          <a:xfrm>
                            <a:off x="10304" y="2456"/>
                            <a:ext cx="0" cy="0"/>
                          </a:xfrm>
                          <a:prstGeom prst="line">
                            <a:avLst/>
                          </a:prstGeom>
                          <a:noFill/>
                          <a:ln w="2725">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883" name="Line 913"/>
                        <wps:cNvCnPr>
                          <a:cxnSpLocks noChangeShapeType="1"/>
                        </wps:cNvCnPr>
                        <wps:spPr bwMode="auto">
                          <a:xfrm>
                            <a:off x="10304" y="2465"/>
                            <a:ext cx="0" cy="0"/>
                          </a:xfrm>
                          <a:prstGeom prst="line">
                            <a:avLst/>
                          </a:prstGeom>
                          <a:noFill/>
                          <a:ln w="1192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4" name="Line 912"/>
                        <wps:cNvCnPr>
                          <a:cxnSpLocks noChangeShapeType="1"/>
                        </wps:cNvCnPr>
                        <wps:spPr bwMode="auto">
                          <a:xfrm>
                            <a:off x="10304" y="2456"/>
                            <a:ext cx="0" cy="18"/>
                          </a:xfrm>
                          <a:prstGeom prst="line">
                            <a:avLst/>
                          </a:prstGeom>
                          <a:noFill/>
                          <a:ln w="27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5" name="Line 911"/>
                        <wps:cNvCnPr>
                          <a:cxnSpLocks noChangeShapeType="1"/>
                        </wps:cNvCnPr>
                        <wps:spPr bwMode="auto">
                          <a:xfrm>
                            <a:off x="6712" y="2456"/>
                            <a:ext cx="3592" cy="0"/>
                          </a:xfrm>
                          <a:prstGeom prst="line">
                            <a:avLst/>
                          </a:prstGeom>
                          <a:noFill/>
                          <a:ln w="2725">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886" name="Line 910"/>
                        <wps:cNvCnPr>
                          <a:cxnSpLocks noChangeShapeType="1"/>
                        </wps:cNvCnPr>
                        <wps:spPr bwMode="auto">
                          <a:xfrm>
                            <a:off x="6693" y="2456"/>
                            <a:ext cx="19"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7" name="Line 909"/>
                        <wps:cNvCnPr>
                          <a:cxnSpLocks noChangeShapeType="1"/>
                        </wps:cNvCnPr>
                        <wps:spPr bwMode="auto">
                          <a:xfrm>
                            <a:off x="6712" y="2456"/>
                            <a:ext cx="0" cy="0"/>
                          </a:xfrm>
                          <a:prstGeom prst="line">
                            <a:avLst/>
                          </a:prstGeom>
                          <a:noFill/>
                          <a:ln w="27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8" name="Line 908"/>
                        <wps:cNvCnPr>
                          <a:cxnSpLocks noChangeShapeType="1"/>
                        </wps:cNvCnPr>
                        <wps:spPr bwMode="auto">
                          <a:xfrm>
                            <a:off x="6712" y="2121"/>
                            <a:ext cx="3592" cy="0"/>
                          </a:xfrm>
                          <a:prstGeom prst="line">
                            <a:avLst/>
                          </a:prstGeom>
                          <a:noFill/>
                          <a:ln w="2725">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889" name="Line 907"/>
                        <wps:cNvCnPr>
                          <a:cxnSpLocks noChangeShapeType="1"/>
                        </wps:cNvCnPr>
                        <wps:spPr bwMode="auto">
                          <a:xfrm>
                            <a:off x="6693" y="2121"/>
                            <a:ext cx="19"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0" name="Line 906"/>
                        <wps:cNvCnPr>
                          <a:cxnSpLocks noChangeShapeType="1"/>
                        </wps:cNvCnPr>
                        <wps:spPr bwMode="auto">
                          <a:xfrm>
                            <a:off x="6712" y="2121"/>
                            <a:ext cx="0" cy="0"/>
                          </a:xfrm>
                          <a:prstGeom prst="line">
                            <a:avLst/>
                          </a:prstGeom>
                          <a:noFill/>
                          <a:ln w="27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1" name="Line 905"/>
                        <wps:cNvCnPr>
                          <a:cxnSpLocks noChangeShapeType="1"/>
                        </wps:cNvCnPr>
                        <wps:spPr bwMode="auto">
                          <a:xfrm>
                            <a:off x="6712" y="1786"/>
                            <a:ext cx="3592" cy="0"/>
                          </a:xfrm>
                          <a:prstGeom prst="line">
                            <a:avLst/>
                          </a:prstGeom>
                          <a:noFill/>
                          <a:ln w="2725">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892" name="Line 904"/>
                        <wps:cNvCnPr>
                          <a:cxnSpLocks noChangeShapeType="1"/>
                        </wps:cNvCnPr>
                        <wps:spPr bwMode="auto">
                          <a:xfrm>
                            <a:off x="6693" y="1786"/>
                            <a:ext cx="19"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3" name="Line 903"/>
                        <wps:cNvCnPr>
                          <a:cxnSpLocks noChangeShapeType="1"/>
                        </wps:cNvCnPr>
                        <wps:spPr bwMode="auto">
                          <a:xfrm>
                            <a:off x="6712" y="1786"/>
                            <a:ext cx="0" cy="0"/>
                          </a:xfrm>
                          <a:prstGeom prst="line">
                            <a:avLst/>
                          </a:prstGeom>
                          <a:noFill/>
                          <a:ln w="27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4" name="Line 902"/>
                        <wps:cNvCnPr>
                          <a:cxnSpLocks noChangeShapeType="1"/>
                        </wps:cNvCnPr>
                        <wps:spPr bwMode="auto">
                          <a:xfrm>
                            <a:off x="6712" y="1452"/>
                            <a:ext cx="3592" cy="0"/>
                          </a:xfrm>
                          <a:prstGeom prst="line">
                            <a:avLst/>
                          </a:prstGeom>
                          <a:noFill/>
                          <a:ln w="2725">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895" name="Line 901"/>
                        <wps:cNvCnPr>
                          <a:cxnSpLocks noChangeShapeType="1"/>
                        </wps:cNvCnPr>
                        <wps:spPr bwMode="auto">
                          <a:xfrm>
                            <a:off x="6693" y="1452"/>
                            <a:ext cx="19"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6" name="Line 900"/>
                        <wps:cNvCnPr>
                          <a:cxnSpLocks noChangeShapeType="1"/>
                        </wps:cNvCnPr>
                        <wps:spPr bwMode="auto">
                          <a:xfrm>
                            <a:off x="6712" y="1452"/>
                            <a:ext cx="0" cy="0"/>
                          </a:xfrm>
                          <a:prstGeom prst="line">
                            <a:avLst/>
                          </a:prstGeom>
                          <a:noFill/>
                          <a:ln w="27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7" name="Line 899"/>
                        <wps:cNvCnPr>
                          <a:cxnSpLocks noChangeShapeType="1"/>
                        </wps:cNvCnPr>
                        <wps:spPr bwMode="auto">
                          <a:xfrm>
                            <a:off x="6712" y="1117"/>
                            <a:ext cx="3592" cy="0"/>
                          </a:xfrm>
                          <a:prstGeom prst="line">
                            <a:avLst/>
                          </a:prstGeom>
                          <a:noFill/>
                          <a:ln w="2725">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898" name="Line 898"/>
                        <wps:cNvCnPr>
                          <a:cxnSpLocks noChangeShapeType="1"/>
                        </wps:cNvCnPr>
                        <wps:spPr bwMode="auto">
                          <a:xfrm>
                            <a:off x="6693" y="1117"/>
                            <a:ext cx="19"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9" name="Line 897"/>
                        <wps:cNvCnPr>
                          <a:cxnSpLocks noChangeShapeType="1"/>
                        </wps:cNvCnPr>
                        <wps:spPr bwMode="auto">
                          <a:xfrm>
                            <a:off x="6712" y="1117"/>
                            <a:ext cx="0" cy="0"/>
                          </a:xfrm>
                          <a:prstGeom prst="line">
                            <a:avLst/>
                          </a:prstGeom>
                          <a:noFill/>
                          <a:ln w="27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0" name="Line 896"/>
                        <wps:cNvCnPr>
                          <a:cxnSpLocks noChangeShapeType="1"/>
                        </wps:cNvCnPr>
                        <wps:spPr bwMode="auto">
                          <a:xfrm>
                            <a:off x="6712" y="783"/>
                            <a:ext cx="3592" cy="0"/>
                          </a:xfrm>
                          <a:prstGeom prst="line">
                            <a:avLst/>
                          </a:prstGeom>
                          <a:noFill/>
                          <a:ln w="2725">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901" name="Line 895"/>
                        <wps:cNvCnPr>
                          <a:cxnSpLocks noChangeShapeType="1"/>
                        </wps:cNvCnPr>
                        <wps:spPr bwMode="auto">
                          <a:xfrm>
                            <a:off x="6693" y="783"/>
                            <a:ext cx="19"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2" name="Line 894"/>
                        <wps:cNvCnPr>
                          <a:cxnSpLocks noChangeShapeType="1"/>
                        </wps:cNvCnPr>
                        <wps:spPr bwMode="auto">
                          <a:xfrm>
                            <a:off x="6712" y="783"/>
                            <a:ext cx="0" cy="0"/>
                          </a:xfrm>
                          <a:prstGeom prst="line">
                            <a:avLst/>
                          </a:prstGeom>
                          <a:noFill/>
                          <a:ln w="27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3" name="Line 893"/>
                        <wps:cNvCnPr>
                          <a:cxnSpLocks noChangeShapeType="1"/>
                        </wps:cNvCnPr>
                        <wps:spPr bwMode="auto">
                          <a:xfrm>
                            <a:off x="6712" y="448"/>
                            <a:ext cx="3592" cy="0"/>
                          </a:xfrm>
                          <a:prstGeom prst="line">
                            <a:avLst/>
                          </a:prstGeom>
                          <a:noFill/>
                          <a:ln w="2725">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904" name="Line 892"/>
                        <wps:cNvCnPr>
                          <a:cxnSpLocks noChangeShapeType="1"/>
                        </wps:cNvCnPr>
                        <wps:spPr bwMode="auto">
                          <a:xfrm>
                            <a:off x="6693" y="448"/>
                            <a:ext cx="19"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5" name="Line 891"/>
                        <wps:cNvCnPr>
                          <a:cxnSpLocks noChangeShapeType="1"/>
                        </wps:cNvCnPr>
                        <wps:spPr bwMode="auto">
                          <a:xfrm>
                            <a:off x="6712" y="448"/>
                            <a:ext cx="0" cy="0"/>
                          </a:xfrm>
                          <a:prstGeom prst="line">
                            <a:avLst/>
                          </a:prstGeom>
                          <a:noFill/>
                          <a:ln w="27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6" name="Line 890"/>
                        <wps:cNvCnPr>
                          <a:cxnSpLocks noChangeShapeType="1"/>
                        </wps:cNvCnPr>
                        <wps:spPr bwMode="auto">
                          <a:xfrm>
                            <a:off x="6712" y="113"/>
                            <a:ext cx="3592" cy="0"/>
                          </a:xfrm>
                          <a:prstGeom prst="line">
                            <a:avLst/>
                          </a:prstGeom>
                          <a:noFill/>
                          <a:ln w="2725">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907" name="Line 889"/>
                        <wps:cNvCnPr>
                          <a:cxnSpLocks noChangeShapeType="1"/>
                        </wps:cNvCnPr>
                        <wps:spPr bwMode="auto">
                          <a:xfrm>
                            <a:off x="6693" y="113"/>
                            <a:ext cx="19"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8" name="Line 888"/>
                        <wps:cNvCnPr>
                          <a:cxnSpLocks noChangeShapeType="1"/>
                        </wps:cNvCnPr>
                        <wps:spPr bwMode="auto">
                          <a:xfrm>
                            <a:off x="6712" y="113"/>
                            <a:ext cx="0" cy="0"/>
                          </a:xfrm>
                          <a:prstGeom prst="line">
                            <a:avLst/>
                          </a:prstGeom>
                          <a:noFill/>
                          <a:ln w="27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9" name="Line 887"/>
                        <wps:cNvCnPr>
                          <a:cxnSpLocks noChangeShapeType="1"/>
                        </wps:cNvCnPr>
                        <wps:spPr bwMode="auto">
                          <a:xfrm>
                            <a:off x="6712" y="-221"/>
                            <a:ext cx="3592" cy="0"/>
                          </a:xfrm>
                          <a:prstGeom prst="line">
                            <a:avLst/>
                          </a:prstGeom>
                          <a:noFill/>
                          <a:ln w="2725">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910" name="Line 886"/>
                        <wps:cNvCnPr>
                          <a:cxnSpLocks noChangeShapeType="1"/>
                        </wps:cNvCnPr>
                        <wps:spPr bwMode="auto">
                          <a:xfrm>
                            <a:off x="6693" y="-221"/>
                            <a:ext cx="19"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1" name="Line 885"/>
                        <wps:cNvCnPr>
                          <a:cxnSpLocks noChangeShapeType="1"/>
                        </wps:cNvCnPr>
                        <wps:spPr bwMode="auto">
                          <a:xfrm>
                            <a:off x="6712" y="-221"/>
                            <a:ext cx="0" cy="0"/>
                          </a:xfrm>
                          <a:prstGeom prst="line">
                            <a:avLst/>
                          </a:prstGeom>
                          <a:noFill/>
                          <a:ln w="27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2" name="Freeform 884"/>
                        <wps:cNvSpPr>
                          <a:spLocks/>
                        </wps:cNvSpPr>
                        <wps:spPr bwMode="auto">
                          <a:xfrm>
                            <a:off x="7161" y="160"/>
                            <a:ext cx="2695" cy="1576"/>
                          </a:xfrm>
                          <a:custGeom>
                            <a:avLst/>
                            <a:gdLst>
                              <a:gd name="T0" fmla="+- 0 9855 7161"/>
                              <a:gd name="T1" fmla="*/ T0 w 2695"/>
                              <a:gd name="T2" fmla="+- 0 160 160"/>
                              <a:gd name="T3" fmla="*/ 160 h 1576"/>
                              <a:gd name="T4" fmla="+- 0 9406 7161"/>
                              <a:gd name="T5" fmla="*/ T4 w 2695"/>
                              <a:gd name="T6" fmla="+- 0 448 160"/>
                              <a:gd name="T7" fmla="*/ 448 h 1576"/>
                              <a:gd name="T8" fmla="+- 0 8957 7161"/>
                              <a:gd name="T9" fmla="*/ T8 w 2695"/>
                              <a:gd name="T10" fmla="+- 0 763 160"/>
                              <a:gd name="T11" fmla="*/ 763 h 1576"/>
                              <a:gd name="T12" fmla="+- 0 8283 7161"/>
                              <a:gd name="T13" fmla="*/ T12 w 2695"/>
                              <a:gd name="T14" fmla="+- 0 1160 160"/>
                              <a:gd name="T15" fmla="*/ 1160 h 1576"/>
                              <a:gd name="T16" fmla="+- 0 7911 7161"/>
                              <a:gd name="T17" fmla="*/ T16 w 2695"/>
                              <a:gd name="T18" fmla="+- 0 1381 160"/>
                              <a:gd name="T19" fmla="*/ 1381 h 1576"/>
                              <a:gd name="T20" fmla="+- 0 7161 7161"/>
                              <a:gd name="T21" fmla="*/ T20 w 2695"/>
                              <a:gd name="T22" fmla="+- 0 1735 160"/>
                              <a:gd name="T23" fmla="*/ 1735 h 1576"/>
                            </a:gdLst>
                            <a:ahLst/>
                            <a:cxnLst>
                              <a:cxn ang="0">
                                <a:pos x="T1" y="T3"/>
                              </a:cxn>
                              <a:cxn ang="0">
                                <a:pos x="T5" y="T7"/>
                              </a:cxn>
                              <a:cxn ang="0">
                                <a:pos x="T9" y="T11"/>
                              </a:cxn>
                              <a:cxn ang="0">
                                <a:pos x="T13" y="T15"/>
                              </a:cxn>
                              <a:cxn ang="0">
                                <a:pos x="T17" y="T19"/>
                              </a:cxn>
                              <a:cxn ang="0">
                                <a:pos x="T21" y="T23"/>
                              </a:cxn>
                            </a:cxnLst>
                            <a:rect l="0" t="0" r="r" b="b"/>
                            <a:pathLst>
                              <a:path w="2695" h="1576">
                                <a:moveTo>
                                  <a:pt x="2694" y="0"/>
                                </a:moveTo>
                                <a:lnTo>
                                  <a:pt x="2245" y="288"/>
                                </a:lnTo>
                                <a:lnTo>
                                  <a:pt x="1796" y="603"/>
                                </a:lnTo>
                                <a:lnTo>
                                  <a:pt x="1122" y="1000"/>
                                </a:lnTo>
                                <a:lnTo>
                                  <a:pt x="750" y="1221"/>
                                </a:lnTo>
                                <a:lnTo>
                                  <a:pt x="0" y="1575"/>
                                </a:lnTo>
                              </a:path>
                            </a:pathLst>
                          </a:custGeom>
                          <a:noFill/>
                          <a:ln w="13626">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3" name="Freeform 883"/>
                        <wps:cNvSpPr>
                          <a:spLocks/>
                        </wps:cNvSpPr>
                        <wps:spPr bwMode="auto">
                          <a:xfrm>
                            <a:off x="9828" y="133"/>
                            <a:ext cx="54" cy="54"/>
                          </a:xfrm>
                          <a:custGeom>
                            <a:avLst/>
                            <a:gdLst>
                              <a:gd name="T0" fmla="+- 0 9862 9828"/>
                              <a:gd name="T1" fmla="*/ T0 w 54"/>
                              <a:gd name="T2" fmla="+- 0 133 133"/>
                              <a:gd name="T3" fmla="*/ 133 h 54"/>
                              <a:gd name="T4" fmla="+- 0 9848 9828"/>
                              <a:gd name="T5" fmla="*/ T4 w 54"/>
                              <a:gd name="T6" fmla="+- 0 133 133"/>
                              <a:gd name="T7" fmla="*/ 133 h 54"/>
                              <a:gd name="T8" fmla="+- 0 9841 9828"/>
                              <a:gd name="T9" fmla="*/ T8 w 54"/>
                              <a:gd name="T10" fmla="+- 0 136 133"/>
                              <a:gd name="T11" fmla="*/ 136 h 54"/>
                              <a:gd name="T12" fmla="+- 0 9831 9828"/>
                              <a:gd name="T13" fmla="*/ T12 w 54"/>
                              <a:gd name="T14" fmla="+- 0 146 133"/>
                              <a:gd name="T15" fmla="*/ 146 h 54"/>
                              <a:gd name="T16" fmla="+- 0 9828 9828"/>
                              <a:gd name="T17" fmla="*/ T16 w 54"/>
                              <a:gd name="T18" fmla="+- 0 153 133"/>
                              <a:gd name="T19" fmla="*/ 153 h 54"/>
                              <a:gd name="T20" fmla="+- 0 9828 9828"/>
                              <a:gd name="T21" fmla="*/ T20 w 54"/>
                              <a:gd name="T22" fmla="+- 0 167 133"/>
                              <a:gd name="T23" fmla="*/ 167 h 54"/>
                              <a:gd name="T24" fmla="+- 0 9831 9828"/>
                              <a:gd name="T25" fmla="*/ T24 w 54"/>
                              <a:gd name="T26" fmla="+- 0 174 133"/>
                              <a:gd name="T27" fmla="*/ 174 h 54"/>
                              <a:gd name="T28" fmla="+- 0 9841 9828"/>
                              <a:gd name="T29" fmla="*/ T28 w 54"/>
                              <a:gd name="T30" fmla="+- 0 184 133"/>
                              <a:gd name="T31" fmla="*/ 184 h 54"/>
                              <a:gd name="T32" fmla="+- 0 9848 9828"/>
                              <a:gd name="T33" fmla="*/ T32 w 54"/>
                              <a:gd name="T34" fmla="+- 0 187 133"/>
                              <a:gd name="T35" fmla="*/ 187 h 54"/>
                              <a:gd name="T36" fmla="+- 0 9862 9828"/>
                              <a:gd name="T37" fmla="*/ T36 w 54"/>
                              <a:gd name="T38" fmla="+- 0 187 133"/>
                              <a:gd name="T39" fmla="*/ 187 h 54"/>
                              <a:gd name="T40" fmla="+- 0 9869 9828"/>
                              <a:gd name="T41" fmla="*/ T40 w 54"/>
                              <a:gd name="T42" fmla="+- 0 184 133"/>
                              <a:gd name="T43" fmla="*/ 184 h 54"/>
                              <a:gd name="T44" fmla="+- 0 9879 9828"/>
                              <a:gd name="T45" fmla="*/ T44 w 54"/>
                              <a:gd name="T46" fmla="+- 0 174 133"/>
                              <a:gd name="T47" fmla="*/ 174 h 54"/>
                              <a:gd name="T48" fmla="+- 0 9882 9828"/>
                              <a:gd name="T49" fmla="*/ T48 w 54"/>
                              <a:gd name="T50" fmla="+- 0 167 133"/>
                              <a:gd name="T51" fmla="*/ 167 h 54"/>
                              <a:gd name="T52" fmla="+- 0 9882 9828"/>
                              <a:gd name="T53" fmla="*/ T52 w 54"/>
                              <a:gd name="T54" fmla="+- 0 153 133"/>
                              <a:gd name="T55" fmla="*/ 153 h 54"/>
                              <a:gd name="T56" fmla="+- 0 9879 9828"/>
                              <a:gd name="T57" fmla="*/ T56 w 54"/>
                              <a:gd name="T58" fmla="+- 0 146 133"/>
                              <a:gd name="T59" fmla="*/ 146 h 54"/>
                              <a:gd name="T60" fmla="+- 0 9869 9828"/>
                              <a:gd name="T61" fmla="*/ T60 w 54"/>
                              <a:gd name="T62" fmla="+- 0 136 133"/>
                              <a:gd name="T63" fmla="*/ 136 h 54"/>
                              <a:gd name="T64" fmla="+- 0 9862 9828"/>
                              <a:gd name="T65" fmla="*/ T64 w 54"/>
                              <a:gd name="T66" fmla="+- 0 133 133"/>
                              <a:gd name="T67" fmla="*/ 133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54">
                                <a:moveTo>
                                  <a:pt x="34" y="0"/>
                                </a:moveTo>
                                <a:lnTo>
                                  <a:pt x="20" y="0"/>
                                </a:lnTo>
                                <a:lnTo>
                                  <a:pt x="13" y="3"/>
                                </a:lnTo>
                                <a:lnTo>
                                  <a:pt x="3" y="13"/>
                                </a:lnTo>
                                <a:lnTo>
                                  <a:pt x="0" y="20"/>
                                </a:lnTo>
                                <a:lnTo>
                                  <a:pt x="0" y="34"/>
                                </a:lnTo>
                                <a:lnTo>
                                  <a:pt x="3" y="41"/>
                                </a:lnTo>
                                <a:lnTo>
                                  <a:pt x="13" y="51"/>
                                </a:lnTo>
                                <a:lnTo>
                                  <a:pt x="20" y="54"/>
                                </a:lnTo>
                                <a:lnTo>
                                  <a:pt x="34" y="54"/>
                                </a:lnTo>
                                <a:lnTo>
                                  <a:pt x="41" y="51"/>
                                </a:lnTo>
                                <a:lnTo>
                                  <a:pt x="51" y="41"/>
                                </a:lnTo>
                                <a:lnTo>
                                  <a:pt x="54" y="34"/>
                                </a:lnTo>
                                <a:lnTo>
                                  <a:pt x="54" y="20"/>
                                </a:lnTo>
                                <a:lnTo>
                                  <a:pt x="51" y="13"/>
                                </a:lnTo>
                                <a:lnTo>
                                  <a:pt x="41" y="3"/>
                                </a:lnTo>
                                <a:lnTo>
                                  <a:pt x="34"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4" name="Freeform 882"/>
                        <wps:cNvSpPr>
                          <a:spLocks/>
                        </wps:cNvSpPr>
                        <wps:spPr bwMode="auto">
                          <a:xfrm>
                            <a:off x="9828" y="133"/>
                            <a:ext cx="54" cy="54"/>
                          </a:xfrm>
                          <a:custGeom>
                            <a:avLst/>
                            <a:gdLst>
                              <a:gd name="T0" fmla="+- 0 9855 9828"/>
                              <a:gd name="T1" fmla="*/ T0 w 54"/>
                              <a:gd name="T2" fmla="+- 0 187 133"/>
                              <a:gd name="T3" fmla="*/ 187 h 54"/>
                              <a:gd name="T4" fmla="+- 0 9862 9828"/>
                              <a:gd name="T5" fmla="*/ T4 w 54"/>
                              <a:gd name="T6" fmla="+- 0 187 133"/>
                              <a:gd name="T7" fmla="*/ 187 h 54"/>
                              <a:gd name="T8" fmla="+- 0 9869 9828"/>
                              <a:gd name="T9" fmla="*/ T8 w 54"/>
                              <a:gd name="T10" fmla="+- 0 184 133"/>
                              <a:gd name="T11" fmla="*/ 184 h 54"/>
                              <a:gd name="T12" fmla="+- 0 9874 9828"/>
                              <a:gd name="T13" fmla="*/ T12 w 54"/>
                              <a:gd name="T14" fmla="+- 0 179 133"/>
                              <a:gd name="T15" fmla="*/ 179 h 54"/>
                              <a:gd name="T16" fmla="+- 0 9879 9828"/>
                              <a:gd name="T17" fmla="*/ T16 w 54"/>
                              <a:gd name="T18" fmla="+- 0 174 133"/>
                              <a:gd name="T19" fmla="*/ 174 h 54"/>
                              <a:gd name="T20" fmla="+- 0 9882 9828"/>
                              <a:gd name="T21" fmla="*/ T20 w 54"/>
                              <a:gd name="T22" fmla="+- 0 167 133"/>
                              <a:gd name="T23" fmla="*/ 167 h 54"/>
                              <a:gd name="T24" fmla="+- 0 9882 9828"/>
                              <a:gd name="T25" fmla="*/ T24 w 54"/>
                              <a:gd name="T26" fmla="+- 0 160 133"/>
                              <a:gd name="T27" fmla="*/ 160 h 54"/>
                              <a:gd name="T28" fmla="+- 0 9882 9828"/>
                              <a:gd name="T29" fmla="*/ T28 w 54"/>
                              <a:gd name="T30" fmla="+- 0 153 133"/>
                              <a:gd name="T31" fmla="*/ 153 h 54"/>
                              <a:gd name="T32" fmla="+- 0 9879 9828"/>
                              <a:gd name="T33" fmla="*/ T32 w 54"/>
                              <a:gd name="T34" fmla="+- 0 146 133"/>
                              <a:gd name="T35" fmla="*/ 146 h 54"/>
                              <a:gd name="T36" fmla="+- 0 9874 9828"/>
                              <a:gd name="T37" fmla="*/ T36 w 54"/>
                              <a:gd name="T38" fmla="+- 0 141 133"/>
                              <a:gd name="T39" fmla="*/ 141 h 54"/>
                              <a:gd name="T40" fmla="+- 0 9869 9828"/>
                              <a:gd name="T41" fmla="*/ T40 w 54"/>
                              <a:gd name="T42" fmla="+- 0 136 133"/>
                              <a:gd name="T43" fmla="*/ 136 h 54"/>
                              <a:gd name="T44" fmla="+- 0 9862 9828"/>
                              <a:gd name="T45" fmla="*/ T44 w 54"/>
                              <a:gd name="T46" fmla="+- 0 133 133"/>
                              <a:gd name="T47" fmla="*/ 133 h 54"/>
                              <a:gd name="T48" fmla="+- 0 9855 9828"/>
                              <a:gd name="T49" fmla="*/ T48 w 54"/>
                              <a:gd name="T50" fmla="+- 0 133 133"/>
                              <a:gd name="T51" fmla="*/ 133 h 54"/>
                              <a:gd name="T52" fmla="+- 0 9848 9828"/>
                              <a:gd name="T53" fmla="*/ T52 w 54"/>
                              <a:gd name="T54" fmla="+- 0 133 133"/>
                              <a:gd name="T55" fmla="*/ 133 h 54"/>
                              <a:gd name="T56" fmla="+- 0 9841 9828"/>
                              <a:gd name="T57" fmla="*/ T56 w 54"/>
                              <a:gd name="T58" fmla="+- 0 136 133"/>
                              <a:gd name="T59" fmla="*/ 136 h 54"/>
                              <a:gd name="T60" fmla="+- 0 9836 9828"/>
                              <a:gd name="T61" fmla="*/ T60 w 54"/>
                              <a:gd name="T62" fmla="+- 0 141 133"/>
                              <a:gd name="T63" fmla="*/ 141 h 54"/>
                              <a:gd name="T64" fmla="+- 0 9831 9828"/>
                              <a:gd name="T65" fmla="*/ T64 w 54"/>
                              <a:gd name="T66" fmla="+- 0 146 133"/>
                              <a:gd name="T67" fmla="*/ 146 h 54"/>
                              <a:gd name="T68" fmla="+- 0 9828 9828"/>
                              <a:gd name="T69" fmla="*/ T68 w 54"/>
                              <a:gd name="T70" fmla="+- 0 153 133"/>
                              <a:gd name="T71" fmla="*/ 153 h 54"/>
                              <a:gd name="T72" fmla="+- 0 9828 9828"/>
                              <a:gd name="T73" fmla="*/ T72 w 54"/>
                              <a:gd name="T74" fmla="+- 0 160 133"/>
                              <a:gd name="T75" fmla="*/ 160 h 54"/>
                              <a:gd name="T76" fmla="+- 0 9828 9828"/>
                              <a:gd name="T77" fmla="*/ T76 w 54"/>
                              <a:gd name="T78" fmla="+- 0 167 133"/>
                              <a:gd name="T79" fmla="*/ 167 h 54"/>
                              <a:gd name="T80" fmla="+- 0 9831 9828"/>
                              <a:gd name="T81" fmla="*/ T80 w 54"/>
                              <a:gd name="T82" fmla="+- 0 174 133"/>
                              <a:gd name="T83" fmla="*/ 174 h 54"/>
                              <a:gd name="T84" fmla="+- 0 9836 9828"/>
                              <a:gd name="T85" fmla="*/ T84 w 54"/>
                              <a:gd name="T86" fmla="+- 0 179 133"/>
                              <a:gd name="T87" fmla="*/ 179 h 54"/>
                              <a:gd name="T88" fmla="+- 0 9841 9828"/>
                              <a:gd name="T89" fmla="*/ T88 w 54"/>
                              <a:gd name="T90" fmla="+- 0 184 133"/>
                              <a:gd name="T91" fmla="*/ 184 h 54"/>
                              <a:gd name="T92" fmla="+- 0 9848 9828"/>
                              <a:gd name="T93" fmla="*/ T92 w 54"/>
                              <a:gd name="T94" fmla="+- 0 187 133"/>
                              <a:gd name="T95" fmla="*/ 187 h 54"/>
                              <a:gd name="T96" fmla="+- 0 9855 9828"/>
                              <a:gd name="T97" fmla="*/ T96 w 54"/>
                              <a:gd name="T98" fmla="+- 0 187 133"/>
                              <a:gd name="T99" fmla="*/ 187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 h="54">
                                <a:moveTo>
                                  <a:pt x="27" y="54"/>
                                </a:moveTo>
                                <a:lnTo>
                                  <a:pt x="34" y="54"/>
                                </a:lnTo>
                                <a:lnTo>
                                  <a:pt x="41" y="51"/>
                                </a:lnTo>
                                <a:lnTo>
                                  <a:pt x="46" y="46"/>
                                </a:lnTo>
                                <a:lnTo>
                                  <a:pt x="51" y="41"/>
                                </a:lnTo>
                                <a:lnTo>
                                  <a:pt x="54" y="34"/>
                                </a:lnTo>
                                <a:lnTo>
                                  <a:pt x="54" y="27"/>
                                </a:lnTo>
                                <a:lnTo>
                                  <a:pt x="54" y="20"/>
                                </a:lnTo>
                                <a:lnTo>
                                  <a:pt x="51" y="13"/>
                                </a:lnTo>
                                <a:lnTo>
                                  <a:pt x="46" y="8"/>
                                </a:lnTo>
                                <a:lnTo>
                                  <a:pt x="41" y="3"/>
                                </a:lnTo>
                                <a:lnTo>
                                  <a:pt x="34" y="0"/>
                                </a:lnTo>
                                <a:lnTo>
                                  <a:pt x="27" y="0"/>
                                </a:lnTo>
                                <a:lnTo>
                                  <a:pt x="20" y="0"/>
                                </a:lnTo>
                                <a:lnTo>
                                  <a:pt x="13" y="3"/>
                                </a:lnTo>
                                <a:lnTo>
                                  <a:pt x="8" y="8"/>
                                </a:lnTo>
                                <a:lnTo>
                                  <a:pt x="3" y="13"/>
                                </a:lnTo>
                                <a:lnTo>
                                  <a:pt x="0" y="20"/>
                                </a:lnTo>
                                <a:lnTo>
                                  <a:pt x="0" y="27"/>
                                </a:lnTo>
                                <a:lnTo>
                                  <a:pt x="0" y="34"/>
                                </a:lnTo>
                                <a:lnTo>
                                  <a:pt x="3" y="41"/>
                                </a:lnTo>
                                <a:lnTo>
                                  <a:pt x="8" y="46"/>
                                </a:lnTo>
                                <a:lnTo>
                                  <a:pt x="13" y="51"/>
                                </a:lnTo>
                                <a:lnTo>
                                  <a:pt x="20" y="54"/>
                                </a:lnTo>
                                <a:lnTo>
                                  <a:pt x="27" y="54"/>
                                </a:lnTo>
                                <a:close/>
                              </a:path>
                            </a:pathLst>
                          </a:custGeom>
                          <a:noFill/>
                          <a:ln w="3407">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5" name="Freeform 881"/>
                        <wps:cNvSpPr>
                          <a:spLocks/>
                        </wps:cNvSpPr>
                        <wps:spPr bwMode="auto">
                          <a:xfrm>
                            <a:off x="9379" y="421"/>
                            <a:ext cx="54" cy="54"/>
                          </a:xfrm>
                          <a:custGeom>
                            <a:avLst/>
                            <a:gdLst>
                              <a:gd name="T0" fmla="+- 0 9413 9379"/>
                              <a:gd name="T1" fmla="*/ T0 w 54"/>
                              <a:gd name="T2" fmla="+- 0 421 421"/>
                              <a:gd name="T3" fmla="*/ 421 h 54"/>
                              <a:gd name="T4" fmla="+- 0 9399 9379"/>
                              <a:gd name="T5" fmla="*/ T4 w 54"/>
                              <a:gd name="T6" fmla="+- 0 421 421"/>
                              <a:gd name="T7" fmla="*/ 421 h 54"/>
                              <a:gd name="T8" fmla="+- 0 9392 9379"/>
                              <a:gd name="T9" fmla="*/ T8 w 54"/>
                              <a:gd name="T10" fmla="+- 0 424 421"/>
                              <a:gd name="T11" fmla="*/ 424 h 54"/>
                              <a:gd name="T12" fmla="+- 0 9382 9379"/>
                              <a:gd name="T13" fmla="*/ T12 w 54"/>
                              <a:gd name="T14" fmla="+- 0 434 421"/>
                              <a:gd name="T15" fmla="*/ 434 h 54"/>
                              <a:gd name="T16" fmla="+- 0 9379 9379"/>
                              <a:gd name="T17" fmla="*/ T16 w 54"/>
                              <a:gd name="T18" fmla="+- 0 441 421"/>
                              <a:gd name="T19" fmla="*/ 441 h 54"/>
                              <a:gd name="T20" fmla="+- 0 9379 9379"/>
                              <a:gd name="T21" fmla="*/ T20 w 54"/>
                              <a:gd name="T22" fmla="+- 0 455 421"/>
                              <a:gd name="T23" fmla="*/ 455 h 54"/>
                              <a:gd name="T24" fmla="+- 0 9382 9379"/>
                              <a:gd name="T25" fmla="*/ T24 w 54"/>
                              <a:gd name="T26" fmla="+- 0 462 421"/>
                              <a:gd name="T27" fmla="*/ 462 h 54"/>
                              <a:gd name="T28" fmla="+- 0 9392 9379"/>
                              <a:gd name="T29" fmla="*/ T28 w 54"/>
                              <a:gd name="T30" fmla="+- 0 472 421"/>
                              <a:gd name="T31" fmla="*/ 472 h 54"/>
                              <a:gd name="T32" fmla="+- 0 9399 9379"/>
                              <a:gd name="T33" fmla="*/ T32 w 54"/>
                              <a:gd name="T34" fmla="+- 0 475 421"/>
                              <a:gd name="T35" fmla="*/ 475 h 54"/>
                              <a:gd name="T36" fmla="+- 0 9413 9379"/>
                              <a:gd name="T37" fmla="*/ T36 w 54"/>
                              <a:gd name="T38" fmla="+- 0 475 421"/>
                              <a:gd name="T39" fmla="*/ 475 h 54"/>
                              <a:gd name="T40" fmla="+- 0 9420 9379"/>
                              <a:gd name="T41" fmla="*/ T40 w 54"/>
                              <a:gd name="T42" fmla="+- 0 472 421"/>
                              <a:gd name="T43" fmla="*/ 472 h 54"/>
                              <a:gd name="T44" fmla="+- 0 9430 9379"/>
                              <a:gd name="T45" fmla="*/ T44 w 54"/>
                              <a:gd name="T46" fmla="+- 0 462 421"/>
                              <a:gd name="T47" fmla="*/ 462 h 54"/>
                              <a:gd name="T48" fmla="+- 0 9433 9379"/>
                              <a:gd name="T49" fmla="*/ T48 w 54"/>
                              <a:gd name="T50" fmla="+- 0 455 421"/>
                              <a:gd name="T51" fmla="*/ 455 h 54"/>
                              <a:gd name="T52" fmla="+- 0 9433 9379"/>
                              <a:gd name="T53" fmla="*/ T52 w 54"/>
                              <a:gd name="T54" fmla="+- 0 441 421"/>
                              <a:gd name="T55" fmla="*/ 441 h 54"/>
                              <a:gd name="T56" fmla="+- 0 9430 9379"/>
                              <a:gd name="T57" fmla="*/ T56 w 54"/>
                              <a:gd name="T58" fmla="+- 0 434 421"/>
                              <a:gd name="T59" fmla="*/ 434 h 54"/>
                              <a:gd name="T60" fmla="+- 0 9420 9379"/>
                              <a:gd name="T61" fmla="*/ T60 w 54"/>
                              <a:gd name="T62" fmla="+- 0 424 421"/>
                              <a:gd name="T63" fmla="*/ 424 h 54"/>
                              <a:gd name="T64" fmla="+- 0 9413 9379"/>
                              <a:gd name="T65" fmla="*/ T64 w 54"/>
                              <a:gd name="T66" fmla="+- 0 421 421"/>
                              <a:gd name="T67" fmla="*/ 421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54">
                                <a:moveTo>
                                  <a:pt x="34" y="0"/>
                                </a:moveTo>
                                <a:lnTo>
                                  <a:pt x="20" y="0"/>
                                </a:lnTo>
                                <a:lnTo>
                                  <a:pt x="13" y="3"/>
                                </a:lnTo>
                                <a:lnTo>
                                  <a:pt x="3" y="13"/>
                                </a:lnTo>
                                <a:lnTo>
                                  <a:pt x="0" y="20"/>
                                </a:lnTo>
                                <a:lnTo>
                                  <a:pt x="0" y="34"/>
                                </a:lnTo>
                                <a:lnTo>
                                  <a:pt x="3" y="41"/>
                                </a:lnTo>
                                <a:lnTo>
                                  <a:pt x="13" y="51"/>
                                </a:lnTo>
                                <a:lnTo>
                                  <a:pt x="20" y="54"/>
                                </a:lnTo>
                                <a:lnTo>
                                  <a:pt x="34" y="54"/>
                                </a:lnTo>
                                <a:lnTo>
                                  <a:pt x="41" y="51"/>
                                </a:lnTo>
                                <a:lnTo>
                                  <a:pt x="51" y="41"/>
                                </a:lnTo>
                                <a:lnTo>
                                  <a:pt x="54" y="34"/>
                                </a:lnTo>
                                <a:lnTo>
                                  <a:pt x="54" y="20"/>
                                </a:lnTo>
                                <a:lnTo>
                                  <a:pt x="51" y="13"/>
                                </a:lnTo>
                                <a:lnTo>
                                  <a:pt x="41" y="3"/>
                                </a:lnTo>
                                <a:lnTo>
                                  <a:pt x="34"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6" name="Freeform 880"/>
                        <wps:cNvSpPr>
                          <a:spLocks/>
                        </wps:cNvSpPr>
                        <wps:spPr bwMode="auto">
                          <a:xfrm>
                            <a:off x="9379" y="421"/>
                            <a:ext cx="54" cy="54"/>
                          </a:xfrm>
                          <a:custGeom>
                            <a:avLst/>
                            <a:gdLst>
                              <a:gd name="T0" fmla="+- 0 9406 9379"/>
                              <a:gd name="T1" fmla="*/ T0 w 54"/>
                              <a:gd name="T2" fmla="+- 0 475 421"/>
                              <a:gd name="T3" fmla="*/ 475 h 54"/>
                              <a:gd name="T4" fmla="+- 0 9413 9379"/>
                              <a:gd name="T5" fmla="*/ T4 w 54"/>
                              <a:gd name="T6" fmla="+- 0 475 421"/>
                              <a:gd name="T7" fmla="*/ 475 h 54"/>
                              <a:gd name="T8" fmla="+- 0 9420 9379"/>
                              <a:gd name="T9" fmla="*/ T8 w 54"/>
                              <a:gd name="T10" fmla="+- 0 472 421"/>
                              <a:gd name="T11" fmla="*/ 472 h 54"/>
                              <a:gd name="T12" fmla="+- 0 9425 9379"/>
                              <a:gd name="T13" fmla="*/ T12 w 54"/>
                              <a:gd name="T14" fmla="+- 0 467 421"/>
                              <a:gd name="T15" fmla="*/ 467 h 54"/>
                              <a:gd name="T16" fmla="+- 0 9430 9379"/>
                              <a:gd name="T17" fmla="*/ T16 w 54"/>
                              <a:gd name="T18" fmla="+- 0 462 421"/>
                              <a:gd name="T19" fmla="*/ 462 h 54"/>
                              <a:gd name="T20" fmla="+- 0 9433 9379"/>
                              <a:gd name="T21" fmla="*/ T20 w 54"/>
                              <a:gd name="T22" fmla="+- 0 455 421"/>
                              <a:gd name="T23" fmla="*/ 455 h 54"/>
                              <a:gd name="T24" fmla="+- 0 9433 9379"/>
                              <a:gd name="T25" fmla="*/ T24 w 54"/>
                              <a:gd name="T26" fmla="+- 0 448 421"/>
                              <a:gd name="T27" fmla="*/ 448 h 54"/>
                              <a:gd name="T28" fmla="+- 0 9433 9379"/>
                              <a:gd name="T29" fmla="*/ T28 w 54"/>
                              <a:gd name="T30" fmla="+- 0 441 421"/>
                              <a:gd name="T31" fmla="*/ 441 h 54"/>
                              <a:gd name="T32" fmla="+- 0 9430 9379"/>
                              <a:gd name="T33" fmla="*/ T32 w 54"/>
                              <a:gd name="T34" fmla="+- 0 434 421"/>
                              <a:gd name="T35" fmla="*/ 434 h 54"/>
                              <a:gd name="T36" fmla="+- 0 9425 9379"/>
                              <a:gd name="T37" fmla="*/ T36 w 54"/>
                              <a:gd name="T38" fmla="+- 0 429 421"/>
                              <a:gd name="T39" fmla="*/ 429 h 54"/>
                              <a:gd name="T40" fmla="+- 0 9420 9379"/>
                              <a:gd name="T41" fmla="*/ T40 w 54"/>
                              <a:gd name="T42" fmla="+- 0 424 421"/>
                              <a:gd name="T43" fmla="*/ 424 h 54"/>
                              <a:gd name="T44" fmla="+- 0 9413 9379"/>
                              <a:gd name="T45" fmla="*/ T44 w 54"/>
                              <a:gd name="T46" fmla="+- 0 421 421"/>
                              <a:gd name="T47" fmla="*/ 421 h 54"/>
                              <a:gd name="T48" fmla="+- 0 9406 9379"/>
                              <a:gd name="T49" fmla="*/ T48 w 54"/>
                              <a:gd name="T50" fmla="+- 0 421 421"/>
                              <a:gd name="T51" fmla="*/ 421 h 54"/>
                              <a:gd name="T52" fmla="+- 0 9399 9379"/>
                              <a:gd name="T53" fmla="*/ T52 w 54"/>
                              <a:gd name="T54" fmla="+- 0 421 421"/>
                              <a:gd name="T55" fmla="*/ 421 h 54"/>
                              <a:gd name="T56" fmla="+- 0 9392 9379"/>
                              <a:gd name="T57" fmla="*/ T56 w 54"/>
                              <a:gd name="T58" fmla="+- 0 424 421"/>
                              <a:gd name="T59" fmla="*/ 424 h 54"/>
                              <a:gd name="T60" fmla="+- 0 9387 9379"/>
                              <a:gd name="T61" fmla="*/ T60 w 54"/>
                              <a:gd name="T62" fmla="+- 0 429 421"/>
                              <a:gd name="T63" fmla="*/ 429 h 54"/>
                              <a:gd name="T64" fmla="+- 0 9382 9379"/>
                              <a:gd name="T65" fmla="*/ T64 w 54"/>
                              <a:gd name="T66" fmla="+- 0 434 421"/>
                              <a:gd name="T67" fmla="*/ 434 h 54"/>
                              <a:gd name="T68" fmla="+- 0 9379 9379"/>
                              <a:gd name="T69" fmla="*/ T68 w 54"/>
                              <a:gd name="T70" fmla="+- 0 441 421"/>
                              <a:gd name="T71" fmla="*/ 441 h 54"/>
                              <a:gd name="T72" fmla="+- 0 9379 9379"/>
                              <a:gd name="T73" fmla="*/ T72 w 54"/>
                              <a:gd name="T74" fmla="+- 0 448 421"/>
                              <a:gd name="T75" fmla="*/ 448 h 54"/>
                              <a:gd name="T76" fmla="+- 0 9379 9379"/>
                              <a:gd name="T77" fmla="*/ T76 w 54"/>
                              <a:gd name="T78" fmla="+- 0 455 421"/>
                              <a:gd name="T79" fmla="*/ 455 h 54"/>
                              <a:gd name="T80" fmla="+- 0 9382 9379"/>
                              <a:gd name="T81" fmla="*/ T80 w 54"/>
                              <a:gd name="T82" fmla="+- 0 462 421"/>
                              <a:gd name="T83" fmla="*/ 462 h 54"/>
                              <a:gd name="T84" fmla="+- 0 9387 9379"/>
                              <a:gd name="T85" fmla="*/ T84 w 54"/>
                              <a:gd name="T86" fmla="+- 0 467 421"/>
                              <a:gd name="T87" fmla="*/ 467 h 54"/>
                              <a:gd name="T88" fmla="+- 0 9392 9379"/>
                              <a:gd name="T89" fmla="*/ T88 w 54"/>
                              <a:gd name="T90" fmla="+- 0 472 421"/>
                              <a:gd name="T91" fmla="*/ 472 h 54"/>
                              <a:gd name="T92" fmla="+- 0 9399 9379"/>
                              <a:gd name="T93" fmla="*/ T92 w 54"/>
                              <a:gd name="T94" fmla="+- 0 475 421"/>
                              <a:gd name="T95" fmla="*/ 475 h 54"/>
                              <a:gd name="T96" fmla="+- 0 9406 9379"/>
                              <a:gd name="T97" fmla="*/ T96 w 54"/>
                              <a:gd name="T98" fmla="+- 0 475 421"/>
                              <a:gd name="T99" fmla="*/ 475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 h="54">
                                <a:moveTo>
                                  <a:pt x="27" y="54"/>
                                </a:moveTo>
                                <a:lnTo>
                                  <a:pt x="34" y="54"/>
                                </a:lnTo>
                                <a:lnTo>
                                  <a:pt x="41" y="51"/>
                                </a:lnTo>
                                <a:lnTo>
                                  <a:pt x="46" y="46"/>
                                </a:lnTo>
                                <a:lnTo>
                                  <a:pt x="51" y="41"/>
                                </a:lnTo>
                                <a:lnTo>
                                  <a:pt x="54" y="34"/>
                                </a:lnTo>
                                <a:lnTo>
                                  <a:pt x="54" y="27"/>
                                </a:lnTo>
                                <a:lnTo>
                                  <a:pt x="54" y="20"/>
                                </a:lnTo>
                                <a:lnTo>
                                  <a:pt x="51" y="13"/>
                                </a:lnTo>
                                <a:lnTo>
                                  <a:pt x="46" y="8"/>
                                </a:lnTo>
                                <a:lnTo>
                                  <a:pt x="41" y="3"/>
                                </a:lnTo>
                                <a:lnTo>
                                  <a:pt x="34" y="0"/>
                                </a:lnTo>
                                <a:lnTo>
                                  <a:pt x="27" y="0"/>
                                </a:lnTo>
                                <a:lnTo>
                                  <a:pt x="20" y="0"/>
                                </a:lnTo>
                                <a:lnTo>
                                  <a:pt x="13" y="3"/>
                                </a:lnTo>
                                <a:lnTo>
                                  <a:pt x="8" y="8"/>
                                </a:lnTo>
                                <a:lnTo>
                                  <a:pt x="3" y="13"/>
                                </a:lnTo>
                                <a:lnTo>
                                  <a:pt x="0" y="20"/>
                                </a:lnTo>
                                <a:lnTo>
                                  <a:pt x="0" y="27"/>
                                </a:lnTo>
                                <a:lnTo>
                                  <a:pt x="0" y="34"/>
                                </a:lnTo>
                                <a:lnTo>
                                  <a:pt x="3" y="41"/>
                                </a:lnTo>
                                <a:lnTo>
                                  <a:pt x="8" y="46"/>
                                </a:lnTo>
                                <a:lnTo>
                                  <a:pt x="13" y="51"/>
                                </a:lnTo>
                                <a:lnTo>
                                  <a:pt x="20" y="54"/>
                                </a:lnTo>
                                <a:lnTo>
                                  <a:pt x="27" y="54"/>
                                </a:lnTo>
                                <a:close/>
                              </a:path>
                            </a:pathLst>
                          </a:custGeom>
                          <a:noFill/>
                          <a:ln w="3407">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7" name="Freeform 879"/>
                        <wps:cNvSpPr>
                          <a:spLocks/>
                        </wps:cNvSpPr>
                        <wps:spPr bwMode="auto">
                          <a:xfrm>
                            <a:off x="8930" y="737"/>
                            <a:ext cx="54" cy="54"/>
                          </a:xfrm>
                          <a:custGeom>
                            <a:avLst/>
                            <a:gdLst>
                              <a:gd name="T0" fmla="+- 0 8964 8930"/>
                              <a:gd name="T1" fmla="*/ T0 w 54"/>
                              <a:gd name="T2" fmla="+- 0 737 737"/>
                              <a:gd name="T3" fmla="*/ 737 h 54"/>
                              <a:gd name="T4" fmla="+- 0 8950 8930"/>
                              <a:gd name="T5" fmla="*/ T4 w 54"/>
                              <a:gd name="T6" fmla="+- 0 737 737"/>
                              <a:gd name="T7" fmla="*/ 737 h 54"/>
                              <a:gd name="T8" fmla="+- 0 8943 8930"/>
                              <a:gd name="T9" fmla="*/ T8 w 54"/>
                              <a:gd name="T10" fmla="+- 0 739 737"/>
                              <a:gd name="T11" fmla="*/ 739 h 54"/>
                              <a:gd name="T12" fmla="+- 0 8933 8930"/>
                              <a:gd name="T13" fmla="*/ T12 w 54"/>
                              <a:gd name="T14" fmla="+- 0 749 737"/>
                              <a:gd name="T15" fmla="*/ 749 h 54"/>
                              <a:gd name="T16" fmla="+- 0 8930 8930"/>
                              <a:gd name="T17" fmla="*/ T16 w 54"/>
                              <a:gd name="T18" fmla="+- 0 756 737"/>
                              <a:gd name="T19" fmla="*/ 756 h 54"/>
                              <a:gd name="T20" fmla="+- 0 8930 8930"/>
                              <a:gd name="T21" fmla="*/ T20 w 54"/>
                              <a:gd name="T22" fmla="+- 0 771 737"/>
                              <a:gd name="T23" fmla="*/ 771 h 54"/>
                              <a:gd name="T24" fmla="+- 0 8933 8930"/>
                              <a:gd name="T25" fmla="*/ T24 w 54"/>
                              <a:gd name="T26" fmla="+- 0 777 737"/>
                              <a:gd name="T27" fmla="*/ 777 h 54"/>
                              <a:gd name="T28" fmla="+- 0 8943 8930"/>
                              <a:gd name="T29" fmla="*/ T28 w 54"/>
                              <a:gd name="T30" fmla="+- 0 787 737"/>
                              <a:gd name="T31" fmla="*/ 787 h 54"/>
                              <a:gd name="T32" fmla="+- 0 8950 8930"/>
                              <a:gd name="T33" fmla="*/ T32 w 54"/>
                              <a:gd name="T34" fmla="+- 0 790 737"/>
                              <a:gd name="T35" fmla="*/ 790 h 54"/>
                              <a:gd name="T36" fmla="+- 0 8964 8930"/>
                              <a:gd name="T37" fmla="*/ T36 w 54"/>
                              <a:gd name="T38" fmla="+- 0 790 737"/>
                              <a:gd name="T39" fmla="*/ 790 h 54"/>
                              <a:gd name="T40" fmla="+- 0 8971 8930"/>
                              <a:gd name="T41" fmla="*/ T40 w 54"/>
                              <a:gd name="T42" fmla="+- 0 787 737"/>
                              <a:gd name="T43" fmla="*/ 787 h 54"/>
                              <a:gd name="T44" fmla="+- 0 8981 8930"/>
                              <a:gd name="T45" fmla="*/ T44 w 54"/>
                              <a:gd name="T46" fmla="+- 0 777 737"/>
                              <a:gd name="T47" fmla="*/ 777 h 54"/>
                              <a:gd name="T48" fmla="+- 0 8984 8930"/>
                              <a:gd name="T49" fmla="*/ T48 w 54"/>
                              <a:gd name="T50" fmla="+- 0 771 737"/>
                              <a:gd name="T51" fmla="*/ 771 h 54"/>
                              <a:gd name="T52" fmla="+- 0 8984 8930"/>
                              <a:gd name="T53" fmla="*/ T52 w 54"/>
                              <a:gd name="T54" fmla="+- 0 756 737"/>
                              <a:gd name="T55" fmla="*/ 756 h 54"/>
                              <a:gd name="T56" fmla="+- 0 8981 8930"/>
                              <a:gd name="T57" fmla="*/ T56 w 54"/>
                              <a:gd name="T58" fmla="+- 0 749 737"/>
                              <a:gd name="T59" fmla="*/ 749 h 54"/>
                              <a:gd name="T60" fmla="+- 0 8971 8930"/>
                              <a:gd name="T61" fmla="*/ T60 w 54"/>
                              <a:gd name="T62" fmla="+- 0 739 737"/>
                              <a:gd name="T63" fmla="*/ 739 h 54"/>
                              <a:gd name="T64" fmla="+- 0 8964 8930"/>
                              <a:gd name="T65" fmla="*/ T64 w 54"/>
                              <a:gd name="T66" fmla="+- 0 737 737"/>
                              <a:gd name="T67" fmla="*/ 737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54">
                                <a:moveTo>
                                  <a:pt x="34" y="0"/>
                                </a:moveTo>
                                <a:lnTo>
                                  <a:pt x="20" y="0"/>
                                </a:lnTo>
                                <a:lnTo>
                                  <a:pt x="13" y="2"/>
                                </a:lnTo>
                                <a:lnTo>
                                  <a:pt x="3" y="12"/>
                                </a:lnTo>
                                <a:lnTo>
                                  <a:pt x="0" y="19"/>
                                </a:lnTo>
                                <a:lnTo>
                                  <a:pt x="0" y="34"/>
                                </a:lnTo>
                                <a:lnTo>
                                  <a:pt x="3" y="40"/>
                                </a:lnTo>
                                <a:lnTo>
                                  <a:pt x="13" y="50"/>
                                </a:lnTo>
                                <a:lnTo>
                                  <a:pt x="20" y="53"/>
                                </a:lnTo>
                                <a:lnTo>
                                  <a:pt x="34" y="53"/>
                                </a:lnTo>
                                <a:lnTo>
                                  <a:pt x="41" y="50"/>
                                </a:lnTo>
                                <a:lnTo>
                                  <a:pt x="51" y="40"/>
                                </a:lnTo>
                                <a:lnTo>
                                  <a:pt x="54" y="34"/>
                                </a:lnTo>
                                <a:lnTo>
                                  <a:pt x="54" y="19"/>
                                </a:lnTo>
                                <a:lnTo>
                                  <a:pt x="51" y="12"/>
                                </a:lnTo>
                                <a:lnTo>
                                  <a:pt x="41" y="2"/>
                                </a:lnTo>
                                <a:lnTo>
                                  <a:pt x="34"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8" name="Freeform 878"/>
                        <wps:cNvSpPr>
                          <a:spLocks/>
                        </wps:cNvSpPr>
                        <wps:spPr bwMode="auto">
                          <a:xfrm>
                            <a:off x="8930" y="737"/>
                            <a:ext cx="54" cy="54"/>
                          </a:xfrm>
                          <a:custGeom>
                            <a:avLst/>
                            <a:gdLst>
                              <a:gd name="T0" fmla="+- 0 8957 8930"/>
                              <a:gd name="T1" fmla="*/ T0 w 54"/>
                              <a:gd name="T2" fmla="+- 0 790 737"/>
                              <a:gd name="T3" fmla="*/ 790 h 54"/>
                              <a:gd name="T4" fmla="+- 0 8964 8930"/>
                              <a:gd name="T5" fmla="*/ T4 w 54"/>
                              <a:gd name="T6" fmla="+- 0 790 737"/>
                              <a:gd name="T7" fmla="*/ 790 h 54"/>
                              <a:gd name="T8" fmla="+- 0 8971 8930"/>
                              <a:gd name="T9" fmla="*/ T8 w 54"/>
                              <a:gd name="T10" fmla="+- 0 787 737"/>
                              <a:gd name="T11" fmla="*/ 787 h 54"/>
                              <a:gd name="T12" fmla="+- 0 8976 8930"/>
                              <a:gd name="T13" fmla="*/ T12 w 54"/>
                              <a:gd name="T14" fmla="+- 0 782 737"/>
                              <a:gd name="T15" fmla="*/ 782 h 54"/>
                              <a:gd name="T16" fmla="+- 0 8981 8930"/>
                              <a:gd name="T17" fmla="*/ T16 w 54"/>
                              <a:gd name="T18" fmla="+- 0 777 737"/>
                              <a:gd name="T19" fmla="*/ 777 h 54"/>
                              <a:gd name="T20" fmla="+- 0 8984 8930"/>
                              <a:gd name="T21" fmla="*/ T20 w 54"/>
                              <a:gd name="T22" fmla="+- 0 771 737"/>
                              <a:gd name="T23" fmla="*/ 771 h 54"/>
                              <a:gd name="T24" fmla="+- 0 8984 8930"/>
                              <a:gd name="T25" fmla="*/ T24 w 54"/>
                              <a:gd name="T26" fmla="+- 0 763 737"/>
                              <a:gd name="T27" fmla="*/ 763 h 54"/>
                              <a:gd name="T28" fmla="+- 0 8984 8930"/>
                              <a:gd name="T29" fmla="*/ T28 w 54"/>
                              <a:gd name="T30" fmla="+- 0 756 737"/>
                              <a:gd name="T31" fmla="*/ 756 h 54"/>
                              <a:gd name="T32" fmla="+- 0 8981 8930"/>
                              <a:gd name="T33" fmla="*/ T32 w 54"/>
                              <a:gd name="T34" fmla="+- 0 749 737"/>
                              <a:gd name="T35" fmla="*/ 749 h 54"/>
                              <a:gd name="T36" fmla="+- 0 8976 8930"/>
                              <a:gd name="T37" fmla="*/ T36 w 54"/>
                              <a:gd name="T38" fmla="+- 0 744 737"/>
                              <a:gd name="T39" fmla="*/ 744 h 54"/>
                              <a:gd name="T40" fmla="+- 0 8971 8930"/>
                              <a:gd name="T41" fmla="*/ T40 w 54"/>
                              <a:gd name="T42" fmla="+- 0 739 737"/>
                              <a:gd name="T43" fmla="*/ 739 h 54"/>
                              <a:gd name="T44" fmla="+- 0 8964 8930"/>
                              <a:gd name="T45" fmla="*/ T44 w 54"/>
                              <a:gd name="T46" fmla="+- 0 737 737"/>
                              <a:gd name="T47" fmla="*/ 737 h 54"/>
                              <a:gd name="T48" fmla="+- 0 8957 8930"/>
                              <a:gd name="T49" fmla="*/ T48 w 54"/>
                              <a:gd name="T50" fmla="+- 0 737 737"/>
                              <a:gd name="T51" fmla="*/ 737 h 54"/>
                              <a:gd name="T52" fmla="+- 0 8950 8930"/>
                              <a:gd name="T53" fmla="*/ T52 w 54"/>
                              <a:gd name="T54" fmla="+- 0 737 737"/>
                              <a:gd name="T55" fmla="*/ 737 h 54"/>
                              <a:gd name="T56" fmla="+- 0 8943 8930"/>
                              <a:gd name="T57" fmla="*/ T56 w 54"/>
                              <a:gd name="T58" fmla="+- 0 739 737"/>
                              <a:gd name="T59" fmla="*/ 739 h 54"/>
                              <a:gd name="T60" fmla="+- 0 8938 8930"/>
                              <a:gd name="T61" fmla="*/ T60 w 54"/>
                              <a:gd name="T62" fmla="+- 0 744 737"/>
                              <a:gd name="T63" fmla="*/ 744 h 54"/>
                              <a:gd name="T64" fmla="+- 0 8933 8930"/>
                              <a:gd name="T65" fmla="*/ T64 w 54"/>
                              <a:gd name="T66" fmla="+- 0 749 737"/>
                              <a:gd name="T67" fmla="*/ 749 h 54"/>
                              <a:gd name="T68" fmla="+- 0 8930 8930"/>
                              <a:gd name="T69" fmla="*/ T68 w 54"/>
                              <a:gd name="T70" fmla="+- 0 756 737"/>
                              <a:gd name="T71" fmla="*/ 756 h 54"/>
                              <a:gd name="T72" fmla="+- 0 8930 8930"/>
                              <a:gd name="T73" fmla="*/ T72 w 54"/>
                              <a:gd name="T74" fmla="+- 0 763 737"/>
                              <a:gd name="T75" fmla="*/ 763 h 54"/>
                              <a:gd name="T76" fmla="+- 0 8930 8930"/>
                              <a:gd name="T77" fmla="*/ T76 w 54"/>
                              <a:gd name="T78" fmla="+- 0 771 737"/>
                              <a:gd name="T79" fmla="*/ 771 h 54"/>
                              <a:gd name="T80" fmla="+- 0 8933 8930"/>
                              <a:gd name="T81" fmla="*/ T80 w 54"/>
                              <a:gd name="T82" fmla="+- 0 777 737"/>
                              <a:gd name="T83" fmla="*/ 777 h 54"/>
                              <a:gd name="T84" fmla="+- 0 8938 8930"/>
                              <a:gd name="T85" fmla="*/ T84 w 54"/>
                              <a:gd name="T86" fmla="+- 0 782 737"/>
                              <a:gd name="T87" fmla="*/ 782 h 54"/>
                              <a:gd name="T88" fmla="+- 0 8943 8930"/>
                              <a:gd name="T89" fmla="*/ T88 w 54"/>
                              <a:gd name="T90" fmla="+- 0 787 737"/>
                              <a:gd name="T91" fmla="*/ 787 h 54"/>
                              <a:gd name="T92" fmla="+- 0 8950 8930"/>
                              <a:gd name="T93" fmla="*/ T92 w 54"/>
                              <a:gd name="T94" fmla="+- 0 790 737"/>
                              <a:gd name="T95" fmla="*/ 790 h 54"/>
                              <a:gd name="T96" fmla="+- 0 8957 8930"/>
                              <a:gd name="T97" fmla="*/ T96 w 54"/>
                              <a:gd name="T98" fmla="+- 0 790 737"/>
                              <a:gd name="T99" fmla="*/ 790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 h="54">
                                <a:moveTo>
                                  <a:pt x="27" y="53"/>
                                </a:moveTo>
                                <a:lnTo>
                                  <a:pt x="34" y="53"/>
                                </a:lnTo>
                                <a:lnTo>
                                  <a:pt x="41" y="50"/>
                                </a:lnTo>
                                <a:lnTo>
                                  <a:pt x="46" y="45"/>
                                </a:lnTo>
                                <a:lnTo>
                                  <a:pt x="51" y="40"/>
                                </a:lnTo>
                                <a:lnTo>
                                  <a:pt x="54" y="34"/>
                                </a:lnTo>
                                <a:lnTo>
                                  <a:pt x="54" y="26"/>
                                </a:lnTo>
                                <a:lnTo>
                                  <a:pt x="54" y="19"/>
                                </a:lnTo>
                                <a:lnTo>
                                  <a:pt x="51" y="12"/>
                                </a:lnTo>
                                <a:lnTo>
                                  <a:pt x="46" y="7"/>
                                </a:lnTo>
                                <a:lnTo>
                                  <a:pt x="41" y="2"/>
                                </a:lnTo>
                                <a:lnTo>
                                  <a:pt x="34" y="0"/>
                                </a:lnTo>
                                <a:lnTo>
                                  <a:pt x="27" y="0"/>
                                </a:lnTo>
                                <a:lnTo>
                                  <a:pt x="20" y="0"/>
                                </a:lnTo>
                                <a:lnTo>
                                  <a:pt x="13" y="2"/>
                                </a:lnTo>
                                <a:lnTo>
                                  <a:pt x="8" y="7"/>
                                </a:lnTo>
                                <a:lnTo>
                                  <a:pt x="3" y="12"/>
                                </a:lnTo>
                                <a:lnTo>
                                  <a:pt x="0" y="19"/>
                                </a:lnTo>
                                <a:lnTo>
                                  <a:pt x="0" y="26"/>
                                </a:lnTo>
                                <a:lnTo>
                                  <a:pt x="0" y="34"/>
                                </a:lnTo>
                                <a:lnTo>
                                  <a:pt x="3" y="40"/>
                                </a:lnTo>
                                <a:lnTo>
                                  <a:pt x="8" y="45"/>
                                </a:lnTo>
                                <a:lnTo>
                                  <a:pt x="13" y="50"/>
                                </a:lnTo>
                                <a:lnTo>
                                  <a:pt x="20" y="53"/>
                                </a:lnTo>
                                <a:lnTo>
                                  <a:pt x="27" y="53"/>
                                </a:lnTo>
                                <a:close/>
                              </a:path>
                            </a:pathLst>
                          </a:custGeom>
                          <a:noFill/>
                          <a:ln w="3407">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9" name="Freeform 877"/>
                        <wps:cNvSpPr>
                          <a:spLocks/>
                        </wps:cNvSpPr>
                        <wps:spPr bwMode="auto">
                          <a:xfrm>
                            <a:off x="8257" y="1134"/>
                            <a:ext cx="54" cy="54"/>
                          </a:xfrm>
                          <a:custGeom>
                            <a:avLst/>
                            <a:gdLst>
                              <a:gd name="T0" fmla="+- 0 8290 8257"/>
                              <a:gd name="T1" fmla="*/ T0 w 54"/>
                              <a:gd name="T2" fmla="+- 0 1134 1134"/>
                              <a:gd name="T3" fmla="*/ 1134 h 54"/>
                              <a:gd name="T4" fmla="+- 0 8276 8257"/>
                              <a:gd name="T5" fmla="*/ T4 w 54"/>
                              <a:gd name="T6" fmla="+- 0 1134 1134"/>
                              <a:gd name="T7" fmla="*/ 1134 h 54"/>
                              <a:gd name="T8" fmla="+- 0 8269 8257"/>
                              <a:gd name="T9" fmla="*/ T8 w 54"/>
                              <a:gd name="T10" fmla="+- 0 1136 1134"/>
                              <a:gd name="T11" fmla="*/ 1136 h 54"/>
                              <a:gd name="T12" fmla="+- 0 8259 8257"/>
                              <a:gd name="T13" fmla="*/ T12 w 54"/>
                              <a:gd name="T14" fmla="+- 0 1146 1134"/>
                              <a:gd name="T15" fmla="*/ 1146 h 54"/>
                              <a:gd name="T16" fmla="+- 0 8257 8257"/>
                              <a:gd name="T17" fmla="*/ T16 w 54"/>
                              <a:gd name="T18" fmla="+- 0 1153 1134"/>
                              <a:gd name="T19" fmla="*/ 1153 h 54"/>
                              <a:gd name="T20" fmla="+- 0 8257 8257"/>
                              <a:gd name="T21" fmla="*/ T20 w 54"/>
                              <a:gd name="T22" fmla="+- 0 1168 1134"/>
                              <a:gd name="T23" fmla="*/ 1168 h 54"/>
                              <a:gd name="T24" fmla="+- 0 8259 8257"/>
                              <a:gd name="T25" fmla="*/ T24 w 54"/>
                              <a:gd name="T26" fmla="+- 0 1174 1134"/>
                              <a:gd name="T27" fmla="*/ 1174 h 54"/>
                              <a:gd name="T28" fmla="+- 0 8269 8257"/>
                              <a:gd name="T29" fmla="*/ T28 w 54"/>
                              <a:gd name="T30" fmla="+- 0 1184 1134"/>
                              <a:gd name="T31" fmla="*/ 1184 h 54"/>
                              <a:gd name="T32" fmla="+- 0 8276 8257"/>
                              <a:gd name="T33" fmla="*/ T32 w 54"/>
                              <a:gd name="T34" fmla="+- 0 1187 1134"/>
                              <a:gd name="T35" fmla="*/ 1187 h 54"/>
                              <a:gd name="T36" fmla="+- 0 8290 8257"/>
                              <a:gd name="T37" fmla="*/ T36 w 54"/>
                              <a:gd name="T38" fmla="+- 0 1187 1134"/>
                              <a:gd name="T39" fmla="*/ 1187 h 54"/>
                              <a:gd name="T40" fmla="+- 0 8297 8257"/>
                              <a:gd name="T41" fmla="*/ T40 w 54"/>
                              <a:gd name="T42" fmla="+- 0 1184 1134"/>
                              <a:gd name="T43" fmla="*/ 1184 h 54"/>
                              <a:gd name="T44" fmla="+- 0 8307 8257"/>
                              <a:gd name="T45" fmla="*/ T44 w 54"/>
                              <a:gd name="T46" fmla="+- 0 1174 1134"/>
                              <a:gd name="T47" fmla="*/ 1174 h 54"/>
                              <a:gd name="T48" fmla="+- 0 8310 8257"/>
                              <a:gd name="T49" fmla="*/ T48 w 54"/>
                              <a:gd name="T50" fmla="+- 0 1168 1134"/>
                              <a:gd name="T51" fmla="*/ 1168 h 54"/>
                              <a:gd name="T52" fmla="+- 0 8310 8257"/>
                              <a:gd name="T53" fmla="*/ T52 w 54"/>
                              <a:gd name="T54" fmla="+- 0 1153 1134"/>
                              <a:gd name="T55" fmla="*/ 1153 h 54"/>
                              <a:gd name="T56" fmla="+- 0 8307 8257"/>
                              <a:gd name="T57" fmla="*/ T56 w 54"/>
                              <a:gd name="T58" fmla="+- 0 1146 1134"/>
                              <a:gd name="T59" fmla="*/ 1146 h 54"/>
                              <a:gd name="T60" fmla="+- 0 8297 8257"/>
                              <a:gd name="T61" fmla="*/ T60 w 54"/>
                              <a:gd name="T62" fmla="+- 0 1136 1134"/>
                              <a:gd name="T63" fmla="*/ 1136 h 54"/>
                              <a:gd name="T64" fmla="+- 0 8290 8257"/>
                              <a:gd name="T65" fmla="*/ T64 w 54"/>
                              <a:gd name="T66" fmla="+- 0 1134 1134"/>
                              <a:gd name="T67" fmla="*/ 1134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54">
                                <a:moveTo>
                                  <a:pt x="33" y="0"/>
                                </a:moveTo>
                                <a:lnTo>
                                  <a:pt x="19" y="0"/>
                                </a:lnTo>
                                <a:lnTo>
                                  <a:pt x="12" y="2"/>
                                </a:lnTo>
                                <a:lnTo>
                                  <a:pt x="2" y="12"/>
                                </a:lnTo>
                                <a:lnTo>
                                  <a:pt x="0" y="19"/>
                                </a:lnTo>
                                <a:lnTo>
                                  <a:pt x="0" y="34"/>
                                </a:lnTo>
                                <a:lnTo>
                                  <a:pt x="2" y="40"/>
                                </a:lnTo>
                                <a:lnTo>
                                  <a:pt x="12" y="50"/>
                                </a:lnTo>
                                <a:lnTo>
                                  <a:pt x="19" y="53"/>
                                </a:lnTo>
                                <a:lnTo>
                                  <a:pt x="33" y="53"/>
                                </a:lnTo>
                                <a:lnTo>
                                  <a:pt x="40" y="50"/>
                                </a:lnTo>
                                <a:lnTo>
                                  <a:pt x="50" y="40"/>
                                </a:lnTo>
                                <a:lnTo>
                                  <a:pt x="53" y="34"/>
                                </a:lnTo>
                                <a:lnTo>
                                  <a:pt x="53" y="19"/>
                                </a:lnTo>
                                <a:lnTo>
                                  <a:pt x="50" y="12"/>
                                </a:lnTo>
                                <a:lnTo>
                                  <a:pt x="40" y="2"/>
                                </a:lnTo>
                                <a:lnTo>
                                  <a:pt x="33"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0" name="Freeform 876"/>
                        <wps:cNvSpPr>
                          <a:spLocks/>
                        </wps:cNvSpPr>
                        <wps:spPr bwMode="auto">
                          <a:xfrm>
                            <a:off x="8257" y="1134"/>
                            <a:ext cx="54" cy="54"/>
                          </a:xfrm>
                          <a:custGeom>
                            <a:avLst/>
                            <a:gdLst>
                              <a:gd name="T0" fmla="+- 0 8283 8257"/>
                              <a:gd name="T1" fmla="*/ T0 w 54"/>
                              <a:gd name="T2" fmla="+- 0 1187 1134"/>
                              <a:gd name="T3" fmla="*/ 1187 h 54"/>
                              <a:gd name="T4" fmla="+- 0 8290 8257"/>
                              <a:gd name="T5" fmla="*/ T4 w 54"/>
                              <a:gd name="T6" fmla="+- 0 1187 1134"/>
                              <a:gd name="T7" fmla="*/ 1187 h 54"/>
                              <a:gd name="T8" fmla="+- 0 8297 8257"/>
                              <a:gd name="T9" fmla="*/ T8 w 54"/>
                              <a:gd name="T10" fmla="+- 0 1184 1134"/>
                              <a:gd name="T11" fmla="*/ 1184 h 54"/>
                              <a:gd name="T12" fmla="+- 0 8302 8257"/>
                              <a:gd name="T13" fmla="*/ T12 w 54"/>
                              <a:gd name="T14" fmla="+- 0 1179 1134"/>
                              <a:gd name="T15" fmla="*/ 1179 h 54"/>
                              <a:gd name="T16" fmla="+- 0 8307 8257"/>
                              <a:gd name="T17" fmla="*/ T16 w 54"/>
                              <a:gd name="T18" fmla="+- 0 1174 1134"/>
                              <a:gd name="T19" fmla="*/ 1174 h 54"/>
                              <a:gd name="T20" fmla="+- 0 8310 8257"/>
                              <a:gd name="T21" fmla="*/ T20 w 54"/>
                              <a:gd name="T22" fmla="+- 0 1168 1134"/>
                              <a:gd name="T23" fmla="*/ 1168 h 54"/>
                              <a:gd name="T24" fmla="+- 0 8310 8257"/>
                              <a:gd name="T25" fmla="*/ T24 w 54"/>
                              <a:gd name="T26" fmla="+- 0 1160 1134"/>
                              <a:gd name="T27" fmla="*/ 1160 h 54"/>
                              <a:gd name="T28" fmla="+- 0 8310 8257"/>
                              <a:gd name="T29" fmla="*/ T28 w 54"/>
                              <a:gd name="T30" fmla="+- 0 1153 1134"/>
                              <a:gd name="T31" fmla="*/ 1153 h 54"/>
                              <a:gd name="T32" fmla="+- 0 8307 8257"/>
                              <a:gd name="T33" fmla="*/ T32 w 54"/>
                              <a:gd name="T34" fmla="+- 0 1146 1134"/>
                              <a:gd name="T35" fmla="*/ 1146 h 54"/>
                              <a:gd name="T36" fmla="+- 0 8302 8257"/>
                              <a:gd name="T37" fmla="*/ T36 w 54"/>
                              <a:gd name="T38" fmla="+- 0 1141 1134"/>
                              <a:gd name="T39" fmla="*/ 1141 h 54"/>
                              <a:gd name="T40" fmla="+- 0 8297 8257"/>
                              <a:gd name="T41" fmla="*/ T40 w 54"/>
                              <a:gd name="T42" fmla="+- 0 1136 1134"/>
                              <a:gd name="T43" fmla="*/ 1136 h 54"/>
                              <a:gd name="T44" fmla="+- 0 8290 8257"/>
                              <a:gd name="T45" fmla="*/ T44 w 54"/>
                              <a:gd name="T46" fmla="+- 0 1134 1134"/>
                              <a:gd name="T47" fmla="*/ 1134 h 54"/>
                              <a:gd name="T48" fmla="+- 0 8283 8257"/>
                              <a:gd name="T49" fmla="*/ T48 w 54"/>
                              <a:gd name="T50" fmla="+- 0 1134 1134"/>
                              <a:gd name="T51" fmla="*/ 1134 h 54"/>
                              <a:gd name="T52" fmla="+- 0 8276 8257"/>
                              <a:gd name="T53" fmla="*/ T52 w 54"/>
                              <a:gd name="T54" fmla="+- 0 1134 1134"/>
                              <a:gd name="T55" fmla="*/ 1134 h 54"/>
                              <a:gd name="T56" fmla="+- 0 8269 8257"/>
                              <a:gd name="T57" fmla="*/ T56 w 54"/>
                              <a:gd name="T58" fmla="+- 0 1136 1134"/>
                              <a:gd name="T59" fmla="*/ 1136 h 54"/>
                              <a:gd name="T60" fmla="+- 0 8264 8257"/>
                              <a:gd name="T61" fmla="*/ T60 w 54"/>
                              <a:gd name="T62" fmla="+- 0 1141 1134"/>
                              <a:gd name="T63" fmla="*/ 1141 h 54"/>
                              <a:gd name="T64" fmla="+- 0 8259 8257"/>
                              <a:gd name="T65" fmla="*/ T64 w 54"/>
                              <a:gd name="T66" fmla="+- 0 1146 1134"/>
                              <a:gd name="T67" fmla="*/ 1146 h 54"/>
                              <a:gd name="T68" fmla="+- 0 8257 8257"/>
                              <a:gd name="T69" fmla="*/ T68 w 54"/>
                              <a:gd name="T70" fmla="+- 0 1153 1134"/>
                              <a:gd name="T71" fmla="*/ 1153 h 54"/>
                              <a:gd name="T72" fmla="+- 0 8257 8257"/>
                              <a:gd name="T73" fmla="*/ T72 w 54"/>
                              <a:gd name="T74" fmla="+- 0 1160 1134"/>
                              <a:gd name="T75" fmla="*/ 1160 h 54"/>
                              <a:gd name="T76" fmla="+- 0 8257 8257"/>
                              <a:gd name="T77" fmla="*/ T76 w 54"/>
                              <a:gd name="T78" fmla="+- 0 1168 1134"/>
                              <a:gd name="T79" fmla="*/ 1168 h 54"/>
                              <a:gd name="T80" fmla="+- 0 8259 8257"/>
                              <a:gd name="T81" fmla="*/ T80 w 54"/>
                              <a:gd name="T82" fmla="+- 0 1174 1134"/>
                              <a:gd name="T83" fmla="*/ 1174 h 54"/>
                              <a:gd name="T84" fmla="+- 0 8264 8257"/>
                              <a:gd name="T85" fmla="*/ T84 w 54"/>
                              <a:gd name="T86" fmla="+- 0 1179 1134"/>
                              <a:gd name="T87" fmla="*/ 1179 h 54"/>
                              <a:gd name="T88" fmla="+- 0 8269 8257"/>
                              <a:gd name="T89" fmla="*/ T88 w 54"/>
                              <a:gd name="T90" fmla="+- 0 1184 1134"/>
                              <a:gd name="T91" fmla="*/ 1184 h 54"/>
                              <a:gd name="T92" fmla="+- 0 8276 8257"/>
                              <a:gd name="T93" fmla="*/ T92 w 54"/>
                              <a:gd name="T94" fmla="+- 0 1187 1134"/>
                              <a:gd name="T95" fmla="*/ 1187 h 54"/>
                              <a:gd name="T96" fmla="+- 0 8283 8257"/>
                              <a:gd name="T97" fmla="*/ T96 w 54"/>
                              <a:gd name="T98" fmla="+- 0 1187 1134"/>
                              <a:gd name="T99" fmla="*/ 1187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 h="54">
                                <a:moveTo>
                                  <a:pt x="26" y="53"/>
                                </a:moveTo>
                                <a:lnTo>
                                  <a:pt x="33" y="53"/>
                                </a:lnTo>
                                <a:lnTo>
                                  <a:pt x="40" y="50"/>
                                </a:lnTo>
                                <a:lnTo>
                                  <a:pt x="45" y="45"/>
                                </a:lnTo>
                                <a:lnTo>
                                  <a:pt x="50" y="40"/>
                                </a:lnTo>
                                <a:lnTo>
                                  <a:pt x="53" y="34"/>
                                </a:lnTo>
                                <a:lnTo>
                                  <a:pt x="53" y="26"/>
                                </a:lnTo>
                                <a:lnTo>
                                  <a:pt x="53" y="19"/>
                                </a:lnTo>
                                <a:lnTo>
                                  <a:pt x="50" y="12"/>
                                </a:lnTo>
                                <a:lnTo>
                                  <a:pt x="45" y="7"/>
                                </a:lnTo>
                                <a:lnTo>
                                  <a:pt x="40" y="2"/>
                                </a:lnTo>
                                <a:lnTo>
                                  <a:pt x="33" y="0"/>
                                </a:lnTo>
                                <a:lnTo>
                                  <a:pt x="26" y="0"/>
                                </a:lnTo>
                                <a:lnTo>
                                  <a:pt x="19" y="0"/>
                                </a:lnTo>
                                <a:lnTo>
                                  <a:pt x="12" y="2"/>
                                </a:lnTo>
                                <a:lnTo>
                                  <a:pt x="7" y="7"/>
                                </a:lnTo>
                                <a:lnTo>
                                  <a:pt x="2" y="12"/>
                                </a:lnTo>
                                <a:lnTo>
                                  <a:pt x="0" y="19"/>
                                </a:lnTo>
                                <a:lnTo>
                                  <a:pt x="0" y="26"/>
                                </a:lnTo>
                                <a:lnTo>
                                  <a:pt x="0" y="34"/>
                                </a:lnTo>
                                <a:lnTo>
                                  <a:pt x="2" y="40"/>
                                </a:lnTo>
                                <a:lnTo>
                                  <a:pt x="7" y="45"/>
                                </a:lnTo>
                                <a:lnTo>
                                  <a:pt x="12" y="50"/>
                                </a:lnTo>
                                <a:lnTo>
                                  <a:pt x="19" y="53"/>
                                </a:lnTo>
                                <a:lnTo>
                                  <a:pt x="26" y="53"/>
                                </a:lnTo>
                                <a:close/>
                              </a:path>
                            </a:pathLst>
                          </a:custGeom>
                          <a:noFill/>
                          <a:ln w="3407">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1" name="Freeform 875"/>
                        <wps:cNvSpPr>
                          <a:spLocks/>
                        </wps:cNvSpPr>
                        <wps:spPr bwMode="auto">
                          <a:xfrm>
                            <a:off x="7884" y="1354"/>
                            <a:ext cx="54" cy="54"/>
                          </a:xfrm>
                          <a:custGeom>
                            <a:avLst/>
                            <a:gdLst>
                              <a:gd name="T0" fmla="+- 0 7918 7884"/>
                              <a:gd name="T1" fmla="*/ T0 w 54"/>
                              <a:gd name="T2" fmla="+- 0 1354 1354"/>
                              <a:gd name="T3" fmla="*/ 1354 h 54"/>
                              <a:gd name="T4" fmla="+- 0 7904 7884"/>
                              <a:gd name="T5" fmla="*/ T4 w 54"/>
                              <a:gd name="T6" fmla="+- 0 1354 1354"/>
                              <a:gd name="T7" fmla="*/ 1354 h 54"/>
                              <a:gd name="T8" fmla="+- 0 7897 7884"/>
                              <a:gd name="T9" fmla="*/ T8 w 54"/>
                              <a:gd name="T10" fmla="+- 0 1357 1354"/>
                              <a:gd name="T11" fmla="*/ 1357 h 54"/>
                              <a:gd name="T12" fmla="+- 0 7887 7884"/>
                              <a:gd name="T13" fmla="*/ T12 w 54"/>
                              <a:gd name="T14" fmla="+- 0 1367 1354"/>
                              <a:gd name="T15" fmla="*/ 1367 h 54"/>
                              <a:gd name="T16" fmla="+- 0 7884 7884"/>
                              <a:gd name="T17" fmla="*/ T16 w 54"/>
                              <a:gd name="T18" fmla="+- 0 1374 1354"/>
                              <a:gd name="T19" fmla="*/ 1374 h 54"/>
                              <a:gd name="T20" fmla="+- 0 7884 7884"/>
                              <a:gd name="T21" fmla="*/ T20 w 54"/>
                              <a:gd name="T22" fmla="+- 0 1388 1354"/>
                              <a:gd name="T23" fmla="*/ 1388 h 54"/>
                              <a:gd name="T24" fmla="+- 0 7887 7884"/>
                              <a:gd name="T25" fmla="*/ T24 w 54"/>
                              <a:gd name="T26" fmla="+- 0 1395 1354"/>
                              <a:gd name="T27" fmla="*/ 1395 h 54"/>
                              <a:gd name="T28" fmla="+- 0 7897 7884"/>
                              <a:gd name="T29" fmla="*/ T28 w 54"/>
                              <a:gd name="T30" fmla="+- 0 1405 1354"/>
                              <a:gd name="T31" fmla="*/ 1405 h 54"/>
                              <a:gd name="T32" fmla="+- 0 7904 7884"/>
                              <a:gd name="T33" fmla="*/ T32 w 54"/>
                              <a:gd name="T34" fmla="+- 0 1408 1354"/>
                              <a:gd name="T35" fmla="*/ 1408 h 54"/>
                              <a:gd name="T36" fmla="+- 0 7918 7884"/>
                              <a:gd name="T37" fmla="*/ T36 w 54"/>
                              <a:gd name="T38" fmla="+- 0 1408 1354"/>
                              <a:gd name="T39" fmla="*/ 1408 h 54"/>
                              <a:gd name="T40" fmla="+- 0 7925 7884"/>
                              <a:gd name="T41" fmla="*/ T40 w 54"/>
                              <a:gd name="T42" fmla="+- 0 1405 1354"/>
                              <a:gd name="T43" fmla="*/ 1405 h 54"/>
                              <a:gd name="T44" fmla="+- 0 7935 7884"/>
                              <a:gd name="T45" fmla="*/ T44 w 54"/>
                              <a:gd name="T46" fmla="+- 0 1395 1354"/>
                              <a:gd name="T47" fmla="*/ 1395 h 54"/>
                              <a:gd name="T48" fmla="+- 0 7937 7884"/>
                              <a:gd name="T49" fmla="*/ T48 w 54"/>
                              <a:gd name="T50" fmla="+- 0 1388 1354"/>
                              <a:gd name="T51" fmla="*/ 1388 h 54"/>
                              <a:gd name="T52" fmla="+- 0 7937 7884"/>
                              <a:gd name="T53" fmla="*/ T52 w 54"/>
                              <a:gd name="T54" fmla="+- 0 1374 1354"/>
                              <a:gd name="T55" fmla="*/ 1374 h 54"/>
                              <a:gd name="T56" fmla="+- 0 7935 7884"/>
                              <a:gd name="T57" fmla="*/ T56 w 54"/>
                              <a:gd name="T58" fmla="+- 0 1367 1354"/>
                              <a:gd name="T59" fmla="*/ 1367 h 54"/>
                              <a:gd name="T60" fmla="+- 0 7925 7884"/>
                              <a:gd name="T61" fmla="*/ T60 w 54"/>
                              <a:gd name="T62" fmla="+- 0 1357 1354"/>
                              <a:gd name="T63" fmla="*/ 1357 h 54"/>
                              <a:gd name="T64" fmla="+- 0 7918 7884"/>
                              <a:gd name="T65" fmla="*/ T64 w 54"/>
                              <a:gd name="T66" fmla="+- 0 1354 1354"/>
                              <a:gd name="T67" fmla="*/ 1354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54">
                                <a:moveTo>
                                  <a:pt x="34" y="0"/>
                                </a:moveTo>
                                <a:lnTo>
                                  <a:pt x="20" y="0"/>
                                </a:lnTo>
                                <a:lnTo>
                                  <a:pt x="13" y="3"/>
                                </a:lnTo>
                                <a:lnTo>
                                  <a:pt x="3" y="13"/>
                                </a:lnTo>
                                <a:lnTo>
                                  <a:pt x="0" y="20"/>
                                </a:lnTo>
                                <a:lnTo>
                                  <a:pt x="0" y="34"/>
                                </a:lnTo>
                                <a:lnTo>
                                  <a:pt x="3" y="41"/>
                                </a:lnTo>
                                <a:lnTo>
                                  <a:pt x="13" y="51"/>
                                </a:lnTo>
                                <a:lnTo>
                                  <a:pt x="20" y="54"/>
                                </a:lnTo>
                                <a:lnTo>
                                  <a:pt x="34" y="54"/>
                                </a:lnTo>
                                <a:lnTo>
                                  <a:pt x="41" y="51"/>
                                </a:lnTo>
                                <a:lnTo>
                                  <a:pt x="51" y="41"/>
                                </a:lnTo>
                                <a:lnTo>
                                  <a:pt x="53" y="34"/>
                                </a:lnTo>
                                <a:lnTo>
                                  <a:pt x="53" y="20"/>
                                </a:lnTo>
                                <a:lnTo>
                                  <a:pt x="51" y="13"/>
                                </a:lnTo>
                                <a:lnTo>
                                  <a:pt x="41" y="3"/>
                                </a:lnTo>
                                <a:lnTo>
                                  <a:pt x="34"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2" name="Freeform 874"/>
                        <wps:cNvSpPr>
                          <a:spLocks/>
                        </wps:cNvSpPr>
                        <wps:spPr bwMode="auto">
                          <a:xfrm>
                            <a:off x="7884" y="1354"/>
                            <a:ext cx="54" cy="54"/>
                          </a:xfrm>
                          <a:custGeom>
                            <a:avLst/>
                            <a:gdLst>
                              <a:gd name="T0" fmla="+- 0 7911 7884"/>
                              <a:gd name="T1" fmla="*/ T0 w 54"/>
                              <a:gd name="T2" fmla="+- 0 1408 1354"/>
                              <a:gd name="T3" fmla="*/ 1408 h 54"/>
                              <a:gd name="T4" fmla="+- 0 7918 7884"/>
                              <a:gd name="T5" fmla="*/ T4 w 54"/>
                              <a:gd name="T6" fmla="+- 0 1408 1354"/>
                              <a:gd name="T7" fmla="*/ 1408 h 54"/>
                              <a:gd name="T8" fmla="+- 0 7925 7884"/>
                              <a:gd name="T9" fmla="*/ T8 w 54"/>
                              <a:gd name="T10" fmla="+- 0 1405 1354"/>
                              <a:gd name="T11" fmla="*/ 1405 h 54"/>
                              <a:gd name="T12" fmla="+- 0 7930 7884"/>
                              <a:gd name="T13" fmla="*/ T12 w 54"/>
                              <a:gd name="T14" fmla="+- 0 1400 1354"/>
                              <a:gd name="T15" fmla="*/ 1400 h 54"/>
                              <a:gd name="T16" fmla="+- 0 7935 7884"/>
                              <a:gd name="T17" fmla="*/ T16 w 54"/>
                              <a:gd name="T18" fmla="+- 0 1395 1354"/>
                              <a:gd name="T19" fmla="*/ 1395 h 54"/>
                              <a:gd name="T20" fmla="+- 0 7937 7884"/>
                              <a:gd name="T21" fmla="*/ T20 w 54"/>
                              <a:gd name="T22" fmla="+- 0 1388 1354"/>
                              <a:gd name="T23" fmla="*/ 1388 h 54"/>
                              <a:gd name="T24" fmla="+- 0 7937 7884"/>
                              <a:gd name="T25" fmla="*/ T24 w 54"/>
                              <a:gd name="T26" fmla="+- 0 1381 1354"/>
                              <a:gd name="T27" fmla="*/ 1381 h 54"/>
                              <a:gd name="T28" fmla="+- 0 7937 7884"/>
                              <a:gd name="T29" fmla="*/ T28 w 54"/>
                              <a:gd name="T30" fmla="+- 0 1374 1354"/>
                              <a:gd name="T31" fmla="*/ 1374 h 54"/>
                              <a:gd name="T32" fmla="+- 0 7935 7884"/>
                              <a:gd name="T33" fmla="*/ T32 w 54"/>
                              <a:gd name="T34" fmla="+- 0 1367 1354"/>
                              <a:gd name="T35" fmla="*/ 1367 h 54"/>
                              <a:gd name="T36" fmla="+- 0 7930 7884"/>
                              <a:gd name="T37" fmla="*/ T36 w 54"/>
                              <a:gd name="T38" fmla="+- 0 1362 1354"/>
                              <a:gd name="T39" fmla="*/ 1362 h 54"/>
                              <a:gd name="T40" fmla="+- 0 7925 7884"/>
                              <a:gd name="T41" fmla="*/ T40 w 54"/>
                              <a:gd name="T42" fmla="+- 0 1357 1354"/>
                              <a:gd name="T43" fmla="*/ 1357 h 54"/>
                              <a:gd name="T44" fmla="+- 0 7918 7884"/>
                              <a:gd name="T45" fmla="*/ T44 w 54"/>
                              <a:gd name="T46" fmla="+- 0 1354 1354"/>
                              <a:gd name="T47" fmla="*/ 1354 h 54"/>
                              <a:gd name="T48" fmla="+- 0 7911 7884"/>
                              <a:gd name="T49" fmla="*/ T48 w 54"/>
                              <a:gd name="T50" fmla="+- 0 1354 1354"/>
                              <a:gd name="T51" fmla="*/ 1354 h 54"/>
                              <a:gd name="T52" fmla="+- 0 7904 7884"/>
                              <a:gd name="T53" fmla="*/ T52 w 54"/>
                              <a:gd name="T54" fmla="+- 0 1354 1354"/>
                              <a:gd name="T55" fmla="*/ 1354 h 54"/>
                              <a:gd name="T56" fmla="+- 0 7897 7884"/>
                              <a:gd name="T57" fmla="*/ T56 w 54"/>
                              <a:gd name="T58" fmla="+- 0 1357 1354"/>
                              <a:gd name="T59" fmla="*/ 1357 h 54"/>
                              <a:gd name="T60" fmla="+- 0 7892 7884"/>
                              <a:gd name="T61" fmla="*/ T60 w 54"/>
                              <a:gd name="T62" fmla="+- 0 1362 1354"/>
                              <a:gd name="T63" fmla="*/ 1362 h 54"/>
                              <a:gd name="T64" fmla="+- 0 7887 7884"/>
                              <a:gd name="T65" fmla="*/ T64 w 54"/>
                              <a:gd name="T66" fmla="+- 0 1367 1354"/>
                              <a:gd name="T67" fmla="*/ 1367 h 54"/>
                              <a:gd name="T68" fmla="+- 0 7884 7884"/>
                              <a:gd name="T69" fmla="*/ T68 w 54"/>
                              <a:gd name="T70" fmla="+- 0 1374 1354"/>
                              <a:gd name="T71" fmla="*/ 1374 h 54"/>
                              <a:gd name="T72" fmla="+- 0 7884 7884"/>
                              <a:gd name="T73" fmla="*/ T72 w 54"/>
                              <a:gd name="T74" fmla="+- 0 1381 1354"/>
                              <a:gd name="T75" fmla="*/ 1381 h 54"/>
                              <a:gd name="T76" fmla="+- 0 7884 7884"/>
                              <a:gd name="T77" fmla="*/ T76 w 54"/>
                              <a:gd name="T78" fmla="+- 0 1388 1354"/>
                              <a:gd name="T79" fmla="*/ 1388 h 54"/>
                              <a:gd name="T80" fmla="+- 0 7887 7884"/>
                              <a:gd name="T81" fmla="*/ T80 w 54"/>
                              <a:gd name="T82" fmla="+- 0 1395 1354"/>
                              <a:gd name="T83" fmla="*/ 1395 h 54"/>
                              <a:gd name="T84" fmla="+- 0 7892 7884"/>
                              <a:gd name="T85" fmla="*/ T84 w 54"/>
                              <a:gd name="T86" fmla="+- 0 1400 1354"/>
                              <a:gd name="T87" fmla="*/ 1400 h 54"/>
                              <a:gd name="T88" fmla="+- 0 7897 7884"/>
                              <a:gd name="T89" fmla="*/ T88 w 54"/>
                              <a:gd name="T90" fmla="+- 0 1405 1354"/>
                              <a:gd name="T91" fmla="*/ 1405 h 54"/>
                              <a:gd name="T92" fmla="+- 0 7904 7884"/>
                              <a:gd name="T93" fmla="*/ T92 w 54"/>
                              <a:gd name="T94" fmla="+- 0 1408 1354"/>
                              <a:gd name="T95" fmla="*/ 1408 h 54"/>
                              <a:gd name="T96" fmla="+- 0 7911 7884"/>
                              <a:gd name="T97" fmla="*/ T96 w 54"/>
                              <a:gd name="T98" fmla="+- 0 1408 1354"/>
                              <a:gd name="T99" fmla="*/ 1408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 h="54">
                                <a:moveTo>
                                  <a:pt x="27" y="54"/>
                                </a:moveTo>
                                <a:lnTo>
                                  <a:pt x="34" y="54"/>
                                </a:lnTo>
                                <a:lnTo>
                                  <a:pt x="41" y="51"/>
                                </a:lnTo>
                                <a:lnTo>
                                  <a:pt x="46" y="46"/>
                                </a:lnTo>
                                <a:lnTo>
                                  <a:pt x="51" y="41"/>
                                </a:lnTo>
                                <a:lnTo>
                                  <a:pt x="53" y="34"/>
                                </a:lnTo>
                                <a:lnTo>
                                  <a:pt x="53" y="27"/>
                                </a:lnTo>
                                <a:lnTo>
                                  <a:pt x="53" y="20"/>
                                </a:lnTo>
                                <a:lnTo>
                                  <a:pt x="51" y="13"/>
                                </a:lnTo>
                                <a:lnTo>
                                  <a:pt x="46" y="8"/>
                                </a:lnTo>
                                <a:lnTo>
                                  <a:pt x="41" y="3"/>
                                </a:lnTo>
                                <a:lnTo>
                                  <a:pt x="34" y="0"/>
                                </a:lnTo>
                                <a:lnTo>
                                  <a:pt x="27" y="0"/>
                                </a:lnTo>
                                <a:lnTo>
                                  <a:pt x="20" y="0"/>
                                </a:lnTo>
                                <a:lnTo>
                                  <a:pt x="13" y="3"/>
                                </a:lnTo>
                                <a:lnTo>
                                  <a:pt x="8" y="8"/>
                                </a:lnTo>
                                <a:lnTo>
                                  <a:pt x="3" y="13"/>
                                </a:lnTo>
                                <a:lnTo>
                                  <a:pt x="0" y="20"/>
                                </a:lnTo>
                                <a:lnTo>
                                  <a:pt x="0" y="27"/>
                                </a:lnTo>
                                <a:lnTo>
                                  <a:pt x="0" y="34"/>
                                </a:lnTo>
                                <a:lnTo>
                                  <a:pt x="3" y="41"/>
                                </a:lnTo>
                                <a:lnTo>
                                  <a:pt x="8" y="46"/>
                                </a:lnTo>
                                <a:lnTo>
                                  <a:pt x="13" y="51"/>
                                </a:lnTo>
                                <a:lnTo>
                                  <a:pt x="20" y="54"/>
                                </a:lnTo>
                                <a:lnTo>
                                  <a:pt x="27" y="54"/>
                                </a:lnTo>
                                <a:close/>
                              </a:path>
                            </a:pathLst>
                          </a:custGeom>
                          <a:noFill/>
                          <a:ln w="3407">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3" name="Freeform 873"/>
                        <wps:cNvSpPr>
                          <a:spLocks/>
                        </wps:cNvSpPr>
                        <wps:spPr bwMode="auto">
                          <a:xfrm>
                            <a:off x="7134" y="1708"/>
                            <a:ext cx="54" cy="54"/>
                          </a:xfrm>
                          <a:custGeom>
                            <a:avLst/>
                            <a:gdLst>
                              <a:gd name="T0" fmla="+- 0 7168 7134"/>
                              <a:gd name="T1" fmla="*/ T0 w 54"/>
                              <a:gd name="T2" fmla="+- 0 1708 1708"/>
                              <a:gd name="T3" fmla="*/ 1708 h 54"/>
                              <a:gd name="T4" fmla="+- 0 7154 7134"/>
                              <a:gd name="T5" fmla="*/ T4 w 54"/>
                              <a:gd name="T6" fmla="+- 0 1708 1708"/>
                              <a:gd name="T7" fmla="*/ 1708 h 54"/>
                              <a:gd name="T8" fmla="+- 0 7147 7134"/>
                              <a:gd name="T9" fmla="*/ T8 w 54"/>
                              <a:gd name="T10" fmla="+- 0 1711 1708"/>
                              <a:gd name="T11" fmla="*/ 1711 h 54"/>
                              <a:gd name="T12" fmla="+- 0 7137 7134"/>
                              <a:gd name="T13" fmla="*/ T12 w 54"/>
                              <a:gd name="T14" fmla="+- 0 1721 1708"/>
                              <a:gd name="T15" fmla="*/ 1721 h 54"/>
                              <a:gd name="T16" fmla="+- 0 7134 7134"/>
                              <a:gd name="T17" fmla="*/ T16 w 54"/>
                              <a:gd name="T18" fmla="+- 0 1728 1708"/>
                              <a:gd name="T19" fmla="*/ 1728 h 54"/>
                              <a:gd name="T20" fmla="+- 0 7134 7134"/>
                              <a:gd name="T21" fmla="*/ T20 w 54"/>
                              <a:gd name="T22" fmla="+- 0 1742 1708"/>
                              <a:gd name="T23" fmla="*/ 1742 h 54"/>
                              <a:gd name="T24" fmla="+- 0 7137 7134"/>
                              <a:gd name="T25" fmla="*/ T24 w 54"/>
                              <a:gd name="T26" fmla="+- 0 1749 1708"/>
                              <a:gd name="T27" fmla="*/ 1749 h 54"/>
                              <a:gd name="T28" fmla="+- 0 7147 7134"/>
                              <a:gd name="T29" fmla="*/ T28 w 54"/>
                              <a:gd name="T30" fmla="+- 0 1759 1708"/>
                              <a:gd name="T31" fmla="*/ 1759 h 54"/>
                              <a:gd name="T32" fmla="+- 0 7154 7134"/>
                              <a:gd name="T33" fmla="*/ T32 w 54"/>
                              <a:gd name="T34" fmla="+- 0 1762 1708"/>
                              <a:gd name="T35" fmla="*/ 1762 h 54"/>
                              <a:gd name="T36" fmla="+- 0 7168 7134"/>
                              <a:gd name="T37" fmla="*/ T36 w 54"/>
                              <a:gd name="T38" fmla="+- 0 1762 1708"/>
                              <a:gd name="T39" fmla="*/ 1762 h 54"/>
                              <a:gd name="T40" fmla="+- 0 7175 7134"/>
                              <a:gd name="T41" fmla="*/ T40 w 54"/>
                              <a:gd name="T42" fmla="+- 0 1759 1708"/>
                              <a:gd name="T43" fmla="*/ 1759 h 54"/>
                              <a:gd name="T44" fmla="+- 0 7185 7134"/>
                              <a:gd name="T45" fmla="*/ T44 w 54"/>
                              <a:gd name="T46" fmla="+- 0 1749 1708"/>
                              <a:gd name="T47" fmla="*/ 1749 h 54"/>
                              <a:gd name="T48" fmla="+- 0 7188 7134"/>
                              <a:gd name="T49" fmla="*/ T48 w 54"/>
                              <a:gd name="T50" fmla="+- 0 1742 1708"/>
                              <a:gd name="T51" fmla="*/ 1742 h 54"/>
                              <a:gd name="T52" fmla="+- 0 7188 7134"/>
                              <a:gd name="T53" fmla="*/ T52 w 54"/>
                              <a:gd name="T54" fmla="+- 0 1728 1708"/>
                              <a:gd name="T55" fmla="*/ 1728 h 54"/>
                              <a:gd name="T56" fmla="+- 0 7185 7134"/>
                              <a:gd name="T57" fmla="*/ T56 w 54"/>
                              <a:gd name="T58" fmla="+- 0 1721 1708"/>
                              <a:gd name="T59" fmla="*/ 1721 h 54"/>
                              <a:gd name="T60" fmla="+- 0 7175 7134"/>
                              <a:gd name="T61" fmla="*/ T60 w 54"/>
                              <a:gd name="T62" fmla="+- 0 1711 1708"/>
                              <a:gd name="T63" fmla="*/ 1711 h 54"/>
                              <a:gd name="T64" fmla="+- 0 7168 7134"/>
                              <a:gd name="T65" fmla="*/ T64 w 54"/>
                              <a:gd name="T66" fmla="+- 0 1708 1708"/>
                              <a:gd name="T67" fmla="*/ 1708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54">
                                <a:moveTo>
                                  <a:pt x="34" y="0"/>
                                </a:moveTo>
                                <a:lnTo>
                                  <a:pt x="20" y="0"/>
                                </a:lnTo>
                                <a:lnTo>
                                  <a:pt x="13" y="3"/>
                                </a:lnTo>
                                <a:lnTo>
                                  <a:pt x="3" y="13"/>
                                </a:lnTo>
                                <a:lnTo>
                                  <a:pt x="0" y="20"/>
                                </a:lnTo>
                                <a:lnTo>
                                  <a:pt x="0" y="34"/>
                                </a:lnTo>
                                <a:lnTo>
                                  <a:pt x="3" y="41"/>
                                </a:lnTo>
                                <a:lnTo>
                                  <a:pt x="13" y="51"/>
                                </a:lnTo>
                                <a:lnTo>
                                  <a:pt x="20" y="54"/>
                                </a:lnTo>
                                <a:lnTo>
                                  <a:pt x="34" y="54"/>
                                </a:lnTo>
                                <a:lnTo>
                                  <a:pt x="41" y="51"/>
                                </a:lnTo>
                                <a:lnTo>
                                  <a:pt x="51" y="41"/>
                                </a:lnTo>
                                <a:lnTo>
                                  <a:pt x="54" y="34"/>
                                </a:lnTo>
                                <a:lnTo>
                                  <a:pt x="54" y="20"/>
                                </a:lnTo>
                                <a:lnTo>
                                  <a:pt x="51" y="13"/>
                                </a:lnTo>
                                <a:lnTo>
                                  <a:pt x="41" y="3"/>
                                </a:lnTo>
                                <a:lnTo>
                                  <a:pt x="34"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872"/>
                        <wps:cNvSpPr>
                          <a:spLocks/>
                        </wps:cNvSpPr>
                        <wps:spPr bwMode="auto">
                          <a:xfrm>
                            <a:off x="7134" y="1708"/>
                            <a:ext cx="54" cy="54"/>
                          </a:xfrm>
                          <a:custGeom>
                            <a:avLst/>
                            <a:gdLst>
                              <a:gd name="T0" fmla="+- 0 7161 7134"/>
                              <a:gd name="T1" fmla="*/ T0 w 54"/>
                              <a:gd name="T2" fmla="+- 0 1762 1708"/>
                              <a:gd name="T3" fmla="*/ 1762 h 54"/>
                              <a:gd name="T4" fmla="+- 0 7168 7134"/>
                              <a:gd name="T5" fmla="*/ T4 w 54"/>
                              <a:gd name="T6" fmla="+- 0 1762 1708"/>
                              <a:gd name="T7" fmla="*/ 1762 h 54"/>
                              <a:gd name="T8" fmla="+- 0 7175 7134"/>
                              <a:gd name="T9" fmla="*/ T8 w 54"/>
                              <a:gd name="T10" fmla="+- 0 1759 1708"/>
                              <a:gd name="T11" fmla="*/ 1759 h 54"/>
                              <a:gd name="T12" fmla="+- 0 7180 7134"/>
                              <a:gd name="T13" fmla="*/ T12 w 54"/>
                              <a:gd name="T14" fmla="+- 0 1754 1708"/>
                              <a:gd name="T15" fmla="*/ 1754 h 54"/>
                              <a:gd name="T16" fmla="+- 0 7185 7134"/>
                              <a:gd name="T17" fmla="*/ T16 w 54"/>
                              <a:gd name="T18" fmla="+- 0 1749 1708"/>
                              <a:gd name="T19" fmla="*/ 1749 h 54"/>
                              <a:gd name="T20" fmla="+- 0 7188 7134"/>
                              <a:gd name="T21" fmla="*/ T20 w 54"/>
                              <a:gd name="T22" fmla="+- 0 1742 1708"/>
                              <a:gd name="T23" fmla="*/ 1742 h 54"/>
                              <a:gd name="T24" fmla="+- 0 7188 7134"/>
                              <a:gd name="T25" fmla="*/ T24 w 54"/>
                              <a:gd name="T26" fmla="+- 0 1735 1708"/>
                              <a:gd name="T27" fmla="*/ 1735 h 54"/>
                              <a:gd name="T28" fmla="+- 0 7188 7134"/>
                              <a:gd name="T29" fmla="*/ T28 w 54"/>
                              <a:gd name="T30" fmla="+- 0 1728 1708"/>
                              <a:gd name="T31" fmla="*/ 1728 h 54"/>
                              <a:gd name="T32" fmla="+- 0 7185 7134"/>
                              <a:gd name="T33" fmla="*/ T32 w 54"/>
                              <a:gd name="T34" fmla="+- 0 1721 1708"/>
                              <a:gd name="T35" fmla="*/ 1721 h 54"/>
                              <a:gd name="T36" fmla="+- 0 7180 7134"/>
                              <a:gd name="T37" fmla="*/ T36 w 54"/>
                              <a:gd name="T38" fmla="+- 0 1716 1708"/>
                              <a:gd name="T39" fmla="*/ 1716 h 54"/>
                              <a:gd name="T40" fmla="+- 0 7175 7134"/>
                              <a:gd name="T41" fmla="*/ T40 w 54"/>
                              <a:gd name="T42" fmla="+- 0 1711 1708"/>
                              <a:gd name="T43" fmla="*/ 1711 h 54"/>
                              <a:gd name="T44" fmla="+- 0 7168 7134"/>
                              <a:gd name="T45" fmla="*/ T44 w 54"/>
                              <a:gd name="T46" fmla="+- 0 1708 1708"/>
                              <a:gd name="T47" fmla="*/ 1708 h 54"/>
                              <a:gd name="T48" fmla="+- 0 7161 7134"/>
                              <a:gd name="T49" fmla="*/ T48 w 54"/>
                              <a:gd name="T50" fmla="+- 0 1708 1708"/>
                              <a:gd name="T51" fmla="*/ 1708 h 54"/>
                              <a:gd name="T52" fmla="+- 0 7154 7134"/>
                              <a:gd name="T53" fmla="*/ T52 w 54"/>
                              <a:gd name="T54" fmla="+- 0 1708 1708"/>
                              <a:gd name="T55" fmla="*/ 1708 h 54"/>
                              <a:gd name="T56" fmla="+- 0 7147 7134"/>
                              <a:gd name="T57" fmla="*/ T56 w 54"/>
                              <a:gd name="T58" fmla="+- 0 1711 1708"/>
                              <a:gd name="T59" fmla="*/ 1711 h 54"/>
                              <a:gd name="T60" fmla="+- 0 7142 7134"/>
                              <a:gd name="T61" fmla="*/ T60 w 54"/>
                              <a:gd name="T62" fmla="+- 0 1716 1708"/>
                              <a:gd name="T63" fmla="*/ 1716 h 54"/>
                              <a:gd name="T64" fmla="+- 0 7137 7134"/>
                              <a:gd name="T65" fmla="*/ T64 w 54"/>
                              <a:gd name="T66" fmla="+- 0 1721 1708"/>
                              <a:gd name="T67" fmla="*/ 1721 h 54"/>
                              <a:gd name="T68" fmla="+- 0 7134 7134"/>
                              <a:gd name="T69" fmla="*/ T68 w 54"/>
                              <a:gd name="T70" fmla="+- 0 1728 1708"/>
                              <a:gd name="T71" fmla="*/ 1728 h 54"/>
                              <a:gd name="T72" fmla="+- 0 7134 7134"/>
                              <a:gd name="T73" fmla="*/ T72 w 54"/>
                              <a:gd name="T74" fmla="+- 0 1735 1708"/>
                              <a:gd name="T75" fmla="*/ 1735 h 54"/>
                              <a:gd name="T76" fmla="+- 0 7134 7134"/>
                              <a:gd name="T77" fmla="*/ T76 w 54"/>
                              <a:gd name="T78" fmla="+- 0 1742 1708"/>
                              <a:gd name="T79" fmla="*/ 1742 h 54"/>
                              <a:gd name="T80" fmla="+- 0 7137 7134"/>
                              <a:gd name="T81" fmla="*/ T80 w 54"/>
                              <a:gd name="T82" fmla="+- 0 1749 1708"/>
                              <a:gd name="T83" fmla="*/ 1749 h 54"/>
                              <a:gd name="T84" fmla="+- 0 7142 7134"/>
                              <a:gd name="T85" fmla="*/ T84 w 54"/>
                              <a:gd name="T86" fmla="+- 0 1754 1708"/>
                              <a:gd name="T87" fmla="*/ 1754 h 54"/>
                              <a:gd name="T88" fmla="+- 0 7147 7134"/>
                              <a:gd name="T89" fmla="*/ T88 w 54"/>
                              <a:gd name="T90" fmla="+- 0 1759 1708"/>
                              <a:gd name="T91" fmla="*/ 1759 h 54"/>
                              <a:gd name="T92" fmla="+- 0 7154 7134"/>
                              <a:gd name="T93" fmla="*/ T92 w 54"/>
                              <a:gd name="T94" fmla="+- 0 1762 1708"/>
                              <a:gd name="T95" fmla="*/ 1762 h 54"/>
                              <a:gd name="T96" fmla="+- 0 7161 7134"/>
                              <a:gd name="T97" fmla="*/ T96 w 54"/>
                              <a:gd name="T98" fmla="+- 0 1762 1708"/>
                              <a:gd name="T99" fmla="*/ 1762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 h="54">
                                <a:moveTo>
                                  <a:pt x="27" y="54"/>
                                </a:moveTo>
                                <a:lnTo>
                                  <a:pt x="34" y="54"/>
                                </a:lnTo>
                                <a:lnTo>
                                  <a:pt x="41" y="51"/>
                                </a:lnTo>
                                <a:lnTo>
                                  <a:pt x="46" y="46"/>
                                </a:lnTo>
                                <a:lnTo>
                                  <a:pt x="51" y="41"/>
                                </a:lnTo>
                                <a:lnTo>
                                  <a:pt x="54" y="34"/>
                                </a:lnTo>
                                <a:lnTo>
                                  <a:pt x="54" y="27"/>
                                </a:lnTo>
                                <a:lnTo>
                                  <a:pt x="54" y="20"/>
                                </a:lnTo>
                                <a:lnTo>
                                  <a:pt x="51" y="13"/>
                                </a:lnTo>
                                <a:lnTo>
                                  <a:pt x="46" y="8"/>
                                </a:lnTo>
                                <a:lnTo>
                                  <a:pt x="41" y="3"/>
                                </a:lnTo>
                                <a:lnTo>
                                  <a:pt x="34" y="0"/>
                                </a:lnTo>
                                <a:lnTo>
                                  <a:pt x="27" y="0"/>
                                </a:lnTo>
                                <a:lnTo>
                                  <a:pt x="20" y="0"/>
                                </a:lnTo>
                                <a:lnTo>
                                  <a:pt x="13" y="3"/>
                                </a:lnTo>
                                <a:lnTo>
                                  <a:pt x="8" y="8"/>
                                </a:lnTo>
                                <a:lnTo>
                                  <a:pt x="3" y="13"/>
                                </a:lnTo>
                                <a:lnTo>
                                  <a:pt x="0" y="20"/>
                                </a:lnTo>
                                <a:lnTo>
                                  <a:pt x="0" y="27"/>
                                </a:lnTo>
                                <a:lnTo>
                                  <a:pt x="0" y="34"/>
                                </a:lnTo>
                                <a:lnTo>
                                  <a:pt x="3" y="41"/>
                                </a:lnTo>
                                <a:lnTo>
                                  <a:pt x="8" y="46"/>
                                </a:lnTo>
                                <a:lnTo>
                                  <a:pt x="13" y="51"/>
                                </a:lnTo>
                                <a:lnTo>
                                  <a:pt x="20" y="54"/>
                                </a:lnTo>
                                <a:lnTo>
                                  <a:pt x="27" y="54"/>
                                </a:lnTo>
                                <a:close/>
                              </a:path>
                            </a:pathLst>
                          </a:custGeom>
                          <a:noFill/>
                          <a:ln w="3407">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5" name="Freeform 871"/>
                        <wps:cNvSpPr>
                          <a:spLocks/>
                        </wps:cNvSpPr>
                        <wps:spPr bwMode="auto">
                          <a:xfrm>
                            <a:off x="7161" y="247"/>
                            <a:ext cx="2695" cy="550"/>
                          </a:xfrm>
                          <a:custGeom>
                            <a:avLst/>
                            <a:gdLst>
                              <a:gd name="T0" fmla="+- 0 9855 7161"/>
                              <a:gd name="T1" fmla="*/ T0 w 2695"/>
                              <a:gd name="T2" fmla="+- 0 247 247"/>
                              <a:gd name="T3" fmla="*/ 247 h 550"/>
                              <a:gd name="T4" fmla="+- 0 9406 7161"/>
                              <a:gd name="T5" fmla="*/ T4 w 2695"/>
                              <a:gd name="T6" fmla="+- 0 448 247"/>
                              <a:gd name="T7" fmla="*/ 448 h 550"/>
                              <a:gd name="T8" fmla="+- 0 8957 7161"/>
                              <a:gd name="T9" fmla="*/ T8 w 2695"/>
                              <a:gd name="T10" fmla="+- 0 569 247"/>
                              <a:gd name="T11" fmla="*/ 569 h 550"/>
                              <a:gd name="T12" fmla="+- 0 8283 7161"/>
                              <a:gd name="T13" fmla="*/ T12 w 2695"/>
                              <a:gd name="T14" fmla="+- 0 701 247"/>
                              <a:gd name="T15" fmla="*/ 701 h 550"/>
                              <a:gd name="T16" fmla="+- 0 7911 7161"/>
                              <a:gd name="T17" fmla="*/ T16 w 2695"/>
                              <a:gd name="T18" fmla="+- 0 747 247"/>
                              <a:gd name="T19" fmla="*/ 747 h 550"/>
                              <a:gd name="T20" fmla="+- 0 7161 7161"/>
                              <a:gd name="T21" fmla="*/ T20 w 2695"/>
                              <a:gd name="T22" fmla="+- 0 796 247"/>
                              <a:gd name="T23" fmla="*/ 796 h 550"/>
                            </a:gdLst>
                            <a:ahLst/>
                            <a:cxnLst>
                              <a:cxn ang="0">
                                <a:pos x="T1" y="T3"/>
                              </a:cxn>
                              <a:cxn ang="0">
                                <a:pos x="T5" y="T7"/>
                              </a:cxn>
                              <a:cxn ang="0">
                                <a:pos x="T9" y="T11"/>
                              </a:cxn>
                              <a:cxn ang="0">
                                <a:pos x="T13" y="T15"/>
                              </a:cxn>
                              <a:cxn ang="0">
                                <a:pos x="T17" y="T19"/>
                              </a:cxn>
                              <a:cxn ang="0">
                                <a:pos x="T21" y="T23"/>
                              </a:cxn>
                            </a:cxnLst>
                            <a:rect l="0" t="0" r="r" b="b"/>
                            <a:pathLst>
                              <a:path w="2695" h="550">
                                <a:moveTo>
                                  <a:pt x="2694" y="0"/>
                                </a:moveTo>
                                <a:lnTo>
                                  <a:pt x="2245" y="201"/>
                                </a:lnTo>
                                <a:lnTo>
                                  <a:pt x="1796" y="322"/>
                                </a:lnTo>
                                <a:lnTo>
                                  <a:pt x="1122" y="454"/>
                                </a:lnTo>
                                <a:lnTo>
                                  <a:pt x="750" y="500"/>
                                </a:lnTo>
                                <a:lnTo>
                                  <a:pt x="0" y="549"/>
                                </a:lnTo>
                              </a:path>
                            </a:pathLst>
                          </a:custGeom>
                          <a:noFill/>
                          <a:ln w="13626">
                            <a:solidFill>
                              <a:srgbClr val="FF7F0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6" name="AutoShape 870"/>
                        <wps:cNvSpPr>
                          <a:spLocks/>
                        </wps:cNvSpPr>
                        <wps:spPr bwMode="auto">
                          <a:xfrm>
                            <a:off x="7134" y="247"/>
                            <a:ext cx="2748" cy="550"/>
                          </a:xfrm>
                          <a:custGeom>
                            <a:avLst/>
                            <a:gdLst>
                              <a:gd name="T0" fmla="+- 0 9828 7134"/>
                              <a:gd name="T1" fmla="*/ T0 w 2748"/>
                              <a:gd name="T2" fmla="+- 0 247 247"/>
                              <a:gd name="T3" fmla="*/ 247 h 550"/>
                              <a:gd name="T4" fmla="+- 0 9882 7134"/>
                              <a:gd name="T5" fmla="*/ T4 w 2748"/>
                              <a:gd name="T6" fmla="+- 0 247 247"/>
                              <a:gd name="T7" fmla="*/ 247 h 550"/>
                              <a:gd name="T8" fmla="+- 0 9379 7134"/>
                              <a:gd name="T9" fmla="*/ T8 w 2748"/>
                              <a:gd name="T10" fmla="+- 0 448 247"/>
                              <a:gd name="T11" fmla="*/ 448 h 550"/>
                              <a:gd name="T12" fmla="+- 0 9433 7134"/>
                              <a:gd name="T13" fmla="*/ T12 w 2748"/>
                              <a:gd name="T14" fmla="+- 0 448 247"/>
                              <a:gd name="T15" fmla="*/ 448 h 550"/>
                              <a:gd name="T16" fmla="+- 0 8930 7134"/>
                              <a:gd name="T17" fmla="*/ T16 w 2748"/>
                              <a:gd name="T18" fmla="+- 0 569 247"/>
                              <a:gd name="T19" fmla="*/ 569 h 550"/>
                              <a:gd name="T20" fmla="+- 0 8984 7134"/>
                              <a:gd name="T21" fmla="*/ T20 w 2748"/>
                              <a:gd name="T22" fmla="+- 0 569 247"/>
                              <a:gd name="T23" fmla="*/ 569 h 550"/>
                              <a:gd name="T24" fmla="+- 0 8257 7134"/>
                              <a:gd name="T25" fmla="*/ T24 w 2748"/>
                              <a:gd name="T26" fmla="+- 0 701 247"/>
                              <a:gd name="T27" fmla="*/ 701 h 550"/>
                              <a:gd name="T28" fmla="+- 0 8310 7134"/>
                              <a:gd name="T29" fmla="*/ T28 w 2748"/>
                              <a:gd name="T30" fmla="+- 0 701 247"/>
                              <a:gd name="T31" fmla="*/ 701 h 550"/>
                              <a:gd name="T32" fmla="+- 0 7884 7134"/>
                              <a:gd name="T33" fmla="*/ T32 w 2748"/>
                              <a:gd name="T34" fmla="+- 0 747 247"/>
                              <a:gd name="T35" fmla="*/ 747 h 550"/>
                              <a:gd name="T36" fmla="+- 0 7937 7134"/>
                              <a:gd name="T37" fmla="*/ T36 w 2748"/>
                              <a:gd name="T38" fmla="+- 0 747 247"/>
                              <a:gd name="T39" fmla="*/ 747 h 550"/>
                              <a:gd name="T40" fmla="+- 0 7134 7134"/>
                              <a:gd name="T41" fmla="*/ T40 w 2748"/>
                              <a:gd name="T42" fmla="+- 0 796 247"/>
                              <a:gd name="T43" fmla="*/ 796 h 550"/>
                              <a:gd name="T44" fmla="+- 0 7188 7134"/>
                              <a:gd name="T45" fmla="*/ T44 w 2748"/>
                              <a:gd name="T46" fmla="+- 0 796 247"/>
                              <a:gd name="T47" fmla="*/ 796 h 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748" h="550">
                                <a:moveTo>
                                  <a:pt x="2694" y="0"/>
                                </a:moveTo>
                                <a:lnTo>
                                  <a:pt x="2748" y="0"/>
                                </a:lnTo>
                                <a:moveTo>
                                  <a:pt x="2245" y="201"/>
                                </a:moveTo>
                                <a:lnTo>
                                  <a:pt x="2299" y="201"/>
                                </a:lnTo>
                                <a:moveTo>
                                  <a:pt x="1796" y="322"/>
                                </a:moveTo>
                                <a:lnTo>
                                  <a:pt x="1850" y="322"/>
                                </a:lnTo>
                                <a:moveTo>
                                  <a:pt x="1123" y="454"/>
                                </a:moveTo>
                                <a:lnTo>
                                  <a:pt x="1176" y="454"/>
                                </a:lnTo>
                                <a:moveTo>
                                  <a:pt x="750" y="500"/>
                                </a:moveTo>
                                <a:lnTo>
                                  <a:pt x="803" y="500"/>
                                </a:lnTo>
                                <a:moveTo>
                                  <a:pt x="0" y="549"/>
                                </a:moveTo>
                                <a:lnTo>
                                  <a:pt x="54" y="549"/>
                                </a:lnTo>
                              </a:path>
                            </a:pathLst>
                          </a:custGeom>
                          <a:noFill/>
                          <a:ln w="34065">
                            <a:solidFill>
                              <a:srgbClr val="FF7F0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 name="Freeform 869"/>
                        <wps:cNvSpPr>
                          <a:spLocks/>
                        </wps:cNvSpPr>
                        <wps:spPr bwMode="auto">
                          <a:xfrm>
                            <a:off x="7161" y="55"/>
                            <a:ext cx="2695" cy="2160"/>
                          </a:xfrm>
                          <a:custGeom>
                            <a:avLst/>
                            <a:gdLst>
                              <a:gd name="T0" fmla="+- 0 9855 7161"/>
                              <a:gd name="T1" fmla="*/ T0 w 2695"/>
                              <a:gd name="T2" fmla="+- 0 55 55"/>
                              <a:gd name="T3" fmla="*/ 55 h 2160"/>
                              <a:gd name="T4" fmla="+- 0 9406 7161"/>
                              <a:gd name="T5" fmla="*/ T4 w 2695"/>
                              <a:gd name="T6" fmla="+- 0 448 55"/>
                              <a:gd name="T7" fmla="*/ 448 h 2160"/>
                              <a:gd name="T8" fmla="+- 0 8957 7161"/>
                              <a:gd name="T9" fmla="*/ T8 w 2695"/>
                              <a:gd name="T10" fmla="+- 0 851 55"/>
                              <a:gd name="T11" fmla="*/ 851 h 2160"/>
                              <a:gd name="T12" fmla="+- 0 8283 7161"/>
                              <a:gd name="T13" fmla="*/ T12 w 2695"/>
                              <a:gd name="T14" fmla="+- 0 1409 55"/>
                              <a:gd name="T15" fmla="*/ 1409 h 2160"/>
                              <a:gd name="T16" fmla="+- 0 7911 7161"/>
                              <a:gd name="T17" fmla="*/ T16 w 2695"/>
                              <a:gd name="T18" fmla="+- 0 1692 55"/>
                              <a:gd name="T19" fmla="*/ 1692 h 2160"/>
                              <a:gd name="T20" fmla="+- 0 7161 7161"/>
                              <a:gd name="T21" fmla="*/ T20 w 2695"/>
                              <a:gd name="T22" fmla="+- 0 2214 55"/>
                              <a:gd name="T23" fmla="*/ 2214 h 2160"/>
                            </a:gdLst>
                            <a:ahLst/>
                            <a:cxnLst>
                              <a:cxn ang="0">
                                <a:pos x="T1" y="T3"/>
                              </a:cxn>
                              <a:cxn ang="0">
                                <a:pos x="T5" y="T7"/>
                              </a:cxn>
                              <a:cxn ang="0">
                                <a:pos x="T9" y="T11"/>
                              </a:cxn>
                              <a:cxn ang="0">
                                <a:pos x="T13" y="T15"/>
                              </a:cxn>
                              <a:cxn ang="0">
                                <a:pos x="T17" y="T19"/>
                              </a:cxn>
                              <a:cxn ang="0">
                                <a:pos x="T21" y="T23"/>
                              </a:cxn>
                            </a:cxnLst>
                            <a:rect l="0" t="0" r="r" b="b"/>
                            <a:pathLst>
                              <a:path w="2695" h="2160">
                                <a:moveTo>
                                  <a:pt x="2694" y="0"/>
                                </a:moveTo>
                                <a:lnTo>
                                  <a:pt x="2245" y="393"/>
                                </a:lnTo>
                                <a:lnTo>
                                  <a:pt x="1796" y="796"/>
                                </a:lnTo>
                                <a:lnTo>
                                  <a:pt x="1122" y="1354"/>
                                </a:lnTo>
                                <a:lnTo>
                                  <a:pt x="750" y="1637"/>
                                </a:lnTo>
                                <a:lnTo>
                                  <a:pt x="0" y="2159"/>
                                </a:lnTo>
                              </a:path>
                            </a:pathLst>
                          </a:custGeom>
                          <a:noFill/>
                          <a:ln w="13626">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8" name="AutoShape 868"/>
                        <wps:cNvSpPr>
                          <a:spLocks/>
                        </wps:cNvSpPr>
                        <wps:spPr bwMode="auto">
                          <a:xfrm>
                            <a:off x="9829" y="28"/>
                            <a:ext cx="52" cy="49"/>
                          </a:xfrm>
                          <a:custGeom>
                            <a:avLst/>
                            <a:gdLst>
                              <a:gd name="T0" fmla="+- 0 9880 9829"/>
                              <a:gd name="T1" fmla="*/ T0 w 52"/>
                              <a:gd name="T2" fmla="+- 0 47 28"/>
                              <a:gd name="T3" fmla="*/ 47 h 49"/>
                              <a:gd name="T4" fmla="+- 0 9829 9829"/>
                              <a:gd name="T5" fmla="*/ T4 w 52"/>
                              <a:gd name="T6" fmla="+- 0 47 28"/>
                              <a:gd name="T7" fmla="*/ 47 h 49"/>
                              <a:gd name="T8" fmla="+- 0 9845 9829"/>
                              <a:gd name="T9" fmla="*/ T8 w 52"/>
                              <a:gd name="T10" fmla="+- 0 58 28"/>
                              <a:gd name="T11" fmla="*/ 58 h 49"/>
                              <a:gd name="T12" fmla="+- 0 9839 9829"/>
                              <a:gd name="T13" fmla="*/ T12 w 52"/>
                              <a:gd name="T14" fmla="+- 0 77 28"/>
                              <a:gd name="T15" fmla="*/ 77 h 49"/>
                              <a:gd name="T16" fmla="+- 0 9855 9829"/>
                              <a:gd name="T17" fmla="*/ T16 w 52"/>
                              <a:gd name="T18" fmla="+- 0 66 28"/>
                              <a:gd name="T19" fmla="*/ 66 h 49"/>
                              <a:gd name="T20" fmla="+- 0 9867 9829"/>
                              <a:gd name="T21" fmla="*/ T20 w 52"/>
                              <a:gd name="T22" fmla="+- 0 66 28"/>
                              <a:gd name="T23" fmla="*/ 66 h 49"/>
                              <a:gd name="T24" fmla="+- 0 9865 9829"/>
                              <a:gd name="T25" fmla="*/ T24 w 52"/>
                              <a:gd name="T26" fmla="+- 0 58 28"/>
                              <a:gd name="T27" fmla="*/ 58 h 49"/>
                              <a:gd name="T28" fmla="+- 0 9880 9829"/>
                              <a:gd name="T29" fmla="*/ T28 w 52"/>
                              <a:gd name="T30" fmla="+- 0 47 28"/>
                              <a:gd name="T31" fmla="*/ 47 h 49"/>
                              <a:gd name="T32" fmla="+- 0 9867 9829"/>
                              <a:gd name="T33" fmla="*/ T32 w 52"/>
                              <a:gd name="T34" fmla="+- 0 66 28"/>
                              <a:gd name="T35" fmla="*/ 66 h 49"/>
                              <a:gd name="T36" fmla="+- 0 9855 9829"/>
                              <a:gd name="T37" fmla="*/ T36 w 52"/>
                              <a:gd name="T38" fmla="+- 0 66 28"/>
                              <a:gd name="T39" fmla="*/ 66 h 49"/>
                              <a:gd name="T40" fmla="+- 0 9871 9829"/>
                              <a:gd name="T41" fmla="*/ T40 w 52"/>
                              <a:gd name="T42" fmla="+- 0 77 28"/>
                              <a:gd name="T43" fmla="*/ 77 h 49"/>
                              <a:gd name="T44" fmla="+- 0 9867 9829"/>
                              <a:gd name="T45" fmla="*/ T44 w 52"/>
                              <a:gd name="T46" fmla="+- 0 66 28"/>
                              <a:gd name="T47" fmla="*/ 66 h 49"/>
                              <a:gd name="T48" fmla="+- 0 9855 9829"/>
                              <a:gd name="T49" fmla="*/ T48 w 52"/>
                              <a:gd name="T50" fmla="+- 0 28 28"/>
                              <a:gd name="T51" fmla="*/ 28 h 49"/>
                              <a:gd name="T52" fmla="+- 0 9849 9829"/>
                              <a:gd name="T53" fmla="*/ T52 w 52"/>
                              <a:gd name="T54" fmla="+- 0 47 28"/>
                              <a:gd name="T55" fmla="*/ 47 h 49"/>
                              <a:gd name="T56" fmla="+- 0 9861 9829"/>
                              <a:gd name="T57" fmla="*/ T56 w 52"/>
                              <a:gd name="T58" fmla="+- 0 47 28"/>
                              <a:gd name="T59" fmla="*/ 47 h 49"/>
                              <a:gd name="T60" fmla="+- 0 9855 9829"/>
                              <a:gd name="T61" fmla="*/ T60 w 52"/>
                              <a:gd name="T62" fmla="+- 0 28 28"/>
                              <a:gd name="T63" fmla="*/ 28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2" h="49">
                                <a:moveTo>
                                  <a:pt x="51" y="19"/>
                                </a:moveTo>
                                <a:lnTo>
                                  <a:pt x="0" y="19"/>
                                </a:lnTo>
                                <a:lnTo>
                                  <a:pt x="16" y="30"/>
                                </a:lnTo>
                                <a:lnTo>
                                  <a:pt x="10" y="49"/>
                                </a:lnTo>
                                <a:lnTo>
                                  <a:pt x="26" y="38"/>
                                </a:lnTo>
                                <a:lnTo>
                                  <a:pt x="38" y="38"/>
                                </a:lnTo>
                                <a:lnTo>
                                  <a:pt x="36" y="30"/>
                                </a:lnTo>
                                <a:lnTo>
                                  <a:pt x="51" y="19"/>
                                </a:lnTo>
                                <a:close/>
                                <a:moveTo>
                                  <a:pt x="38" y="38"/>
                                </a:moveTo>
                                <a:lnTo>
                                  <a:pt x="26" y="38"/>
                                </a:lnTo>
                                <a:lnTo>
                                  <a:pt x="42" y="49"/>
                                </a:lnTo>
                                <a:lnTo>
                                  <a:pt x="38" y="38"/>
                                </a:lnTo>
                                <a:close/>
                                <a:moveTo>
                                  <a:pt x="26" y="0"/>
                                </a:moveTo>
                                <a:lnTo>
                                  <a:pt x="20" y="19"/>
                                </a:lnTo>
                                <a:lnTo>
                                  <a:pt x="32" y="19"/>
                                </a:lnTo>
                                <a:lnTo>
                                  <a:pt x="26"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9" name="Freeform 867"/>
                        <wps:cNvSpPr>
                          <a:spLocks/>
                        </wps:cNvSpPr>
                        <wps:spPr bwMode="auto">
                          <a:xfrm>
                            <a:off x="9829" y="28"/>
                            <a:ext cx="52" cy="49"/>
                          </a:xfrm>
                          <a:custGeom>
                            <a:avLst/>
                            <a:gdLst>
                              <a:gd name="T0" fmla="+- 0 9855 9829"/>
                              <a:gd name="T1" fmla="*/ T0 w 52"/>
                              <a:gd name="T2" fmla="+- 0 28 28"/>
                              <a:gd name="T3" fmla="*/ 28 h 49"/>
                              <a:gd name="T4" fmla="+- 0 9849 9829"/>
                              <a:gd name="T5" fmla="*/ T4 w 52"/>
                              <a:gd name="T6" fmla="+- 0 47 28"/>
                              <a:gd name="T7" fmla="*/ 47 h 49"/>
                              <a:gd name="T8" fmla="+- 0 9829 9829"/>
                              <a:gd name="T9" fmla="*/ T8 w 52"/>
                              <a:gd name="T10" fmla="+- 0 47 28"/>
                              <a:gd name="T11" fmla="*/ 47 h 49"/>
                              <a:gd name="T12" fmla="+- 0 9845 9829"/>
                              <a:gd name="T13" fmla="*/ T12 w 52"/>
                              <a:gd name="T14" fmla="+- 0 58 28"/>
                              <a:gd name="T15" fmla="*/ 58 h 49"/>
                              <a:gd name="T16" fmla="+- 0 9839 9829"/>
                              <a:gd name="T17" fmla="*/ T16 w 52"/>
                              <a:gd name="T18" fmla="+- 0 77 28"/>
                              <a:gd name="T19" fmla="*/ 77 h 49"/>
                              <a:gd name="T20" fmla="+- 0 9855 9829"/>
                              <a:gd name="T21" fmla="*/ T20 w 52"/>
                              <a:gd name="T22" fmla="+- 0 66 28"/>
                              <a:gd name="T23" fmla="*/ 66 h 49"/>
                              <a:gd name="T24" fmla="+- 0 9871 9829"/>
                              <a:gd name="T25" fmla="*/ T24 w 52"/>
                              <a:gd name="T26" fmla="+- 0 77 28"/>
                              <a:gd name="T27" fmla="*/ 77 h 49"/>
                              <a:gd name="T28" fmla="+- 0 9865 9829"/>
                              <a:gd name="T29" fmla="*/ T28 w 52"/>
                              <a:gd name="T30" fmla="+- 0 58 28"/>
                              <a:gd name="T31" fmla="*/ 58 h 49"/>
                              <a:gd name="T32" fmla="+- 0 9880 9829"/>
                              <a:gd name="T33" fmla="*/ T32 w 52"/>
                              <a:gd name="T34" fmla="+- 0 47 28"/>
                              <a:gd name="T35" fmla="*/ 47 h 49"/>
                              <a:gd name="T36" fmla="+- 0 9861 9829"/>
                              <a:gd name="T37" fmla="*/ T36 w 52"/>
                              <a:gd name="T38" fmla="+- 0 47 28"/>
                              <a:gd name="T39" fmla="*/ 47 h 49"/>
                              <a:gd name="T40" fmla="+- 0 9855 9829"/>
                              <a:gd name="T41" fmla="*/ T40 w 52"/>
                              <a:gd name="T42" fmla="+- 0 28 28"/>
                              <a:gd name="T43" fmla="*/ 28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 h="49">
                                <a:moveTo>
                                  <a:pt x="26" y="0"/>
                                </a:moveTo>
                                <a:lnTo>
                                  <a:pt x="20" y="19"/>
                                </a:lnTo>
                                <a:lnTo>
                                  <a:pt x="0" y="19"/>
                                </a:lnTo>
                                <a:lnTo>
                                  <a:pt x="16" y="30"/>
                                </a:lnTo>
                                <a:lnTo>
                                  <a:pt x="10" y="49"/>
                                </a:lnTo>
                                <a:lnTo>
                                  <a:pt x="26" y="38"/>
                                </a:lnTo>
                                <a:lnTo>
                                  <a:pt x="42" y="49"/>
                                </a:lnTo>
                                <a:lnTo>
                                  <a:pt x="36" y="30"/>
                                </a:lnTo>
                                <a:lnTo>
                                  <a:pt x="51" y="19"/>
                                </a:lnTo>
                                <a:lnTo>
                                  <a:pt x="32" y="19"/>
                                </a:lnTo>
                                <a:lnTo>
                                  <a:pt x="26" y="0"/>
                                </a:lnTo>
                                <a:close/>
                              </a:path>
                            </a:pathLst>
                          </a:custGeom>
                          <a:noFill/>
                          <a:ln w="3407">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0" name="AutoShape 866"/>
                        <wps:cNvSpPr>
                          <a:spLocks/>
                        </wps:cNvSpPr>
                        <wps:spPr bwMode="auto">
                          <a:xfrm>
                            <a:off x="9380" y="421"/>
                            <a:ext cx="52" cy="49"/>
                          </a:xfrm>
                          <a:custGeom>
                            <a:avLst/>
                            <a:gdLst>
                              <a:gd name="T0" fmla="+- 0 9431 9380"/>
                              <a:gd name="T1" fmla="*/ T0 w 52"/>
                              <a:gd name="T2" fmla="+- 0 440 421"/>
                              <a:gd name="T3" fmla="*/ 440 h 49"/>
                              <a:gd name="T4" fmla="+- 0 9380 9380"/>
                              <a:gd name="T5" fmla="*/ T4 w 52"/>
                              <a:gd name="T6" fmla="+- 0 440 421"/>
                              <a:gd name="T7" fmla="*/ 440 h 49"/>
                              <a:gd name="T8" fmla="+- 0 9396 9380"/>
                              <a:gd name="T9" fmla="*/ T8 w 52"/>
                              <a:gd name="T10" fmla="+- 0 451 421"/>
                              <a:gd name="T11" fmla="*/ 451 h 49"/>
                              <a:gd name="T12" fmla="+- 0 9390 9380"/>
                              <a:gd name="T13" fmla="*/ T12 w 52"/>
                              <a:gd name="T14" fmla="+- 0 470 421"/>
                              <a:gd name="T15" fmla="*/ 470 h 49"/>
                              <a:gd name="T16" fmla="+- 0 9406 9380"/>
                              <a:gd name="T17" fmla="*/ T16 w 52"/>
                              <a:gd name="T18" fmla="+- 0 458 421"/>
                              <a:gd name="T19" fmla="*/ 458 h 49"/>
                              <a:gd name="T20" fmla="+- 0 9418 9380"/>
                              <a:gd name="T21" fmla="*/ T20 w 52"/>
                              <a:gd name="T22" fmla="+- 0 458 421"/>
                              <a:gd name="T23" fmla="*/ 458 h 49"/>
                              <a:gd name="T24" fmla="+- 0 9416 9380"/>
                              <a:gd name="T25" fmla="*/ T24 w 52"/>
                              <a:gd name="T26" fmla="+- 0 451 421"/>
                              <a:gd name="T27" fmla="*/ 451 h 49"/>
                              <a:gd name="T28" fmla="+- 0 9431 9380"/>
                              <a:gd name="T29" fmla="*/ T28 w 52"/>
                              <a:gd name="T30" fmla="+- 0 440 421"/>
                              <a:gd name="T31" fmla="*/ 440 h 49"/>
                              <a:gd name="T32" fmla="+- 0 9418 9380"/>
                              <a:gd name="T33" fmla="*/ T32 w 52"/>
                              <a:gd name="T34" fmla="+- 0 458 421"/>
                              <a:gd name="T35" fmla="*/ 458 h 49"/>
                              <a:gd name="T36" fmla="+- 0 9406 9380"/>
                              <a:gd name="T37" fmla="*/ T36 w 52"/>
                              <a:gd name="T38" fmla="+- 0 458 421"/>
                              <a:gd name="T39" fmla="*/ 458 h 49"/>
                              <a:gd name="T40" fmla="+- 0 9422 9380"/>
                              <a:gd name="T41" fmla="*/ T40 w 52"/>
                              <a:gd name="T42" fmla="+- 0 470 421"/>
                              <a:gd name="T43" fmla="*/ 470 h 49"/>
                              <a:gd name="T44" fmla="+- 0 9418 9380"/>
                              <a:gd name="T45" fmla="*/ T44 w 52"/>
                              <a:gd name="T46" fmla="+- 0 458 421"/>
                              <a:gd name="T47" fmla="*/ 458 h 49"/>
                              <a:gd name="T48" fmla="+- 0 9406 9380"/>
                              <a:gd name="T49" fmla="*/ T48 w 52"/>
                              <a:gd name="T50" fmla="+- 0 421 421"/>
                              <a:gd name="T51" fmla="*/ 421 h 49"/>
                              <a:gd name="T52" fmla="+- 0 9400 9380"/>
                              <a:gd name="T53" fmla="*/ T52 w 52"/>
                              <a:gd name="T54" fmla="+- 0 440 421"/>
                              <a:gd name="T55" fmla="*/ 440 h 49"/>
                              <a:gd name="T56" fmla="+- 0 9412 9380"/>
                              <a:gd name="T57" fmla="*/ T56 w 52"/>
                              <a:gd name="T58" fmla="+- 0 440 421"/>
                              <a:gd name="T59" fmla="*/ 440 h 49"/>
                              <a:gd name="T60" fmla="+- 0 9406 9380"/>
                              <a:gd name="T61" fmla="*/ T60 w 52"/>
                              <a:gd name="T62" fmla="+- 0 421 421"/>
                              <a:gd name="T63" fmla="*/ 421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2" h="49">
                                <a:moveTo>
                                  <a:pt x="51" y="19"/>
                                </a:moveTo>
                                <a:lnTo>
                                  <a:pt x="0" y="19"/>
                                </a:lnTo>
                                <a:lnTo>
                                  <a:pt x="16" y="30"/>
                                </a:lnTo>
                                <a:lnTo>
                                  <a:pt x="10" y="49"/>
                                </a:lnTo>
                                <a:lnTo>
                                  <a:pt x="26" y="37"/>
                                </a:lnTo>
                                <a:lnTo>
                                  <a:pt x="38" y="37"/>
                                </a:lnTo>
                                <a:lnTo>
                                  <a:pt x="36" y="30"/>
                                </a:lnTo>
                                <a:lnTo>
                                  <a:pt x="51" y="19"/>
                                </a:lnTo>
                                <a:close/>
                                <a:moveTo>
                                  <a:pt x="38" y="37"/>
                                </a:moveTo>
                                <a:lnTo>
                                  <a:pt x="26" y="37"/>
                                </a:lnTo>
                                <a:lnTo>
                                  <a:pt x="42" y="49"/>
                                </a:lnTo>
                                <a:lnTo>
                                  <a:pt x="38" y="37"/>
                                </a:lnTo>
                                <a:close/>
                                <a:moveTo>
                                  <a:pt x="26" y="0"/>
                                </a:moveTo>
                                <a:lnTo>
                                  <a:pt x="20" y="19"/>
                                </a:lnTo>
                                <a:lnTo>
                                  <a:pt x="32" y="19"/>
                                </a:lnTo>
                                <a:lnTo>
                                  <a:pt x="26"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1" name="Freeform 865"/>
                        <wps:cNvSpPr>
                          <a:spLocks/>
                        </wps:cNvSpPr>
                        <wps:spPr bwMode="auto">
                          <a:xfrm>
                            <a:off x="9380" y="421"/>
                            <a:ext cx="52" cy="49"/>
                          </a:xfrm>
                          <a:custGeom>
                            <a:avLst/>
                            <a:gdLst>
                              <a:gd name="T0" fmla="+- 0 9406 9380"/>
                              <a:gd name="T1" fmla="*/ T0 w 52"/>
                              <a:gd name="T2" fmla="+- 0 421 421"/>
                              <a:gd name="T3" fmla="*/ 421 h 49"/>
                              <a:gd name="T4" fmla="+- 0 9400 9380"/>
                              <a:gd name="T5" fmla="*/ T4 w 52"/>
                              <a:gd name="T6" fmla="+- 0 440 421"/>
                              <a:gd name="T7" fmla="*/ 440 h 49"/>
                              <a:gd name="T8" fmla="+- 0 9380 9380"/>
                              <a:gd name="T9" fmla="*/ T8 w 52"/>
                              <a:gd name="T10" fmla="+- 0 440 421"/>
                              <a:gd name="T11" fmla="*/ 440 h 49"/>
                              <a:gd name="T12" fmla="+- 0 9396 9380"/>
                              <a:gd name="T13" fmla="*/ T12 w 52"/>
                              <a:gd name="T14" fmla="+- 0 451 421"/>
                              <a:gd name="T15" fmla="*/ 451 h 49"/>
                              <a:gd name="T16" fmla="+- 0 9390 9380"/>
                              <a:gd name="T17" fmla="*/ T16 w 52"/>
                              <a:gd name="T18" fmla="+- 0 470 421"/>
                              <a:gd name="T19" fmla="*/ 470 h 49"/>
                              <a:gd name="T20" fmla="+- 0 9406 9380"/>
                              <a:gd name="T21" fmla="*/ T20 w 52"/>
                              <a:gd name="T22" fmla="+- 0 458 421"/>
                              <a:gd name="T23" fmla="*/ 458 h 49"/>
                              <a:gd name="T24" fmla="+- 0 9422 9380"/>
                              <a:gd name="T25" fmla="*/ T24 w 52"/>
                              <a:gd name="T26" fmla="+- 0 470 421"/>
                              <a:gd name="T27" fmla="*/ 470 h 49"/>
                              <a:gd name="T28" fmla="+- 0 9416 9380"/>
                              <a:gd name="T29" fmla="*/ T28 w 52"/>
                              <a:gd name="T30" fmla="+- 0 451 421"/>
                              <a:gd name="T31" fmla="*/ 451 h 49"/>
                              <a:gd name="T32" fmla="+- 0 9431 9380"/>
                              <a:gd name="T33" fmla="*/ T32 w 52"/>
                              <a:gd name="T34" fmla="+- 0 440 421"/>
                              <a:gd name="T35" fmla="*/ 440 h 49"/>
                              <a:gd name="T36" fmla="+- 0 9412 9380"/>
                              <a:gd name="T37" fmla="*/ T36 w 52"/>
                              <a:gd name="T38" fmla="+- 0 440 421"/>
                              <a:gd name="T39" fmla="*/ 440 h 49"/>
                              <a:gd name="T40" fmla="+- 0 9406 9380"/>
                              <a:gd name="T41" fmla="*/ T40 w 52"/>
                              <a:gd name="T42" fmla="+- 0 421 421"/>
                              <a:gd name="T43" fmla="*/ 421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 h="49">
                                <a:moveTo>
                                  <a:pt x="26" y="0"/>
                                </a:moveTo>
                                <a:lnTo>
                                  <a:pt x="20" y="19"/>
                                </a:lnTo>
                                <a:lnTo>
                                  <a:pt x="0" y="19"/>
                                </a:lnTo>
                                <a:lnTo>
                                  <a:pt x="16" y="30"/>
                                </a:lnTo>
                                <a:lnTo>
                                  <a:pt x="10" y="49"/>
                                </a:lnTo>
                                <a:lnTo>
                                  <a:pt x="26" y="37"/>
                                </a:lnTo>
                                <a:lnTo>
                                  <a:pt x="42" y="49"/>
                                </a:lnTo>
                                <a:lnTo>
                                  <a:pt x="36" y="30"/>
                                </a:lnTo>
                                <a:lnTo>
                                  <a:pt x="51" y="19"/>
                                </a:lnTo>
                                <a:lnTo>
                                  <a:pt x="32" y="19"/>
                                </a:lnTo>
                                <a:lnTo>
                                  <a:pt x="26" y="0"/>
                                </a:lnTo>
                                <a:close/>
                              </a:path>
                            </a:pathLst>
                          </a:custGeom>
                          <a:noFill/>
                          <a:ln w="3407">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2" name="AutoShape 864"/>
                        <wps:cNvSpPr>
                          <a:spLocks/>
                        </wps:cNvSpPr>
                        <wps:spPr bwMode="auto">
                          <a:xfrm>
                            <a:off x="8931" y="824"/>
                            <a:ext cx="52" cy="49"/>
                          </a:xfrm>
                          <a:custGeom>
                            <a:avLst/>
                            <a:gdLst>
                              <a:gd name="T0" fmla="+- 0 8982 8931"/>
                              <a:gd name="T1" fmla="*/ T0 w 52"/>
                              <a:gd name="T2" fmla="+- 0 843 824"/>
                              <a:gd name="T3" fmla="*/ 843 h 49"/>
                              <a:gd name="T4" fmla="+- 0 8931 8931"/>
                              <a:gd name="T5" fmla="*/ T4 w 52"/>
                              <a:gd name="T6" fmla="+- 0 843 824"/>
                              <a:gd name="T7" fmla="*/ 843 h 49"/>
                              <a:gd name="T8" fmla="+- 0 8947 8931"/>
                              <a:gd name="T9" fmla="*/ T8 w 52"/>
                              <a:gd name="T10" fmla="+- 0 854 824"/>
                              <a:gd name="T11" fmla="*/ 854 h 49"/>
                              <a:gd name="T12" fmla="+- 0 8941 8931"/>
                              <a:gd name="T13" fmla="*/ T12 w 52"/>
                              <a:gd name="T14" fmla="+- 0 873 824"/>
                              <a:gd name="T15" fmla="*/ 873 h 49"/>
                              <a:gd name="T16" fmla="+- 0 8957 8931"/>
                              <a:gd name="T17" fmla="*/ T16 w 52"/>
                              <a:gd name="T18" fmla="+- 0 861 824"/>
                              <a:gd name="T19" fmla="*/ 861 h 49"/>
                              <a:gd name="T20" fmla="+- 0 8969 8931"/>
                              <a:gd name="T21" fmla="*/ T20 w 52"/>
                              <a:gd name="T22" fmla="+- 0 861 824"/>
                              <a:gd name="T23" fmla="*/ 861 h 49"/>
                              <a:gd name="T24" fmla="+- 0 8967 8931"/>
                              <a:gd name="T25" fmla="*/ T24 w 52"/>
                              <a:gd name="T26" fmla="+- 0 854 824"/>
                              <a:gd name="T27" fmla="*/ 854 h 49"/>
                              <a:gd name="T28" fmla="+- 0 8982 8931"/>
                              <a:gd name="T29" fmla="*/ T28 w 52"/>
                              <a:gd name="T30" fmla="+- 0 843 824"/>
                              <a:gd name="T31" fmla="*/ 843 h 49"/>
                              <a:gd name="T32" fmla="+- 0 8969 8931"/>
                              <a:gd name="T33" fmla="*/ T32 w 52"/>
                              <a:gd name="T34" fmla="+- 0 861 824"/>
                              <a:gd name="T35" fmla="*/ 861 h 49"/>
                              <a:gd name="T36" fmla="+- 0 8957 8931"/>
                              <a:gd name="T37" fmla="*/ T36 w 52"/>
                              <a:gd name="T38" fmla="+- 0 861 824"/>
                              <a:gd name="T39" fmla="*/ 861 h 49"/>
                              <a:gd name="T40" fmla="+- 0 8973 8931"/>
                              <a:gd name="T41" fmla="*/ T40 w 52"/>
                              <a:gd name="T42" fmla="+- 0 873 824"/>
                              <a:gd name="T43" fmla="*/ 873 h 49"/>
                              <a:gd name="T44" fmla="+- 0 8969 8931"/>
                              <a:gd name="T45" fmla="*/ T44 w 52"/>
                              <a:gd name="T46" fmla="+- 0 861 824"/>
                              <a:gd name="T47" fmla="*/ 861 h 49"/>
                              <a:gd name="T48" fmla="+- 0 8957 8931"/>
                              <a:gd name="T49" fmla="*/ T48 w 52"/>
                              <a:gd name="T50" fmla="+- 0 824 824"/>
                              <a:gd name="T51" fmla="*/ 824 h 49"/>
                              <a:gd name="T52" fmla="+- 0 8951 8931"/>
                              <a:gd name="T53" fmla="*/ T52 w 52"/>
                              <a:gd name="T54" fmla="+- 0 843 824"/>
                              <a:gd name="T55" fmla="*/ 843 h 49"/>
                              <a:gd name="T56" fmla="+- 0 8963 8931"/>
                              <a:gd name="T57" fmla="*/ T56 w 52"/>
                              <a:gd name="T58" fmla="+- 0 843 824"/>
                              <a:gd name="T59" fmla="*/ 843 h 49"/>
                              <a:gd name="T60" fmla="+- 0 8957 8931"/>
                              <a:gd name="T61" fmla="*/ T60 w 52"/>
                              <a:gd name="T62" fmla="+- 0 824 824"/>
                              <a:gd name="T63" fmla="*/ 824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2" h="49">
                                <a:moveTo>
                                  <a:pt x="51" y="19"/>
                                </a:moveTo>
                                <a:lnTo>
                                  <a:pt x="0" y="19"/>
                                </a:lnTo>
                                <a:lnTo>
                                  <a:pt x="16" y="30"/>
                                </a:lnTo>
                                <a:lnTo>
                                  <a:pt x="10" y="49"/>
                                </a:lnTo>
                                <a:lnTo>
                                  <a:pt x="26" y="37"/>
                                </a:lnTo>
                                <a:lnTo>
                                  <a:pt x="38" y="37"/>
                                </a:lnTo>
                                <a:lnTo>
                                  <a:pt x="36" y="30"/>
                                </a:lnTo>
                                <a:lnTo>
                                  <a:pt x="51" y="19"/>
                                </a:lnTo>
                                <a:close/>
                                <a:moveTo>
                                  <a:pt x="38" y="37"/>
                                </a:moveTo>
                                <a:lnTo>
                                  <a:pt x="26" y="37"/>
                                </a:lnTo>
                                <a:lnTo>
                                  <a:pt x="42" y="49"/>
                                </a:lnTo>
                                <a:lnTo>
                                  <a:pt x="38" y="37"/>
                                </a:lnTo>
                                <a:close/>
                                <a:moveTo>
                                  <a:pt x="26" y="0"/>
                                </a:moveTo>
                                <a:lnTo>
                                  <a:pt x="20" y="19"/>
                                </a:lnTo>
                                <a:lnTo>
                                  <a:pt x="32" y="19"/>
                                </a:lnTo>
                                <a:lnTo>
                                  <a:pt x="26"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3" name="Freeform 863"/>
                        <wps:cNvSpPr>
                          <a:spLocks/>
                        </wps:cNvSpPr>
                        <wps:spPr bwMode="auto">
                          <a:xfrm>
                            <a:off x="8931" y="824"/>
                            <a:ext cx="52" cy="49"/>
                          </a:xfrm>
                          <a:custGeom>
                            <a:avLst/>
                            <a:gdLst>
                              <a:gd name="T0" fmla="+- 0 8957 8931"/>
                              <a:gd name="T1" fmla="*/ T0 w 52"/>
                              <a:gd name="T2" fmla="+- 0 824 824"/>
                              <a:gd name="T3" fmla="*/ 824 h 49"/>
                              <a:gd name="T4" fmla="+- 0 8951 8931"/>
                              <a:gd name="T5" fmla="*/ T4 w 52"/>
                              <a:gd name="T6" fmla="+- 0 843 824"/>
                              <a:gd name="T7" fmla="*/ 843 h 49"/>
                              <a:gd name="T8" fmla="+- 0 8931 8931"/>
                              <a:gd name="T9" fmla="*/ T8 w 52"/>
                              <a:gd name="T10" fmla="+- 0 843 824"/>
                              <a:gd name="T11" fmla="*/ 843 h 49"/>
                              <a:gd name="T12" fmla="+- 0 8947 8931"/>
                              <a:gd name="T13" fmla="*/ T12 w 52"/>
                              <a:gd name="T14" fmla="+- 0 854 824"/>
                              <a:gd name="T15" fmla="*/ 854 h 49"/>
                              <a:gd name="T16" fmla="+- 0 8941 8931"/>
                              <a:gd name="T17" fmla="*/ T16 w 52"/>
                              <a:gd name="T18" fmla="+- 0 873 824"/>
                              <a:gd name="T19" fmla="*/ 873 h 49"/>
                              <a:gd name="T20" fmla="+- 0 8957 8931"/>
                              <a:gd name="T21" fmla="*/ T20 w 52"/>
                              <a:gd name="T22" fmla="+- 0 861 824"/>
                              <a:gd name="T23" fmla="*/ 861 h 49"/>
                              <a:gd name="T24" fmla="+- 0 8973 8931"/>
                              <a:gd name="T25" fmla="*/ T24 w 52"/>
                              <a:gd name="T26" fmla="+- 0 873 824"/>
                              <a:gd name="T27" fmla="*/ 873 h 49"/>
                              <a:gd name="T28" fmla="+- 0 8967 8931"/>
                              <a:gd name="T29" fmla="*/ T28 w 52"/>
                              <a:gd name="T30" fmla="+- 0 854 824"/>
                              <a:gd name="T31" fmla="*/ 854 h 49"/>
                              <a:gd name="T32" fmla="+- 0 8982 8931"/>
                              <a:gd name="T33" fmla="*/ T32 w 52"/>
                              <a:gd name="T34" fmla="+- 0 843 824"/>
                              <a:gd name="T35" fmla="*/ 843 h 49"/>
                              <a:gd name="T36" fmla="+- 0 8963 8931"/>
                              <a:gd name="T37" fmla="*/ T36 w 52"/>
                              <a:gd name="T38" fmla="+- 0 843 824"/>
                              <a:gd name="T39" fmla="*/ 843 h 49"/>
                              <a:gd name="T40" fmla="+- 0 8957 8931"/>
                              <a:gd name="T41" fmla="*/ T40 w 52"/>
                              <a:gd name="T42" fmla="+- 0 824 824"/>
                              <a:gd name="T43" fmla="*/ 824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 h="49">
                                <a:moveTo>
                                  <a:pt x="26" y="0"/>
                                </a:moveTo>
                                <a:lnTo>
                                  <a:pt x="20" y="19"/>
                                </a:lnTo>
                                <a:lnTo>
                                  <a:pt x="0" y="19"/>
                                </a:lnTo>
                                <a:lnTo>
                                  <a:pt x="16" y="30"/>
                                </a:lnTo>
                                <a:lnTo>
                                  <a:pt x="10" y="49"/>
                                </a:lnTo>
                                <a:lnTo>
                                  <a:pt x="26" y="37"/>
                                </a:lnTo>
                                <a:lnTo>
                                  <a:pt x="42" y="49"/>
                                </a:lnTo>
                                <a:lnTo>
                                  <a:pt x="36" y="30"/>
                                </a:lnTo>
                                <a:lnTo>
                                  <a:pt x="51" y="19"/>
                                </a:lnTo>
                                <a:lnTo>
                                  <a:pt x="32" y="19"/>
                                </a:lnTo>
                                <a:lnTo>
                                  <a:pt x="26" y="0"/>
                                </a:lnTo>
                                <a:close/>
                              </a:path>
                            </a:pathLst>
                          </a:custGeom>
                          <a:noFill/>
                          <a:ln w="3407">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4" name="AutoShape 862"/>
                        <wps:cNvSpPr>
                          <a:spLocks/>
                        </wps:cNvSpPr>
                        <wps:spPr bwMode="auto">
                          <a:xfrm>
                            <a:off x="8258" y="1382"/>
                            <a:ext cx="52" cy="49"/>
                          </a:xfrm>
                          <a:custGeom>
                            <a:avLst/>
                            <a:gdLst>
                              <a:gd name="T0" fmla="+- 0 8309 8258"/>
                              <a:gd name="T1" fmla="*/ T0 w 52"/>
                              <a:gd name="T2" fmla="+- 0 1400 1382"/>
                              <a:gd name="T3" fmla="*/ 1400 h 49"/>
                              <a:gd name="T4" fmla="+- 0 8258 8258"/>
                              <a:gd name="T5" fmla="*/ T4 w 52"/>
                              <a:gd name="T6" fmla="+- 0 1400 1382"/>
                              <a:gd name="T7" fmla="*/ 1400 h 49"/>
                              <a:gd name="T8" fmla="+- 0 8274 8258"/>
                              <a:gd name="T9" fmla="*/ T8 w 52"/>
                              <a:gd name="T10" fmla="+- 0 1412 1382"/>
                              <a:gd name="T11" fmla="*/ 1412 h 49"/>
                              <a:gd name="T12" fmla="+- 0 8268 8258"/>
                              <a:gd name="T13" fmla="*/ T12 w 52"/>
                              <a:gd name="T14" fmla="+- 0 1430 1382"/>
                              <a:gd name="T15" fmla="*/ 1430 h 49"/>
                              <a:gd name="T16" fmla="+- 0 8283 8258"/>
                              <a:gd name="T17" fmla="*/ T16 w 52"/>
                              <a:gd name="T18" fmla="+- 0 1419 1382"/>
                              <a:gd name="T19" fmla="*/ 1419 h 49"/>
                              <a:gd name="T20" fmla="+- 0 8295 8258"/>
                              <a:gd name="T21" fmla="*/ T20 w 52"/>
                              <a:gd name="T22" fmla="+- 0 1419 1382"/>
                              <a:gd name="T23" fmla="*/ 1419 h 49"/>
                              <a:gd name="T24" fmla="+- 0 8293 8258"/>
                              <a:gd name="T25" fmla="*/ T24 w 52"/>
                              <a:gd name="T26" fmla="+- 0 1412 1382"/>
                              <a:gd name="T27" fmla="*/ 1412 h 49"/>
                              <a:gd name="T28" fmla="+- 0 8309 8258"/>
                              <a:gd name="T29" fmla="*/ T28 w 52"/>
                              <a:gd name="T30" fmla="+- 0 1400 1382"/>
                              <a:gd name="T31" fmla="*/ 1400 h 49"/>
                              <a:gd name="T32" fmla="+- 0 8295 8258"/>
                              <a:gd name="T33" fmla="*/ T32 w 52"/>
                              <a:gd name="T34" fmla="+- 0 1419 1382"/>
                              <a:gd name="T35" fmla="*/ 1419 h 49"/>
                              <a:gd name="T36" fmla="+- 0 8283 8258"/>
                              <a:gd name="T37" fmla="*/ T36 w 52"/>
                              <a:gd name="T38" fmla="+- 0 1419 1382"/>
                              <a:gd name="T39" fmla="*/ 1419 h 49"/>
                              <a:gd name="T40" fmla="+- 0 8299 8258"/>
                              <a:gd name="T41" fmla="*/ T40 w 52"/>
                              <a:gd name="T42" fmla="+- 0 1430 1382"/>
                              <a:gd name="T43" fmla="*/ 1430 h 49"/>
                              <a:gd name="T44" fmla="+- 0 8295 8258"/>
                              <a:gd name="T45" fmla="*/ T44 w 52"/>
                              <a:gd name="T46" fmla="+- 0 1419 1382"/>
                              <a:gd name="T47" fmla="*/ 1419 h 49"/>
                              <a:gd name="T48" fmla="+- 0 8283 8258"/>
                              <a:gd name="T49" fmla="*/ T48 w 52"/>
                              <a:gd name="T50" fmla="+- 0 1382 1382"/>
                              <a:gd name="T51" fmla="*/ 1382 h 49"/>
                              <a:gd name="T52" fmla="+- 0 8277 8258"/>
                              <a:gd name="T53" fmla="*/ T52 w 52"/>
                              <a:gd name="T54" fmla="+- 0 1400 1382"/>
                              <a:gd name="T55" fmla="*/ 1400 h 49"/>
                              <a:gd name="T56" fmla="+- 0 8289 8258"/>
                              <a:gd name="T57" fmla="*/ T56 w 52"/>
                              <a:gd name="T58" fmla="+- 0 1400 1382"/>
                              <a:gd name="T59" fmla="*/ 1400 h 49"/>
                              <a:gd name="T60" fmla="+- 0 8283 8258"/>
                              <a:gd name="T61" fmla="*/ T60 w 52"/>
                              <a:gd name="T62" fmla="+- 0 1382 1382"/>
                              <a:gd name="T63" fmla="*/ 1382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2" h="49">
                                <a:moveTo>
                                  <a:pt x="51" y="18"/>
                                </a:moveTo>
                                <a:lnTo>
                                  <a:pt x="0" y="18"/>
                                </a:lnTo>
                                <a:lnTo>
                                  <a:pt x="16" y="30"/>
                                </a:lnTo>
                                <a:lnTo>
                                  <a:pt x="10" y="48"/>
                                </a:lnTo>
                                <a:lnTo>
                                  <a:pt x="25" y="37"/>
                                </a:lnTo>
                                <a:lnTo>
                                  <a:pt x="37" y="37"/>
                                </a:lnTo>
                                <a:lnTo>
                                  <a:pt x="35" y="30"/>
                                </a:lnTo>
                                <a:lnTo>
                                  <a:pt x="51" y="18"/>
                                </a:lnTo>
                                <a:close/>
                                <a:moveTo>
                                  <a:pt x="37" y="37"/>
                                </a:moveTo>
                                <a:lnTo>
                                  <a:pt x="25" y="37"/>
                                </a:lnTo>
                                <a:lnTo>
                                  <a:pt x="41" y="48"/>
                                </a:lnTo>
                                <a:lnTo>
                                  <a:pt x="37" y="37"/>
                                </a:lnTo>
                                <a:close/>
                                <a:moveTo>
                                  <a:pt x="25" y="0"/>
                                </a:moveTo>
                                <a:lnTo>
                                  <a:pt x="19" y="18"/>
                                </a:lnTo>
                                <a:lnTo>
                                  <a:pt x="31" y="18"/>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5" name="Freeform 861"/>
                        <wps:cNvSpPr>
                          <a:spLocks/>
                        </wps:cNvSpPr>
                        <wps:spPr bwMode="auto">
                          <a:xfrm>
                            <a:off x="8258" y="1382"/>
                            <a:ext cx="52" cy="49"/>
                          </a:xfrm>
                          <a:custGeom>
                            <a:avLst/>
                            <a:gdLst>
                              <a:gd name="T0" fmla="+- 0 8283 8258"/>
                              <a:gd name="T1" fmla="*/ T0 w 52"/>
                              <a:gd name="T2" fmla="+- 0 1382 1382"/>
                              <a:gd name="T3" fmla="*/ 1382 h 49"/>
                              <a:gd name="T4" fmla="+- 0 8277 8258"/>
                              <a:gd name="T5" fmla="*/ T4 w 52"/>
                              <a:gd name="T6" fmla="+- 0 1400 1382"/>
                              <a:gd name="T7" fmla="*/ 1400 h 49"/>
                              <a:gd name="T8" fmla="+- 0 8258 8258"/>
                              <a:gd name="T9" fmla="*/ T8 w 52"/>
                              <a:gd name="T10" fmla="+- 0 1400 1382"/>
                              <a:gd name="T11" fmla="*/ 1400 h 49"/>
                              <a:gd name="T12" fmla="+- 0 8274 8258"/>
                              <a:gd name="T13" fmla="*/ T12 w 52"/>
                              <a:gd name="T14" fmla="+- 0 1412 1382"/>
                              <a:gd name="T15" fmla="*/ 1412 h 49"/>
                              <a:gd name="T16" fmla="+- 0 8268 8258"/>
                              <a:gd name="T17" fmla="*/ T16 w 52"/>
                              <a:gd name="T18" fmla="+- 0 1430 1382"/>
                              <a:gd name="T19" fmla="*/ 1430 h 49"/>
                              <a:gd name="T20" fmla="+- 0 8283 8258"/>
                              <a:gd name="T21" fmla="*/ T20 w 52"/>
                              <a:gd name="T22" fmla="+- 0 1419 1382"/>
                              <a:gd name="T23" fmla="*/ 1419 h 49"/>
                              <a:gd name="T24" fmla="+- 0 8299 8258"/>
                              <a:gd name="T25" fmla="*/ T24 w 52"/>
                              <a:gd name="T26" fmla="+- 0 1430 1382"/>
                              <a:gd name="T27" fmla="*/ 1430 h 49"/>
                              <a:gd name="T28" fmla="+- 0 8293 8258"/>
                              <a:gd name="T29" fmla="*/ T28 w 52"/>
                              <a:gd name="T30" fmla="+- 0 1412 1382"/>
                              <a:gd name="T31" fmla="*/ 1412 h 49"/>
                              <a:gd name="T32" fmla="+- 0 8309 8258"/>
                              <a:gd name="T33" fmla="*/ T32 w 52"/>
                              <a:gd name="T34" fmla="+- 0 1400 1382"/>
                              <a:gd name="T35" fmla="*/ 1400 h 49"/>
                              <a:gd name="T36" fmla="+- 0 8289 8258"/>
                              <a:gd name="T37" fmla="*/ T36 w 52"/>
                              <a:gd name="T38" fmla="+- 0 1400 1382"/>
                              <a:gd name="T39" fmla="*/ 1400 h 49"/>
                              <a:gd name="T40" fmla="+- 0 8283 8258"/>
                              <a:gd name="T41" fmla="*/ T40 w 52"/>
                              <a:gd name="T42" fmla="+- 0 1382 1382"/>
                              <a:gd name="T43" fmla="*/ 1382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 h="49">
                                <a:moveTo>
                                  <a:pt x="25" y="0"/>
                                </a:moveTo>
                                <a:lnTo>
                                  <a:pt x="19" y="18"/>
                                </a:lnTo>
                                <a:lnTo>
                                  <a:pt x="0" y="18"/>
                                </a:lnTo>
                                <a:lnTo>
                                  <a:pt x="16" y="30"/>
                                </a:lnTo>
                                <a:lnTo>
                                  <a:pt x="10" y="48"/>
                                </a:lnTo>
                                <a:lnTo>
                                  <a:pt x="25" y="37"/>
                                </a:lnTo>
                                <a:lnTo>
                                  <a:pt x="41" y="48"/>
                                </a:lnTo>
                                <a:lnTo>
                                  <a:pt x="35" y="30"/>
                                </a:lnTo>
                                <a:lnTo>
                                  <a:pt x="51" y="18"/>
                                </a:lnTo>
                                <a:lnTo>
                                  <a:pt x="31" y="18"/>
                                </a:lnTo>
                                <a:lnTo>
                                  <a:pt x="25" y="0"/>
                                </a:lnTo>
                                <a:close/>
                              </a:path>
                            </a:pathLst>
                          </a:custGeom>
                          <a:noFill/>
                          <a:ln w="3407">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 name="AutoShape 860"/>
                        <wps:cNvSpPr>
                          <a:spLocks/>
                        </wps:cNvSpPr>
                        <wps:spPr bwMode="auto">
                          <a:xfrm>
                            <a:off x="7885" y="1666"/>
                            <a:ext cx="52" cy="49"/>
                          </a:xfrm>
                          <a:custGeom>
                            <a:avLst/>
                            <a:gdLst>
                              <a:gd name="T0" fmla="+- 0 7936 7885"/>
                              <a:gd name="T1" fmla="*/ T0 w 52"/>
                              <a:gd name="T2" fmla="+- 0 1684 1666"/>
                              <a:gd name="T3" fmla="*/ 1684 h 49"/>
                              <a:gd name="T4" fmla="+- 0 7885 7885"/>
                              <a:gd name="T5" fmla="*/ T4 w 52"/>
                              <a:gd name="T6" fmla="+- 0 1684 1666"/>
                              <a:gd name="T7" fmla="*/ 1684 h 49"/>
                              <a:gd name="T8" fmla="+- 0 7901 7885"/>
                              <a:gd name="T9" fmla="*/ T8 w 52"/>
                              <a:gd name="T10" fmla="+- 0 1696 1666"/>
                              <a:gd name="T11" fmla="*/ 1696 h 49"/>
                              <a:gd name="T12" fmla="+- 0 7895 7885"/>
                              <a:gd name="T13" fmla="*/ T12 w 52"/>
                              <a:gd name="T14" fmla="+- 0 1714 1666"/>
                              <a:gd name="T15" fmla="*/ 1714 h 49"/>
                              <a:gd name="T16" fmla="+- 0 7911 7885"/>
                              <a:gd name="T17" fmla="*/ T16 w 52"/>
                              <a:gd name="T18" fmla="+- 0 1703 1666"/>
                              <a:gd name="T19" fmla="*/ 1703 h 49"/>
                              <a:gd name="T20" fmla="+- 0 7923 7885"/>
                              <a:gd name="T21" fmla="*/ T20 w 52"/>
                              <a:gd name="T22" fmla="+- 0 1703 1666"/>
                              <a:gd name="T23" fmla="*/ 1703 h 49"/>
                              <a:gd name="T24" fmla="+- 0 7920 7885"/>
                              <a:gd name="T25" fmla="*/ T24 w 52"/>
                              <a:gd name="T26" fmla="+- 0 1696 1666"/>
                              <a:gd name="T27" fmla="*/ 1696 h 49"/>
                              <a:gd name="T28" fmla="+- 0 7936 7885"/>
                              <a:gd name="T29" fmla="*/ T28 w 52"/>
                              <a:gd name="T30" fmla="+- 0 1684 1666"/>
                              <a:gd name="T31" fmla="*/ 1684 h 49"/>
                              <a:gd name="T32" fmla="+- 0 7923 7885"/>
                              <a:gd name="T33" fmla="*/ T32 w 52"/>
                              <a:gd name="T34" fmla="+- 0 1703 1666"/>
                              <a:gd name="T35" fmla="*/ 1703 h 49"/>
                              <a:gd name="T36" fmla="+- 0 7911 7885"/>
                              <a:gd name="T37" fmla="*/ T36 w 52"/>
                              <a:gd name="T38" fmla="+- 0 1703 1666"/>
                              <a:gd name="T39" fmla="*/ 1703 h 49"/>
                              <a:gd name="T40" fmla="+- 0 7926 7885"/>
                              <a:gd name="T41" fmla="*/ T40 w 52"/>
                              <a:gd name="T42" fmla="+- 0 1714 1666"/>
                              <a:gd name="T43" fmla="*/ 1714 h 49"/>
                              <a:gd name="T44" fmla="+- 0 7923 7885"/>
                              <a:gd name="T45" fmla="*/ T44 w 52"/>
                              <a:gd name="T46" fmla="+- 0 1703 1666"/>
                              <a:gd name="T47" fmla="*/ 1703 h 49"/>
                              <a:gd name="T48" fmla="+- 0 7911 7885"/>
                              <a:gd name="T49" fmla="*/ T48 w 52"/>
                              <a:gd name="T50" fmla="+- 0 1666 1666"/>
                              <a:gd name="T51" fmla="*/ 1666 h 49"/>
                              <a:gd name="T52" fmla="+- 0 7905 7885"/>
                              <a:gd name="T53" fmla="*/ T52 w 52"/>
                              <a:gd name="T54" fmla="+- 0 1684 1666"/>
                              <a:gd name="T55" fmla="*/ 1684 h 49"/>
                              <a:gd name="T56" fmla="+- 0 7917 7885"/>
                              <a:gd name="T57" fmla="*/ T56 w 52"/>
                              <a:gd name="T58" fmla="+- 0 1684 1666"/>
                              <a:gd name="T59" fmla="*/ 1684 h 49"/>
                              <a:gd name="T60" fmla="+- 0 7911 7885"/>
                              <a:gd name="T61" fmla="*/ T60 w 52"/>
                              <a:gd name="T62" fmla="+- 0 1666 1666"/>
                              <a:gd name="T63" fmla="*/ 1666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2" h="49">
                                <a:moveTo>
                                  <a:pt x="51" y="18"/>
                                </a:moveTo>
                                <a:lnTo>
                                  <a:pt x="0" y="18"/>
                                </a:lnTo>
                                <a:lnTo>
                                  <a:pt x="16" y="30"/>
                                </a:lnTo>
                                <a:lnTo>
                                  <a:pt x="10" y="48"/>
                                </a:lnTo>
                                <a:lnTo>
                                  <a:pt x="26" y="37"/>
                                </a:lnTo>
                                <a:lnTo>
                                  <a:pt x="38" y="37"/>
                                </a:lnTo>
                                <a:lnTo>
                                  <a:pt x="35" y="30"/>
                                </a:lnTo>
                                <a:lnTo>
                                  <a:pt x="51" y="18"/>
                                </a:lnTo>
                                <a:close/>
                                <a:moveTo>
                                  <a:pt x="38" y="37"/>
                                </a:moveTo>
                                <a:lnTo>
                                  <a:pt x="26" y="37"/>
                                </a:lnTo>
                                <a:lnTo>
                                  <a:pt x="41" y="48"/>
                                </a:lnTo>
                                <a:lnTo>
                                  <a:pt x="38" y="37"/>
                                </a:lnTo>
                                <a:close/>
                                <a:moveTo>
                                  <a:pt x="26" y="0"/>
                                </a:moveTo>
                                <a:lnTo>
                                  <a:pt x="20" y="18"/>
                                </a:lnTo>
                                <a:lnTo>
                                  <a:pt x="32" y="18"/>
                                </a:lnTo>
                                <a:lnTo>
                                  <a:pt x="26"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7" name="Freeform 859"/>
                        <wps:cNvSpPr>
                          <a:spLocks/>
                        </wps:cNvSpPr>
                        <wps:spPr bwMode="auto">
                          <a:xfrm>
                            <a:off x="7885" y="1666"/>
                            <a:ext cx="52" cy="49"/>
                          </a:xfrm>
                          <a:custGeom>
                            <a:avLst/>
                            <a:gdLst>
                              <a:gd name="T0" fmla="+- 0 7911 7885"/>
                              <a:gd name="T1" fmla="*/ T0 w 52"/>
                              <a:gd name="T2" fmla="+- 0 1666 1666"/>
                              <a:gd name="T3" fmla="*/ 1666 h 49"/>
                              <a:gd name="T4" fmla="+- 0 7905 7885"/>
                              <a:gd name="T5" fmla="*/ T4 w 52"/>
                              <a:gd name="T6" fmla="+- 0 1684 1666"/>
                              <a:gd name="T7" fmla="*/ 1684 h 49"/>
                              <a:gd name="T8" fmla="+- 0 7885 7885"/>
                              <a:gd name="T9" fmla="*/ T8 w 52"/>
                              <a:gd name="T10" fmla="+- 0 1684 1666"/>
                              <a:gd name="T11" fmla="*/ 1684 h 49"/>
                              <a:gd name="T12" fmla="+- 0 7901 7885"/>
                              <a:gd name="T13" fmla="*/ T12 w 52"/>
                              <a:gd name="T14" fmla="+- 0 1696 1666"/>
                              <a:gd name="T15" fmla="*/ 1696 h 49"/>
                              <a:gd name="T16" fmla="+- 0 7895 7885"/>
                              <a:gd name="T17" fmla="*/ T16 w 52"/>
                              <a:gd name="T18" fmla="+- 0 1714 1666"/>
                              <a:gd name="T19" fmla="*/ 1714 h 49"/>
                              <a:gd name="T20" fmla="+- 0 7911 7885"/>
                              <a:gd name="T21" fmla="*/ T20 w 52"/>
                              <a:gd name="T22" fmla="+- 0 1703 1666"/>
                              <a:gd name="T23" fmla="*/ 1703 h 49"/>
                              <a:gd name="T24" fmla="+- 0 7926 7885"/>
                              <a:gd name="T25" fmla="*/ T24 w 52"/>
                              <a:gd name="T26" fmla="+- 0 1714 1666"/>
                              <a:gd name="T27" fmla="*/ 1714 h 49"/>
                              <a:gd name="T28" fmla="+- 0 7920 7885"/>
                              <a:gd name="T29" fmla="*/ T28 w 52"/>
                              <a:gd name="T30" fmla="+- 0 1696 1666"/>
                              <a:gd name="T31" fmla="*/ 1696 h 49"/>
                              <a:gd name="T32" fmla="+- 0 7936 7885"/>
                              <a:gd name="T33" fmla="*/ T32 w 52"/>
                              <a:gd name="T34" fmla="+- 0 1684 1666"/>
                              <a:gd name="T35" fmla="*/ 1684 h 49"/>
                              <a:gd name="T36" fmla="+- 0 7917 7885"/>
                              <a:gd name="T37" fmla="*/ T36 w 52"/>
                              <a:gd name="T38" fmla="+- 0 1684 1666"/>
                              <a:gd name="T39" fmla="*/ 1684 h 49"/>
                              <a:gd name="T40" fmla="+- 0 7911 7885"/>
                              <a:gd name="T41" fmla="*/ T40 w 52"/>
                              <a:gd name="T42" fmla="+- 0 1666 1666"/>
                              <a:gd name="T43" fmla="*/ 1666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 h="49">
                                <a:moveTo>
                                  <a:pt x="26" y="0"/>
                                </a:moveTo>
                                <a:lnTo>
                                  <a:pt x="20" y="18"/>
                                </a:lnTo>
                                <a:lnTo>
                                  <a:pt x="0" y="18"/>
                                </a:lnTo>
                                <a:lnTo>
                                  <a:pt x="16" y="30"/>
                                </a:lnTo>
                                <a:lnTo>
                                  <a:pt x="10" y="48"/>
                                </a:lnTo>
                                <a:lnTo>
                                  <a:pt x="26" y="37"/>
                                </a:lnTo>
                                <a:lnTo>
                                  <a:pt x="41" y="48"/>
                                </a:lnTo>
                                <a:lnTo>
                                  <a:pt x="35" y="30"/>
                                </a:lnTo>
                                <a:lnTo>
                                  <a:pt x="51" y="18"/>
                                </a:lnTo>
                                <a:lnTo>
                                  <a:pt x="32" y="18"/>
                                </a:lnTo>
                                <a:lnTo>
                                  <a:pt x="26" y="0"/>
                                </a:lnTo>
                                <a:close/>
                              </a:path>
                            </a:pathLst>
                          </a:custGeom>
                          <a:noFill/>
                          <a:ln w="3407">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8" name="AutoShape 858"/>
                        <wps:cNvSpPr>
                          <a:spLocks/>
                        </wps:cNvSpPr>
                        <wps:spPr bwMode="auto">
                          <a:xfrm>
                            <a:off x="7135" y="2188"/>
                            <a:ext cx="52" cy="49"/>
                          </a:xfrm>
                          <a:custGeom>
                            <a:avLst/>
                            <a:gdLst>
                              <a:gd name="T0" fmla="+- 0 7186 7135"/>
                              <a:gd name="T1" fmla="*/ T0 w 52"/>
                              <a:gd name="T2" fmla="+- 0 2206 2188"/>
                              <a:gd name="T3" fmla="*/ 2206 h 49"/>
                              <a:gd name="T4" fmla="+- 0 7135 7135"/>
                              <a:gd name="T5" fmla="*/ T4 w 52"/>
                              <a:gd name="T6" fmla="+- 0 2206 2188"/>
                              <a:gd name="T7" fmla="*/ 2206 h 49"/>
                              <a:gd name="T8" fmla="+- 0 7151 7135"/>
                              <a:gd name="T9" fmla="*/ T8 w 52"/>
                              <a:gd name="T10" fmla="+- 0 2218 2188"/>
                              <a:gd name="T11" fmla="*/ 2218 h 49"/>
                              <a:gd name="T12" fmla="+- 0 7145 7135"/>
                              <a:gd name="T13" fmla="*/ T12 w 52"/>
                              <a:gd name="T14" fmla="+- 0 2236 2188"/>
                              <a:gd name="T15" fmla="*/ 2236 h 49"/>
                              <a:gd name="T16" fmla="+- 0 7161 7135"/>
                              <a:gd name="T17" fmla="*/ T16 w 52"/>
                              <a:gd name="T18" fmla="+- 0 2225 2188"/>
                              <a:gd name="T19" fmla="*/ 2225 h 49"/>
                              <a:gd name="T20" fmla="+- 0 7173 7135"/>
                              <a:gd name="T21" fmla="*/ T20 w 52"/>
                              <a:gd name="T22" fmla="+- 0 2225 2188"/>
                              <a:gd name="T23" fmla="*/ 2225 h 49"/>
                              <a:gd name="T24" fmla="+- 0 7171 7135"/>
                              <a:gd name="T25" fmla="*/ T24 w 52"/>
                              <a:gd name="T26" fmla="+- 0 2218 2188"/>
                              <a:gd name="T27" fmla="*/ 2218 h 49"/>
                              <a:gd name="T28" fmla="+- 0 7186 7135"/>
                              <a:gd name="T29" fmla="*/ T28 w 52"/>
                              <a:gd name="T30" fmla="+- 0 2206 2188"/>
                              <a:gd name="T31" fmla="*/ 2206 h 49"/>
                              <a:gd name="T32" fmla="+- 0 7173 7135"/>
                              <a:gd name="T33" fmla="*/ T32 w 52"/>
                              <a:gd name="T34" fmla="+- 0 2225 2188"/>
                              <a:gd name="T35" fmla="*/ 2225 h 49"/>
                              <a:gd name="T36" fmla="+- 0 7161 7135"/>
                              <a:gd name="T37" fmla="*/ T36 w 52"/>
                              <a:gd name="T38" fmla="+- 0 2225 2188"/>
                              <a:gd name="T39" fmla="*/ 2225 h 49"/>
                              <a:gd name="T40" fmla="+- 0 7177 7135"/>
                              <a:gd name="T41" fmla="*/ T40 w 52"/>
                              <a:gd name="T42" fmla="+- 0 2236 2188"/>
                              <a:gd name="T43" fmla="*/ 2236 h 49"/>
                              <a:gd name="T44" fmla="+- 0 7173 7135"/>
                              <a:gd name="T45" fmla="*/ T44 w 52"/>
                              <a:gd name="T46" fmla="+- 0 2225 2188"/>
                              <a:gd name="T47" fmla="*/ 2225 h 49"/>
                              <a:gd name="T48" fmla="+- 0 7161 7135"/>
                              <a:gd name="T49" fmla="*/ T48 w 52"/>
                              <a:gd name="T50" fmla="+- 0 2188 2188"/>
                              <a:gd name="T51" fmla="*/ 2188 h 49"/>
                              <a:gd name="T52" fmla="+- 0 7155 7135"/>
                              <a:gd name="T53" fmla="*/ T52 w 52"/>
                              <a:gd name="T54" fmla="+- 0 2206 2188"/>
                              <a:gd name="T55" fmla="*/ 2206 h 49"/>
                              <a:gd name="T56" fmla="+- 0 7167 7135"/>
                              <a:gd name="T57" fmla="*/ T56 w 52"/>
                              <a:gd name="T58" fmla="+- 0 2206 2188"/>
                              <a:gd name="T59" fmla="*/ 2206 h 49"/>
                              <a:gd name="T60" fmla="+- 0 7161 7135"/>
                              <a:gd name="T61" fmla="*/ T60 w 52"/>
                              <a:gd name="T62" fmla="+- 0 2188 2188"/>
                              <a:gd name="T63" fmla="*/ 2188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2" h="49">
                                <a:moveTo>
                                  <a:pt x="51" y="18"/>
                                </a:moveTo>
                                <a:lnTo>
                                  <a:pt x="0" y="18"/>
                                </a:lnTo>
                                <a:lnTo>
                                  <a:pt x="16" y="30"/>
                                </a:lnTo>
                                <a:lnTo>
                                  <a:pt x="10" y="48"/>
                                </a:lnTo>
                                <a:lnTo>
                                  <a:pt x="26" y="37"/>
                                </a:lnTo>
                                <a:lnTo>
                                  <a:pt x="38" y="37"/>
                                </a:lnTo>
                                <a:lnTo>
                                  <a:pt x="36" y="30"/>
                                </a:lnTo>
                                <a:lnTo>
                                  <a:pt x="51" y="18"/>
                                </a:lnTo>
                                <a:close/>
                                <a:moveTo>
                                  <a:pt x="38" y="37"/>
                                </a:moveTo>
                                <a:lnTo>
                                  <a:pt x="26" y="37"/>
                                </a:lnTo>
                                <a:lnTo>
                                  <a:pt x="42" y="48"/>
                                </a:lnTo>
                                <a:lnTo>
                                  <a:pt x="38" y="37"/>
                                </a:lnTo>
                                <a:close/>
                                <a:moveTo>
                                  <a:pt x="26" y="0"/>
                                </a:moveTo>
                                <a:lnTo>
                                  <a:pt x="20" y="18"/>
                                </a:lnTo>
                                <a:lnTo>
                                  <a:pt x="32" y="18"/>
                                </a:lnTo>
                                <a:lnTo>
                                  <a:pt x="26"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9" name="Freeform 857"/>
                        <wps:cNvSpPr>
                          <a:spLocks/>
                        </wps:cNvSpPr>
                        <wps:spPr bwMode="auto">
                          <a:xfrm>
                            <a:off x="7135" y="2188"/>
                            <a:ext cx="52" cy="49"/>
                          </a:xfrm>
                          <a:custGeom>
                            <a:avLst/>
                            <a:gdLst>
                              <a:gd name="T0" fmla="+- 0 7161 7135"/>
                              <a:gd name="T1" fmla="*/ T0 w 52"/>
                              <a:gd name="T2" fmla="+- 0 2188 2188"/>
                              <a:gd name="T3" fmla="*/ 2188 h 49"/>
                              <a:gd name="T4" fmla="+- 0 7155 7135"/>
                              <a:gd name="T5" fmla="*/ T4 w 52"/>
                              <a:gd name="T6" fmla="+- 0 2206 2188"/>
                              <a:gd name="T7" fmla="*/ 2206 h 49"/>
                              <a:gd name="T8" fmla="+- 0 7135 7135"/>
                              <a:gd name="T9" fmla="*/ T8 w 52"/>
                              <a:gd name="T10" fmla="+- 0 2206 2188"/>
                              <a:gd name="T11" fmla="*/ 2206 h 49"/>
                              <a:gd name="T12" fmla="+- 0 7151 7135"/>
                              <a:gd name="T13" fmla="*/ T12 w 52"/>
                              <a:gd name="T14" fmla="+- 0 2218 2188"/>
                              <a:gd name="T15" fmla="*/ 2218 h 49"/>
                              <a:gd name="T16" fmla="+- 0 7145 7135"/>
                              <a:gd name="T17" fmla="*/ T16 w 52"/>
                              <a:gd name="T18" fmla="+- 0 2236 2188"/>
                              <a:gd name="T19" fmla="*/ 2236 h 49"/>
                              <a:gd name="T20" fmla="+- 0 7161 7135"/>
                              <a:gd name="T21" fmla="*/ T20 w 52"/>
                              <a:gd name="T22" fmla="+- 0 2225 2188"/>
                              <a:gd name="T23" fmla="*/ 2225 h 49"/>
                              <a:gd name="T24" fmla="+- 0 7177 7135"/>
                              <a:gd name="T25" fmla="*/ T24 w 52"/>
                              <a:gd name="T26" fmla="+- 0 2236 2188"/>
                              <a:gd name="T27" fmla="*/ 2236 h 49"/>
                              <a:gd name="T28" fmla="+- 0 7171 7135"/>
                              <a:gd name="T29" fmla="*/ T28 w 52"/>
                              <a:gd name="T30" fmla="+- 0 2218 2188"/>
                              <a:gd name="T31" fmla="*/ 2218 h 49"/>
                              <a:gd name="T32" fmla="+- 0 7186 7135"/>
                              <a:gd name="T33" fmla="*/ T32 w 52"/>
                              <a:gd name="T34" fmla="+- 0 2206 2188"/>
                              <a:gd name="T35" fmla="*/ 2206 h 49"/>
                              <a:gd name="T36" fmla="+- 0 7167 7135"/>
                              <a:gd name="T37" fmla="*/ T36 w 52"/>
                              <a:gd name="T38" fmla="+- 0 2206 2188"/>
                              <a:gd name="T39" fmla="*/ 2206 h 49"/>
                              <a:gd name="T40" fmla="+- 0 7161 7135"/>
                              <a:gd name="T41" fmla="*/ T40 w 52"/>
                              <a:gd name="T42" fmla="+- 0 2188 2188"/>
                              <a:gd name="T43" fmla="*/ 2188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 h="49">
                                <a:moveTo>
                                  <a:pt x="26" y="0"/>
                                </a:moveTo>
                                <a:lnTo>
                                  <a:pt x="20" y="18"/>
                                </a:lnTo>
                                <a:lnTo>
                                  <a:pt x="0" y="18"/>
                                </a:lnTo>
                                <a:lnTo>
                                  <a:pt x="16" y="30"/>
                                </a:lnTo>
                                <a:lnTo>
                                  <a:pt x="10" y="48"/>
                                </a:lnTo>
                                <a:lnTo>
                                  <a:pt x="26" y="37"/>
                                </a:lnTo>
                                <a:lnTo>
                                  <a:pt x="42" y="48"/>
                                </a:lnTo>
                                <a:lnTo>
                                  <a:pt x="36" y="30"/>
                                </a:lnTo>
                                <a:lnTo>
                                  <a:pt x="51" y="18"/>
                                </a:lnTo>
                                <a:lnTo>
                                  <a:pt x="32" y="18"/>
                                </a:lnTo>
                                <a:lnTo>
                                  <a:pt x="26" y="0"/>
                                </a:lnTo>
                                <a:close/>
                              </a:path>
                            </a:pathLst>
                          </a:custGeom>
                          <a:noFill/>
                          <a:ln w="3407">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0" name="AutoShape 856"/>
                        <wps:cNvSpPr>
                          <a:spLocks/>
                        </wps:cNvSpPr>
                        <wps:spPr bwMode="auto">
                          <a:xfrm>
                            <a:off x="1452" y="977"/>
                            <a:ext cx="13392" cy="9980"/>
                          </a:xfrm>
                          <a:custGeom>
                            <a:avLst/>
                            <a:gdLst>
                              <a:gd name="T0" fmla="+- 0 6712 1452"/>
                              <a:gd name="T1" fmla="*/ T0 w 13392"/>
                              <a:gd name="T2" fmla="+- 0 2456 977"/>
                              <a:gd name="T3" fmla="*/ 2456 h 9980"/>
                              <a:gd name="T4" fmla="+- 0 6712 1452"/>
                              <a:gd name="T5" fmla="*/ T4 w 13392"/>
                              <a:gd name="T6" fmla="+- 0 -221 977"/>
                              <a:gd name="T7" fmla="*/ -221 h 9980"/>
                              <a:gd name="T8" fmla="+- 0 10304 1452"/>
                              <a:gd name="T9" fmla="*/ T8 w 13392"/>
                              <a:gd name="T10" fmla="+- 0 2456 977"/>
                              <a:gd name="T11" fmla="*/ 2456 h 9980"/>
                              <a:gd name="T12" fmla="+- 0 10304 1452"/>
                              <a:gd name="T13" fmla="*/ T12 w 13392"/>
                              <a:gd name="T14" fmla="+- 0 -221 977"/>
                              <a:gd name="T15" fmla="*/ -221 h 9980"/>
                              <a:gd name="T16" fmla="+- 0 6712 1452"/>
                              <a:gd name="T17" fmla="*/ T16 w 13392"/>
                              <a:gd name="T18" fmla="+- 0 2456 977"/>
                              <a:gd name="T19" fmla="*/ 2456 h 9980"/>
                              <a:gd name="T20" fmla="+- 0 10304 1452"/>
                              <a:gd name="T21" fmla="*/ T20 w 13392"/>
                              <a:gd name="T22" fmla="+- 0 2456 977"/>
                              <a:gd name="T23" fmla="*/ 2456 h 9980"/>
                              <a:gd name="T24" fmla="+- 0 6712 1452"/>
                              <a:gd name="T25" fmla="*/ T24 w 13392"/>
                              <a:gd name="T26" fmla="+- 0 -221 977"/>
                              <a:gd name="T27" fmla="*/ -221 h 9980"/>
                              <a:gd name="T28" fmla="+- 0 10304 1452"/>
                              <a:gd name="T29" fmla="*/ T28 w 13392"/>
                              <a:gd name="T30" fmla="+- 0 -221 977"/>
                              <a:gd name="T31" fmla="*/ -221 h 99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392" h="9980">
                                <a:moveTo>
                                  <a:pt x="5260" y="1479"/>
                                </a:moveTo>
                                <a:lnTo>
                                  <a:pt x="5260" y="-1198"/>
                                </a:lnTo>
                                <a:moveTo>
                                  <a:pt x="8852" y="1479"/>
                                </a:moveTo>
                                <a:lnTo>
                                  <a:pt x="8852" y="-1198"/>
                                </a:lnTo>
                                <a:moveTo>
                                  <a:pt x="5260" y="1479"/>
                                </a:moveTo>
                                <a:lnTo>
                                  <a:pt x="8852" y="1479"/>
                                </a:lnTo>
                                <a:moveTo>
                                  <a:pt x="5260" y="-1198"/>
                                </a:moveTo>
                                <a:lnTo>
                                  <a:pt x="8852" y="-1198"/>
                                </a:lnTo>
                              </a:path>
                            </a:pathLst>
                          </a:custGeom>
                          <a:noFill/>
                          <a:ln w="27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1" name="Freeform 855"/>
                        <wps:cNvSpPr>
                          <a:spLocks/>
                        </wps:cNvSpPr>
                        <wps:spPr bwMode="auto">
                          <a:xfrm>
                            <a:off x="6739" y="-194"/>
                            <a:ext cx="691" cy="346"/>
                          </a:xfrm>
                          <a:custGeom>
                            <a:avLst/>
                            <a:gdLst>
                              <a:gd name="T0" fmla="+- 0 7426 6739"/>
                              <a:gd name="T1" fmla="*/ T0 w 691"/>
                              <a:gd name="T2" fmla="+- 0 -194 -194"/>
                              <a:gd name="T3" fmla="*/ -194 h 346"/>
                              <a:gd name="T4" fmla="+- 0 6742 6739"/>
                              <a:gd name="T5" fmla="*/ T4 w 691"/>
                              <a:gd name="T6" fmla="+- 0 -194 -194"/>
                              <a:gd name="T7" fmla="*/ -194 h 346"/>
                              <a:gd name="T8" fmla="+- 0 6739 6739"/>
                              <a:gd name="T9" fmla="*/ T8 w 691"/>
                              <a:gd name="T10" fmla="+- 0 -191 -194"/>
                              <a:gd name="T11" fmla="*/ -191 h 346"/>
                              <a:gd name="T12" fmla="+- 0 6739 6739"/>
                              <a:gd name="T13" fmla="*/ T12 w 691"/>
                              <a:gd name="T14" fmla="+- 0 148 -194"/>
                              <a:gd name="T15" fmla="*/ 148 h 346"/>
                              <a:gd name="T16" fmla="+- 0 6742 6739"/>
                              <a:gd name="T17" fmla="*/ T16 w 691"/>
                              <a:gd name="T18" fmla="+- 0 151 -194"/>
                              <a:gd name="T19" fmla="*/ 151 h 346"/>
                              <a:gd name="T20" fmla="+- 0 7426 6739"/>
                              <a:gd name="T21" fmla="*/ T20 w 691"/>
                              <a:gd name="T22" fmla="+- 0 151 -194"/>
                              <a:gd name="T23" fmla="*/ 151 h 346"/>
                              <a:gd name="T24" fmla="+- 0 7429 6739"/>
                              <a:gd name="T25" fmla="*/ T24 w 691"/>
                              <a:gd name="T26" fmla="+- 0 148 -194"/>
                              <a:gd name="T27" fmla="*/ 148 h 346"/>
                              <a:gd name="T28" fmla="+- 0 7429 6739"/>
                              <a:gd name="T29" fmla="*/ T28 w 691"/>
                              <a:gd name="T30" fmla="+- 0 -191 -194"/>
                              <a:gd name="T31" fmla="*/ -191 h 346"/>
                              <a:gd name="T32" fmla="+- 0 7426 6739"/>
                              <a:gd name="T33" fmla="*/ T32 w 691"/>
                              <a:gd name="T34" fmla="+- 0 -194 -194"/>
                              <a:gd name="T35" fmla="*/ -194 h 3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91" h="346">
                                <a:moveTo>
                                  <a:pt x="687" y="0"/>
                                </a:moveTo>
                                <a:lnTo>
                                  <a:pt x="3" y="0"/>
                                </a:lnTo>
                                <a:lnTo>
                                  <a:pt x="0" y="3"/>
                                </a:lnTo>
                                <a:lnTo>
                                  <a:pt x="0" y="342"/>
                                </a:lnTo>
                                <a:lnTo>
                                  <a:pt x="3" y="345"/>
                                </a:lnTo>
                                <a:lnTo>
                                  <a:pt x="687" y="345"/>
                                </a:lnTo>
                                <a:lnTo>
                                  <a:pt x="690" y="342"/>
                                </a:lnTo>
                                <a:lnTo>
                                  <a:pt x="690" y="3"/>
                                </a:lnTo>
                                <a:lnTo>
                                  <a:pt x="687" y="0"/>
                                </a:lnTo>
                                <a:close/>
                              </a:path>
                            </a:pathLst>
                          </a:custGeom>
                          <a:solidFill>
                            <a:srgbClr val="FFFF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2" name="Freeform 854"/>
                        <wps:cNvSpPr>
                          <a:spLocks/>
                        </wps:cNvSpPr>
                        <wps:spPr bwMode="auto">
                          <a:xfrm>
                            <a:off x="6739" y="-194"/>
                            <a:ext cx="691" cy="346"/>
                          </a:xfrm>
                          <a:custGeom>
                            <a:avLst/>
                            <a:gdLst>
                              <a:gd name="T0" fmla="+- 0 6749 6739"/>
                              <a:gd name="T1" fmla="*/ T0 w 691"/>
                              <a:gd name="T2" fmla="+- 0 151 -194"/>
                              <a:gd name="T3" fmla="*/ 151 h 346"/>
                              <a:gd name="T4" fmla="+- 0 7418 6739"/>
                              <a:gd name="T5" fmla="*/ T4 w 691"/>
                              <a:gd name="T6" fmla="+- 0 151 -194"/>
                              <a:gd name="T7" fmla="*/ 151 h 346"/>
                              <a:gd name="T8" fmla="+- 0 7426 6739"/>
                              <a:gd name="T9" fmla="*/ T8 w 691"/>
                              <a:gd name="T10" fmla="+- 0 151 -194"/>
                              <a:gd name="T11" fmla="*/ 151 h 346"/>
                              <a:gd name="T12" fmla="+- 0 7429 6739"/>
                              <a:gd name="T13" fmla="*/ T12 w 691"/>
                              <a:gd name="T14" fmla="+- 0 148 -194"/>
                              <a:gd name="T15" fmla="*/ 148 h 346"/>
                              <a:gd name="T16" fmla="+- 0 7429 6739"/>
                              <a:gd name="T17" fmla="*/ T16 w 691"/>
                              <a:gd name="T18" fmla="+- 0 141 -194"/>
                              <a:gd name="T19" fmla="*/ 141 h 346"/>
                              <a:gd name="T20" fmla="+- 0 7429 6739"/>
                              <a:gd name="T21" fmla="*/ T20 w 691"/>
                              <a:gd name="T22" fmla="+- 0 -184 -194"/>
                              <a:gd name="T23" fmla="*/ -184 h 346"/>
                              <a:gd name="T24" fmla="+- 0 7429 6739"/>
                              <a:gd name="T25" fmla="*/ T24 w 691"/>
                              <a:gd name="T26" fmla="+- 0 -191 -194"/>
                              <a:gd name="T27" fmla="*/ -191 h 346"/>
                              <a:gd name="T28" fmla="+- 0 7426 6739"/>
                              <a:gd name="T29" fmla="*/ T28 w 691"/>
                              <a:gd name="T30" fmla="+- 0 -194 -194"/>
                              <a:gd name="T31" fmla="*/ -194 h 346"/>
                              <a:gd name="T32" fmla="+- 0 7418 6739"/>
                              <a:gd name="T33" fmla="*/ T32 w 691"/>
                              <a:gd name="T34" fmla="+- 0 -194 -194"/>
                              <a:gd name="T35" fmla="*/ -194 h 346"/>
                              <a:gd name="T36" fmla="+- 0 6749 6739"/>
                              <a:gd name="T37" fmla="*/ T36 w 691"/>
                              <a:gd name="T38" fmla="+- 0 -194 -194"/>
                              <a:gd name="T39" fmla="*/ -194 h 346"/>
                              <a:gd name="T40" fmla="+- 0 6742 6739"/>
                              <a:gd name="T41" fmla="*/ T40 w 691"/>
                              <a:gd name="T42" fmla="+- 0 -194 -194"/>
                              <a:gd name="T43" fmla="*/ -194 h 346"/>
                              <a:gd name="T44" fmla="+- 0 6739 6739"/>
                              <a:gd name="T45" fmla="*/ T44 w 691"/>
                              <a:gd name="T46" fmla="+- 0 -191 -194"/>
                              <a:gd name="T47" fmla="*/ -191 h 346"/>
                              <a:gd name="T48" fmla="+- 0 6739 6739"/>
                              <a:gd name="T49" fmla="*/ T48 w 691"/>
                              <a:gd name="T50" fmla="+- 0 -184 -194"/>
                              <a:gd name="T51" fmla="*/ -184 h 346"/>
                              <a:gd name="T52" fmla="+- 0 6739 6739"/>
                              <a:gd name="T53" fmla="*/ T52 w 691"/>
                              <a:gd name="T54" fmla="+- 0 141 -194"/>
                              <a:gd name="T55" fmla="*/ 141 h 346"/>
                              <a:gd name="T56" fmla="+- 0 6739 6739"/>
                              <a:gd name="T57" fmla="*/ T56 w 691"/>
                              <a:gd name="T58" fmla="+- 0 148 -194"/>
                              <a:gd name="T59" fmla="*/ 148 h 346"/>
                              <a:gd name="T60" fmla="+- 0 6742 6739"/>
                              <a:gd name="T61" fmla="*/ T60 w 691"/>
                              <a:gd name="T62" fmla="+- 0 151 -194"/>
                              <a:gd name="T63" fmla="*/ 151 h 346"/>
                              <a:gd name="T64" fmla="+- 0 6749 6739"/>
                              <a:gd name="T65" fmla="*/ T64 w 691"/>
                              <a:gd name="T66" fmla="+- 0 151 -194"/>
                              <a:gd name="T67" fmla="*/ 151 h 3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1" h="346">
                                <a:moveTo>
                                  <a:pt x="10" y="345"/>
                                </a:moveTo>
                                <a:lnTo>
                                  <a:pt x="679" y="345"/>
                                </a:lnTo>
                                <a:lnTo>
                                  <a:pt x="687" y="345"/>
                                </a:lnTo>
                                <a:lnTo>
                                  <a:pt x="690" y="342"/>
                                </a:lnTo>
                                <a:lnTo>
                                  <a:pt x="690" y="335"/>
                                </a:lnTo>
                                <a:lnTo>
                                  <a:pt x="690" y="10"/>
                                </a:lnTo>
                                <a:lnTo>
                                  <a:pt x="690" y="3"/>
                                </a:lnTo>
                                <a:lnTo>
                                  <a:pt x="687" y="0"/>
                                </a:lnTo>
                                <a:lnTo>
                                  <a:pt x="679" y="0"/>
                                </a:lnTo>
                                <a:lnTo>
                                  <a:pt x="10" y="0"/>
                                </a:lnTo>
                                <a:lnTo>
                                  <a:pt x="3" y="0"/>
                                </a:lnTo>
                                <a:lnTo>
                                  <a:pt x="0" y="3"/>
                                </a:lnTo>
                                <a:lnTo>
                                  <a:pt x="0" y="10"/>
                                </a:lnTo>
                                <a:lnTo>
                                  <a:pt x="0" y="335"/>
                                </a:lnTo>
                                <a:lnTo>
                                  <a:pt x="0" y="342"/>
                                </a:lnTo>
                                <a:lnTo>
                                  <a:pt x="3" y="345"/>
                                </a:lnTo>
                                <a:lnTo>
                                  <a:pt x="10" y="345"/>
                                </a:lnTo>
                                <a:close/>
                              </a:path>
                            </a:pathLst>
                          </a:custGeom>
                          <a:noFill/>
                          <a:ln w="3407">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3" name="Freeform 853"/>
                        <wps:cNvSpPr>
                          <a:spLocks/>
                        </wps:cNvSpPr>
                        <wps:spPr bwMode="auto">
                          <a:xfrm>
                            <a:off x="6798" y="-143"/>
                            <a:ext cx="33" cy="33"/>
                          </a:xfrm>
                          <a:custGeom>
                            <a:avLst/>
                            <a:gdLst>
                              <a:gd name="T0" fmla="+- 0 6818 6798"/>
                              <a:gd name="T1" fmla="*/ T0 w 33"/>
                              <a:gd name="T2" fmla="+- 0 -143 -143"/>
                              <a:gd name="T3" fmla="*/ -143 h 33"/>
                              <a:gd name="T4" fmla="+- 0 6809 6798"/>
                              <a:gd name="T5" fmla="*/ T4 w 33"/>
                              <a:gd name="T6" fmla="+- 0 -143 -143"/>
                              <a:gd name="T7" fmla="*/ -143 h 33"/>
                              <a:gd name="T8" fmla="+- 0 6805 6798"/>
                              <a:gd name="T9" fmla="*/ T8 w 33"/>
                              <a:gd name="T10" fmla="+- 0 -141 -143"/>
                              <a:gd name="T11" fmla="*/ -141 h 33"/>
                              <a:gd name="T12" fmla="+- 0 6799 6798"/>
                              <a:gd name="T13" fmla="*/ T12 w 33"/>
                              <a:gd name="T14" fmla="+- 0 -135 -143"/>
                              <a:gd name="T15" fmla="*/ -135 h 33"/>
                              <a:gd name="T16" fmla="+- 0 6798 6798"/>
                              <a:gd name="T17" fmla="*/ T16 w 33"/>
                              <a:gd name="T18" fmla="+- 0 -131 -143"/>
                              <a:gd name="T19" fmla="*/ -131 h 33"/>
                              <a:gd name="T20" fmla="+- 0 6798 6798"/>
                              <a:gd name="T21" fmla="*/ T20 w 33"/>
                              <a:gd name="T22" fmla="+- 0 -122 -143"/>
                              <a:gd name="T23" fmla="*/ -122 h 33"/>
                              <a:gd name="T24" fmla="+- 0 6799 6798"/>
                              <a:gd name="T25" fmla="*/ T24 w 33"/>
                              <a:gd name="T26" fmla="+- 0 -118 -143"/>
                              <a:gd name="T27" fmla="*/ -118 h 33"/>
                              <a:gd name="T28" fmla="+- 0 6805 6798"/>
                              <a:gd name="T29" fmla="*/ T28 w 33"/>
                              <a:gd name="T30" fmla="+- 0 -112 -143"/>
                              <a:gd name="T31" fmla="*/ -112 h 33"/>
                              <a:gd name="T32" fmla="+- 0 6809 6798"/>
                              <a:gd name="T33" fmla="*/ T32 w 33"/>
                              <a:gd name="T34" fmla="+- 0 -110 -143"/>
                              <a:gd name="T35" fmla="*/ -110 h 33"/>
                              <a:gd name="T36" fmla="+- 0 6818 6798"/>
                              <a:gd name="T37" fmla="*/ T36 w 33"/>
                              <a:gd name="T38" fmla="+- 0 -110 -143"/>
                              <a:gd name="T39" fmla="*/ -110 h 33"/>
                              <a:gd name="T40" fmla="+- 0 6822 6798"/>
                              <a:gd name="T41" fmla="*/ T40 w 33"/>
                              <a:gd name="T42" fmla="+- 0 -112 -143"/>
                              <a:gd name="T43" fmla="*/ -112 h 33"/>
                              <a:gd name="T44" fmla="+- 0 6828 6798"/>
                              <a:gd name="T45" fmla="*/ T44 w 33"/>
                              <a:gd name="T46" fmla="+- 0 -118 -143"/>
                              <a:gd name="T47" fmla="*/ -118 h 33"/>
                              <a:gd name="T48" fmla="+- 0 6830 6798"/>
                              <a:gd name="T49" fmla="*/ T48 w 33"/>
                              <a:gd name="T50" fmla="+- 0 -122 -143"/>
                              <a:gd name="T51" fmla="*/ -122 h 33"/>
                              <a:gd name="T52" fmla="+- 0 6830 6798"/>
                              <a:gd name="T53" fmla="*/ T52 w 33"/>
                              <a:gd name="T54" fmla="+- 0 -131 -143"/>
                              <a:gd name="T55" fmla="*/ -131 h 33"/>
                              <a:gd name="T56" fmla="+- 0 6828 6798"/>
                              <a:gd name="T57" fmla="*/ T56 w 33"/>
                              <a:gd name="T58" fmla="+- 0 -135 -143"/>
                              <a:gd name="T59" fmla="*/ -135 h 33"/>
                              <a:gd name="T60" fmla="+- 0 6822 6798"/>
                              <a:gd name="T61" fmla="*/ T60 w 33"/>
                              <a:gd name="T62" fmla="+- 0 -141 -143"/>
                              <a:gd name="T63" fmla="*/ -141 h 33"/>
                              <a:gd name="T64" fmla="+- 0 6818 6798"/>
                              <a:gd name="T65" fmla="*/ T64 w 33"/>
                              <a:gd name="T66" fmla="+- 0 -143 -143"/>
                              <a:gd name="T67" fmla="*/ -143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3" h="33">
                                <a:moveTo>
                                  <a:pt x="20" y="0"/>
                                </a:moveTo>
                                <a:lnTo>
                                  <a:pt x="11" y="0"/>
                                </a:lnTo>
                                <a:lnTo>
                                  <a:pt x="7" y="2"/>
                                </a:lnTo>
                                <a:lnTo>
                                  <a:pt x="1" y="8"/>
                                </a:lnTo>
                                <a:lnTo>
                                  <a:pt x="0" y="12"/>
                                </a:lnTo>
                                <a:lnTo>
                                  <a:pt x="0" y="21"/>
                                </a:lnTo>
                                <a:lnTo>
                                  <a:pt x="1" y="25"/>
                                </a:lnTo>
                                <a:lnTo>
                                  <a:pt x="7" y="31"/>
                                </a:lnTo>
                                <a:lnTo>
                                  <a:pt x="11" y="33"/>
                                </a:lnTo>
                                <a:lnTo>
                                  <a:pt x="20" y="33"/>
                                </a:lnTo>
                                <a:lnTo>
                                  <a:pt x="24" y="31"/>
                                </a:lnTo>
                                <a:lnTo>
                                  <a:pt x="30" y="25"/>
                                </a:lnTo>
                                <a:lnTo>
                                  <a:pt x="32" y="21"/>
                                </a:lnTo>
                                <a:lnTo>
                                  <a:pt x="32" y="12"/>
                                </a:lnTo>
                                <a:lnTo>
                                  <a:pt x="30" y="8"/>
                                </a:lnTo>
                                <a:lnTo>
                                  <a:pt x="24" y="2"/>
                                </a:lnTo>
                                <a:lnTo>
                                  <a:pt x="20"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4" name="Freeform 852"/>
                        <wps:cNvSpPr>
                          <a:spLocks/>
                        </wps:cNvSpPr>
                        <wps:spPr bwMode="auto">
                          <a:xfrm>
                            <a:off x="6798" y="-143"/>
                            <a:ext cx="33" cy="33"/>
                          </a:xfrm>
                          <a:custGeom>
                            <a:avLst/>
                            <a:gdLst>
                              <a:gd name="T0" fmla="+- 0 6814 6798"/>
                              <a:gd name="T1" fmla="*/ T0 w 33"/>
                              <a:gd name="T2" fmla="+- 0 -110 -143"/>
                              <a:gd name="T3" fmla="*/ -110 h 33"/>
                              <a:gd name="T4" fmla="+- 0 6818 6798"/>
                              <a:gd name="T5" fmla="*/ T4 w 33"/>
                              <a:gd name="T6" fmla="+- 0 -110 -143"/>
                              <a:gd name="T7" fmla="*/ -110 h 33"/>
                              <a:gd name="T8" fmla="+- 0 6822 6798"/>
                              <a:gd name="T9" fmla="*/ T8 w 33"/>
                              <a:gd name="T10" fmla="+- 0 -112 -143"/>
                              <a:gd name="T11" fmla="*/ -112 h 33"/>
                              <a:gd name="T12" fmla="+- 0 6825 6798"/>
                              <a:gd name="T13" fmla="*/ T12 w 33"/>
                              <a:gd name="T14" fmla="+- 0 -115 -143"/>
                              <a:gd name="T15" fmla="*/ -115 h 33"/>
                              <a:gd name="T16" fmla="+- 0 6828 6798"/>
                              <a:gd name="T17" fmla="*/ T16 w 33"/>
                              <a:gd name="T18" fmla="+- 0 -118 -143"/>
                              <a:gd name="T19" fmla="*/ -118 h 33"/>
                              <a:gd name="T20" fmla="+- 0 6830 6798"/>
                              <a:gd name="T21" fmla="*/ T20 w 33"/>
                              <a:gd name="T22" fmla="+- 0 -122 -143"/>
                              <a:gd name="T23" fmla="*/ -122 h 33"/>
                              <a:gd name="T24" fmla="+- 0 6830 6798"/>
                              <a:gd name="T25" fmla="*/ T24 w 33"/>
                              <a:gd name="T26" fmla="+- 0 -126 -143"/>
                              <a:gd name="T27" fmla="*/ -126 h 33"/>
                              <a:gd name="T28" fmla="+- 0 6830 6798"/>
                              <a:gd name="T29" fmla="*/ T28 w 33"/>
                              <a:gd name="T30" fmla="+- 0 -131 -143"/>
                              <a:gd name="T31" fmla="*/ -131 h 33"/>
                              <a:gd name="T32" fmla="+- 0 6828 6798"/>
                              <a:gd name="T33" fmla="*/ T32 w 33"/>
                              <a:gd name="T34" fmla="+- 0 -135 -143"/>
                              <a:gd name="T35" fmla="*/ -135 h 33"/>
                              <a:gd name="T36" fmla="+- 0 6825 6798"/>
                              <a:gd name="T37" fmla="*/ T36 w 33"/>
                              <a:gd name="T38" fmla="+- 0 -138 -143"/>
                              <a:gd name="T39" fmla="*/ -138 h 33"/>
                              <a:gd name="T40" fmla="+- 0 6822 6798"/>
                              <a:gd name="T41" fmla="*/ T40 w 33"/>
                              <a:gd name="T42" fmla="+- 0 -141 -143"/>
                              <a:gd name="T43" fmla="*/ -141 h 33"/>
                              <a:gd name="T44" fmla="+- 0 6818 6798"/>
                              <a:gd name="T45" fmla="*/ T44 w 33"/>
                              <a:gd name="T46" fmla="+- 0 -143 -143"/>
                              <a:gd name="T47" fmla="*/ -143 h 33"/>
                              <a:gd name="T48" fmla="+- 0 6814 6798"/>
                              <a:gd name="T49" fmla="*/ T48 w 33"/>
                              <a:gd name="T50" fmla="+- 0 -143 -143"/>
                              <a:gd name="T51" fmla="*/ -143 h 33"/>
                              <a:gd name="T52" fmla="+- 0 6809 6798"/>
                              <a:gd name="T53" fmla="*/ T52 w 33"/>
                              <a:gd name="T54" fmla="+- 0 -143 -143"/>
                              <a:gd name="T55" fmla="*/ -143 h 33"/>
                              <a:gd name="T56" fmla="+- 0 6805 6798"/>
                              <a:gd name="T57" fmla="*/ T56 w 33"/>
                              <a:gd name="T58" fmla="+- 0 -141 -143"/>
                              <a:gd name="T59" fmla="*/ -141 h 33"/>
                              <a:gd name="T60" fmla="+- 0 6802 6798"/>
                              <a:gd name="T61" fmla="*/ T60 w 33"/>
                              <a:gd name="T62" fmla="+- 0 -138 -143"/>
                              <a:gd name="T63" fmla="*/ -138 h 33"/>
                              <a:gd name="T64" fmla="+- 0 6799 6798"/>
                              <a:gd name="T65" fmla="*/ T64 w 33"/>
                              <a:gd name="T66" fmla="+- 0 -135 -143"/>
                              <a:gd name="T67" fmla="*/ -135 h 33"/>
                              <a:gd name="T68" fmla="+- 0 6798 6798"/>
                              <a:gd name="T69" fmla="*/ T68 w 33"/>
                              <a:gd name="T70" fmla="+- 0 -131 -143"/>
                              <a:gd name="T71" fmla="*/ -131 h 33"/>
                              <a:gd name="T72" fmla="+- 0 6798 6798"/>
                              <a:gd name="T73" fmla="*/ T72 w 33"/>
                              <a:gd name="T74" fmla="+- 0 -126 -143"/>
                              <a:gd name="T75" fmla="*/ -126 h 33"/>
                              <a:gd name="T76" fmla="+- 0 6798 6798"/>
                              <a:gd name="T77" fmla="*/ T76 w 33"/>
                              <a:gd name="T78" fmla="+- 0 -122 -143"/>
                              <a:gd name="T79" fmla="*/ -122 h 33"/>
                              <a:gd name="T80" fmla="+- 0 6799 6798"/>
                              <a:gd name="T81" fmla="*/ T80 w 33"/>
                              <a:gd name="T82" fmla="+- 0 -118 -143"/>
                              <a:gd name="T83" fmla="*/ -118 h 33"/>
                              <a:gd name="T84" fmla="+- 0 6802 6798"/>
                              <a:gd name="T85" fmla="*/ T84 w 33"/>
                              <a:gd name="T86" fmla="+- 0 -115 -143"/>
                              <a:gd name="T87" fmla="*/ -115 h 33"/>
                              <a:gd name="T88" fmla="+- 0 6805 6798"/>
                              <a:gd name="T89" fmla="*/ T88 w 33"/>
                              <a:gd name="T90" fmla="+- 0 -112 -143"/>
                              <a:gd name="T91" fmla="*/ -112 h 33"/>
                              <a:gd name="T92" fmla="+- 0 6809 6798"/>
                              <a:gd name="T93" fmla="*/ T92 w 33"/>
                              <a:gd name="T94" fmla="+- 0 -110 -143"/>
                              <a:gd name="T95" fmla="*/ -110 h 33"/>
                              <a:gd name="T96" fmla="+- 0 6814 6798"/>
                              <a:gd name="T97" fmla="*/ T96 w 33"/>
                              <a:gd name="T98" fmla="+- 0 -110 -143"/>
                              <a:gd name="T99" fmla="*/ -110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3" h="33">
                                <a:moveTo>
                                  <a:pt x="16" y="33"/>
                                </a:moveTo>
                                <a:lnTo>
                                  <a:pt x="20" y="33"/>
                                </a:lnTo>
                                <a:lnTo>
                                  <a:pt x="24" y="31"/>
                                </a:lnTo>
                                <a:lnTo>
                                  <a:pt x="27" y="28"/>
                                </a:lnTo>
                                <a:lnTo>
                                  <a:pt x="30" y="25"/>
                                </a:lnTo>
                                <a:lnTo>
                                  <a:pt x="32" y="21"/>
                                </a:lnTo>
                                <a:lnTo>
                                  <a:pt x="32" y="17"/>
                                </a:lnTo>
                                <a:lnTo>
                                  <a:pt x="32" y="12"/>
                                </a:lnTo>
                                <a:lnTo>
                                  <a:pt x="30" y="8"/>
                                </a:lnTo>
                                <a:lnTo>
                                  <a:pt x="27" y="5"/>
                                </a:lnTo>
                                <a:lnTo>
                                  <a:pt x="24" y="2"/>
                                </a:lnTo>
                                <a:lnTo>
                                  <a:pt x="20" y="0"/>
                                </a:lnTo>
                                <a:lnTo>
                                  <a:pt x="16" y="0"/>
                                </a:lnTo>
                                <a:lnTo>
                                  <a:pt x="11" y="0"/>
                                </a:lnTo>
                                <a:lnTo>
                                  <a:pt x="7" y="2"/>
                                </a:lnTo>
                                <a:lnTo>
                                  <a:pt x="4" y="5"/>
                                </a:lnTo>
                                <a:lnTo>
                                  <a:pt x="1" y="8"/>
                                </a:lnTo>
                                <a:lnTo>
                                  <a:pt x="0" y="12"/>
                                </a:lnTo>
                                <a:lnTo>
                                  <a:pt x="0" y="17"/>
                                </a:lnTo>
                                <a:lnTo>
                                  <a:pt x="0" y="21"/>
                                </a:lnTo>
                                <a:lnTo>
                                  <a:pt x="1" y="25"/>
                                </a:lnTo>
                                <a:lnTo>
                                  <a:pt x="4" y="28"/>
                                </a:lnTo>
                                <a:lnTo>
                                  <a:pt x="7" y="31"/>
                                </a:lnTo>
                                <a:lnTo>
                                  <a:pt x="11" y="33"/>
                                </a:lnTo>
                                <a:lnTo>
                                  <a:pt x="16" y="33"/>
                                </a:lnTo>
                                <a:close/>
                              </a:path>
                            </a:pathLst>
                          </a:custGeom>
                          <a:noFill/>
                          <a:ln w="3407">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5" name="Line 851"/>
                        <wps:cNvCnPr>
                          <a:cxnSpLocks noChangeShapeType="1"/>
                        </wps:cNvCnPr>
                        <wps:spPr bwMode="auto">
                          <a:xfrm>
                            <a:off x="6760" y="93"/>
                            <a:ext cx="107" cy="0"/>
                          </a:xfrm>
                          <a:prstGeom prst="line">
                            <a:avLst/>
                          </a:prstGeom>
                          <a:noFill/>
                          <a:ln w="5110">
                            <a:solidFill>
                              <a:srgbClr val="2BA02B"/>
                            </a:solidFill>
                            <a:prstDash val="solid"/>
                            <a:round/>
                            <a:headEnd/>
                            <a:tailEnd/>
                          </a:ln>
                          <a:extLst>
                            <a:ext uri="{909E8E84-426E-40DD-AFC4-6F175D3DCCD1}">
                              <a14:hiddenFill xmlns:a14="http://schemas.microsoft.com/office/drawing/2010/main">
                                <a:noFill/>
                              </a14:hiddenFill>
                            </a:ext>
                          </a:extLst>
                        </wps:spPr>
                        <wps:bodyPr/>
                      </wps:wsp>
                      <wps:wsp>
                        <wps:cNvPr id="946" name="AutoShape 850"/>
                        <wps:cNvSpPr>
                          <a:spLocks/>
                        </wps:cNvSpPr>
                        <wps:spPr bwMode="auto">
                          <a:xfrm>
                            <a:off x="6798" y="77"/>
                            <a:ext cx="31" cy="30"/>
                          </a:xfrm>
                          <a:custGeom>
                            <a:avLst/>
                            <a:gdLst>
                              <a:gd name="T0" fmla="+- 0 6829 6798"/>
                              <a:gd name="T1" fmla="*/ T0 w 31"/>
                              <a:gd name="T2" fmla="+- 0 88 77"/>
                              <a:gd name="T3" fmla="*/ 88 h 30"/>
                              <a:gd name="T4" fmla="+- 0 6798 6798"/>
                              <a:gd name="T5" fmla="*/ T4 w 31"/>
                              <a:gd name="T6" fmla="+- 0 88 77"/>
                              <a:gd name="T7" fmla="*/ 88 h 30"/>
                              <a:gd name="T8" fmla="+- 0 6808 6798"/>
                              <a:gd name="T9" fmla="*/ T8 w 31"/>
                              <a:gd name="T10" fmla="+- 0 95 77"/>
                              <a:gd name="T11" fmla="*/ 95 h 30"/>
                              <a:gd name="T12" fmla="+- 0 6804 6798"/>
                              <a:gd name="T13" fmla="*/ T12 w 31"/>
                              <a:gd name="T14" fmla="+- 0 106 77"/>
                              <a:gd name="T15" fmla="*/ 106 h 30"/>
                              <a:gd name="T16" fmla="+- 0 6814 6798"/>
                              <a:gd name="T17" fmla="*/ T16 w 31"/>
                              <a:gd name="T18" fmla="+- 0 99 77"/>
                              <a:gd name="T19" fmla="*/ 99 h 30"/>
                              <a:gd name="T20" fmla="+- 0 6821 6798"/>
                              <a:gd name="T21" fmla="*/ T20 w 31"/>
                              <a:gd name="T22" fmla="+- 0 99 77"/>
                              <a:gd name="T23" fmla="*/ 99 h 30"/>
                              <a:gd name="T24" fmla="+- 0 6820 6798"/>
                              <a:gd name="T25" fmla="*/ T24 w 31"/>
                              <a:gd name="T26" fmla="+- 0 95 77"/>
                              <a:gd name="T27" fmla="*/ 95 h 30"/>
                              <a:gd name="T28" fmla="+- 0 6829 6798"/>
                              <a:gd name="T29" fmla="*/ T28 w 31"/>
                              <a:gd name="T30" fmla="+- 0 88 77"/>
                              <a:gd name="T31" fmla="*/ 88 h 30"/>
                              <a:gd name="T32" fmla="+- 0 6821 6798"/>
                              <a:gd name="T33" fmla="*/ T32 w 31"/>
                              <a:gd name="T34" fmla="+- 0 99 77"/>
                              <a:gd name="T35" fmla="*/ 99 h 30"/>
                              <a:gd name="T36" fmla="+- 0 6814 6798"/>
                              <a:gd name="T37" fmla="*/ T36 w 31"/>
                              <a:gd name="T38" fmla="+- 0 99 77"/>
                              <a:gd name="T39" fmla="*/ 99 h 30"/>
                              <a:gd name="T40" fmla="+- 0 6823 6798"/>
                              <a:gd name="T41" fmla="*/ T40 w 31"/>
                              <a:gd name="T42" fmla="+- 0 106 77"/>
                              <a:gd name="T43" fmla="*/ 106 h 30"/>
                              <a:gd name="T44" fmla="+- 0 6821 6798"/>
                              <a:gd name="T45" fmla="*/ T44 w 31"/>
                              <a:gd name="T46" fmla="+- 0 99 77"/>
                              <a:gd name="T47" fmla="*/ 99 h 30"/>
                              <a:gd name="T48" fmla="+- 0 6814 6798"/>
                              <a:gd name="T49" fmla="*/ T48 w 31"/>
                              <a:gd name="T50" fmla="+- 0 77 77"/>
                              <a:gd name="T51" fmla="*/ 77 h 30"/>
                              <a:gd name="T52" fmla="+- 0 6810 6798"/>
                              <a:gd name="T53" fmla="*/ T52 w 31"/>
                              <a:gd name="T54" fmla="+- 0 88 77"/>
                              <a:gd name="T55" fmla="*/ 88 h 30"/>
                              <a:gd name="T56" fmla="+- 0 6817 6798"/>
                              <a:gd name="T57" fmla="*/ T56 w 31"/>
                              <a:gd name="T58" fmla="+- 0 88 77"/>
                              <a:gd name="T59" fmla="*/ 88 h 30"/>
                              <a:gd name="T60" fmla="+- 0 6814 6798"/>
                              <a:gd name="T61" fmla="*/ T60 w 31"/>
                              <a:gd name="T62" fmla="+- 0 77 77"/>
                              <a:gd name="T63" fmla="*/ 77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1" h="30">
                                <a:moveTo>
                                  <a:pt x="31" y="11"/>
                                </a:moveTo>
                                <a:lnTo>
                                  <a:pt x="0" y="11"/>
                                </a:lnTo>
                                <a:lnTo>
                                  <a:pt x="10" y="18"/>
                                </a:lnTo>
                                <a:lnTo>
                                  <a:pt x="6" y="29"/>
                                </a:lnTo>
                                <a:lnTo>
                                  <a:pt x="16" y="22"/>
                                </a:lnTo>
                                <a:lnTo>
                                  <a:pt x="23" y="22"/>
                                </a:lnTo>
                                <a:lnTo>
                                  <a:pt x="22" y="18"/>
                                </a:lnTo>
                                <a:lnTo>
                                  <a:pt x="31" y="11"/>
                                </a:lnTo>
                                <a:close/>
                                <a:moveTo>
                                  <a:pt x="23" y="22"/>
                                </a:moveTo>
                                <a:lnTo>
                                  <a:pt x="16" y="22"/>
                                </a:lnTo>
                                <a:lnTo>
                                  <a:pt x="25" y="29"/>
                                </a:lnTo>
                                <a:lnTo>
                                  <a:pt x="23" y="22"/>
                                </a:lnTo>
                                <a:close/>
                                <a:moveTo>
                                  <a:pt x="16" y="0"/>
                                </a:moveTo>
                                <a:lnTo>
                                  <a:pt x="12" y="11"/>
                                </a:lnTo>
                                <a:lnTo>
                                  <a:pt x="19" y="11"/>
                                </a:lnTo>
                                <a:lnTo>
                                  <a:pt x="16"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7" name="Freeform 849"/>
                        <wps:cNvSpPr>
                          <a:spLocks/>
                        </wps:cNvSpPr>
                        <wps:spPr bwMode="auto">
                          <a:xfrm>
                            <a:off x="6798" y="77"/>
                            <a:ext cx="31" cy="30"/>
                          </a:xfrm>
                          <a:custGeom>
                            <a:avLst/>
                            <a:gdLst>
                              <a:gd name="T0" fmla="+- 0 6814 6798"/>
                              <a:gd name="T1" fmla="*/ T0 w 31"/>
                              <a:gd name="T2" fmla="+- 0 77 77"/>
                              <a:gd name="T3" fmla="*/ 77 h 30"/>
                              <a:gd name="T4" fmla="+- 0 6810 6798"/>
                              <a:gd name="T5" fmla="*/ T4 w 31"/>
                              <a:gd name="T6" fmla="+- 0 88 77"/>
                              <a:gd name="T7" fmla="*/ 88 h 30"/>
                              <a:gd name="T8" fmla="+- 0 6798 6798"/>
                              <a:gd name="T9" fmla="*/ T8 w 31"/>
                              <a:gd name="T10" fmla="+- 0 88 77"/>
                              <a:gd name="T11" fmla="*/ 88 h 30"/>
                              <a:gd name="T12" fmla="+- 0 6808 6798"/>
                              <a:gd name="T13" fmla="*/ T12 w 31"/>
                              <a:gd name="T14" fmla="+- 0 95 77"/>
                              <a:gd name="T15" fmla="*/ 95 h 30"/>
                              <a:gd name="T16" fmla="+- 0 6804 6798"/>
                              <a:gd name="T17" fmla="*/ T16 w 31"/>
                              <a:gd name="T18" fmla="+- 0 106 77"/>
                              <a:gd name="T19" fmla="*/ 106 h 30"/>
                              <a:gd name="T20" fmla="+- 0 6814 6798"/>
                              <a:gd name="T21" fmla="*/ T20 w 31"/>
                              <a:gd name="T22" fmla="+- 0 99 77"/>
                              <a:gd name="T23" fmla="*/ 99 h 30"/>
                              <a:gd name="T24" fmla="+- 0 6823 6798"/>
                              <a:gd name="T25" fmla="*/ T24 w 31"/>
                              <a:gd name="T26" fmla="+- 0 106 77"/>
                              <a:gd name="T27" fmla="*/ 106 h 30"/>
                              <a:gd name="T28" fmla="+- 0 6820 6798"/>
                              <a:gd name="T29" fmla="*/ T28 w 31"/>
                              <a:gd name="T30" fmla="+- 0 95 77"/>
                              <a:gd name="T31" fmla="*/ 95 h 30"/>
                              <a:gd name="T32" fmla="+- 0 6829 6798"/>
                              <a:gd name="T33" fmla="*/ T32 w 31"/>
                              <a:gd name="T34" fmla="+- 0 88 77"/>
                              <a:gd name="T35" fmla="*/ 88 h 30"/>
                              <a:gd name="T36" fmla="+- 0 6817 6798"/>
                              <a:gd name="T37" fmla="*/ T36 w 31"/>
                              <a:gd name="T38" fmla="+- 0 88 77"/>
                              <a:gd name="T39" fmla="*/ 88 h 30"/>
                              <a:gd name="T40" fmla="+- 0 6814 6798"/>
                              <a:gd name="T41" fmla="*/ T40 w 31"/>
                              <a:gd name="T42" fmla="+- 0 77 77"/>
                              <a:gd name="T43" fmla="*/ 77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1" h="30">
                                <a:moveTo>
                                  <a:pt x="16" y="0"/>
                                </a:moveTo>
                                <a:lnTo>
                                  <a:pt x="12" y="11"/>
                                </a:lnTo>
                                <a:lnTo>
                                  <a:pt x="0" y="11"/>
                                </a:lnTo>
                                <a:lnTo>
                                  <a:pt x="10" y="18"/>
                                </a:lnTo>
                                <a:lnTo>
                                  <a:pt x="6" y="29"/>
                                </a:lnTo>
                                <a:lnTo>
                                  <a:pt x="16" y="22"/>
                                </a:lnTo>
                                <a:lnTo>
                                  <a:pt x="25" y="29"/>
                                </a:lnTo>
                                <a:lnTo>
                                  <a:pt x="22" y="18"/>
                                </a:lnTo>
                                <a:lnTo>
                                  <a:pt x="31" y="11"/>
                                </a:lnTo>
                                <a:lnTo>
                                  <a:pt x="19" y="11"/>
                                </a:lnTo>
                                <a:lnTo>
                                  <a:pt x="16" y="0"/>
                                </a:lnTo>
                                <a:close/>
                              </a:path>
                            </a:pathLst>
                          </a:custGeom>
                          <a:noFill/>
                          <a:ln w="3407">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8" name="Text Box 848"/>
                        <wps:cNvSpPr txBox="1">
                          <a:spLocks noChangeArrowheads="1"/>
                        </wps:cNvSpPr>
                        <wps:spPr bwMode="auto">
                          <a:xfrm>
                            <a:off x="6712" y="-221"/>
                            <a:ext cx="449"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18" w:lineRule="exact"/>
                                <w:ind w:left="48" w:right="-6"/>
                                <w:rPr>
                                  <w:rFonts w:ascii="Arial"/>
                                  <w:sz w:val="14"/>
                                </w:rPr>
                              </w:pPr>
                              <w:r>
                                <w:rPr>
                                  <w:w w:val="107"/>
                                  <w:position w:val="8"/>
                                  <w:sz w:val="9"/>
                                  <w:u w:val="single" w:color="1F77B3"/>
                                </w:rPr>
                                <w:t xml:space="preserve"> </w:t>
                              </w:r>
                              <w:r>
                                <w:rPr>
                                  <w:position w:val="8"/>
                                  <w:sz w:val="9"/>
                                  <w:u w:val="single" w:color="1F77B3"/>
                                </w:rPr>
                                <w:t xml:space="preserve">    </w:t>
                              </w:r>
                              <w:r>
                                <w:rPr>
                                  <w:spacing w:val="-7"/>
                                  <w:position w:val="8"/>
                                  <w:sz w:val="9"/>
                                  <w:u w:val="single" w:color="1F77B3"/>
                                </w:rPr>
                                <w:t xml:space="preserve"> </w:t>
                              </w:r>
                              <w:r>
                                <w:rPr>
                                  <w:spacing w:val="-3"/>
                                  <w:position w:val="8"/>
                                  <w:sz w:val="9"/>
                                </w:rPr>
                                <w:t xml:space="preserve"> </w:t>
                              </w:r>
                              <w:r>
                                <w:rPr>
                                  <w:rFonts w:ascii="Arial"/>
                                  <w:w w:val="60"/>
                                  <w:sz w:val="14"/>
                                </w:rPr>
                                <w:t>SPAR-</w:t>
                              </w:r>
                            </w:p>
                            <w:p w:rsidR="0009622D" w:rsidRDefault="0009622D">
                              <w:pPr>
                                <w:spacing w:before="16" w:line="163" w:lineRule="auto"/>
                                <w:ind w:left="198" w:right="-7" w:hanging="151"/>
                                <w:rPr>
                                  <w:rFonts w:ascii="Arial"/>
                                  <w:sz w:val="14"/>
                                </w:rPr>
                              </w:pPr>
                              <w:r>
                                <w:rPr>
                                  <w:w w:val="108"/>
                                  <w:position w:val="3"/>
                                  <w:sz w:val="8"/>
                                  <w:u w:val="single" w:color="FF7F0E"/>
                                </w:rPr>
                                <w:t xml:space="preserve"> </w:t>
                              </w:r>
                              <w:r>
                                <w:rPr>
                                  <w:position w:val="3"/>
                                  <w:sz w:val="8"/>
                                  <w:u w:val="single" w:color="FF7F0E"/>
                                </w:rPr>
                                <w:t xml:space="preserve">    </w:t>
                              </w:r>
                              <w:r>
                                <w:rPr>
                                  <w:spacing w:val="5"/>
                                  <w:position w:val="3"/>
                                  <w:sz w:val="8"/>
                                  <w:u w:val="single" w:color="FF7F0E"/>
                                </w:rPr>
                                <w:t xml:space="preserve"> </w:t>
                              </w:r>
                              <w:r>
                                <w:rPr>
                                  <w:spacing w:val="2"/>
                                  <w:position w:val="3"/>
                                  <w:sz w:val="8"/>
                                </w:rPr>
                                <w:t xml:space="preserve"> </w:t>
                              </w:r>
                              <w:r>
                                <w:rPr>
                                  <w:rFonts w:ascii="Arial"/>
                                  <w:w w:val="65"/>
                                  <w:sz w:val="14"/>
                                </w:rPr>
                                <w:t xml:space="preserve">SEMI- </w:t>
                              </w:r>
                              <w:r>
                                <w:rPr>
                                  <w:rFonts w:ascii="Arial"/>
                                  <w:w w:val="60"/>
                                  <w:sz w:val="14"/>
                                </w:rPr>
                                <w:t>TLP-M</w:t>
                              </w:r>
                            </w:p>
                          </w:txbxContent>
                        </wps:txbx>
                        <wps:bodyPr rot="0" vert="horz" wrap="square" lIns="0" tIns="0" rIns="0" bIns="0" anchor="t" anchorCtr="0" upright="1">
                          <a:noAutofit/>
                        </wps:bodyPr>
                      </wps:wsp>
                      <wps:wsp>
                        <wps:cNvPr id="949" name="Text Box 847"/>
                        <wps:cNvSpPr txBox="1">
                          <a:spLocks noChangeArrowheads="1"/>
                        </wps:cNvSpPr>
                        <wps:spPr bwMode="auto">
                          <a:xfrm>
                            <a:off x="7161" y="-221"/>
                            <a:ext cx="449"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24" w:line="163" w:lineRule="auto"/>
                                <w:ind w:left="-12" w:right="200" w:firstLine="16"/>
                                <w:jc w:val="both"/>
                                <w:rPr>
                                  <w:rFonts w:ascii="Arial"/>
                                  <w:sz w:val="14"/>
                                </w:rPr>
                              </w:pPr>
                              <w:r>
                                <w:rPr>
                                  <w:rFonts w:ascii="Arial"/>
                                  <w:w w:val="60"/>
                                  <w:sz w:val="14"/>
                                </w:rPr>
                                <w:t xml:space="preserve">MASS </w:t>
                              </w:r>
                              <w:proofErr w:type="spellStart"/>
                              <w:r>
                                <w:rPr>
                                  <w:rFonts w:ascii="Arial"/>
                                  <w:w w:val="60"/>
                                  <w:sz w:val="14"/>
                                </w:rPr>
                                <w:t>MASS</w:t>
                              </w:r>
                              <w:proofErr w:type="spellEnd"/>
                              <w:r>
                                <w:rPr>
                                  <w:rFonts w:ascii="Arial"/>
                                  <w:w w:val="60"/>
                                  <w:sz w:val="14"/>
                                </w:rPr>
                                <w:t xml:space="preserve"> </w:t>
                              </w:r>
                              <w:r>
                                <w:rPr>
                                  <w:rFonts w:ascii="Arial"/>
                                  <w:w w:val="70"/>
                                  <w:sz w:val="14"/>
                                </w:rPr>
                                <w:t>ASS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3CEDAF" id="Group 846" o:spid="_x0000_s1417" style="position:absolute;left:0;text-align:left;margin-left:334.55pt;margin-top:-11.2pt;width:181.15pt;height:135.05pt;z-index:-251621376;mso-position-horizontal-relative:page;mso-position-vertical-relative:text" coordorigin="6691,-224" coordsize="3623,2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">
                <v:line id="Line 938" o:spid="_x0000_s1418" style="position:absolute;visibility:visible;mso-wrap-style:square" from="6712,2456" to="6712,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" strokecolor="#afafaf" strokeweight=".07569mm"/>
                <v:line id="Line 937" o:spid="_x0000_s1419" style="position:absolute;visibility:visible;mso-wrap-style:square" from="6712,2465" to="6712,2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" strokeweight=".33119mm"/>
                <v:line id="Line 936" o:spid="_x0000_s1420" style="position:absolute;visibility:visible;mso-wrap-style:square" from="6712,2456" to="6712,2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" strokeweight=".07569mm"/>
                <v:line id="Line 935" o:spid="_x0000_s1421" style="position:absolute;visibility:visible;mso-wrap-style:square" from="7161,2456" to="7161,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" strokecolor="#afafaf" strokeweight=".07569mm"/>
                <v:line id="Line 934" o:spid="_x0000_s1422" style="position:absolute;visibility:visible;mso-wrap-style:square" from="7161,2465" to="7161,2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" strokeweight=".33119mm"/>
                <v:line id="Line 933" o:spid="_x0000_s1423" style="position:absolute;visibility:visible;mso-wrap-style:square" from="7161,2456" to="7161,2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" strokeweight=".07569mm"/>
                <v:line id="Line 932" o:spid="_x0000_s1424" style="position:absolute;visibility:visible;mso-wrap-style:square" from="7610,2456" to="7610,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" strokecolor="#afafaf" strokeweight=".07569mm"/>
                <v:line id="Line 931" o:spid="_x0000_s1425" style="position:absolute;visibility:visible;mso-wrap-style:square" from="7610,2465" to="7610,2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" strokeweight=".33119mm"/>
                <v:line id="Line 930" o:spid="_x0000_s1426" style="position:absolute;visibility:visible;mso-wrap-style:square" from="7610,2456" to="7610,2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" strokeweight=".07569mm"/>
                <v:line id="Line 929" o:spid="_x0000_s1427" style="position:absolute;visibility:visible;mso-wrap-style:square" from="8059,2456" to="8059,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" strokecolor="#afafaf" strokeweight=".07569mm"/>
                <v:line id="Line 928" o:spid="_x0000_s1428" style="position:absolute;visibility:visible;mso-wrap-style:square" from="8059,2465" to="8059,2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" strokeweight=".33119mm"/>
                <v:line id="Line 927" o:spid="_x0000_s1429" style="position:absolute;visibility:visible;mso-wrap-style:square" from="8059,2456" to="8059,2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" strokeweight=".07569mm"/>
                <v:line id="Line 926" o:spid="_x0000_s1430" style="position:absolute;visibility:visible;mso-wrap-style:square" from="8508,2456" to="8508,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" strokecolor="#afafaf" strokeweight=".07569mm"/>
                <v:line id="Line 925" o:spid="_x0000_s1431" style="position:absolute;visibility:visible;mso-wrap-style:square" from="8508,2465" to="8508,2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" strokeweight=".33119mm"/>
                <v:line id="Line 924" o:spid="_x0000_s1432" style="position:absolute;visibility:visible;mso-wrap-style:square" from="8508,2456" to="8508,2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" strokeweight=".07569mm"/>
                <v:line id="Line 923" o:spid="_x0000_s1433" style="position:absolute;visibility:visible;mso-wrap-style:square" from="8957,2456" to="8957,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" strokecolor="#afafaf" strokeweight=".07569mm"/>
                <v:line id="Line 922" o:spid="_x0000_s1434" style="position:absolute;visibility:visible;mso-wrap-style:square" from="8957,2465" to="8957,2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" strokeweight=".33119mm"/>
                <v:line id="Line 921" o:spid="_x0000_s1435" style="position:absolute;visibility:visible;mso-wrap-style:square" from="8957,2456" to="8957,2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" strokeweight=".07569mm"/>
                <v:line id="Line 920" o:spid="_x0000_s1436" style="position:absolute;visibility:visible;mso-wrap-style:square" from="9406,2456" to="9406,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" strokecolor="#afafaf" strokeweight=".07569mm"/>
                <v:line id="Line 919" o:spid="_x0000_s1437" style="position:absolute;visibility:visible;mso-wrap-style:square" from="9406,2465" to="9406,2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" strokeweight=".33119mm"/>
                <v:line id="Line 918" o:spid="_x0000_s1438" style="position:absolute;visibility:visible;mso-wrap-style:square" from="9406,2456" to="9406,2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" strokeweight=".07569mm"/>
                <v:line id="Line 917" o:spid="_x0000_s1439" style="position:absolute;visibility:visible;mso-wrap-style:square" from="9855,2456" to="9855,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" strokecolor="#afafaf" strokeweight=".07569mm"/>
                <v:line id="Line 916" o:spid="_x0000_s1440" style="position:absolute;visibility:visible;mso-wrap-style:square" from="9855,2465" to="9855,2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" strokeweight=".33119mm"/>
                <v:line id="Line 915" o:spid="_x0000_s1441" style="position:absolute;visibility:visible;mso-wrap-style:square" from="9855,2456" to="9855,2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" strokeweight=".07569mm"/>
                <v:line id="Line 914" o:spid="_x0000_s1442" style="position:absolute;visibility:visible;mso-wrap-style:square" from="10304,2456" to="10304,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" strokecolor="#afafaf" strokeweight=".07569mm"/>
                <v:line id="Line 913" o:spid="_x0000_s1443" style="position:absolute;visibility:visible;mso-wrap-style:square" from="10304,2465" to="10304,2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" strokeweight=".33119mm"/>
                <v:line id="Line 912" o:spid="_x0000_s1444" style="position:absolute;visibility:visible;mso-wrap-style:square" from="10304,2456" to="10304,2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" strokeweight=".07569mm"/>
                <v:line id="Line 911" o:spid="_x0000_s1445" style="position:absolute;visibility:visible;mso-wrap-style:square" from="6712,2456" to="10304,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" strokecolor="#afafaf" strokeweight=".07569mm"/>
                <v:line id="Line 910" o:spid="_x0000_s1446" style="position:absolute;visibility:visible;mso-wrap-style:square" from="6693,2456" to="6712,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" strokeweight="0"/>
                <v:line id="Line 909" o:spid="_x0000_s1447" style="position:absolute;visibility:visible;mso-wrap-style:square" from="6712,2456" to="6712,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" strokeweight=".07569mm"/>
                <v:line id="Line 908" o:spid="_x0000_s1448" style="position:absolute;visibility:visible;mso-wrap-style:square" from="6712,2121" to="10304,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" strokecolor="#afafaf" strokeweight=".07569mm"/>
                <v:line id="Line 907" o:spid="_x0000_s1449" style="position:absolute;visibility:visible;mso-wrap-style:square" from="6693,2121" to="6712,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" strokeweight="0"/>
                <v:line id="Line 906" o:spid="_x0000_s1450" style="position:absolute;visibility:visible;mso-wrap-style:square" from="6712,2121" to="6712,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" strokeweight=".07569mm"/>
                <v:line id="Line 905" o:spid="_x0000_s1451" style="position:absolute;visibility:visible;mso-wrap-style:square" from="6712,1786" to="10304,1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" strokecolor="#afafaf" strokeweight=".07569mm"/>
                <v:line id="Line 904" o:spid="_x0000_s1452" style="position:absolute;visibility:visible;mso-wrap-style:square" from="6693,1786" to="6712,1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" strokeweight="0"/>
                <v:line id="Line 903" o:spid="_x0000_s1453" style="position:absolute;visibility:visible;mso-wrap-style:square" from="6712,1786" to="6712,1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" strokeweight=".07569mm"/>
                <v:line id="Line 902" o:spid="_x0000_s1454" style="position:absolute;visibility:visible;mso-wrap-style:square" from="6712,1452" to="10304,1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" strokecolor="#afafaf" strokeweight=".07569mm"/>
                <v:line id="Line 901" o:spid="_x0000_s1455" style="position:absolute;visibility:visible;mso-wrap-style:square" from="6693,1452" to="6712,1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" strokeweight="0"/>
                <v:line id="Line 900" o:spid="_x0000_s1456" style="position:absolute;visibility:visible;mso-wrap-style:square" from="6712,1452" to="6712,1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" strokeweight=".07569mm"/>
                <v:line id="Line 899" o:spid="_x0000_s1457" style="position:absolute;visibility:visible;mso-wrap-style:square" from="6712,1117" to="10304,1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" strokecolor="#afafaf" strokeweight=".07569mm"/>
                <v:line id="Line 898" o:spid="_x0000_s1458" style="position:absolute;visibility:visible;mso-wrap-style:square" from="6693,1117" to="6712,1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" strokeweight="0"/>
                <v:line id="Line 897" o:spid="_x0000_s1459" style="position:absolute;visibility:visible;mso-wrap-style:square" from="6712,1117" to="6712,1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" strokeweight=".07569mm"/>
                <v:line id="Line 896" o:spid="_x0000_s1460" style="position:absolute;visibility:visible;mso-wrap-style:square" from="6712,783" to="1030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" strokecolor="#afafaf" strokeweight=".07569mm"/>
                <v:line id="Line 895" o:spid="_x0000_s1461" style="position:absolute;visibility:visible;mso-wrap-style:square" from="6693,783" to="6712,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" strokeweight="0"/>
                <v:line id="Line 894" o:spid="_x0000_s1462" style="position:absolute;visibility:visible;mso-wrap-style:square" from="6712,783" to="6712,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" strokeweight=".07569mm"/>
                <v:line id="Line 893" o:spid="_x0000_s1463" style="position:absolute;visibility:visible;mso-wrap-style:square" from="6712,448" to="10304,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" strokecolor="#afafaf" strokeweight=".07569mm"/>
                <v:line id="Line 892" o:spid="_x0000_s1464" style="position:absolute;visibility:visible;mso-wrap-style:square" from="6693,448" to="671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" strokeweight="0"/>
                <v:line id="Line 891" o:spid="_x0000_s1465" style="position:absolute;visibility:visible;mso-wrap-style:square" from="6712,448" to="671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" strokeweight=".07569mm"/>
                <v:line id="Line 890" o:spid="_x0000_s1466" style="position:absolute;visibility:visible;mso-wrap-style:square" from="6712,113" to="10304,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" strokecolor="#afafaf" strokeweight=".07569mm"/>
                <v:line id="Line 889" o:spid="_x0000_s1467" style="position:absolute;visibility:visible;mso-wrap-style:square" from="6693,113" to="6712,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" strokeweight="0"/>
                <v:line id="Line 888" o:spid="_x0000_s1468" style="position:absolute;visibility:visible;mso-wrap-style:square" from="6712,113" to="6712,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" strokeweight=".07569mm"/>
                <v:line id="Line 887" o:spid="_x0000_s1469" style="position:absolute;visibility:visible;mso-wrap-style:square" from="6712,-221" to="1030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" strokecolor="#afafaf" strokeweight=".07569mm"/>
                <v:line id="Line 886" o:spid="_x0000_s1470" style="position:absolute;visibility:visible;mso-wrap-style:square" from="6693,-221" to="6712,-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" strokeweight="0"/>
                <v:line id="Line 885" o:spid="_x0000_s1471" style="position:absolute;visibility:visible;mso-wrap-style:square" from="6712,-221" to="6712,-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" strokeweight=".07569mm"/>
                <v:shape id="Freeform 884" o:spid="_x0000_s1472" style="position:absolute;left:7161;top:160;width:2695;height:1576;visibility:visible;mso-wrap-style:square;v-text-anchor:top" coordsize="2695,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" path="m2694,l2245,288,1796,603r-674,397l750,1221,,1575e" filled="f" strokecolor="#1f77b3" strokeweight=".3785mm">
                  <v:path arrowok="t" o:connecttype="custom" o:connectlocs="2694,160;2245,448;1796,763;1122,1160;750,1381;0,1735" o:connectangles="0,0,0,0,0,0"/>
                </v:shape>
                <v:shape id="Freeform 883" o:spid="_x0000_s1473" style="position:absolute;left:9828;top:133;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" path="m34,l20,,13,3,3,13,,20,,34r3,7l13,51r7,3l34,54r7,-3l51,41r3,-7l54,20,51,13,41,3,34,xe" fillcolor="#1f77b3" stroked="f">
                  <v:path arrowok="t" o:connecttype="custom" o:connectlocs="34,133;20,133;13,136;3,146;0,153;0,167;3,174;13,184;20,187;34,187;41,184;51,174;54,167;54,153;51,146;41,136;34,133" o:connectangles="0,0,0,0,0,0,0,0,0,0,0,0,0,0,0,0,0"/>
                </v:shape>
                <v:shape id="Freeform 882" o:spid="_x0000_s1474" style="position:absolute;left:9828;top:133;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" path="m27,54r7,l41,51r5,-5l51,41r3,-7l54,27r,-7l51,13,46,8,41,3,34,,27,,20,,13,3,8,8,3,13,,20r,7l,34r3,7l8,46r5,5l20,54r7,xe" filled="f" strokecolor="#1f77b3" strokeweight=".09464mm">
                  <v:path arrowok="t" o:connecttype="custom" o:connectlocs="27,187;34,187;41,184;46,179;51,174;54,167;54,160;54,153;51,146;46,141;41,136;34,133;27,133;20,133;13,136;8,141;3,146;0,153;0,160;0,167;3,174;8,179;13,184;20,187;27,187" o:connectangles="0,0,0,0,0,0,0,0,0,0,0,0,0,0,0,0,0,0,0,0,0,0,0,0,0"/>
                </v:shape>
                <v:shape id="Freeform 881" o:spid="_x0000_s1475" style="position:absolute;left:9379;top:421;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" path="m34,l20,,13,3,3,13,,20,,34r3,7l13,51r7,3l34,54r7,-3l51,41r3,-7l54,20,51,13,41,3,34,xe" fillcolor="#1f77b3" stroked="f">
                  <v:path arrowok="t" o:connecttype="custom" o:connectlocs="34,421;20,421;13,424;3,434;0,441;0,455;3,462;13,472;20,475;34,475;41,472;51,462;54,455;54,441;51,434;41,424;34,421" o:connectangles="0,0,0,0,0,0,0,0,0,0,0,0,0,0,0,0,0"/>
                </v:shape>
                <v:shape id="Freeform 880" o:spid="_x0000_s1476" style="position:absolute;left:9379;top:421;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" path="m27,54r7,l41,51r5,-5l51,41r3,-7l54,27r,-7l51,13,46,8,41,3,34,,27,,20,,13,3,8,8,3,13,,20r,7l,34r3,7l8,46r5,5l20,54r7,xe" filled="f" strokecolor="#1f77b3" strokeweight=".09464mm">
                  <v:path arrowok="t" o:connecttype="custom" o:connectlocs="27,475;34,475;41,472;46,467;51,462;54,455;54,448;54,441;51,434;46,429;41,424;34,421;27,421;20,421;13,424;8,429;3,434;0,441;0,448;0,455;3,462;8,467;13,472;20,475;27,475" o:connectangles="0,0,0,0,0,0,0,0,0,0,0,0,0,0,0,0,0,0,0,0,0,0,0,0,0"/>
                </v:shape>
                <v:shape id="Freeform 879" o:spid="_x0000_s1477" style="position:absolute;left:8930;top:737;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" path="m34,l20,,13,2,3,12,,19,,34r3,6l13,50r7,3l34,53r7,-3l51,40r3,-6l54,19,51,12,41,2,34,xe" fillcolor="#1f77b3" stroked="f">
                  <v:path arrowok="t" o:connecttype="custom" o:connectlocs="34,737;20,737;13,739;3,749;0,756;0,771;3,777;13,787;20,790;34,790;41,787;51,777;54,771;54,756;51,749;41,739;34,737" o:connectangles="0,0,0,0,0,0,0,0,0,0,0,0,0,0,0,0,0"/>
                </v:shape>
                <v:shape id="Freeform 878" o:spid="_x0000_s1478" style="position:absolute;left:8930;top:737;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" path="m27,53r7,l41,50r5,-5l51,40r3,-6l54,26r,-7l51,12,46,7,41,2,34,,27,,20,,13,2,8,7,3,12,,19r,7l,34r3,6l8,45r5,5l20,53r7,xe" filled="f" strokecolor="#1f77b3" strokeweight=".09464mm">
                  <v:path arrowok="t" o:connecttype="custom" o:connectlocs="27,790;34,790;41,787;46,782;51,777;54,771;54,763;54,756;51,749;46,744;41,739;34,737;27,737;20,737;13,739;8,744;3,749;0,756;0,763;0,771;3,777;8,782;13,787;20,790;27,790" o:connectangles="0,0,0,0,0,0,0,0,0,0,0,0,0,0,0,0,0,0,0,0,0,0,0,0,0"/>
                </v:shape>
                <v:shape id="Freeform 877" o:spid="_x0000_s1479" style="position:absolute;left:8257;top:1134;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" path="m33,l19,,12,2,2,12,,19,,34r2,6l12,50r7,3l33,53r7,-3l50,40r3,-6l53,19,50,12,40,2,33,xe" fillcolor="#1f77b3" stroked="f">
                  <v:path arrowok="t" o:connecttype="custom" o:connectlocs="33,1134;19,1134;12,1136;2,1146;0,1153;0,1168;2,1174;12,1184;19,1187;33,1187;40,1184;50,1174;53,1168;53,1153;50,1146;40,1136;33,1134" o:connectangles="0,0,0,0,0,0,0,0,0,0,0,0,0,0,0,0,0"/>
                </v:shape>
                <v:shape id="Freeform 876" o:spid="_x0000_s1480" style="position:absolute;left:8257;top:1134;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" path="m26,53r7,l40,50r5,-5l50,40r3,-6l53,26r,-7l50,12,45,7,40,2,33,,26,,19,,12,2,7,7,2,12,,19r,7l,34r2,6l7,45r5,5l19,53r7,xe" filled="f" strokecolor="#1f77b3" strokeweight=".09464mm">
                  <v:path arrowok="t" o:connecttype="custom" o:connectlocs="26,1187;33,1187;40,1184;45,1179;50,1174;53,1168;53,1160;53,1153;50,1146;45,1141;40,1136;33,1134;26,1134;19,1134;12,1136;7,1141;2,1146;0,1153;0,1160;0,1168;2,1174;7,1179;12,1184;19,1187;26,1187" o:connectangles="0,0,0,0,0,0,0,0,0,0,0,0,0,0,0,0,0,0,0,0,0,0,0,0,0"/>
                </v:shape>
                <v:shape id="Freeform 875" o:spid="_x0000_s1481" style="position:absolute;left:7884;top:1354;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" path="m34,l20,,13,3,3,13,,20,,34r3,7l13,51r7,3l34,54r7,-3l51,41r2,-7l53,20,51,13,41,3,34,xe" fillcolor="#1f77b3" stroked="f">
                  <v:path arrowok="t" o:connecttype="custom" o:connectlocs="34,1354;20,1354;13,1357;3,1367;0,1374;0,1388;3,1395;13,1405;20,1408;34,1408;41,1405;51,1395;53,1388;53,1374;51,1367;41,1357;34,1354" o:connectangles="0,0,0,0,0,0,0,0,0,0,0,0,0,0,0,0,0"/>
                </v:shape>
                <v:shape id="Freeform 874" o:spid="_x0000_s1482" style="position:absolute;left:7884;top:1354;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" path="m27,54r7,l41,51r5,-5l51,41r2,-7l53,27r,-7l51,13,46,8,41,3,34,,27,,20,,13,3,8,8,3,13,,20r,7l,34r3,7l8,46r5,5l20,54r7,xe" filled="f" strokecolor="#1f77b3" strokeweight=".09464mm">
                  <v:path arrowok="t" o:connecttype="custom" o:connectlocs="27,1408;34,1408;41,1405;46,1400;51,1395;53,1388;53,1381;53,1374;51,1367;46,1362;41,1357;34,1354;27,1354;20,1354;13,1357;8,1362;3,1367;0,1374;0,1381;0,1388;3,1395;8,1400;13,1405;20,1408;27,1408" o:connectangles="0,0,0,0,0,0,0,0,0,0,0,0,0,0,0,0,0,0,0,0,0,0,0,0,0"/>
                </v:shape>
                <v:shape id="Freeform 873" o:spid="_x0000_s1483" style="position:absolute;left:7134;top:1708;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" path="m34,l20,,13,3,3,13,,20,,34r3,7l13,51r7,3l34,54r7,-3l51,41r3,-7l54,20,51,13,41,3,34,xe" fillcolor="#1f77b3" stroked="f">
                  <v:path arrowok="t" o:connecttype="custom" o:connectlocs="34,1708;20,1708;13,1711;3,1721;0,1728;0,1742;3,1749;13,1759;20,1762;34,1762;41,1759;51,1749;54,1742;54,1728;51,1721;41,1711;34,1708" o:connectangles="0,0,0,0,0,0,0,0,0,0,0,0,0,0,0,0,0"/>
                </v:shape>
                <v:shape id="Freeform 872" o:spid="_x0000_s1484" style="position:absolute;left:7134;top:1708;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" path="m27,54r7,l41,51r5,-5l51,41r3,-7l54,27r,-7l51,13,46,8,41,3,34,,27,,20,,13,3,8,8,3,13,,20r,7l,34r3,7l8,46r5,5l20,54r7,xe" filled="f" strokecolor="#1f77b3" strokeweight=".09464mm">
                  <v:path arrowok="t" o:connecttype="custom" o:connectlocs="27,1762;34,1762;41,1759;46,1754;51,1749;54,1742;54,1735;54,1728;51,1721;46,1716;41,1711;34,1708;27,1708;20,1708;13,1711;8,1716;3,1721;0,1728;0,1735;0,1742;3,1749;8,1754;13,1759;20,1762;27,1762" o:connectangles="0,0,0,0,0,0,0,0,0,0,0,0,0,0,0,0,0,0,0,0,0,0,0,0,0"/>
                </v:shape>
                <v:shape id="Freeform 871" o:spid="_x0000_s1485" style="position:absolute;left:7161;top:247;width:2695;height:550;visibility:visible;mso-wrap-style:square;v-text-anchor:top" coordsize="269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" path="m2694,l2245,201,1796,322,1122,454,750,500,,549e" filled="f" strokecolor="#ff7f0e" strokeweight=".3785mm">
                  <v:path arrowok="t" o:connecttype="custom" o:connectlocs="2694,247;2245,448;1796,569;1122,701;750,747;0,796" o:connectangles="0,0,0,0,0,0"/>
                </v:shape>
                <v:shape id="AutoShape 870" o:spid="_x0000_s1486" style="position:absolute;left:7134;top:247;width:2748;height:550;visibility:visible;mso-wrap-style:square;v-text-anchor:top" coordsize="2748,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" path="m2694,r54,m2245,201r54,m1796,322r54,m1123,454r53,m750,500r53,m,549r54,e" filled="f" strokecolor="#ff7f0e" strokeweight=".94625mm">
                  <v:path arrowok="t" o:connecttype="custom" o:connectlocs="2694,247;2748,247;2245,448;2299,448;1796,569;1850,569;1123,701;1176,701;750,747;803,747;0,796;54,796" o:connectangles="0,0,0,0,0,0,0,0,0,0,0,0"/>
                </v:shape>
                <v:shape id="Freeform 869" o:spid="_x0000_s1487" style="position:absolute;left:7161;top:55;width:2695;height:2160;visibility:visible;mso-wrap-style:square;v-text-anchor:top" coordsize="2695,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" path="m2694,l2245,393,1796,796r-674,558l750,1637,,2159e" filled="f" strokecolor="#2ba02b" strokeweight=".3785mm">
                  <v:path arrowok="t" o:connecttype="custom" o:connectlocs="2694,55;2245,448;1796,851;1122,1409;750,1692;0,2214" o:connectangles="0,0,0,0,0,0"/>
                </v:shape>
                <v:shape id="AutoShape 868" o:spid="_x0000_s1488" style="position:absolute;left:9829;top:28;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" path="m51,19l,19,16,30,10,49,26,38r12,l36,30,51,19xm38,38r-12,l42,49,38,38xm26,l20,19r12,l26,xe" fillcolor="#2ba02b" stroked="f">
                  <v:path arrowok="t" o:connecttype="custom" o:connectlocs="51,47;0,47;16,58;10,77;26,66;38,66;36,58;51,47;38,66;26,66;42,77;38,66;26,28;20,47;32,47;26,28" o:connectangles="0,0,0,0,0,0,0,0,0,0,0,0,0,0,0,0"/>
                </v:shape>
                <v:shape id="Freeform 867" o:spid="_x0000_s1489" style="position:absolute;left:9829;top:28;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" path="m26,l20,19,,19,16,30,10,49,26,38,42,49,36,30,51,19r-19,l26,xe" filled="f" strokecolor="#2ba02b" strokeweight=".09464mm">
                  <v:path arrowok="t" o:connecttype="custom" o:connectlocs="26,28;20,47;0,47;16,58;10,77;26,66;42,77;36,58;51,47;32,47;26,28" o:connectangles="0,0,0,0,0,0,0,0,0,0,0"/>
                </v:shape>
                <v:shape id="AutoShape 866" o:spid="_x0000_s1490" style="position:absolute;left:9380;top:421;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" path="m51,19l,19,16,30,10,49,26,37r12,l36,30,51,19xm38,37r-12,l42,49,38,37xm26,l20,19r12,l26,xe" fillcolor="#2ba02b" stroked="f">
                  <v:path arrowok="t" o:connecttype="custom" o:connectlocs="51,440;0,440;16,451;10,470;26,458;38,458;36,451;51,440;38,458;26,458;42,470;38,458;26,421;20,440;32,440;26,421" o:connectangles="0,0,0,0,0,0,0,0,0,0,0,0,0,0,0,0"/>
                </v:shape>
                <v:shape id="Freeform 865" o:spid="_x0000_s1491" style="position:absolute;left:9380;top:421;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" path="m26,l20,19,,19,16,30,10,49,26,37,42,49,36,30,51,19r-19,l26,xe" filled="f" strokecolor="#2ba02b" strokeweight=".09464mm">
                  <v:path arrowok="t" o:connecttype="custom" o:connectlocs="26,421;20,440;0,440;16,451;10,470;26,458;42,470;36,451;51,440;32,440;26,421" o:connectangles="0,0,0,0,0,0,0,0,0,0,0"/>
                </v:shape>
                <v:shape id="AutoShape 864" o:spid="_x0000_s1492" style="position:absolute;left:8931;top:824;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" path="m51,19l,19,16,30,10,49,26,37r12,l36,30,51,19xm38,37r-12,l42,49,38,37xm26,l20,19r12,l26,xe" fillcolor="#2ba02b" stroked="f">
                  <v:path arrowok="t" o:connecttype="custom" o:connectlocs="51,843;0,843;16,854;10,873;26,861;38,861;36,854;51,843;38,861;26,861;42,873;38,861;26,824;20,843;32,843;26,824" o:connectangles="0,0,0,0,0,0,0,0,0,0,0,0,0,0,0,0"/>
                </v:shape>
                <v:shape id="Freeform 863" o:spid="_x0000_s1493" style="position:absolute;left:8931;top:824;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" path="m26,l20,19,,19,16,30,10,49,26,37,42,49,36,30,51,19r-19,l26,xe" filled="f" strokecolor="#2ba02b" strokeweight=".09464mm">
                  <v:path arrowok="t" o:connecttype="custom" o:connectlocs="26,824;20,843;0,843;16,854;10,873;26,861;42,873;36,854;51,843;32,843;26,824" o:connectangles="0,0,0,0,0,0,0,0,0,0,0"/>
                </v:shape>
                <v:shape id="AutoShape 862" o:spid="_x0000_s1494" style="position:absolute;left:8258;top:1382;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" path="m51,18l,18,16,30,10,48,25,37r12,l35,30,51,18xm37,37r-12,l41,48,37,37xm25,l19,18r12,l25,xe" fillcolor="#2ba02b" stroked="f">
                  <v:path arrowok="t" o:connecttype="custom" o:connectlocs="51,1400;0,1400;16,1412;10,1430;25,1419;37,1419;35,1412;51,1400;37,1419;25,1419;41,1430;37,1419;25,1382;19,1400;31,1400;25,1382" o:connectangles="0,0,0,0,0,0,0,0,0,0,0,0,0,0,0,0"/>
                </v:shape>
                <v:shape id="Freeform 861" o:spid="_x0000_s1495" style="position:absolute;left:8258;top:1382;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" path="m25,l19,18,,18,16,30,10,48,25,37,41,48,35,30,51,18r-20,l25,xe" filled="f" strokecolor="#2ba02b" strokeweight=".09464mm">
                  <v:path arrowok="t" o:connecttype="custom" o:connectlocs="25,1382;19,1400;0,1400;16,1412;10,1430;25,1419;41,1430;35,1412;51,1400;31,1400;25,1382" o:connectangles="0,0,0,0,0,0,0,0,0,0,0"/>
                </v:shape>
                <v:shape id="AutoShape 860" o:spid="_x0000_s1496" style="position:absolute;left:7885;top:1666;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" path="m51,18l,18,16,30,10,48,26,37r12,l35,30,51,18xm38,37r-12,l41,48,38,37xm26,l20,18r12,l26,xe" fillcolor="#2ba02b" stroked="f">
                  <v:path arrowok="t" o:connecttype="custom" o:connectlocs="51,1684;0,1684;16,1696;10,1714;26,1703;38,1703;35,1696;51,1684;38,1703;26,1703;41,1714;38,1703;26,1666;20,1684;32,1684;26,1666" o:connectangles="0,0,0,0,0,0,0,0,0,0,0,0,0,0,0,0"/>
                </v:shape>
                <v:shape id="Freeform 859" o:spid="_x0000_s1497" style="position:absolute;left:7885;top:1666;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" path="m26,l20,18,,18,16,30,10,48,26,37,41,48,35,30,51,18r-19,l26,xe" filled="f" strokecolor="#2ba02b" strokeweight=".09464mm">
                  <v:path arrowok="t" o:connecttype="custom" o:connectlocs="26,1666;20,1684;0,1684;16,1696;10,1714;26,1703;41,1714;35,1696;51,1684;32,1684;26,1666" o:connectangles="0,0,0,0,0,0,0,0,0,0,0"/>
                </v:shape>
                <v:shape id="AutoShape 858" o:spid="_x0000_s1498" style="position:absolute;left:7135;top:2188;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" path="m51,18l,18,16,30,10,48,26,37r12,l36,30,51,18xm38,37r-12,l42,48,38,37xm26,l20,18r12,l26,xe" fillcolor="#2ba02b" stroked="f">
                  <v:path arrowok="t" o:connecttype="custom" o:connectlocs="51,2206;0,2206;16,2218;10,2236;26,2225;38,2225;36,2218;51,2206;38,2225;26,2225;42,2236;38,2225;26,2188;20,2206;32,2206;26,2188" o:connectangles="0,0,0,0,0,0,0,0,0,0,0,0,0,0,0,0"/>
                </v:shape>
                <v:shape id="Freeform 857" o:spid="_x0000_s1499" style="position:absolute;left:7135;top:2188;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" path="m26,l20,18,,18,16,30,10,48,26,37,42,48,36,30,51,18r-19,l26,xe" filled="f" strokecolor="#2ba02b" strokeweight=".09464mm">
                  <v:path arrowok="t" o:connecttype="custom" o:connectlocs="26,2188;20,2206;0,2206;16,2218;10,2236;26,2225;42,2236;36,2218;51,2206;32,2206;26,2188" o:connectangles="0,0,0,0,0,0,0,0,0,0,0"/>
                </v:shape>
                <v:shape id="AutoShape 856" o:spid="_x0000_s1500" style="position:absolute;left:1452;top:977;width:13392;height:9980;visibility:visible;mso-wrap-style:square;v-text-anchor:top" coordsize="13392,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" path="m5260,1479r,-2677m8852,1479r,-2677m5260,1479r3592,m5260,-1198r3592,e" filled="f" strokeweight=".07569mm">
                  <v:path arrowok="t" o:connecttype="custom" o:connectlocs="5260,2456;5260,-221;8852,2456;8852,-221;5260,2456;8852,2456;5260,-221;8852,-221" o:connectangles="0,0,0,0,0,0,0,0"/>
                </v:shape>
                <v:shape id="Freeform 855" o:spid="_x0000_s1501" style="position:absolute;left:6739;top:-194;width:691;height:346;visibility:visible;mso-wrap-style:square;v-text-anchor:top" coordsize="69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" path="m687,l3,,,3,,342r3,3l687,345r3,-3l690,3,687,xe" stroked="f">
                  <v:fill opacity="52428f"/>
                  <v:path arrowok="t" o:connecttype="custom" o:connectlocs="687,-194;3,-194;0,-191;0,148;3,151;687,151;690,148;690,-191;687,-194" o:connectangles="0,0,0,0,0,0,0,0,0"/>
                </v:shape>
                <v:shape id="Freeform 854" o:spid="_x0000_s1502" style="position:absolute;left:6739;top:-194;width:691;height:346;visibility:visible;mso-wrap-style:square;v-text-anchor:top" coordsize="69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" path="m10,345r669,l687,345r3,-3l690,335r,-325l690,3,687,r-8,l10,,3,,,3r,7l,335r,7l3,345r7,xe" filled="f" strokecolor="#ccc" strokeweight=".09464mm">
                  <v:path arrowok="t" o:connecttype="custom" o:connectlocs="10,151;679,151;687,151;690,148;690,141;690,-184;690,-191;687,-194;679,-194;10,-194;3,-194;0,-191;0,-184;0,141;0,148;3,151;10,151" o:connectangles="0,0,0,0,0,0,0,0,0,0,0,0,0,0,0,0,0"/>
                </v:shape>
                <v:shape id="Freeform 853" o:spid="_x0000_s1503" style="position:absolute;left:6798;top:-143;width:33;height:33;visibility:visible;mso-wrap-style:square;v-text-anchor:top" coordsize="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" path="m20,l11,,7,2,1,8,,12r,9l1,25r6,6l11,33r9,l24,31r6,-6l32,21r,-9l30,8,24,2,20,xe" fillcolor="#1f77b3" stroked="f">
                  <v:path arrowok="t" o:connecttype="custom" o:connectlocs="20,-143;11,-143;7,-141;1,-135;0,-131;0,-122;1,-118;7,-112;11,-110;20,-110;24,-112;30,-118;32,-122;32,-131;30,-135;24,-141;20,-143" o:connectangles="0,0,0,0,0,0,0,0,0,0,0,0,0,0,0,0,0"/>
                </v:shape>
                <v:shape id="Freeform 852" o:spid="_x0000_s1504" style="position:absolute;left:6798;top:-143;width:33;height:33;visibility:visible;mso-wrap-style:square;v-text-anchor:top" coordsize="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" path="m16,33r4,l24,31r3,-3l30,25r2,-4l32,17r,-5l30,8,27,5,24,2,20,,16,,11,,7,2,4,5,1,8,,12r,5l,21r1,4l4,28r3,3l11,33r5,xe" filled="f" strokecolor="#1f77b3" strokeweight=".09464mm">
                  <v:path arrowok="t" o:connecttype="custom" o:connectlocs="16,-110;20,-110;24,-112;27,-115;30,-118;32,-122;32,-126;32,-131;30,-135;27,-138;24,-141;20,-143;16,-143;11,-143;7,-141;4,-138;1,-135;0,-131;0,-126;0,-122;1,-118;4,-115;7,-112;11,-110;16,-110" o:connectangles="0,0,0,0,0,0,0,0,0,0,0,0,0,0,0,0,0,0,0,0,0,0,0,0,0"/>
                </v:shape>
                <v:line id="Line 851" o:spid="_x0000_s1505" style="position:absolute;visibility:visible;mso-wrap-style:square" from="6760,93" to="686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" strokecolor="#2ba02b" strokeweight=".14194mm"/>
                <v:shape id="AutoShape 850" o:spid="_x0000_s1506" style="position:absolute;left:6798;top:77;width:31;height:30;visibility:visible;mso-wrap-style:square;v-text-anchor:top" coordsize="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" path="m31,11l,11r10,7l6,29,16,22r7,l22,18r9,-7xm23,22r-7,l25,29,23,22xm16,l12,11r7,l16,xe" fillcolor="#2ba02b" stroked="f">
                  <v:path arrowok="t" o:connecttype="custom" o:connectlocs="31,88;0,88;10,95;6,106;16,99;23,99;22,95;31,88;23,99;16,99;25,106;23,99;16,77;12,88;19,88;16,77" o:connectangles="0,0,0,0,0,0,0,0,0,0,0,0,0,0,0,0"/>
                </v:shape>
                <v:shape id="Freeform 849" o:spid="_x0000_s1507" style="position:absolute;left:6798;top:77;width:31;height:30;visibility:visible;mso-wrap-style:square;v-text-anchor:top" coordsize="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" path="m16,l12,11,,11r10,7l6,29,16,22r9,7l22,18r9,-7l19,11,16,xe" filled="f" strokecolor="#2ba02b" strokeweight=".09464mm">
                  <v:path arrowok="t" o:connecttype="custom" o:connectlocs="16,77;12,88;0,88;10,95;6,106;16,99;25,106;22,95;31,88;19,88;16,77" o:connectangles="0,0,0,0,0,0,0,0,0,0,0"/>
                </v:shape>
                <v:shape id="Text Box 848" o:spid="_x0000_s1508" type="#_x0000_t202" style="position:absolute;left:6712;top:-221;width:449;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0awwAAANwAAAAPAAAAZHJzL2Rvd25yZXYueG1sRE/Pa8Iw&#10;FL4L+x/CE3bTVBm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P9y9GsMAAADcAAAADwAA&#10;AAAAAAAAAAAAAAAHAgAAZHJzL2Rvd25yZXYueG1sUEsFBgAAAAADAAMAtwAAAPcCAAAAAA==&#10;" filled="f" stroked="f">
                  <v:textbox inset="0,0,0,0">
                    <w:txbxContent>
                      <w:p w:rsidR="0009622D" w:rsidRDefault="0009622D">
                        <w:pPr>
                          <w:spacing w:line="118" w:lineRule="exact"/>
                          <w:ind w:left="48" w:right="-6"/>
                          <w:rPr>
                            <w:rFonts w:ascii="Arial"/>
                            <w:sz w:val="14"/>
                          </w:rPr>
                        </w:pPr>
                        <w:r>
                          <w:rPr>
                            <w:w w:val="107"/>
                            <w:position w:val="8"/>
                            <w:sz w:val="9"/>
                            <w:u w:val="single" w:color="1F77B3"/>
                          </w:rPr>
                          <w:t xml:space="preserve"> </w:t>
                        </w:r>
                        <w:r>
                          <w:rPr>
                            <w:position w:val="8"/>
                            <w:sz w:val="9"/>
                            <w:u w:val="single" w:color="1F77B3"/>
                          </w:rPr>
                          <w:t xml:space="preserve">    </w:t>
                        </w:r>
                        <w:r>
                          <w:rPr>
                            <w:spacing w:val="-7"/>
                            <w:position w:val="8"/>
                            <w:sz w:val="9"/>
                            <w:u w:val="single" w:color="1F77B3"/>
                          </w:rPr>
                          <w:t xml:space="preserve"> </w:t>
                        </w:r>
                        <w:r>
                          <w:rPr>
                            <w:spacing w:val="-3"/>
                            <w:position w:val="8"/>
                            <w:sz w:val="9"/>
                          </w:rPr>
                          <w:t xml:space="preserve"> </w:t>
                        </w:r>
                        <w:r>
                          <w:rPr>
                            <w:rFonts w:ascii="Arial"/>
                            <w:w w:val="60"/>
                            <w:sz w:val="14"/>
                          </w:rPr>
                          <w:t>SPAR-</w:t>
                        </w:r>
                      </w:p>
                      <w:p w:rsidR="0009622D" w:rsidRDefault="0009622D">
                        <w:pPr>
                          <w:spacing w:before="16" w:line="163" w:lineRule="auto"/>
                          <w:ind w:left="198" w:right="-7" w:hanging="151"/>
                          <w:rPr>
                            <w:rFonts w:ascii="Arial"/>
                            <w:sz w:val="14"/>
                          </w:rPr>
                        </w:pPr>
                        <w:r>
                          <w:rPr>
                            <w:w w:val="108"/>
                            <w:position w:val="3"/>
                            <w:sz w:val="8"/>
                            <w:u w:val="single" w:color="FF7F0E"/>
                          </w:rPr>
                          <w:t xml:space="preserve"> </w:t>
                        </w:r>
                        <w:r>
                          <w:rPr>
                            <w:position w:val="3"/>
                            <w:sz w:val="8"/>
                            <w:u w:val="single" w:color="FF7F0E"/>
                          </w:rPr>
                          <w:t xml:space="preserve">    </w:t>
                        </w:r>
                        <w:r>
                          <w:rPr>
                            <w:spacing w:val="5"/>
                            <w:position w:val="3"/>
                            <w:sz w:val="8"/>
                            <w:u w:val="single" w:color="FF7F0E"/>
                          </w:rPr>
                          <w:t xml:space="preserve"> </w:t>
                        </w:r>
                        <w:r>
                          <w:rPr>
                            <w:spacing w:val="2"/>
                            <w:position w:val="3"/>
                            <w:sz w:val="8"/>
                          </w:rPr>
                          <w:t xml:space="preserve"> </w:t>
                        </w:r>
                        <w:r>
                          <w:rPr>
                            <w:rFonts w:ascii="Arial"/>
                            <w:w w:val="65"/>
                            <w:sz w:val="14"/>
                          </w:rPr>
                          <w:t xml:space="preserve">SEMI- </w:t>
                        </w:r>
                        <w:r>
                          <w:rPr>
                            <w:rFonts w:ascii="Arial"/>
                            <w:w w:val="60"/>
                            <w:sz w:val="14"/>
                          </w:rPr>
                          <w:t>TLP-M</w:t>
                        </w:r>
                      </w:p>
                    </w:txbxContent>
                  </v:textbox>
                </v:shape>
                <v:shape id="Text Box 847" o:spid="_x0000_s1509" type="#_x0000_t202" style="position:absolute;left:7161;top:-221;width:449;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" filled="f" stroked="f">
                  <v:textbox inset="0,0,0,0">
                    <w:txbxContent>
                      <w:p w:rsidR="0009622D" w:rsidRDefault="0009622D">
                        <w:pPr>
                          <w:spacing w:before="24" w:line="163" w:lineRule="auto"/>
                          <w:ind w:left="-12" w:right="200" w:firstLine="16"/>
                          <w:jc w:val="both"/>
                          <w:rPr>
                            <w:rFonts w:ascii="Arial"/>
                            <w:sz w:val="14"/>
                          </w:rPr>
                        </w:pPr>
                        <w:r>
                          <w:rPr>
                            <w:rFonts w:ascii="Arial"/>
                            <w:w w:val="60"/>
                            <w:sz w:val="14"/>
                          </w:rPr>
                          <w:t xml:space="preserve">MASS </w:t>
                        </w:r>
                        <w:proofErr w:type="spellStart"/>
                        <w:r>
                          <w:rPr>
                            <w:rFonts w:ascii="Arial"/>
                            <w:w w:val="60"/>
                            <w:sz w:val="14"/>
                          </w:rPr>
                          <w:t>MASS</w:t>
                        </w:r>
                        <w:proofErr w:type="spellEnd"/>
                        <w:r>
                          <w:rPr>
                            <w:rFonts w:ascii="Arial"/>
                            <w:w w:val="60"/>
                            <w:sz w:val="14"/>
                          </w:rPr>
                          <w:t xml:space="preserve"> </w:t>
                        </w:r>
                        <w:r>
                          <w:rPr>
                            <w:rFonts w:ascii="Arial"/>
                            <w:w w:val="70"/>
                            <w:sz w:val="14"/>
                          </w:rPr>
                          <w:t>ASS</w:t>
                        </w:r>
                      </w:p>
                    </w:txbxContent>
                  </v:textbox>
                </v:shape>
                <w10:wrap anchorx="page"/>
              </v:group>
            </w:pict>
          </mc:Fallback>
        </mc:AlternateContent>
      </w:r>
      <w:r w:rsidR="0009622D">
        <w:rPr>
          <w:rFonts w:ascii="Arial"/>
          <w:w w:val="75"/>
          <w:sz w:val="16"/>
        </w:rPr>
        <w:t>1%</w:t>
      </w:r>
    </w:p>
    <w:p w:rsidR="00012D33" w:rsidRDefault="00012D33">
      <w:pPr>
        <w:pStyle w:val="BodyText"/>
        <w:rPr>
          <w:rFonts w:ascii="Arial"/>
          <w:sz w:val="13"/>
        </w:rPr>
      </w:pPr>
    </w:p>
    <w:p w:rsidR="00012D33" w:rsidRDefault="00F23B9E">
      <w:pPr>
        <w:ind w:left="611"/>
        <w:rPr>
          <w:rFonts w:ascii="Arial"/>
          <w:sz w:val="16"/>
        </w:rPr>
      </w:pPr>
      <w:r>
        <w:rPr>
          <w:noProof/>
        </w:rPr>
        <mc:AlternateContent>
          <mc:Choice Requires="wps">
            <w:drawing>
              <wp:anchor distT="0" distB="0" distL="114300" distR="114300" simplePos="0" relativeHeight="251696128" behindDoc="1" locked="0" layoutInCell="1" allowOverlap="1" wp14:anchorId="29773170" wp14:editId="56EAE183">
                <wp:simplePos x="0" y="0"/>
                <wp:positionH relativeFrom="page">
                  <wp:posOffset>3995420</wp:posOffset>
                </wp:positionH>
                <wp:positionV relativeFrom="paragraph">
                  <wp:posOffset>87630</wp:posOffset>
                </wp:positionV>
                <wp:extent cx="133985" cy="750570"/>
                <wp:effectExtent l="4445" t="0" r="4445" b="1905"/>
                <wp:wrapNone/>
                <wp:docPr id="856" name="Text Box 8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82" w:lineRule="exact"/>
                              <w:ind w:left="20" w:right="-620"/>
                              <w:rPr>
                                <w:rFonts w:ascii="Arial"/>
                                <w:b/>
                                <w:sz w:val="17"/>
                              </w:rPr>
                            </w:pPr>
                            <w:r>
                              <w:rPr>
                                <w:rFonts w:ascii="Arial"/>
                                <w:b/>
                                <w:w w:val="68"/>
                                <w:sz w:val="17"/>
                              </w:rPr>
                              <w:t>S</w:t>
                            </w:r>
                            <w:r>
                              <w:rPr>
                                <w:rFonts w:ascii="Arial"/>
                                <w:b/>
                                <w:w w:val="73"/>
                                <w:sz w:val="17"/>
                              </w:rPr>
                              <w:t>ub</w:t>
                            </w:r>
                            <w:r>
                              <w:rPr>
                                <w:rFonts w:ascii="Arial"/>
                                <w:b/>
                                <w:w w:val="67"/>
                                <w:sz w:val="17"/>
                              </w:rPr>
                              <w:t>s</w:t>
                            </w:r>
                            <w:r>
                              <w:rPr>
                                <w:rFonts w:ascii="Arial"/>
                                <w:b/>
                                <w:w w:val="90"/>
                                <w:sz w:val="17"/>
                              </w:rPr>
                              <w:t>t</w:t>
                            </w:r>
                            <w:r>
                              <w:rPr>
                                <w:rFonts w:ascii="Arial"/>
                                <w:b/>
                                <w:w w:val="79"/>
                                <w:sz w:val="17"/>
                              </w:rPr>
                              <w:t>r</w:t>
                            </w:r>
                            <w:r>
                              <w:rPr>
                                <w:rFonts w:ascii="Arial"/>
                                <w:b/>
                                <w:w w:val="73"/>
                                <w:sz w:val="17"/>
                              </w:rPr>
                              <w:t>u</w:t>
                            </w:r>
                            <w:r>
                              <w:rPr>
                                <w:rFonts w:ascii="Arial"/>
                                <w:b/>
                                <w:spacing w:val="-1"/>
                                <w:w w:val="67"/>
                                <w:sz w:val="17"/>
                              </w:rPr>
                              <w:t>c</w:t>
                            </w:r>
                            <w:r>
                              <w:rPr>
                                <w:rFonts w:ascii="Arial"/>
                                <w:b/>
                                <w:w w:val="90"/>
                                <w:sz w:val="17"/>
                              </w:rPr>
                              <w:t>t</w:t>
                            </w:r>
                            <w:r>
                              <w:rPr>
                                <w:rFonts w:ascii="Arial"/>
                                <w:b/>
                                <w:w w:val="73"/>
                                <w:sz w:val="17"/>
                              </w:rPr>
                              <w:t>u</w:t>
                            </w:r>
                            <w:r>
                              <w:rPr>
                                <w:rFonts w:ascii="Arial"/>
                                <w:b/>
                                <w:w w:val="79"/>
                                <w:sz w:val="17"/>
                              </w:rPr>
                              <w:t>r</w:t>
                            </w:r>
                            <w:r>
                              <w:rPr>
                                <w:rFonts w:ascii="Arial"/>
                                <w:b/>
                                <w:w w:val="76"/>
                                <w:sz w:val="17"/>
                              </w:rPr>
                              <w:t>e</w:t>
                            </w:r>
                            <w:r>
                              <w:rPr>
                                <w:rFonts w:ascii="Arial"/>
                                <w:b/>
                                <w:spacing w:val="-10"/>
                                <w:sz w:val="17"/>
                              </w:rPr>
                              <w:t xml:space="preserve"> </w:t>
                            </w:r>
                            <w:r>
                              <w:rPr>
                                <w:rFonts w:ascii="Arial"/>
                                <w:b/>
                                <w:w w:val="73"/>
                                <w:sz w:val="17"/>
                              </w:rPr>
                              <w:t>m</w:t>
                            </w:r>
                            <w:r>
                              <w:rPr>
                                <w:rFonts w:ascii="Arial"/>
                                <w:b/>
                                <w:spacing w:val="-1"/>
                                <w:w w:val="76"/>
                                <w:sz w:val="17"/>
                              </w:rPr>
                              <w:t>a</w:t>
                            </w:r>
                            <w:r>
                              <w:rPr>
                                <w:rFonts w:ascii="Arial"/>
                                <w:b/>
                                <w:w w:val="67"/>
                                <w:sz w:val="17"/>
                              </w:rPr>
                              <w:t>ss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73170" id="Text Box 845" o:spid="_x0000_s1510" type="#_x0000_t202" style="position:absolute;left:0;text-align:left;margin-left:314.6pt;margin-top:6.9pt;width:10.55pt;height:59.1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phFtgIAALg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" filled="f" stroked="f">
                <v:textbox style="layout-flow:vertical;mso-layout-flow-alt:bottom-to-top" inset="0,0,0,0">
                  <w:txbxContent>
                    <w:p w:rsidR="0009622D" w:rsidRDefault="0009622D">
                      <w:pPr>
                        <w:spacing w:line="182" w:lineRule="exact"/>
                        <w:ind w:left="20" w:right="-620"/>
                        <w:rPr>
                          <w:rFonts w:ascii="Arial"/>
                          <w:b/>
                          <w:sz w:val="17"/>
                        </w:rPr>
                      </w:pPr>
                      <w:r>
                        <w:rPr>
                          <w:rFonts w:ascii="Arial"/>
                          <w:b/>
                          <w:w w:val="68"/>
                          <w:sz w:val="17"/>
                        </w:rPr>
                        <w:t>S</w:t>
                      </w:r>
                      <w:r>
                        <w:rPr>
                          <w:rFonts w:ascii="Arial"/>
                          <w:b/>
                          <w:w w:val="73"/>
                          <w:sz w:val="17"/>
                        </w:rPr>
                        <w:t>ub</w:t>
                      </w:r>
                      <w:r>
                        <w:rPr>
                          <w:rFonts w:ascii="Arial"/>
                          <w:b/>
                          <w:w w:val="67"/>
                          <w:sz w:val="17"/>
                        </w:rPr>
                        <w:t>s</w:t>
                      </w:r>
                      <w:r>
                        <w:rPr>
                          <w:rFonts w:ascii="Arial"/>
                          <w:b/>
                          <w:w w:val="90"/>
                          <w:sz w:val="17"/>
                        </w:rPr>
                        <w:t>t</w:t>
                      </w:r>
                      <w:r>
                        <w:rPr>
                          <w:rFonts w:ascii="Arial"/>
                          <w:b/>
                          <w:w w:val="79"/>
                          <w:sz w:val="17"/>
                        </w:rPr>
                        <w:t>r</w:t>
                      </w:r>
                      <w:r>
                        <w:rPr>
                          <w:rFonts w:ascii="Arial"/>
                          <w:b/>
                          <w:w w:val="73"/>
                          <w:sz w:val="17"/>
                        </w:rPr>
                        <w:t>u</w:t>
                      </w:r>
                      <w:r>
                        <w:rPr>
                          <w:rFonts w:ascii="Arial"/>
                          <w:b/>
                          <w:spacing w:val="-1"/>
                          <w:w w:val="67"/>
                          <w:sz w:val="17"/>
                        </w:rPr>
                        <w:t>c</w:t>
                      </w:r>
                      <w:r>
                        <w:rPr>
                          <w:rFonts w:ascii="Arial"/>
                          <w:b/>
                          <w:w w:val="90"/>
                          <w:sz w:val="17"/>
                        </w:rPr>
                        <w:t>t</w:t>
                      </w:r>
                      <w:r>
                        <w:rPr>
                          <w:rFonts w:ascii="Arial"/>
                          <w:b/>
                          <w:w w:val="73"/>
                          <w:sz w:val="17"/>
                        </w:rPr>
                        <w:t>u</w:t>
                      </w:r>
                      <w:r>
                        <w:rPr>
                          <w:rFonts w:ascii="Arial"/>
                          <w:b/>
                          <w:w w:val="79"/>
                          <w:sz w:val="17"/>
                        </w:rPr>
                        <w:t>r</w:t>
                      </w:r>
                      <w:r>
                        <w:rPr>
                          <w:rFonts w:ascii="Arial"/>
                          <w:b/>
                          <w:w w:val="76"/>
                          <w:sz w:val="17"/>
                        </w:rPr>
                        <w:t>e</w:t>
                      </w:r>
                      <w:r>
                        <w:rPr>
                          <w:rFonts w:ascii="Arial"/>
                          <w:b/>
                          <w:spacing w:val="-10"/>
                          <w:sz w:val="17"/>
                        </w:rPr>
                        <w:t xml:space="preserve"> </w:t>
                      </w:r>
                      <w:r>
                        <w:rPr>
                          <w:rFonts w:ascii="Arial"/>
                          <w:b/>
                          <w:w w:val="73"/>
                          <w:sz w:val="17"/>
                        </w:rPr>
                        <w:t>m</w:t>
                      </w:r>
                      <w:r>
                        <w:rPr>
                          <w:rFonts w:ascii="Arial"/>
                          <w:b/>
                          <w:spacing w:val="-1"/>
                          <w:w w:val="76"/>
                          <w:sz w:val="17"/>
                        </w:rPr>
                        <w:t>a</w:t>
                      </w:r>
                      <w:r>
                        <w:rPr>
                          <w:rFonts w:ascii="Arial"/>
                          <w:b/>
                          <w:w w:val="67"/>
                          <w:sz w:val="17"/>
                        </w:rPr>
                        <w:t>ss</w:t>
                      </w:r>
                    </w:p>
                  </w:txbxContent>
                </v:textbox>
                <w10:wrap anchorx="page"/>
              </v:shape>
            </w:pict>
          </mc:Fallback>
        </mc:AlternateContent>
      </w:r>
      <w:r w:rsidR="0009622D">
        <w:rPr>
          <w:rFonts w:ascii="Arial"/>
          <w:w w:val="75"/>
          <w:sz w:val="16"/>
        </w:rPr>
        <w:t>0%</w:t>
      </w:r>
    </w:p>
    <w:p w:rsidR="00012D33" w:rsidRDefault="00012D33">
      <w:pPr>
        <w:pStyle w:val="BodyText"/>
        <w:rPr>
          <w:rFonts w:ascii="Arial"/>
          <w:sz w:val="13"/>
        </w:rPr>
      </w:pPr>
    </w:p>
    <w:p w:rsidR="00012D33" w:rsidRDefault="0009622D">
      <w:pPr>
        <w:ind w:left="576"/>
        <w:rPr>
          <w:rFonts w:ascii="Arial"/>
          <w:sz w:val="16"/>
        </w:rPr>
      </w:pPr>
      <w:r>
        <w:rPr>
          <w:rFonts w:ascii="Arial"/>
          <w:w w:val="75"/>
          <w:sz w:val="16"/>
        </w:rPr>
        <w:t>-1%</w:t>
      </w:r>
    </w:p>
    <w:p w:rsidR="00012D33" w:rsidRDefault="00012D33">
      <w:pPr>
        <w:pStyle w:val="BodyText"/>
        <w:rPr>
          <w:rFonts w:ascii="Arial"/>
          <w:sz w:val="13"/>
        </w:rPr>
      </w:pPr>
    </w:p>
    <w:p w:rsidR="00012D33" w:rsidRDefault="0009622D">
      <w:pPr>
        <w:ind w:left="576"/>
        <w:rPr>
          <w:rFonts w:ascii="Arial"/>
          <w:sz w:val="16"/>
        </w:rPr>
      </w:pPr>
      <w:r>
        <w:rPr>
          <w:rFonts w:ascii="Arial"/>
          <w:w w:val="75"/>
          <w:sz w:val="16"/>
        </w:rPr>
        <w:t>-2%</w:t>
      </w:r>
    </w:p>
    <w:p w:rsidR="00012D33" w:rsidRDefault="00012D33">
      <w:pPr>
        <w:pStyle w:val="BodyText"/>
        <w:rPr>
          <w:rFonts w:ascii="Arial"/>
          <w:sz w:val="13"/>
        </w:rPr>
      </w:pPr>
    </w:p>
    <w:p w:rsidR="00012D33" w:rsidRDefault="0009622D">
      <w:pPr>
        <w:ind w:left="576"/>
        <w:rPr>
          <w:rFonts w:ascii="Arial"/>
          <w:sz w:val="16"/>
        </w:rPr>
      </w:pPr>
      <w:r>
        <w:rPr>
          <w:rFonts w:ascii="Arial"/>
          <w:w w:val="75"/>
          <w:sz w:val="16"/>
        </w:rPr>
        <w:t>-3%</w:t>
      </w:r>
    </w:p>
    <w:p w:rsidR="00012D33" w:rsidRDefault="00012D33">
      <w:pPr>
        <w:pStyle w:val="BodyText"/>
        <w:rPr>
          <w:rFonts w:ascii="Arial"/>
          <w:sz w:val="13"/>
        </w:rPr>
      </w:pPr>
    </w:p>
    <w:p w:rsidR="00012D33" w:rsidRDefault="00F23B9E">
      <w:pPr>
        <w:ind w:left="576"/>
        <w:rPr>
          <w:rFonts w:ascii="Arial"/>
          <w:sz w:val="16"/>
        </w:rPr>
      </w:pPr>
      <w:r>
        <w:rPr>
          <w:noProof/>
        </w:rPr>
        <mc:AlternateContent>
          <mc:Choice Requires="wps">
            <w:drawing>
              <wp:anchor distT="0" distB="0" distL="114300" distR="114300" simplePos="0" relativeHeight="251608064" behindDoc="0" locked="0" layoutInCell="1" allowOverlap="1" wp14:anchorId="5CB05E84" wp14:editId="5856BABE">
                <wp:simplePos x="0" y="0"/>
                <wp:positionH relativeFrom="page">
                  <wp:posOffset>4038600</wp:posOffset>
                </wp:positionH>
                <wp:positionV relativeFrom="paragraph">
                  <wp:posOffset>-635</wp:posOffset>
                </wp:positionV>
                <wp:extent cx="50165" cy="45720"/>
                <wp:effectExtent l="0" t="6350" r="6985" b="5080"/>
                <wp:wrapNone/>
                <wp:docPr id="855" name="AutoShape 8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45720"/>
                        </a:xfrm>
                        <a:custGeom>
                          <a:avLst/>
                          <a:gdLst>
                            <a:gd name="T0" fmla="+- 0 6360 6360"/>
                            <a:gd name="T1" fmla="*/ T0 w 79"/>
                            <a:gd name="T2" fmla="+- 0 29 -1"/>
                            <a:gd name="T3" fmla="*/ 29 h 72"/>
                            <a:gd name="T4" fmla="+- 0 6360 6360"/>
                            <a:gd name="T5" fmla="*/ T4 w 79"/>
                            <a:gd name="T6" fmla="+- 0 41 -1"/>
                            <a:gd name="T7" fmla="*/ 41 h 72"/>
                            <a:gd name="T8" fmla="+- 0 6438 6360"/>
                            <a:gd name="T9" fmla="*/ T8 w 79"/>
                            <a:gd name="T10" fmla="+- 0 71 -1"/>
                            <a:gd name="T11" fmla="*/ 71 h 72"/>
                            <a:gd name="T12" fmla="+- 0 6438 6360"/>
                            <a:gd name="T13" fmla="*/ T12 w 79"/>
                            <a:gd name="T14" fmla="+- 0 -1 -1"/>
                            <a:gd name="T15" fmla="*/ -1 h 72"/>
                            <a:gd name="T16" fmla="+- 0 6429 6360"/>
                            <a:gd name="T17" fmla="*/ T16 w 79"/>
                            <a:gd name="T18" fmla="+- 0 3 -1"/>
                            <a:gd name="T19" fmla="*/ 3 h 72"/>
                            <a:gd name="T20" fmla="+- 0 6429 6360"/>
                            <a:gd name="T21" fmla="*/ T20 w 79"/>
                            <a:gd name="T22" fmla="+- 0 57 -1"/>
                            <a:gd name="T23" fmla="*/ 57 h 72"/>
                            <a:gd name="T24" fmla="+- 0 6370 6360"/>
                            <a:gd name="T25" fmla="*/ T24 w 79"/>
                            <a:gd name="T26" fmla="+- 0 35 -1"/>
                            <a:gd name="T27" fmla="*/ 35 h 72"/>
                            <a:gd name="T28" fmla="+- 0 6370 6360"/>
                            <a:gd name="T29" fmla="*/ T28 w 79"/>
                            <a:gd name="T30" fmla="+- 0 25 -1"/>
                            <a:gd name="T31" fmla="*/ 25 h 72"/>
                            <a:gd name="T32" fmla="+- 0 6360 6360"/>
                            <a:gd name="T33" fmla="*/ T32 w 79"/>
                            <a:gd name="T34" fmla="+- 0 29 -1"/>
                            <a:gd name="T35" fmla="*/ 29 h 72"/>
                            <a:gd name="T36" fmla="+- 0 6370 6360"/>
                            <a:gd name="T37" fmla="*/ T36 w 79"/>
                            <a:gd name="T38" fmla="+- 0 25 -1"/>
                            <a:gd name="T39" fmla="*/ 25 h 72"/>
                            <a:gd name="T40" fmla="+- 0 6370 6360"/>
                            <a:gd name="T41" fmla="*/ T40 w 79"/>
                            <a:gd name="T42" fmla="+- 0 35 -1"/>
                            <a:gd name="T43" fmla="*/ 35 h 72"/>
                            <a:gd name="T44" fmla="+- 0 6429 6360"/>
                            <a:gd name="T45" fmla="*/ T44 w 79"/>
                            <a:gd name="T46" fmla="+- 0 14 -1"/>
                            <a:gd name="T47" fmla="*/ 14 h 72"/>
                            <a:gd name="T48" fmla="+- 0 6429 6360"/>
                            <a:gd name="T49" fmla="*/ T48 w 79"/>
                            <a:gd name="T50" fmla="+- 0 3 -1"/>
                            <a:gd name="T51" fmla="*/ 3 h 72"/>
                            <a:gd name="T52" fmla="+- 0 6370 6360"/>
                            <a:gd name="T53" fmla="*/ T52 w 79"/>
                            <a:gd name="T54" fmla="+- 0 25 -1"/>
                            <a:gd name="T55" fmla="*/ 25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9" h="72">
                              <a:moveTo>
                                <a:pt x="0" y="30"/>
                              </a:moveTo>
                              <a:lnTo>
                                <a:pt x="0" y="42"/>
                              </a:lnTo>
                              <a:lnTo>
                                <a:pt x="78" y="72"/>
                              </a:lnTo>
                              <a:lnTo>
                                <a:pt x="78" y="0"/>
                              </a:lnTo>
                              <a:lnTo>
                                <a:pt x="69" y="4"/>
                              </a:lnTo>
                              <a:lnTo>
                                <a:pt x="69" y="58"/>
                              </a:lnTo>
                              <a:lnTo>
                                <a:pt x="10" y="36"/>
                              </a:lnTo>
                              <a:lnTo>
                                <a:pt x="10" y="26"/>
                              </a:lnTo>
                              <a:lnTo>
                                <a:pt x="0" y="30"/>
                              </a:lnTo>
                              <a:close/>
                              <a:moveTo>
                                <a:pt x="10" y="26"/>
                              </a:moveTo>
                              <a:lnTo>
                                <a:pt x="10" y="36"/>
                              </a:lnTo>
                              <a:lnTo>
                                <a:pt x="69" y="15"/>
                              </a:lnTo>
                              <a:lnTo>
                                <a:pt x="69" y="4"/>
                              </a:lnTo>
                              <a:lnTo>
                                <a:pt x="10" y="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AC734" id="AutoShape 844" o:spid="_x0000_s1026" style="position:absolute;margin-left:318pt;margin-top:-.05pt;width:3.95pt;height:3.6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" path="m,30l,42,78,72,78,,69,4r,54l10,36r,-10l,30xm10,26r,10l69,15,69,4,10,26xe" fillcolor="black" stroked="f">
                <v:path arrowok="t" o:connecttype="custom" o:connectlocs="0,18415;0,26035;49530,45085;49530,-635;43815,1905;43815,36195;6350,22225;6350,15875;0,18415;6350,15875;6350,22225;43815,8890;43815,1905;6350,15875" o:connectangles="0,0,0,0,0,0,0,0,0,0,0,0,0,0"/>
                <w10:wrap anchorx="page"/>
              </v:shape>
            </w:pict>
          </mc:Fallback>
        </mc:AlternateContent>
      </w:r>
      <w:r w:rsidR="0009622D">
        <w:rPr>
          <w:rFonts w:ascii="Arial"/>
          <w:w w:val="75"/>
          <w:sz w:val="16"/>
        </w:rPr>
        <w:t>-4%</w:t>
      </w:r>
    </w:p>
    <w:p w:rsidR="00012D33" w:rsidRDefault="00012D33">
      <w:pPr>
        <w:pStyle w:val="BodyText"/>
        <w:rPr>
          <w:rFonts w:ascii="Arial"/>
          <w:sz w:val="13"/>
        </w:rPr>
      </w:pPr>
    </w:p>
    <w:p w:rsidR="00012D33" w:rsidRDefault="0009622D">
      <w:pPr>
        <w:ind w:left="576"/>
        <w:rPr>
          <w:rFonts w:ascii="Arial"/>
          <w:sz w:val="16"/>
        </w:rPr>
      </w:pPr>
      <w:r>
        <w:rPr>
          <w:rFonts w:ascii="Arial"/>
          <w:w w:val="75"/>
          <w:sz w:val="16"/>
        </w:rPr>
        <w:t>-5%</w:t>
      </w:r>
    </w:p>
    <w:p w:rsidR="00012D33" w:rsidRDefault="00012D33">
      <w:pPr>
        <w:pStyle w:val="BodyText"/>
        <w:spacing w:before="4"/>
        <w:rPr>
          <w:rFonts w:ascii="Arial"/>
          <w:sz w:val="13"/>
        </w:rPr>
      </w:pPr>
    </w:p>
    <w:p w:rsidR="00012D33" w:rsidRDefault="0009622D">
      <w:pPr>
        <w:tabs>
          <w:tab w:val="left" w:pos="3419"/>
          <w:tab w:val="left" w:pos="3838"/>
          <w:tab w:val="left" w:pos="4287"/>
        </w:tabs>
        <w:spacing w:line="217" w:lineRule="exact"/>
        <w:ind w:left="576"/>
        <w:rPr>
          <w:rFonts w:ascii="Arial"/>
          <w:sz w:val="16"/>
        </w:rPr>
      </w:pPr>
      <w:r>
        <w:rPr>
          <w:rFonts w:ascii="Arial"/>
          <w:w w:val="67"/>
          <w:position w:val="7"/>
          <w:sz w:val="16"/>
        </w:rPr>
        <w:t>-6</w:t>
      </w:r>
      <w:r>
        <w:rPr>
          <w:rFonts w:ascii="Arial"/>
          <w:spacing w:val="-88"/>
          <w:w w:val="64"/>
          <w:position w:val="7"/>
          <w:sz w:val="16"/>
        </w:rPr>
        <w:t>%</w:t>
      </w:r>
      <w:r>
        <w:rPr>
          <w:rFonts w:ascii="Arial"/>
          <w:w w:val="66"/>
          <w:sz w:val="16"/>
        </w:rPr>
        <w:t>-60%</w:t>
      </w:r>
      <w:r>
        <w:rPr>
          <w:rFonts w:ascii="Arial"/>
          <w:sz w:val="16"/>
        </w:rPr>
        <w:t xml:space="preserve">   </w:t>
      </w:r>
      <w:r>
        <w:rPr>
          <w:rFonts w:ascii="Arial"/>
          <w:spacing w:val="21"/>
          <w:sz w:val="16"/>
        </w:rPr>
        <w:t xml:space="preserve"> </w:t>
      </w:r>
      <w:r>
        <w:rPr>
          <w:rFonts w:ascii="Arial"/>
          <w:w w:val="66"/>
          <w:sz w:val="16"/>
        </w:rPr>
        <w:t>-50%</w:t>
      </w:r>
      <w:r>
        <w:rPr>
          <w:rFonts w:ascii="Arial"/>
          <w:sz w:val="16"/>
        </w:rPr>
        <w:t xml:space="preserve">   </w:t>
      </w:r>
      <w:r>
        <w:rPr>
          <w:rFonts w:ascii="Arial"/>
          <w:spacing w:val="21"/>
          <w:sz w:val="16"/>
        </w:rPr>
        <w:t xml:space="preserve"> </w:t>
      </w:r>
      <w:r>
        <w:rPr>
          <w:rFonts w:ascii="Arial"/>
          <w:w w:val="66"/>
          <w:sz w:val="16"/>
        </w:rPr>
        <w:t>-40%</w:t>
      </w:r>
      <w:r>
        <w:rPr>
          <w:rFonts w:ascii="Arial"/>
          <w:sz w:val="16"/>
        </w:rPr>
        <w:t xml:space="preserve">   </w:t>
      </w:r>
      <w:r>
        <w:rPr>
          <w:rFonts w:ascii="Arial"/>
          <w:spacing w:val="21"/>
          <w:sz w:val="16"/>
        </w:rPr>
        <w:t xml:space="preserve"> </w:t>
      </w:r>
      <w:r>
        <w:rPr>
          <w:rFonts w:ascii="Arial"/>
          <w:w w:val="66"/>
          <w:sz w:val="16"/>
        </w:rPr>
        <w:t>-30%</w:t>
      </w:r>
      <w:r>
        <w:rPr>
          <w:rFonts w:ascii="Arial"/>
          <w:sz w:val="16"/>
        </w:rPr>
        <w:t xml:space="preserve">   </w:t>
      </w:r>
      <w:r>
        <w:rPr>
          <w:rFonts w:ascii="Arial"/>
          <w:spacing w:val="21"/>
          <w:sz w:val="16"/>
        </w:rPr>
        <w:t xml:space="preserve"> </w:t>
      </w:r>
      <w:r>
        <w:rPr>
          <w:rFonts w:ascii="Arial"/>
          <w:w w:val="66"/>
          <w:sz w:val="16"/>
        </w:rPr>
        <w:t>-20%</w:t>
      </w:r>
      <w:r>
        <w:rPr>
          <w:rFonts w:ascii="Arial"/>
          <w:sz w:val="16"/>
        </w:rPr>
        <w:t xml:space="preserve">   </w:t>
      </w:r>
      <w:r>
        <w:rPr>
          <w:rFonts w:ascii="Arial"/>
          <w:spacing w:val="21"/>
          <w:sz w:val="16"/>
        </w:rPr>
        <w:t xml:space="preserve"> </w:t>
      </w:r>
      <w:r>
        <w:rPr>
          <w:rFonts w:ascii="Arial"/>
          <w:w w:val="66"/>
          <w:sz w:val="16"/>
        </w:rPr>
        <w:t>-10%</w:t>
      </w:r>
      <w:r>
        <w:rPr>
          <w:rFonts w:ascii="Arial"/>
          <w:sz w:val="16"/>
        </w:rPr>
        <w:tab/>
      </w:r>
      <w:r>
        <w:rPr>
          <w:rFonts w:ascii="Arial"/>
          <w:w w:val="66"/>
          <w:sz w:val="16"/>
        </w:rPr>
        <w:t>0%</w:t>
      </w:r>
      <w:r>
        <w:rPr>
          <w:rFonts w:ascii="Arial"/>
          <w:sz w:val="16"/>
        </w:rPr>
        <w:tab/>
      </w:r>
      <w:r>
        <w:rPr>
          <w:rFonts w:ascii="Arial"/>
          <w:w w:val="67"/>
          <w:sz w:val="16"/>
        </w:rPr>
        <w:t>10%</w:t>
      </w:r>
      <w:r>
        <w:rPr>
          <w:rFonts w:ascii="Arial"/>
          <w:sz w:val="16"/>
        </w:rPr>
        <w:tab/>
      </w:r>
      <w:r>
        <w:rPr>
          <w:rFonts w:ascii="Arial"/>
          <w:w w:val="67"/>
          <w:sz w:val="16"/>
        </w:rPr>
        <w:t>20%</w:t>
      </w:r>
    </w:p>
    <w:p w:rsidR="00012D33" w:rsidRDefault="00F23B9E">
      <w:pPr>
        <w:spacing w:line="158" w:lineRule="exact"/>
        <w:ind w:left="2229" w:right="2971"/>
        <w:jc w:val="center"/>
        <w:rPr>
          <w:rFonts w:ascii="Arial"/>
          <w:b/>
          <w:sz w:val="17"/>
        </w:rPr>
      </w:pPr>
      <w:r>
        <w:rPr>
          <w:noProof/>
        </w:rPr>
        <mc:AlternateContent>
          <mc:Choice Requires="wps">
            <w:drawing>
              <wp:anchor distT="0" distB="0" distL="114300" distR="114300" simplePos="0" relativeHeight="251607040" behindDoc="0" locked="0" layoutInCell="1" allowOverlap="1" wp14:anchorId="7526DD12" wp14:editId="2864C079">
                <wp:simplePos x="0" y="0"/>
                <wp:positionH relativeFrom="page">
                  <wp:posOffset>5114925</wp:posOffset>
                </wp:positionH>
                <wp:positionV relativeFrom="paragraph">
                  <wp:posOffset>27940</wp:posOffset>
                </wp:positionV>
                <wp:extent cx="45720" cy="50165"/>
                <wp:effectExtent l="0" t="7620" r="1905" b="0"/>
                <wp:wrapNone/>
                <wp:docPr id="854" name="AutoShape 8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20" cy="50165"/>
                        </a:xfrm>
                        <a:custGeom>
                          <a:avLst/>
                          <a:gdLst>
                            <a:gd name="T0" fmla="+- 0 8097 8055"/>
                            <a:gd name="T1" fmla="*/ T0 w 72"/>
                            <a:gd name="T2" fmla="+- 0 44 44"/>
                            <a:gd name="T3" fmla="*/ 44 h 79"/>
                            <a:gd name="T4" fmla="+- 0 8085 8055"/>
                            <a:gd name="T5" fmla="*/ T4 w 72"/>
                            <a:gd name="T6" fmla="+- 0 44 44"/>
                            <a:gd name="T7" fmla="*/ 44 h 79"/>
                            <a:gd name="T8" fmla="+- 0 8055 8055"/>
                            <a:gd name="T9" fmla="*/ T8 w 72"/>
                            <a:gd name="T10" fmla="+- 0 122 44"/>
                            <a:gd name="T11" fmla="*/ 122 h 79"/>
                            <a:gd name="T12" fmla="+- 0 8127 8055"/>
                            <a:gd name="T13" fmla="*/ T12 w 72"/>
                            <a:gd name="T14" fmla="+- 0 122 44"/>
                            <a:gd name="T15" fmla="*/ 122 h 79"/>
                            <a:gd name="T16" fmla="+- 0 8124 8055"/>
                            <a:gd name="T17" fmla="*/ T16 w 72"/>
                            <a:gd name="T18" fmla="+- 0 113 44"/>
                            <a:gd name="T19" fmla="*/ 113 h 79"/>
                            <a:gd name="T20" fmla="+- 0 8070 8055"/>
                            <a:gd name="T21" fmla="*/ T20 w 72"/>
                            <a:gd name="T22" fmla="+- 0 113 44"/>
                            <a:gd name="T23" fmla="*/ 113 h 79"/>
                            <a:gd name="T24" fmla="+- 0 8091 8055"/>
                            <a:gd name="T25" fmla="*/ T24 w 72"/>
                            <a:gd name="T26" fmla="+- 0 54 44"/>
                            <a:gd name="T27" fmla="*/ 54 h 79"/>
                            <a:gd name="T28" fmla="+- 0 8101 8055"/>
                            <a:gd name="T29" fmla="*/ T28 w 72"/>
                            <a:gd name="T30" fmla="+- 0 54 44"/>
                            <a:gd name="T31" fmla="*/ 54 h 79"/>
                            <a:gd name="T32" fmla="+- 0 8097 8055"/>
                            <a:gd name="T33" fmla="*/ T32 w 72"/>
                            <a:gd name="T34" fmla="+- 0 44 44"/>
                            <a:gd name="T35" fmla="*/ 44 h 79"/>
                            <a:gd name="T36" fmla="+- 0 8101 8055"/>
                            <a:gd name="T37" fmla="*/ T36 w 72"/>
                            <a:gd name="T38" fmla="+- 0 54 44"/>
                            <a:gd name="T39" fmla="*/ 54 h 79"/>
                            <a:gd name="T40" fmla="+- 0 8091 8055"/>
                            <a:gd name="T41" fmla="*/ T40 w 72"/>
                            <a:gd name="T42" fmla="+- 0 54 44"/>
                            <a:gd name="T43" fmla="*/ 54 h 79"/>
                            <a:gd name="T44" fmla="+- 0 8113 8055"/>
                            <a:gd name="T45" fmla="*/ T44 w 72"/>
                            <a:gd name="T46" fmla="+- 0 113 44"/>
                            <a:gd name="T47" fmla="*/ 113 h 79"/>
                            <a:gd name="T48" fmla="+- 0 8124 8055"/>
                            <a:gd name="T49" fmla="*/ T48 w 72"/>
                            <a:gd name="T50" fmla="+- 0 113 44"/>
                            <a:gd name="T51" fmla="*/ 113 h 79"/>
                            <a:gd name="T52" fmla="+- 0 8101 8055"/>
                            <a:gd name="T53" fmla="*/ T52 w 72"/>
                            <a:gd name="T54" fmla="+- 0 54 44"/>
                            <a:gd name="T55" fmla="*/ 54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2" h="79">
                              <a:moveTo>
                                <a:pt x="42" y="0"/>
                              </a:moveTo>
                              <a:lnTo>
                                <a:pt x="30" y="0"/>
                              </a:lnTo>
                              <a:lnTo>
                                <a:pt x="0" y="78"/>
                              </a:lnTo>
                              <a:lnTo>
                                <a:pt x="72" y="78"/>
                              </a:lnTo>
                              <a:lnTo>
                                <a:pt x="69" y="69"/>
                              </a:lnTo>
                              <a:lnTo>
                                <a:pt x="15" y="69"/>
                              </a:lnTo>
                              <a:lnTo>
                                <a:pt x="36" y="10"/>
                              </a:lnTo>
                              <a:lnTo>
                                <a:pt x="46" y="10"/>
                              </a:lnTo>
                              <a:lnTo>
                                <a:pt x="42" y="0"/>
                              </a:lnTo>
                              <a:close/>
                              <a:moveTo>
                                <a:pt x="46" y="10"/>
                              </a:moveTo>
                              <a:lnTo>
                                <a:pt x="36" y="10"/>
                              </a:lnTo>
                              <a:lnTo>
                                <a:pt x="58" y="69"/>
                              </a:lnTo>
                              <a:lnTo>
                                <a:pt x="69" y="69"/>
                              </a:lnTo>
                              <a:lnTo>
                                <a:pt x="46"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112DC" id="AutoShape 843" o:spid="_x0000_s1026" style="position:absolute;margin-left:402.75pt;margin-top:2.2pt;width:3.6pt;height:3.9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" path="m42,l30,,,78r72,l69,69r-54,l36,10r10,l42,xm46,10r-10,l58,69r11,l46,10xe" fillcolor="black" stroked="f">
                <v:path arrowok="t" o:connecttype="custom" o:connectlocs="26670,27940;19050,27940;0,77470;45720,77470;43815,71755;9525,71755;22860,34290;29210,34290;26670,27940;29210,34290;22860,34290;36830,71755;43815,71755;29210,34290" o:connectangles="0,0,0,0,0,0,0,0,0,0,0,0,0,0"/>
                <w10:wrap anchorx="page"/>
              </v:shape>
            </w:pict>
          </mc:Fallback>
        </mc:AlternateContent>
      </w:r>
      <w:r w:rsidR="0009622D">
        <w:rPr>
          <w:rFonts w:ascii="Arial"/>
          <w:b/>
          <w:w w:val="75"/>
          <w:sz w:val="17"/>
        </w:rPr>
        <w:t>Nacelle mass</w:t>
      </w:r>
    </w:p>
    <w:p w:rsidR="00012D33" w:rsidRDefault="00012D33">
      <w:pPr>
        <w:spacing w:line="158" w:lineRule="exact"/>
        <w:jc w:val="center"/>
        <w:rPr>
          <w:rFonts w:ascii="Arial"/>
          <w:sz w:val="17"/>
        </w:rPr>
        <w:sectPr w:rsidR="00012D33">
          <w:type w:val="continuous"/>
          <w:pgSz w:w="12240" w:h="15840"/>
          <w:pgMar w:top="1500" w:right="280" w:bottom="980" w:left="1340" w:header="720" w:footer="720" w:gutter="0"/>
          <w:cols w:num="3" w:space="720" w:equalWidth="0">
            <w:col w:w="732" w:space="40"/>
            <w:col w:w="3638" w:space="160"/>
            <w:col w:w="6050"/>
          </w:cols>
        </w:sectPr>
      </w:pPr>
    </w:p>
    <w:p w:rsidR="00012D33" w:rsidRDefault="0009622D">
      <w:pPr>
        <w:pStyle w:val="ListParagraph"/>
        <w:numPr>
          <w:ilvl w:val="0"/>
          <w:numId w:val="5"/>
        </w:numPr>
        <w:tabs>
          <w:tab w:val="left" w:pos="963"/>
          <w:tab w:val="left" w:pos="5321"/>
        </w:tabs>
        <w:spacing w:before="134"/>
        <w:rPr>
          <w:sz w:val="18"/>
        </w:rPr>
      </w:pPr>
      <w:r>
        <w:rPr>
          <w:w w:val="110"/>
          <w:sz w:val="18"/>
        </w:rPr>
        <w:t>Absolute mass</w:t>
      </w:r>
      <w:r>
        <w:rPr>
          <w:spacing w:val="6"/>
          <w:w w:val="110"/>
          <w:sz w:val="18"/>
        </w:rPr>
        <w:t xml:space="preserve"> </w:t>
      </w:r>
      <w:r>
        <w:rPr>
          <w:w w:val="110"/>
          <w:sz w:val="18"/>
        </w:rPr>
        <w:t>changes,</w:t>
      </w:r>
      <w:r>
        <w:rPr>
          <w:spacing w:val="3"/>
          <w:w w:val="110"/>
          <w:sz w:val="18"/>
        </w:rPr>
        <w:t xml:space="preserve"> </w:t>
      </w:r>
      <w:r>
        <w:rPr>
          <w:w w:val="110"/>
          <w:sz w:val="18"/>
        </w:rPr>
        <w:t>mass-optimized</w:t>
      </w:r>
      <w:r>
        <w:rPr>
          <w:w w:val="110"/>
          <w:sz w:val="18"/>
        </w:rPr>
        <w:tab/>
      </w:r>
      <w:r>
        <w:rPr>
          <w:b/>
          <w:w w:val="110"/>
          <w:sz w:val="18"/>
        </w:rPr>
        <w:t>(</w:t>
      </w:r>
      <w:proofErr w:type="gramStart"/>
      <w:r>
        <w:rPr>
          <w:b/>
          <w:w w:val="110"/>
          <w:sz w:val="18"/>
        </w:rPr>
        <w:t xml:space="preserve">b)  </w:t>
      </w:r>
      <w:r>
        <w:rPr>
          <w:w w:val="110"/>
          <w:sz w:val="18"/>
        </w:rPr>
        <w:t>Percent</w:t>
      </w:r>
      <w:proofErr w:type="gramEnd"/>
      <w:r>
        <w:rPr>
          <w:w w:val="110"/>
          <w:sz w:val="18"/>
        </w:rPr>
        <w:t xml:space="preserve"> mass changes,</w:t>
      </w:r>
      <w:r>
        <w:rPr>
          <w:spacing w:val="21"/>
          <w:w w:val="110"/>
          <w:sz w:val="18"/>
        </w:rPr>
        <w:t xml:space="preserve"> </w:t>
      </w:r>
      <w:r>
        <w:rPr>
          <w:w w:val="110"/>
          <w:sz w:val="18"/>
        </w:rPr>
        <w:t>mass-optimized</w:t>
      </w:r>
    </w:p>
    <w:p w:rsidR="00012D33" w:rsidRDefault="00012D33">
      <w:pPr>
        <w:pStyle w:val="BodyText"/>
        <w:spacing w:before="6"/>
        <w:rPr>
          <w:sz w:val="12"/>
        </w:rPr>
      </w:pPr>
    </w:p>
    <w:p w:rsidR="00012D33" w:rsidRDefault="0009622D">
      <w:pPr>
        <w:spacing w:before="66" w:line="254" w:lineRule="auto"/>
        <w:ind w:left="1137" w:right="610" w:hanging="1038"/>
        <w:rPr>
          <w:sz w:val="18"/>
        </w:rPr>
      </w:pPr>
      <w:r>
        <w:rPr>
          <w:b/>
          <w:w w:val="110"/>
          <w:sz w:val="18"/>
        </w:rPr>
        <w:t xml:space="preserve">Figure 13: </w:t>
      </w:r>
      <w:r>
        <w:rPr>
          <w:w w:val="110"/>
          <w:sz w:val="18"/>
        </w:rPr>
        <w:t>Sensitivity of substructure mass (without mooring system) relative to mass changes in nacelle for mass- optimized baseline designs.</w:t>
      </w:r>
    </w:p>
    <w:p w:rsidR="00012D33" w:rsidRDefault="00012D33">
      <w:pPr>
        <w:pStyle w:val="BodyText"/>
        <w:spacing w:before="4"/>
        <w:rPr>
          <w:sz w:val="23"/>
        </w:rPr>
      </w:pPr>
    </w:p>
    <w:p w:rsidR="00012D33" w:rsidRDefault="0009622D">
      <w:pPr>
        <w:pStyle w:val="BodyText"/>
        <w:spacing w:before="1" w:line="273" w:lineRule="auto"/>
        <w:ind w:left="100" w:right="1157" w:firstLine="298"/>
        <w:jc w:val="both"/>
      </w:pPr>
      <w:r>
        <w:rPr>
          <w:w w:val="110"/>
        </w:rPr>
        <w:t>The</w:t>
      </w:r>
      <w:r>
        <w:rPr>
          <w:spacing w:val="-13"/>
          <w:w w:val="110"/>
        </w:rPr>
        <w:t xml:space="preserve"> </w:t>
      </w:r>
      <w:r>
        <w:rPr>
          <w:w w:val="110"/>
        </w:rPr>
        <w:t>mass</w:t>
      </w:r>
      <w:r>
        <w:rPr>
          <w:spacing w:val="-13"/>
          <w:w w:val="110"/>
        </w:rPr>
        <w:t xml:space="preserve"> </w:t>
      </w:r>
      <w:r>
        <w:rPr>
          <w:w w:val="110"/>
        </w:rPr>
        <w:t>sensitivities,</w:t>
      </w:r>
      <w:r>
        <w:rPr>
          <w:spacing w:val="-11"/>
          <w:w w:val="110"/>
        </w:rPr>
        <w:t xml:space="preserve"> </w:t>
      </w:r>
      <w:r>
        <w:rPr>
          <w:w w:val="110"/>
        </w:rPr>
        <w:t>shown</w:t>
      </w:r>
      <w:r>
        <w:rPr>
          <w:spacing w:val="-13"/>
          <w:w w:val="110"/>
        </w:rPr>
        <w:t xml:space="preserve"> </w:t>
      </w:r>
      <w:r>
        <w:rPr>
          <w:w w:val="110"/>
        </w:rPr>
        <w:t>in</w:t>
      </w:r>
      <w:r>
        <w:rPr>
          <w:spacing w:val="-13"/>
          <w:w w:val="110"/>
        </w:rPr>
        <w:t xml:space="preserve"> </w:t>
      </w:r>
      <w:r>
        <w:rPr>
          <w:w w:val="110"/>
        </w:rPr>
        <w:t>Figure</w:t>
      </w:r>
      <w:r>
        <w:rPr>
          <w:spacing w:val="-13"/>
          <w:w w:val="110"/>
        </w:rPr>
        <w:t xml:space="preserve"> </w:t>
      </w:r>
      <w:hyperlink w:anchor="_bookmark30" w:history="1">
        <w:r>
          <w:rPr>
            <w:w w:val="110"/>
          </w:rPr>
          <w:t>13,</w:t>
        </w:r>
      </w:hyperlink>
      <w:r>
        <w:rPr>
          <w:spacing w:val="-11"/>
          <w:w w:val="110"/>
        </w:rPr>
        <w:t xml:space="preserve"> </w:t>
      </w:r>
      <w:r>
        <w:rPr>
          <w:w w:val="110"/>
        </w:rPr>
        <w:t>are</w:t>
      </w:r>
      <w:r>
        <w:rPr>
          <w:spacing w:val="-12"/>
          <w:w w:val="110"/>
        </w:rPr>
        <w:t xml:space="preserve"> </w:t>
      </w:r>
      <w:proofErr w:type="gramStart"/>
      <w:r>
        <w:rPr>
          <w:w w:val="110"/>
        </w:rPr>
        <w:t>really</w:t>
      </w:r>
      <w:r>
        <w:rPr>
          <w:spacing w:val="-13"/>
          <w:w w:val="110"/>
        </w:rPr>
        <w:t xml:space="preserve"> </w:t>
      </w:r>
      <w:r>
        <w:rPr>
          <w:w w:val="110"/>
        </w:rPr>
        <w:t>summary</w:t>
      </w:r>
      <w:proofErr w:type="gramEnd"/>
      <w:r>
        <w:rPr>
          <w:spacing w:val="-13"/>
          <w:w w:val="110"/>
        </w:rPr>
        <w:t xml:space="preserve"> </w:t>
      </w:r>
      <w:r>
        <w:rPr>
          <w:w w:val="110"/>
        </w:rPr>
        <w:t>statistics</w:t>
      </w:r>
      <w:r>
        <w:rPr>
          <w:spacing w:val="-12"/>
          <w:w w:val="110"/>
        </w:rPr>
        <w:t xml:space="preserve"> </w:t>
      </w:r>
      <w:r>
        <w:rPr>
          <w:w w:val="110"/>
        </w:rPr>
        <w:t>as</w:t>
      </w:r>
      <w:r>
        <w:rPr>
          <w:spacing w:val="-13"/>
          <w:w w:val="110"/>
        </w:rPr>
        <w:t xml:space="preserve"> </w:t>
      </w:r>
      <w:r>
        <w:rPr>
          <w:w w:val="110"/>
        </w:rPr>
        <w:t>the</w:t>
      </w:r>
      <w:r>
        <w:rPr>
          <w:spacing w:val="-13"/>
          <w:w w:val="110"/>
        </w:rPr>
        <w:t xml:space="preserve"> </w:t>
      </w:r>
      <w:r>
        <w:rPr>
          <w:w w:val="110"/>
        </w:rPr>
        <w:t>substructure</w:t>
      </w:r>
      <w:r>
        <w:rPr>
          <w:spacing w:val="-13"/>
          <w:w w:val="110"/>
        </w:rPr>
        <w:t xml:space="preserve"> </w:t>
      </w:r>
      <w:r>
        <w:rPr>
          <w:w w:val="110"/>
        </w:rPr>
        <w:t>is</w:t>
      </w:r>
      <w:r>
        <w:rPr>
          <w:spacing w:val="-13"/>
          <w:w w:val="110"/>
        </w:rPr>
        <w:t xml:space="preserve"> </w:t>
      </w:r>
      <w:r>
        <w:rPr>
          <w:w w:val="110"/>
        </w:rPr>
        <w:t xml:space="preserve">comprised of multiple components. The percentage change of some other metrics </w:t>
      </w:r>
      <w:proofErr w:type="gramStart"/>
      <w:r>
        <w:rPr>
          <w:w w:val="110"/>
        </w:rPr>
        <w:t>are</w:t>
      </w:r>
      <w:proofErr w:type="gramEnd"/>
      <w:r>
        <w:rPr>
          <w:w w:val="110"/>
        </w:rPr>
        <w:t xml:space="preserve"> shown in Figure </w:t>
      </w:r>
      <w:hyperlink w:anchor="_bookmark31" w:history="1">
        <w:r>
          <w:rPr>
            <w:w w:val="110"/>
          </w:rPr>
          <w:t>14.</w:t>
        </w:r>
      </w:hyperlink>
      <w:r>
        <w:rPr>
          <w:w w:val="110"/>
        </w:rPr>
        <w:t xml:space="preserve"> Note that the curves for these other metrics are not smooth because they were not the objective function, so they were not monitored or controlled </w:t>
      </w:r>
      <w:r>
        <w:rPr>
          <w:spacing w:val="-3"/>
          <w:w w:val="110"/>
        </w:rPr>
        <w:t xml:space="preserve">by </w:t>
      </w:r>
      <w:r>
        <w:rPr>
          <w:w w:val="110"/>
        </w:rPr>
        <w:t xml:space="preserve">the algorithm. </w:t>
      </w:r>
      <w:r>
        <w:rPr>
          <w:spacing w:val="-6"/>
          <w:w w:val="110"/>
        </w:rPr>
        <w:t xml:space="preserve">For </w:t>
      </w:r>
      <w:r>
        <w:rPr>
          <w:w w:val="110"/>
        </w:rPr>
        <w:t xml:space="preserve">instance, the total displacement (Figure </w:t>
      </w:r>
      <w:hyperlink w:anchor="_bookmark31" w:history="1">
        <w:r>
          <w:rPr>
            <w:w w:val="110"/>
          </w:rPr>
          <w:t>14a),</w:t>
        </w:r>
      </w:hyperlink>
      <w:r>
        <w:rPr>
          <w:w w:val="110"/>
        </w:rPr>
        <w:t xml:space="preserve"> the submerged</w:t>
      </w:r>
      <w:r>
        <w:rPr>
          <w:spacing w:val="-12"/>
          <w:w w:val="110"/>
        </w:rPr>
        <w:t xml:space="preserve"> </w:t>
      </w:r>
      <w:r>
        <w:rPr>
          <w:w w:val="110"/>
        </w:rPr>
        <w:t>volume</w:t>
      </w:r>
      <w:r>
        <w:rPr>
          <w:spacing w:val="-11"/>
          <w:w w:val="110"/>
        </w:rPr>
        <w:t xml:space="preserve"> </w:t>
      </w:r>
      <w:r>
        <w:rPr>
          <w:w w:val="110"/>
        </w:rPr>
        <w:t>of</w:t>
      </w:r>
      <w:r>
        <w:rPr>
          <w:spacing w:val="-12"/>
          <w:w w:val="110"/>
        </w:rPr>
        <w:t xml:space="preserve"> </w:t>
      </w:r>
      <w:r>
        <w:rPr>
          <w:w w:val="110"/>
        </w:rPr>
        <w:t>the</w:t>
      </w:r>
      <w:r>
        <w:rPr>
          <w:spacing w:val="-12"/>
          <w:w w:val="110"/>
        </w:rPr>
        <w:t xml:space="preserve"> </w:t>
      </w:r>
      <w:r>
        <w:rPr>
          <w:w w:val="110"/>
        </w:rPr>
        <w:t>substructure,</w:t>
      </w:r>
      <w:r>
        <w:rPr>
          <w:spacing w:val="-10"/>
          <w:w w:val="110"/>
        </w:rPr>
        <w:t xml:space="preserve"> </w:t>
      </w:r>
      <w:r>
        <w:rPr>
          <w:w w:val="110"/>
        </w:rPr>
        <w:t>does</w:t>
      </w:r>
      <w:r>
        <w:rPr>
          <w:spacing w:val="-12"/>
          <w:w w:val="110"/>
        </w:rPr>
        <w:t xml:space="preserve"> </w:t>
      </w:r>
      <w:r>
        <w:rPr>
          <w:w w:val="110"/>
        </w:rPr>
        <w:t>not</w:t>
      </w:r>
      <w:r>
        <w:rPr>
          <w:spacing w:val="-12"/>
          <w:w w:val="110"/>
        </w:rPr>
        <w:t xml:space="preserve"> </w:t>
      </w:r>
      <w:r>
        <w:rPr>
          <w:w w:val="110"/>
        </w:rPr>
        <w:t>follow</w:t>
      </w:r>
      <w:r>
        <w:rPr>
          <w:spacing w:val="-12"/>
          <w:w w:val="110"/>
        </w:rPr>
        <w:t xml:space="preserve"> </w:t>
      </w:r>
      <w:r>
        <w:rPr>
          <w:w w:val="110"/>
        </w:rPr>
        <w:t>the</w:t>
      </w:r>
      <w:r>
        <w:rPr>
          <w:spacing w:val="-12"/>
          <w:w w:val="110"/>
        </w:rPr>
        <w:t xml:space="preserve"> </w:t>
      </w:r>
      <w:r>
        <w:rPr>
          <w:w w:val="110"/>
        </w:rPr>
        <w:t>same</w:t>
      </w:r>
      <w:r>
        <w:rPr>
          <w:spacing w:val="-12"/>
          <w:w w:val="110"/>
        </w:rPr>
        <w:t xml:space="preserve"> </w:t>
      </w:r>
      <w:r>
        <w:rPr>
          <w:w w:val="110"/>
        </w:rPr>
        <w:t>trend</w:t>
      </w:r>
      <w:r>
        <w:rPr>
          <w:spacing w:val="-12"/>
          <w:w w:val="110"/>
        </w:rPr>
        <w:t xml:space="preserve"> </w:t>
      </w:r>
      <w:r>
        <w:rPr>
          <w:w w:val="110"/>
        </w:rPr>
        <w:t>lines</w:t>
      </w:r>
      <w:r>
        <w:rPr>
          <w:spacing w:val="-12"/>
          <w:w w:val="110"/>
        </w:rPr>
        <w:t xml:space="preserve"> </w:t>
      </w:r>
      <w:r>
        <w:rPr>
          <w:w w:val="110"/>
        </w:rPr>
        <w:t>as</w:t>
      </w:r>
      <w:r>
        <w:rPr>
          <w:spacing w:val="-12"/>
          <w:w w:val="110"/>
        </w:rPr>
        <w:t xml:space="preserve"> </w:t>
      </w:r>
      <w:r>
        <w:rPr>
          <w:w w:val="110"/>
        </w:rPr>
        <w:t>the</w:t>
      </w:r>
      <w:r>
        <w:rPr>
          <w:spacing w:val="-12"/>
          <w:w w:val="110"/>
        </w:rPr>
        <w:t xml:space="preserve"> </w:t>
      </w:r>
      <w:r>
        <w:rPr>
          <w:w w:val="110"/>
        </w:rPr>
        <w:t>mass</w:t>
      </w:r>
      <w:r>
        <w:rPr>
          <w:spacing w:val="-12"/>
          <w:w w:val="110"/>
        </w:rPr>
        <w:t xml:space="preserve"> </w:t>
      </w:r>
      <w:r>
        <w:rPr>
          <w:w w:val="110"/>
        </w:rPr>
        <w:t>reductions</w:t>
      </w:r>
      <w:r>
        <w:rPr>
          <w:spacing w:val="-12"/>
          <w:w w:val="110"/>
        </w:rPr>
        <w:t xml:space="preserve"> </w:t>
      </w:r>
      <w:r>
        <w:rPr>
          <w:w w:val="110"/>
        </w:rPr>
        <w:t>in</w:t>
      </w:r>
      <w:r>
        <w:rPr>
          <w:spacing w:val="-12"/>
          <w:w w:val="110"/>
        </w:rPr>
        <w:t xml:space="preserve"> </w:t>
      </w:r>
      <w:r>
        <w:rPr>
          <w:w w:val="110"/>
        </w:rPr>
        <w:t xml:space="preserve">Figure </w:t>
      </w:r>
      <w:hyperlink w:anchor="_bookmark30" w:history="1">
        <w:r>
          <w:rPr>
            <w:w w:val="110"/>
          </w:rPr>
          <w:t>13b.</w:t>
        </w:r>
      </w:hyperlink>
      <w:r>
        <w:rPr>
          <w:w w:val="110"/>
        </w:rPr>
        <w:t xml:space="preserve"> The total displacement of the spar does decrease as the mass of the nacelle decreases, meaning the tapered column becomes narrower, but the trend is not nearly as linear as the mass sensitivity. This is likely </w:t>
      </w:r>
      <w:proofErr w:type="gramStart"/>
      <w:r>
        <w:rPr>
          <w:w w:val="110"/>
        </w:rPr>
        <w:t>due to the fact that</w:t>
      </w:r>
      <w:proofErr w:type="gramEnd"/>
      <w:r>
        <w:rPr>
          <w:w w:val="110"/>
        </w:rPr>
        <w:t xml:space="preserve"> the total displacement is closely tied to some of the stability constraints, such as metacentric height, and so cannot </w:t>
      </w:r>
      <w:r>
        <w:rPr>
          <w:spacing w:val="-3"/>
          <w:w w:val="110"/>
        </w:rPr>
        <w:t xml:space="preserve">vary </w:t>
      </w:r>
      <w:r>
        <w:rPr>
          <w:w w:val="110"/>
        </w:rPr>
        <w:t>in the same</w:t>
      </w:r>
      <w:r>
        <w:rPr>
          <w:spacing w:val="31"/>
          <w:w w:val="110"/>
        </w:rPr>
        <w:t xml:space="preserve"> </w:t>
      </w:r>
      <w:r>
        <w:rPr>
          <w:w w:val="110"/>
        </w:rPr>
        <w:t>regard.</w:t>
      </w:r>
    </w:p>
    <w:p w:rsidR="00012D33" w:rsidRDefault="0009622D">
      <w:pPr>
        <w:pStyle w:val="BodyText"/>
        <w:spacing w:before="2" w:line="273" w:lineRule="auto"/>
        <w:ind w:left="100" w:right="1157" w:firstLine="298"/>
        <w:jc w:val="both"/>
      </w:pPr>
      <w:r>
        <w:rPr>
          <w:w w:val="110"/>
        </w:rPr>
        <w:t xml:space="preserve">Figures </w:t>
      </w:r>
      <w:hyperlink w:anchor="_bookmark31" w:history="1">
        <w:r>
          <w:rPr>
            <w:w w:val="110"/>
          </w:rPr>
          <w:t>14b–c</w:t>
        </w:r>
      </w:hyperlink>
      <w:r>
        <w:rPr>
          <w:w w:val="110"/>
        </w:rPr>
        <w:t xml:space="preserve"> show the change in the average diameter and thickness of the main column to illustrate how the geometry changes during the parameterized. </w:t>
      </w:r>
      <w:r>
        <w:rPr>
          <w:spacing w:val="-6"/>
          <w:w w:val="110"/>
        </w:rPr>
        <w:t xml:space="preserve">For </w:t>
      </w:r>
      <w:r>
        <w:rPr>
          <w:w w:val="110"/>
        </w:rPr>
        <w:t xml:space="preserve">the spar, as the mass of the nacelle becomes less, the column becomes both slightly narrower and with slightly thinner walls. </w:t>
      </w:r>
      <w:r>
        <w:rPr>
          <w:spacing w:val="-6"/>
          <w:w w:val="110"/>
        </w:rPr>
        <w:t xml:space="preserve">For </w:t>
      </w:r>
      <w:r>
        <w:rPr>
          <w:w w:val="110"/>
        </w:rPr>
        <w:t xml:space="preserve">the semisubmersible, the diameter stays roughly constant (or even increases slightly), but the thickness decreases. </w:t>
      </w:r>
      <w:r>
        <w:rPr>
          <w:spacing w:val="-6"/>
          <w:w w:val="110"/>
        </w:rPr>
        <w:t xml:space="preserve">For </w:t>
      </w:r>
      <w:r>
        <w:rPr>
          <w:w w:val="110"/>
        </w:rPr>
        <w:t xml:space="preserve">the </w:t>
      </w:r>
      <w:r>
        <w:rPr>
          <w:spacing w:val="-5"/>
          <w:w w:val="110"/>
        </w:rPr>
        <w:t xml:space="preserve">TLP, </w:t>
      </w:r>
      <w:r>
        <w:rPr>
          <w:w w:val="110"/>
        </w:rPr>
        <w:t xml:space="preserve">the diameter decreases </w:t>
      </w:r>
      <w:r>
        <w:rPr>
          <w:spacing w:val="-3"/>
          <w:w w:val="110"/>
        </w:rPr>
        <w:t xml:space="preserve">sharply, </w:t>
      </w:r>
      <w:r>
        <w:rPr>
          <w:w w:val="110"/>
        </w:rPr>
        <w:t>but the thickness increases.</w:t>
      </w:r>
    </w:p>
    <w:p w:rsidR="00012D33" w:rsidRDefault="0009622D">
      <w:pPr>
        <w:pStyle w:val="BodyText"/>
        <w:spacing w:before="2" w:line="273" w:lineRule="auto"/>
        <w:ind w:left="100" w:right="1157" w:firstLine="298"/>
        <w:jc w:val="both"/>
      </w:pPr>
      <w:r>
        <w:rPr>
          <w:w w:val="105"/>
        </w:rPr>
        <w:t xml:space="preserve">Figure </w:t>
      </w:r>
      <w:hyperlink w:anchor="_bookmark31" w:history="1">
        <w:r>
          <w:rPr>
            <w:w w:val="105"/>
          </w:rPr>
          <w:t>14d</w:t>
        </w:r>
      </w:hyperlink>
      <w:r>
        <w:rPr>
          <w:w w:val="105"/>
        </w:rPr>
        <w:t xml:space="preserve"> shows the change in permanent (solid lines) and water (dashed lines) ballast as the mass in     the nacelle decreases.  The percentage changes here are the most pronounced and the shape of the curves    most closely resemble that of the overall mass change in Figure </w:t>
      </w:r>
      <w:hyperlink w:anchor="_bookmark30" w:history="1">
        <w:r>
          <w:rPr>
            <w:w w:val="105"/>
          </w:rPr>
          <w:t>13b.</w:t>
        </w:r>
      </w:hyperlink>
      <w:r>
        <w:rPr>
          <w:w w:val="105"/>
        </w:rPr>
        <w:t xml:space="preserve"> This suggests that further converting permanent ballast into water ballast (which is not counted in  the  mass  budget)  is  the  dominant  trend  driving the results of the mass-optimized sensitivity </w:t>
      </w:r>
      <w:r>
        <w:rPr>
          <w:spacing w:val="-3"/>
          <w:w w:val="105"/>
        </w:rPr>
        <w:t xml:space="preserve">study. </w:t>
      </w:r>
      <w:r>
        <w:rPr>
          <w:w w:val="105"/>
        </w:rPr>
        <w:t xml:space="preserve">This is an important trend to keep in mind when interpreting the change in substructure costs presented    </w:t>
      </w:r>
      <w:r>
        <w:rPr>
          <w:spacing w:val="15"/>
          <w:w w:val="105"/>
        </w:rPr>
        <w:t xml:space="preserve"> </w:t>
      </w:r>
      <w:r>
        <w:rPr>
          <w:w w:val="105"/>
        </w:rPr>
        <w:t>below.</w:t>
      </w:r>
    </w:p>
    <w:p w:rsidR="00012D33" w:rsidRDefault="00012D33">
      <w:pPr>
        <w:pStyle w:val="BodyText"/>
        <w:spacing w:before="7"/>
        <w:rPr>
          <w:sz w:val="23"/>
        </w:rPr>
      </w:pPr>
    </w:p>
    <w:p w:rsidR="00012D33" w:rsidRDefault="0009622D">
      <w:pPr>
        <w:pStyle w:val="Heading4"/>
        <w:numPr>
          <w:ilvl w:val="2"/>
          <w:numId w:val="6"/>
        </w:numPr>
        <w:tabs>
          <w:tab w:val="left" w:pos="801"/>
        </w:tabs>
        <w:ind w:hanging="700"/>
        <w:jc w:val="both"/>
      </w:pPr>
      <w:bookmarkStart w:id="277" w:name="Mass_vs._Cost_Scaling"/>
      <w:bookmarkEnd w:id="277"/>
      <w:r>
        <w:rPr>
          <w:w w:val="115"/>
        </w:rPr>
        <w:t xml:space="preserve">Mass vs. </w:t>
      </w:r>
      <w:proofErr w:type="gramStart"/>
      <w:r>
        <w:rPr>
          <w:w w:val="115"/>
        </w:rPr>
        <w:t xml:space="preserve">Cost </w:t>
      </w:r>
      <w:r>
        <w:rPr>
          <w:spacing w:val="14"/>
          <w:w w:val="115"/>
        </w:rPr>
        <w:t xml:space="preserve"> </w:t>
      </w:r>
      <w:r>
        <w:rPr>
          <w:w w:val="115"/>
        </w:rPr>
        <w:t>Scaling</w:t>
      </w:r>
      <w:proofErr w:type="gramEnd"/>
    </w:p>
    <w:p w:rsidR="00012D33" w:rsidRDefault="0009622D">
      <w:pPr>
        <w:pStyle w:val="BodyText"/>
        <w:spacing w:before="161" w:line="273" w:lineRule="auto"/>
        <w:ind w:left="100" w:right="1157"/>
        <w:jc w:val="both"/>
      </w:pPr>
      <w:r>
        <w:rPr>
          <w:w w:val="105"/>
        </w:rPr>
        <w:t xml:space="preserve">The change in substructure cost, including the mooring system, for the mass-optimized designs in the sensitivity study is shown in Figure </w:t>
      </w:r>
      <w:hyperlink w:anchor="_bookmark32" w:history="1">
        <w:r>
          <w:rPr>
            <w:w w:val="105"/>
          </w:rPr>
          <w:t>15</w:t>
        </w:r>
      </w:hyperlink>
      <w:r>
        <w:rPr>
          <w:w w:val="105"/>
        </w:rPr>
        <w:t xml:space="preserve"> in both absolute and percentage terms.   The results </w:t>
      </w:r>
      <w:proofErr w:type="gramStart"/>
      <w:r>
        <w:rPr>
          <w:w w:val="105"/>
        </w:rPr>
        <w:t>are,  at</w:t>
      </w:r>
      <w:proofErr w:type="gramEnd"/>
      <w:r>
        <w:rPr>
          <w:w w:val="105"/>
        </w:rPr>
        <w:t xml:space="preserve"> first,      quite</w:t>
      </w:r>
      <w:r>
        <w:rPr>
          <w:spacing w:val="42"/>
          <w:w w:val="105"/>
        </w:rPr>
        <w:t xml:space="preserve"> </w:t>
      </w:r>
      <w:r>
        <w:rPr>
          <w:w w:val="105"/>
        </w:rPr>
        <w:t>surprising,</w:t>
      </w:r>
      <w:r>
        <w:rPr>
          <w:spacing w:val="47"/>
          <w:w w:val="105"/>
        </w:rPr>
        <w:t xml:space="preserve"> </w:t>
      </w:r>
      <w:r>
        <w:rPr>
          <w:w w:val="105"/>
        </w:rPr>
        <w:t>but</w:t>
      </w:r>
      <w:r>
        <w:rPr>
          <w:spacing w:val="42"/>
          <w:w w:val="105"/>
        </w:rPr>
        <w:t xml:space="preserve"> </w:t>
      </w:r>
      <w:r>
        <w:rPr>
          <w:w w:val="105"/>
        </w:rPr>
        <w:t>are</w:t>
      </w:r>
      <w:r>
        <w:rPr>
          <w:spacing w:val="42"/>
          <w:w w:val="105"/>
        </w:rPr>
        <w:t xml:space="preserve"> </w:t>
      </w:r>
      <w:r>
        <w:rPr>
          <w:w w:val="105"/>
        </w:rPr>
        <w:t>consistent</w:t>
      </w:r>
      <w:r>
        <w:rPr>
          <w:spacing w:val="42"/>
          <w:w w:val="105"/>
        </w:rPr>
        <w:t xml:space="preserve"> </w:t>
      </w:r>
      <w:r>
        <w:rPr>
          <w:w w:val="105"/>
        </w:rPr>
        <w:t>with</w:t>
      </w:r>
      <w:r>
        <w:rPr>
          <w:spacing w:val="42"/>
          <w:w w:val="105"/>
        </w:rPr>
        <w:t xml:space="preserve"> </w:t>
      </w:r>
      <w:r>
        <w:rPr>
          <w:w w:val="105"/>
        </w:rPr>
        <w:t>the</w:t>
      </w:r>
      <w:r>
        <w:rPr>
          <w:spacing w:val="42"/>
          <w:w w:val="105"/>
        </w:rPr>
        <w:t xml:space="preserve"> </w:t>
      </w:r>
      <w:r>
        <w:rPr>
          <w:w w:val="105"/>
        </w:rPr>
        <w:t>other</w:t>
      </w:r>
      <w:r>
        <w:rPr>
          <w:spacing w:val="43"/>
          <w:w w:val="105"/>
        </w:rPr>
        <w:t xml:space="preserve"> </w:t>
      </w:r>
      <w:r>
        <w:rPr>
          <w:w w:val="105"/>
        </w:rPr>
        <w:t>results</w:t>
      </w:r>
      <w:r>
        <w:rPr>
          <w:spacing w:val="42"/>
          <w:w w:val="105"/>
        </w:rPr>
        <w:t xml:space="preserve"> </w:t>
      </w:r>
      <w:r>
        <w:rPr>
          <w:w w:val="105"/>
        </w:rPr>
        <w:t>shown</w:t>
      </w:r>
      <w:r>
        <w:rPr>
          <w:spacing w:val="42"/>
          <w:w w:val="105"/>
        </w:rPr>
        <w:t xml:space="preserve"> </w:t>
      </w:r>
      <w:r>
        <w:rPr>
          <w:w w:val="105"/>
        </w:rPr>
        <w:t xml:space="preserve">above.  </w:t>
      </w:r>
      <w:r>
        <w:rPr>
          <w:spacing w:val="1"/>
          <w:w w:val="105"/>
        </w:rPr>
        <w:t xml:space="preserve"> </w:t>
      </w:r>
      <w:r>
        <w:rPr>
          <w:w w:val="105"/>
        </w:rPr>
        <w:t>The</w:t>
      </w:r>
      <w:r>
        <w:rPr>
          <w:spacing w:val="42"/>
          <w:w w:val="105"/>
        </w:rPr>
        <w:t xml:space="preserve"> </w:t>
      </w:r>
      <w:r>
        <w:rPr>
          <w:w w:val="105"/>
        </w:rPr>
        <w:t>mass-optimized</w:t>
      </w:r>
      <w:r>
        <w:rPr>
          <w:spacing w:val="42"/>
          <w:w w:val="105"/>
        </w:rPr>
        <w:t xml:space="preserve"> </w:t>
      </w:r>
      <w:r>
        <w:rPr>
          <w:w w:val="105"/>
        </w:rPr>
        <w:t>spar</w:t>
      </w:r>
      <w:r>
        <w:rPr>
          <w:spacing w:val="42"/>
          <w:w w:val="105"/>
        </w:rPr>
        <w:t xml:space="preserve"> </w:t>
      </w:r>
      <w:r>
        <w:rPr>
          <w:w w:val="105"/>
        </w:rPr>
        <w:t>design</w:t>
      </w:r>
    </w:p>
    <w:p w:rsidR="00012D33" w:rsidRDefault="00012D33">
      <w:pPr>
        <w:spacing w:line="273" w:lineRule="auto"/>
        <w:jc w:val="both"/>
        <w:sectPr w:rsidR="00012D33">
          <w:type w:val="continuous"/>
          <w:pgSz w:w="12240" w:h="15840"/>
          <w:pgMar w:top="1500" w:right="280" w:bottom="980" w:left="1340" w:header="720" w:footer="720" w:gutter="0"/>
          <w:cols w:space="720"/>
        </w:sectPr>
      </w:pPr>
    </w:p>
    <w:p w:rsidR="00012D33" w:rsidRDefault="0009622D">
      <w:pPr>
        <w:spacing w:before="45"/>
        <w:jc w:val="right"/>
        <w:rPr>
          <w:rFonts w:ascii="Arial"/>
          <w:sz w:val="16"/>
        </w:rPr>
      </w:pPr>
      <w:bookmarkStart w:id="278" w:name="_bookmark31"/>
      <w:bookmarkEnd w:id="278"/>
      <w:r>
        <w:rPr>
          <w:rFonts w:ascii="Arial"/>
          <w:w w:val="65"/>
          <w:sz w:val="16"/>
        </w:rPr>
        <w:t>0.4%</w:t>
      </w:r>
    </w:p>
    <w:p w:rsidR="00012D33" w:rsidRDefault="00012D33">
      <w:pPr>
        <w:pStyle w:val="BodyText"/>
        <w:spacing w:before="4"/>
        <w:rPr>
          <w:rFonts w:ascii="Arial"/>
          <w:sz w:val="16"/>
        </w:rPr>
      </w:pPr>
    </w:p>
    <w:p w:rsidR="00012D33" w:rsidRDefault="00F23B9E">
      <w:pPr>
        <w:spacing w:before="1"/>
        <w:jc w:val="right"/>
        <w:rPr>
          <w:rFonts w:ascii="Arial"/>
          <w:sz w:val="16"/>
        </w:rPr>
      </w:pPr>
      <w:r>
        <w:rPr>
          <w:noProof/>
        </w:rPr>
        <mc:AlternateContent>
          <mc:Choice Requires="wps">
            <w:drawing>
              <wp:anchor distT="0" distB="0" distL="114300" distR="114300" simplePos="0" relativeHeight="251701248" behindDoc="1" locked="0" layoutInCell="1" allowOverlap="1" wp14:anchorId="6EFBE3B0" wp14:editId="2C873592">
                <wp:simplePos x="0" y="0"/>
                <wp:positionH relativeFrom="page">
                  <wp:posOffset>1043940</wp:posOffset>
                </wp:positionH>
                <wp:positionV relativeFrom="paragraph">
                  <wp:posOffset>110490</wp:posOffset>
                </wp:positionV>
                <wp:extent cx="131445" cy="1043305"/>
                <wp:effectExtent l="0" t="635" r="0" b="3810"/>
                <wp:wrapNone/>
                <wp:docPr id="853" name="Text Box 8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 cy="104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77" w:lineRule="exact"/>
                              <w:ind w:left="20" w:right="-622"/>
                              <w:rPr>
                                <w:rFonts w:ascii="Arial"/>
                                <w:b/>
                                <w:sz w:val="16"/>
                              </w:rPr>
                            </w:pPr>
                            <w:r>
                              <w:rPr>
                                <w:rFonts w:ascii="Arial"/>
                                <w:b/>
                                <w:w w:val="70"/>
                                <w:sz w:val="16"/>
                              </w:rPr>
                              <w:t>S</w:t>
                            </w:r>
                            <w:r>
                              <w:rPr>
                                <w:rFonts w:ascii="Arial"/>
                                <w:b/>
                                <w:w w:val="76"/>
                                <w:sz w:val="16"/>
                              </w:rPr>
                              <w:t>ub</w:t>
                            </w:r>
                            <w:r>
                              <w:rPr>
                                <w:rFonts w:ascii="Arial"/>
                                <w:b/>
                                <w:w w:val="70"/>
                                <w:sz w:val="16"/>
                              </w:rPr>
                              <w:t>s</w:t>
                            </w:r>
                            <w:r>
                              <w:rPr>
                                <w:rFonts w:ascii="Arial"/>
                                <w:b/>
                                <w:w w:val="93"/>
                                <w:sz w:val="16"/>
                              </w:rPr>
                              <w:t>t</w:t>
                            </w:r>
                            <w:r>
                              <w:rPr>
                                <w:rFonts w:ascii="Arial"/>
                                <w:b/>
                                <w:w w:val="82"/>
                                <w:sz w:val="16"/>
                              </w:rPr>
                              <w:t>r</w:t>
                            </w:r>
                            <w:r>
                              <w:rPr>
                                <w:rFonts w:ascii="Arial"/>
                                <w:b/>
                                <w:w w:val="76"/>
                                <w:sz w:val="16"/>
                              </w:rPr>
                              <w:t>u</w:t>
                            </w:r>
                            <w:r>
                              <w:rPr>
                                <w:rFonts w:ascii="Arial"/>
                                <w:b/>
                                <w:spacing w:val="-1"/>
                                <w:w w:val="69"/>
                                <w:sz w:val="16"/>
                              </w:rPr>
                              <w:t>c</w:t>
                            </w:r>
                            <w:r>
                              <w:rPr>
                                <w:rFonts w:ascii="Arial"/>
                                <w:b/>
                                <w:w w:val="93"/>
                                <w:sz w:val="16"/>
                              </w:rPr>
                              <w:t>t</w:t>
                            </w:r>
                            <w:r>
                              <w:rPr>
                                <w:rFonts w:ascii="Arial"/>
                                <w:b/>
                                <w:w w:val="76"/>
                                <w:sz w:val="16"/>
                              </w:rPr>
                              <w:t>u</w:t>
                            </w:r>
                            <w:r>
                              <w:rPr>
                                <w:rFonts w:ascii="Arial"/>
                                <w:b/>
                                <w:w w:val="82"/>
                                <w:sz w:val="16"/>
                              </w:rPr>
                              <w:t>r</w:t>
                            </w:r>
                            <w:r>
                              <w:rPr>
                                <w:rFonts w:ascii="Arial"/>
                                <w:b/>
                                <w:w w:val="79"/>
                                <w:sz w:val="16"/>
                              </w:rPr>
                              <w:t>e</w:t>
                            </w:r>
                            <w:r>
                              <w:rPr>
                                <w:rFonts w:ascii="Arial"/>
                                <w:b/>
                                <w:spacing w:val="-8"/>
                                <w:sz w:val="16"/>
                              </w:rPr>
                              <w:t xml:space="preserve"> </w:t>
                            </w:r>
                            <w:r>
                              <w:rPr>
                                <w:rFonts w:ascii="Arial"/>
                                <w:b/>
                                <w:w w:val="76"/>
                                <w:sz w:val="16"/>
                              </w:rPr>
                              <w:t>d</w:t>
                            </w:r>
                            <w:r>
                              <w:rPr>
                                <w:rFonts w:ascii="Arial"/>
                                <w:b/>
                                <w:spacing w:val="-1"/>
                                <w:w w:val="80"/>
                                <w:sz w:val="16"/>
                              </w:rPr>
                              <w:t>i</w:t>
                            </w:r>
                            <w:r>
                              <w:rPr>
                                <w:rFonts w:ascii="Arial"/>
                                <w:b/>
                                <w:w w:val="70"/>
                                <w:sz w:val="16"/>
                              </w:rPr>
                              <w:t>s</w:t>
                            </w:r>
                            <w:r>
                              <w:rPr>
                                <w:rFonts w:ascii="Arial"/>
                                <w:b/>
                                <w:w w:val="76"/>
                                <w:sz w:val="16"/>
                              </w:rPr>
                              <w:t>p</w:t>
                            </w:r>
                            <w:r>
                              <w:rPr>
                                <w:rFonts w:ascii="Arial"/>
                                <w:b/>
                                <w:spacing w:val="-1"/>
                                <w:w w:val="80"/>
                                <w:sz w:val="16"/>
                              </w:rPr>
                              <w:t>l</w:t>
                            </w:r>
                            <w:r>
                              <w:rPr>
                                <w:rFonts w:ascii="Arial"/>
                                <w:b/>
                                <w:spacing w:val="-1"/>
                                <w:w w:val="79"/>
                                <w:sz w:val="16"/>
                              </w:rPr>
                              <w:t>a</w:t>
                            </w:r>
                            <w:r>
                              <w:rPr>
                                <w:rFonts w:ascii="Arial"/>
                                <w:b/>
                                <w:spacing w:val="-1"/>
                                <w:w w:val="69"/>
                                <w:sz w:val="16"/>
                              </w:rPr>
                              <w:t>c</w:t>
                            </w:r>
                            <w:r>
                              <w:rPr>
                                <w:rFonts w:ascii="Arial"/>
                                <w:b/>
                                <w:w w:val="79"/>
                                <w:sz w:val="16"/>
                              </w:rPr>
                              <w:t>e</w:t>
                            </w:r>
                            <w:r>
                              <w:rPr>
                                <w:rFonts w:ascii="Arial"/>
                                <w:b/>
                                <w:w w:val="76"/>
                                <w:sz w:val="16"/>
                              </w:rPr>
                              <w:t>m</w:t>
                            </w:r>
                            <w:r>
                              <w:rPr>
                                <w:rFonts w:ascii="Arial"/>
                                <w:b/>
                                <w:w w:val="79"/>
                                <w:sz w:val="16"/>
                              </w:rPr>
                              <w:t>e</w:t>
                            </w:r>
                            <w:r>
                              <w:rPr>
                                <w:rFonts w:ascii="Arial"/>
                                <w:b/>
                                <w:w w:val="76"/>
                                <w:sz w:val="16"/>
                              </w:rPr>
                              <w:t>n</w:t>
                            </w:r>
                            <w:r>
                              <w:rPr>
                                <w:rFonts w:ascii="Arial"/>
                                <w:b/>
                                <w:w w:val="93"/>
                                <w:sz w:val="16"/>
                              </w:rPr>
                              <w:t>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FBE3B0" id="Text Box 842" o:spid="_x0000_s1511" type="#_x0000_t202" style="position:absolute;left:0;text-align:left;margin-left:82.2pt;margin-top:8.7pt;width:10.35pt;height:82.15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" filled="f" stroked="f">
                <v:textbox style="layout-flow:vertical;mso-layout-flow-alt:bottom-to-top" inset="0,0,0,0">
                  <w:txbxContent>
                    <w:p w:rsidR="0009622D" w:rsidRDefault="0009622D">
                      <w:pPr>
                        <w:spacing w:line="177" w:lineRule="exact"/>
                        <w:ind w:left="20" w:right="-622"/>
                        <w:rPr>
                          <w:rFonts w:ascii="Arial"/>
                          <w:b/>
                          <w:sz w:val="16"/>
                        </w:rPr>
                      </w:pPr>
                      <w:r>
                        <w:rPr>
                          <w:rFonts w:ascii="Arial"/>
                          <w:b/>
                          <w:w w:val="70"/>
                          <w:sz w:val="16"/>
                        </w:rPr>
                        <w:t>S</w:t>
                      </w:r>
                      <w:r>
                        <w:rPr>
                          <w:rFonts w:ascii="Arial"/>
                          <w:b/>
                          <w:w w:val="76"/>
                          <w:sz w:val="16"/>
                        </w:rPr>
                        <w:t>ub</w:t>
                      </w:r>
                      <w:r>
                        <w:rPr>
                          <w:rFonts w:ascii="Arial"/>
                          <w:b/>
                          <w:w w:val="70"/>
                          <w:sz w:val="16"/>
                        </w:rPr>
                        <w:t>s</w:t>
                      </w:r>
                      <w:r>
                        <w:rPr>
                          <w:rFonts w:ascii="Arial"/>
                          <w:b/>
                          <w:w w:val="93"/>
                          <w:sz w:val="16"/>
                        </w:rPr>
                        <w:t>t</w:t>
                      </w:r>
                      <w:r>
                        <w:rPr>
                          <w:rFonts w:ascii="Arial"/>
                          <w:b/>
                          <w:w w:val="82"/>
                          <w:sz w:val="16"/>
                        </w:rPr>
                        <w:t>r</w:t>
                      </w:r>
                      <w:r>
                        <w:rPr>
                          <w:rFonts w:ascii="Arial"/>
                          <w:b/>
                          <w:w w:val="76"/>
                          <w:sz w:val="16"/>
                        </w:rPr>
                        <w:t>u</w:t>
                      </w:r>
                      <w:r>
                        <w:rPr>
                          <w:rFonts w:ascii="Arial"/>
                          <w:b/>
                          <w:spacing w:val="-1"/>
                          <w:w w:val="69"/>
                          <w:sz w:val="16"/>
                        </w:rPr>
                        <w:t>c</w:t>
                      </w:r>
                      <w:r>
                        <w:rPr>
                          <w:rFonts w:ascii="Arial"/>
                          <w:b/>
                          <w:w w:val="93"/>
                          <w:sz w:val="16"/>
                        </w:rPr>
                        <w:t>t</w:t>
                      </w:r>
                      <w:r>
                        <w:rPr>
                          <w:rFonts w:ascii="Arial"/>
                          <w:b/>
                          <w:w w:val="76"/>
                          <w:sz w:val="16"/>
                        </w:rPr>
                        <w:t>u</w:t>
                      </w:r>
                      <w:r>
                        <w:rPr>
                          <w:rFonts w:ascii="Arial"/>
                          <w:b/>
                          <w:w w:val="82"/>
                          <w:sz w:val="16"/>
                        </w:rPr>
                        <w:t>r</w:t>
                      </w:r>
                      <w:r>
                        <w:rPr>
                          <w:rFonts w:ascii="Arial"/>
                          <w:b/>
                          <w:w w:val="79"/>
                          <w:sz w:val="16"/>
                        </w:rPr>
                        <w:t>e</w:t>
                      </w:r>
                      <w:r>
                        <w:rPr>
                          <w:rFonts w:ascii="Arial"/>
                          <w:b/>
                          <w:spacing w:val="-8"/>
                          <w:sz w:val="16"/>
                        </w:rPr>
                        <w:t xml:space="preserve"> </w:t>
                      </w:r>
                      <w:r>
                        <w:rPr>
                          <w:rFonts w:ascii="Arial"/>
                          <w:b/>
                          <w:w w:val="76"/>
                          <w:sz w:val="16"/>
                        </w:rPr>
                        <w:t>d</w:t>
                      </w:r>
                      <w:r>
                        <w:rPr>
                          <w:rFonts w:ascii="Arial"/>
                          <w:b/>
                          <w:spacing w:val="-1"/>
                          <w:w w:val="80"/>
                          <w:sz w:val="16"/>
                        </w:rPr>
                        <w:t>i</w:t>
                      </w:r>
                      <w:r>
                        <w:rPr>
                          <w:rFonts w:ascii="Arial"/>
                          <w:b/>
                          <w:w w:val="70"/>
                          <w:sz w:val="16"/>
                        </w:rPr>
                        <w:t>s</w:t>
                      </w:r>
                      <w:r>
                        <w:rPr>
                          <w:rFonts w:ascii="Arial"/>
                          <w:b/>
                          <w:w w:val="76"/>
                          <w:sz w:val="16"/>
                        </w:rPr>
                        <w:t>p</w:t>
                      </w:r>
                      <w:r>
                        <w:rPr>
                          <w:rFonts w:ascii="Arial"/>
                          <w:b/>
                          <w:spacing w:val="-1"/>
                          <w:w w:val="80"/>
                          <w:sz w:val="16"/>
                        </w:rPr>
                        <w:t>l</w:t>
                      </w:r>
                      <w:r>
                        <w:rPr>
                          <w:rFonts w:ascii="Arial"/>
                          <w:b/>
                          <w:spacing w:val="-1"/>
                          <w:w w:val="79"/>
                          <w:sz w:val="16"/>
                        </w:rPr>
                        <w:t>a</w:t>
                      </w:r>
                      <w:r>
                        <w:rPr>
                          <w:rFonts w:ascii="Arial"/>
                          <w:b/>
                          <w:spacing w:val="-1"/>
                          <w:w w:val="69"/>
                          <w:sz w:val="16"/>
                        </w:rPr>
                        <w:t>c</w:t>
                      </w:r>
                      <w:r>
                        <w:rPr>
                          <w:rFonts w:ascii="Arial"/>
                          <w:b/>
                          <w:w w:val="79"/>
                          <w:sz w:val="16"/>
                        </w:rPr>
                        <w:t>e</w:t>
                      </w:r>
                      <w:r>
                        <w:rPr>
                          <w:rFonts w:ascii="Arial"/>
                          <w:b/>
                          <w:w w:val="76"/>
                          <w:sz w:val="16"/>
                        </w:rPr>
                        <w:t>m</w:t>
                      </w:r>
                      <w:r>
                        <w:rPr>
                          <w:rFonts w:ascii="Arial"/>
                          <w:b/>
                          <w:w w:val="79"/>
                          <w:sz w:val="16"/>
                        </w:rPr>
                        <w:t>e</w:t>
                      </w:r>
                      <w:r>
                        <w:rPr>
                          <w:rFonts w:ascii="Arial"/>
                          <w:b/>
                          <w:w w:val="76"/>
                          <w:sz w:val="16"/>
                        </w:rPr>
                        <w:t>n</w:t>
                      </w:r>
                      <w:r>
                        <w:rPr>
                          <w:rFonts w:ascii="Arial"/>
                          <w:b/>
                          <w:w w:val="93"/>
                          <w:sz w:val="16"/>
                        </w:rPr>
                        <w:t>t</w:t>
                      </w:r>
                    </w:p>
                  </w:txbxContent>
                </v:textbox>
                <w10:wrap anchorx="page"/>
              </v:shape>
            </w:pict>
          </mc:Fallback>
        </mc:AlternateContent>
      </w:r>
      <w:r w:rsidR="0009622D">
        <w:rPr>
          <w:rFonts w:ascii="Arial"/>
          <w:w w:val="65"/>
          <w:sz w:val="16"/>
        </w:rPr>
        <w:t>0.2%</w:t>
      </w:r>
    </w:p>
    <w:p w:rsidR="00012D33" w:rsidRDefault="0009622D">
      <w:pPr>
        <w:spacing w:before="39"/>
        <w:ind w:left="622"/>
        <w:rPr>
          <w:rFonts w:ascii="Arial"/>
          <w:sz w:val="16"/>
        </w:rPr>
      </w:pPr>
      <w:r>
        <w:br w:type="column"/>
      </w:r>
      <w:r>
        <w:rPr>
          <w:rFonts w:ascii="Arial"/>
          <w:w w:val="75"/>
          <w:sz w:val="16"/>
        </w:rPr>
        <w:t>1%</w:t>
      </w:r>
    </w:p>
    <w:p w:rsidR="00012D33" w:rsidRDefault="00012D33">
      <w:pPr>
        <w:pStyle w:val="BodyText"/>
        <w:spacing w:before="5"/>
        <w:rPr>
          <w:rFonts w:ascii="Arial"/>
          <w:sz w:val="16"/>
        </w:rPr>
      </w:pPr>
    </w:p>
    <w:p w:rsidR="00012D33" w:rsidRDefault="00F23B9E">
      <w:pPr>
        <w:ind w:left="531"/>
        <w:rPr>
          <w:rFonts w:ascii="Arial"/>
          <w:sz w:val="16"/>
        </w:rPr>
      </w:pPr>
      <w:r>
        <w:rPr>
          <w:noProof/>
        </w:rPr>
        <mc:AlternateContent>
          <mc:Choice Requires="wpg">
            <w:drawing>
              <wp:anchor distT="0" distB="0" distL="114300" distR="114300" simplePos="0" relativeHeight="251698176" behindDoc="1" locked="0" layoutInCell="1" allowOverlap="1" wp14:anchorId="505AC35C" wp14:editId="4E8EED04">
                <wp:simplePos x="0" y="0"/>
                <wp:positionH relativeFrom="page">
                  <wp:posOffset>4300855</wp:posOffset>
                </wp:positionH>
                <wp:positionV relativeFrom="paragraph">
                  <wp:posOffset>-166370</wp:posOffset>
                </wp:positionV>
                <wp:extent cx="2251075" cy="1677670"/>
                <wp:effectExtent l="5080" t="6350" r="1270" b="11430"/>
                <wp:wrapNone/>
                <wp:docPr id="764" name="Group 7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1075" cy="1677670"/>
                          <a:chOff x="6773" y="-262"/>
                          <a:chExt cx="3545" cy="2642"/>
                        </a:xfrm>
                      </wpg:grpSpPr>
                      <wps:wsp>
                        <wps:cNvPr id="765" name="Line 841"/>
                        <wps:cNvCnPr>
                          <a:cxnSpLocks noChangeShapeType="1"/>
                        </wps:cNvCnPr>
                        <wps:spPr bwMode="auto">
                          <a:xfrm>
                            <a:off x="6793" y="2358"/>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766" name="Line 840"/>
                        <wps:cNvCnPr>
                          <a:cxnSpLocks noChangeShapeType="1"/>
                        </wps:cNvCnPr>
                        <wps:spPr bwMode="auto">
                          <a:xfrm>
                            <a:off x="6793" y="2368"/>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7" name="Line 839"/>
                        <wps:cNvCnPr>
                          <a:cxnSpLocks noChangeShapeType="1"/>
                        </wps:cNvCnPr>
                        <wps:spPr bwMode="auto">
                          <a:xfrm>
                            <a:off x="6793" y="2358"/>
                            <a:ext cx="0" cy="19"/>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8" name="Line 838"/>
                        <wps:cNvCnPr>
                          <a:cxnSpLocks noChangeShapeType="1"/>
                        </wps:cNvCnPr>
                        <wps:spPr bwMode="auto">
                          <a:xfrm>
                            <a:off x="7233" y="2358"/>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769" name="Line 837"/>
                        <wps:cNvCnPr>
                          <a:cxnSpLocks noChangeShapeType="1"/>
                        </wps:cNvCnPr>
                        <wps:spPr bwMode="auto">
                          <a:xfrm>
                            <a:off x="7233" y="2368"/>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0" name="Line 836"/>
                        <wps:cNvCnPr>
                          <a:cxnSpLocks noChangeShapeType="1"/>
                        </wps:cNvCnPr>
                        <wps:spPr bwMode="auto">
                          <a:xfrm>
                            <a:off x="7233" y="2358"/>
                            <a:ext cx="0" cy="19"/>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1" name="Line 835"/>
                        <wps:cNvCnPr>
                          <a:cxnSpLocks noChangeShapeType="1"/>
                        </wps:cNvCnPr>
                        <wps:spPr bwMode="auto">
                          <a:xfrm>
                            <a:off x="7672" y="2358"/>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772" name="Line 834"/>
                        <wps:cNvCnPr>
                          <a:cxnSpLocks noChangeShapeType="1"/>
                        </wps:cNvCnPr>
                        <wps:spPr bwMode="auto">
                          <a:xfrm>
                            <a:off x="7672" y="2368"/>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3" name="Line 833"/>
                        <wps:cNvCnPr>
                          <a:cxnSpLocks noChangeShapeType="1"/>
                        </wps:cNvCnPr>
                        <wps:spPr bwMode="auto">
                          <a:xfrm>
                            <a:off x="7672" y="2358"/>
                            <a:ext cx="0" cy="19"/>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4" name="Line 832"/>
                        <wps:cNvCnPr>
                          <a:cxnSpLocks noChangeShapeType="1"/>
                        </wps:cNvCnPr>
                        <wps:spPr bwMode="auto">
                          <a:xfrm>
                            <a:off x="8111" y="2358"/>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775" name="Line 831"/>
                        <wps:cNvCnPr>
                          <a:cxnSpLocks noChangeShapeType="1"/>
                        </wps:cNvCnPr>
                        <wps:spPr bwMode="auto">
                          <a:xfrm>
                            <a:off x="8111" y="2368"/>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6" name="Line 830"/>
                        <wps:cNvCnPr>
                          <a:cxnSpLocks noChangeShapeType="1"/>
                        </wps:cNvCnPr>
                        <wps:spPr bwMode="auto">
                          <a:xfrm>
                            <a:off x="8111" y="2358"/>
                            <a:ext cx="0" cy="19"/>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7" name="Line 829"/>
                        <wps:cNvCnPr>
                          <a:cxnSpLocks noChangeShapeType="1"/>
                        </wps:cNvCnPr>
                        <wps:spPr bwMode="auto">
                          <a:xfrm>
                            <a:off x="8550" y="2358"/>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778" name="Line 828"/>
                        <wps:cNvCnPr>
                          <a:cxnSpLocks noChangeShapeType="1"/>
                        </wps:cNvCnPr>
                        <wps:spPr bwMode="auto">
                          <a:xfrm>
                            <a:off x="8550" y="2368"/>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9" name="Line 827"/>
                        <wps:cNvCnPr>
                          <a:cxnSpLocks noChangeShapeType="1"/>
                        </wps:cNvCnPr>
                        <wps:spPr bwMode="auto">
                          <a:xfrm>
                            <a:off x="8550" y="2358"/>
                            <a:ext cx="0" cy="19"/>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0" name="Line 826"/>
                        <wps:cNvCnPr>
                          <a:cxnSpLocks noChangeShapeType="1"/>
                        </wps:cNvCnPr>
                        <wps:spPr bwMode="auto">
                          <a:xfrm>
                            <a:off x="8989" y="2358"/>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781" name="Line 825"/>
                        <wps:cNvCnPr>
                          <a:cxnSpLocks noChangeShapeType="1"/>
                        </wps:cNvCnPr>
                        <wps:spPr bwMode="auto">
                          <a:xfrm>
                            <a:off x="8989" y="2368"/>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2" name="Line 824"/>
                        <wps:cNvCnPr>
                          <a:cxnSpLocks noChangeShapeType="1"/>
                        </wps:cNvCnPr>
                        <wps:spPr bwMode="auto">
                          <a:xfrm>
                            <a:off x="8989" y="2358"/>
                            <a:ext cx="0" cy="19"/>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3" name="Line 823"/>
                        <wps:cNvCnPr>
                          <a:cxnSpLocks noChangeShapeType="1"/>
                        </wps:cNvCnPr>
                        <wps:spPr bwMode="auto">
                          <a:xfrm>
                            <a:off x="9429" y="2358"/>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784" name="Line 822"/>
                        <wps:cNvCnPr>
                          <a:cxnSpLocks noChangeShapeType="1"/>
                        </wps:cNvCnPr>
                        <wps:spPr bwMode="auto">
                          <a:xfrm>
                            <a:off x="9429" y="2368"/>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5" name="Line 821"/>
                        <wps:cNvCnPr>
                          <a:cxnSpLocks noChangeShapeType="1"/>
                        </wps:cNvCnPr>
                        <wps:spPr bwMode="auto">
                          <a:xfrm>
                            <a:off x="9429" y="2358"/>
                            <a:ext cx="0" cy="19"/>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6" name="Line 820"/>
                        <wps:cNvCnPr>
                          <a:cxnSpLocks noChangeShapeType="1"/>
                        </wps:cNvCnPr>
                        <wps:spPr bwMode="auto">
                          <a:xfrm>
                            <a:off x="9868" y="2358"/>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787" name="Line 819"/>
                        <wps:cNvCnPr>
                          <a:cxnSpLocks noChangeShapeType="1"/>
                        </wps:cNvCnPr>
                        <wps:spPr bwMode="auto">
                          <a:xfrm>
                            <a:off x="9868" y="2368"/>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8" name="Line 818"/>
                        <wps:cNvCnPr>
                          <a:cxnSpLocks noChangeShapeType="1"/>
                        </wps:cNvCnPr>
                        <wps:spPr bwMode="auto">
                          <a:xfrm>
                            <a:off x="9868" y="2358"/>
                            <a:ext cx="0" cy="19"/>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9" name="Line 817"/>
                        <wps:cNvCnPr>
                          <a:cxnSpLocks noChangeShapeType="1"/>
                        </wps:cNvCnPr>
                        <wps:spPr bwMode="auto">
                          <a:xfrm>
                            <a:off x="10307" y="2358"/>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790" name="Line 816"/>
                        <wps:cNvCnPr>
                          <a:cxnSpLocks noChangeShapeType="1"/>
                        </wps:cNvCnPr>
                        <wps:spPr bwMode="auto">
                          <a:xfrm>
                            <a:off x="10307" y="2368"/>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1" name="Line 815"/>
                        <wps:cNvCnPr>
                          <a:cxnSpLocks noChangeShapeType="1"/>
                        </wps:cNvCnPr>
                        <wps:spPr bwMode="auto">
                          <a:xfrm>
                            <a:off x="10307" y="2358"/>
                            <a:ext cx="0" cy="19"/>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2" name="Line 814"/>
                        <wps:cNvCnPr>
                          <a:cxnSpLocks noChangeShapeType="1"/>
                        </wps:cNvCnPr>
                        <wps:spPr bwMode="auto">
                          <a:xfrm>
                            <a:off x="6793" y="2358"/>
                            <a:ext cx="3514"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793" name="Line 813"/>
                        <wps:cNvCnPr>
                          <a:cxnSpLocks noChangeShapeType="1"/>
                        </wps:cNvCnPr>
                        <wps:spPr bwMode="auto">
                          <a:xfrm>
                            <a:off x="6775" y="2358"/>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4" name="Line 812"/>
                        <wps:cNvCnPr>
                          <a:cxnSpLocks noChangeShapeType="1"/>
                        </wps:cNvCnPr>
                        <wps:spPr bwMode="auto">
                          <a:xfrm>
                            <a:off x="6793" y="2358"/>
                            <a:ext cx="0" cy="0"/>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5" name="Line 811"/>
                        <wps:cNvCnPr>
                          <a:cxnSpLocks noChangeShapeType="1"/>
                        </wps:cNvCnPr>
                        <wps:spPr bwMode="auto">
                          <a:xfrm>
                            <a:off x="6793" y="1984"/>
                            <a:ext cx="3514"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796" name="Line 810"/>
                        <wps:cNvCnPr>
                          <a:cxnSpLocks noChangeShapeType="1"/>
                        </wps:cNvCnPr>
                        <wps:spPr bwMode="auto">
                          <a:xfrm>
                            <a:off x="6775" y="1984"/>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7" name="Line 809"/>
                        <wps:cNvCnPr>
                          <a:cxnSpLocks noChangeShapeType="1"/>
                        </wps:cNvCnPr>
                        <wps:spPr bwMode="auto">
                          <a:xfrm>
                            <a:off x="6793" y="1984"/>
                            <a:ext cx="0" cy="0"/>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8" name="Line 808"/>
                        <wps:cNvCnPr>
                          <a:cxnSpLocks noChangeShapeType="1"/>
                        </wps:cNvCnPr>
                        <wps:spPr bwMode="auto">
                          <a:xfrm>
                            <a:off x="6793" y="1610"/>
                            <a:ext cx="3514"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799" name="Line 807"/>
                        <wps:cNvCnPr>
                          <a:cxnSpLocks noChangeShapeType="1"/>
                        </wps:cNvCnPr>
                        <wps:spPr bwMode="auto">
                          <a:xfrm>
                            <a:off x="6775" y="1610"/>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0" name="Line 806"/>
                        <wps:cNvCnPr>
                          <a:cxnSpLocks noChangeShapeType="1"/>
                        </wps:cNvCnPr>
                        <wps:spPr bwMode="auto">
                          <a:xfrm>
                            <a:off x="6793" y="1610"/>
                            <a:ext cx="0" cy="0"/>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1" name="Line 805"/>
                        <wps:cNvCnPr>
                          <a:cxnSpLocks noChangeShapeType="1"/>
                        </wps:cNvCnPr>
                        <wps:spPr bwMode="auto">
                          <a:xfrm>
                            <a:off x="6793" y="1236"/>
                            <a:ext cx="3514"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802" name="Line 804"/>
                        <wps:cNvCnPr>
                          <a:cxnSpLocks noChangeShapeType="1"/>
                        </wps:cNvCnPr>
                        <wps:spPr bwMode="auto">
                          <a:xfrm>
                            <a:off x="6775" y="1236"/>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3" name="Line 803"/>
                        <wps:cNvCnPr>
                          <a:cxnSpLocks noChangeShapeType="1"/>
                        </wps:cNvCnPr>
                        <wps:spPr bwMode="auto">
                          <a:xfrm>
                            <a:off x="6793" y="1236"/>
                            <a:ext cx="0" cy="0"/>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4" name="Line 802"/>
                        <wps:cNvCnPr>
                          <a:cxnSpLocks noChangeShapeType="1"/>
                        </wps:cNvCnPr>
                        <wps:spPr bwMode="auto">
                          <a:xfrm>
                            <a:off x="6793" y="862"/>
                            <a:ext cx="3514"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805" name="Line 801"/>
                        <wps:cNvCnPr>
                          <a:cxnSpLocks noChangeShapeType="1"/>
                        </wps:cNvCnPr>
                        <wps:spPr bwMode="auto">
                          <a:xfrm>
                            <a:off x="6775" y="862"/>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6" name="Line 800"/>
                        <wps:cNvCnPr>
                          <a:cxnSpLocks noChangeShapeType="1"/>
                        </wps:cNvCnPr>
                        <wps:spPr bwMode="auto">
                          <a:xfrm>
                            <a:off x="6793" y="862"/>
                            <a:ext cx="0" cy="0"/>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7" name="Line 799"/>
                        <wps:cNvCnPr>
                          <a:cxnSpLocks noChangeShapeType="1"/>
                        </wps:cNvCnPr>
                        <wps:spPr bwMode="auto">
                          <a:xfrm>
                            <a:off x="6793" y="488"/>
                            <a:ext cx="3514"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808" name="Line 798"/>
                        <wps:cNvCnPr>
                          <a:cxnSpLocks noChangeShapeType="1"/>
                        </wps:cNvCnPr>
                        <wps:spPr bwMode="auto">
                          <a:xfrm>
                            <a:off x="6775" y="488"/>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9" name="Line 797"/>
                        <wps:cNvCnPr>
                          <a:cxnSpLocks noChangeShapeType="1"/>
                        </wps:cNvCnPr>
                        <wps:spPr bwMode="auto">
                          <a:xfrm>
                            <a:off x="6793" y="488"/>
                            <a:ext cx="0" cy="0"/>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0" name="Line 796"/>
                        <wps:cNvCnPr>
                          <a:cxnSpLocks noChangeShapeType="1"/>
                        </wps:cNvCnPr>
                        <wps:spPr bwMode="auto">
                          <a:xfrm>
                            <a:off x="6793" y="114"/>
                            <a:ext cx="3514"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811" name="Line 795"/>
                        <wps:cNvCnPr>
                          <a:cxnSpLocks noChangeShapeType="1"/>
                        </wps:cNvCnPr>
                        <wps:spPr bwMode="auto">
                          <a:xfrm>
                            <a:off x="6775" y="114"/>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2" name="Line 794"/>
                        <wps:cNvCnPr>
                          <a:cxnSpLocks noChangeShapeType="1"/>
                        </wps:cNvCnPr>
                        <wps:spPr bwMode="auto">
                          <a:xfrm>
                            <a:off x="6793" y="114"/>
                            <a:ext cx="0" cy="0"/>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3" name="Line 793"/>
                        <wps:cNvCnPr>
                          <a:cxnSpLocks noChangeShapeType="1"/>
                        </wps:cNvCnPr>
                        <wps:spPr bwMode="auto">
                          <a:xfrm>
                            <a:off x="6793" y="-260"/>
                            <a:ext cx="3514"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814" name="Line 792"/>
                        <wps:cNvCnPr>
                          <a:cxnSpLocks noChangeShapeType="1"/>
                        </wps:cNvCnPr>
                        <wps:spPr bwMode="auto">
                          <a:xfrm>
                            <a:off x="6775" y="-260"/>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5" name="Line 791"/>
                        <wps:cNvCnPr>
                          <a:cxnSpLocks noChangeShapeType="1"/>
                        </wps:cNvCnPr>
                        <wps:spPr bwMode="auto">
                          <a:xfrm>
                            <a:off x="6793" y="-260"/>
                            <a:ext cx="0" cy="0"/>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6" name="Freeform 790"/>
                        <wps:cNvSpPr>
                          <a:spLocks/>
                        </wps:cNvSpPr>
                        <wps:spPr bwMode="auto">
                          <a:xfrm>
                            <a:off x="7233" y="424"/>
                            <a:ext cx="2636" cy="339"/>
                          </a:xfrm>
                          <a:custGeom>
                            <a:avLst/>
                            <a:gdLst>
                              <a:gd name="T0" fmla="+- 0 9868 7233"/>
                              <a:gd name="T1" fmla="*/ T0 w 2636"/>
                              <a:gd name="T2" fmla="+- 0 424 424"/>
                              <a:gd name="T3" fmla="*/ 424 h 339"/>
                              <a:gd name="T4" fmla="+- 0 9429 7233"/>
                              <a:gd name="T5" fmla="*/ T4 w 2636"/>
                              <a:gd name="T6" fmla="+- 0 488 424"/>
                              <a:gd name="T7" fmla="*/ 488 h 339"/>
                              <a:gd name="T8" fmla="+- 0 8989 7233"/>
                              <a:gd name="T9" fmla="*/ T8 w 2636"/>
                              <a:gd name="T10" fmla="+- 0 544 424"/>
                              <a:gd name="T11" fmla="*/ 544 h 339"/>
                              <a:gd name="T12" fmla="+- 0 8331 7233"/>
                              <a:gd name="T13" fmla="*/ T12 w 2636"/>
                              <a:gd name="T14" fmla="+- 0 677 424"/>
                              <a:gd name="T15" fmla="*/ 677 h 339"/>
                              <a:gd name="T16" fmla="+- 0 7966 7233"/>
                              <a:gd name="T17" fmla="*/ T16 w 2636"/>
                              <a:gd name="T18" fmla="+- 0 682 424"/>
                              <a:gd name="T19" fmla="*/ 682 h 339"/>
                              <a:gd name="T20" fmla="+- 0 7233 7233"/>
                              <a:gd name="T21" fmla="*/ T20 w 2636"/>
                              <a:gd name="T22" fmla="+- 0 763 424"/>
                              <a:gd name="T23" fmla="*/ 763 h 339"/>
                            </a:gdLst>
                            <a:ahLst/>
                            <a:cxnLst>
                              <a:cxn ang="0">
                                <a:pos x="T1" y="T3"/>
                              </a:cxn>
                              <a:cxn ang="0">
                                <a:pos x="T5" y="T7"/>
                              </a:cxn>
                              <a:cxn ang="0">
                                <a:pos x="T9" y="T11"/>
                              </a:cxn>
                              <a:cxn ang="0">
                                <a:pos x="T13" y="T15"/>
                              </a:cxn>
                              <a:cxn ang="0">
                                <a:pos x="T17" y="T19"/>
                              </a:cxn>
                              <a:cxn ang="0">
                                <a:pos x="T21" y="T23"/>
                              </a:cxn>
                            </a:cxnLst>
                            <a:rect l="0" t="0" r="r" b="b"/>
                            <a:pathLst>
                              <a:path w="2636" h="339">
                                <a:moveTo>
                                  <a:pt x="2635" y="0"/>
                                </a:moveTo>
                                <a:lnTo>
                                  <a:pt x="2196" y="64"/>
                                </a:lnTo>
                                <a:lnTo>
                                  <a:pt x="1756" y="120"/>
                                </a:lnTo>
                                <a:lnTo>
                                  <a:pt x="1098" y="253"/>
                                </a:lnTo>
                                <a:lnTo>
                                  <a:pt x="733" y="258"/>
                                </a:lnTo>
                                <a:lnTo>
                                  <a:pt x="0" y="339"/>
                                </a:lnTo>
                              </a:path>
                            </a:pathLst>
                          </a:custGeom>
                          <a:noFill/>
                          <a:ln w="13328">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7" name="Freeform 789"/>
                        <wps:cNvSpPr>
                          <a:spLocks/>
                        </wps:cNvSpPr>
                        <wps:spPr bwMode="auto">
                          <a:xfrm>
                            <a:off x="9842" y="398"/>
                            <a:ext cx="53" cy="53"/>
                          </a:xfrm>
                          <a:custGeom>
                            <a:avLst/>
                            <a:gdLst>
                              <a:gd name="T0" fmla="+- 0 9875 9842"/>
                              <a:gd name="T1" fmla="*/ T0 w 53"/>
                              <a:gd name="T2" fmla="+- 0 398 398"/>
                              <a:gd name="T3" fmla="*/ 398 h 53"/>
                              <a:gd name="T4" fmla="+- 0 9861 9842"/>
                              <a:gd name="T5" fmla="*/ T4 w 53"/>
                              <a:gd name="T6" fmla="+- 0 398 398"/>
                              <a:gd name="T7" fmla="*/ 398 h 53"/>
                              <a:gd name="T8" fmla="+- 0 9854 9842"/>
                              <a:gd name="T9" fmla="*/ T8 w 53"/>
                              <a:gd name="T10" fmla="+- 0 401 398"/>
                              <a:gd name="T11" fmla="*/ 401 h 53"/>
                              <a:gd name="T12" fmla="+- 0 9844 9842"/>
                              <a:gd name="T13" fmla="*/ T12 w 53"/>
                              <a:gd name="T14" fmla="+- 0 411 398"/>
                              <a:gd name="T15" fmla="*/ 411 h 53"/>
                              <a:gd name="T16" fmla="+- 0 9842 9842"/>
                              <a:gd name="T17" fmla="*/ T16 w 53"/>
                              <a:gd name="T18" fmla="+- 0 417 398"/>
                              <a:gd name="T19" fmla="*/ 417 h 53"/>
                              <a:gd name="T20" fmla="+- 0 9842 9842"/>
                              <a:gd name="T21" fmla="*/ T20 w 53"/>
                              <a:gd name="T22" fmla="+- 0 431 398"/>
                              <a:gd name="T23" fmla="*/ 431 h 53"/>
                              <a:gd name="T24" fmla="+- 0 9844 9842"/>
                              <a:gd name="T25" fmla="*/ T24 w 53"/>
                              <a:gd name="T26" fmla="+- 0 438 398"/>
                              <a:gd name="T27" fmla="*/ 438 h 53"/>
                              <a:gd name="T28" fmla="+- 0 9854 9842"/>
                              <a:gd name="T29" fmla="*/ T28 w 53"/>
                              <a:gd name="T30" fmla="+- 0 448 398"/>
                              <a:gd name="T31" fmla="*/ 448 h 53"/>
                              <a:gd name="T32" fmla="+- 0 9861 9842"/>
                              <a:gd name="T33" fmla="*/ T32 w 53"/>
                              <a:gd name="T34" fmla="+- 0 450 398"/>
                              <a:gd name="T35" fmla="*/ 450 h 53"/>
                              <a:gd name="T36" fmla="+- 0 9875 9842"/>
                              <a:gd name="T37" fmla="*/ T36 w 53"/>
                              <a:gd name="T38" fmla="+- 0 450 398"/>
                              <a:gd name="T39" fmla="*/ 450 h 53"/>
                              <a:gd name="T40" fmla="+- 0 9881 9842"/>
                              <a:gd name="T41" fmla="*/ T40 w 53"/>
                              <a:gd name="T42" fmla="+- 0 448 398"/>
                              <a:gd name="T43" fmla="*/ 448 h 53"/>
                              <a:gd name="T44" fmla="+- 0 9891 9842"/>
                              <a:gd name="T45" fmla="*/ T44 w 53"/>
                              <a:gd name="T46" fmla="+- 0 438 398"/>
                              <a:gd name="T47" fmla="*/ 438 h 53"/>
                              <a:gd name="T48" fmla="+- 0 9894 9842"/>
                              <a:gd name="T49" fmla="*/ T48 w 53"/>
                              <a:gd name="T50" fmla="+- 0 431 398"/>
                              <a:gd name="T51" fmla="*/ 431 h 53"/>
                              <a:gd name="T52" fmla="+- 0 9894 9842"/>
                              <a:gd name="T53" fmla="*/ T52 w 53"/>
                              <a:gd name="T54" fmla="+- 0 417 398"/>
                              <a:gd name="T55" fmla="*/ 417 h 53"/>
                              <a:gd name="T56" fmla="+- 0 9891 9842"/>
                              <a:gd name="T57" fmla="*/ T56 w 53"/>
                              <a:gd name="T58" fmla="+- 0 411 398"/>
                              <a:gd name="T59" fmla="*/ 411 h 53"/>
                              <a:gd name="T60" fmla="+- 0 9881 9842"/>
                              <a:gd name="T61" fmla="*/ T60 w 53"/>
                              <a:gd name="T62" fmla="+- 0 401 398"/>
                              <a:gd name="T63" fmla="*/ 401 h 53"/>
                              <a:gd name="T64" fmla="+- 0 9875 9842"/>
                              <a:gd name="T65" fmla="*/ T64 w 53"/>
                              <a:gd name="T66" fmla="+- 0 398 398"/>
                              <a:gd name="T67" fmla="*/ 398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53">
                                <a:moveTo>
                                  <a:pt x="33" y="0"/>
                                </a:moveTo>
                                <a:lnTo>
                                  <a:pt x="19" y="0"/>
                                </a:lnTo>
                                <a:lnTo>
                                  <a:pt x="12" y="3"/>
                                </a:lnTo>
                                <a:lnTo>
                                  <a:pt x="2" y="13"/>
                                </a:lnTo>
                                <a:lnTo>
                                  <a:pt x="0" y="19"/>
                                </a:lnTo>
                                <a:lnTo>
                                  <a:pt x="0" y="33"/>
                                </a:lnTo>
                                <a:lnTo>
                                  <a:pt x="2" y="40"/>
                                </a:lnTo>
                                <a:lnTo>
                                  <a:pt x="12" y="50"/>
                                </a:lnTo>
                                <a:lnTo>
                                  <a:pt x="19" y="52"/>
                                </a:lnTo>
                                <a:lnTo>
                                  <a:pt x="33" y="52"/>
                                </a:lnTo>
                                <a:lnTo>
                                  <a:pt x="39" y="50"/>
                                </a:lnTo>
                                <a:lnTo>
                                  <a:pt x="49" y="40"/>
                                </a:lnTo>
                                <a:lnTo>
                                  <a:pt x="52" y="33"/>
                                </a:lnTo>
                                <a:lnTo>
                                  <a:pt x="52" y="19"/>
                                </a:lnTo>
                                <a:lnTo>
                                  <a:pt x="49" y="13"/>
                                </a:lnTo>
                                <a:lnTo>
                                  <a:pt x="39" y="3"/>
                                </a:lnTo>
                                <a:lnTo>
                                  <a:pt x="33"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8" name="Freeform 788"/>
                        <wps:cNvSpPr>
                          <a:spLocks/>
                        </wps:cNvSpPr>
                        <wps:spPr bwMode="auto">
                          <a:xfrm>
                            <a:off x="9842" y="398"/>
                            <a:ext cx="53" cy="53"/>
                          </a:xfrm>
                          <a:custGeom>
                            <a:avLst/>
                            <a:gdLst>
                              <a:gd name="T0" fmla="+- 0 9868 9842"/>
                              <a:gd name="T1" fmla="*/ T0 w 53"/>
                              <a:gd name="T2" fmla="+- 0 450 398"/>
                              <a:gd name="T3" fmla="*/ 450 h 53"/>
                              <a:gd name="T4" fmla="+- 0 9875 9842"/>
                              <a:gd name="T5" fmla="*/ T4 w 53"/>
                              <a:gd name="T6" fmla="+- 0 450 398"/>
                              <a:gd name="T7" fmla="*/ 450 h 53"/>
                              <a:gd name="T8" fmla="+- 0 9881 9842"/>
                              <a:gd name="T9" fmla="*/ T8 w 53"/>
                              <a:gd name="T10" fmla="+- 0 448 398"/>
                              <a:gd name="T11" fmla="*/ 448 h 53"/>
                              <a:gd name="T12" fmla="+- 0 9886 9842"/>
                              <a:gd name="T13" fmla="*/ T12 w 53"/>
                              <a:gd name="T14" fmla="+- 0 443 398"/>
                              <a:gd name="T15" fmla="*/ 443 h 53"/>
                              <a:gd name="T16" fmla="+- 0 9891 9842"/>
                              <a:gd name="T17" fmla="*/ T16 w 53"/>
                              <a:gd name="T18" fmla="+- 0 438 398"/>
                              <a:gd name="T19" fmla="*/ 438 h 53"/>
                              <a:gd name="T20" fmla="+- 0 9894 9842"/>
                              <a:gd name="T21" fmla="*/ T20 w 53"/>
                              <a:gd name="T22" fmla="+- 0 431 398"/>
                              <a:gd name="T23" fmla="*/ 431 h 53"/>
                              <a:gd name="T24" fmla="+- 0 9894 9842"/>
                              <a:gd name="T25" fmla="*/ T24 w 53"/>
                              <a:gd name="T26" fmla="+- 0 424 398"/>
                              <a:gd name="T27" fmla="*/ 424 h 53"/>
                              <a:gd name="T28" fmla="+- 0 9894 9842"/>
                              <a:gd name="T29" fmla="*/ T28 w 53"/>
                              <a:gd name="T30" fmla="+- 0 417 398"/>
                              <a:gd name="T31" fmla="*/ 417 h 53"/>
                              <a:gd name="T32" fmla="+- 0 9891 9842"/>
                              <a:gd name="T33" fmla="*/ T32 w 53"/>
                              <a:gd name="T34" fmla="+- 0 411 398"/>
                              <a:gd name="T35" fmla="*/ 411 h 53"/>
                              <a:gd name="T36" fmla="+- 0 9886 9842"/>
                              <a:gd name="T37" fmla="*/ T36 w 53"/>
                              <a:gd name="T38" fmla="+- 0 406 398"/>
                              <a:gd name="T39" fmla="*/ 406 h 53"/>
                              <a:gd name="T40" fmla="+- 0 9881 9842"/>
                              <a:gd name="T41" fmla="*/ T40 w 53"/>
                              <a:gd name="T42" fmla="+- 0 401 398"/>
                              <a:gd name="T43" fmla="*/ 401 h 53"/>
                              <a:gd name="T44" fmla="+- 0 9875 9842"/>
                              <a:gd name="T45" fmla="*/ T44 w 53"/>
                              <a:gd name="T46" fmla="+- 0 398 398"/>
                              <a:gd name="T47" fmla="*/ 398 h 53"/>
                              <a:gd name="T48" fmla="+- 0 9868 9842"/>
                              <a:gd name="T49" fmla="*/ T48 w 53"/>
                              <a:gd name="T50" fmla="+- 0 398 398"/>
                              <a:gd name="T51" fmla="*/ 398 h 53"/>
                              <a:gd name="T52" fmla="+- 0 9861 9842"/>
                              <a:gd name="T53" fmla="*/ T52 w 53"/>
                              <a:gd name="T54" fmla="+- 0 398 398"/>
                              <a:gd name="T55" fmla="*/ 398 h 53"/>
                              <a:gd name="T56" fmla="+- 0 9854 9842"/>
                              <a:gd name="T57" fmla="*/ T56 w 53"/>
                              <a:gd name="T58" fmla="+- 0 401 398"/>
                              <a:gd name="T59" fmla="*/ 401 h 53"/>
                              <a:gd name="T60" fmla="+- 0 9849 9842"/>
                              <a:gd name="T61" fmla="*/ T60 w 53"/>
                              <a:gd name="T62" fmla="+- 0 406 398"/>
                              <a:gd name="T63" fmla="*/ 406 h 53"/>
                              <a:gd name="T64" fmla="+- 0 9844 9842"/>
                              <a:gd name="T65" fmla="*/ T64 w 53"/>
                              <a:gd name="T66" fmla="+- 0 411 398"/>
                              <a:gd name="T67" fmla="*/ 411 h 53"/>
                              <a:gd name="T68" fmla="+- 0 9842 9842"/>
                              <a:gd name="T69" fmla="*/ T68 w 53"/>
                              <a:gd name="T70" fmla="+- 0 417 398"/>
                              <a:gd name="T71" fmla="*/ 417 h 53"/>
                              <a:gd name="T72" fmla="+- 0 9842 9842"/>
                              <a:gd name="T73" fmla="*/ T72 w 53"/>
                              <a:gd name="T74" fmla="+- 0 424 398"/>
                              <a:gd name="T75" fmla="*/ 424 h 53"/>
                              <a:gd name="T76" fmla="+- 0 9842 9842"/>
                              <a:gd name="T77" fmla="*/ T76 w 53"/>
                              <a:gd name="T78" fmla="+- 0 431 398"/>
                              <a:gd name="T79" fmla="*/ 431 h 53"/>
                              <a:gd name="T80" fmla="+- 0 9844 9842"/>
                              <a:gd name="T81" fmla="*/ T80 w 53"/>
                              <a:gd name="T82" fmla="+- 0 438 398"/>
                              <a:gd name="T83" fmla="*/ 438 h 53"/>
                              <a:gd name="T84" fmla="+- 0 9849 9842"/>
                              <a:gd name="T85" fmla="*/ T84 w 53"/>
                              <a:gd name="T86" fmla="+- 0 443 398"/>
                              <a:gd name="T87" fmla="*/ 443 h 53"/>
                              <a:gd name="T88" fmla="+- 0 9854 9842"/>
                              <a:gd name="T89" fmla="*/ T88 w 53"/>
                              <a:gd name="T90" fmla="+- 0 448 398"/>
                              <a:gd name="T91" fmla="*/ 448 h 53"/>
                              <a:gd name="T92" fmla="+- 0 9861 9842"/>
                              <a:gd name="T93" fmla="*/ T92 w 53"/>
                              <a:gd name="T94" fmla="+- 0 450 398"/>
                              <a:gd name="T95" fmla="*/ 450 h 53"/>
                              <a:gd name="T96" fmla="+- 0 9868 9842"/>
                              <a:gd name="T97" fmla="*/ T96 w 53"/>
                              <a:gd name="T98" fmla="+- 0 450 398"/>
                              <a:gd name="T99" fmla="*/ 450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 h="53">
                                <a:moveTo>
                                  <a:pt x="26" y="52"/>
                                </a:moveTo>
                                <a:lnTo>
                                  <a:pt x="33" y="52"/>
                                </a:lnTo>
                                <a:lnTo>
                                  <a:pt x="39" y="50"/>
                                </a:lnTo>
                                <a:lnTo>
                                  <a:pt x="44" y="45"/>
                                </a:lnTo>
                                <a:lnTo>
                                  <a:pt x="49" y="40"/>
                                </a:lnTo>
                                <a:lnTo>
                                  <a:pt x="52" y="33"/>
                                </a:lnTo>
                                <a:lnTo>
                                  <a:pt x="52" y="26"/>
                                </a:lnTo>
                                <a:lnTo>
                                  <a:pt x="52" y="19"/>
                                </a:lnTo>
                                <a:lnTo>
                                  <a:pt x="49" y="13"/>
                                </a:lnTo>
                                <a:lnTo>
                                  <a:pt x="44" y="8"/>
                                </a:lnTo>
                                <a:lnTo>
                                  <a:pt x="39" y="3"/>
                                </a:lnTo>
                                <a:lnTo>
                                  <a:pt x="33" y="0"/>
                                </a:lnTo>
                                <a:lnTo>
                                  <a:pt x="26" y="0"/>
                                </a:lnTo>
                                <a:lnTo>
                                  <a:pt x="19" y="0"/>
                                </a:lnTo>
                                <a:lnTo>
                                  <a:pt x="12" y="3"/>
                                </a:lnTo>
                                <a:lnTo>
                                  <a:pt x="7" y="8"/>
                                </a:lnTo>
                                <a:lnTo>
                                  <a:pt x="2" y="13"/>
                                </a:lnTo>
                                <a:lnTo>
                                  <a:pt x="0" y="19"/>
                                </a:lnTo>
                                <a:lnTo>
                                  <a:pt x="0" y="26"/>
                                </a:lnTo>
                                <a:lnTo>
                                  <a:pt x="0" y="33"/>
                                </a:lnTo>
                                <a:lnTo>
                                  <a:pt x="2" y="40"/>
                                </a:lnTo>
                                <a:lnTo>
                                  <a:pt x="7" y="45"/>
                                </a:lnTo>
                                <a:lnTo>
                                  <a:pt x="12" y="50"/>
                                </a:lnTo>
                                <a:lnTo>
                                  <a:pt x="19" y="52"/>
                                </a:lnTo>
                                <a:lnTo>
                                  <a:pt x="26" y="52"/>
                                </a:lnTo>
                                <a:close/>
                              </a:path>
                            </a:pathLst>
                          </a:custGeom>
                          <a:noFill/>
                          <a:ln w="333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 name="Freeform 787"/>
                        <wps:cNvSpPr>
                          <a:spLocks/>
                        </wps:cNvSpPr>
                        <wps:spPr bwMode="auto">
                          <a:xfrm>
                            <a:off x="9402" y="462"/>
                            <a:ext cx="53" cy="53"/>
                          </a:xfrm>
                          <a:custGeom>
                            <a:avLst/>
                            <a:gdLst>
                              <a:gd name="T0" fmla="+- 0 9436 9402"/>
                              <a:gd name="T1" fmla="*/ T0 w 53"/>
                              <a:gd name="T2" fmla="+- 0 462 462"/>
                              <a:gd name="T3" fmla="*/ 462 h 53"/>
                              <a:gd name="T4" fmla="+- 0 9422 9402"/>
                              <a:gd name="T5" fmla="*/ T4 w 53"/>
                              <a:gd name="T6" fmla="+- 0 462 462"/>
                              <a:gd name="T7" fmla="*/ 462 h 53"/>
                              <a:gd name="T8" fmla="+- 0 9415 9402"/>
                              <a:gd name="T9" fmla="*/ T8 w 53"/>
                              <a:gd name="T10" fmla="+- 0 465 462"/>
                              <a:gd name="T11" fmla="*/ 465 h 53"/>
                              <a:gd name="T12" fmla="+- 0 9405 9402"/>
                              <a:gd name="T13" fmla="*/ T12 w 53"/>
                              <a:gd name="T14" fmla="+- 0 475 462"/>
                              <a:gd name="T15" fmla="*/ 475 h 53"/>
                              <a:gd name="T16" fmla="+- 0 9402 9402"/>
                              <a:gd name="T17" fmla="*/ T16 w 53"/>
                              <a:gd name="T18" fmla="+- 0 481 462"/>
                              <a:gd name="T19" fmla="*/ 481 h 53"/>
                              <a:gd name="T20" fmla="+- 0 9402 9402"/>
                              <a:gd name="T21" fmla="*/ T20 w 53"/>
                              <a:gd name="T22" fmla="+- 0 495 462"/>
                              <a:gd name="T23" fmla="*/ 495 h 53"/>
                              <a:gd name="T24" fmla="+- 0 9405 9402"/>
                              <a:gd name="T25" fmla="*/ T24 w 53"/>
                              <a:gd name="T26" fmla="+- 0 502 462"/>
                              <a:gd name="T27" fmla="*/ 502 h 53"/>
                              <a:gd name="T28" fmla="+- 0 9415 9402"/>
                              <a:gd name="T29" fmla="*/ T28 w 53"/>
                              <a:gd name="T30" fmla="+- 0 512 462"/>
                              <a:gd name="T31" fmla="*/ 512 h 53"/>
                              <a:gd name="T32" fmla="+- 0 9422 9402"/>
                              <a:gd name="T33" fmla="*/ T32 w 53"/>
                              <a:gd name="T34" fmla="+- 0 514 462"/>
                              <a:gd name="T35" fmla="*/ 514 h 53"/>
                              <a:gd name="T36" fmla="+- 0 9436 9402"/>
                              <a:gd name="T37" fmla="*/ T36 w 53"/>
                              <a:gd name="T38" fmla="+- 0 514 462"/>
                              <a:gd name="T39" fmla="*/ 514 h 53"/>
                              <a:gd name="T40" fmla="+- 0 9442 9402"/>
                              <a:gd name="T41" fmla="*/ T40 w 53"/>
                              <a:gd name="T42" fmla="+- 0 512 462"/>
                              <a:gd name="T43" fmla="*/ 512 h 53"/>
                              <a:gd name="T44" fmla="+- 0 9452 9402"/>
                              <a:gd name="T45" fmla="*/ T44 w 53"/>
                              <a:gd name="T46" fmla="+- 0 502 462"/>
                              <a:gd name="T47" fmla="*/ 502 h 53"/>
                              <a:gd name="T48" fmla="+- 0 9455 9402"/>
                              <a:gd name="T49" fmla="*/ T48 w 53"/>
                              <a:gd name="T50" fmla="+- 0 495 462"/>
                              <a:gd name="T51" fmla="*/ 495 h 53"/>
                              <a:gd name="T52" fmla="+- 0 9455 9402"/>
                              <a:gd name="T53" fmla="*/ T52 w 53"/>
                              <a:gd name="T54" fmla="+- 0 481 462"/>
                              <a:gd name="T55" fmla="*/ 481 h 53"/>
                              <a:gd name="T56" fmla="+- 0 9452 9402"/>
                              <a:gd name="T57" fmla="*/ T56 w 53"/>
                              <a:gd name="T58" fmla="+- 0 475 462"/>
                              <a:gd name="T59" fmla="*/ 475 h 53"/>
                              <a:gd name="T60" fmla="+- 0 9442 9402"/>
                              <a:gd name="T61" fmla="*/ T60 w 53"/>
                              <a:gd name="T62" fmla="+- 0 465 462"/>
                              <a:gd name="T63" fmla="*/ 465 h 53"/>
                              <a:gd name="T64" fmla="+- 0 9436 9402"/>
                              <a:gd name="T65" fmla="*/ T64 w 53"/>
                              <a:gd name="T66" fmla="+- 0 462 462"/>
                              <a:gd name="T67" fmla="*/ 462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53">
                                <a:moveTo>
                                  <a:pt x="34" y="0"/>
                                </a:moveTo>
                                <a:lnTo>
                                  <a:pt x="20" y="0"/>
                                </a:lnTo>
                                <a:lnTo>
                                  <a:pt x="13" y="3"/>
                                </a:lnTo>
                                <a:lnTo>
                                  <a:pt x="3" y="13"/>
                                </a:lnTo>
                                <a:lnTo>
                                  <a:pt x="0" y="19"/>
                                </a:lnTo>
                                <a:lnTo>
                                  <a:pt x="0" y="33"/>
                                </a:lnTo>
                                <a:lnTo>
                                  <a:pt x="3" y="40"/>
                                </a:lnTo>
                                <a:lnTo>
                                  <a:pt x="13" y="50"/>
                                </a:lnTo>
                                <a:lnTo>
                                  <a:pt x="20" y="52"/>
                                </a:lnTo>
                                <a:lnTo>
                                  <a:pt x="34" y="52"/>
                                </a:lnTo>
                                <a:lnTo>
                                  <a:pt x="40" y="50"/>
                                </a:lnTo>
                                <a:lnTo>
                                  <a:pt x="50" y="40"/>
                                </a:lnTo>
                                <a:lnTo>
                                  <a:pt x="53" y="33"/>
                                </a:lnTo>
                                <a:lnTo>
                                  <a:pt x="53" y="19"/>
                                </a:lnTo>
                                <a:lnTo>
                                  <a:pt x="50" y="13"/>
                                </a:lnTo>
                                <a:lnTo>
                                  <a:pt x="40" y="3"/>
                                </a:lnTo>
                                <a:lnTo>
                                  <a:pt x="34"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0" name="Freeform 786"/>
                        <wps:cNvSpPr>
                          <a:spLocks/>
                        </wps:cNvSpPr>
                        <wps:spPr bwMode="auto">
                          <a:xfrm>
                            <a:off x="9402" y="462"/>
                            <a:ext cx="53" cy="53"/>
                          </a:xfrm>
                          <a:custGeom>
                            <a:avLst/>
                            <a:gdLst>
                              <a:gd name="T0" fmla="+- 0 9429 9402"/>
                              <a:gd name="T1" fmla="*/ T0 w 53"/>
                              <a:gd name="T2" fmla="+- 0 514 462"/>
                              <a:gd name="T3" fmla="*/ 514 h 53"/>
                              <a:gd name="T4" fmla="+- 0 9436 9402"/>
                              <a:gd name="T5" fmla="*/ T4 w 53"/>
                              <a:gd name="T6" fmla="+- 0 514 462"/>
                              <a:gd name="T7" fmla="*/ 514 h 53"/>
                              <a:gd name="T8" fmla="+- 0 9442 9402"/>
                              <a:gd name="T9" fmla="*/ T8 w 53"/>
                              <a:gd name="T10" fmla="+- 0 512 462"/>
                              <a:gd name="T11" fmla="*/ 512 h 53"/>
                              <a:gd name="T12" fmla="+- 0 9447 9402"/>
                              <a:gd name="T13" fmla="*/ T12 w 53"/>
                              <a:gd name="T14" fmla="+- 0 507 462"/>
                              <a:gd name="T15" fmla="*/ 507 h 53"/>
                              <a:gd name="T16" fmla="+- 0 9452 9402"/>
                              <a:gd name="T17" fmla="*/ T16 w 53"/>
                              <a:gd name="T18" fmla="+- 0 502 462"/>
                              <a:gd name="T19" fmla="*/ 502 h 53"/>
                              <a:gd name="T20" fmla="+- 0 9455 9402"/>
                              <a:gd name="T21" fmla="*/ T20 w 53"/>
                              <a:gd name="T22" fmla="+- 0 495 462"/>
                              <a:gd name="T23" fmla="*/ 495 h 53"/>
                              <a:gd name="T24" fmla="+- 0 9455 9402"/>
                              <a:gd name="T25" fmla="*/ T24 w 53"/>
                              <a:gd name="T26" fmla="+- 0 488 462"/>
                              <a:gd name="T27" fmla="*/ 488 h 53"/>
                              <a:gd name="T28" fmla="+- 0 9455 9402"/>
                              <a:gd name="T29" fmla="*/ T28 w 53"/>
                              <a:gd name="T30" fmla="+- 0 481 462"/>
                              <a:gd name="T31" fmla="*/ 481 h 53"/>
                              <a:gd name="T32" fmla="+- 0 9452 9402"/>
                              <a:gd name="T33" fmla="*/ T32 w 53"/>
                              <a:gd name="T34" fmla="+- 0 475 462"/>
                              <a:gd name="T35" fmla="*/ 475 h 53"/>
                              <a:gd name="T36" fmla="+- 0 9447 9402"/>
                              <a:gd name="T37" fmla="*/ T36 w 53"/>
                              <a:gd name="T38" fmla="+- 0 470 462"/>
                              <a:gd name="T39" fmla="*/ 470 h 53"/>
                              <a:gd name="T40" fmla="+- 0 9442 9402"/>
                              <a:gd name="T41" fmla="*/ T40 w 53"/>
                              <a:gd name="T42" fmla="+- 0 465 462"/>
                              <a:gd name="T43" fmla="*/ 465 h 53"/>
                              <a:gd name="T44" fmla="+- 0 9436 9402"/>
                              <a:gd name="T45" fmla="*/ T44 w 53"/>
                              <a:gd name="T46" fmla="+- 0 462 462"/>
                              <a:gd name="T47" fmla="*/ 462 h 53"/>
                              <a:gd name="T48" fmla="+- 0 9429 9402"/>
                              <a:gd name="T49" fmla="*/ T48 w 53"/>
                              <a:gd name="T50" fmla="+- 0 462 462"/>
                              <a:gd name="T51" fmla="*/ 462 h 53"/>
                              <a:gd name="T52" fmla="+- 0 9422 9402"/>
                              <a:gd name="T53" fmla="*/ T52 w 53"/>
                              <a:gd name="T54" fmla="+- 0 462 462"/>
                              <a:gd name="T55" fmla="*/ 462 h 53"/>
                              <a:gd name="T56" fmla="+- 0 9415 9402"/>
                              <a:gd name="T57" fmla="*/ T56 w 53"/>
                              <a:gd name="T58" fmla="+- 0 465 462"/>
                              <a:gd name="T59" fmla="*/ 465 h 53"/>
                              <a:gd name="T60" fmla="+- 0 9410 9402"/>
                              <a:gd name="T61" fmla="*/ T60 w 53"/>
                              <a:gd name="T62" fmla="+- 0 470 462"/>
                              <a:gd name="T63" fmla="*/ 470 h 53"/>
                              <a:gd name="T64" fmla="+- 0 9405 9402"/>
                              <a:gd name="T65" fmla="*/ T64 w 53"/>
                              <a:gd name="T66" fmla="+- 0 475 462"/>
                              <a:gd name="T67" fmla="*/ 475 h 53"/>
                              <a:gd name="T68" fmla="+- 0 9402 9402"/>
                              <a:gd name="T69" fmla="*/ T68 w 53"/>
                              <a:gd name="T70" fmla="+- 0 481 462"/>
                              <a:gd name="T71" fmla="*/ 481 h 53"/>
                              <a:gd name="T72" fmla="+- 0 9402 9402"/>
                              <a:gd name="T73" fmla="*/ T72 w 53"/>
                              <a:gd name="T74" fmla="+- 0 488 462"/>
                              <a:gd name="T75" fmla="*/ 488 h 53"/>
                              <a:gd name="T76" fmla="+- 0 9402 9402"/>
                              <a:gd name="T77" fmla="*/ T76 w 53"/>
                              <a:gd name="T78" fmla="+- 0 495 462"/>
                              <a:gd name="T79" fmla="*/ 495 h 53"/>
                              <a:gd name="T80" fmla="+- 0 9405 9402"/>
                              <a:gd name="T81" fmla="*/ T80 w 53"/>
                              <a:gd name="T82" fmla="+- 0 502 462"/>
                              <a:gd name="T83" fmla="*/ 502 h 53"/>
                              <a:gd name="T84" fmla="+- 0 9410 9402"/>
                              <a:gd name="T85" fmla="*/ T84 w 53"/>
                              <a:gd name="T86" fmla="+- 0 507 462"/>
                              <a:gd name="T87" fmla="*/ 507 h 53"/>
                              <a:gd name="T88" fmla="+- 0 9415 9402"/>
                              <a:gd name="T89" fmla="*/ T88 w 53"/>
                              <a:gd name="T90" fmla="+- 0 512 462"/>
                              <a:gd name="T91" fmla="*/ 512 h 53"/>
                              <a:gd name="T92" fmla="+- 0 9422 9402"/>
                              <a:gd name="T93" fmla="*/ T92 w 53"/>
                              <a:gd name="T94" fmla="+- 0 514 462"/>
                              <a:gd name="T95" fmla="*/ 514 h 53"/>
                              <a:gd name="T96" fmla="+- 0 9429 9402"/>
                              <a:gd name="T97" fmla="*/ T96 w 53"/>
                              <a:gd name="T98" fmla="+- 0 514 462"/>
                              <a:gd name="T99" fmla="*/ 514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 h="53">
                                <a:moveTo>
                                  <a:pt x="27" y="52"/>
                                </a:moveTo>
                                <a:lnTo>
                                  <a:pt x="34" y="52"/>
                                </a:lnTo>
                                <a:lnTo>
                                  <a:pt x="40" y="50"/>
                                </a:lnTo>
                                <a:lnTo>
                                  <a:pt x="45" y="45"/>
                                </a:lnTo>
                                <a:lnTo>
                                  <a:pt x="50" y="40"/>
                                </a:lnTo>
                                <a:lnTo>
                                  <a:pt x="53" y="33"/>
                                </a:lnTo>
                                <a:lnTo>
                                  <a:pt x="53" y="26"/>
                                </a:lnTo>
                                <a:lnTo>
                                  <a:pt x="53" y="19"/>
                                </a:lnTo>
                                <a:lnTo>
                                  <a:pt x="50" y="13"/>
                                </a:lnTo>
                                <a:lnTo>
                                  <a:pt x="45" y="8"/>
                                </a:lnTo>
                                <a:lnTo>
                                  <a:pt x="40" y="3"/>
                                </a:lnTo>
                                <a:lnTo>
                                  <a:pt x="34" y="0"/>
                                </a:lnTo>
                                <a:lnTo>
                                  <a:pt x="27" y="0"/>
                                </a:lnTo>
                                <a:lnTo>
                                  <a:pt x="20" y="0"/>
                                </a:lnTo>
                                <a:lnTo>
                                  <a:pt x="13" y="3"/>
                                </a:lnTo>
                                <a:lnTo>
                                  <a:pt x="8" y="8"/>
                                </a:lnTo>
                                <a:lnTo>
                                  <a:pt x="3" y="13"/>
                                </a:lnTo>
                                <a:lnTo>
                                  <a:pt x="0" y="19"/>
                                </a:lnTo>
                                <a:lnTo>
                                  <a:pt x="0" y="26"/>
                                </a:lnTo>
                                <a:lnTo>
                                  <a:pt x="0" y="33"/>
                                </a:lnTo>
                                <a:lnTo>
                                  <a:pt x="3" y="40"/>
                                </a:lnTo>
                                <a:lnTo>
                                  <a:pt x="8" y="45"/>
                                </a:lnTo>
                                <a:lnTo>
                                  <a:pt x="13" y="50"/>
                                </a:lnTo>
                                <a:lnTo>
                                  <a:pt x="20" y="52"/>
                                </a:lnTo>
                                <a:lnTo>
                                  <a:pt x="27" y="52"/>
                                </a:lnTo>
                                <a:close/>
                              </a:path>
                            </a:pathLst>
                          </a:custGeom>
                          <a:noFill/>
                          <a:ln w="333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1" name="Freeform 785"/>
                        <wps:cNvSpPr>
                          <a:spLocks/>
                        </wps:cNvSpPr>
                        <wps:spPr bwMode="auto">
                          <a:xfrm>
                            <a:off x="8963" y="518"/>
                            <a:ext cx="53" cy="53"/>
                          </a:xfrm>
                          <a:custGeom>
                            <a:avLst/>
                            <a:gdLst>
                              <a:gd name="T0" fmla="+- 0 8996 8963"/>
                              <a:gd name="T1" fmla="*/ T0 w 53"/>
                              <a:gd name="T2" fmla="+- 0 518 518"/>
                              <a:gd name="T3" fmla="*/ 518 h 53"/>
                              <a:gd name="T4" fmla="+- 0 8982 8963"/>
                              <a:gd name="T5" fmla="*/ T4 w 53"/>
                              <a:gd name="T6" fmla="+- 0 518 518"/>
                              <a:gd name="T7" fmla="*/ 518 h 53"/>
                              <a:gd name="T8" fmla="+- 0 8976 8963"/>
                              <a:gd name="T9" fmla="*/ T8 w 53"/>
                              <a:gd name="T10" fmla="+- 0 521 518"/>
                              <a:gd name="T11" fmla="*/ 521 h 53"/>
                              <a:gd name="T12" fmla="+- 0 8966 8963"/>
                              <a:gd name="T13" fmla="*/ T12 w 53"/>
                              <a:gd name="T14" fmla="+- 0 531 518"/>
                              <a:gd name="T15" fmla="*/ 531 h 53"/>
                              <a:gd name="T16" fmla="+- 0 8963 8963"/>
                              <a:gd name="T17" fmla="*/ T16 w 53"/>
                              <a:gd name="T18" fmla="+- 0 537 518"/>
                              <a:gd name="T19" fmla="*/ 537 h 53"/>
                              <a:gd name="T20" fmla="+- 0 8963 8963"/>
                              <a:gd name="T21" fmla="*/ T20 w 53"/>
                              <a:gd name="T22" fmla="+- 0 551 518"/>
                              <a:gd name="T23" fmla="*/ 551 h 53"/>
                              <a:gd name="T24" fmla="+- 0 8966 8963"/>
                              <a:gd name="T25" fmla="*/ T24 w 53"/>
                              <a:gd name="T26" fmla="+- 0 558 518"/>
                              <a:gd name="T27" fmla="*/ 558 h 53"/>
                              <a:gd name="T28" fmla="+- 0 8976 8963"/>
                              <a:gd name="T29" fmla="*/ T28 w 53"/>
                              <a:gd name="T30" fmla="+- 0 568 518"/>
                              <a:gd name="T31" fmla="*/ 568 h 53"/>
                              <a:gd name="T32" fmla="+- 0 8982 8963"/>
                              <a:gd name="T33" fmla="*/ T32 w 53"/>
                              <a:gd name="T34" fmla="+- 0 570 518"/>
                              <a:gd name="T35" fmla="*/ 570 h 53"/>
                              <a:gd name="T36" fmla="+- 0 8996 8963"/>
                              <a:gd name="T37" fmla="*/ T36 w 53"/>
                              <a:gd name="T38" fmla="+- 0 570 518"/>
                              <a:gd name="T39" fmla="*/ 570 h 53"/>
                              <a:gd name="T40" fmla="+- 0 9003 8963"/>
                              <a:gd name="T41" fmla="*/ T40 w 53"/>
                              <a:gd name="T42" fmla="+- 0 568 518"/>
                              <a:gd name="T43" fmla="*/ 568 h 53"/>
                              <a:gd name="T44" fmla="+- 0 9013 8963"/>
                              <a:gd name="T45" fmla="*/ T44 w 53"/>
                              <a:gd name="T46" fmla="+- 0 558 518"/>
                              <a:gd name="T47" fmla="*/ 558 h 53"/>
                              <a:gd name="T48" fmla="+- 0 9016 8963"/>
                              <a:gd name="T49" fmla="*/ T48 w 53"/>
                              <a:gd name="T50" fmla="+- 0 551 518"/>
                              <a:gd name="T51" fmla="*/ 551 h 53"/>
                              <a:gd name="T52" fmla="+- 0 9016 8963"/>
                              <a:gd name="T53" fmla="*/ T52 w 53"/>
                              <a:gd name="T54" fmla="+- 0 537 518"/>
                              <a:gd name="T55" fmla="*/ 537 h 53"/>
                              <a:gd name="T56" fmla="+- 0 9013 8963"/>
                              <a:gd name="T57" fmla="*/ T56 w 53"/>
                              <a:gd name="T58" fmla="+- 0 531 518"/>
                              <a:gd name="T59" fmla="*/ 531 h 53"/>
                              <a:gd name="T60" fmla="+- 0 9003 8963"/>
                              <a:gd name="T61" fmla="*/ T60 w 53"/>
                              <a:gd name="T62" fmla="+- 0 521 518"/>
                              <a:gd name="T63" fmla="*/ 521 h 53"/>
                              <a:gd name="T64" fmla="+- 0 8996 8963"/>
                              <a:gd name="T65" fmla="*/ T64 w 53"/>
                              <a:gd name="T66" fmla="+- 0 518 518"/>
                              <a:gd name="T67" fmla="*/ 518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53">
                                <a:moveTo>
                                  <a:pt x="33" y="0"/>
                                </a:moveTo>
                                <a:lnTo>
                                  <a:pt x="19" y="0"/>
                                </a:lnTo>
                                <a:lnTo>
                                  <a:pt x="13" y="3"/>
                                </a:lnTo>
                                <a:lnTo>
                                  <a:pt x="3" y="13"/>
                                </a:lnTo>
                                <a:lnTo>
                                  <a:pt x="0" y="19"/>
                                </a:lnTo>
                                <a:lnTo>
                                  <a:pt x="0" y="33"/>
                                </a:lnTo>
                                <a:lnTo>
                                  <a:pt x="3" y="40"/>
                                </a:lnTo>
                                <a:lnTo>
                                  <a:pt x="13" y="50"/>
                                </a:lnTo>
                                <a:lnTo>
                                  <a:pt x="19" y="52"/>
                                </a:lnTo>
                                <a:lnTo>
                                  <a:pt x="33" y="52"/>
                                </a:lnTo>
                                <a:lnTo>
                                  <a:pt x="40" y="50"/>
                                </a:lnTo>
                                <a:lnTo>
                                  <a:pt x="50" y="40"/>
                                </a:lnTo>
                                <a:lnTo>
                                  <a:pt x="53" y="33"/>
                                </a:lnTo>
                                <a:lnTo>
                                  <a:pt x="53" y="19"/>
                                </a:lnTo>
                                <a:lnTo>
                                  <a:pt x="50" y="13"/>
                                </a:lnTo>
                                <a:lnTo>
                                  <a:pt x="40" y="3"/>
                                </a:lnTo>
                                <a:lnTo>
                                  <a:pt x="33"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2" name="Freeform 784"/>
                        <wps:cNvSpPr>
                          <a:spLocks/>
                        </wps:cNvSpPr>
                        <wps:spPr bwMode="auto">
                          <a:xfrm>
                            <a:off x="8963" y="518"/>
                            <a:ext cx="53" cy="53"/>
                          </a:xfrm>
                          <a:custGeom>
                            <a:avLst/>
                            <a:gdLst>
                              <a:gd name="T0" fmla="+- 0 8989 8963"/>
                              <a:gd name="T1" fmla="*/ T0 w 53"/>
                              <a:gd name="T2" fmla="+- 0 570 518"/>
                              <a:gd name="T3" fmla="*/ 570 h 53"/>
                              <a:gd name="T4" fmla="+- 0 8996 8963"/>
                              <a:gd name="T5" fmla="*/ T4 w 53"/>
                              <a:gd name="T6" fmla="+- 0 570 518"/>
                              <a:gd name="T7" fmla="*/ 570 h 53"/>
                              <a:gd name="T8" fmla="+- 0 9003 8963"/>
                              <a:gd name="T9" fmla="*/ T8 w 53"/>
                              <a:gd name="T10" fmla="+- 0 568 518"/>
                              <a:gd name="T11" fmla="*/ 568 h 53"/>
                              <a:gd name="T12" fmla="+- 0 9008 8963"/>
                              <a:gd name="T13" fmla="*/ T12 w 53"/>
                              <a:gd name="T14" fmla="+- 0 563 518"/>
                              <a:gd name="T15" fmla="*/ 563 h 53"/>
                              <a:gd name="T16" fmla="+- 0 9013 8963"/>
                              <a:gd name="T17" fmla="*/ T16 w 53"/>
                              <a:gd name="T18" fmla="+- 0 558 518"/>
                              <a:gd name="T19" fmla="*/ 558 h 53"/>
                              <a:gd name="T20" fmla="+- 0 9016 8963"/>
                              <a:gd name="T21" fmla="*/ T20 w 53"/>
                              <a:gd name="T22" fmla="+- 0 551 518"/>
                              <a:gd name="T23" fmla="*/ 551 h 53"/>
                              <a:gd name="T24" fmla="+- 0 9016 8963"/>
                              <a:gd name="T25" fmla="*/ T24 w 53"/>
                              <a:gd name="T26" fmla="+- 0 544 518"/>
                              <a:gd name="T27" fmla="*/ 544 h 53"/>
                              <a:gd name="T28" fmla="+- 0 9016 8963"/>
                              <a:gd name="T29" fmla="*/ T28 w 53"/>
                              <a:gd name="T30" fmla="+- 0 537 518"/>
                              <a:gd name="T31" fmla="*/ 537 h 53"/>
                              <a:gd name="T32" fmla="+- 0 9013 8963"/>
                              <a:gd name="T33" fmla="*/ T32 w 53"/>
                              <a:gd name="T34" fmla="+- 0 531 518"/>
                              <a:gd name="T35" fmla="*/ 531 h 53"/>
                              <a:gd name="T36" fmla="+- 0 9008 8963"/>
                              <a:gd name="T37" fmla="*/ T36 w 53"/>
                              <a:gd name="T38" fmla="+- 0 526 518"/>
                              <a:gd name="T39" fmla="*/ 526 h 53"/>
                              <a:gd name="T40" fmla="+- 0 9003 8963"/>
                              <a:gd name="T41" fmla="*/ T40 w 53"/>
                              <a:gd name="T42" fmla="+- 0 521 518"/>
                              <a:gd name="T43" fmla="*/ 521 h 53"/>
                              <a:gd name="T44" fmla="+- 0 8996 8963"/>
                              <a:gd name="T45" fmla="*/ T44 w 53"/>
                              <a:gd name="T46" fmla="+- 0 518 518"/>
                              <a:gd name="T47" fmla="*/ 518 h 53"/>
                              <a:gd name="T48" fmla="+- 0 8989 8963"/>
                              <a:gd name="T49" fmla="*/ T48 w 53"/>
                              <a:gd name="T50" fmla="+- 0 518 518"/>
                              <a:gd name="T51" fmla="*/ 518 h 53"/>
                              <a:gd name="T52" fmla="+- 0 8982 8963"/>
                              <a:gd name="T53" fmla="*/ T52 w 53"/>
                              <a:gd name="T54" fmla="+- 0 518 518"/>
                              <a:gd name="T55" fmla="*/ 518 h 53"/>
                              <a:gd name="T56" fmla="+- 0 8976 8963"/>
                              <a:gd name="T57" fmla="*/ T56 w 53"/>
                              <a:gd name="T58" fmla="+- 0 521 518"/>
                              <a:gd name="T59" fmla="*/ 521 h 53"/>
                              <a:gd name="T60" fmla="+- 0 8971 8963"/>
                              <a:gd name="T61" fmla="*/ T60 w 53"/>
                              <a:gd name="T62" fmla="+- 0 526 518"/>
                              <a:gd name="T63" fmla="*/ 526 h 53"/>
                              <a:gd name="T64" fmla="+- 0 8966 8963"/>
                              <a:gd name="T65" fmla="*/ T64 w 53"/>
                              <a:gd name="T66" fmla="+- 0 531 518"/>
                              <a:gd name="T67" fmla="*/ 531 h 53"/>
                              <a:gd name="T68" fmla="+- 0 8963 8963"/>
                              <a:gd name="T69" fmla="*/ T68 w 53"/>
                              <a:gd name="T70" fmla="+- 0 537 518"/>
                              <a:gd name="T71" fmla="*/ 537 h 53"/>
                              <a:gd name="T72" fmla="+- 0 8963 8963"/>
                              <a:gd name="T73" fmla="*/ T72 w 53"/>
                              <a:gd name="T74" fmla="+- 0 544 518"/>
                              <a:gd name="T75" fmla="*/ 544 h 53"/>
                              <a:gd name="T76" fmla="+- 0 8963 8963"/>
                              <a:gd name="T77" fmla="*/ T76 w 53"/>
                              <a:gd name="T78" fmla="+- 0 551 518"/>
                              <a:gd name="T79" fmla="*/ 551 h 53"/>
                              <a:gd name="T80" fmla="+- 0 8966 8963"/>
                              <a:gd name="T81" fmla="*/ T80 w 53"/>
                              <a:gd name="T82" fmla="+- 0 558 518"/>
                              <a:gd name="T83" fmla="*/ 558 h 53"/>
                              <a:gd name="T84" fmla="+- 0 8971 8963"/>
                              <a:gd name="T85" fmla="*/ T84 w 53"/>
                              <a:gd name="T86" fmla="+- 0 563 518"/>
                              <a:gd name="T87" fmla="*/ 563 h 53"/>
                              <a:gd name="T88" fmla="+- 0 8976 8963"/>
                              <a:gd name="T89" fmla="*/ T88 w 53"/>
                              <a:gd name="T90" fmla="+- 0 568 518"/>
                              <a:gd name="T91" fmla="*/ 568 h 53"/>
                              <a:gd name="T92" fmla="+- 0 8982 8963"/>
                              <a:gd name="T93" fmla="*/ T92 w 53"/>
                              <a:gd name="T94" fmla="+- 0 570 518"/>
                              <a:gd name="T95" fmla="*/ 570 h 53"/>
                              <a:gd name="T96" fmla="+- 0 8989 8963"/>
                              <a:gd name="T97" fmla="*/ T96 w 53"/>
                              <a:gd name="T98" fmla="+- 0 570 518"/>
                              <a:gd name="T99" fmla="*/ 570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 h="53">
                                <a:moveTo>
                                  <a:pt x="26" y="52"/>
                                </a:moveTo>
                                <a:lnTo>
                                  <a:pt x="33" y="52"/>
                                </a:lnTo>
                                <a:lnTo>
                                  <a:pt x="40" y="50"/>
                                </a:lnTo>
                                <a:lnTo>
                                  <a:pt x="45" y="45"/>
                                </a:lnTo>
                                <a:lnTo>
                                  <a:pt x="50" y="40"/>
                                </a:lnTo>
                                <a:lnTo>
                                  <a:pt x="53" y="33"/>
                                </a:lnTo>
                                <a:lnTo>
                                  <a:pt x="53" y="26"/>
                                </a:lnTo>
                                <a:lnTo>
                                  <a:pt x="53" y="19"/>
                                </a:lnTo>
                                <a:lnTo>
                                  <a:pt x="50" y="13"/>
                                </a:lnTo>
                                <a:lnTo>
                                  <a:pt x="45" y="8"/>
                                </a:lnTo>
                                <a:lnTo>
                                  <a:pt x="40" y="3"/>
                                </a:lnTo>
                                <a:lnTo>
                                  <a:pt x="33" y="0"/>
                                </a:lnTo>
                                <a:lnTo>
                                  <a:pt x="26" y="0"/>
                                </a:lnTo>
                                <a:lnTo>
                                  <a:pt x="19" y="0"/>
                                </a:lnTo>
                                <a:lnTo>
                                  <a:pt x="13" y="3"/>
                                </a:lnTo>
                                <a:lnTo>
                                  <a:pt x="8" y="8"/>
                                </a:lnTo>
                                <a:lnTo>
                                  <a:pt x="3" y="13"/>
                                </a:lnTo>
                                <a:lnTo>
                                  <a:pt x="0" y="19"/>
                                </a:lnTo>
                                <a:lnTo>
                                  <a:pt x="0" y="26"/>
                                </a:lnTo>
                                <a:lnTo>
                                  <a:pt x="0" y="33"/>
                                </a:lnTo>
                                <a:lnTo>
                                  <a:pt x="3" y="40"/>
                                </a:lnTo>
                                <a:lnTo>
                                  <a:pt x="8" y="45"/>
                                </a:lnTo>
                                <a:lnTo>
                                  <a:pt x="13" y="50"/>
                                </a:lnTo>
                                <a:lnTo>
                                  <a:pt x="19" y="52"/>
                                </a:lnTo>
                                <a:lnTo>
                                  <a:pt x="26" y="52"/>
                                </a:lnTo>
                                <a:close/>
                              </a:path>
                            </a:pathLst>
                          </a:custGeom>
                          <a:noFill/>
                          <a:ln w="333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3" name="Freeform 783"/>
                        <wps:cNvSpPr>
                          <a:spLocks/>
                        </wps:cNvSpPr>
                        <wps:spPr bwMode="auto">
                          <a:xfrm>
                            <a:off x="8304" y="651"/>
                            <a:ext cx="53" cy="53"/>
                          </a:xfrm>
                          <a:custGeom>
                            <a:avLst/>
                            <a:gdLst>
                              <a:gd name="T0" fmla="+- 0 8338 8304"/>
                              <a:gd name="T1" fmla="*/ T0 w 53"/>
                              <a:gd name="T2" fmla="+- 0 651 651"/>
                              <a:gd name="T3" fmla="*/ 651 h 53"/>
                              <a:gd name="T4" fmla="+- 0 8324 8304"/>
                              <a:gd name="T5" fmla="*/ T4 w 53"/>
                              <a:gd name="T6" fmla="+- 0 651 651"/>
                              <a:gd name="T7" fmla="*/ 651 h 53"/>
                              <a:gd name="T8" fmla="+- 0 8317 8304"/>
                              <a:gd name="T9" fmla="*/ T8 w 53"/>
                              <a:gd name="T10" fmla="+- 0 653 651"/>
                              <a:gd name="T11" fmla="*/ 653 h 53"/>
                              <a:gd name="T12" fmla="+- 0 8307 8304"/>
                              <a:gd name="T13" fmla="*/ T12 w 53"/>
                              <a:gd name="T14" fmla="+- 0 663 651"/>
                              <a:gd name="T15" fmla="*/ 663 h 53"/>
                              <a:gd name="T16" fmla="+- 0 8304 8304"/>
                              <a:gd name="T17" fmla="*/ T16 w 53"/>
                              <a:gd name="T18" fmla="+- 0 670 651"/>
                              <a:gd name="T19" fmla="*/ 670 h 53"/>
                              <a:gd name="T20" fmla="+- 0 8304 8304"/>
                              <a:gd name="T21" fmla="*/ T20 w 53"/>
                              <a:gd name="T22" fmla="+- 0 684 651"/>
                              <a:gd name="T23" fmla="*/ 684 h 53"/>
                              <a:gd name="T24" fmla="+- 0 8307 8304"/>
                              <a:gd name="T25" fmla="*/ T24 w 53"/>
                              <a:gd name="T26" fmla="+- 0 691 651"/>
                              <a:gd name="T27" fmla="*/ 691 h 53"/>
                              <a:gd name="T28" fmla="+- 0 8317 8304"/>
                              <a:gd name="T29" fmla="*/ T28 w 53"/>
                              <a:gd name="T30" fmla="+- 0 700 651"/>
                              <a:gd name="T31" fmla="*/ 700 h 53"/>
                              <a:gd name="T32" fmla="+- 0 8324 8304"/>
                              <a:gd name="T33" fmla="*/ T32 w 53"/>
                              <a:gd name="T34" fmla="+- 0 703 651"/>
                              <a:gd name="T35" fmla="*/ 703 h 53"/>
                              <a:gd name="T36" fmla="+- 0 8338 8304"/>
                              <a:gd name="T37" fmla="*/ T36 w 53"/>
                              <a:gd name="T38" fmla="+- 0 703 651"/>
                              <a:gd name="T39" fmla="*/ 703 h 53"/>
                              <a:gd name="T40" fmla="+- 0 8344 8304"/>
                              <a:gd name="T41" fmla="*/ T40 w 53"/>
                              <a:gd name="T42" fmla="+- 0 700 651"/>
                              <a:gd name="T43" fmla="*/ 700 h 53"/>
                              <a:gd name="T44" fmla="+- 0 8354 8304"/>
                              <a:gd name="T45" fmla="*/ T44 w 53"/>
                              <a:gd name="T46" fmla="+- 0 691 651"/>
                              <a:gd name="T47" fmla="*/ 691 h 53"/>
                              <a:gd name="T48" fmla="+- 0 8357 8304"/>
                              <a:gd name="T49" fmla="*/ T48 w 53"/>
                              <a:gd name="T50" fmla="+- 0 684 651"/>
                              <a:gd name="T51" fmla="*/ 684 h 53"/>
                              <a:gd name="T52" fmla="+- 0 8357 8304"/>
                              <a:gd name="T53" fmla="*/ T52 w 53"/>
                              <a:gd name="T54" fmla="+- 0 670 651"/>
                              <a:gd name="T55" fmla="*/ 670 h 53"/>
                              <a:gd name="T56" fmla="+- 0 8354 8304"/>
                              <a:gd name="T57" fmla="*/ T56 w 53"/>
                              <a:gd name="T58" fmla="+- 0 663 651"/>
                              <a:gd name="T59" fmla="*/ 663 h 53"/>
                              <a:gd name="T60" fmla="+- 0 8344 8304"/>
                              <a:gd name="T61" fmla="*/ T60 w 53"/>
                              <a:gd name="T62" fmla="+- 0 653 651"/>
                              <a:gd name="T63" fmla="*/ 653 h 53"/>
                              <a:gd name="T64" fmla="+- 0 8338 8304"/>
                              <a:gd name="T65" fmla="*/ T64 w 53"/>
                              <a:gd name="T66" fmla="+- 0 651 651"/>
                              <a:gd name="T67" fmla="*/ 651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53">
                                <a:moveTo>
                                  <a:pt x="34" y="0"/>
                                </a:moveTo>
                                <a:lnTo>
                                  <a:pt x="20" y="0"/>
                                </a:lnTo>
                                <a:lnTo>
                                  <a:pt x="13" y="2"/>
                                </a:lnTo>
                                <a:lnTo>
                                  <a:pt x="3" y="12"/>
                                </a:lnTo>
                                <a:lnTo>
                                  <a:pt x="0" y="19"/>
                                </a:lnTo>
                                <a:lnTo>
                                  <a:pt x="0" y="33"/>
                                </a:lnTo>
                                <a:lnTo>
                                  <a:pt x="3" y="40"/>
                                </a:lnTo>
                                <a:lnTo>
                                  <a:pt x="13" y="49"/>
                                </a:lnTo>
                                <a:lnTo>
                                  <a:pt x="20" y="52"/>
                                </a:lnTo>
                                <a:lnTo>
                                  <a:pt x="34" y="52"/>
                                </a:lnTo>
                                <a:lnTo>
                                  <a:pt x="40" y="49"/>
                                </a:lnTo>
                                <a:lnTo>
                                  <a:pt x="50" y="40"/>
                                </a:lnTo>
                                <a:lnTo>
                                  <a:pt x="53" y="33"/>
                                </a:lnTo>
                                <a:lnTo>
                                  <a:pt x="53" y="19"/>
                                </a:lnTo>
                                <a:lnTo>
                                  <a:pt x="50" y="12"/>
                                </a:lnTo>
                                <a:lnTo>
                                  <a:pt x="40" y="2"/>
                                </a:lnTo>
                                <a:lnTo>
                                  <a:pt x="34"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4" name="Freeform 782"/>
                        <wps:cNvSpPr>
                          <a:spLocks/>
                        </wps:cNvSpPr>
                        <wps:spPr bwMode="auto">
                          <a:xfrm>
                            <a:off x="8304" y="651"/>
                            <a:ext cx="53" cy="53"/>
                          </a:xfrm>
                          <a:custGeom>
                            <a:avLst/>
                            <a:gdLst>
                              <a:gd name="T0" fmla="+- 0 8331 8304"/>
                              <a:gd name="T1" fmla="*/ T0 w 53"/>
                              <a:gd name="T2" fmla="+- 0 703 651"/>
                              <a:gd name="T3" fmla="*/ 703 h 53"/>
                              <a:gd name="T4" fmla="+- 0 8338 8304"/>
                              <a:gd name="T5" fmla="*/ T4 w 53"/>
                              <a:gd name="T6" fmla="+- 0 703 651"/>
                              <a:gd name="T7" fmla="*/ 703 h 53"/>
                              <a:gd name="T8" fmla="+- 0 8344 8304"/>
                              <a:gd name="T9" fmla="*/ T8 w 53"/>
                              <a:gd name="T10" fmla="+- 0 700 651"/>
                              <a:gd name="T11" fmla="*/ 700 h 53"/>
                              <a:gd name="T12" fmla="+- 0 8349 8304"/>
                              <a:gd name="T13" fmla="*/ T12 w 53"/>
                              <a:gd name="T14" fmla="+- 0 695 651"/>
                              <a:gd name="T15" fmla="*/ 695 h 53"/>
                              <a:gd name="T16" fmla="+- 0 8354 8304"/>
                              <a:gd name="T17" fmla="*/ T16 w 53"/>
                              <a:gd name="T18" fmla="+- 0 691 651"/>
                              <a:gd name="T19" fmla="*/ 691 h 53"/>
                              <a:gd name="T20" fmla="+- 0 8357 8304"/>
                              <a:gd name="T21" fmla="*/ T20 w 53"/>
                              <a:gd name="T22" fmla="+- 0 684 651"/>
                              <a:gd name="T23" fmla="*/ 684 h 53"/>
                              <a:gd name="T24" fmla="+- 0 8357 8304"/>
                              <a:gd name="T25" fmla="*/ T24 w 53"/>
                              <a:gd name="T26" fmla="+- 0 677 651"/>
                              <a:gd name="T27" fmla="*/ 677 h 53"/>
                              <a:gd name="T28" fmla="+- 0 8357 8304"/>
                              <a:gd name="T29" fmla="*/ T28 w 53"/>
                              <a:gd name="T30" fmla="+- 0 670 651"/>
                              <a:gd name="T31" fmla="*/ 670 h 53"/>
                              <a:gd name="T32" fmla="+- 0 8354 8304"/>
                              <a:gd name="T33" fmla="*/ T32 w 53"/>
                              <a:gd name="T34" fmla="+- 0 663 651"/>
                              <a:gd name="T35" fmla="*/ 663 h 53"/>
                              <a:gd name="T36" fmla="+- 0 8349 8304"/>
                              <a:gd name="T37" fmla="*/ T36 w 53"/>
                              <a:gd name="T38" fmla="+- 0 658 651"/>
                              <a:gd name="T39" fmla="*/ 658 h 53"/>
                              <a:gd name="T40" fmla="+- 0 8344 8304"/>
                              <a:gd name="T41" fmla="*/ T40 w 53"/>
                              <a:gd name="T42" fmla="+- 0 653 651"/>
                              <a:gd name="T43" fmla="*/ 653 h 53"/>
                              <a:gd name="T44" fmla="+- 0 8338 8304"/>
                              <a:gd name="T45" fmla="*/ T44 w 53"/>
                              <a:gd name="T46" fmla="+- 0 651 651"/>
                              <a:gd name="T47" fmla="*/ 651 h 53"/>
                              <a:gd name="T48" fmla="+- 0 8331 8304"/>
                              <a:gd name="T49" fmla="*/ T48 w 53"/>
                              <a:gd name="T50" fmla="+- 0 651 651"/>
                              <a:gd name="T51" fmla="*/ 651 h 53"/>
                              <a:gd name="T52" fmla="+- 0 8324 8304"/>
                              <a:gd name="T53" fmla="*/ T52 w 53"/>
                              <a:gd name="T54" fmla="+- 0 651 651"/>
                              <a:gd name="T55" fmla="*/ 651 h 53"/>
                              <a:gd name="T56" fmla="+- 0 8317 8304"/>
                              <a:gd name="T57" fmla="*/ T56 w 53"/>
                              <a:gd name="T58" fmla="+- 0 653 651"/>
                              <a:gd name="T59" fmla="*/ 653 h 53"/>
                              <a:gd name="T60" fmla="+- 0 8312 8304"/>
                              <a:gd name="T61" fmla="*/ T60 w 53"/>
                              <a:gd name="T62" fmla="+- 0 658 651"/>
                              <a:gd name="T63" fmla="*/ 658 h 53"/>
                              <a:gd name="T64" fmla="+- 0 8307 8304"/>
                              <a:gd name="T65" fmla="*/ T64 w 53"/>
                              <a:gd name="T66" fmla="+- 0 663 651"/>
                              <a:gd name="T67" fmla="*/ 663 h 53"/>
                              <a:gd name="T68" fmla="+- 0 8304 8304"/>
                              <a:gd name="T69" fmla="*/ T68 w 53"/>
                              <a:gd name="T70" fmla="+- 0 670 651"/>
                              <a:gd name="T71" fmla="*/ 670 h 53"/>
                              <a:gd name="T72" fmla="+- 0 8304 8304"/>
                              <a:gd name="T73" fmla="*/ T72 w 53"/>
                              <a:gd name="T74" fmla="+- 0 677 651"/>
                              <a:gd name="T75" fmla="*/ 677 h 53"/>
                              <a:gd name="T76" fmla="+- 0 8304 8304"/>
                              <a:gd name="T77" fmla="*/ T76 w 53"/>
                              <a:gd name="T78" fmla="+- 0 684 651"/>
                              <a:gd name="T79" fmla="*/ 684 h 53"/>
                              <a:gd name="T80" fmla="+- 0 8307 8304"/>
                              <a:gd name="T81" fmla="*/ T80 w 53"/>
                              <a:gd name="T82" fmla="+- 0 691 651"/>
                              <a:gd name="T83" fmla="*/ 691 h 53"/>
                              <a:gd name="T84" fmla="+- 0 8312 8304"/>
                              <a:gd name="T85" fmla="*/ T84 w 53"/>
                              <a:gd name="T86" fmla="+- 0 695 651"/>
                              <a:gd name="T87" fmla="*/ 695 h 53"/>
                              <a:gd name="T88" fmla="+- 0 8317 8304"/>
                              <a:gd name="T89" fmla="*/ T88 w 53"/>
                              <a:gd name="T90" fmla="+- 0 700 651"/>
                              <a:gd name="T91" fmla="*/ 700 h 53"/>
                              <a:gd name="T92" fmla="+- 0 8324 8304"/>
                              <a:gd name="T93" fmla="*/ T92 w 53"/>
                              <a:gd name="T94" fmla="+- 0 703 651"/>
                              <a:gd name="T95" fmla="*/ 703 h 53"/>
                              <a:gd name="T96" fmla="+- 0 8331 8304"/>
                              <a:gd name="T97" fmla="*/ T96 w 53"/>
                              <a:gd name="T98" fmla="+- 0 703 651"/>
                              <a:gd name="T99" fmla="*/ 703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 h="53">
                                <a:moveTo>
                                  <a:pt x="27" y="52"/>
                                </a:moveTo>
                                <a:lnTo>
                                  <a:pt x="34" y="52"/>
                                </a:lnTo>
                                <a:lnTo>
                                  <a:pt x="40" y="49"/>
                                </a:lnTo>
                                <a:lnTo>
                                  <a:pt x="45" y="44"/>
                                </a:lnTo>
                                <a:lnTo>
                                  <a:pt x="50" y="40"/>
                                </a:lnTo>
                                <a:lnTo>
                                  <a:pt x="53" y="33"/>
                                </a:lnTo>
                                <a:lnTo>
                                  <a:pt x="53" y="26"/>
                                </a:lnTo>
                                <a:lnTo>
                                  <a:pt x="53" y="19"/>
                                </a:lnTo>
                                <a:lnTo>
                                  <a:pt x="50" y="12"/>
                                </a:lnTo>
                                <a:lnTo>
                                  <a:pt x="45" y="7"/>
                                </a:lnTo>
                                <a:lnTo>
                                  <a:pt x="40" y="2"/>
                                </a:lnTo>
                                <a:lnTo>
                                  <a:pt x="34" y="0"/>
                                </a:lnTo>
                                <a:lnTo>
                                  <a:pt x="27" y="0"/>
                                </a:lnTo>
                                <a:lnTo>
                                  <a:pt x="20" y="0"/>
                                </a:lnTo>
                                <a:lnTo>
                                  <a:pt x="13" y="2"/>
                                </a:lnTo>
                                <a:lnTo>
                                  <a:pt x="8" y="7"/>
                                </a:lnTo>
                                <a:lnTo>
                                  <a:pt x="3" y="12"/>
                                </a:lnTo>
                                <a:lnTo>
                                  <a:pt x="0" y="19"/>
                                </a:lnTo>
                                <a:lnTo>
                                  <a:pt x="0" y="26"/>
                                </a:lnTo>
                                <a:lnTo>
                                  <a:pt x="0" y="33"/>
                                </a:lnTo>
                                <a:lnTo>
                                  <a:pt x="3" y="40"/>
                                </a:lnTo>
                                <a:lnTo>
                                  <a:pt x="8" y="44"/>
                                </a:lnTo>
                                <a:lnTo>
                                  <a:pt x="13" y="49"/>
                                </a:lnTo>
                                <a:lnTo>
                                  <a:pt x="20" y="52"/>
                                </a:lnTo>
                                <a:lnTo>
                                  <a:pt x="27" y="52"/>
                                </a:lnTo>
                                <a:close/>
                              </a:path>
                            </a:pathLst>
                          </a:custGeom>
                          <a:noFill/>
                          <a:ln w="333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5" name="Freeform 781"/>
                        <wps:cNvSpPr>
                          <a:spLocks/>
                        </wps:cNvSpPr>
                        <wps:spPr bwMode="auto">
                          <a:xfrm>
                            <a:off x="7940" y="656"/>
                            <a:ext cx="53" cy="53"/>
                          </a:xfrm>
                          <a:custGeom>
                            <a:avLst/>
                            <a:gdLst>
                              <a:gd name="T0" fmla="+- 0 7973 7940"/>
                              <a:gd name="T1" fmla="*/ T0 w 53"/>
                              <a:gd name="T2" fmla="+- 0 656 656"/>
                              <a:gd name="T3" fmla="*/ 656 h 53"/>
                              <a:gd name="T4" fmla="+- 0 7959 7940"/>
                              <a:gd name="T5" fmla="*/ T4 w 53"/>
                              <a:gd name="T6" fmla="+- 0 656 656"/>
                              <a:gd name="T7" fmla="*/ 656 h 53"/>
                              <a:gd name="T8" fmla="+- 0 7952 7940"/>
                              <a:gd name="T9" fmla="*/ T8 w 53"/>
                              <a:gd name="T10" fmla="+- 0 659 656"/>
                              <a:gd name="T11" fmla="*/ 659 h 53"/>
                              <a:gd name="T12" fmla="+- 0 7943 7940"/>
                              <a:gd name="T13" fmla="*/ T12 w 53"/>
                              <a:gd name="T14" fmla="+- 0 669 656"/>
                              <a:gd name="T15" fmla="*/ 669 h 53"/>
                              <a:gd name="T16" fmla="+- 0 7940 7940"/>
                              <a:gd name="T17" fmla="*/ T16 w 53"/>
                              <a:gd name="T18" fmla="+- 0 675 656"/>
                              <a:gd name="T19" fmla="*/ 675 h 53"/>
                              <a:gd name="T20" fmla="+- 0 7940 7940"/>
                              <a:gd name="T21" fmla="*/ T20 w 53"/>
                              <a:gd name="T22" fmla="+- 0 689 656"/>
                              <a:gd name="T23" fmla="*/ 689 h 53"/>
                              <a:gd name="T24" fmla="+- 0 7943 7940"/>
                              <a:gd name="T25" fmla="*/ T24 w 53"/>
                              <a:gd name="T26" fmla="+- 0 696 656"/>
                              <a:gd name="T27" fmla="*/ 696 h 53"/>
                              <a:gd name="T28" fmla="+- 0 7952 7940"/>
                              <a:gd name="T29" fmla="*/ T28 w 53"/>
                              <a:gd name="T30" fmla="+- 0 706 656"/>
                              <a:gd name="T31" fmla="*/ 706 h 53"/>
                              <a:gd name="T32" fmla="+- 0 7959 7940"/>
                              <a:gd name="T33" fmla="*/ T32 w 53"/>
                              <a:gd name="T34" fmla="+- 0 709 656"/>
                              <a:gd name="T35" fmla="*/ 709 h 53"/>
                              <a:gd name="T36" fmla="+- 0 7973 7940"/>
                              <a:gd name="T37" fmla="*/ T36 w 53"/>
                              <a:gd name="T38" fmla="+- 0 709 656"/>
                              <a:gd name="T39" fmla="*/ 709 h 53"/>
                              <a:gd name="T40" fmla="+- 0 7980 7940"/>
                              <a:gd name="T41" fmla="*/ T40 w 53"/>
                              <a:gd name="T42" fmla="+- 0 706 656"/>
                              <a:gd name="T43" fmla="*/ 706 h 53"/>
                              <a:gd name="T44" fmla="+- 0 7990 7940"/>
                              <a:gd name="T45" fmla="*/ T44 w 53"/>
                              <a:gd name="T46" fmla="+- 0 696 656"/>
                              <a:gd name="T47" fmla="*/ 696 h 53"/>
                              <a:gd name="T48" fmla="+- 0 7992 7940"/>
                              <a:gd name="T49" fmla="*/ T48 w 53"/>
                              <a:gd name="T50" fmla="+- 0 689 656"/>
                              <a:gd name="T51" fmla="*/ 689 h 53"/>
                              <a:gd name="T52" fmla="+- 0 7992 7940"/>
                              <a:gd name="T53" fmla="*/ T52 w 53"/>
                              <a:gd name="T54" fmla="+- 0 675 656"/>
                              <a:gd name="T55" fmla="*/ 675 h 53"/>
                              <a:gd name="T56" fmla="+- 0 7990 7940"/>
                              <a:gd name="T57" fmla="*/ T56 w 53"/>
                              <a:gd name="T58" fmla="+- 0 669 656"/>
                              <a:gd name="T59" fmla="*/ 669 h 53"/>
                              <a:gd name="T60" fmla="+- 0 7980 7940"/>
                              <a:gd name="T61" fmla="*/ T60 w 53"/>
                              <a:gd name="T62" fmla="+- 0 659 656"/>
                              <a:gd name="T63" fmla="*/ 659 h 53"/>
                              <a:gd name="T64" fmla="+- 0 7973 7940"/>
                              <a:gd name="T65" fmla="*/ T64 w 53"/>
                              <a:gd name="T66" fmla="+- 0 656 656"/>
                              <a:gd name="T67" fmla="*/ 656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53">
                                <a:moveTo>
                                  <a:pt x="33" y="0"/>
                                </a:moveTo>
                                <a:lnTo>
                                  <a:pt x="19" y="0"/>
                                </a:lnTo>
                                <a:lnTo>
                                  <a:pt x="12" y="3"/>
                                </a:lnTo>
                                <a:lnTo>
                                  <a:pt x="3" y="13"/>
                                </a:lnTo>
                                <a:lnTo>
                                  <a:pt x="0" y="19"/>
                                </a:lnTo>
                                <a:lnTo>
                                  <a:pt x="0" y="33"/>
                                </a:lnTo>
                                <a:lnTo>
                                  <a:pt x="3" y="40"/>
                                </a:lnTo>
                                <a:lnTo>
                                  <a:pt x="12" y="50"/>
                                </a:lnTo>
                                <a:lnTo>
                                  <a:pt x="19" y="53"/>
                                </a:lnTo>
                                <a:lnTo>
                                  <a:pt x="33" y="53"/>
                                </a:lnTo>
                                <a:lnTo>
                                  <a:pt x="40" y="50"/>
                                </a:lnTo>
                                <a:lnTo>
                                  <a:pt x="50" y="40"/>
                                </a:lnTo>
                                <a:lnTo>
                                  <a:pt x="52" y="33"/>
                                </a:lnTo>
                                <a:lnTo>
                                  <a:pt x="52" y="19"/>
                                </a:lnTo>
                                <a:lnTo>
                                  <a:pt x="50" y="13"/>
                                </a:lnTo>
                                <a:lnTo>
                                  <a:pt x="40" y="3"/>
                                </a:lnTo>
                                <a:lnTo>
                                  <a:pt x="33"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6" name="Freeform 780"/>
                        <wps:cNvSpPr>
                          <a:spLocks/>
                        </wps:cNvSpPr>
                        <wps:spPr bwMode="auto">
                          <a:xfrm>
                            <a:off x="7940" y="656"/>
                            <a:ext cx="53" cy="53"/>
                          </a:xfrm>
                          <a:custGeom>
                            <a:avLst/>
                            <a:gdLst>
                              <a:gd name="T0" fmla="+- 0 7966 7940"/>
                              <a:gd name="T1" fmla="*/ T0 w 53"/>
                              <a:gd name="T2" fmla="+- 0 709 656"/>
                              <a:gd name="T3" fmla="*/ 709 h 53"/>
                              <a:gd name="T4" fmla="+- 0 7973 7940"/>
                              <a:gd name="T5" fmla="*/ T4 w 53"/>
                              <a:gd name="T6" fmla="+- 0 709 656"/>
                              <a:gd name="T7" fmla="*/ 709 h 53"/>
                              <a:gd name="T8" fmla="+- 0 7980 7940"/>
                              <a:gd name="T9" fmla="*/ T8 w 53"/>
                              <a:gd name="T10" fmla="+- 0 706 656"/>
                              <a:gd name="T11" fmla="*/ 706 h 53"/>
                              <a:gd name="T12" fmla="+- 0 7985 7940"/>
                              <a:gd name="T13" fmla="*/ T12 w 53"/>
                              <a:gd name="T14" fmla="+- 0 701 656"/>
                              <a:gd name="T15" fmla="*/ 701 h 53"/>
                              <a:gd name="T16" fmla="+- 0 7990 7940"/>
                              <a:gd name="T17" fmla="*/ T16 w 53"/>
                              <a:gd name="T18" fmla="+- 0 696 656"/>
                              <a:gd name="T19" fmla="*/ 696 h 53"/>
                              <a:gd name="T20" fmla="+- 0 7992 7940"/>
                              <a:gd name="T21" fmla="*/ T20 w 53"/>
                              <a:gd name="T22" fmla="+- 0 689 656"/>
                              <a:gd name="T23" fmla="*/ 689 h 53"/>
                              <a:gd name="T24" fmla="+- 0 7992 7940"/>
                              <a:gd name="T25" fmla="*/ T24 w 53"/>
                              <a:gd name="T26" fmla="+- 0 682 656"/>
                              <a:gd name="T27" fmla="*/ 682 h 53"/>
                              <a:gd name="T28" fmla="+- 0 7992 7940"/>
                              <a:gd name="T29" fmla="*/ T28 w 53"/>
                              <a:gd name="T30" fmla="+- 0 675 656"/>
                              <a:gd name="T31" fmla="*/ 675 h 53"/>
                              <a:gd name="T32" fmla="+- 0 7990 7940"/>
                              <a:gd name="T33" fmla="*/ T32 w 53"/>
                              <a:gd name="T34" fmla="+- 0 669 656"/>
                              <a:gd name="T35" fmla="*/ 669 h 53"/>
                              <a:gd name="T36" fmla="+- 0 7985 7940"/>
                              <a:gd name="T37" fmla="*/ T36 w 53"/>
                              <a:gd name="T38" fmla="+- 0 664 656"/>
                              <a:gd name="T39" fmla="*/ 664 h 53"/>
                              <a:gd name="T40" fmla="+- 0 7980 7940"/>
                              <a:gd name="T41" fmla="*/ T40 w 53"/>
                              <a:gd name="T42" fmla="+- 0 659 656"/>
                              <a:gd name="T43" fmla="*/ 659 h 53"/>
                              <a:gd name="T44" fmla="+- 0 7973 7940"/>
                              <a:gd name="T45" fmla="*/ T44 w 53"/>
                              <a:gd name="T46" fmla="+- 0 656 656"/>
                              <a:gd name="T47" fmla="*/ 656 h 53"/>
                              <a:gd name="T48" fmla="+- 0 7966 7940"/>
                              <a:gd name="T49" fmla="*/ T48 w 53"/>
                              <a:gd name="T50" fmla="+- 0 656 656"/>
                              <a:gd name="T51" fmla="*/ 656 h 53"/>
                              <a:gd name="T52" fmla="+- 0 7959 7940"/>
                              <a:gd name="T53" fmla="*/ T52 w 53"/>
                              <a:gd name="T54" fmla="+- 0 656 656"/>
                              <a:gd name="T55" fmla="*/ 656 h 53"/>
                              <a:gd name="T56" fmla="+- 0 7952 7940"/>
                              <a:gd name="T57" fmla="*/ T56 w 53"/>
                              <a:gd name="T58" fmla="+- 0 659 656"/>
                              <a:gd name="T59" fmla="*/ 659 h 53"/>
                              <a:gd name="T60" fmla="+- 0 7948 7940"/>
                              <a:gd name="T61" fmla="*/ T60 w 53"/>
                              <a:gd name="T62" fmla="+- 0 664 656"/>
                              <a:gd name="T63" fmla="*/ 664 h 53"/>
                              <a:gd name="T64" fmla="+- 0 7943 7940"/>
                              <a:gd name="T65" fmla="*/ T64 w 53"/>
                              <a:gd name="T66" fmla="+- 0 669 656"/>
                              <a:gd name="T67" fmla="*/ 669 h 53"/>
                              <a:gd name="T68" fmla="+- 0 7940 7940"/>
                              <a:gd name="T69" fmla="*/ T68 w 53"/>
                              <a:gd name="T70" fmla="+- 0 675 656"/>
                              <a:gd name="T71" fmla="*/ 675 h 53"/>
                              <a:gd name="T72" fmla="+- 0 7940 7940"/>
                              <a:gd name="T73" fmla="*/ T72 w 53"/>
                              <a:gd name="T74" fmla="+- 0 682 656"/>
                              <a:gd name="T75" fmla="*/ 682 h 53"/>
                              <a:gd name="T76" fmla="+- 0 7940 7940"/>
                              <a:gd name="T77" fmla="*/ T76 w 53"/>
                              <a:gd name="T78" fmla="+- 0 689 656"/>
                              <a:gd name="T79" fmla="*/ 689 h 53"/>
                              <a:gd name="T80" fmla="+- 0 7943 7940"/>
                              <a:gd name="T81" fmla="*/ T80 w 53"/>
                              <a:gd name="T82" fmla="+- 0 696 656"/>
                              <a:gd name="T83" fmla="*/ 696 h 53"/>
                              <a:gd name="T84" fmla="+- 0 7948 7940"/>
                              <a:gd name="T85" fmla="*/ T84 w 53"/>
                              <a:gd name="T86" fmla="+- 0 701 656"/>
                              <a:gd name="T87" fmla="*/ 701 h 53"/>
                              <a:gd name="T88" fmla="+- 0 7952 7940"/>
                              <a:gd name="T89" fmla="*/ T88 w 53"/>
                              <a:gd name="T90" fmla="+- 0 706 656"/>
                              <a:gd name="T91" fmla="*/ 706 h 53"/>
                              <a:gd name="T92" fmla="+- 0 7959 7940"/>
                              <a:gd name="T93" fmla="*/ T92 w 53"/>
                              <a:gd name="T94" fmla="+- 0 709 656"/>
                              <a:gd name="T95" fmla="*/ 709 h 53"/>
                              <a:gd name="T96" fmla="+- 0 7966 7940"/>
                              <a:gd name="T97" fmla="*/ T96 w 53"/>
                              <a:gd name="T98" fmla="+- 0 709 656"/>
                              <a:gd name="T99" fmla="*/ 709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 h="53">
                                <a:moveTo>
                                  <a:pt x="26" y="53"/>
                                </a:moveTo>
                                <a:lnTo>
                                  <a:pt x="33" y="53"/>
                                </a:lnTo>
                                <a:lnTo>
                                  <a:pt x="40" y="50"/>
                                </a:lnTo>
                                <a:lnTo>
                                  <a:pt x="45" y="45"/>
                                </a:lnTo>
                                <a:lnTo>
                                  <a:pt x="50" y="40"/>
                                </a:lnTo>
                                <a:lnTo>
                                  <a:pt x="52" y="33"/>
                                </a:lnTo>
                                <a:lnTo>
                                  <a:pt x="52" y="26"/>
                                </a:lnTo>
                                <a:lnTo>
                                  <a:pt x="52" y="19"/>
                                </a:lnTo>
                                <a:lnTo>
                                  <a:pt x="50" y="13"/>
                                </a:lnTo>
                                <a:lnTo>
                                  <a:pt x="45" y="8"/>
                                </a:lnTo>
                                <a:lnTo>
                                  <a:pt x="40" y="3"/>
                                </a:lnTo>
                                <a:lnTo>
                                  <a:pt x="33" y="0"/>
                                </a:lnTo>
                                <a:lnTo>
                                  <a:pt x="26" y="0"/>
                                </a:lnTo>
                                <a:lnTo>
                                  <a:pt x="19" y="0"/>
                                </a:lnTo>
                                <a:lnTo>
                                  <a:pt x="12" y="3"/>
                                </a:lnTo>
                                <a:lnTo>
                                  <a:pt x="8" y="8"/>
                                </a:lnTo>
                                <a:lnTo>
                                  <a:pt x="3" y="13"/>
                                </a:lnTo>
                                <a:lnTo>
                                  <a:pt x="0" y="19"/>
                                </a:lnTo>
                                <a:lnTo>
                                  <a:pt x="0" y="26"/>
                                </a:lnTo>
                                <a:lnTo>
                                  <a:pt x="0" y="33"/>
                                </a:lnTo>
                                <a:lnTo>
                                  <a:pt x="3" y="40"/>
                                </a:lnTo>
                                <a:lnTo>
                                  <a:pt x="8" y="45"/>
                                </a:lnTo>
                                <a:lnTo>
                                  <a:pt x="12" y="50"/>
                                </a:lnTo>
                                <a:lnTo>
                                  <a:pt x="19" y="53"/>
                                </a:lnTo>
                                <a:lnTo>
                                  <a:pt x="26" y="53"/>
                                </a:lnTo>
                                <a:close/>
                              </a:path>
                            </a:pathLst>
                          </a:custGeom>
                          <a:noFill/>
                          <a:ln w="333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 name="Freeform 779"/>
                        <wps:cNvSpPr>
                          <a:spLocks/>
                        </wps:cNvSpPr>
                        <wps:spPr bwMode="auto">
                          <a:xfrm>
                            <a:off x="7206" y="736"/>
                            <a:ext cx="53" cy="53"/>
                          </a:xfrm>
                          <a:custGeom>
                            <a:avLst/>
                            <a:gdLst>
                              <a:gd name="T0" fmla="+- 0 7240 7206"/>
                              <a:gd name="T1" fmla="*/ T0 w 53"/>
                              <a:gd name="T2" fmla="+- 0 736 736"/>
                              <a:gd name="T3" fmla="*/ 736 h 53"/>
                              <a:gd name="T4" fmla="+- 0 7226 7206"/>
                              <a:gd name="T5" fmla="*/ T4 w 53"/>
                              <a:gd name="T6" fmla="+- 0 736 736"/>
                              <a:gd name="T7" fmla="*/ 736 h 53"/>
                              <a:gd name="T8" fmla="+- 0 7219 7206"/>
                              <a:gd name="T9" fmla="*/ T8 w 53"/>
                              <a:gd name="T10" fmla="+- 0 739 736"/>
                              <a:gd name="T11" fmla="*/ 739 h 53"/>
                              <a:gd name="T12" fmla="+- 0 7209 7206"/>
                              <a:gd name="T13" fmla="*/ T12 w 53"/>
                              <a:gd name="T14" fmla="+- 0 749 736"/>
                              <a:gd name="T15" fmla="*/ 749 h 53"/>
                              <a:gd name="T16" fmla="+- 0 7206 7206"/>
                              <a:gd name="T17" fmla="*/ T16 w 53"/>
                              <a:gd name="T18" fmla="+- 0 756 736"/>
                              <a:gd name="T19" fmla="*/ 756 h 53"/>
                              <a:gd name="T20" fmla="+- 0 7206 7206"/>
                              <a:gd name="T21" fmla="*/ T20 w 53"/>
                              <a:gd name="T22" fmla="+- 0 770 736"/>
                              <a:gd name="T23" fmla="*/ 770 h 53"/>
                              <a:gd name="T24" fmla="+- 0 7209 7206"/>
                              <a:gd name="T25" fmla="*/ T24 w 53"/>
                              <a:gd name="T26" fmla="+- 0 776 736"/>
                              <a:gd name="T27" fmla="*/ 776 h 53"/>
                              <a:gd name="T28" fmla="+- 0 7219 7206"/>
                              <a:gd name="T29" fmla="*/ T28 w 53"/>
                              <a:gd name="T30" fmla="+- 0 786 736"/>
                              <a:gd name="T31" fmla="*/ 786 h 53"/>
                              <a:gd name="T32" fmla="+- 0 7226 7206"/>
                              <a:gd name="T33" fmla="*/ T32 w 53"/>
                              <a:gd name="T34" fmla="+- 0 789 736"/>
                              <a:gd name="T35" fmla="*/ 789 h 53"/>
                              <a:gd name="T36" fmla="+- 0 7240 7206"/>
                              <a:gd name="T37" fmla="*/ T36 w 53"/>
                              <a:gd name="T38" fmla="+- 0 789 736"/>
                              <a:gd name="T39" fmla="*/ 789 h 53"/>
                              <a:gd name="T40" fmla="+- 0 7246 7206"/>
                              <a:gd name="T41" fmla="*/ T40 w 53"/>
                              <a:gd name="T42" fmla="+- 0 786 736"/>
                              <a:gd name="T43" fmla="*/ 786 h 53"/>
                              <a:gd name="T44" fmla="+- 0 7256 7206"/>
                              <a:gd name="T45" fmla="*/ T44 w 53"/>
                              <a:gd name="T46" fmla="+- 0 776 736"/>
                              <a:gd name="T47" fmla="*/ 776 h 53"/>
                              <a:gd name="T48" fmla="+- 0 7259 7206"/>
                              <a:gd name="T49" fmla="*/ T48 w 53"/>
                              <a:gd name="T50" fmla="+- 0 770 736"/>
                              <a:gd name="T51" fmla="*/ 770 h 53"/>
                              <a:gd name="T52" fmla="+- 0 7259 7206"/>
                              <a:gd name="T53" fmla="*/ T52 w 53"/>
                              <a:gd name="T54" fmla="+- 0 756 736"/>
                              <a:gd name="T55" fmla="*/ 756 h 53"/>
                              <a:gd name="T56" fmla="+- 0 7256 7206"/>
                              <a:gd name="T57" fmla="*/ T56 w 53"/>
                              <a:gd name="T58" fmla="+- 0 749 736"/>
                              <a:gd name="T59" fmla="*/ 749 h 53"/>
                              <a:gd name="T60" fmla="+- 0 7246 7206"/>
                              <a:gd name="T61" fmla="*/ T60 w 53"/>
                              <a:gd name="T62" fmla="+- 0 739 736"/>
                              <a:gd name="T63" fmla="*/ 739 h 53"/>
                              <a:gd name="T64" fmla="+- 0 7240 7206"/>
                              <a:gd name="T65" fmla="*/ T64 w 53"/>
                              <a:gd name="T66" fmla="+- 0 736 736"/>
                              <a:gd name="T67" fmla="*/ 736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53">
                                <a:moveTo>
                                  <a:pt x="34" y="0"/>
                                </a:moveTo>
                                <a:lnTo>
                                  <a:pt x="20" y="0"/>
                                </a:lnTo>
                                <a:lnTo>
                                  <a:pt x="13" y="3"/>
                                </a:lnTo>
                                <a:lnTo>
                                  <a:pt x="3" y="13"/>
                                </a:lnTo>
                                <a:lnTo>
                                  <a:pt x="0" y="20"/>
                                </a:lnTo>
                                <a:lnTo>
                                  <a:pt x="0" y="34"/>
                                </a:lnTo>
                                <a:lnTo>
                                  <a:pt x="3" y="40"/>
                                </a:lnTo>
                                <a:lnTo>
                                  <a:pt x="13" y="50"/>
                                </a:lnTo>
                                <a:lnTo>
                                  <a:pt x="20" y="53"/>
                                </a:lnTo>
                                <a:lnTo>
                                  <a:pt x="34" y="53"/>
                                </a:lnTo>
                                <a:lnTo>
                                  <a:pt x="40" y="50"/>
                                </a:lnTo>
                                <a:lnTo>
                                  <a:pt x="50" y="40"/>
                                </a:lnTo>
                                <a:lnTo>
                                  <a:pt x="53" y="34"/>
                                </a:lnTo>
                                <a:lnTo>
                                  <a:pt x="53" y="20"/>
                                </a:lnTo>
                                <a:lnTo>
                                  <a:pt x="50" y="13"/>
                                </a:lnTo>
                                <a:lnTo>
                                  <a:pt x="40" y="3"/>
                                </a:lnTo>
                                <a:lnTo>
                                  <a:pt x="34"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8" name="Freeform 778"/>
                        <wps:cNvSpPr>
                          <a:spLocks/>
                        </wps:cNvSpPr>
                        <wps:spPr bwMode="auto">
                          <a:xfrm>
                            <a:off x="7206" y="736"/>
                            <a:ext cx="53" cy="53"/>
                          </a:xfrm>
                          <a:custGeom>
                            <a:avLst/>
                            <a:gdLst>
                              <a:gd name="T0" fmla="+- 0 7233 7206"/>
                              <a:gd name="T1" fmla="*/ T0 w 53"/>
                              <a:gd name="T2" fmla="+- 0 789 736"/>
                              <a:gd name="T3" fmla="*/ 789 h 53"/>
                              <a:gd name="T4" fmla="+- 0 7240 7206"/>
                              <a:gd name="T5" fmla="*/ T4 w 53"/>
                              <a:gd name="T6" fmla="+- 0 789 736"/>
                              <a:gd name="T7" fmla="*/ 789 h 53"/>
                              <a:gd name="T8" fmla="+- 0 7246 7206"/>
                              <a:gd name="T9" fmla="*/ T8 w 53"/>
                              <a:gd name="T10" fmla="+- 0 786 736"/>
                              <a:gd name="T11" fmla="*/ 786 h 53"/>
                              <a:gd name="T12" fmla="+- 0 7251 7206"/>
                              <a:gd name="T13" fmla="*/ T12 w 53"/>
                              <a:gd name="T14" fmla="+- 0 781 736"/>
                              <a:gd name="T15" fmla="*/ 781 h 53"/>
                              <a:gd name="T16" fmla="+- 0 7256 7206"/>
                              <a:gd name="T17" fmla="*/ T16 w 53"/>
                              <a:gd name="T18" fmla="+- 0 776 736"/>
                              <a:gd name="T19" fmla="*/ 776 h 53"/>
                              <a:gd name="T20" fmla="+- 0 7259 7206"/>
                              <a:gd name="T21" fmla="*/ T20 w 53"/>
                              <a:gd name="T22" fmla="+- 0 770 736"/>
                              <a:gd name="T23" fmla="*/ 770 h 53"/>
                              <a:gd name="T24" fmla="+- 0 7259 7206"/>
                              <a:gd name="T25" fmla="*/ T24 w 53"/>
                              <a:gd name="T26" fmla="+- 0 763 736"/>
                              <a:gd name="T27" fmla="*/ 763 h 53"/>
                              <a:gd name="T28" fmla="+- 0 7259 7206"/>
                              <a:gd name="T29" fmla="*/ T28 w 53"/>
                              <a:gd name="T30" fmla="+- 0 756 736"/>
                              <a:gd name="T31" fmla="*/ 756 h 53"/>
                              <a:gd name="T32" fmla="+- 0 7256 7206"/>
                              <a:gd name="T33" fmla="*/ T32 w 53"/>
                              <a:gd name="T34" fmla="+- 0 749 736"/>
                              <a:gd name="T35" fmla="*/ 749 h 53"/>
                              <a:gd name="T36" fmla="+- 0 7251 7206"/>
                              <a:gd name="T37" fmla="*/ T36 w 53"/>
                              <a:gd name="T38" fmla="+- 0 744 736"/>
                              <a:gd name="T39" fmla="*/ 744 h 53"/>
                              <a:gd name="T40" fmla="+- 0 7246 7206"/>
                              <a:gd name="T41" fmla="*/ T40 w 53"/>
                              <a:gd name="T42" fmla="+- 0 739 736"/>
                              <a:gd name="T43" fmla="*/ 739 h 53"/>
                              <a:gd name="T44" fmla="+- 0 7240 7206"/>
                              <a:gd name="T45" fmla="*/ T44 w 53"/>
                              <a:gd name="T46" fmla="+- 0 736 736"/>
                              <a:gd name="T47" fmla="*/ 736 h 53"/>
                              <a:gd name="T48" fmla="+- 0 7233 7206"/>
                              <a:gd name="T49" fmla="*/ T48 w 53"/>
                              <a:gd name="T50" fmla="+- 0 736 736"/>
                              <a:gd name="T51" fmla="*/ 736 h 53"/>
                              <a:gd name="T52" fmla="+- 0 7226 7206"/>
                              <a:gd name="T53" fmla="*/ T52 w 53"/>
                              <a:gd name="T54" fmla="+- 0 736 736"/>
                              <a:gd name="T55" fmla="*/ 736 h 53"/>
                              <a:gd name="T56" fmla="+- 0 7219 7206"/>
                              <a:gd name="T57" fmla="*/ T56 w 53"/>
                              <a:gd name="T58" fmla="+- 0 739 736"/>
                              <a:gd name="T59" fmla="*/ 739 h 53"/>
                              <a:gd name="T60" fmla="+- 0 7214 7206"/>
                              <a:gd name="T61" fmla="*/ T60 w 53"/>
                              <a:gd name="T62" fmla="+- 0 744 736"/>
                              <a:gd name="T63" fmla="*/ 744 h 53"/>
                              <a:gd name="T64" fmla="+- 0 7209 7206"/>
                              <a:gd name="T65" fmla="*/ T64 w 53"/>
                              <a:gd name="T66" fmla="+- 0 749 736"/>
                              <a:gd name="T67" fmla="*/ 749 h 53"/>
                              <a:gd name="T68" fmla="+- 0 7206 7206"/>
                              <a:gd name="T69" fmla="*/ T68 w 53"/>
                              <a:gd name="T70" fmla="+- 0 756 736"/>
                              <a:gd name="T71" fmla="*/ 756 h 53"/>
                              <a:gd name="T72" fmla="+- 0 7206 7206"/>
                              <a:gd name="T73" fmla="*/ T72 w 53"/>
                              <a:gd name="T74" fmla="+- 0 763 736"/>
                              <a:gd name="T75" fmla="*/ 763 h 53"/>
                              <a:gd name="T76" fmla="+- 0 7206 7206"/>
                              <a:gd name="T77" fmla="*/ T76 w 53"/>
                              <a:gd name="T78" fmla="+- 0 770 736"/>
                              <a:gd name="T79" fmla="*/ 770 h 53"/>
                              <a:gd name="T80" fmla="+- 0 7209 7206"/>
                              <a:gd name="T81" fmla="*/ T80 w 53"/>
                              <a:gd name="T82" fmla="+- 0 776 736"/>
                              <a:gd name="T83" fmla="*/ 776 h 53"/>
                              <a:gd name="T84" fmla="+- 0 7214 7206"/>
                              <a:gd name="T85" fmla="*/ T84 w 53"/>
                              <a:gd name="T86" fmla="+- 0 781 736"/>
                              <a:gd name="T87" fmla="*/ 781 h 53"/>
                              <a:gd name="T88" fmla="+- 0 7219 7206"/>
                              <a:gd name="T89" fmla="*/ T88 w 53"/>
                              <a:gd name="T90" fmla="+- 0 786 736"/>
                              <a:gd name="T91" fmla="*/ 786 h 53"/>
                              <a:gd name="T92" fmla="+- 0 7226 7206"/>
                              <a:gd name="T93" fmla="*/ T92 w 53"/>
                              <a:gd name="T94" fmla="+- 0 789 736"/>
                              <a:gd name="T95" fmla="*/ 789 h 53"/>
                              <a:gd name="T96" fmla="+- 0 7233 7206"/>
                              <a:gd name="T97" fmla="*/ T96 w 53"/>
                              <a:gd name="T98" fmla="+- 0 789 736"/>
                              <a:gd name="T99" fmla="*/ 789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 h="53">
                                <a:moveTo>
                                  <a:pt x="27" y="53"/>
                                </a:moveTo>
                                <a:lnTo>
                                  <a:pt x="34" y="53"/>
                                </a:lnTo>
                                <a:lnTo>
                                  <a:pt x="40" y="50"/>
                                </a:lnTo>
                                <a:lnTo>
                                  <a:pt x="45" y="45"/>
                                </a:lnTo>
                                <a:lnTo>
                                  <a:pt x="50" y="40"/>
                                </a:lnTo>
                                <a:lnTo>
                                  <a:pt x="53" y="34"/>
                                </a:lnTo>
                                <a:lnTo>
                                  <a:pt x="53" y="27"/>
                                </a:lnTo>
                                <a:lnTo>
                                  <a:pt x="53" y="20"/>
                                </a:lnTo>
                                <a:lnTo>
                                  <a:pt x="50" y="13"/>
                                </a:lnTo>
                                <a:lnTo>
                                  <a:pt x="45" y="8"/>
                                </a:lnTo>
                                <a:lnTo>
                                  <a:pt x="40" y="3"/>
                                </a:lnTo>
                                <a:lnTo>
                                  <a:pt x="34" y="0"/>
                                </a:lnTo>
                                <a:lnTo>
                                  <a:pt x="27" y="0"/>
                                </a:lnTo>
                                <a:lnTo>
                                  <a:pt x="20" y="0"/>
                                </a:lnTo>
                                <a:lnTo>
                                  <a:pt x="13" y="3"/>
                                </a:lnTo>
                                <a:lnTo>
                                  <a:pt x="8" y="8"/>
                                </a:lnTo>
                                <a:lnTo>
                                  <a:pt x="3" y="13"/>
                                </a:lnTo>
                                <a:lnTo>
                                  <a:pt x="0" y="20"/>
                                </a:lnTo>
                                <a:lnTo>
                                  <a:pt x="0" y="27"/>
                                </a:lnTo>
                                <a:lnTo>
                                  <a:pt x="0" y="34"/>
                                </a:lnTo>
                                <a:lnTo>
                                  <a:pt x="3" y="40"/>
                                </a:lnTo>
                                <a:lnTo>
                                  <a:pt x="8" y="45"/>
                                </a:lnTo>
                                <a:lnTo>
                                  <a:pt x="13" y="50"/>
                                </a:lnTo>
                                <a:lnTo>
                                  <a:pt x="20" y="53"/>
                                </a:lnTo>
                                <a:lnTo>
                                  <a:pt x="27" y="53"/>
                                </a:lnTo>
                                <a:close/>
                              </a:path>
                            </a:pathLst>
                          </a:custGeom>
                          <a:noFill/>
                          <a:ln w="333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9" name="Freeform 777"/>
                        <wps:cNvSpPr>
                          <a:spLocks/>
                        </wps:cNvSpPr>
                        <wps:spPr bwMode="auto">
                          <a:xfrm>
                            <a:off x="7233" y="-78"/>
                            <a:ext cx="2636" cy="699"/>
                          </a:xfrm>
                          <a:custGeom>
                            <a:avLst/>
                            <a:gdLst>
                              <a:gd name="T0" fmla="+- 0 9868 7233"/>
                              <a:gd name="T1" fmla="*/ T0 w 2636"/>
                              <a:gd name="T2" fmla="+- 0 620 -78"/>
                              <a:gd name="T3" fmla="*/ 620 h 699"/>
                              <a:gd name="T4" fmla="+- 0 9429 7233"/>
                              <a:gd name="T5" fmla="*/ T4 w 2636"/>
                              <a:gd name="T6" fmla="+- 0 488 -78"/>
                              <a:gd name="T7" fmla="*/ 488 h 699"/>
                              <a:gd name="T8" fmla="+- 0 8989 7233"/>
                              <a:gd name="T9" fmla="*/ T8 w 2636"/>
                              <a:gd name="T10" fmla="+- 0 447 -78"/>
                              <a:gd name="T11" fmla="*/ 447 h 699"/>
                              <a:gd name="T12" fmla="+- 0 8331 7233"/>
                              <a:gd name="T13" fmla="*/ T12 w 2636"/>
                              <a:gd name="T14" fmla="+- 0 263 -78"/>
                              <a:gd name="T15" fmla="*/ 263 h 699"/>
                              <a:gd name="T16" fmla="+- 0 7966 7233"/>
                              <a:gd name="T17" fmla="*/ T16 w 2636"/>
                              <a:gd name="T18" fmla="+- 0 277 -78"/>
                              <a:gd name="T19" fmla="*/ 277 h 699"/>
                              <a:gd name="T20" fmla="+- 0 7233 7233"/>
                              <a:gd name="T21" fmla="*/ T20 w 2636"/>
                              <a:gd name="T22" fmla="+- 0 -78 -78"/>
                              <a:gd name="T23" fmla="*/ -78 h 699"/>
                            </a:gdLst>
                            <a:ahLst/>
                            <a:cxnLst>
                              <a:cxn ang="0">
                                <a:pos x="T1" y="T3"/>
                              </a:cxn>
                              <a:cxn ang="0">
                                <a:pos x="T5" y="T7"/>
                              </a:cxn>
                              <a:cxn ang="0">
                                <a:pos x="T9" y="T11"/>
                              </a:cxn>
                              <a:cxn ang="0">
                                <a:pos x="T13" y="T15"/>
                              </a:cxn>
                              <a:cxn ang="0">
                                <a:pos x="T17" y="T19"/>
                              </a:cxn>
                              <a:cxn ang="0">
                                <a:pos x="T21" y="T23"/>
                              </a:cxn>
                            </a:cxnLst>
                            <a:rect l="0" t="0" r="r" b="b"/>
                            <a:pathLst>
                              <a:path w="2636" h="699">
                                <a:moveTo>
                                  <a:pt x="2635" y="698"/>
                                </a:moveTo>
                                <a:lnTo>
                                  <a:pt x="2196" y="566"/>
                                </a:lnTo>
                                <a:lnTo>
                                  <a:pt x="1756" y="525"/>
                                </a:lnTo>
                                <a:lnTo>
                                  <a:pt x="1098" y="341"/>
                                </a:lnTo>
                                <a:lnTo>
                                  <a:pt x="733" y="355"/>
                                </a:lnTo>
                                <a:lnTo>
                                  <a:pt x="0" y="0"/>
                                </a:lnTo>
                              </a:path>
                            </a:pathLst>
                          </a:custGeom>
                          <a:noFill/>
                          <a:ln w="13328">
                            <a:solidFill>
                              <a:srgbClr val="FF7F0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 name="AutoShape 776"/>
                        <wps:cNvSpPr>
                          <a:spLocks/>
                        </wps:cNvSpPr>
                        <wps:spPr bwMode="auto">
                          <a:xfrm>
                            <a:off x="7206" y="-78"/>
                            <a:ext cx="2688" cy="699"/>
                          </a:xfrm>
                          <a:custGeom>
                            <a:avLst/>
                            <a:gdLst>
                              <a:gd name="T0" fmla="+- 0 9842 7206"/>
                              <a:gd name="T1" fmla="*/ T0 w 2688"/>
                              <a:gd name="T2" fmla="+- 0 620 -78"/>
                              <a:gd name="T3" fmla="*/ 620 h 699"/>
                              <a:gd name="T4" fmla="+- 0 9894 7206"/>
                              <a:gd name="T5" fmla="*/ T4 w 2688"/>
                              <a:gd name="T6" fmla="+- 0 620 -78"/>
                              <a:gd name="T7" fmla="*/ 620 h 699"/>
                              <a:gd name="T8" fmla="+- 0 9402 7206"/>
                              <a:gd name="T9" fmla="*/ T8 w 2688"/>
                              <a:gd name="T10" fmla="+- 0 488 -78"/>
                              <a:gd name="T11" fmla="*/ 488 h 699"/>
                              <a:gd name="T12" fmla="+- 0 9455 7206"/>
                              <a:gd name="T13" fmla="*/ T12 w 2688"/>
                              <a:gd name="T14" fmla="+- 0 488 -78"/>
                              <a:gd name="T15" fmla="*/ 488 h 699"/>
                              <a:gd name="T16" fmla="+- 0 8963 7206"/>
                              <a:gd name="T17" fmla="*/ T16 w 2688"/>
                              <a:gd name="T18" fmla="+- 0 447 -78"/>
                              <a:gd name="T19" fmla="*/ 447 h 699"/>
                              <a:gd name="T20" fmla="+- 0 9016 7206"/>
                              <a:gd name="T21" fmla="*/ T20 w 2688"/>
                              <a:gd name="T22" fmla="+- 0 447 -78"/>
                              <a:gd name="T23" fmla="*/ 447 h 699"/>
                              <a:gd name="T24" fmla="+- 0 8304 7206"/>
                              <a:gd name="T25" fmla="*/ T24 w 2688"/>
                              <a:gd name="T26" fmla="+- 0 263 -78"/>
                              <a:gd name="T27" fmla="*/ 263 h 699"/>
                              <a:gd name="T28" fmla="+- 0 8357 7206"/>
                              <a:gd name="T29" fmla="*/ T28 w 2688"/>
                              <a:gd name="T30" fmla="+- 0 263 -78"/>
                              <a:gd name="T31" fmla="*/ 263 h 699"/>
                              <a:gd name="T32" fmla="+- 0 7940 7206"/>
                              <a:gd name="T33" fmla="*/ T32 w 2688"/>
                              <a:gd name="T34" fmla="+- 0 277 -78"/>
                              <a:gd name="T35" fmla="*/ 277 h 699"/>
                              <a:gd name="T36" fmla="+- 0 7992 7206"/>
                              <a:gd name="T37" fmla="*/ T36 w 2688"/>
                              <a:gd name="T38" fmla="+- 0 277 -78"/>
                              <a:gd name="T39" fmla="*/ 277 h 699"/>
                              <a:gd name="T40" fmla="+- 0 7206 7206"/>
                              <a:gd name="T41" fmla="*/ T40 w 2688"/>
                              <a:gd name="T42" fmla="+- 0 -78 -78"/>
                              <a:gd name="T43" fmla="*/ -78 h 699"/>
                              <a:gd name="T44" fmla="+- 0 7259 7206"/>
                              <a:gd name="T45" fmla="*/ T44 w 2688"/>
                              <a:gd name="T46" fmla="+- 0 -78 -78"/>
                              <a:gd name="T47" fmla="*/ -78 h 6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688" h="699">
                                <a:moveTo>
                                  <a:pt x="2636" y="698"/>
                                </a:moveTo>
                                <a:lnTo>
                                  <a:pt x="2688" y="698"/>
                                </a:lnTo>
                                <a:moveTo>
                                  <a:pt x="2196" y="566"/>
                                </a:moveTo>
                                <a:lnTo>
                                  <a:pt x="2249" y="566"/>
                                </a:lnTo>
                                <a:moveTo>
                                  <a:pt x="1757" y="525"/>
                                </a:moveTo>
                                <a:lnTo>
                                  <a:pt x="1810" y="525"/>
                                </a:lnTo>
                                <a:moveTo>
                                  <a:pt x="1098" y="341"/>
                                </a:moveTo>
                                <a:lnTo>
                                  <a:pt x="1151" y="341"/>
                                </a:lnTo>
                                <a:moveTo>
                                  <a:pt x="734" y="355"/>
                                </a:moveTo>
                                <a:lnTo>
                                  <a:pt x="786" y="355"/>
                                </a:lnTo>
                                <a:moveTo>
                                  <a:pt x="0" y="0"/>
                                </a:moveTo>
                                <a:lnTo>
                                  <a:pt x="53" y="0"/>
                                </a:lnTo>
                              </a:path>
                            </a:pathLst>
                          </a:custGeom>
                          <a:noFill/>
                          <a:ln w="33321">
                            <a:solidFill>
                              <a:srgbClr val="FF7F0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 name="Freeform 775"/>
                        <wps:cNvSpPr>
                          <a:spLocks/>
                        </wps:cNvSpPr>
                        <wps:spPr bwMode="auto">
                          <a:xfrm>
                            <a:off x="7233" y="488"/>
                            <a:ext cx="2636" cy="1552"/>
                          </a:xfrm>
                          <a:custGeom>
                            <a:avLst/>
                            <a:gdLst>
                              <a:gd name="T0" fmla="+- 0 9868 7233"/>
                              <a:gd name="T1" fmla="*/ T0 w 2636"/>
                              <a:gd name="T2" fmla="+- 0 508 488"/>
                              <a:gd name="T3" fmla="*/ 508 h 1552"/>
                              <a:gd name="T4" fmla="+- 0 9429 7233"/>
                              <a:gd name="T5" fmla="*/ T4 w 2636"/>
                              <a:gd name="T6" fmla="+- 0 488 488"/>
                              <a:gd name="T7" fmla="*/ 488 h 1552"/>
                              <a:gd name="T8" fmla="+- 0 8989 7233"/>
                              <a:gd name="T9" fmla="*/ T8 w 2636"/>
                              <a:gd name="T10" fmla="+- 0 744 488"/>
                              <a:gd name="T11" fmla="*/ 744 h 1552"/>
                              <a:gd name="T12" fmla="+- 0 8331 7233"/>
                              <a:gd name="T13" fmla="*/ T12 w 2636"/>
                              <a:gd name="T14" fmla="+- 0 900 488"/>
                              <a:gd name="T15" fmla="*/ 900 h 1552"/>
                              <a:gd name="T16" fmla="+- 0 7966 7233"/>
                              <a:gd name="T17" fmla="*/ T16 w 2636"/>
                              <a:gd name="T18" fmla="+- 0 976 488"/>
                              <a:gd name="T19" fmla="*/ 976 h 1552"/>
                              <a:gd name="T20" fmla="+- 0 7233 7233"/>
                              <a:gd name="T21" fmla="*/ T20 w 2636"/>
                              <a:gd name="T22" fmla="+- 0 2040 488"/>
                              <a:gd name="T23" fmla="*/ 2040 h 1552"/>
                            </a:gdLst>
                            <a:ahLst/>
                            <a:cxnLst>
                              <a:cxn ang="0">
                                <a:pos x="T1" y="T3"/>
                              </a:cxn>
                              <a:cxn ang="0">
                                <a:pos x="T5" y="T7"/>
                              </a:cxn>
                              <a:cxn ang="0">
                                <a:pos x="T9" y="T11"/>
                              </a:cxn>
                              <a:cxn ang="0">
                                <a:pos x="T13" y="T15"/>
                              </a:cxn>
                              <a:cxn ang="0">
                                <a:pos x="T17" y="T19"/>
                              </a:cxn>
                              <a:cxn ang="0">
                                <a:pos x="T21" y="T23"/>
                              </a:cxn>
                            </a:cxnLst>
                            <a:rect l="0" t="0" r="r" b="b"/>
                            <a:pathLst>
                              <a:path w="2636" h="1552">
                                <a:moveTo>
                                  <a:pt x="2635" y="20"/>
                                </a:moveTo>
                                <a:lnTo>
                                  <a:pt x="2196" y="0"/>
                                </a:lnTo>
                                <a:lnTo>
                                  <a:pt x="1756" y="256"/>
                                </a:lnTo>
                                <a:lnTo>
                                  <a:pt x="1098" y="412"/>
                                </a:lnTo>
                                <a:lnTo>
                                  <a:pt x="733" y="488"/>
                                </a:lnTo>
                                <a:lnTo>
                                  <a:pt x="0" y="1552"/>
                                </a:lnTo>
                              </a:path>
                            </a:pathLst>
                          </a:custGeom>
                          <a:noFill/>
                          <a:ln w="13328">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 name="AutoShape 774"/>
                        <wps:cNvSpPr>
                          <a:spLocks/>
                        </wps:cNvSpPr>
                        <wps:spPr bwMode="auto">
                          <a:xfrm>
                            <a:off x="9843" y="482"/>
                            <a:ext cx="50" cy="48"/>
                          </a:xfrm>
                          <a:custGeom>
                            <a:avLst/>
                            <a:gdLst>
                              <a:gd name="T0" fmla="+- 0 9893 9843"/>
                              <a:gd name="T1" fmla="*/ T0 w 50"/>
                              <a:gd name="T2" fmla="+- 0 500 482"/>
                              <a:gd name="T3" fmla="*/ 500 h 48"/>
                              <a:gd name="T4" fmla="+- 0 9843 9843"/>
                              <a:gd name="T5" fmla="*/ T4 w 50"/>
                              <a:gd name="T6" fmla="+- 0 500 482"/>
                              <a:gd name="T7" fmla="*/ 500 h 48"/>
                              <a:gd name="T8" fmla="+- 0 9858 9843"/>
                              <a:gd name="T9" fmla="*/ T8 w 50"/>
                              <a:gd name="T10" fmla="+- 0 511 482"/>
                              <a:gd name="T11" fmla="*/ 511 h 48"/>
                              <a:gd name="T12" fmla="+- 0 9852 9843"/>
                              <a:gd name="T13" fmla="*/ T12 w 50"/>
                              <a:gd name="T14" fmla="+- 0 530 482"/>
                              <a:gd name="T15" fmla="*/ 530 h 48"/>
                              <a:gd name="T16" fmla="+- 0 9868 9843"/>
                              <a:gd name="T17" fmla="*/ T16 w 50"/>
                              <a:gd name="T18" fmla="+- 0 518 482"/>
                              <a:gd name="T19" fmla="*/ 518 h 48"/>
                              <a:gd name="T20" fmla="+- 0 9880 9843"/>
                              <a:gd name="T21" fmla="*/ T20 w 50"/>
                              <a:gd name="T22" fmla="+- 0 518 482"/>
                              <a:gd name="T23" fmla="*/ 518 h 48"/>
                              <a:gd name="T24" fmla="+- 0 9877 9843"/>
                              <a:gd name="T25" fmla="*/ T24 w 50"/>
                              <a:gd name="T26" fmla="+- 0 511 482"/>
                              <a:gd name="T27" fmla="*/ 511 h 48"/>
                              <a:gd name="T28" fmla="+- 0 9893 9843"/>
                              <a:gd name="T29" fmla="*/ T28 w 50"/>
                              <a:gd name="T30" fmla="+- 0 500 482"/>
                              <a:gd name="T31" fmla="*/ 500 h 48"/>
                              <a:gd name="T32" fmla="+- 0 9880 9843"/>
                              <a:gd name="T33" fmla="*/ T32 w 50"/>
                              <a:gd name="T34" fmla="+- 0 518 482"/>
                              <a:gd name="T35" fmla="*/ 518 h 48"/>
                              <a:gd name="T36" fmla="+- 0 9868 9843"/>
                              <a:gd name="T37" fmla="*/ T36 w 50"/>
                              <a:gd name="T38" fmla="+- 0 518 482"/>
                              <a:gd name="T39" fmla="*/ 518 h 48"/>
                              <a:gd name="T40" fmla="+- 0 9883 9843"/>
                              <a:gd name="T41" fmla="*/ T40 w 50"/>
                              <a:gd name="T42" fmla="+- 0 530 482"/>
                              <a:gd name="T43" fmla="*/ 530 h 48"/>
                              <a:gd name="T44" fmla="+- 0 9880 9843"/>
                              <a:gd name="T45" fmla="*/ T44 w 50"/>
                              <a:gd name="T46" fmla="+- 0 518 482"/>
                              <a:gd name="T47" fmla="*/ 518 h 48"/>
                              <a:gd name="T48" fmla="+- 0 9868 9843"/>
                              <a:gd name="T49" fmla="*/ T48 w 50"/>
                              <a:gd name="T50" fmla="+- 0 482 482"/>
                              <a:gd name="T51" fmla="*/ 482 h 48"/>
                              <a:gd name="T52" fmla="+- 0 9862 9843"/>
                              <a:gd name="T53" fmla="*/ T52 w 50"/>
                              <a:gd name="T54" fmla="+- 0 500 482"/>
                              <a:gd name="T55" fmla="*/ 500 h 48"/>
                              <a:gd name="T56" fmla="+- 0 9874 9843"/>
                              <a:gd name="T57" fmla="*/ T56 w 50"/>
                              <a:gd name="T58" fmla="+- 0 500 482"/>
                              <a:gd name="T59" fmla="*/ 500 h 48"/>
                              <a:gd name="T60" fmla="+- 0 9868 9843"/>
                              <a:gd name="T61" fmla="*/ T60 w 50"/>
                              <a:gd name="T62" fmla="+- 0 482 482"/>
                              <a:gd name="T63" fmla="*/ 48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 h="48">
                                <a:moveTo>
                                  <a:pt x="50" y="18"/>
                                </a:moveTo>
                                <a:lnTo>
                                  <a:pt x="0" y="18"/>
                                </a:lnTo>
                                <a:lnTo>
                                  <a:pt x="15" y="29"/>
                                </a:lnTo>
                                <a:lnTo>
                                  <a:pt x="9" y="48"/>
                                </a:lnTo>
                                <a:lnTo>
                                  <a:pt x="25" y="36"/>
                                </a:lnTo>
                                <a:lnTo>
                                  <a:pt x="37" y="36"/>
                                </a:lnTo>
                                <a:lnTo>
                                  <a:pt x="34" y="29"/>
                                </a:lnTo>
                                <a:lnTo>
                                  <a:pt x="50" y="18"/>
                                </a:lnTo>
                                <a:close/>
                                <a:moveTo>
                                  <a:pt x="37" y="36"/>
                                </a:moveTo>
                                <a:lnTo>
                                  <a:pt x="25" y="36"/>
                                </a:lnTo>
                                <a:lnTo>
                                  <a:pt x="40" y="48"/>
                                </a:lnTo>
                                <a:lnTo>
                                  <a:pt x="37" y="36"/>
                                </a:lnTo>
                                <a:close/>
                                <a:moveTo>
                                  <a:pt x="25" y="0"/>
                                </a:moveTo>
                                <a:lnTo>
                                  <a:pt x="19" y="18"/>
                                </a:lnTo>
                                <a:lnTo>
                                  <a:pt x="31" y="18"/>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3" name="Freeform 773"/>
                        <wps:cNvSpPr>
                          <a:spLocks/>
                        </wps:cNvSpPr>
                        <wps:spPr bwMode="auto">
                          <a:xfrm>
                            <a:off x="9843" y="482"/>
                            <a:ext cx="50" cy="48"/>
                          </a:xfrm>
                          <a:custGeom>
                            <a:avLst/>
                            <a:gdLst>
                              <a:gd name="T0" fmla="+- 0 9868 9843"/>
                              <a:gd name="T1" fmla="*/ T0 w 50"/>
                              <a:gd name="T2" fmla="+- 0 482 482"/>
                              <a:gd name="T3" fmla="*/ 482 h 48"/>
                              <a:gd name="T4" fmla="+- 0 9862 9843"/>
                              <a:gd name="T5" fmla="*/ T4 w 50"/>
                              <a:gd name="T6" fmla="+- 0 500 482"/>
                              <a:gd name="T7" fmla="*/ 500 h 48"/>
                              <a:gd name="T8" fmla="+- 0 9843 9843"/>
                              <a:gd name="T9" fmla="*/ T8 w 50"/>
                              <a:gd name="T10" fmla="+- 0 500 482"/>
                              <a:gd name="T11" fmla="*/ 500 h 48"/>
                              <a:gd name="T12" fmla="+- 0 9858 9843"/>
                              <a:gd name="T13" fmla="*/ T12 w 50"/>
                              <a:gd name="T14" fmla="+- 0 511 482"/>
                              <a:gd name="T15" fmla="*/ 511 h 48"/>
                              <a:gd name="T16" fmla="+- 0 9852 9843"/>
                              <a:gd name="T17" fmla="*/ T16 w 50"/>
                              <a:gd name="T18" fmla="+- 0 530 482"/>
                              <a:gd name="T19" fmla="*/ 530 h 48"/>
                              <a:gd name="T20" fmla="+- 0 9868 9843"/>
                              <a:gd name="T21" fmla="*/ T20 w 50"/>
                              <a:gd name="T22" fmla="+- 0 518 482"/>
                              <a:gd name="T23" fmla="*/ 518 h 48"/>
                              <a:gd name="T24" fmla="+- 0 9883 9843"/>
                              <a:gd name="T25" fmla="*/ T24 w 50"/>
                              <a:gd name="T26" fmla="+- 0 530 482"/>
                              <a:gd name="T27" fmla="*/ 530 h 48"/>
                              <a:gd name="T28" fmla="+- 0 9877 9843"/>
                              <a:gd name="T29" fmla="*/ T28 w 50"/>
                              <a:gd name="T30" fmla="+- 0 511 482"/>
                              <a:gd name="T31" fmla="*/ 511 h 48"/>
                              <a:gd name="T32" fmla="+- 0 9893 9843"/>
                              <a:gd name="T33" fmla="*/ T32 w 50"/>
                              <a:gd name="T34" fmla="+- 0 500 482"/>
                              <a:gd name="T35" fmla="*/ 500 h 48"/>
                              <a:gd name="T36" fmla="+- 0 9874 9843"/>
                              <a:gd name="T37" fmla="*/ T36 w 50"/>
                              <a:gd name="T38" fmla="+- 0 500 482"/>
                              <a:gd name="T39" fmla="*/ 500 h 48"/>
                              <a:gd name="T40" fmla="+- 0 9868 9843"/>
                              <a:gd name="T41" fmla="*/ T40 w 50"/>
                              <a:gd name="T42" fmla="+- 0 482 482"/>
                              <a:gd name="T43" fmla="*/ 48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0" h="48">
                                <a:moveTo>
                                  <a:pt x="25" y="0"/>
                                </a:moveTo>
                                <a:lnTo>
                                  <a:pt x="19" y="18"/>
                                </a:lnTo>
                                <a:lnTo>
                                  <a:pt x="0" y="18"/>
                                </a:lnTo>
                                <a:lnTo>
                                  <a:pt x="15" y="29"/>
                                </a:lnTo>
                                <a:lnTo>
                                  <a:pt x="9" y="48"/>
                                </a:lnTo>
                                <a:lnTo>
                                  <a:pt x="25" y="36"/>
                                </a:lnTo>
                                <a:lnTo>
                                  <a:pt x="40" y="48"/>
                                </a:lnTo>
                                <a:lnTo>
                                  <a:pt x="34" y="29"/>
                                </a:lnTo>
                                <a:lnTo>
                                  <a:pt x="50" y="18"/>
                                </a:lnTo>
                                <a:lnTo>
                                  <a:pt x="31" y="18"/>
                                </a:lnTo>
                                <a:lnTo>
                                  <a:pt x="25" y="0"/>
                                </a:lnTo>
                                <a:close/>
                              </a:path>
                            </a:pathLst>
                          </a:custGeom>
                          <a:noFill/>
                          <a:ln w="333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4" name="AutoShape 772"/>
                        <wps:cNvSpPr>
                          <a:spLocks/>
                        </wps:cNvSpPr>
                        <wps:spPr bwMode="auto">
                          <a:xfrm>
                            <a:off x="9404" y="462"/>
                            <a:ext cx="50" cy="48"/>
                          </a:xfrm>
                          <a:custGeom>
                            <a:avLst/>
                            <a:gdLst>
                              <a:gd name="T0" fmla="+- 0 9454 9404"/>
                              <a:gd name="T1" fmla="*/ T0 w 50"/>
                              <a:gd name="T2" fmla="+- 0 480 462"/>
                              <a:gd name="T3" fmla="*/ 480 h 48"/>
                              <a:gd name="T4" fmla="+- 0 9404 9404"/>
                              <a:gd name="T5" fmla="*/ T4 w 50"/>
                              <a:gd name="T6" fmla="+- 0 480 462"/>
                              <a:gd name="T7" fmla="*/ 480 h 48"/>
                              <a:gd name="T8" fmla="+- 0 9419 9404"/>
                              <a:gd name="T9" fmla="*/ T8 w 50"/>
                              <a:gd name="T10" fmla="+- 0 491 462"/>
                              <a:gd name="T11" fmla="*/ 491 h 48"/>
                              <a:gd name="T12" fmla="+- 0 9413 9404"/>
                              <a:gd name="T13" fmla="*/ T12 w 50"/>
                              <a:gd name="T14" fmla="+- 0 509 462"/>
                              <a:gd name="T15" fmla="*/ 509 h 48"/>
                              <a:gd name="T16" fmla="+- 0 9429 9404"/>
                              <a:gd name="T17" fmla="*/ T16 w 50"/>
                              <a:gd name="T18" fmla="+- 0 498 462"/>
                              <a:gd name="T19" fmla="*/ 498 h 48"/>
                              <a:gd name="T20" fmla="+- 0 9440 9404"/>
                              <a:gd name="T21" fmla="*/ T20 w 50"/>
                              <a:gd name="T22" fmla="+- 0 498 462"/>
                              <a:gd name="T23" fmla="*/ 498 h 48"/>
                              <a:gd name="T24" fmla="+- 0 9438 9404"/>
                              <a:gd name="T25" fmla="*/ T24 w 50"/>
                              <a:gd name="T26" fmla="+- 0 491 462"/>
                              <a:gd name="T27" fmla="*/ 491 h 48"/>
                              <a:gd name="T28" fmla="+- 0 9454 9404"/>
                              <a:gd name="T29" fmla="*/ T28 w 50"/>
                              <a:gd name="T30" fmla="+- 0 480 462"/>
                              <a:gd name="T31" fmla="*/ 480 h 48"/>
                              <a:gd name="T32" fmla="+- 0 9440 9404"/>
                              <a:gd name="T33" fmla="*/ T32 w 50"/>
                              <a:gd name="T34" fmla="+- 0 498 462"/>
                              <a:gd name="T35" fmla="*/ 498 h 48"/>
                              <a:gd name="T36" fmla="+- 0 9429 9404"/>
                              <a:gd name="T37" fmla="*/ T36 w 50"/>
                              <a:gd name="T38" fmla="+- 0 498 462"/>
                              <a:gd name="T39" fmla="*/ 498 h 48"/>
                              <a:gd name="T40" fmla="+- 0 9444 9404"/>
                              <a:gd name="T41" fmla="*/ T40 w 50"/>
                              <a:gd name="T42" fmla="+- 0 509 462"/>
                              <a:gd name="T43" fmla="*/ 509 h 48"/>
                              <a:gd name="T44" fmla="+- 0 9440 9404"/>
                              <a:gd name="T45" fmla="*/ T44 w 50"/>
                              <a:gd name="T46" fmla="+- 0 498 462"/>
                              <a:gd name="T47" fmla="*/ 498 h 48"/>
                              <a:gd name="T48" fmla="+- 0 9429 9404"/>
                              <a:gd name="T49" fmla="*/ T48 w 50"/>
                              <a:gd name="T50" fmla="+- 0 462 462"/>
                              <a:gd name="T51" fmla="*/ 462 h 48"/>
                              <a:gd name="T52" fmla="+- 0 9423 9404"/>
                              <a:gd name="T53" fmla="*/ T52 w 50"/>
                              <a:gd name="T54" fmla="+- 0 480 462"/>
                              <a:gd name="T55" fmla="*/ 480 h 48"/>
                              <a:gd name="T56" fmla="+- 0 9435 9404"/>
                              <a:gd name="T57" fmla="*/ T56 w 50"/>
                              <a:gd name="T58" fmla="+- 0 480 462"/>
                              <a:gd name="T59" fmla="*/ 480 h 48"/>
                              <a:gd name="T60" fmla="+- 0 9429 9404"/>
                              <a:gd name="T61" fmla="*/ T60 w 50"/>
                              <a:gd name="T62" fmla="+- 0 462 462"/>
                              <a:gd name="T63" fmla="*/ 46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 h="48">
                                <a:moveTo>
                                  <a:pt x="50" y="18"/>
                                </a:moveTo>
                                <a:lnTo>
                                  <a:pt x="0" y="18"/>
                                </a:lnTo>
                                <a:lnTo>
                                  <a:pt x="15" y="29"/>
                                </a:lnTo>
                                <a:lnTo>
                                  <a:pt x="9" y="47"/>
                                </a:lnTo>
                                <a:lnTo>
                                  <a:pt x="25" y="36"/>
                                </a:lnTo>
                                <a:lnTo>
                                  <a:pt x="36" y="36"/>
                                </a:lnTo>
                                <a:lnTo>
                                  <a:pt x="34" y="29"/>
                                </a:lnTo>
                                <a:lnTo>
                                  <a:pt x="50" y="18"/>
                                </a:lnTo>
                                <a:close/>
                                <a:moveTo>
                                  <a:pt x="36" y="36"/>
                                </a:moveTo>
                                <a:lnTo>
                                  <a:pt x="25" y="36"/>
                                </a:lnTo>
                                <a:lnTo>
                                  <a:pt x="40" y="47"/>
                                </a:lnTo>
                                <a:lnTo>
                                  <a:pt x="36" y="36"/>
                                </a:lnTo>
                                <a:close/>
                                <a:moveTo>
                                  <a:pt x="25" y="0"/>
                                </a:moveTo>
                                <a:lnTo>
                                  <a:pt x="19" y="18"/>
                                </a:lnTo>
                                <a:lnTo>
                                  <a:pt x="31" y="18"/>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5" name="Freeform 771"/>
                        <wps:cNvSpPr>
                          <a:spLocks/>
                        </wps:cNvSpPr>
                        <wps:spPr bwMode="auto">
                          <a:xfrm>
                            <a:off x="9404" y="462"/>
                            <a:ext cx="50" cy="48"/>
                          </a:xfrm>
                          <a:custGeom>
                            <a:avLst/>
                            <a:gdLst>
                              <a:gd name="T0" fmla="+- 0 9429 9404"/>
                              <a:gd name="T1" fmla="*/ T0 w 50"/>
                              <a:gd name="T2" fmla="+- 0 462 462"/>
                              <a:gd name="T3" fmla="*/ 462 h 48"/>
                              <a:gd name="T4" fmla="+- 0 9423 9404"/>
                              <a:gd name="T5" fmla="*/ T4 w 50"/>
                              <a:gd name="T6" fmla="+- 0 480 462"/>
                              <a:gd name="T7" fmla="*/ 480 h 48"/>
                              <a:gd name="T8" fmla="+- 0 9404 9404"/>
                              <a:gd name="T9" fmla="*/ T8 w 50"/>
                              <a:gd name="T10" fmla="+- 0 480 462"/>
                              <a:gd name="T11" fmla="*/ 480 h 48"/>
                              <a:gd name="T12" fmla="+- 0 9419 9404"/>
                              <a:gd name="T13" fmla="*/ T12 w 50"/>
                              <a:gd name="T14" fmla="+- 0 491 462"/>
                              <a:gd name="T15" fmla="*/ 491 h 48"/>
                              <a:gd name="T16" fmla="+- 0 9413 9404"/>
                              <a:gd name="T17" fmla="*/ T16 w 50"/>
                              <a:gd name="T18" fmla="+- 0 509 462"/>
                              <a:gd name="T19" fmla="*/ 509 h 48"/>
                              <a:gd name="T20" fmla="+- 0 9429 9404"/>
                              <a:gd name="T21" fmla="*/ T20 w 50"/>
                              <a:gd name="T22" fmla="+- 0 498 462"/>
                              <a:gd name="T23" fmla="*/ 498 h 48"/>
                              <a:gd name="T24" fmla="+- 0 9444 9404"/>
                              <a:gd name="T25" fmla="*/ T24 w 50"/>
                              <a:gd name="T26" fmla="+- 0 509 462"/>
                              <a:gd name="T27" fmla="*/ 509 h 48"/>
                              <a:gd name="T28" fmla="+- 0 9438 9404"/>
                              <a:gd name="T29" fmla="*/ T28 w 50"/>
                              <a:gd name="T30" fmla="+- 0 491 462"/>
                              <a:gd name="T31" fmla="*/ 491 h 48"/>
                              <a:gd name="T32" fmla="+- 0 9454 9404"/>
                              <a:gd name="T33" fmla="*/ T32 w 50"/>
                              <a:gd name="T34" fmla="+- 0 480 462"/>
                              <a:gd name="T35" fmla="*/ 480 h 48"/>
                              <a:gd name="T36" fmla="+- 0 9435 9404"/>
                              <a:gd name="T37" fmla="*/ T36 w 50"/>
                              <a:gd name="T38" fmla="+- 0 480 462"/>
                              <a:gd name="T39" fmla="*/ 480 h 48"/>
                              <a:gd name="T40" fmla="+- 0 9429 9404"/>
                              <a:gd name="T41" fmla="*/ T40 w 50"/>
                              <a:gd name="T42" fmla="+- 0 462 462"/>
                              <a:gd name="T43" fmla="*/ 46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0" h="48">
                                <a:moveTo>
                                  <a:pt x="25" y="0"/>
                                </a:moveTo>
                                <a:lnTo>
                                  <a:pt x="19" y="18"/>
                                </a:lnTo>
                                <a:lnTo>
                                  <a:pt x="0" y="18"/>
                                </a:lnTo>
                                <a:lnTo>
                                  <a:pt x="15" y="29"/>
                                </a:lnTo>
                                <a:lnTo>
                                  <a:pt x="9" y="47"/>
                                </a:lnTo>
                                <a:lnTo>
                                  <a:pt x="25" y="36"/>
                                </a:lnTo>
                                <a:lnTo>
                                  <a:pt x="40" y="47"/>
                                </a:lnTo>
                                <a:lnTo>
                                  <a:pt x="34" y="29"/>
                                </a:lnTo>
                                <a:lnTo>
                                  <a:pt x="50" y="18"/>
                                </a:lnTo>
                                <a:lnTo>
                                  <a:pt x="31" y="18"/>
                                </a:lnTo>
                                <a:lnTo>
                                  <a:pt x="25" y="0"/>
                                </a:lnTo>
                                <a:close/>
                              </a:path>
                            </a:pathLst>
                          </a:custGeom>
                          <a:noFill/>
                          <a:ln w="333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6" name="AutoShape 770"/>
                        <wps:cNvSpPr>
                          <a:spLocks/>
                        </wps:cNvSpPr>
                        <wps:spPr bwMode="auto">
                          <a:xfrm>
                            <a:off x="8964" y="718"/>
                            <a:ext cx="50" cy="48"/>
                          </a:xfrm>
                          <a:custGeom>
                            <a:avLst/>
                            <a:gdLst>
                              <a:gd name="T0" fmla="+- 0 9014 8964"/>
                              <a:gd name="T1" fmla="*/ T0 w 50"/>
                              <a:gd name="T2" fmla="+- 0 736 718"/>
                              <a:gd name="T3" fmla="*/ 736 h 48"/>
                              <a:gd name="T4" fmla="+- 0 8964 8964"/>
                              <a:gd name="T5" fmla="*/ T4 w 50"/>
                              <a:gd name="T6" fmla="+- 0 736 718"/>
                              <a:gd name="T7" fmla="*/ 736 h 48"/>
                              <a:gd name="T8" fmla="+- 0 8980 8964"/>
                              <a:gd name="T9" fmla="*/ T8 w 50"/>
                              <a:gd name="T10" fmla="+- 0 747 718"/>
                              <a:gd name="T11" fmla="*/ 747 h 48"/>
                              <a:gd name="T12" fmla="+- 0 8974 8964"/>
                              <a:gd name="T13" fmla="*/ T12 w 50"/>
                              <a:gd name="T14" fmla="+- 0 765 718"/>
                              <a:gd name="T15" fmla="*/ 765 h 48"/>
                              <a:gd name="T16" fmla="+- 0 8989 8964"/>
                              <a:gd name="T17" fmla="*/ T16 w 50"/>
                              <a:gd name="T18" fmla="+- 0 754 718"/>
                              <a:gd name="T19" fmla="*/ 754 h 48"/>
                              <a:gd name="T20" fmla="+- 0 9001 8964"/>
                              <a:gd name="T21" fmla="*/ T20 w 50"/>
                              <a:gd name="T22" fmla="+- 0 754 718"/>
                              <a:gd name="T23" fmla="*/ 754 h 48"/>
                              <a:gd name="T24" fmla="+- 0 8999 8964"/>
                              <a:gd name="T25" fmla="*/ T24 w 50"/>
                              <a:gd name="T26" fmla="+- 0 747 718"/>
                              <a:gd name="T27" fmla="*/ 747 h 48"/>
                              <a:gd name="T28" fmla="+- 0 9014 8964"/>
                              <a:gd name="T29" fmla="*/ T28 w 50"/>
                              <a:gd name="T30" fmla="+- 0 736 718"/>
                              <a:gd name="T31" fmla="*/ 736 h 48"/>
                              <a:gd name="T32" fmla="+- 0 9001 8964"/>
                              <a:gd name="T33" fmla="*/ T32 w 50"/>
                              <a:gd name="T34" fmla="+- 0 754 718"/>
                              <a:gd name="T35" fmla="*/ 754 h 48"/>
                              <a:gd name="T36" fmla="+- 0 8989 8964"/>
                              <a:gd name="T37" fmla="*/ T36 w 50"/>
                              <a:gd name="T38" fmla="+- 0 754 718"/>
                              <a:gd name="T39" fmla="*/ 754 h 48"/>
                              <a:gd name="T40" fmla="+- 0 9005 8964"/>
                              <a:gd name="T41" fmla="*/ T40 w 50"/>
                              <a:gd name="T42" fmla="+- 0 765 718"/>
                              <a:gd name="T43" fmla="*/ 765 h 48"/>
                              <a:gd name="T44" fmla="+- 0 9001 8964"/>
                              <a:gd name="T45" fmla="*/ T44 w 50"/>
                              <a:gd name="T46" fmla="+- 0 754 718"/>
                              <a:gd name="T47" fmla="*/ 754 h 48"/>
                              <a:gd name="T48" fmla="+- 0 8989 8964"/>
                              <a:gd name="T49" fmla="*/ T48 w 50"/>
                              <a:gd name="T50" fmla="+- 0 718 718"/>
                              <a:gd name="T51" fmla="*/ 718 h 48"/>
                              <a:gd name="T52" fmla="+- 0 8984 8964"/>
                              <a:gd name="T53" fmla="*/ T52 w 50"/>
                              <a:gd name="T54" fmla="+- 0 736 718"/>
                              <a:gd name="T55" fmla="*/ 736 h 48"/>
                              <a:gd name="T56" fmla="+- 0 8995 8964"/>
                              <a:gd name="T57" fmla="*/ T56 w 50"/>
                              <a:gd name="T58" fmla="+- 0 736 718"/>
                              <a:gd name="T59" fmla="*/ 736 h 48"/>
                              <a:gd name="T60" fmla="+- 0 8989 8964"/>
                              <a:gd name="T61" fmla="*/ T60 w 50"/>
                              <a:gd name="T62" fmla="+- 0 718 718"/>
                              <a:gd name="T63" fmla="*/ 71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 h="48">
                                <a:moveTo>
                                  <a:pt x="50" y="18"/>
                                </a:moveTo>
                                <a:lnTo>
                                  <a:pt x="0" y="18"/>
                                </a:lnTo>
                                <a:lnTo>
                                  <a:pt x="16" y="29"/>
                                </a:lnTo>
                                <a:lnTo>
                                  <a:pt x="10" y="47"/>
                                </a:lnTo>
                                <a:lnTo>
                                  <a:pt x="25" y="36"/>
                                </a:lnTo>
                                <a:lnTo>
                                  <a:pt x="37" y="36"/>
                                </a:lnTo>
                                <a:lnTo>
                                  <a:pt x="35" y="29"/>
                                </a:lnTo>
                                <a:lnTo>
                                  <a:pt x="50" y="18"/>
                                </a:lnTo>
                                <a:close/>
                                <a:moveTo>
                                  <a:pt x="37" y="36"/>
                                </a:moveTo>
                                <a:lnTo>
                                  <a:pt x="25" y="36"/>
                                </a:lnTo>
                                <a:lnTo>
                                  <a:pt x="41" y="47"/>
                                </a:lnTo>
                                <a:lnTo>
                                  <a:pt x="37" y="36"/>
                                </a:lnTo>
                                <a:close/>
                                <a:moveTo>
                                  <a:pt x="25" y="0"/>
                                </a:moveTo>
                                <a:lnTo>
                                  <a:pt x="20" y="18"/>
                                </a:lnTo>
                                <a:lnTo>
                                  <a:pt x="31" y="18"/>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 name="Freeform 769"/>
                        <wps:cNvSpPr>
                          <a:spLocks/>
                        </wps:cNvSpPr>
                        <wps:spPr bwMode="auto">
                          <a:xfrm>
                            <a:off x="8964" y="718"/>
                            <a:ext cx="50" cy="48"/>
                          </a:xfrm>
                          <a:custGeom>
                            <a:avLst/>
                            <a:gdLst>
                              <a:gd name="T0" fmla="+- 0 8989 8964"/>
                              <a:gd name="T1" fmla="*/ T0 w 50"/>
                              <a:gd name="T2" fmla="+- 0 718 718"/>
                              <a:gd name="T3" fmla="*/ 718 h 48"/>
                              <a:gd name="T4" fmla="+- 0 8984 8964"/>
                              <a:gd name="T5" fmla="*/ T4 w 50"/>
                              <a:gd name="T6" fmla="+- 0 736 718"/>
                              <a:gd name="T7" fmla="*/ 736 h 48"/>
                              <a:gd name="T8" fmla="+- 0 8964 8964"/>
                              <a:gd name="T9" fmla="*/ T8 w 50"/>
                              <a:gd name="T10" fmla="+- 0 736 718"/>
                              <a:gd name="T11" fmla="*/ 736 h 48"/>
                              <a:gd name="T12" fmla="+- 0 8980 8964"/>
                              <a:gd name="T13" fmla="*/ T12 w 50"/>
                              <a:gd name="T14" fmla="+- 0 747 718"/>
                              <a:gd name="T15" fmla="*/ 747 h 48"/>
                              <a:gd name="T16" fmla="+- 0 8974 8964"/>
                              <a:gd name="T17" fmla="*/ T16 w 50"/>
                              <a:gd name="T18" fmla="+- 0 765 718"/>
                              <a:gd name="T19" fmla="*/ 765 h 48"/>
                              <a:gd name="T20" fmla="+- 0 8989 8964"/>
                              <a:gd name="T21" fmla="*/ T20 w 50"/>
                              <a:gd name="T22" fmla="+- 0 754 718"/>
                              <a:gd name="T23" fmla="*/ 754 h 48"/>
                              <a:gd name="T24" fmla="+- 0 9005 8964"/>
                              <a:gd name="T25" fmla="*/ T24 w 50"/>
                              <a:gd name="T26" fmla="+- 0 765 718"/>
                              <a:gd name="T27" fmla="*/ 765 h 48"/>
                              <a:gd name="T28" fmla="+- 0 8999 8964"/>
                              <a:gd name="T29" fmla="*/ T28 w 50"/>
                              <a:gd name="T30" fmla="+- 0 747 718"/>
                              <a:gd name="T31" fmla="*/ 747 h 48"/>
                              <a:gd name="T32" fmla="+- 0 9014 8964"/>
                              <a:gd name="T33" fmla="*/ T32 w 50"/>
                              <a:gd name="T34" fmla="+- 0 736 718"/>
                              <a:gd name="T35" fmla="*/ 736 h 48"/>
                              <a:gd name="T36" fmla="+- 0 8995 8964"/>
                              <a:gd name="T37" fmla="*/ T36 w 50"/>
                              <a:gd name="T38" fmla="+- 0 736 718"/>
                              <a:gd name="T39" fmla="*/ 736 h 48"/>
                              <a:gd name="T40" fmla="+- 0 8989 8964"/>
                              <a:gd name="T41" fmla="*/ T40 w 50"/>
                              <a:gd name="T42" fmla="+- 0 718 718"/>
                              <a:gd name="T43" fmla="*/ 71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0" h="48">
                                <a:moveTo>
                                  <a:pt x="25" y="0"/>
                                </a:moveTo>
                                <a:lnTo>
                                  <a:pt x="20" y="18"/>
                                </a:lnTo>
                                <a:lnTo>
                                  <a:pt x="0" y="18"/>
                                </a:lnTo>
                                <a:lnTo>
                                  <a:pt x="16" y="29"/>
                                </a:lnTo>
                                <a:lnTo>
                                  <a:pt x="10" y="47"/>
                                </a:lnTo>
                                <a:lnTo>
                                  <a:pt x="25" y="36"/>
                                </a:lnTo>
                                <a:lnTo>
                                  <a:pt x="41" y="47"/>
                                </a:lnTo>
                                <a:lnTo>
                                  <a:pt x="35" y="29"/>
                                </a:lnTo>
                                <a:lnTo>
                                  <a:pt x="50" y="18"/>
                                </a:lnTo>
                                <a:lnTo>
                                  <a:pt x="31" y="18"/>
                                </a:lnTo>
                                <a:lnTo>
                                  <a:pt x="25" y="0"/>
                                </a:lnTo>
                                <a:close/>
                              </a:path>
                            </a:pathLst>
                          </a:custGeom>
                          <a:noFill/>
                          <a:ln w="333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8" name="AutoShape 768"/>
                        <wps:cNvSpPr>
                          <a:spLocks/>
                        </wps:cNvSpPr>
                        <wps:spPr bwMode="auto">
                          <a:xfrm>
                            <a:off x="8306" y="873"/>
                            <a:ext cx="50" cy="48"/>
                          </a:xfrm>
                          <a:custGeom>
                            <a:avLst/>
                            <a:gdLst>
                              <a:gd name="T0" fmla="+- 0 8356 8306"/>
                              <a:gd name="T1" fmla="*/ T0 w 50"/>
                              <a:gd name="T2" fmla="+- 0 892 873"/>
                              <a:gd name="T3" fmla="*/ 892 h 48"/>
                              <a:gd name="T4" fmla="+- 0 8306 8306"/>
                              <a:gd name="T5" fmla="*/ T4 w 50"/>
                              <a:gd name="T6" fmla="+- 0 892 873"/>
                              <a:gd name="T7" fmla="*/ 892 h 48"/>
                              <a:gd name="T8" fmla="+- 0 8321 8306"/>
                              <a:gd name="T9" fmla="*/ T8 w 50"/>
                              <a:gd name="T10" fmla="+- 0 903 873"/>
                              <a:gd name="T11" fmla="*/ 903 h 48"/>
                              <a:gd name="T12" fmla="+- 0 8315 8306"/>
                              <a:gd name="T13" fmla="*/ T12 w 50"/>
                              <a:gd name="T14" fmla="+- 0 921 873"/>
                              <a:gd name="T15" fmla="*/ 921 h 48"/>
                              <a:gd name="T16" fmla="+- 0 8331 8306"/>
                              <a:gd name="T17" fmla="*/ T16 w 50"/>
                              <a:gd name="T18" fmla="+- 0 910 873"/>
                              <a:gd name="T19" fmla="*/ 910 h 48"/>
                              <a:gd name="T20" fmla="+- 0 8342 8306"/>
                              <a:gd name="T21" fmla="*/ T20 w 50"/>
                              <a:gd name="T22" fmla="+- 0 910 873"/>
                              <a:gd name="T23" fmla="*/ 910 h 48"/>
                              <a:gd name="T24" fmla="+- 0 8340 8306"/>
                              <a:gd name="T25" fmla="*/ T24 w 50"/>
                              <a:gd name="T26" fmla="+- 0 903 873"/>
                              <a:gd name="T27" fmla="*/ 903 h 48"/>
                              <a:gd name="T28" fmla="+- 0 8356 8306"/>
                              <a:gd name="T29" fmla="*/ T28 w 50"/>
                              <a:gd name="T30" fmla="+- 0 892 873"/>
                              <a:gd name="T31" fmla="*/ 892 h 48"/>
                              <a:gd name="T32" fmla="+- 0 8342 8306"/>
                              <a:gd name="T33" fmla="*/ T32 w 50"/>
                              <a:gd name="T34" fmla="+- 0 910 873"/>
                              <a:gd name="T35" fmla="*/ 910 h 48"/>
                              <a:gd name="T36" fmla="+- 0 8331 8306"/>
                              <a:gd name="T37" fmla="*/ T36 w 50"/>
                              <a:gd name="T38" fmla="+- 0 910 873"/>
                              <a:gd name="T39" fmla="*/ 910 h 48"/>
                              <a:gd name="T40" fmla="+- 0 8346 8306"/>
                              <a:gd name="T41" fmla="*/ T40 w 50"/>
                              <a:gd name="T42" fmla="+- 0 921 873"/>
                              <a:gd name="T43" fmla="*/ 921 h 48"/>
                              <a:gd name="T44" fmla="+- 0 8342 8306"/>
                              <a:gd name="T45" fmla="*/ T44 w 50"/>
                              <a:gd name="T46" fmla="+- 0 910 873"/>
                              <a:gd name="T47" fmla="*/ 910 h 48"/>
                              <a:gd name="T48" fmla="+- 0 8331 8306"/>
                              <a:gd name="T49" fmla="*/ T48 w 50"/>
                              <a:gd name="T50" fmla="+- 0 873 873"/>
                              <a:gd name="T51" fmla="*/ 873 h 48"/>
                              <a:gd name="T52" fmla="+- 0 8325 8306"/>
                              <a:gd name="T53" fmla="*/ T52 w 50"/>
                              <a:gd name="T54" fmla="+- 0 892 873"/>
                              <a:gd name="T55" fmla="*/ 892 h 48"/>
                              <a:gd name="T56" fmla="+- 0 8337 8306"/>
                              <a:gd name="T57" fmla="*/ T56 w 50"/>
                              <a:gd name="T58" fmla="+- 0 892 873"/>
                              <a:gd name="T59" fmla="*/ 892 h 48"/>
                              <a:gd name="T60" fmla="+- 0 8331 8306"/>
                              <a:gd name="T61" fmla="*/ T60 w 50"/>
                              <a:gd name="T62" fmla="+- 0 873 873"/>
                              <a:gd name="T63" fmla="*/ 87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 h="48">
                                <a:moveTo>
                                  <a:pt x="50" y="19"/>
                                </a:moveTo>
                                <a:lnTo>
                                  <a:pt x="0" y="19"/>
                                </a:lnTo>
                                <a:lnTo>
                                  <a:pt x="15" y="30"/>
                                </a:lnTo>
                                <a:lnTo>
                                  <a:pt x="9" y="48"/>
                                </a:lnTo>
                                <a:lnTo>
                                  <a:pt x="25" y="37"/>
                                </a:lnTo>
                                <a:lnTo>
                                  <a:pt x="36" y="37"/>
                                </a:lnTo>
                                <a:lnTo>
                                  <a:pt x="34" y="30"/>
                                </a:lnTo>
                                <a:lnTo>
                                  <a:pt x="50" y="19"/>
                                </a:lnTo>
                                <a:close/>
                                <a:moveTo>
                                  <a:pt x="36" y="37"/>
                                </a:moveTo>
                                <a:lnTo>
                                  <a:pt x="25" y="37"/>
                                </a:lnTo>
                                <a:lnTo>
                                  <a:pt x="40" y="48"/>
                                </a:lnTo>
                                <a:lnTo>
                                  <a:pt x="36" y="37"/>
                                </a:lnTo>
                                <a:close/>
                                <a:moveTo>
                                  <a:pt x="25" y="0"/>
                                </a:moveTo>
                                <a:lnTo>
                                  <a:pt x="19" y="19"/>
                                </a:lnTo>
                                <a:lnTo>
                                  <a:pt x="31" y="19"/>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9" name="Freeform 767"/>
                        <wps:cNvSpPr>
                          <a:spLocks/>
                        </wps:cNvSpPr>
                        <wps:spPr bwMode="auto">
                          <a:xfrm>
                            <a:off x="8306" y="873"/>
                            <a:ext cx="50" cy="48"/>
                          </a:xfrm>
                          <a:custGeom>
                            <a:avLst/>
                            <a:gdLst>
                              <a:gd name="T0" fmla="+- 0 8331 8306"/>
                              <a:gd name="T1" fmla="*/ T0 w 50"/>
                              <a:gd name="T2" fmla="+- 0 873 873"/>
                              <a:gd name="T3" fmla="*/ 873 h 48"/>
                              <a:gd name="T4" fmla="+- 0 8325 8306"/>
                              <a:gd name="T5" fmla="*/ T4 w 50"/>
                              <a:gd name="T6" fmla="+- 0 892 873"/>
                              <a:gd name="T7" fmla="*/ 892 h 48"/>
                              <a:gd name="T8" fmla="+- 0 8306 8306"/>
                              <a:gd name="T9" fmla="*/ T8 w 50"/>
                              <a:gd name="T10" fmla="+- 0 892 873"/>
                              <a:gd name="T11" fmla="*/ 892 h 48"/>
                              <a:gd name="T12" fmla="+- 0 8321 8306"/>
                              <a:gd name="T13" fmla="*/ T12 w 50"/>
                              <a:gd name="T14" fmla="+- 0 903 873"/>
                              <a:gd name="T15" fmla="*/ 903 h 48"/>
                              <a:gd name="T16" fmla="+- 0 8315 8306"/>
                              <a:gd name="T17" fmla="*/ T16 w 50"/>
                              <a:gd name="T18" fmla="+- 0 921 873"/>
                              <a:gd name="T19" fmla="*/ 921 h 48"/>
                              <a:gd name="T20" fmla="+- 0 8331 8306"/>
                              <a:gd name="T21" fmla="*/ T20 w 50"/>
                              <a:gd name="T22" fmla="+- 0 910 873"/>
                              <a:gd name="T23" fmla="*/ 910 h 48"/>
                              <a:gd name="T24" fmla="+- 0 8346 8306"/>
                              <a:gd name="T25" fmla="*/ T24 w 50"/>
                              <a:gd name="T26" fmla="+- 0 921 873"/>
                              <a:gd name="T27" fmla="*/ 921 h 48"/>
                              <a:gd name="T28" fmla="+- 0 8340 8306"/>
                              <a:gd name="T29" fmla="*/ T28 w 50"/>
                              <a:gd name="T30" fmla="+- 0 903 873"/>
                              <a:gd name="T31" fmla="*/ 903 h 48"/>
                              <a:gd name="T32" fmla="+- 0 8356 8306"/>
                              <a:gd name="T33" fmla="*/ T32 w 50"/>
                              <a:gd name="T34" fmla="+- 0 892 873"/>
                              <a:gd name="T35" fmla="*/ 892 h 48"/>
                              <a:gd name="T36" fmla="+- 0 8337 8306"/>
                              <a:gd name="T37" fmla="*/ T36 w 50"/>
                              <a:gd name="T38" fmla="+- 0 892 873"/>
                              <a:gd name="T39" fmla="*/ 892 h 48"/>
                              <a:gd name="T40" fmla="+- 0 8331 8306"/>
                              <a:gd name="T41" fmla="*/ T40 w 50"/>
                              <a:gd name="T42" fmla="+- 0 873 873"/>
                              <a:gd name="T43" fmla="*/ 87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0" h="48">
                                <a:moveTo>
                                  <a:pt x="25" y="0"/>
                                </a:moveTo>
                                <a:lnTo>
                                  <a:pt x="19" y="19"/>
                                </a:lnTo>
                                <a:lnTo>
                                  <a:pt x="0" y="19"/>
                                </a:lnTo>
                                <a:lnTo>
                                  <a:pt x="15" y="30"/>
                                </a:lnTo>
                                <a:lnTo>
                                  <a:pt x="9" y="48"/>
                                </a:lnTo>
                                <a:lnTo>
                                  <a:pt x="25" y="37"/>
                                </a:lnTo>
                                <a:lnTo>
                                  <a:pt x="40" y="48"/>
                                </a:lnTo>
                                <a:lnTo>
                                  <a:pt x="34" y="30"/>
                                </a:lnTo>
                                <a:lnTo>
                                  <a:pt x="50" y="19"/>
                                </a:lnTo>
                                <a:lnTo>
                                  <a:pt x="31" y="19"/>
                                </a:lnTo>
                                <a:lnTo>
                                  <a:pt x="25" y="0"/>
                                </a:lnTo>
                                <a:close/>
                              </a:path>
                            </a:pathLst>
                          </a:custGeom>
                          <a:noFill/>
                          <a:ln w="333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0" name="AutoShape 766"/>
                        <wps:cNvSpPr>
                          <a:spLocks/>
                        </wps:cNvSpPr>
                        <wps:spPr bwMode="auto">
                          <a:xfrm>
                            <a:off x="7941" y="950"/>
                            <a:ext cx="50" cy="48"/>
                          </a:xfrm>
                          <a:custGeom>
                            <a:avLst/>
                            <a:gdLst>
                              <a:gd name="T0" fmla="+- 0 7991 7941"/>
                              <a:gd name="T1" fmla="*/ T0 w 50"/>
                              <a:gd name="T2" fmla="+- 0 968 950"/>
                              <a:gd name="T3" fmla="*/ 968 h 48"/>
                              <a:gd name="T4" fmla="+- 0 7941 7941"/>
                              <a:gd name="T5" fmla="*/ T4 w 50"/>
                              <a:gd name="T6" fmla="+- 0 968 950"/>
                              <a:gd name="T7" fmla="*/ 968 h 48"/>
                              <a:gd name="T8" fmla="+- 0 7957 7941"/>
                              <a:gd name="T9" fmla="*/ T8 w 50"/>
                              <a:gd name="T10" fmla="+- 0 979 950"/>
                              <a:gd name="T11" fmla="*/ 979 h 48"/>
                              <a:gd name="T12" fmla="+- 0 7951 7941"/>
                              <a:gd name="T13" fmla="*/ T12 w 50"/>
                              <a:gd name="T14" fmla="+- 0 998 950"/>
                              <a:gd name="T15" fmla="*/ 998 h 48"/>
                              <a:gd name="T16" fmla="+- 0 7966 7941"/>
                              <a:gd name="T17" fmla="*/ T16 w 50"/>
                              <a:gd name="T18" fmla="+- 0 986 950"/>
                              <a:gd name="T19" fmla="*/ 986 h 48"/>
                              <a:gd name="T20" fmla="+- 0 7978 7941"/>
                              <a:gd name="T21" fmla="*/ T20 w 50"/>
                              <a:gd name="T22" fmla="+- 0 986 950"/>
                              <a:gd name="T23" fmla="*/ 986 h 48"/>
                              <a:gd name="T24" fmla="+- 0 7976 7941"/>
                              <a:gd name="T25" fmla="*/ T24 w 50"/>
                              <a:gd name="T26" fmla="+- 0 979 950"/>
                              <a:gd name="T27" fmla="*/ 979 h 48"/>
                              <a:gd name="T28" fmla="+- 0 7991 7941"/>
                              <a:gd name="T29" fmla="*/ T28 w 50"/>
                              <a:gd name="T30" fmla="+- 0 968 950"/>
                              <a:gd name="T31" fmla="*/ 968 h 48"/>
                              <a:gd name="T32" fmla="+- 0 7978 7941"/>
                              <a:gd name="T33" fmla="*/ T32 w 50"/>
                              <a:gd name="T34" fmla="+- 0 986 950"/>
                              <a:gd name="T35" fmla="*/ 986 h 48"/>
                              <a:gd name="T36" fmla="+- 0 7966 7941"/>
                              <a:gd name="T37" fmla="*/ T36 w 50"/>
                              <a:gd name="T38" fmla="+- 0 986 950"/>
                              <a:gd name="T39" fmla="*/ 986 h 48"/>
                              <a:gd name="T40" fmla="+- 0 7981 7941"/>
                              <a:gd name="T41" fmla="*/ T40 w 50"/>
                              <a:gd name="T42" fmla="+- 0 998 950"/>
                              <a:gd name="T43" fmla="*/ 998 h 48"/>
                              <a:gd name="T44" fmla="+- 0 7978 7941"/>
                              <a:gd name="T45" fmla="*/ T44 w 50"/>
                              <a:gd name="T46" fmla="+- 0 986 950"/>
                              <a:gd name="T47" fmla="*/ 986 h 48"/>
                              <a:gd name="T48" fmla="+- 0 7966 7941"/>
                              <a:gd name="T49" fmla="*/ T48 w 50"/>
                              <a:gd name="T50" fmla="+- 0 950 950"/>
                              <a:gd name="T51" fmla="*/ 950 h 48"/>
                              <a:gd name="T52" fmla="+- 0 7960 7941"/>
                              <a:gd name="T53" fmla="*/ T52 w 50"/>
                              <a:gd name="T54" fmla="+- 0 968 950"/>
                              <a:gd name="T55" fmla="*/ 968 h 48"/>
                              <a:gd name="T56" fmla="+- 0 7972 7941"/>
                              <a:gd name="T57" fmla="*/ T56 w 50"/>
                              <a:gd name="T58" fmla="+- 0 968 950"/>
                              <a:gd name="T59" fmla="*/ 968 h 48"/>
                              <a:gd name="T60" fmla="+- 0 7966 7941"/>
                              <a:gd name="T61" fmla="*/ T60 w 50"/>
                              <a:gd name="T62" fmla="+- 0 950 950"/>
                              <a:gd name="T63" fmla="*/ 95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 h="48">
                                <a:moveTo>
                                  <a:pt x="50" y="18"/>
                                </a:moveTo>
                                <a:lnTo>
                                  <a:pt x="0" y="18"/>
                                </a:lnTo>
                                <a:lnTo>
                                  <a:pt x="16" y="29"/>
                                </a:lnTo>
                                <a:lnTo>
                                  <a:pt x="10" y="48"/>
                                </a:lnTo>
                                <a:lnTo>
                                  <a:pt x="25" y="36"/>
                                </a:lnTo>
                                <a:lnTo>
                                  <a:pt x="37" y="36"/>
                                </a:lnTo>
                                <a:lnTo>
                                  <a:pt x="35" y="29"/>
                                </a:lnTo>
                                <a:lnTo>
                                  <a:pt x="50" y="18"/>
                                </a:lnTo>
                                <a:close/>
                                <a:moveTo>
                                  <a:pt x="37" y="36"/>
                                </a:moveTo>
                                <a:lnTo>
                                  <a:pt x="25" y="36"/>
                                </a:lnTo>
                                <a:lnTo>
                                  <a:pt x="40" y="48"/>
                                </a:lnTo>
                                <a:lnTo>
                                  <a:pt x="37" y="36"/>
                                </a:lnTo>
                                <a:close/>
                                <a:moveTo>
                                  <a:pt x="25" y="0"/>
                                </a:moveTo>
                                <a:lnTo>
                                  <a:pt x="19" y="18"/>
                                </a:lnTo>
                                <a:lnTo>
                                  <a:pt x="31" y="18"/>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1" name="Freeform 765"/>
                        <wps:cNvSpPr>
                          <a:spLocks/>
                        </wps:cNvSpPr>
                        <wps:spPr bwMode="auto">
                          <a:xfrm>
                            <a:off x="7941" y="950"/>
                            <a:ext cx="50" cy="48"/>
                          </a:xfrm>
                          <a:custGeom>
                            <a:avLst/>
                            <a:gdLst>
                              <a:gd name="T0" fmla="+- 0 7966 7941"/>
                              <a:gd name="T1" fmla="*/ T0 w 50"/>
                              <a:gd name="T2" fmla="+- 0 950 950"/>
                              <a:gd name="T3" fmla="*/ 950 h 48"/>
                              <a:gd name="T4" fmla="+- 0 7960 7941"/>
                              <a:gd name="T5" fmla="*/ T4 w 50"/>
                              <a:gd name="T6" fmla="+- 0 968 950"/>
                              <a:gd name="T7" fmla="*/ 968 h 48"/>
                              <a:gd name="T8" fmla="+- 0 7941 7941"/>
                              <a:gd name="T9" fmla="*/ T8 w 50"/>
                              <a:gd name="T10" fmla="+- 0 968 950"/>
                              <a:gd name="T11" fmla="*/ 968 h 48"/>
                              <a:gd name="T12" fmla="+- 0 7957 7941"/>
                              <a:gd name="T13" fmla="*/ T12 w 50"/>
                              <a:gd name="T14" fmla="+- 0 979 950"/>
                              <a:gd name="T15" fmla="*/ 979 h 48"/>
                              <a:gd name="T16" fmla="+- 0 7951 7941"/>
                              <a:gd name="T17" fmla="*/ T16 w 50"/>
                              <a:gd name="T18" fmla="+- 0 998 950"/>
                              <a:gd name="T19" fmla="*/ 998 h 48"/>
                              <a:gd name="T20" fmla="+- 0 7966 7941"/>
                              <a:gd name="T21" fmla="*/ T20 w 50"/>
                              <a:gd name="T22" fmla="+- 0 986 950"/>
                              <a:gd name="T23" fmla="*/ 986 h 48"/>
                              <a:gd name="T24" fmla="+- 0 7981 7941"/>
                              <a:gd name="T25" fmla="*/ T24 w 50"/>
                              <a:gd name="T26" fmla="+- 0 998 950"/>
                              <a:gd name="T27" fmla="*/ 998 h 48"/>
                              <a:gd name="T28" fmla="+- 0 7976 7941"/>
                              <a:gd name="T29" fmla="*/ T28 w 50"/>
                              <a:gd name="T30" fmla="+- 0 979 950"/>
                              <a:gd name="T31" fmla="*/ 979 h 48"/>
                              <a:gd name="T32" fmla="+- 0 7991 7941"/>
                              <a:gd name="T33" fmla="*/ T32 w 50"/>
                              <a:gd name="T34" fmla="+- 0 968 950"/>
                              <a:gd name="T35" fmla="*/ 968 h 48"/>
                              <a:gd name="T36" fmla="+- 0 7972 7941"/>
                              <a:gd name="T37" fmla="*/ T36 w 50"/>
                              <a:gd name="T38" fmla="+- 0 968 950"/>
                              <a:gd name="T39" fmla="*/ 968 h 48"/>
                              <a:gd name="T40" fmla="+- 0 7966 7941"/>
                              <a:gd name="T41" fmla="*/ T40 w 50"/>
                              <a:gd name="T42" fmla="+- 0 950 950"/>
                              <a:gd name="T43" fmla="*/ 95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0" h="48">
                                <a:moveTo>
                                  <a:pt x="25" y="0"/>
                                </a:moveTo>
                                <a:lnTo>
                                  <a:pt x="19" y="18"/>
                                </a:lnTo>
                                <a:lnTo>
                                  <a:pt x="0" y="18"/>
                                </a:lnTo>
                                <a:lnTo>
                                  <a:pt x="16" y="29"/>
                                </a:lnTo>
                                <a:lnTo>
                                  <a:pt x="10" y="48"/>
                                </a:lnTo>
                                <a:lnTo>
                                  <a:pt x="25" y="36"/>
                                </a:lnTo>
                                <a:lnTo>
                                  <a:pt x="40" y="48"/>
                                </a:lnTo>
                                <a:lnTo>
                                  <a:pt x="35" y="29"/>
                                </a:lnTo>
                                <a:lnTo>
                                  <a:pt x="50" y="18"/>
                                </a:lnTo>
                                <a:lnTo>
                                  <a:pt x="31" y="18"/>
                                </a:lnTo>
                                <a:lnTo>
                                  <a:pt x="25" y="0"/>
                                </a:lnTo>
                                <a:close/>
                              </a:path>
                            </a:pathLst>
                          </a:custGeom>
                          <a:noFill/>
                          <a:ln w="333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2" name="AutoShape 764"/>
                        <wps:cNvSpPr>
                          <a:spLocks/>
                        </wps:cNvSpPr>
                        <wps:spPr bwMode="auto">
                          <a:xfrm>
                            <a:off x="7208" y="2014"/>
                            <a:ext cx="50" cy="48"/>
                          </a:xfrm>
                          <a:custGeom>
                            <a:avLst/>
                            <a:gdLst>
                              <a:gd name="T0" fmla="+- 0 7258 7208"/>
                              <a:gd name="T1" fmla="*/ T0 w 50"/>
                              <a:gd name="T2" fmla="+- 0 2032 2014"/>
                              <a:gd name="T3" fmla="*/ 2032 h 48"/>
                              <a:gd name="T4" fmla="+- 0 7208 7208"/>
                              <a:gd name="T5" fmla="*/ T4 w 50"/>
                              <a:gd name="T6" fmla="+- 0 2032 2014"/>
                              <a:gd name="T7" fmla="*/ 2032 h 48"/>
                              <a:gd name="T8" fmla="+- 0 7223 7208"/>
                              <a:gd name="T9" fmla="*/ T8 w 50"/>
                              <a:gd name="T10" fmla="+- 0 2043 2014"/>
                              <a:gd name="T11" fmla="*/ 2043 h 48"/>
                              <a:gd name="T12" fmla="+- 0 7217 7208"/>
                              <a:gd name="T13" fmla="*/ T12 w 50"/>
                              <a:gd name="T14" fmla="+- 0 2061 2014"/>
                              <a:gd name="T15" fmla="*/ 2061 h 48"/>
                              <a:gd name="T16" fmla="+- 0 7233 7208"/>
                              <a:gd name="T17" fmla="*/ T16 w 50"/>
                              <a:gd name="T18" fmla="+- 0 2050 2014"/>
                              <a:gd name="T19" fmla="*/ 2050 h 48"/>
                              <a:gd name="T20" fmla="+- 0 7244 7208"/>
                              <a:gd name="T21" fmla="*/ T20 w 50"/>
                              <a:gd name="T22" fmla="+- 0 2050 2014"/>
                              <a:gd name="T23" fmla="*/ 2050 h 48"/>
                              <a:gd name="T24" fmla="+- 0 7242 7208"/>
                              <a:gd name="T25" fmla="*/ T24 w 50"/>
                              <a:gd name="T26" fmla="+- 0 2043 2014"/>
                              <a:gd name="T27" fmla="*/ 2043 h 48"/>
                              <a:gd name="T28" fmla="+- 0 7258 7208"/>
                              <a:gd name="T29" fmla="*/ T28 w 50"/>
                              <a:gd name="T30" fmla="+- 0 2032 2014"/>
                              <a:gd name="T31" fmla="*/ 2032 h 48"/>
                              <a:gd name="T32" fmla="+- 0 7244 7208"/>
                              <a:gd name="T33" fmla="*/ T32 w 50"/>
                              <a:gd name="T34" fmla="+- 0 2050 2014"/>
                              <a:gd name="T35" fmla="*/ 2050 h 48"/>
                              <a:gd name="T36" fmla="+- 0 7233 7208"/>
                              <a:gd name="T37" fmla="*/ T36 w 50"/>
                              <a:gd name="T38" fmla="+- 0 2050 2014"/>
                              <a:gd name="T39" fmla="*/ 2050 h 48"/>
                              <a:gd name="T40" fmla="+- 0 7248 7208"/>
                              <a:gd name="T41" fmla="*/ T40 w 50"/>
                              <a:gd name="T42" fmla="+- 0 2061 2014"/>
                              <a:gd name="T43" fmla="*/ 2061 h 48"/>
                              <a:gd name="T44" fmla="+- 0 7244 7208"/>
                              <a:gd name="T45" fmla="*/ T44 w 50"/>
                              <a:gd name="T46" fmla="+- 0 2050 2014"/>
                              <a:gd name="T47" fmla="*/ 2050 h 48"/>
                              <a:gd name="T48" fmla="+- 0 7233 7208"/>
                              <a:gd name="T49" fmla="*/ T48 w 50"/>
                              <a:gd name="T50" fmla="+- 0 2014 2014"/>
                              <a:gd name="T51" fmla="*/ 2014 h 48"/>
                              <a:gd name="T52" fmla="+- 0 7227 7208"/>
                              <a:gd name="T53" fmla="*/ T52 w 50"/>
                              <a:gd name="T54" fmla="+- 0 2032 2014"/>
                              <a:gd name="T55" fmla="*/ 2032 h 48"/>
                              <a:gd name="T56" fmla="+- 0 7238 7208"/>
                              <a:gd name="T57" fmla="*/ T56 w 50"/>
                              <a:gd name="T58" fmla="+- 0 2032 2014"/>
                              <a:gd name="T59" fmla="*/ 2032 h 48"/>
                              <a:gd name="T60" fmla="+- 0 7233 7208"/>
                              <a:gd name="T61" fmla="*/ T60 w 50"/>
                              <a:gd name="T62" fmla="+- 0 2014 2014"/>
                              <a:gd name="T63" fmla="*/ 201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 h="48">
                                <a:moveTo>
                                  <a:pt x="50" y="18"/>
                                </a:moveTo>
                                <a:lnTo>
                                  <a:pt x="0" y="18"/>
                                </a:lnTo>
                                <a:lnTo>
                                  <a:pt x="15" y="29"/>
                                </a:lnTo>
                                <a:lnTo>
                                  <a:pt x="9" y="47"/>
                                </a:lnTo>
                                <a:lnTo>
                                  <a:pt x="25" y="36"/>
                                </a:lnTo>
                                <a:lnTo>
                                  <a:pt x="36" y="36"/>
                                </a:lnTo>
                                <a:lnTo>
                                  <a:pt x="34" y="29"/>
                                </a:lnTo>
                                <a:lnTo>
                                  <a:pt x="50" y="18"/>
                                </a:lnTo>
                                <a:close/>
                                <a:moveTo>
                                  <a:pt x="36" y="36"/>
                                </a:moveTo>
                                <a:lnTo>
                                  <a:pt x="25" y="36"/>
                                </a:lnTo>
                                <a:lnTo>
                                  <a:pt x="40" y="47"/>
                                </a:lnTo>
                                <a:lnTo>
                                  <a:pt x="36" y="36"/>
                                </a:lnTo>
                                <a:close/>
                                <a:moveTo>
                                  <a:pt x="25" y="0"/>
                                </a:moveTo>
                                <a:lnTo>
                                  <a:pt x="19" y="18"/>
                                </a:lnTo>
                                <a:lnTo>
                                  <a:pt x="30" y="18"/>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3" name="Freeform 763"/>
                        <wps:cNvSpPr>
                          <a:spLocks/>
                        </wps:cNvSpPr>
                        <wps:spPr bwMode="auto">
                          <a:xfrm>
                            <a:off x="7208" y="2014"/>
                            <a:ext cx="50" cy="48"/>
                          </a:xfrm>
                          <a:custGeom>
                            <a:avLst/>
                            <a:gdLst>
                              <a:gd name="T0" fmla="+- 0 7233 7208"/>
                              <a:gd name="T1" fmla="*/ T0 w 50"/>
                              <a:gd name="T2" fmla="+- 0 2014 2014"/>
                              <a:gd name="T3" fmla="*/ 2014 h 48"/>
                              <a:gd name="T4" fmla="+- 0 7227 7208"/>
                              <a:gd name="T5" fmla="*/ T4 w 50"/>
                              <a:gd name="T6" fmla="+- 0 2032 2014"/>
                              <a:gd name="T7" fmla="*/ 2032 h 48"/>
                              <a:gd name="T8" fmla="+- 0 7208 7208"/>
                              <a:gd name="T9" fmla="*/ T8 w 50"/>
                              <a:gd name="T10" fmla="+- 0 2032 2014"/>
                              <a:gd name="T11" fmla="*/ 2032 h 48"/>
                              <a:gd name="T12" fmla="+- 0 7223 7208"/>
                              <a:gd name="T13" fmla="*/ T12 w 50"/>
                              <a:gd name="T14" fmla="+- 0 2043 2014"/>
                              <a:gd name="T15" fmla="*/ 2043 h 48"/>
                              <a:gd name="T16" fmla="+- 0 7217 7208"/>
                              <a:gd name="T17" fmla="*/ T16 w 50"/>
                              <a:gd name="T18" fmla="+- 0 2061 2014"/>
                              <a:gd name="T19" fmla="*/ 2061 h 48"/>
                              <a:gd name="T20" fmla="+- 0 7233 7208"/>
                              <a:gd name="T21" fmla="*/ T20 w 50"/>
                              <a:gd name="T22" fmla="+- 0 2050 2014"/>
                              <a:gd name="T23" fmla="*/ 2050 h 48"/>
                              <a:gd name="T24" fmla="+- 0 7248 7208"/>
                              <a:gd name="T25" fmla="*/ T24 w 50"/>
                              <a:gd name="T26" fmla="+- 0 2061 2014"/>
                              <a:gd name="T27" fmla="*/ 2061 h 48"/>
                              <a:gd name="T28" fmla="+- 0 7242 7208"/>
                              <a:gd name="T29" fmla="*/ T28 w 50"/>
                              <a:gd name="T30" fmla="+- 0 2043 2014"/>
                              <a:gd name="T31" fmla="*/ 2043 h 48"/>
                              <a:gd name="T32" fmla="+- 0 7258 7208"/>
                              <a:gd name="T33" fmla="*/ T32 w 50"/>
                              <a:gd name="T34" fmla="+- 0 2032 2014"/>
                              <a:gd name="T35" fmla="*/ 2032 h 48"/>
                              <a:gd name="T36" fmla="+- 0 7238 7208"/>
                              <a:gd name="T37" fmla="*/ T36 w 50"/>
                              <a:gd name="T38" fmla="+- 0 2032 2014"/>
                              <a:gd name="T39" fmla="*/ 2032 h 48"/>
                              <a:gd name="T40" fmla="+- 0 7233 7208"/>
                              <a:gd name="T41" fmla="*/ T40 w 50"/>
                              <a:gd name="T42" fmla="+- 0 2014 2014"/>
                              <a:gd name="T43" fmla="*/ 201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0" h="48">
                                <a:moveTo>
                                  <a:pt x="25" y="0"/>
                                </a:moveTo>
                                <a:lnTo>
                                  <a:pt x="19" y="18"/>
                                </a:lnTo>
                                <a:lnTo>
                                  <a:pt x="0" y="18"/>
                                </a:lnTo>
                                <a:lnTo>
                                  <a:pt x="15" y="29"/>
                                </a:lnTo>
                                <a:lnTo>
                                  <a:pt x="9" y="47"/>
                                </a:lnTo>
                                <a:lnTo>
                                  <a:pt x="25" y="36"/>
                                </a:lnTo>
                                <a:lnTo>
                                  <a:pt x="40" y="47"/>
                                </a:lnTo>
                                <a:lnTo>
                                  <a:pt x="34" y="29"/>
                                </a:lnTo>
                                <a:lnTo>
                                  <a:pt x="50" y="18"/>
                                </a:lnTo>
                                <a:lnTo>
                                  <a:pt x="30" y="18"/>
                                </a:lnTo>
                                <a:lnTo>
                                  <a:pt x="25" y="0"/>
                                </a:lnTo>
                                <a:close/>
                              </a:path>
                            </a:pathLst>
                          </a:custGeom>
                          <a:noFill/>
                          <a:ln w="333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4" name="AutoShape 762"/>
                        <wps:cNvSpPr>
                          <a:spLocks/>
                        </wps:cNvSpPr>
                        <wps:spPr bwMode="auto">
                          <a:xfrm>
                            <a:off x="1796" y="2988"/>
                            <a:ext cx="13392" cy="9980"/>
                          </a:xfrm>
                          <a:custGeom>
                            <a:avLst/>
                            <a:gdLst>
                              <a:gd name="T0" fmla="+- 0 6793 1796"/>
                              <a:gd name="T1" fmla="*/ T0 w 13392"/>
                              <a:gd name="T2" fmla="+- 0 2358 2988"/>
                              <a:gd name="T3" fmla="*/ 2358 h 9980"/>
                              <a:gd name="T4" fmla="+- 0 6793 1796"/>
                              <a:gd name="T5" fmla="*/ T4 w 13392"/>
                              <a:gd name="T6" fmla="+- 0 -260 2988"/>
                              <a:gd name="T7" fmla="*/ -260 h 9980"/>
                              <a:gd name="T8" fmla="+- 0 10307 1796"/>
                              <a:gd name="T9" fmla="*/ T8 w 13392"/>
                              <a:gd name="T10" fmla="+- 0 2358 2988"/>
                              <a:gd name="T11" fmla="*/ 2358 h 9980"/>
                              <a:gd name="T12" fmla="+- 0 10307 1796"/>
                              <a:gd name="T13" fmla="*/ T12 w 13392"/>
                              <a:gd name="T14" fmla="+- 0 -260 2988"/>
                              <a:gd name="T15" fmla="*/ -260 h 9980"/>
                              <a:gd name="T16" fmla="+- 0 6793 1796"/>
                              <a:gd name="T17" fmla="*/ T16 w 13392"/>
                              <a:gd name="T18" fmla="+- 0 2358 2988"/>
                              <a:gd name="T19" fmla="*/ 2358 h 9980"/>
                              <a:gd name="T20" fmla="+- 0 10307 1796"/>
                              <a:gd name="T21" fmla="*/ T20 w 13392"/>
                              <a:gd name="T22" fmla="+- 0 2358 2988"/>
                              <a:gd name="T23" fmla="*/ 2358 h 9980"/>
                              <a:gd name="T24" fmla="+- 0 6793 1796"/>
                              <a:gd name="T25" fmla="*/ T24 w 13392"/>
                              <a:gd name="T26" fmla="+- 0 -260 2988"/>
                              <a:gd name="T27" fmla="*/ -260 h 9980"/>
                              <a:gd name="T28" fmla="+- 0 10307 1796"/>
                              <a:gd name="T29" fmla="*/ T28 w 13392"/>
                              <a:gd name="T30" fmla="+- 0 -260 2988"/>
                              <a:gd name="T31" fmla="*/ -260 h 99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392" h="9980">
                                <a:moveTo>
                                  <a:pt x="4997" y="-630"/>
                                </a:moveTo>
                                <a:lnTo>
                                  <a:pt x="4997" y="-3248"/>
                                </a:lnTo>
                                <a:moveTo>
                                  <a:pt x="8511" y="-630"/>
                                </a:moveTo>
                                <a:lnTo>
                                  <a:pt x="8511" y="-3248"/>
                                </a:lnTo>
                                <a:moveTo>
                                  <a:pt x="4997" y="-630"/>
                                </a:moveTo>
                                <a:lnTo>
                                  <a:pt x="8511" y="-630"/>
                                </a:lnTo>
                                <a:moveTo>
                                  <a:pt x="4997" y="-3248"/>
                                </a:moveTo>
                                <a:lnTo>
                                  <a:pt x="8511" y="-3248"/>
                                </a:lnTo>
                              </a:path>
                            </a:pathLst>
                          </a:custGeom>
                          <a:noFill/>
                          <a:ln w="2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5" name="Freeform 761"/>
                        <wps:cNvSpPr>
                          <a:spLocks/>
                        </wps:cNvSpPr>
                        <wps:spPr bwMode="auto">
                          <a:xfrm>
                            <a:off x="9605" y="-234"/>
                            <a:ext cx="676" cy="339"/>
                          </a:xfrm>
                          <a:custGeom>
                            <a:avLst/>
                            <a:gdLst>
                              <a:gd name="T0" fmla="+- 0 10277 9605"/>
                              <a:gd name="T1" fmla="*/ T0 w 676"/>
                              <a:gd name="T2" fmla="+- 0 -234 -234"/>
                              <a:gd name="T3" fmla="*/ -234 h 339"/>
                              <a:gd name="T4" fmla="+- 0 9609 9605"/>
                              <a:gd name="T5" fmla="*/ T4 w 676"/>
                              <a:gd name="T6" fmla="+- 0 -234 -234"/>
                              <a:gd name="T7" fmla="*/ -234 h 339"/>
                              <a:gd name="T8" fmla="+- 0 9605 9605"/>
                              <a:gd name="T9" fmla="*/ T8 w 676"/>
                              <a:gd name="T10" fmla="+- 0 -230 -234"/>
                              <a:gd name="T11" fmla="*/ -230 h 339"/>
                              <a:gd name="T12" fmla="+- 0 9605 9605"/>
                              <a:gd name="T13" fmla="*/ T12 w 676"/>
                              <a:gd name="T14" fmla="+- 0 101 -234"/>
                              <a:gd name="T15" fmla="*/ 101 h 339"/>
                              <a:gd name="T16" fmla="+- 0 9609 9605"/>
                              <a:gd name="T17" fmla="*/ T16 w 676"/>
                              <a:gd name="T18" fmla="+- 0 105 -234"/>
                              <a:gd name="T19" fmla="*/ 105 h 339"/>
                              <a:gd name="T20" fmla="+- 0 10277 9605"/>
                              <a:gd name="T21" fmla="*/ T20 w 676"/>
                              <a:gd name="T22" fmla="+- 0 105 -234"/>
                              <a:gd name="T23" fmla="*/ 105 h 339"/>
                              <a:gd name="T24" fmla="+- 0 10281 9605"/>
                              <a:gd name="T25" fmla="*/ T24 w 676"/>
                              <a:gd name="T26" fmla="+- 0 101 -234"/>
                              <a:gd name="T27" fmla="*/ 101 h 339"/>
                              <a:gd name="T28" fmla="+- 0 10281 9605"/>
                              <a:gd name="T29" fmla="*/ T28 w 676"/>
                              <a:gd name="T30" fmla="+- 0 -230 -234"/>
                              <a:gd name="T31" fmla="*/ -230 h 339"/>
                              <a:gd name="T32" fmla="+- 0 10277 9605"/>
                              <a:gd name="T33" fmla="*/ T32 w 676"/>
                              <a:gd name="T34" fmla="+- 0 -234 -234"/>
                              <a:gd name="T35" fmla="*/ -234 h 3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76" h="339">
                                <a:moveTo>
                                  <a:pt x="672" y="0"/>
                                </a:moveTo>
                                <a:lnTo>
                                  <a:pt x="4" y="0"/>
                                </a:lnTo>
                                <a:lnTo>
                                  <a:pt x="0" y="4"/>
                                </a:lnTo>
                                <a:lnTo>
                                  <a:pt x="0" y="335"/>
                                </a:lnTo>
                                <a:lnTo>
                                  <a:pt x="4" y="339"/>
                                </a:lnTo>
                                <a:lnTo>
                                  <a:pt x="672" y="339"/>
                                </a:lnTo>
                                <a:lnTo>
                                  <a:pt x="676" y="335"/>
                                </a:lnTo>
                                <a:lnTo>
                                  <a:pt x="676" y="4"/>
                                </a:lnTo>
                                <a:lnTo>
                                  <a:pt x="672" y="0"/>
                                </a:lnTo>
                                <a:close/>
                              </a:path>
                            </a:pathLst>
                          </a:custGeom>
                          <a:solidFill>
                            <a:srgbClr val="FFFF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6" name="Freeform 760"/>
                        <wps:cNvSpPr>
                          <a:spLocks/>
                        </wps:cNvSpPr>
                        <wps:spPr bwMode="auto">
                          <a:xfrm>
                            <a:off x="9605" y="-234"/>
                            <a:ext cx="676" cy="339"/>
                          </a:xfrm>
                          <a:custGeom>
                            <a:avLst/>
                            <a:gdLst>
                              <a:gd name="T0" fmla="+- 0 9616 9605"/>
                              <a:gd name="T1" fmla="*/ T0 w 676"/>
                              <a:gd name="T2" fmla="+- 0 105 -234"/>
                              <a:gd name="T3" fmla="*/ 105 h 339"/>
                              <a:gd name="T4" fmla="+- 0 10270 9605"/>
                              <a:gd name="T5" fmla="*/ T4 w 676"/>
                              <a:gd name="T6" fmla="+- 0 105 -234"/>
                              <a:gd name="T7" fmla="*/ 105 h 339"/>
                              <a:gd name="T8" fmla="+- 0 10277 9605"/>
                              <a:gd name="T9" fmla="*/ T8 w 676"/>
                              <a:gd name="T10" fmla="+- 0 105 -234"/>
                              <a:gd name="T11" fmla="*/ 105 h 339"/>
                              <a:gd name="T12" fmla="+- 0 10281 9605"/>
                              <a:gd name="T13" fmla="*/ T12 w 676"/>
                              <a:gd name="T14" fmla="+- 0 101 -234"/>
                              <a:gd name="T15" fmla="*/ 101 h 339"/>
                              <a:gd name="T16" fmla="+- 0 10281 9605"/>
                              <a:gd name="T17" fmla="*/ T16 w 676"/>
                              <a:gd name="T18" fmla="+- 0 94 -234"/>
                              <a:gd name="T19" fmla="*/ 94 h 339"/>
                              <a:gd name="T20" fmla="+- 0 10281 9605"/>
                              <a:gd name="T21" fmla="*/ T20 w 676"/>
                              <a:gd name="T22" fmla="+- 0 -223 -234"/>
                              <a:gd name="T23" fmla="*/ -223 h 339"/>
                              <a:gd name="T24" fmla="+- 0 10281 9605"/>
                              <a:gd name="T25" fmla="*/ T24 w 676"/>
                              <a:gd name="T26" fmla="+- 0 -230 -234"/>
                              <a:gd name="T27" fmla="*/ -230 h 339"/>
                              <a:gd name="T28" fmla="+- 0 10277 9605"/>
                              <a:gd name="T29" fmla="*/ T28 w 676"/>
                              <a:gd name="T30" fmla="+- 0 -234 -234"/>
                              <a:gd name="T31" fmla="*/ -234 h 339"/>
                              <a:gd name="T32" fmla="+- 0 10270 9605"/>
                              <a:gd name="T33" fmla="*/ T32 w 676"/>
                              <a:gd name="T34" fmla="+- 0 -234 -234"/>
                              <a:gd name="T35" fmla="*/ -234 h 339"/>
                              <a:gd name="T36" fmla="+- 0 9616 9605"/>
                              <a:gd name="T37" fmla="*/ T36 w 676"/>
                              <a:gd name="T38" fmla="+- 0 -234 -234"/>
                              <a:gd name="T39" fmla="*/ -234 h 339"/>
                              <a:gd name="T40" fmla="+- 0 9609 9605"/>
                              <a:gd name="T41" fmla="*/ T40 w 676"/>
                              <a:gd name="T42" fmla="+- 0 -234 -234"/>
                              <a:gd name="T43" fmla="*/ -234 h 339"/>
                              <a:gd name="T44" fmla="+- 0 9605 9605"/>
                              <a:gd name="T45" fmla="*/ T44 w 676"/>
                              <a:gd name="T46" fmla="+- 0 -230 -234"/>
                              <a:gd name="T47" fmla="*/ -230 h 339"/>
                              <a:gd name="T48" fmla="+- 0 9605 9605"/>
                              <a:gd name="T49" fmla="*/ T48 w 676"/>
                              <a:gd name="T50" fmla="+- 0 -223 -234"/>
                              <a:gd name="T51" fmla="*/ -223 h 339"/>
                              <a:gd name="T52" fmla="+- 0 9605 9605"/>
                              <a:gd name="T53" fmla="*/ T52 w 676"/>
                              <a:gd name="T54" fmla="+- 0 94 -234"/>
                              <a:gd name="T55" fmla="*/ 94 h 339"/>
                              <a:gd name="T56" fmla="+- 0 9605 9605"/>
                              <a:gd name="T57" fmla="*/ T56 w 676"/>
                              <a:gd name="T58" fmla="+- 0 101 -234"/>
                              <a:gd name="T59" fmla="*/ 101 h 339"/>
                              <a:gd name="T60" fmla="+- 0 9609 9605"/>
                              <a:gd name="T61" fmla="*/ T60 w 676"/>
                              <a:gd name="T62" fmla="+- 0 105 -234"/>
                              <a:gd name="T63" fmla="*/ 105 h 339"/>
                              <a:gd name="T64" fmla="+- 0 9616 9605"/>
                              <a:gd name="T65" fmla="*/ T64 w 676"/>
                              <a:gd name="T66" fmla="+- 0 105 -234"/>
                              <a:gd name="T67" fmla="*/ 105 h 3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76" h="339">
                                <a:moveTo>
                                  <a:pt x="11" y="339"/>
                                </a:moveTo>
                                <a:lnTo>
                                  <a:pt x="665" y="339"/>
                                </a:lnTo>
                                <a:lnTo>
                                  <a:pt x="672" y="339"/>
                                </a:lnTo>
                                <a:lnTo>
                                  <a:pt x="676" y="335"/>
                                </a:lnTo>
                                <a:lnTo>
                                  <a:pt x="676" y="328"/>
                                </a:lnTo>
                                <a:lnTo>
                                  <a:pt x="676" y="11"/>
                                </a:lnTo>
                                <a:lnTo>
                                  <a:pt x="676" y="4"/>
                                </a:lnTo>
                                <a:lnTo>
                                  <a:pt x="672" y="0"/>
                                </a:lnTo>
                                <a:lnTo>
                                  <a:pt x="665" y="0"/>
                                </a:lnTo>
                                <a:lnTo>
                                  <a:pt x="11" y="0"/>
                                </a:lnTo>
                                <a:lnTo>
                                  <a:pt x="4" y="0"/>
                                </a:lnTo>
                                <a:lnTo>
                                  <a:pt x="0" y="4"/>
                                </a:lnTo>
                                <a:lnTo>
                                  <a:pt x="0" y="11"/>
                                </a:lnTo>
                                <a:lnTo>
                                  <a:pt x="0" y="328"/>
                                </a:lnTo>
                                <a:lnTo>
                                  <a:pt x="0" y="335"/>
                                </a:lnTo>
                                <a:lnTo>
                                  <a:pt x="4" y="339"/>
                                </a:lnTo>
                                <a:lnTo>
                                  <a:pt x="11" y="339"/>
                                </a:lnTo>
                                <a:close/>
                              </a:path>
                            </a:pathLst>
                          </a:custGeom>
                          <a:noFill/>
                          <a:ln w="3332">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 name="Freeform 759"/>
                        <wps:cNvSpPr>
                          <a:spLocks/>
                        </wps:cNvSpPr>
                        <wps:spPr bwMode="auto">
                          <a:xfrm>
                            <a:off x="9663" y="-183"/>
                            <a:ext cx="32" cy="32"/>
                          </a:xfrm>
                          <a:custGeom>
                            <a:avLst/>
                            <a:gdLst>
                              <a:gd name="T0" fmla="+- 0 9683 9663"/>
                              <a:gd name="T1" fmla="*/ T0 w 32"/>
                              <a:gd name="T2" fmla="+- 0 -183 -183"/>
                              <a:gd name="T3" fmla="*/ -183 h 32"/>
                              <a:gd name="T4" fmla="+- 0 9675 9663"/>
                              <a:gd name="T5" fmla="*/ T4 w 32"/>
                              <a:gd name="T6" fmla="+- 0 -183 -183"/>
                              <a:gd name="T7" fmla="*/ -183 h 32"/>
                              <a:gd name="T8" fmla="+- 0 9671 9663"/>
                              <a:gd name="T9" fmla="*/ T8 w 32"/>
                              <a:gd name="T10" fmla="+- 0 -181 -183"/>
                              <a:gd name="T11" fmla="*/ -181 h 32"/>
                              <a:gd name="T12" fmla="+- 0 9665 9663"/>
                              <a:gd name="T13" fmla="*/ T12 w 32"/>
                              <a:gd name="T14" fmla="+- 0 -175 -183"/>
                              <a:gd name="T15" fmla="*/ -175 h 32"/>
                              <a:gd name="T16" fmla="+- 0 9663 9663"/>
                              <a:gd name="T17" fmla="*/ T16 w 32"/>
                              <a:gd name="T18" fmla="+- 0 -171 -183"/>
                              <a:gd name="T19" fmla="*/ -171 h 32"/>
                              <a:gd name="T20" fmla="+- 0 9663 9663"/>
                              <a:gd name="T21" fmla="*/ T20 w 32"/>
                              <a:gd name="T22" fmla="+- 0 -163 -183"/>
                              <a:gd name="T23" fmla="*/ -163 h 32"/>
                              <a:gd name="T24" fmla="+- 0 9665 9663"/>
                              <a:gd name="T25" fmla="*/ T24 w 32"/>
                              <a:gd name="T26" fmla="+- 0 -159 -183"/>
                              <a:gd name="T27" fmla="*/ -159 h 32"/>
                              <a:gd name="T28" fmla="+- 0 9671 9663"/>
                              <a:gd name="T29" fmla="*/ T28 w 32"/>
                              <a:gd name="T30" fmla="+- 0 -153 -183"/>
                              <a:gd name="T31" fmla="*/ -153 h 32"/>
                              <a:gd name="T32" fmla="+- 0 9675 9663"/>
                              <a:gd name="T33" fmla="*/ T32 w 32"/>
                              <a:gd name="T34" fmla="+- 0 -151 -183"/>
                              <a:gd name="T35" fmla="*/ -151 h 32"/>
                              <a:gd name="T36" fmla="+- 0 9683 9663"/>
                              <a:gd name="T37" fmla="*/ T36 w 32"/>
                              <a:gd name="T38" fmla="+- 0 -151 -183"/>
                              <a:gd name="T39" fmla="*/ -151 h 32"/>
                              <a:gd name="T40" fmla="+- 0 9687 9663"/>
                              <a:gd name="T41" fmla="*/ T40 w 32"/>
                              <a:gd name="T42" fmla="+- 0 -153 -183"/>
                              <a:gd name="T43" fmla="*/ -153 h 32"/>
                              <a:gd name="T44" fmla="+- 0 9693 9663"/>
                              <a:gd name="T45" fmla="*/ T44 w 32"/>
                              <a:gd name="T46" fmla="+- 0 -159 -183"/>
                              <a:gd name="T47" fmla="*/ -159 h 32"/>
                              <a:gd name="T48" fmla="+- 0 9694 9663"/>
                              <a:gd name="T49" fmla="*/ T48 w 32"/>
                              <a:gd name="T50" fmla="+- 0 -163 -183"/>
                              <a:gd name="T51" fmla="*/ -163 h 32"/>
                              <a:gd name="T52" fmla="+- 0 9694 9663"/>
                              <a:gd name="T53" fmla="*/ T52 w 32"/>
                              <a:gd name="T54" fmla="+- 0 -171 -183"/>
                              <a:gd name="T55" fmla="*/ -171 h 32"/>
                              <a:gd name="T56" fmla="+- 0 9693 9663"/>
                              <a:gd name="T57" fmla="*/ T56 w 32"/>
                              <a:gd name="T58" fmla="+- 0 -175 -183"/>
                              <a:gd name="T59" fmla="*/ -175 h 32"/>
                              <a:gd name="T60" fmla="+- 0 9687 9663"/>
                              <a:gd name="T61" fmla="*/ T60 w 32"/>
                              <a:gd name="T62" fmla="+- 0 -181 -183"/>
                              <a:gd name="T63" fmla="*/ -181 h 32"/>
                              <a:gd name="T64" fmla="+- 0 9683 9663"/>
                              <a:gd name="T65" fmla="*/ T64 w 32"/>
                              <a:gd name="T66" fmla="+- 0 -183 -183"/>
                              <a:gd name="T67" fmla="*/ -183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 h="32">
                                <a:moveTo>
                                  <a:pt x="20" y="0"/>
                                </a:moveTo>
                                <a:lnTo>
                                  <a:pt x="12" y="0"/>
                                </a:lnTo>
                                <a:lnTo>
                                  <a:pt x="8" y="2"/>
                                </a:lnTo>
                                <a:lnTo>
                                  <a:pt x="2" y="8"/>
                                </a:lnTo>
                                <a:lnTo>
                                  <a:pt x="0" y="12"/>
                                </a:lnTo>
                                <a:lnTo>
                                  <a:pt x="0" y="20"/>
                                </a:lnTo>
                                <a:lnTo>
                                  <a:pt x="2" y="24"/>
                                </a:lnTo>
                                <a:lnTo>
                                  <a:pt x="8" y="30"/>
                                </a:lnTo>
                                <a:lnTo>
                                  <a:pt x="12" y="32"/>
                                </a:lnTo>
                                <a:lnTo>
                                  <a:pt x="20" y="32"/>
                                </a:lnTo>
                                <a:lnTo>
                                  <a:pt x="24" y="30"/>
                                </a:lnTo>
                                <a:lnTo>
                                  <a:pt x="30" y="24"/>
                                </a:lnTo>
                                <a:lnTo>
                                  <a:pt x="31" y="20"/>
                                </a:lnTo>
                                <a:lnTo>
                                  <a:pt x="31" y="12"/>
                                </a:lnTo>
                                <a:lnTo>
                                  <a:pt x="30" y="8"/>
                                </a:lnTo>
                                <a:lnTo>
                                  <a:pt x="24" y="2"/>
                                </a:lnTo>
                                <a:lnTo>
                                  <a:pt x="20"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8" name="Freeform 758"/>
                        <wps:cNvSpPr>
                          <a:spLocks/>
                        </wps:cNvSpPr>
                        <wps:spPr bwMode="auto">
                          <a:xfrm>
                            <a:off x="9663" y="-183"/>
                            <a:ext cx="32" cy="32"/>
                          </a:xfrm>
                          <a:custGeom>
                            <a:avLst/>
                            <a:gdLst>
                              <a:gd name="T0" fmla="+- 0 9679 9663"/>
                              <a:gd name="T1" fmla="*/ T0 w 32"/>
                              <a:gd name="T2" fmla="+- 0 -151 -183"/>
                              <a:gd name="T3" fmla="*/ -151 h 32"/>
                              <a:gd name="T4" fmla="+- 0 9683 9663"/>
                              <a:gd name="T5" fmla="*/ T4 w 32"/>
                              <a:gd name="T6" fmla="+- 0 -151 -183"/>
                              <a:gd name="T7" fmla="*/ -151 h 32"/>
                              <a:gd name="T8" fmla="+- 0 9687 9663"/>
                              <a:gd name="T9" fmla="*/ T8 w 32"/>
                              <a:gd name="T10" fmla="+- 0 -153 -183"/>
                              <a:gd name="T11" fmla="*/ -153 h 32"/>
                              <a:gd name="T12" fmla="+- 0 9690 9663"/>
                              <a:gd name="T13" fmla="*/ T12 w 32"/>
                              <a:gd name="T14" fmla="+- 0 -156 -183"/>
                              <a:gd name="T15" fmla="*/ -156 h 32"/>
                              <a:gd name="T16" fmla="+- 0 9693 9663"/>
                              <a:gd name="T17" fmla="*/ T16 w 32"/>
                              <a:gd name="T18" fmla="+- 0 -159 -183"/>
                              <a:gd name="T19" fmla="*/ -159 h 32"/>
                              <a:gd name="T20" fmla="+- 0 9694 9663"/>
                              <a:gd name="T21" fmla="*/ T20 w 32"/>
                              <a:gd name="T22" fmla="+- 0 -163 -183"/>
                              <a:gd name="T23" fmla="*/ -163 h 32"/>
                              <a:gd name="T24" fmla="+- 0 9694 9663"/>
                              <a:gd name="T25" fmla="*/ T24 w 32"/>
                              <a:gd name="T26" fmla="+- 0 -167 -183"/>
                              <a:gd name="T27" fmla="*/ -167 h 32"/>
                              <a:gd name="T28" fmla="+- 0 9694 9663"/>
                              <a:gd name="T29" fmla="*/ T28 w 32"/>
                              <a:gd name="T30" fmla="+- 0 -171 -183"/>
                              <a:gd name="T31" fmla="*/ -171 h 32"/>
                              <a:gd name="T32" fmla="+- 0 9693 9663"/>
                              <a:gd name="T33" fmla="*/ T32 w 32"/>
                              <a:gd name="T34" fmla="+- 0 -175 -183"/>
                              <a:gd name="T35" fmla="*/ -175 h 32"/>
                              <a:gd name="T36" fmla="+- 0 9690 9663"/>
                              <a:gd name="T37" fmla="*/ T36 w 32"/>
                              <a:gd name="T38" fmla="+- 0 -178 -183"/>
                              <a:gd name="T39" fmla="*/ -178 h 32"/>
                              <a:gd name="T40" fmla="+- 0 9687 9663"/>
                              <a:gd name="T41" fmla="*/ T40 w 32"/>
                              <a:gd name="T42" fmla="+- 0 -181 -183"/>
                              <a:gd name="T43" fmla="*/ -181 h 32"/>
                              <a:gd name="T44" fmla="+- 0 9683 9663"/>
                              <a:gd name="T45" fmla="*/ T44 w 32"/>
                              <a:gd name="T46" fmla="+- 0 -183 -183"/>
                              <a:gd name="T47" fmla="*/ -183 h 32"/>
                              <a:gd name="T48" fmla="+- 0 9679 9663"/>
                              <a:gd name="T49" fmla="*/ T48 w 32"/>
                              <a:gd name="T50" fmla="+- 0 -183 -183"/>
                              <a:gd name="T51" fmla="*/ -183 h 32"/>
                              <a:gd name="T52" fmla="+- 0 9675 9663"/>
                              <a:gd name="T53" fmla="*/ T52 w 32"/>
                              <a:gd name="T54" fmla="+- 0 -183 -183"/>
                              <a:gd name="T55" fmla="*/ -183 h 32"/>
                              <a:gd name="T56" fmla="+- 0 9671 9663"/>
                              <a:gd name="T57" fmla="*/ T56 w 32"/>
                              <a:gd name="T58" fmla="+- 0 -181 -183"/>
                              <a:gd name="T59" fmla="*/ -181 h 32"/>
                              <a:gd name="T60" fmla="+- 0 9668 9663"/>
                              <a:gd name="T61" fmla="*/ T60 w 32"/>
                              <a:gd name="T62" fmla="+- 0 -178 -183"/>
                              <a:gd name="T63" fmla="*/ -178 h 32"/>
                              <a:gd name="T64" fmla="+- 0 9665 9663"/>
                              <a:gd name="T65" fmla="*/ T64 w 32"/>
                              <a:gd name="T66" fmla="+- 0 -175 -183"/>
                              <a:gd name="T67" fmla="*/ -175 h 32"/>
                              <a:gd name="T68" fmla="+- 0 9663 9663"/>
                              <a:gd name="T69" fmla="*/ T68 w 32"/>
                              <a:gd name="T70" fmla="+- 0 -171 -183"/>
                              <a:gd name="T71" fmla="*/ -171 h 32"/>
                              <a:gd name="T72" fmla="+- 0 9663 9663"/>
                              <a:gd name="T73" fmla="*/ T72 w 32"/>
                              <a:gd name="T74" fmla="+- 0 -167 -183"/>
                              <a:gd name="T75" fmla="*/ -167 h 32"/>
                              <a:gd name="T76" fmla="+- 0 9663 9663"/>
                              <a:gd name="T77" fmla="*/ T76 w 32"/>
                              <a:gd name="T78" fmla="+- 0 -163 -183"/>
                              <a:gd name="T79" fmla="*/ -163 h 32"/>
                              <a:gd name="T80" fmla="+- 0 9665 9663"/>
                              <a:gd name="T81" fmla="*/ T80 w 32"/>
                              <a:gd name="T82" fmla="+- 0 -159 -183"/>
                              <a:gd name="T83" fmla="*/ -159 h 32"/>
                              <a:gd name="T84" fmla="+- 0 9668 9663"/>
                              <a:gd name="T85" fmla="*/ T84 w 32"/>
                              <a:gd name="T86" fmla="+- 0 -156 -183"/>
                              <a:gd name="T87" fmla="*/ -156 h 32"/>
                              <a:gd name="T88" fmla="+- 0 9671 9663"/>
                              <a:gd name="T89" fmla="*/ T88 w 32"/>
                              <a:gd name="T90" fmla="+- 0 -153 -183"/>
                              <a:gd name="T91" fmla="*/ -153 h 32"/>
                              <a:gd name="T92" fmla="+- 0 9675 9663"/>
                              <a:gd name="T93" fmla="*/ T92 w 32"/>
                              <a:gd name="T94" fmla="+- 0 -151 -183"/>
                              <a:gd name="T95" fmla="*/ -151 h 32"/>
                              <a:gd name="T96" fmla="+- 0 9679 9663"/>
                              <a:gd name="T97" fmla="*/ T96 w 32"/>
                              <a:gd name="T98" fmla="+- 0 -151 -183"/>
                              <a:gd name="T99" fmla="*/ -151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2" h="32">
                                <a:moveTo>
                                  <a:pt x="16" y="32"/>
                                </a:moveTo>
                                <a:lnTo>
                                  <a:pt x="20" y="32"/>
                                </a:lnTo>
                                <a:lnTo>
                                  <a:pt x="24" y="30"/>
                                </a:lnTo>
                                <a:lnTo>
                                  <a:pt x="27" y="27"/>
                                </a:lnTo>
                                <a:lnTo>
                                  <a:pt x="30" y="24"/>
                                </a:lnTo>
                                <a:lnTo>
                                  <a:pt x="31" y="20"/>
                                </a:lnTo>
                                <a:lnTo>
                                  <a:pt x="31" y="16"/>
                                </a:lnTo>
                                <a:lnTo>
                                  <a:pt x="31" y="12"/>
                                </a:lnTo>
                                <a:lnTo>
                                  <a:pt x="30" y="8"/>
                                </a:lnTo>
                                <a:lnTo>
                                  <a:pt x="27" y="5"/>
                                </a:lnTo>
                                <a:lnTo>
                                  <a:pt x="24" y="2"/>
                                </a:lnTo>
                                <a:lnTo>
                                  <a:pt x="20" y="0"/>
                                </a:lnTo>
                                <a:lnTo>
                                  <a:pt x="16" y="0"/>
                                </a:lnTo>
                                <a:lnTo>
                                  <a:pt x="12" y="0"/>
                                </a:lnTo>
                                <a:lnTo>
                                  <a:pt x="8" y="2"/>
                                </a:lnTo>
                                <a:lnTo>
                                  <a:pt x="5" y="5"/>
                                </a:lnTo>
                                <a:lnTo>
                                  <a:pt x="2" y="8"/>
                                </a:lnTo>
                                <a:lnTo>
                                  <a:pt x="0" y="12"/>
                                </a:lnTo>
                                <a:lnTo>
                                  <a:pt x="0" y="16"/>
                                </a:lnTo>
                                <a:lnTo>
                                  <a:pt x="0" y="20"/>
                                </a:lnTo>
                                <a:lnTo>
                                  <a:pt x="2" y="24"/>
                                </a:lnTo>
                                <a:lnTo>
                                  <a:pt x="5" y="27"/>
                                </a:lnTo>
                                <a:lnTo>
                                  <a:pt x="8" y="30"/>
                                </a:lnTo>
                                <a:lnTo>
                                  <a:pt x="12" y="32"/>
                                </a:lnTo>
                                <a:lnTo>
                                  <a:pt x="16" y="32"/>
                                </a:lnTo>
                                <a:close/>
                              </a:path>
                            </a:pathLst>
                          </a:custGeom>
                          <a:noFill/>
                          <a:ln w="333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 name="AutoShape 757"/>
                        <wps:cNvSpPr>
                          <a:spLocks/>
                        </wps:cNvSpPr>
                        <wps:spPr bwMode="auto">
                          <a:xfrm>
                            <a:off x="9664" y="32"/>
                            <a:ext cx="30" cy="29"/>
                          </a:xfrm>
                          <a:custGeom>
                            <a:avLst/>
                            <a:gdLst>
                              <a:gd name="T0" fmla="+- 0 9694 9664"/>
                              <a:gd name="T1" fmla="*/ T0 w 30"/>
                              <a:gd name="T2" fmla="+- 0 43 32"/>
                              <a:gd name="T3" fmla="*/ 43 h 29"/>
                              <a:gd name="T4" fmla="+- 0 9664 9664"/>
                              <a:gd name="T5" fmla="*/ T4 w 30"/>
                              <a:gd name="T6" fmla="+- 0 43 32"/>
                              <a:gd name="T7" fmla="*/ 43 h 29"/>
                              <a:gd name="T8" fmla="+- 0 9673 9664"/>
                              <a:gd name="T9" fmla="*/ T8 w 30"/>
                              <a:gd name="T10" fmla="+- 0 50 32"/>
                              <a:gd name="T11" fmla="*/ 50 h 29"/>
                              <a:gd name="T12" fmla="+- 0 9669 9664"/>
                              <a:gd name="T13" fmla="*/ T12 w 30"/>
                              <a:gd name="T14" fmla="+- 0 61 32"/>
                              <a:gd name="T15" fmla="*/ 61 h 29"/>
                              <a:gd name="T16" fmla="+- 0 9679 9664"/>
                              <a:gd name="T17" fmla="*/ T16 w 30"/>
                              <a:gd name="T18" fmla="+- 0 54 32"/>
                              <a:gd name="T19" fmla="*/ 54 h 29"/>
                              <a:gd name="T20" fmla="+- 0 9686 9664"/>
                              <a:gd name="T21" fmla="*/ T20 w 30"/>
                              <a:gd name="T22" fmla="+- 0 54 32"/>
                              <a:gd name="T23" fmla="*/ 54 h 29"/>
                              <a:gd name="T24" fmla="+- 0 9684 9664"/>
                              <a:gd name="T25" fmla="*/ T24 w 30"/>
                              <a:gd name="T26" fmla="+- 0 50 32"/>
                              <a:gd name="T27" fmla="*/ 50 h 29"/>
                              <a:gd name="T28" fmla="+- 0 9694 9664"/>
                              <a:gd name="T29" fmla="*/ T28 w 30"/>
                              <a:gd name="T30" fmla="+- 0 43 32"/>
                              <a:gd name="T31" fmla="*/ 43 h 29"/>
                              <a:gd name="T32" fmla="+- 0 9686 9664"/>
                              <a:gd name="T33" fmla="*/ T32 w 30"/>
                              <a:gd name="T34" fmla="+- 0 54 32"/>
                              <a:gd name="T35" fmla="*/ 54 h 29"/>
                              <a:gd name="T36" fmla="+- 0 9679 9664"/>
                              <a:gd name="T37" fmla="*/ T36 w 30"/>
                              <a:gd name="T38" fmla="+- 0 54 32"/>
                              <a:gd name="T39" fmla="*/ 54 h 29"/>
                              <a:gd name="T40" fmla="+- 0 9688 9664"/>
                              <a:gd name="T41" fmla="*/ T40 w 30"/>
                              <a:gd name="T42" fmla="+- 0 61 32"/>
                              <a:gd name="T43" fmla="*/ 61 h 29"/>
                              <a:gd name="T44" fmla="+- 0 9686 9664"/>
                              <a:gd name="T45" fmla="*/ T44 w 30"/>
                              <a:gd name="T46" fmla="+- 0 54 32"/>
                              <a:gd name="T47" fmla="*/ 54 h 29"/>
                              <a:gd name="T48" fmla="+- 0 9679 9664"/>
                              <a:gd name="T49" fmla="*/ T48 w 30"/>
                              <a:gd name="T50" fmla="+- 0 32 32"/>
                              <a:gd name="T51" fmla="*/ 32 h 29"/>
                              <a:gd name="T52" fmla="+- 0 9675 9664"/>
                              <a:gd name="T53" fmla="*/ T52 w 30"/>
                              <a:gd name="T54" fmla="+- 0 43 32"/>
                              <a:gd name="T55" fmla="*/ 43 h 29"/>
                              <a:gd name="T56" fmla="+- 0 9682 9664"/>
                              <a:gd name="T57" fmla="*/ T56 w 30"/>
                              <a:gd name="T58" fmla="+- 0 43 32"/>
                              <a:gd name="T59" fmla="*/ 43 h 29"/>
                              <a:gd name="T60" fmla="+- 0 9679 9664"/>
                              <a:gd name="T61" fmla="*/ T60 w 30"/>
                              <a:gd name="T62" fmla="+- 0 32 32"/>
                              <a:gd name="T63" fmla="*/ 32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0" h="29">
                                <a:moveTo>
                                  <a:pt x="30" y="11"/>
                                </a:moveTo>
                                <a:lnTo>
                                  <a:pt x="0" y="11"/>
                                </a:lnTo>
                                <a:lnTo>
                                  <a:pt x="9" y="18"/>
                                </a:lnTo>
                                <a:lnTo>
                                  <a:pt x="5" y="29"/>
                                </a:lnTo>
                                <a:lnTo>
                                  <a:pt x="15" y="22"/>
                                </a:lnTo>
                                <a:lnTo>
                                  <a:pt x="22" y="22"/>
                                </a:lnTo>
                                <a:lnTo>
                                  <a:pt x="20" y="18"/>
                                </a:lnTo>
                                <a:lnTo>
                                  <a:pt x="30" y="11"/>
                                </a:lnTo>
                                <a:close/>
                                <a:moveTo>
                                  <a:pt x="22" y="22"/>
                                </a:moveTo>
                                <a:lnTo>
                                  <a:pt x="15" y="22"/>
                                </a:lnTo>
                                <a:lnTo>
                                  <a:pt x="24" y="29"/>
                                </a:lnTo>
                                <a:lnTo>
                                  <a:pt x="22" y="22"/>
                                </a:lnTo>
                                <a:close/>
                                <a:moveTo>
                                  <a:pt x="15" y="0"/>
                                </a:moveTo>
                                <a:lnTo>
                                  <a:pt x="11" y="11"/>
                                </a:lnTo>
                                <a:lnTo>
                                  <a:pt x="18" y="11"/>
                                </a:lnTo>
                                <a:lnTo>
                                  <a:pt x="1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0" name="Freeform 756"/>
                        <wps:cNvSpPr>
                          <a:spLocks/>
                        </wps:cNvSpPr>
                        <wps:spPr bwMode="auto">
                          <a:xfrm>
                            <a:off x="9664" y="32"/>
                            <a:ext cx="30" cy="29"/>
                          </a:xfrm>
                          <a:custGeom>
                            <a:avLst/>
                            <a:gdLst>
                              <a:gd name="T0" fmla="+- 0 9679 9664"/>
                              <a:gd name="T1" fmla="*/ T0 w 30"/>
                              <a:gd name="T2" fmla="+- 0 32 32"/>
                              <a:gd name="T3" fmla="*/ 32 h 29"/>
                              <a:gd name="T4" fmla="+- 0 9675 9664"/>
                              <a:gd name="T5" fmla="*/ T4 w 30"/>
                              <a:gd name="T6" fmla="+- 0 43 32"/>
                              <a:gd name="T7" fmla="*/ 43 h 29"/>
                              <a:gd name="T8" fmla="+- 0 9664 9664"/>
                              <a:gd name="T9" fmla="*/ T8 w 30"/>
                              <a:gd name="T10" fmla="+- 0 43 32"/>
                              <a:gd name="T11" fmla="*/ 43 h 29"/>
                              <a:gd name="T12" fmla="+- 0 9673 9664"/>
                              <a:gd name="T13" fmla="*/ T12 w 30"/>
                              <a:gd name="T14" fmla="+- 0 50 32"/>
                              <a:gd name="T15" fmla="*/ 50 h 29"/>
                              <a:gd name="T16" fmla="+- 0 9669 9664"/>
                              <a:gd name="T17" fmla="*/ T16 w 30"/>
                              <a:gd name="T18" fmla="+- 0 61 32"/>
                              <a:gd name="T19" fmla="*/ 61 h 29"/>
                              <a:gd name="T20" fmla="+- 0 9679 9664"/>
                              <a:gd name="T21" fmla="*/ T20 w 30"/>
                              <a:gd name="T22" fmla="+- 0 54 32"/>
                              <a:gd name="T23" fmla="*/ 54 h 29"/>
                              <a:gd name="T24" fmla="+- 0 9688 9664"/>
                              <a:gd name="T25" fmla="*/ T24 w 30"/>
                              <a:gd name="T26" fmla="+- 0 61 32"/>
                              <a:gd name="T27" fmla="*/ 61 h 29"/>
                              <a:gd name="T28" fmla="+- 0 9684 9664"/>
                              <a:gd name="T29" fmla="*/ T28 w 30"/>
                              <a:gd name="T30" fmla="+- 0 50 32"/>
                              <a:gd name="T31" fmla="*/ 50 h 29"/>
                              <a:gd name="T32" fmla="+- 0 9694 9664"/>
                              <a:gd name="T33" fmla="*/ T32 w 30"/>
                              <a:gd name="T34" fmla="+- 0 43 32"/>
                              <a:gd name="T35" fmla="*/ 43 h 29"/>
                              <a:gd name="T36" fmla="+- 0 9682 9664"/>
                              <a:gd name="T37" fmla="*/ T36 w 30"/>
                              <a:gd name="T38" fmla="+- 0 43 32"/>
                              <a:gd name="T39" fmla="*/ 43 h 29"/>
                              <a:gd name="T40" fmla="+- 0 9679 9664"/>
                              <a:gd name="T41" fmla="*/ T40 w 30"/>
                              <a:gd name="T42" fmla="+- 0 32 32"/>
                              <a:gd name="T43" fmla="*/ 32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0" h="29">
                                <a:moveTo>
                                  <a:pt x="15" y="0"/>
                                </a:moveTo>
                                <a:lnTo>
                                  <a:pt x="11" y="11"/>
                                </a:lnTo>
                                <a:lnTo>
                                  <a:pt x="0" y="11"/>
                                </a:lnTo>
                                <a:lnTo>
                                  <a:pt x="9" y="18"/>
                                </a:lnTo>
                                <a:lnTo>
                                  <a:pt x="5" y="29"/>
                                </a:lnTo>
                                <a:lnTo>
                                  <a:pt x="15" y="22"/>
                                </a:lnTo>
                                <a:lnTo>
                                  <a:pt x="24" y="29"/>
                                </a:lnTo>
                                <a:lnTo>
                                  <a:pt x="20" y="18"/>
                                </a:lnTo>
                                <a:lnTo>
                                  <a:pt x="30" y="11"/>
                                </a:lnTo>
                                <a:lnTo>
                                  <a:pt x="18" y="11"/>
                                </a:lnTo>
                                <a:lnTo>
                                  <a:pt x="15" y="0"/>
                                </a:lnTo>
                                <a:close/>
                              </a:path>
                            </a:pathLst>
                          </a:custGeom>
                          <a:noFill/>
                          <a:ln w="333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 name="Text Box 755"/>
                        <wps:cNvSpPr txBox="1">
                          <a:spLocks noChangeArrowheads="1"/>
                        </wps:cNvSpPr>
                        <wps:spPr bwMode="auto">
                          <a:xfrm>
                            <a:off x="9429" y="-260"/>
                            <a:ext cx="440"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14" w:lineRule="exact"/>
                                <w:ind w:left="197" w:right="-10"/>
                                <w:rPr>
                                  <w:rFonts w:ascii="Arial"/>
                                  <w:sz w:val="14"/>
                                </w:rPr>
                              </w:pPr>
                              <w:r>
                                <w:rPr>
                                  <w:w w:val="104"/>
                                  <w:sz w:val="8"/>
                                  <w:u w:val="single" w:color="1F77B3"/>
                                </w:rPr>
                                <w:t xml:space="preserve"> </w:t>
                              </w:r>
                              <w:r>
                                <w:rPr>
                                  <w:sz w:val="8"/>
                                  <w:u w:val="single" w:color="1F77B3"/>
                                </w:rPr>
                                <w:t xml:space="preserve">    </w:t>
                              </w:r>
                              <w:r>
                                <w:rPr>
                                  <w:spacing w:val="3"/>
                                  <w:sz w:val="8"/>
                                  <w:u w:val="single" w:color="1F77B3"/>
                                </w:rPr>
                                <w:t xml:space="preserve"> </w:t>
                              </w:r>
                              <w:r>
                                <w:rPr>
                                  <w:spacing w:val="2"/>
                                  <w:sz w:val="8"/>
                                </w:rPr>
                                <w:t xml:space="preserve"> </w:t>
                              </w:r>
                              <w:r>
                                <w:rPr>
                                  <w:rFonts w:ascii="Arial"/>
                                  <w:w w:val="55"/>
                                  <w:sz w:val="14"/>
                                </w:rPr>
                                <w:t>SP</w:t>
                              </w:r>
                            </w:p>
                            <w:p w:rsidR="0009622D" w:rsidRDefault="0009622D">
                              <w:pPr>
                                <w:spacing w:line="107" w:lineRule="exact"/>
                                <w:ind w:left="197" w:right="-12"/>
                                <w:rPr>
                                  <w:rFonts w:ascii="Arial"/>
                                  <w:sz w:val="14"/>
                                </w:rPr>
                              </w:pPr>
                              <w:r>
                                <w:rPr>
                                  <w:w w:val="104"/>
                                  <w:sz w:val="8"/>
                                  <w:u w:val="single" w:color="FF7F0E"/>
                                </w:rPr>
                                <w:t xml:space="preserve"> </w:t>
                              </w:r>
                              <w:r>
                                <w:rPr>
                                  <w:sz w:val="8"/>
                                  <w:u w:val="single" w:color="FF7F0E"/>
                                </w:rPr>
                                <w:t xml:space="preserve">    </w:t>
                              </w:r>
                              <w:r>
                                <w:rPr>
                                  <w:spacing w:val="3"/>
                                  <w:sz w:val="8"/>
                                  <w:u w:val="single" w:color="FF7F0E"/>
                                </w:rPr>
                                <w:t xml:space="preserve"> </w:t>
                              </w:r>
                              <w:r>
                                <w:rPr>
                                  <w:spacing w:val="2"/>
                                  <w:sz w:val="8"/>
                                </w:rPr>
                                <w:t xml:space="preserve"> </w:t>
                              </w:r>
                              <w:r>
                                <w:rPr>
                                  <w:rFonts w:ascii="Arial"/>
                                  <w:w w:val="55"/>
                                  <w:sz w:val="14"/>
                                </w:rPr>
                                <w:t>SE</w:t>
                              </w:r>
                            </w:p>
                            <w:p w:rsidR="0009622D" w:rsidRDefault="0009622D">
                              <w:pPr>
                                <w:spacing w:line="134" w:lineRule="exact"/>
                                <w:ind w:left="197" w:right="-4"/>
                                <w:rPr>
                                  <w:rFonts w:ascii="Arial"/>
                                  <w:sz w:val="14"/>
                                </w:rPr>
                              </w:pPr>
                              <w:r>
                                <w:rPr>
                                  <w:w w:val="104"/>
                                  <w:sz w:val="8"/>
                                  <w:u w:val="single" w:color="2BA02B"/>
                                </w:rPr>
                                <w:t xml:space="preserve"> </w:t>
                              </w:r>
                              <w:r>
                                <w:rPr>
                                  <w:sz w:val="8"/>
                                  <w:u w:val="single" w:color="2BA02B"/>
                                </w:rPr>
                                <w:t xml:space="preserve">    </w:t>
                              </w:r>
                              <w:r>
                                <w:rPr>
                                  <w:spacing w:val="3"/>
                                  <w:sz w:val="8"/>
                                  <w:u w:val="single" w:color="2BA02B"/>
                                </w:rPr>
                                <w:t xml:space="preserve"> </w:t>
                              </w:r>
                              <w:r>
                                <w:rPr>
                                  <w:spacing w:val="2"/>
                                  <w:sz w:val="8"/>
                                </w:rPr>
                                <w:t xml:space="preserve"> </w:t>
                              </w:r>
                              <w:r>
                                <w:rPr>
                                  <w:rFonts w:ascii="Arial"/>
                                  <w:w w:val="60"/>
                                  <w:sz w:val="14"/>
                                </w:rPr>
                                <w:t>TL</w:t>
                              </w:r>
                            </w:p>
                          </w:txbxContent>
                        </wps:txbx>
                        <wps:bodyPr rot="0" vert="horz" wrap="square" lIns="0" tIns="0" rIns="0" bIns="0" anchor="t" anchorCtr="0" upright="1">
                          <a:noAutofit/>
                        </wps:bodyPr>
                      </wps:wsp>
                      <wps:wsp>
                        <wps:cNvPr id="852" name="Text Box 754"/>
                        <wps:cNvSpPr txBox="1">
                          <a:spLocks noChangeArrowheads="1"/>
                        </wps:cNvSpPr>
                        <wps:spPr bwMode="auto">
                          <a:xfrm>
                            <a:off x="9868" y="-260"/>
                            <a:ext cx="440"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23" w:line="160" w:lineRule="auto"/>
                                <w:ind w:left="3" w:right="45" w:firstLine="5"/>
                                <w:jc w:val="both"/>
                                <w:rPr>
                                  <w:rFonts w:ascii="Arial"/>
                                  <w:sz w:val="14"/>
                                </w:rPr>
                              </w:pPr>
                              <w:r>
                                <w:rPr>
                                  <w:rFonts w:ascii="Arial"/>
                                  <w:w w:val="60"/>
                                  <w:sz w:val="14"/>
                                </w:rPr>
                                <w:t xml:space="preserve">AR-MASS MI-MASS </w:t>
                              </w:r>
                              <w:r>
                                <w:rPr>
                                  <w:rFonts w:ascii="Arial"/>
                                  <w:w w:val="65"/>
                                  <w:sz w:val="14"/>
                                </w:rPr>
                                <w:t>P-MASS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5AC35C" id="Group 753" o:spid="_x0000_s1512" style="position:absolute;left:0;text-align:left;margin-left:338.65pt;margin-top:-13.1pt;width:177.25pt;height:132.1pt;z-index:-251618304;mso-position-horizontal-relative:page;mso-position-vertical-relative:text" coordorigin="6773,-262" coordsize="3545,2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">
                <v:line id="Line 841" o:spid="_x0000_s1513" style="position:absolute;visibility:visible;mso-wrap-style:square" from="6793,2358" to="6793,2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" strokecolor="#afafaf" strokeweight=".07406mm"/>
                <v:line id="Line 840" o:spid="_x0000_s1514" style="position:absolute;visibility:visible;mso-wrap-style:square" from="6793,2368" to="6793,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" strokeweight=".32394mm"/>
                <v:line id="Line 839" o:spid="_x0000_s1515" style="position:absolute;visibility:visible;mso-wrap-style:square" from="6793,2358" to="6793,2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" strokeweight=".07406mm"/>
                <v:line id="Line 838" o:spid="_x0000_s1516" style="position:absolute;visibility:visible;mso-wrap-style:square" from="7233,2358" to="7233,2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" strokecolor="#afafaf" strokeweight=".07406mm"/>
                <v:line id="Line 837" o:spid="_x0000_s1517" style="position:absolute;visibility:visible;mso-wrap-style:square" from="7233,2368" to="7233,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" strokeweight=".32394mm"/>
                <v:line id="Line 836" o:spid="_x0000_s1518" style="position:absolute;visibility:visible;mso-wrap-style:square" from="7233,2358" to="7233,2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" strokeweight=".07406mm"/>
                <v:line id="Line 835" o:spid="_x0000_s1519" style="position:absolute;visibility:visible;mso-wrap-style:square" from="7672,2358" to="7672,2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" strokecolor="#afafaf" strokeweight=".07406mm"/>
                <v:line id="Line 834" o:spid="_x0000_s1520" style="position:absolute;visibility:visible;mso-wrap-style:square" from="7672,2368" to="7672,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" strokeweight=".32394mm"/>
                <v:line id="Line 833" o:spid="_x0000_s1521" style="position:absolute;visibility:visible;mso-wrap-style:square" from="7672,2358" to="7672,2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" strokeweight=".07406mm"/>
                <v:line id="Line 832" o:spid="_x0000_s1522" style="position:absolute;visibility:visible;mso-wrap-style:square" from="8111,2358" to="8111,2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" strokecolor="#afafaf" strokeweight=".07406mm"/>
                <v:line id="Line 831" o:spid="_x0000_s1523" style="position:absolute;visibility:visible;mso-wrap-style:square" from="8111,2368" to="8111,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" strokeweight=".32394mm"/>
                <v:line id="Line 830" o:spid="_x0000_s1524" style="position:absolute;visibility:visible;mso-wrap-style:square" from="8111,2358" to="8111,2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" strokeweight=".07406mm"/>
                <v:line id="Line 829" o:spid="_x0000_s1525" style="position:absolute;visibility:visible;mso-wrap-style:square" from="8550,2358" to="8550,2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" strokecolor="#afafaf" strokeweight=".07406mm"/>
                <v:line id="Line 828" o:spid="_x0000_s1526" style="position:absolute;visibility:visible;mso-wrap-style:square" from="8550,2368" to="8550,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" strokeweight=".32394mm"/>
                <v:line id="Line 827" o:spid="_x0000_s1527" style="position:absolute;visibility:visible;mso-wrap-style:square" from="8550,2358" to="8550,2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" strokeweight=".07406mm"/>
                <v:line id="Line 826" o:spid="_x0000_s1528" style="position:absolute;visibility:visible;mso-wrap-style:square" from="8989,2358" to="8989,2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" strokecolor="#afafaf" strokeweight=".07406mm"/>
                <v:line id="Line 825" o:spid="_x0000_s1529" style="position:absolute;visibility:visible;mso-wrap-style:square" from="8989,2368" to="8989,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" strokeweight=".32394mm"/>
                <v:line id="Line 824" o:spid="_x0000_s1530" style="position:absolute;visibility:visible;mso-wrap-style:square" from="8989,2358" to="8989,2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" strokeweight=".07406mm"/>
                <v:line id="Line 823" o:spid="_x0000_s1531" style="position:absolute;visibility:visible;mso-wrap-style:square" from="9429,2358" to="9429,2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" strokecolor="#afafaf" strokeweight=".07406mm"/>
                <v:line id="Line 822" o:spid="_x0000_s1532" style="position:absolute;visibility:visible;mso-wrap-style:square" from="9429,2368" to="9429,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" strokeweight=".32394mm"/>
                <v:line id="Line 821" o:spid="_x0000_s1533" style="position:absolute;visibility:visible;mso-wrap-style:square" from="9429,2358" to="9429,2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" strokeweight=".07406mm"/>
                <v:line id="Line 820" o:spid="_x0000_s1534" style="position:absolute;visibility:visible;mso-wrap-style:square" from="9868,2358" to="9868,2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" strokecolor="#afafaf" strokeweight=".07406mm"/>
                <v:line id="Line 819" o:spid="_x0000_s1535" style="position:absolute;visibility:visible;mso-wrap-style:square" from="9868,2368" to="9868,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" strokeweight=".32394mm"/>
                <v:line id="Line 818" o:spid="_x0000_s1536" style="position:absolute;visibility:visible;mso-wrap-style:square" from="9868,2358" to="9868,2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" strokeweight=".07406mm"/>
                <v:line id="Line 817" o:spid="_x0000_s1537" style="position:absolute;visibility:visible;mso-wrap-style:square" from="10307,2358" to="10307,2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" strokecolor="#afafaf" strokeweight=".07406mm"/>
                <v:line id="Line 816" o:spid="_x0000_s1538" style="position:absolute;visibility:visible;mso-wrap-style:square" from="10307,2368" to="10307,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" strokeweight=".32394mm"/>
                <v:line id="Line 815" o:spid="_x0000_s1539" style="position:absolute;visibility:visible;mso-wrap-style:square" from="10307,2358" to="10307,2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" strokeweight=".07406mm"/>
                <v:line id="Line 814" o:spid="_x0000_s1540" style="position:absolute;visibility:visible;mso-wrap-style:square" from="6793,2358" to="10307,2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" strokecolor="#afafaf" strokeweight=".07406mm"/>
                <v:line id="Line 813" o:spid="_x0000_s1541" style="position:absolute;visibility:visible;mso-wrap-style:square" from="6775,2358" to="6793,2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" strokeweight="0"/>
                <v:line id="Line 812" o:spid="_x0000_s1542" style="position:absolute;visibility:visible;mso-wrap-style:square" from="6793,2358" to="6793,2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" strokeweight=".07406mm"/>
                <v:line id="Line 811" o:spid="_x0000_s1543" style="position:absolute;visibility:visible;mso-wrap-style:square" from="6793,1984" to="10307,1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" strokecolor="#afafaf" strokeweight=".07406mm"/>
                <v:line id="Line 810" o:spid="_x0000_s1544" style="position:absolute;visibility:visible;mso-wrap-style:square" from="6775,1984" to="6793,1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" strokeweight="0"/>
                <v:line id="Line 809" o:spid="_x0000_s1545" style="position:absolute;visibility:visible;mso-wrap-style:square" from="6793,1984" to="6793,1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" strokeweight=".07406mm"/>
                <v:line id="Line 808" o:spid="_x0000_s1546" style="position:absolute;visibility:visible;mso-wrap-style:square" from="6793,1610" to="10307,1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" strokecolor="#afafaf" strokeweight=".07406mm"/>
                <v:line id="Line 807" o:spid="_x0000_s1547" style="position:absolute;visibility:visible;mso-wrap-style:square" from="6775,1610" to="6793,1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" strokeweight="0"/>
                <v:line id="Line 806" o:spid="_x0000_s1548" style="position:absolute;visibility:visible;mso-wrap-style:square" from="6793,1610" to="6793,1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" strokeweight=".07406mm"/>
                <v:line id="Line 805" o:spid="_x0000_s1549" style="position:absolute;visibility:visible;mso-wrap-style:square" from="6793,1236" to="10307,1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" strokecolor="#afafaf" strokeweight=".07406mm"/>
                <v:line id="Line 804" o:spid="_x0000_s1550" style="position:absolute;visibility:visible;mso-wrap-style:square" from="6775,1236" to="6793,1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" strokeweight="0"/>
                <v:line id="Line 803" o:spid="_x0000_s1551" style="position:absolute;visibility:visible;mso-wrap-style:square" from="6793,1236" to="6793,1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" strokeweight=".07406mm"/>
                <v:line id="Line 802" o:spid="_x0000_s1552" style="position:absolute;visibility:visible;mso-wrap-style:square" from="6793,862" to="1030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" strokecolor="#afafaf" strokeweight=".07406mm"/>
                <v:line id="Line 801" o:spid="_x0000_s1553" style="position:absolute;visibility:visible;mso-wrap-style:square" from="6775,862" to="6793,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" strokeweight="0"/>
                <v:line id="Line 800" o:spid="_x0000_s1554" style="position:absolute;visibility:visible;mso-wrap-style:square" from="6793,862" to="6793,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" strokeweight=".07406mm"/>
                <v:line id="Line 799" o:spid="_x0000_s1555" style="position:absolute;visibility:visible;mso-wrap-style:square" from="6793,488" to="10307,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" strokecolor="#afafaf" strokeweight=".07406mm"/>
                <v:line id="Line 798" o:spid="_x0000_s1556" style="position:absolute;visibility:visible;mso-wrap-style:square" from="6775,488" to="6793,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" strokeweight="0"/>
                <v:line id="Line 797" o:spid="_x0000_s1557" style="position:absolute;visibility:visible;mso-wrap-style:square" from="6793,488" to="6793,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" strokeweight=".07406mm"/>
                <v:line id="Line 796" o:spid="_x0000_s1558" style="position:absolute;visibility:visible;mso-wrap-style:square" from="6793,114" to="10307,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" strokecolor="#afafaf" strokeweight=".07406mm"/>
                <v:line id="Line 795" o:spid="_x0000_s1559" style="position:absolute;visibility:visible;mso-wrap-style:square" from="6775,114" to="6793,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" strokeweight="0"/>
                <v:line id="Line 794" o:spid="_x0000_s1560" style="position:absolute;visibility:visible;mso-wrap-style:square" from="6793,114" to="6793,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" strokeweight=".07406mm"/>
                <v:line id="Line 793" o:spid="_x0000_s1561" style="position:absolute;visibility:visible;mso-wrap-style:square" from="6793,-260" to="10307,-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" strokecolor="#afafaf" strokeweight=".07406mm"/>
                <v:line id="Line 792" o:spid="_x0000_s1562" style="position:absolute;visibility:visible;mso-wrap-style:square" from="6775,-260" to="6793,-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" strokeweight="0"/>
                <v:line id="Line 791" o:spid="_x0000_s1563" style="position:absolute;visibility:visible;mso-wrap-style:square" from="6793,-260" to="6793,-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" strokeweight=".07406mm"/>
                <v:shape id="Freeform 790" o:spid="_x0000_s1564" style="position:absolute;left:7233;top:424;width:2636;height:339;visibility:visible;mso-wrap-style:square;v-text-anchor:top" coordsize="263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" path="m2635,l2196,64r-440,56l1098,253r-365,5l,339e" filled="f" strokecolor="#1f77b3" strokeweight=".37022mm">
                  <v:path arrowok="t" o:connecttype="custom" o:connectlocs="2635,424;2196,488;1756,544;1098,677;733,682;0,763" o:connectangles="0,0,0,0,0,0"/>
                </v:shape>
                <v:shape id="Freeform 789" o:spid="_x0000_s1565" style="position:absolute;left:9842;top:398;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" path="m33,l19,,12,3,2,13,,19,,33r2,7l12,50r7,2l33,52r6,-2l49,40r3,-7l52,19,49,13,39,3,33,xe" fillcolor="#1f77b3" stroked="f">
                  <v:path arrowok="t" o:connecttype="custom" o:connectlocs="33,398;19,398;12,401;2,411;0,417;0,431;2,438;12,448;19,450;33,450;39,448;49,438;52,431;52,417;49,411;39,401;33,398" o:connectangles="0,0,0,0,0,0,0,0,0,0,0,0,0,0,0,0,0"/>
                </v:shape>
                <v:shape id="Freeform 788" o:spid="_x0000_s1566" style="position:absolute;left:9842;top:398;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" path="m26,52r7,l39,50r5,-5l49,40r3,-7l52,26r,-7l49,13,44,8,39,3,33,,26,,19,,12,3,7,8,2,13,,19r,7l,33r2,7l7,45r5,5l19,52r7,xe" filled="f" strokecolor="#1f77b3" strokeweight=".09256mm">
                  <v:path arrowok="t" o:connecttype="custom" o:connectlocs="26,450;33,450;39,448;44,443;49,438;52,431;52,424;52,417;49,411;44,406;39,401;33,398;26,398;19,398;12,401;7,406;2,411;0,417;0,424;0,431;2,438;7,443;12,448;19,450;26,450" o:connectangles="0,0,0,0,0,0,0,0,0,0,0,0,0,0,0,0,0,0,0,0,0,0,0,0,0"/>
                </v:shape>
                <v:shape id="Freeform 787" o:spid="_x0000_s1567" style="position:absolute;left:9402;top:462;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" path="m34,l20,,13,3,3,13,,19,,33r3,7l13,50r7,2l34,52r6,-2l50,40r3,-7l53,19,50,13,40,3,34,xe" fillcolor="#1f77b3" stroked="f">
                  <v:path arrowok="t" o:connecttype="custom" o:connectlocs="34,462;20,462;13,465;3,475;0,481;0,495;3,502;13,512;20,514;34,514;40,512;50,502;53,495;53,481;50,475;40,465;34,462" o:connectangles="0,0,0,0,0,0,0,0,0,0,0,0,0,0,0,0,0"/>
                </v:shape>
                <v:shape id="Freeform 786" o:spid="_x0000_s1568" style="position:absolute;left:9402;top:462;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" path="m27,52r7,l40,50r5,-5l50,40r3,-7l53,26r,-7l50,13,45,8,40,3,34,,27,,20,,13,3,8,8,3,13,,19r,7l,33r3,7l8,45r5,5l20,52r7,xe" filled="f" strokecolor="#1f77b3" strokeweight=".09256mm">
                  <v:path arrowok="t" o:connecttype="custom" o:connectlocs="27,514;34,514;40,512;45,507;50,502;53,495;53,488;53,481;50,475;45,470;40,465;34,462;27,462;20,462;13,465;8,470;3,475;0,481;0,488;0,495;3,502;8,507;13,512;20,514;27,514" o:connectangles="0,0,0,0,0,0,0,0,0,0,0,0,0,0,0,0,0,0,0,0,0,0,0,0,0"/>
                </v:shape>
                <v:shape id="Freeform 785" o:spid="_x0000_s1569" style="position:absolute;left:8963;top:518;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" path="m33,l19,,13,3,3,13,,19,,33r3,7l13,50r6,2l33,52r7,-2l50,40r3,-7l53,19,50,13,40,3,33,xe" fillcolor="#1f77b3" stroked="f">
                  <v:path arrowok="t" o:connecttype="custom" o:connectlocs="33,518;19,518;13,521;3,531;0,537;0,551;3,558;13,568;19,570;33,570;40,568;50,558;53,551;53,537;50,531;40,521;33,518" o:connectangles="0,0,0,0,0,0,0,0,0,0,0,0,0,0,0,0,0"/>
                </v:shape>
                <v:shape id="Freeform 784" o:spid="_x0000_s1570" style="position:absolute;left:8963;top:518;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" path="m26,52r7,l40,50r5,-5l50,40r3,-7l53,26r,-7l50,13,45,8,40,3,33,,26,,19,,13,3,8,8,3,13,,19r,7l,33r3,7l8,45r5,5l19,52r7,xe" filled="f" strokecolor="#1f77b3" strokeweight=".09256mm">
                  <v:path arrowok="t" o:connecttype="custom" o:connectlocs="26,570;33,570;40,568;45,563;50,558;53,551;53,544;53,537;50,531;45,526;40,521;33,518;26,518;19,518;13,521;8,526;3,531;0,537;0,544;0,551;3,558;8,563;13,568;19,570;26,570" o:connectangles="0,0,0,0,0,0,0,0,0,0,0,0,0,0,0,0,0,0,0,0,0,0,0,0,0"/>
                </v:shape>
                <v:shape id="Freeform 783" o:spid="_x0000_s1571" style="position:absolute;left:8304;top:651;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" path="m34,l20,,13,2,3,12,,19,,33r3,7l13,49r7,3l34,52r6,-3l50,40r3,-7l53,19,50,12,40,2,34,xe" fillcolor="#1f77b3" stroked="f">
                  <v:path arrowok="t" o:connecttype="custom" o:connectlocs="34,651;20,651;13,653;3,663;0,670;0,684;3,691;13,700;20,703;34,703;40,700;50,691;53,684;53,670;50,663;40,653;34,651" o:connectangles="0,0,0,0,0,0,0,0,0,0,0,0,0,0,0,0,0"/>
                </v:shape>
                <v:shape id="Freeform 782" o:spid="_x0000_s1572" style="position:absolute;left:8304;top:651;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" path="m27,52r7,l40,49r5,-5l50,40r3,-7l53,26r,-7l50,12,45,7,40,2,34,,27,,20,,13,2,8,7,3,12,,19r,7l,33r3,7l8,44r5,5l20,52r7,xe" filled="f" strokecolor="#1f77b3" strokeweight=".09256mm">
                  <v:path arrowok="t" o:connecttype="custom" o:connectlocs="27,703;34,703;40,700;45,695;50,691;53,684;53,677;53,670;50,663;45,658;40,653;34,651;27,651;20,651;13,653;8,658;3,663;0,670;0,677;0,684;3,691;8,695;13,700;20,703;27,703" o:connectangles="0,0,0,0,0,0,0,0,0,0,0,0,0,0,0,0,0,0,0,0,0,0,0,0,0"/>
                </v:shape>
                <v:shape id="Freeform 781" o:spid="_x0000_s1573" style="position:absolute;left:7940;top:656;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" path="m33,l19,,12,3,3,13,,19,,33r3,7l12,50r7,3l33,53r7,-3l50,40r2,-7l52,19,50,13,40,3,33,xe" fillcolor="#1f77b3" stroked="f">
                  <v:path arrowok="t" o:connecttype="custom" o:connectlocs="33,656;19,656;12,659;3,669;0,675;0,689;3,696;12,706;19,709;33,709;40,706;50,696;52,689;52,675;50,669;40,659;33,656" o:connectangles="0,0,0,0,0,0,0,0,0,0,0,0,0,0,0,0,0"/>
                </v:shape>
                <v:shape id="Freeform 780" o:spid="_x0000_s1574" style="position:absolute;left:7940;top:656;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" path="m26,53r7,l40,50r5,-5l50,40r2,-7l52,26r,-7l50,13,45,8,40,3,33,,26,,19,,12,3,8,8,3,13,,19r,7l,33r3,7l8,45r4,5l19,53r7,xe" filled="f" strokecolor="#1f77b3" strokeweight=".09256mm">
                  <v:path arrowok="t" o:connecttype="custom" o:connectlocs="26,709;33,709;40,706;45,701;50,696;52,689;52,682;52,675;50,669;45,664;40,659;33,656;26,656;19,656;12,659;8,664;3,669;0,675;0,682;0,689;3,696;8,701;12,706;19,709;26,709" o:connectangles="0,0,0,0,0,0,0,0,0,0,0,0,0,0,0,0,0,0,0,0,0,0,0,0,0"/>
                </v:shape>
                <v:shape id="Freeform 779" o:spid="_x0000_s1575" style="position:absolute;left:7206;top:736;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" path="m34,l20,,13,3,3,13,,20,,34r3,6l13,50r7,3l34,53r6,-3l50,40r3,-6l53,20,50,13,40,3,34,xe" fillcolor="#1f77b3" stroked="f">
                  <v:path arrowok="t" o:connecttype="custom" o:connectlocs="34,736;20,736;13,739;3,749;0,756;0,770;3,776;13,786;20,789;34,789;40,786;50,776;53,770;53,756;50,749;40,739;34,736" o:connectangles="0,0,0,0,0,0,0,0,0,0,0,0,0,0,0,0,0"/>
                </v:shape>
                <v:shape id="Freeform 778" o:spid="_x0000_s1576" style="position:absolute;left:7206;top:736;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" path="m27,53r7,l40,50r5,-5l50,40r3,-6l53,27r,-7l50,13,45,8,40,3,34,,27,,20,,13,3,8,8,3,13,,20r,7l,34r3,6l8,45r5,5l20,53r7,xe" filled="f" strokecolor="#1f77b3" strokeweight=".09256mm">
                  <v:path arrowok="t" o:connecttype="custom" o:connectlocs="27,789;34,789;40,786;45,781;50,776;53,770;53,763;53,756;50,749;45,744;40,739;34,736;27,736;20,736;13,739;8,744;3,749;0,756;0,763;0,770;3,776;8,781;13,786;20,789;27,789" o:connectangles="0,0,0,0,0,0,0,0,0,0,0,0,0,0,0,0,0,0,0,0,0,0,0,0,0"/>
                </v:shape>
                <v:shape id="Freeform 777" o:spid="_x0000_s1577" style="position:absolute;left:7233;top:-78;width:2636;height:699;visibility:visible;mso-wrap-style:square;v-text-anchor:top" coordsize="2636,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" path="m2635,698l2196,566,1756,525,1098,341,733,355,,e" filled="f" strokecolor="#ff7f0e" strokeweight=".37022mm">
                  <v:path arrowok="t" o:connecttype="custom" o:connectlocs="2635,620;2196,488;1756,447;1098,263;733,277;0,-78" o:connectangles="0,0,0,0,0,0"/>
                </v:shape>
                <v:shape id="AutoShape 776" o:spid="_x0000_s1578" style="position:absolute;left:7206;top:-78;width:2688;height:699;visibility:visible;mso-wrap-style:square;v-text-anchor:top" coordsize="2688,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" path="m2636,698r52,m2196,566r53,m1757,525r53,m1098,341r53,m734,355r52,m,l53,e" filled="f" strokecolor="#ff7f0e" strokeweight=".92558mm">
                  <v:path arrowok="t" o:connecttype="custom" o:connectlocs="2636,620;2688,620;2196,488;2249,488;1757,447;1810,447;1098,263;1151,263;734,277;786,277;0,-78;53,-78" o:connectangles="0,0,0,0,0,0,0,0,0,0,0,0"/>
                </v:shape>
                <v:shape id="Freeform 775" o:spid="_x0000_s1579" style="position:absolute;left:7233;top:488;width:2636;height:1552;visibility:visible;mso-wrap-style:square;v-text-anchor:top" coordsize="2636,1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" path="m2635,20l2196,,1756,256,1098,412,733,488,,1552e" filled="f" strokecolor="#2ba02b" strokeweight=".37022mm">
                  <v:path arrowok="t" o:connecttype="custom" o:connectlocs="2635,508;2196,488;1756,744;1098,900;733,976;0,2040" o:connectangles="0,0,0,0,0,0"/>
                </v:shape>
                <v:shape id="AutoShape 774" o:spid="_x0000_s1580" style="position:absolute;left:9843;top:482;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" path="m50,18l,18,15,29,9,48,25,36r12,l34,29,50,18xm37,36r-12,l40,48,37,36xm25,l19,18r12,l25,xe" fillcolor="#2ba02b" stroked="f">
                  <v:path arrowok="t" o:connecttype="custom" o:connectlocs="50,500;0,500;15,511;9,530;25,518;37,518;34,511;50,500;37,518;25,518;40,530;37,518;25,482;19,500;31,500;25,482" o:connectangles="0,0,0,0,0,0,0,0,0,0,0,0,0,0,0,0"/>
                </v:shape>
                <v:shape id="Freeform 773" o:spid="_x0000_s1581" style="position:absolute;left:9843;top:482;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" path="m25,l19,18,,18,15,29,9,48,25,36,40,48,34,29,50,18r-19,l25,xe" filled="f" strokecolor="#2ba02b" strokeweight=".09256mm">
                  <v:path arrowok="t" o:connecttype="custom" o:connectlocs="25,482;19,500;0,500;15,511;9,530;25,518;40,530;34,511;50,500;31,500;25,482" o:connectangles="0,0,0,0,0,0,0,0,0,0,0"/>
                </v:shape>
                <v:shape id="AutoShape 772" o:spid="_x0000_s1582" style="position:absolute;left:9404;top:462;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" path="m50,18l,18,15,29,9,47,25,36r11,l34,29,50,18xm36,36r-11,l40,47,36,36xm25,l19,18r12,l25,xe" fillcolor="#2ba02b" stroked="f">
                  <v:path arrowok="t" o:connecttype="custom" o:connectlocs="50,480;0,480;15,491;9,509;25,498;36,498;34,491;50,480;36,498;25,498;40,509;36,498;25,462;19,480;31,480;25,462" o:connectangles="0,0,0,0,0,0,0,0,0,0,0,0,0,0,0,0"/>
                </v:shape>
                <v:shape id="Freeform 771" o:spid="_x0000_s1583" style="position:absolute;left:9404;top:462;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" path="m25,l19,18,,18,15,29,9,47,25,36,40,47,34,29,50,18r-19,l25,xe" filled="f" strokecolor="#2ba02b" strokeweight=".09256mm">
                  <v:path arrowok="t" o:connecttype="custom" o:connectlocs="25,462;19,480;0,480;15,491;9,509;25,498;40,509;34,491;50,480;31,480;25,462" o:connectangles="0,0,0,0,0,0,0,0,0,0,0"/>
                </v:shape>
                <v:shape id="AutoShape 770" o:spid="_x0000_s1584" style="position:absolute;left:8964;top:718;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" path="m50,18l,18,16,29,10,47,25,36r12,l35,29,50,18xm37,36r-12,l41,47,37,36xm25,l20,18r11,l25,xe" fillcolor="#2ba02b" stroked="f">
                  <v:path arrowok="t" o:connecttype="custom" o:connectlocs="50,736;0,736;16,747;10,765;25,754;37,754;35,747;50,736;37,754;25,754;41,765;37,754;25,718;20,736;31,736;25,718" o:connectangles="0,0,0,0,0,0,0,0,0,0,0,0,0,0,0,0"/>
                </v:shape>
                <v:shape id="Freeform 769" o:spid="_x0000_s1585" style="position:absolute;left:8964;top:718;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" path="m25,l20,18,,18,16,29,10,47,25,36,41,47,35,29,50,18r-19,l25,xe" filled="f" strokecolor="#2ba02b" strokeweight=".09256mm">
                  <v:path arrowok="t" o:connecttype="custom" o:connectlocs="25,718;20,736;0,736;16,747;10,765;25,754;41,765;35,747;50,736;31,736;25,718" o:connectangles="0,0,0,0,0,0,0,0,0,0,0"/>
                </v:shape>
                <v:shape id="AutoShape 768" o:spid="_x0000_s1586" style="position:absolute;left:8306;top:873;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" path="m50,19l,19,15,30,9,48,25,37r11,l34,30,50,19xm36,37r-11,l40,48,36,37xm25,l19,19r12,l25,xe" fillcolor="#2ba02b" stroked="f">
                  <v:path arrowok="t" o:connecttype="custom" o:connectlocs="50,892;0,892;15,903;9,921;25,910;36,910;34,903;50,892;36,910;25,910;40,921;36,910;25,873;19,892;31,892;25,873" o:connectangles="0,0,0,0,0,0,0,0,0,0,0,0,0,0,0,0"/>
                </v:shape>
                <v:shape id="Freeform 767" o:spid="_x0000_s1587" style="position:absolute;left:8306;top:873;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" path="m25,l19,19,,19,15,30,9,48,25,37,40,48,34,30,50,19r-19,l25,xe" filled="f" strokecolor="#2ba02b" strokeweight=".09256mm">
                  <v:path arrowok="t" o:connecttype="custom" o:connectlocs="25,873;19,892;0,892;15,903;9,921;25,910;40,921;34,903;50,892;31,892;25,873" o:connectangles="0,0,0,0,0,0,0,0,0,0,0"/>
                </v:shape>
                <v:shape id="AutoShape 766" o:spid="_x0000_s1588" style="position:absolute;left:7941;top:950;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" path="m50,18l,18,16,29,10,48,25,36r12,l35,29,50,18xm37,36r-12,l40,48,37,36xm25,l19,18r12,l25,xe" fillcolor="#2ba02b" stroked="f">
                  <v:path arrowok="t" o:connecttype="custom" o:connectlocs="50,968;0,968;16,979;10,998;25,986;37,986;35,979;50,968;37,986;25,986;40,998;37,986;25,950;19,968;31,968;25,950" o:connectangles="0,0,0,0,0,0,0,0,0,0,0,0,0,0,0,0"/>
                </v:shape>
                <v:shape id="Freeform 765" o:spid="_x0000_s1589" style="position:absolute;left:7941;top:950;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" path="m25,l19,18,,18,16,29,10,48,25,36,40,48,35,29,50,18r-19,l25,xe" filled="f" strokecolor="#2ba02b" strokeweight=".09256mm">
                  <v:path arrowok="t" o:connecttype="custom" o:connectlocs="25,950;19,968;0,968;16,979;10,998;25,986;40,998;35,979;50,968;31,968;25,950" o:connectangles="0,0,0,0,0,0,0,0,0,0,0"/>
                </v:shape>
                <v:shape id="AutoShape 764" o:spid="_x0000_s1590" style="position:absolute;left:7208;top:2014;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" path="m50,18l,18,15,29,9,47,25,36r11,l34,29,50,18xm36,36r-11,l40,47,36,36xm25,l19,18r11,l25,xe" fillcolor="#2ba02b" stroked="f">
                  <v:path arrowok="t" o:connecttype="custom" o:connectlocs="50,2032;0,2032;15,2043;9,2061;25,2050;36,2050;34,2043;50,2032;36,2050;25,2050;40,2061;36,2050;25,2014;19,2032;30,2032;25,2014" o:connectangles="0,0,0,0,0,0,0,0,0,0,0,0,0,0,0,0"/>
                </v:shape>
                <v:shape id="Freeform 763" o:spid="_x0000_s1591" style="position:absolute;left:7208;top:2014;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" path="m25,l19,18,,18,15,29,9,47,25,36,40,47,34,29,50,18r-20,l25,xe" filled="f" strokecolor="#2ba02b" strokeweight=".09256mm">
                  <v:path arrowok="t" o:connecttype="custom" o:connectlocs="25,2014;19,2032;0,2032;15,2043;9,2061;25,2050;40,2061;34,2043;50,2032;30,2032;25,2014" o:connectangles="0,0,0,0,0,0,0,0,0,0,0"/>
                </v:shape>
                <v:shape id="AutoShape 762" o:spid="_x0000_s1592" style="position:absolute;left:1796;top:2988;width:13392;height:9980;visibility:visible;mso-wrap-style:square;v-text-anchor:top" coordsize="13392,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" path="m4997,-630r,-2618m8511,-630r,-2618m4997,-630r3514,m4997,-3248r3514,e" filled="f" strokeweight=".07406mm">
                  <v:path arrowok="t" o:connecttype="custom" o:connectlocs="4997,2358;4997,-260;8511,2358;8511,-260;4997,2358;8511,2358;4997,-260;8511,-260" o:connectangles="0,0,0,0,0,0,0,0"/>
                </v:shape>
                <v:shape id="Freeform 761" o:spid="_x0000_s1593" style="position:absolute;left:9605;top:-234;width:676;height:339;visibility:visible;mso-wrap-style:square;v-text-anchor:top" coordsize="67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" path="m672,l4,,,4,,335r4,4l672,339r4,-4l676,4,672,xe" stroked="f">
                  <v:fill opacity="52428f"/>
                  <v:path arrowok="t" o:connecttype="custom" o:connectlocs="672,-234;4,-234;0,-230;0,101;4,105;672,105;676,101;676,-230;672,-234" o:connectangles="0,0,0,0,0,0,0,0,0"/>
                </v:shape>
                <v:shape id="Freeform 760" o:spid="_x0000_s1594" style="position:absolute;left:9605;top:-234;width:676;height:339;visibility:visible;mso-wrap-style:square;v-text-anchor:top" coordsize="67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" path="m11,339r654,l672,339r4,-4l676,328r,-317l676,4,672,r-7,l11,,4,,,4r,7l,328r,7l4,339r7,xe" filled="f" strokecolor="#ccc" strokeweight=".09256mm">
                  <v:path arrowok="t" o:connecttype="custom" o:connectlocs="11,105;665,105;672,105;676,101;676,94;676,-223;676,-230;672,-234;665,-234;11,-234;4,-234;0,-230;0,-223;0,94;0,101;4,105;11,105" o:connectangles="0,0,0,0,0,0,0,0,0,0,0,0,0,0,0,0,0"/>
                </v:shape>
                <v:shape id="Freeform 759" o:spid="_x0000_s1595" style="position:absolute;left:9663;top:-183;width:32;height:32;visibility:visible;mso-wrap-style:square;v-text-anchor:top" coordsize="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" path="m20,l12,,8,2,2,8,,12r,8l2,24r6,6l12,32r8,l24,30r6,-6l31,20r,-8l30,8,24,2,20,xe" fillcolor="#1f77b3" stroked="f">
                  <v:path arrowok="t" o:connecttype="custom" o:connectlocs="20,-183;12,-183;8,-181;2,-175;0,-171;0,-163;2,-159;8,-153;12,-151;20,-151;24,-153;30,-159;31,-163;31,-171;30,-175;24,-181;20,-183" o:connectangles="0,0,0,0,0,0,0,0,0,0,0,0,0,0,0,0,0"/>
                </v:shape>
                <v:shape id="Freeform 758" o:spid="_x0000_s1596" style="position:absolute;left:9663;top:-183;width:32;height:32;visibility:visible;mso-wrap-style:square;v-text-anchor:top" coordsize="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" path="m16,32r4,l24,30r3,-3l30,24r1,-4l31,16r,-4l30,8,27,5,24,2,20,,16,,12,,8,2,5,5,2,8,,12r,4l,20r2,4l5,27r3,3l12,32r4,xe" filled="f" strokecolor="#1f77b3" strokeweight=".09256mm">
                  <v:path arrowok="t" o:connecttype="custom" o:connectlocs="16,-151;20,-151;24,-153;27,-156;30,-159;31,-163;31,-167;31,-171;30,-175;27,-178;24,-181;20,-183;16,-183;12,-183;8,-181;5,-178;2,-175;0,-171;0,-167;0,-163;2,-159;5,-156;8,-153;12,-151;16,-151" o:connectangles="0,0,0,0,0,0,0,0,0,0,0,0,0,0,0,0,0,0,0,0,0,0,0,0,0"/>
                </v:shape>
                <v:shape id="AutoShape 757" o:spid="_x0000_s1597" style="position:absolute;left:9664;top:32;width:30;height:29;visibility:visible;mso-wrap-style:square;v-text-anchor:top" coordsize="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" path="m30,11l,11r9,7l5,29,15,22r7,l20,18,30,11xm22,22r-7,l24,29,22,22xm15,l11,11r7,l15,xe" fillcolor="#2ba02b" stroked="f">
                  <v:path arrowok="t" o:connecttype="custom" o:connectlocs="30,43;0,43;9,50;5,61;15,54;22,54;20,50;30,43;22,54;15,54;24,61;22,54;15,32;11,43;18,43;15,32" o:connectangles="0,0,0,0,0,0,0,0,0,0,0,0,0,0,0,0"/>
                </v:shape>
                <v:shape id="Freeform 756" o:spid="_x0000_s1598" style="position:absolute;left:9664;top:32;width:30;height:29;visibility:visible;mso-wrap-style:square;v-text-anchor:top" coordsize="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" path="m15,l11,11,,11r9,7l5,29,15,22r9,7l20,18,30,11r-12,l15,xe" filled="f" strokecolor="#2ba02b" strokeweight=".09256mm">
                  <v:path arrowok="t" o:connecttype="custom" o:connectlocs="15,32;11,43;0,43;9,50;5,61;15,54;24,61;20,50;30,43;18,43;15,32" o:connectangles="0,0,0,0,0,0,0,0,0,0,0"/>
                </v:shape>
                <v:shape id="Text Box 755" o:spid="_x0000_s1599" type="#_x0000_t202" style="position:absolute;left:9429;top:-260;width:44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" filled="f" stroked="f">
                  <v:textbox inset="0,0,0,0">
                    <w:txbxContent>
                      <w:p w:rsidR="0009622D" w:rsidRDefault="0009622D">
                        <w:pPr>
                          <w:spacing w:line="114" w:lineRule="exact"/>
                          <w:ind w:left="197" w:right="-10"/>
                          <w:rPr>
                            <w:rFonts w:ascii="Arial"/>
                            <w:sz w:val="14"/>
                          </w:rPr>
                        </w:pPr>
                        <w:r>
                          <w:rPr>
                            <w:w w:val="104"/>
                            <w:sz w:val="8"/>
                            <w:u w:val="single" w:color="1F77B3"/>
                          </w:rPr>
                          <w:t xml:space="preserve"> </w:t>
                        </w:r>
                        <w:r>
                          <w:rPr>
                            <w:sz w:val="8"/>
                            <w:u w:val="single" w:color="1F77B3"/>
                          </w:rPr>
                          <w:t xml:space="preserve">    </w:t>
                        </w:r>
                        <w:r>
                          <w:rPr>
                            <w:spacing w:val="3"/>
                            <w:sz w:val="8"/>
                            <w:u w:val="single" w:color="1F77B3"/>
                          </w:rPr>
                          <w:t xml:space="preserve"> </w:t>
                        </w:r>
                        <w:r>
                          <w:rPr>
                            <w:spacing w:val="2"/>
                            <w:sz w:val="8"/>
                          </w:rPr>
                          <w:t xml:space="preserve"> </w:t>
                        </w:r>
                        <w:r>
                          <w:rPr>
                            <w:rFonts w:ascii="Arial"/>
                            <w:w w:val="55"/>
                            <w:sz w:val="14"/>
                          </w:rPr>
                          <w:t>SP</w:t>
                        </w:r>
                      </w:p>
                      <w:p w:rsidR="0009622D" w:rsidRDefault="0009622D">
                        <w:pPr>
                          <w:spacing w:line="107" w:lineRule="exact"/>
                          <w:ind w:left="197" w:right="-12"/>
                          <w:rPr>
                            <w:rFonts w:ascii="Arial"/>
                            <w:sz w:val="14"/>
                          </w:rPr>
                        </w:pPr>
                        <w:r>
                          <w:rPr>
                            <w:w w:val="104"/>
                            <w:sz w:val="8"/>
                            <w:u w:val="single" w:color="FF7F0E"/>
                          </w:rPr>
                          <w:t xml:space="preserve"> </w:t>
                        </w:r>
                        <w:r>
                          <w:rPr>
                            <w:sz w:val="8"/>
                            <w:u w:val="single" w:color="FF7F0E"/>
                          </w:rPr>
                          <w:t xml:space="preserve">    </w:t>
                        </w:r>
                        <w:r>
                          <w:rPr>
                            <w:spacing w:val="3"/>
                            <w:sz w:val="8"/>
                            <w:u w:val="single" w:color="FF7F0E"/>
                          </w:rPr>
                          <w:t xml:space="preserve"> </w:t>
                        </w:r>
                        <w:r>
                          <w:rPr>
                            <w:spacing w:val="2"/>
                            <w:sz w:val="8"/>
                          </w:rPr>
                          <w:t xml:space="preserve"> </w:t>
                        </w:r>
                        <w:r>
                          <w:rPr>
                            <w:rFonts w:ascii="Arial"/>
                            <w:w w:val="55"/>
                            <w:sz w:val="14"/>
                          </w:rPr>
                          <w:t>SE</w:t>
                        </w:r>
                      </w:p>
                      <w:p w:rsidR="0009622D" w:rsidRDefault="0009622D">
                        <w:pPr>
                          <w:spacing w:line="134" w:lineRule="exact"/>
                          <w:ind w:left="197" w:right="-4"/>
                          <w:rPr>
                            <w:rFonts w:ascii="Arial"/>
                            <w:sz w:val="14"/>
                          </w:rPr>
                        </w:pPr>
                        <w:r>
                          <w:rPr>
                            <w:w w:val="104"/>
                            <w:sz w:val="8"/>
                            <w:u w:val="single" w:color="2BA02B"/>
                          </w:rPr>
                          <w:t xml:space="preserve"> </w:t>
                        </w:r>
                        <w:r>
                          <w:rPr>
                            <w:sz w:val="8"/>
                            <w:u w:val="single" w:color="2BA02B"/>
                          </w:rPr>
                          <w:t xml:space="preserve">    </w:t>
                        </w:r>
                        <w:r>
                          <w:rPr>
                            <w:spacing w:val="3"/>
                            <w:sz w:val="8"/>
                            <w:u w:val="single" w:color="2BA02B"/>
                          </w:rPr>
                          <w:t xml:space="preserve"> </w:t>
                        </w:r>
                        <w:r>
                          <w:rPr>
                            <w:spacing w:val="2"/>
                            <w:sz w:val="8"/>
                          </w:rPr>
                          <w:t xml:space="preserve"> </w:t>
                        </w:r>
                        <w:r>
                          <w:rPr>
                            <w:rFonts w:ascii="Arial"/>
                            <w:w w:val="60"/>
                            <w:sz w:val="14"/>
                          </w:rPr>
                          <w:t>TL</w:t>
                        </w:r>
                      </w:p>
                    </w:txbxContent>
                  </v:textbox>
                </v:shape>
                <v:shape id="Text Box 754" o:spid="_x0000_s1600" type="#_x0000_t202" style="position:absolute;left:9868;top:-260;width:44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" filled="f" stroked="f">
                  <v:textbox inset="0,0,0,0">
                    <w:txbxContent>
                      <w:p w:rsidR="0009622D" w:rsidRDefault="0009622D">
                        <w:pPr>
                          <w:spacing w:before="23" w:line="160" w:lineRule="auto"/>
                          <w:ind w:left="3" w:right="45" w:firstLine="5"/>
                          <w:jc w:val="both"/>
                          <w:rPr>
                            <w:rFonts w:ascii="Arial"/>
                            <w:sz w:val="14"/>
                          </w:rPr>
                        </w:pPr>
                        <w:r>
                          <w:rPr>
                            <w:rFonts w:ascii="Arial"/>
                            <w:w w:val="60"/>
                            <w:sz w:val="14"/>
                          </w:rPr>
                          <w:t xml:space="preserve">AR-MASS MI-MASS </w:t>
                        </w:r>
                        <w:r>
                          <w:rPr>
                            <w:rFonts w:ascii="Arial"/>
                            <w:w w:val="65"/>
                            <w:sz w:val="14"/>
                          </w:rPr>
                          <w:t>P-MASS</w:t>
                        </w:r>
                      </w:p>
                    </w:txbxContent>
                  </v:textbox>
                </v:shape>
                <w10:wrap anchorx="page"/>
              </v:group>
            </w:pict>
          </mc:Fallback>
        </mc:AlternateContent>
      </w:r>
      <w:r>
        <w:rPr>
          <w:noProof/>
        </w:rPr>
        <mc:AlternateContent>
          <mc:Choice Requires="wps">
            <w:drawing>
              <wp:anchor distT="0" distB="0" distL="114300" distR="114300" simplePos="0" relativeHeight="251702272" behindDoc="1" locked="0" layoutInCell="1" allowOverlap="1" wp14:anchorId="450573F8" wp14:editId="0FC5FF4C">
                <wp:simplePos x="0" y="0"/>
                <wp:positionH relativeFrom="page">
                  <wp:posOffset>3995420</wp:posOffset>
                </wp:positionH>
                <wp:positionV relativeFrom="paragraph">
                  <wp:posOffset>120650</wp:posOffset>
                </wp:positionV>
                <wp:extent cx="131445" cy="1022985"/>
                <wp:effectExtent l="4445" t="0" r="0" b="0"/>
                <wp:wrapNone/>
                <wp:docPr id="763" name="Text Box 7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 cy="1022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77" w:lineRule="exact"/>
                              <w:ind w:left="20" w:right="-367"/>
                              <w:rPr>
                                <w:rFonts w:ascii="Arial"/>
                                <w:b/>
                                <w:sz w:val="16"/>
                              </w:rPr>
                            </w:pPr>
                            <w:r>
                              <w:rPr>
                                <w:rFonts w:ascii="Arial"/>
                                <w:b/>
                                <w:w w:val="78"/>
                                <w:sz w:val="16"/>
                              </w:rPr>
                              <w:t>M</w:t>
                            </w:r>
                            <w:r>
                              <w:rPr>
                                <w:rFonts w:ascii="Arial"/>
                                <w:b/>
                                <w:spacing w:val="-1"/>
                                <w:w w:val="79"/>
                                <w:sz w:val="16"/>
                              </w:rPr>
                              <w:t>a</w:t>
                            </w:r>
                            <w:r>
                              <w:rPr>
                                <w:rFonts w:ascii="Arial"/>
                                <w:b/>
                                <w:spacing w:val="-1"/>
                                <w:w w:val="80"/>
                                <w:sz w:val="16"/>
                              </w:rPr>
                              <w:t>i</w:t>
                            </w:r>
                            <w:r>
                              <w:rPr>
                                <w:rFonts w:ascii="Arial"/>
                                <w:b/>
                                <w:w w:val="76"/>
                                <w:sz w:val="16"/>
                              </w:rPr>
                              <w:t>n</w:t>
                            </w:r>
                            <w:r>
                              <w:rPr>
                                <w:rFonts w:ascii="Arial"/>
                                <w:b/>
                                <w:spacing w:val="-8"/>
                                <w:sz w:val="16"/>
                              </w:rPr>
                              <w:t xml:space="preserve"> </w:t>
                            </w:r>
                            <w:r>
                              <w:rPr>
                                <w:rFonts w:ascii="Arial"/>
                                <w:b/>
                                <w:spacing w:val="-1"/>
                                <w:w w:val="69"/>
                                <w:sz w:val="16"/>
                              </w:rPr>
                              <w:t>c</w:t>
                            </w:r>
                            <w:r>
                              <w:rPr>
                                <w:rFonts w:ascii="Arial"/>
                                <w:b/>
                                <w:w w:val="73"/>
                                <w:sz w:val="16"/>
                              </w:rPr>
                              <w:t>o</w:t>
                            </w:r>
                            <w:r>
                              <w:rPr>
                                <w:rFonts w:ascii="Arial"/>
                                <w:b/>
                                <w:spacing w:val="-1"/>
                                <w:w w:val="80"/>
                                <w:sz w:val="16"/>
                              </w:rPr>
                              <w:t>l</w:t>
                            </w:r>
                            <w:r>
                              <w:rPr>
                                <w:rFonts w:ascii="Arial"/>
                                <w:b/>
                                <w:w w:val="76"/>
                                <w:sz w:val="16"/>
                              </w:rPr>
                              <w:t>umn</w:t>
                            </w:r>
                            <w:r>
                              <w:rPr>
                                <w:rFonts w:ascii="Arial"/>
                                <w:b/>
                                <w:spacing w:val="-8"/>
                                <w:sz w:val="16"/>
                              </w:rPr>
                              <w:t xml:space="preserve"> </w:t>
                            </w:r>
                            <w:proofErr w:type="spellStart"/>
                            <w:r>
                              <w:rPr>
                                <w:rFonts w:ascii="Arial"/>
                                <w:b/>
                                <w:spacing w:val="-1"/>
                                <w:w w:val="79"/>
                                <w:sz w:val="16"/>
                              </w:rPr>
                              <w:t>a</w:t>
                            </w:r>
                            <w:r>
                              <w:rPr>
                                <w:rFonts w:ascii="Arial"/>
                                <w:b/>
                                <w:w w:val="76"/>
                                <w:sz w:val="16"/>
                              </w:rPr>
                              <w:t>v</w:t>
                            </w:r>
                            <w:r>
                              <w:rPr>
                                <w:rFonts w:ascii="Arial"/>
                                <w:b/>
                                <w:w w:val="79"/>
                                <w:sz w:val="16"/>
                              </w:rPr>
                              <w:t>e</w:t>
                            </w:r>
                            <w:proofErr w:type="spellEnd"/>
                            <w:r>
                              <w:rPr>
                                <w:rFonts w:ascii="Arial"/>
                                <w:b/>
                                <w:spacing w:val="-8"/>
                                <w:sz w:val="16"/>
                              </w:rPr>
                              <w:t xml:space="preserve"> </w:t>
                            </w:r>
                            <w:r>
                              <w:rPr>
                                <w:rFonts w:ascii="Arial"/>
                                <w:b/>
                                <w:w w:val="76"/>
                                <w:sz w:val="16"/>
                              </w:rPr>
                              <w:t>d</w:t>
                            </w:r>
                            <w:r>
                              <w:rPr>
                                <w:rFonts w:ascii="Arial"/>
                                <w:b/>
                                <w:spacing w:val="-1"/>
                                <w:w w:val="80"/>
                                <w:sz w:val="16"/>
                              </w:rPr>
                              <w:t>i</w:t>
                            </w:r>
                            <w:r>
                              <w:rPr>
                                <w:rFonts w:ascii="Arial"/>
                                <w:b/>
                                <w:spacing w:val="-1"/>
                                <w:w w:val="79"/>
                                <w:sz w:val="16"/>
                              </w:rPr>
                              <w:t>a</w:t>
                            </w:r>
                            <w:r>
                              <w:rPr>
                                <w:rFonts w:ascii="Arial"/>
                                <w:b/>
                                <w:w w:val="76"/>
                                <w:sz w:val="16"/>
                              </w:rPr>
                              <w:t>m</w:t>
                            </w:r>
                            <w:r>
                              <w:rPr>
                                <w:rFonts w:ascii="Arial"/>
                                <w:b/>
                                <w:w w:val="79"/>
                                <w:sz w:val="16"/>
                              </w:rPr>
                              <w:t>e</w:t>
                            </w:r>
                            <w:r>
                              <w:rPr>
                                <w:rFonts w:ascii="Arial"/>
                                <w:b/>
                                <w:w w:val="94"/>
                                <w:sz w:val="16"/>
                              </w:rPr>
                              <w:t>t</w:t>
                            </w:r>
                            <w:r>
                              <w:rPr>
                                <w:rFonts w:ascii="Arial"/>
                                <w:b/>
                                <w:w w:val="79"/>
                                <w:sz w:val="16"/>
                              </w:rPr>
                              <w:t>e</w:t>
                            </w:r>
                            <w:r>
                              <w:rPr>
                                <w:rFonts w:ascii="Arial"/>
                                <w:b/>
                                <w:w w:val="83"/>
                                <w:sz w:val="16"/>
                              </w:rPr>
                              <w:t>r</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573F8" id="Text Box 752" o:spid="_x0000_s1601" type="#_x0000_t202" style="position:absolute;left:0;text-align:left;margin-left:314.6pt;margin-top:9.5pt;width:10.35pt;height:80.55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" filled="f" stroked="f">
                <v:textbox style="layout-flow:vertical;mso-layout-flow-alt:bottom-to-top" inset="0,0,0,0">
                  <w:txbxContent>
                    <w:p w:rsidR="0009622D" w:rsidRDefault="0009622D">
                      <w:pPr>
                        <w:spacing w:line="177" w:lineRule="exact"/>
                        <w:ind w:left="20" w:right="-367"/>
                        <w:rPr>
                          <w:rFonts w:ascii="Arial"/>
                          <w:b/>
                          <w:sz w:val="16"/>
                        </w:rPr>
                      </w:pPr>
                      <w:r>
                        <w:rPr>
                          <w:rFonts w:ascii="Arial"/>
                          <w:b/>
                          <w:w w:val="78"/>
                          <w:sz w:val="16"/>
                        </w:rPr>
                        <w:t>M</w:t>
                      </w:r>
                      <w:r>
                        <w:rPr>
                          <w:rFonts w:ascii="Arial"/>
                          <w:b/>
                          <w:spacing w:val="-1"/>
                          <w:w w:val="79"/>
                          <w:sz w:val="16"/>
                        </w:rPr>
                        <w:t>a</w:t>
                      </w:r>
                      <w:r>
                        <w:rPr>
                          <w:rFonts w:ascii="Arial"/>
                          <w:b/>
                          <w:spacing w:val="-1"/>
                          <w:w w:val="80"/>
                          <w:sz w:val="16"/>
                        </w:rPr>
                        <w:t>i</w:t>
                      </w:r>
                      <w:r>
                        <w:rPr>
                          <w:rFonts w:ascii="Arial"/>
                          <w:b/>
                          <w:w w:val="76"/>
                          <w:sz w:val="16"/>
                        </w:rPr>
                        <w:t>n</w:t>
                      </w:r>
                      <w:r>
                        <w:rPr>
                          <w:rFonts w:ascii="Arial"/>
                          <w:b/>
                          <w:spacing w:val="-8"/>
                          <w:sz w:val="16"/>
                        </w:rPr>
                        <w:t xml:space="preserve"> </w:t>
                      </w:r>
                      <w:r>
                        <w:rPr>
                          <w:rFonts w:ascii="Arial"/>
                          <w:b/>
                          <w:spacing w:val="-1"/>
                          <w:w w:val="69"/>
                          <w:sz w:val="16"/>
                        </w:rPr>
                        <w:t>c</w:t>
                      </w:r>
                      <w:r>
                        <w:rPr>
                          <w:rFonts w:ascii="Arial"/>
                          <w:b/>
                          <w:w w:val="73"/>
                          <w:sz w:val="16"/>
                        </w:rPr>
                        <w:t>o</w:t>
                      </w:r>
                      <w:r>
                        <w:rPr>
                          <w:rFonts w:ascii="Arial"/>
                          <w:b/>
                          <w:spacing w:val="-1"/>
                          <w:w w:val="80"/>
                          <w:sz w:val="16"/>
                        </w:rPr>
                        <w:t>l</w:t>
                      </w:r>
                      <w:r>
                        <w:rPr>
                          <w:rFonts w:ascii="Arial"/>
                          <w:b/>
                          <w:w w:val="76"/>
                          <w:sz w:val="16"/>
                        </w:rPr>
                        <w:t>umn</w:t>
                      </w:r>
                      <w:r>
                        <w:rPr>
                          <w:rFonts w:ascii="Arial"/>
                          <w:b/>
                          <w:spacing w:val="-8"/>
                          <w:sz w:val="16"/>
                        </w:rPr>
                        <w:t xml:space="preserve"> </w:t>
                      </w:r>
                      <w:proofErr w:type="spellStart"/>
                      <w:r>
                        <w:rPr>
                          <w:rFonts w:ascii="Arial"/>
                          <w:b/>
                          <w:spacing w:val="-1"/>
                          <w:w w:val="79"/>
                          <w:sz w:val="16"/>
                        </w:rPr>
                        <w:t>a</w:t>
                      </w:r>
                      <w:r>
                        <w:rPr>
                          <w:rFonts w:ascii="Arial"/>
                          <w:b/>
                          <w:w w:val="76"/>
                          <w:sz w:val="16"/>
                        </w:rPr>
                        <w:t>v</w:t>
                      </w:r>
                      <w:r>
                        <w:rPr>
                          <w:rFonts w:ascii="Arial"/>
                          <w:b/>
                          <w:w w:val="79"/>
                          <w:sz w:val="16"/>
                        </w:rPr>
                        <w:t>e</w:t>
                      </w:r>
                      <w:proofErr w:type="spellEnd"/>
                      <w:r>
                        <w:rPr>
                          <w:rFonts w:ascii="Arial"/>
                          <w:b/>
                          <w:spacing w:val="-8"/>
                          <w:sz w:val="16"/>
                        </w:rPr>
                        <w:t xml:space="preserve"> </w:t>
                      </w:r>
                      <w:r>
                        <w:rPr>
                          <w:rFonts w:ascii="Arial"/>
                          <w:b/>
                          <w:w w:val="76"/>
                          <w:sz w:val="16"/>
                        </w:rPr>
                        <w:t>d</w:t>
                      </w:r>
                      <w:r>
                        <w:rPr>
                          <w:rFonts w:ascii="Arial"/>
                          <w:b/>
                          <w:spacing w:val="-1"/>
                          <w:w w:val="80"/>
                          <w:sz w:val="16"/>
                        </w:rPr>
                        <w:t>i</w:t>
                      </w:r>
                      <w:r>
                        <w:rPr>
                          <w:rFonts w:ascii="Arial"/>
                          <w:b/>
                          <w:spacing w:val="-1"/>
                          <w:w w:val="79"/>
                          <w:sz w:val="16"/>
                        </w:rPr>
                        <w:t>a</w:t>
                      </w:r>
                      <w:r>
                        <w:rPr>
                          <w:rFonts w:ascii="Arial"/>
                          <w:b/>
                          <w:w w:val="76"/>
                          <w:sz w:val="16"/>
                        </w:rPr>
                        <w:t>m</w:t>
                      </w:r>
                      <w:r>
                        <w:rPr>
                          <w:rFonts w:ascii="Arial"/>
                          <w:b/>
                          <w:w w:val="79"/>
                          <w:sz w:val="16"/>
                        </w:rPr>
                        <w:t>e</w:t>
                      </w:r>
                      <w:r>
                        <w:rPr>
                          <w:rFonts w:ascii="Arial"/>
                          <w:b/>
                          <w:w w:val="94"/>
                          <w:sz w:val="16"/>
                        </w:rPr>
                        <w:t>t</w:t>
                      </w:r>
                      <w:r>
                        <w:rPr>
                          <w:rFonts w:ascii="Arial"/>
                          <w:b/>
                          <w:w w:val="79"/>
                          <w:sz w:val="16"/>
                        </w:rPr>
                        <w:t>e</w:t>
                      </w:r>
                      <w:r>
                        <w:rPr>
                          <w:rFonts w:ascii="Arial"/>
                          <w:b/>
                          <w:w w:val="83"/>
                          <w:sz w:val="16"/>
                        </w:rPr>
                        <w:t>r</w:t>
                      </w:r>
                    </w:p>
                  </w:txbxContent>
                </v:textbox>
                <w10:wrap anchorx="page"/>
              </v:shape>
            </w:pict>
          </mc:Fallback>
        </mc:AlternateContent>
      </w:r>
      <w:r w:rsidR="0009622D">
        <w:rPr>
          <w:rFonts w:ascii="Arial"/>
          <w:w w:val="75"/>
          <w:sz w:val="16"/>
        </w:rPr>
        <w:t>0.5%</w:t>
      </w:r>
    </w:p>
    <w:p w:rsidR="00012D33" w:rsidRDefault="00012D33">
      <w:pPr>
        <w:rPr>
          <w:rFonts w:ascii="Arial"/>
          <w:sz w:val="16"/>
        </w:rPr>
        <w:sectPr w:rsidR="00012D33">
          <w:pgSz w:w="12240" w:h="15840"/>
          <w:pgMar w:top="1360" w:right="0" w:bottom="980" w:left="1340" w:header="0" w:footer="792" w:gutter="0"/>
          <w:cols w:num="2" w:space="720" w:equalWidth="0">
            <w:col w:w="772" w:space="3873"/>
            <w:col w:w="6255"/>
          </w:cols>
        </w:sectPr>
      </w:pPr>
    </w:p>
    <w:p w:rsidR="00012D33" w:rsidRDefault="00012D33">
      <w:pPr>
        <w:pStyle w:val="BodyText"/>
        <w:spacing w:before="3"/>
        <w:rPr>
          <w:rFonts w:ascii="Arial"/>
          <w:sz w:val="10"/>
        </w:rPr>
      </w:pPr>
    </w:p>
    <w:p w:rsidR="00012D33" w:rsidRDefault="00F23B9E">
      <w:pPr>
        <w:tabs>
          <w:tab w:val="left" w:pos="5266"/>
        </w:tabs>
        <w:spacing w:before="71"/>
        <w:ind w:left="621"/>
        <w:rPr>
          <w:rFonts w:ascii="Arial"/>
          <w:sz w:val="16"/>
        </w:rPr>
      </w:pPr>
      <w:r>
        <w:rPr>
          <w:noProof/>
        </w:rPr>
        <mc:AlternateContent>
          <mc:Choice Requires="wpg">
            <w:drawing>
              <wp:anchor distT="0" distB="0" distL="114300" distR="114300" simplePos="0" relativeHeight="251697152" behindDoc="1" locked="0" layoutInCell="1" allowOverlap="1" wp14:anchorId="7D3EB8DF" wp14:editId="093D99FA">
                <wp:simplePos x="0" y="0"/>
                <wp:positionH relativeFrom="page">
                  <wp:posOffset>1350645</wp:posOffset>
                </wp:positionH>
                <wp:positionV relativeFrom="paragraph">
                  <wp:posOffset>-358140</wp:posOffset>
                </wp:positionV>
                <wp:extent cx="2245995" cy="1674495"/>
                <wp:effectExtent l="7620" t="10160" r="3810" b="10795"/>
                <wp:wrapNone/>
                <wp:docPr id="673" name="Group 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5995" cy="1674495"/>
                          <a:chOff x="2127" y="-564"/>
                          <a:chExt cx="3537" cy="2637"/>
                        </a:xfrm>
                      </wpg:grpSpPr>
                      <wps:wsp>
                        <wps:cNvPr id="674" name="Line 751"/>
                        <wps:cNvCnPr>
                          <a:cxnSpLocks noChangeShapeType="1"/>
                        </wps:cNvCnPr>
                        <wps:spPr bwMode="auto">
                          <a:xfrm>
                            <a:off x="2148" y="2052"/>
                            <a:ext cx="0" cy="0"/>
                          </a:xfrm>
                          <a:prstGeom prst="line">
                            <a:avLst/>
                          </a:prstGeom>
                          <a:noFill/>
                          <a:ln w="2660">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675" name="Line 750"/>
                        <wps:cNvCnPr>
                          <a:cxnSpLocks noChangeShapeType="1"/>
                        </wps:cNvCnPr>
                        <wps:spPr bwMode="auto">
                          <a:xfrm>
                            <a:off x="2148" y="2061"/>
                            <a:ext cx="0" cy="0"/>
                          </a:xfrm>
                          <a:prstGeom prst="line">
                            <a:avLst/>
                          </a:prstGeom>
                          <a:noFill/>
                          <a:ln w="1163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6" name="Line 749"/>
                        <wps:cNvCnPr>
                          <a:cxnSpLocks noChangeShapeType="1"/>
                        </wps:cNvCnPr>
                        <wps:spPr bwMode="auto">
                          <a:xfrm>
                            <a:off x="2148" y="2052"/>
                            <a:ext cx="0" cy="18"/>
                          </a:xfrm>
                          <a:prstGeom prst="line">
                            <a:avLst/>
                          </a:prstGeom>
                          <a:noFill/>
                          <a:ln w="266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7" name="Line 748"/>
                        <wps:cNvCnPr>
                          <a:cxnSpLocks noChangeShapeType="1"/>
                        </wps:cNvCnPr>
                        <wps:spPr bwMode="auto">
                          <a:xfrm>
                            <a:off x="2586" y="2052"/>
                            <a:ext cx="0" cy="0"/>
                          </a:xfrm>
                          <a:prstGeom prst="line">
                            <a:avLst/>
                          </a:prstGeom>
                          <a:noFill/>
                          <a:ln w="2660">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678" name="Line 747"/>
                        <wps:cNvCnPr>
                          <a:cxnSpLocks noChangeShapeType="1"/>
                        </wps:cNvCnPr>
                        <wps:spPr bwMode="auto">
                          <a:xfrm>
                            <a:off x="2586" y="2061"/>
                            <a:ext cx="0" cy="0"/>
                          </a:xfrm>
                          <a:prstGeom prst="line">
                            <a:avLst/>
                          </a:prstGeom>
                          <a:noFill/>
                          <a:ln w="1163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9" name="Line 746"/>
                        <wps:cNvCnPr>
                          <a:cxnSpLocks noChangeShapeType="1"/>
                        </wps:cNvCnPr>
                        <wps:spPr bwMode="auto">
                          <a:xfrm>
                            <a:off x="2586" y="2052"/>
                            <a:ext cx="0" cy="18"/>
                          </a:xfrm>
                          <a:prstGeom prst="line">
                            <a:avLst/>
                          </a:prstGeom>
                          <a:noFill/>
                          <a:ln w="266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0" name="Line 745"/>
                        <wps:cNvCnPr>
                          <a:cxnSpLocks noChangeShapeType="1"/>
                        </wps:cNvCnPr>
                        <wps:spPr bwMode="auto">
                          <a:xfrm>
                            <a:off x="3025" y="2052"/>
                            <a:ext cx="0" cy="0"/>
                          </a:xfrm>
                          <a:prstGeom prst="line">
                            <a:avLst/>
                          </a:prstGeom>
                          <a:noFill/>
                          <a:ln w="2660">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681" name="Line 744"/>
                        <wps:cNvCnPr>
                          <a:cxnSpLocks noChangeShapeType="1"/>
                        </wps:cNvCnPr>
                        <wps:spPr bwMode="auto">
                          <a:xfrm>
                            <a:off x="3025" y="2061"/>
                            <a:ext cx="0" cy="0"/>
                          </a:xfrm>
                          <a:prstGeom prst="line">
                            <a:avLst/>
                          </a:prstGeom>
                          <a:noFill/>
                          <a:ln w="1163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2" name="Line 743"/>
                        <wps:cNvCnPr>
                          <a:cxnSpLocks noChangeShapeType="1"/>
                        </wps:cNvCnPr>
                        <wps:spPr bwMode="auto">
                          <a:xfrm>
                            <a:off x="3025" y="2052"/>
                            <a:ext cx="0" cy="18"/>
                          </a:xfrm>
                          <a:prstGeom prst="line">
                            <a:avLst/>
                          </a:prstGeom>
                          <a:noFill/>
                          <a:ln w="266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3" name="Line 742"/>
                        <wps:cNvCnPr>
                          <a:cxnSpLocks noChangeShapeType="1"/>
                        </wps:cNvCnPr>
                        <wps:spPr bwMode="auto">
                          <a:xfrm>
                            <a:off x="3463" y="2052"/>
                            <a:ext cx="0" cy="0"/>
                          </a:xfrm>
                          <a:prstGeom prst="line">
                            <a:avLst/>
                          </a:prstGeom>
                          <a:noFill/>
                          <a:ln w="2660">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684" name="Line 741"/>
                        <wps:cNvCnPr>
                          <a:cxnSpLocks noChangeShapeType="1"/>
                        </wps:cNvCnPr>
                        <wps:spPr bwMode="auto">
                          <a:xfrm>
                            <a:off x="3463" y="2061"/>
                            <a:ext cx="0" cy="0"/>
                          </a:xfrm>
                          <a:prstGeom prst="line">
                            <a:avLst/>
                          </a:prstGeom>
                          <a:noFill/>
                          <a:ln w="1163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5" name="Line 740"/>
                        <wps:cNvCnPr>
                          <a:cxnSpLocks noChangeShapeType="1"/>
                        </wps:cNvCnPr>
                        <wps:spPr bwMode="auto">
                          <a:xfrm>
                            <a:off x="3463" y="2052"/>
                            <a:ext cx="0" cy="18"/>
                          </a:xfrm>
                          <a:prstGeom prst="line">
                            <a:avLst/>
                          </a:prstGeom>
                          <a:noFill/>
                          <a:ln w="266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6" name="Line 739"/>
                        <wps:cNvCnPr>
                          <a:cxnSpLocks noChangeShapeType="1"/>
                        </wps:cNvCnPr>
                        <wps:spPr bwMode="auto">
                          <a:xfrm>
                            <a:off x="3901" y="2052"/>
                            <a:ext cx="0" cy="0"/>
                          </a:xfrm>
                          <a:prstGeom prst="line">
                            <a:avLst/>
                          </a:prstGeom>
                          <a:noFill/>
                          <a:ln w="2660">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687" name="Line 738"/>
                        <wps:cNvCnPr>
                          <a:cxnSpLocks noChangeShapeType="1"/>
                        </wps:cNvCnPr>
                        <wps:spPr bwMode="auto">
                          <a:xfrm>
                            <a:off x="3901" y="2061"/>
                            <a:ext cx="0" cy="0"/>
                          </a:xfrm>
                          <a:prstGeom prst="line">
                            <a:avLst/>
                          </a:prstGeom>
                          <a:noFill/>
                          <a:ln w="1163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8" name="Line 737"/>
                        <wps:cNvCnPr>
                          <a:cxnSpLocks noChangeShapeType="1"/>
                        </wps:cNvCnPr>
                        <wps:spPr bwMode="auto">
                          <a:xfrm>
                            <a:off x="3901" y="2052"/>
                            <a:ext cx="0" cy="18"/>
                          </a:xfrm>
                          <a:prstGeom prst="line">
                            <a:avLst/>
                          </a:prstGeom>
                          <a:noFill/>
                          <a:ln w="266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9" name="Line 736"/>
                        <wps:cNvCnPr>
                          <a:cxnSpLocks noChangeShapeType="1"/>
                        </wps:cNvCnPr>
                        <wps:spPr bwMode="auto">
                          <a:xfrm>
                            <a:off x="4340" y="2052"/>
                            <a:ext cx="0" cy="0"/>
                          </a:xfrm>
                          <a:prstGeom prst="line">
                            <a:avLst/>
                          </a:prstGeom>
                          <a:noFill/>
                          <a:ln w="2660">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690" name="Line 735"/>
                        <wps:cNvCnPr>
                          <a:cxnSpLocks noChangeShapeType="1"/>
                        </wps:cNvCnPr>
                        <wps:spPr bwMode="auto">
                          <a:xfrm>
                            <a:off x="4340" y="2061"/>
                            <a:ext cx="0" cy="0"/>
                          </a:xfrm>
                          <a:prstGeom prst="line">
                            <a:avLst/>
                          </a:prstGeom>
                          <a:noFill/>
                          <a:ln w="1163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1" name="Line 734"/>
                        <wps:cNvCnPr>
                          <a:cxnSpLocks noChangeShapeType="1"/>
                        </wps:cNvCnPr>
                        <wps:spPr bwMode="auto">
                          <a:xfrm>
                            <a:off x="4340" y="2052"/>
                            <a:ext cx="0" cy="18"/>
                          </a:xfrm>
                          <a:prstGeom prst="line">
                            <a:avLst/>
                          </a:prstGeom>
                          <a:noFill/>
                          <a:ln w="266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2" name="Line 733"/>
                        <wps:cNvCnPr>
                          <a:cxnSpLocks noChangeShapeType="1"/>
                        </wps:cNvCnPr>
                        <wps:spPr bwMode="auto">
                          <a:xfrm>
                            <a:off x="4778" y="2052"/>
                            <a:ext cx="0" cy="0"/>
                          </a:xfrm>
                          <a:prstGeom prst="line">
                            <a:avLst/>
                          </a:prstGeom>
                          <a:noFill/>
                          <a:ln w="2660">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693" name="Line 732"/>
                        <wps:cNvCnPr>
                          <a:cxnSpLocks noChangeShapeType="1"/>
                        </wps:cNvCnPr>
                        <wps:spPr bwMode="auto">
                          <a:xfrm>
                            <a:off x="4778" y="2061"/>
                            <a:ext cx="0" cy="0"/>
                          </a:xfrm>
                          <a:prstGeom prst="line">
                            <a:avLst/>
                          </a:prstGeom>
                          <a:noFill/>
                          <a:ln w="1163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4" name="Line 731"/>
                        <wps:cNvCnPr>
                          <a:cxnSpLocks noChangeShapeType="1"/>
                        </wps:cNvCnPr>
                        <wps:spPr bwMode="auto">
                          <a:xfrm>
                            <a:off x="4778" y="2052"/>
                            <a:ext cx="0" cy="18"/>
                          </a:xfrm>
                          <a:prstGeom prst="line">
                            <a:avLst/>
                          </a:prstGeom>
                          <a:noFill/>
                          <a:ln w="266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5" name="Line 730"/>
                        <wps:cNvCnPr>
                          <a:cxnSpLocks noChangeShapeType="1"/>
                        </wps:cNvCnPr>
                        <wps:spPr bwMode="auto">
                          <a:xfrm>
                            <a:off x="5216" y="2052"/>
                            <a:ext cx="0" cy="0"/>
                          </a:xfrm>
                          <a:prstGeom prst="line">
                            <a:avLst/>
                          </a:prstGeom>
                          <a:noFill/>
                          <a:ln w="2660">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696" name="Line 729"/>
                        <wps:cNvCnPr>
                          <a:cxnSpLocks noChangeShapeType="1"/>
                        </wps:cNvCnPr>
                        <wps:spPr bwMode="auto">
                          <a:xfrm>
                            <a:off x="5216" y="2061"/>
                            <a:ext cx="0" cy="0"/>
                          </a:xfrm>
                          <a:prstGeom prst="line">
                            <a:avLst/>
                          </a:prstGeom>
                          <a:noFill/>
                          <a:ln w="1163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7" name="Line 728"/>
                        <wps:cNvCnPr>
                          <a:cxnSpLocks noChangeShapeType="1"/>
                        </wps:cNvCnPr>
                        <wps:spPr bwMode="auto">
                          <a:xfrm>
                            <a:off x="5216" y="2052"/>
                            <a:ext cx="0" cy="18"/>
                          </a:xfrm>
                          <a:prstGeom prst="line">
                            <a:avLst/>
                          </a:prstGeom>
                          <a:noFill/>
                          <a:ln w="266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8" name="Line 727"/>
                        <wps:cNvCnPr>
                          <a:cxnSpLocks noChangeShapeType="1"/>
                        </wps:cNvCnPr>
                        <wps:spPr bwMode="auto">
                          <a:xfrm>
                            <a:off x="5655" y="2052"/>
                            <a:ext cx="0" cy="0"/>
                          </a:xfrm>
                          <a:prstGeom prst="line">
                            <a:avLst/>
                          </a:prstGeom>
                          <a:noFill/>
                          <a:ln w="2660">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699" name="Line 726"/>
                        <wps:cNvCnPr>
                          <a:cxnSpLocks noChangeShapeType="1"/>
                        </wps:cNvCnPr>
                        <wps:spPr bwMode="auto">
                          <a:xfrm>
                            <a:off x="5655" y="2061"/>
                            <a:ext cx="0" cy="0"/>
                          </a:xfrm>
                          <a:prstGeom prst="line">
                            <a:avLst/>
                          </a:prstGeom>
                          <a:noFill/>
                          <a:ln w="1163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0" name="Line 725"/>
                        <wps:cNvCnPr>
                          <a:cxnSpLocks noChangeShapeType="1"/>
                        </wps:cNvCnPr>
                        <wps:spPr bwMode="auto">
                          <a:xfrm>
                            <a:off x="5655" y="2052"/>
                            <a:ext cx="0" cy="18"/>
                          </a:xfrm>
                          <a:prstGeom prst="line">
                            <a:avLst/>
                          </a:prstGeom>
                          <a:noFill/>
                          <a:ln w="266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1" name="Line 724"/>
                        <wps:cNvCnPr>
                          <a:cxnSpLocks noChangeShapeType="1"/>
                        </wps:cNvCnPr>
                        <wps:spPr bwMode="auto">
                          <a:xfrm>
                            <a:off x="2148" y="2052"/>
                            <a:ext cx="3507" cy="0"/>
                          </a:xfrm>
                          <a:prstGeom prst="line">
                            <a:avLst/>
                          </a:prstGeom>
                          <a:noFill/>
                          <a:ln w="2660">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702" name="Line 723"/>
                        <wps:cNvCnPr>
                          <a:cxnSpLocks noChangeShapeType="1"/>
                        </wps:cNvCnPr>
                        <wps:spPr bwMode="auto">
                          <a:xfrm>
                            <a:off x="2130" y="2052"/>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3" name="Line 722"/>
                        <wps:cNvCnPr>
                          <a:cxnSpLocks noChangeShapeType="1"/>
                        </wps:cNvCnPr>
                        <wps:spPr bwMode="auto">
                          <a:xfrm>
                            <a:off x="2148" y="2052"/>
                            <a:ext cx="0" cy="0"/>
                          </a:xfrm>
                          <a:prstGeom prst="line">
                            <a:avLst/>
                          </a:prstGeom>
                          <a:noFill/>
                          <a:ln w="266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4" name="Line 721"/>
                        <wps:cNvCnPr>
                          <a:cxnSpLocks noChangeShapeType="1"/>
                        </wps:cNvCnPr>
                        <wps:spPr bwMode="auto">
                          <a:xfrm>
                            <a:off x="2148" y="1678"/>
                            <a:ext cx="3507" cy="0"/>
                          </a:xfrm>
                          <a:prstGeom prst="line">
                            <a:avLst/>
                          </a:prstGeom>
                          <a:noFill/>
                          <a:ln w="2660">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705" name="Line 720"/>
                        <wps:cNvCnPr>
                          <a:cxnSpLocks noChangeShapeType="1"/>
                        </wps:cNvCnPr>
                        <wps:spPr bwMode="auto">
                          <a:xfrm>
                            <a:off x="2130" y="1678"/>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6" name="Line 719"/>
                        <wps:cNvCnPr>
                          <a:cxnSpLocks noChangeShapeType="1"/>
                        </wps:cNvCnPr>
                        <wps:spPr bwMode="auto">
                          <a:xfrm>
                            <a:off x="2148" y="1678"/>
                            <a:ext cx="0" cy="0"/>
                          </a:xfrm>
                          <a:prstGeom prst="line">
                            <a:avLst/>
                          </a:prstGeom>
                          <a:noFill/>
                          <a:ln w="266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7" name="Line 718"/>
                        <wps:cNvCnPr>
                          <a:cxnSpLocks noChangeShapeType="1"/>
                        </wps:cNvCnPr>
                        <wps:spPr bwMode="auto">
                          <a:xfrm>
                            <a:off x="2148" y="1305"/>
                            <a:ext cx="3507" cy="0"/>
                          </a:xfrm>
                          <a:prstGeom prst="line">
                            <a:avLst/>
                          </a:prstGeom>
                          <a:noFill/>
                          <a:ln w="2660">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708" name="Line 717"/>
                        <wps:cNvCnPr>
                          <a:cxnSpLocks noChangeShapeType="1"/>
                        </wps:cNvCnPr>
                        <wps:spPr bwMode="auto">
                          <a:xfrm>
                            <a:off x="2130" y="1305"/>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9" name="Line 716"/>
                        <wps:cNvCnPr>
                          <a:cxnSpLocks noChangeShapeType="1"/>
                        </wps:cNvCnPr>
                        <wps:spPr bwMode="auto">
                          <a:xfrm>
                            <a:off x="2148" y="1305"/>
                            <a:ext cx="0" cy="0"/>
                          </a:xfrm>
                          <a:prstGeom prst="line">
                            <a:avLst/>
                          </a:prstGeom>
                          <a:noFill/>
                          <a:ln w="266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0" name="Line 715"/>
                        <wps:cNvCnPr>
                          <a:cxnSpLocks noChangeShapeType="1"/>
                        </wps:cNvCnPr>
                        <wps:spPr bwMode="auto">
                          <a:xfrm>
                            <a:off x="2148" y="932"/>
                            <a:ext cx="3507" cy="0"/>
                          </a:xfrm>
                          <a:prstGeom prst="line">
                            <a:avLst/>
                          </a:prstGeom>
                          <a:noFill/>
                          <a:ln w="2660">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711" name="Line 714"/>
                        <wps:cNvCnPr>
                          <a:cxnSpLocks noChangeShapeType="1"/>
                        </wps:cNvCnPr>
                        <wps:spPr bwMode="auto">
                          <a:xfrm>
                            <a:off x="2130" y="932"/>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2" name="Line 713"/>
                        <wps:cNvCnPr>
                          <a:cxnSpLocks noChangeShapeType="1"/>
                        </wps:cNvCnPr>
                        <wps:spPr bwMode="auto">
                          <a:xfrm>
                            <a:off x="2148" y="932"/>
                            <a:ext cx="0" cy="0"/>
                          </a:xfrm>
                          <a:prstGeom prst="line">
                            <a:avLst/>
                          </a:prstGeom>
                          <a:noFill/>
                          <a:ln w="266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3" name="Line 712"/>
                        <wps:cNvCnPr>
                          <a:cxnSpLocks noChangeShapeType="1"/>
                        </wps:cNvCnPr>
                        <wps:spPr bwMode="auto">
                          <a:xfrm>
                            <a:off x="2148" y="559"/>
                            <a:ext cx="3507" cy="0"/>
                          </a:xfrm>
                          <a:prstGeom prst="line">
                            <a:avLst/>
                          </a:prstGeom>
                          <a:noFill/>
                          <a:ln w="2660">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714" name="Line 711"/>
                        <wps:cNvCnPr>
                          <a:cxnSpLocks noChangeShapeType="1"/>
                        </wps:cNvCnPr>
                        <wps:spPr bwMode="auto">
                          <a:xfrm>
                            <a:off x="2130" y="559"/>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5" name="Line 710"/>
                        <wps:cNvCnPr>
                          <a:cxnSpLocks noChangeShapeType="1"/>
                        </wps:cNvCnPr>
                        <wps:spPr bwMode="auto">
                          <a:xfrm>
                            <a:off x="2148" y="559"/>
                            <a:ext cx="0" cy="0"/>
                          </a:xfrm>
                          <a:prstGeom prst="line">
                            <a:avLst/>
                          </a:prstGeom>
                          <a:noFill/>
                          <a:ln w="266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6" name="Line 709"/>
                        <wps:cNvCnPr>
                          <a:cxnSpLocks noChangeShapeType="1"/>
                        </wps:cNvCnPr>
                        <wps:spPr bwMode="auto">
                          <a:xfrm>
                            <a:off x="2148" y="185"/>
                            <a:ext cx="3507" cy="0"/>
                          </a:xfrm>
                          <a:prstGeom prst="line">
                            <a:avLst/>
                          </a:prstGeom>
                          <a:noFill/>
                          <a:ln w="2660">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717" name="Line 708"/>
                        <wps:cNvCnPr>
                          <a:cxnSpLocks noChangeShapeType="1"/>
                        </wps:cNvCnPr>
                        <wps:spPr bwMode="auto">
                          <a:xfrm>
                            <a:off x="2130" y="185"/>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8" name="Line 707"/>
                        <wps:cNvCnPr>
                          <a:cxnSpLocks noChangeShapeType="1"/>
                        </wps:cNvCnPr>
                        <wps:spPr bwMode="auto">
                          <a:xfrm>
                            <a:off x="2148" y="185"/>
                            <a:ext cx="0" cy="0"/>
                          </a:xfrm>
                          <a:prstGeom prst="line">
                            <a:avLst/>
                          </a:prstGeom>
                          <a:noFill/>
                          <a:ln w="266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9" name="Line 706"/>
                        <wps:cNvCnPr>
                          <a:cxnSpLocks noChangeShapeType="1"/>
                        </wps:cNvCnPr>
                        <wps:spPr bwMode="auto">
                          <a:xfrm>
                            <a:off x="2148" y="-188"/>
                            <a:ext cx="3507" cy="0"/>
                          </a:xfrm>
                          <a:prstGeom prst="line">
                            <a:avLst/>
                          </a:prstGeom>
                          <a:noFill/>
                          <a:ln w="2660">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720" name="Line 705"/>
                        <wps:cNvCnPr>
                          <a:cxnSpLocks noChangeShapeType="1"/>
                        </wps:cNvCnPr>
                        <wps:spPr bwMode="auto">
                          <a:xfrm>
                            <a:off x="2130" y="-188"/>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1" name="Line 704"/>
                        <wps:cNvCnPr>
                          <a:cxnSpLocks noChangeShapeType="1"/>
                        </wps:cNvCnPr>
                        <wps:spPr bwMode="auto">
                          <a:xfrm>
                            <a:off x="2148" y="-188"/>
                            <a:ext cx="0" cy="0"/>
                          </a:xfrm>
                          <a:prstGeom prst="line">
                            <a:avLst/>
                          </a:prstGeom>
                          <a:noFill/>
                          <a:ln w="266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2" name="Line 703"/>
                        <wps:cNvCnPr>
                          <a:cxnSpLocks noChangeShapeType="1"/>
                        </wps:cNvCnPr>
                        <wps:spPr bwMode="auto">
                          <a:xfrm>
                            <a:off x="2148" y="-561"/>
                            <a:ext cx="3507" cy="0"/>
                          </a:xfrm>
                          <a:prstGeom prst="line">
                            <a:avLst/>
                          </a:prstGeom>
                          <a:noFill/>
                          <a:ln w="2660">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723" name="Line 702"/>
                        <wps:cNvCnPr>
                          <a:cxnSpLocks noChangeShapeType="1"/>
                        </wps:cNvCnPr>
                        <wps:spPr bwMode="auto">
                          <a:xfrm>
                            <a:off x="2130" y="-561"/>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4" name="Line 701"/>
                        <wps:cNvCnPr>
                          <a:cxnSpLocks noChangeShapeType="1"/>
                        </wps:cNvCnPr>
                        <wps:spPr bwMode="auto">
                          <a:xfrm>
                            <a:off x="2148" y="-561"/>
                            <a:ext cx="0" cy="0"/>
                          </a:xfrm>
                          <a:prstGeom prst="line">
                            <a:avLst/>
                          </a:prstGeom>
                          <a:noFill/>
                          <a:ln w="266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5" name="Freeform 700"/>
                        <wps:cNvSpPr>
                          <a:spLocks/>
                        </wps:cNvSpPr>
                        <wps:spPr bwMode="auto">
                          <a:xfrm>
                            <a:off x="2586" y="-351"/>
                            <a:ext cx="2630" cy="2227"/>
                          </a:xfrm>
                          <a:custGeom>
                            <a:avLst/>
                            <a:gdLst>
                              <a:gd name="T0" fmla="+- 0 5216 2586"/>
                              <a:gd name="T1" fmla="*/ T0 w 2630"/>
                              <a:gd name="T2" fmla="+- 0 -351 -351"/>
                              <a:gd name="T3" fmla="*/ -351 h 2227"/>
                              <a:gd name="T4" fmla="+- 0 4778 2586"/>
                              <a:gd name="T5" fmla="*/ T4 w 2630"/>
                              <a:gd name="T6" fmla="+- 0 185 -351"/>
                              <a:gd name="T7" fmla="*/ 185 h 2227"/>
                              <a:gd name="T8" fmla="+- 0 4340 2586"/>
                              <a:gd name="T9" fmla="*/ T8 w 2630"/>
                              <a:gd name="T10" fmla="+- 0 645 -351"/>
                              <a:gd name="T11" fmla="*/ 645 h 2227"/>
                              <a:gd name="T12" fmla="+- 0 3682 2586"/>
                              <a:gd name="T13" fmla="*/ T12 w 2630"/>
                              <a:gd name="T14" fmla="+- 0 1363 -351"/>
                              <a:gd name="T15" fmla="*/ 1363 h 2227"/>
                              <a:gd name="T16" fmla="+- 0 3318 2586"/>
                              <a:gd name="T17" fmla="*/ T16 w 2630"/>
                              <a:gd name="T18" fmla="+- 0 1530 -351"/>
                              <a:gd name="T19" fmla="*/ 1530 h 2227"/>
                              <a:gd name="T20" fmla="+- 0 2586 2586"/>
                              <a:gd name="T21" fmla="*/ T20 w 2630"/>
                              <a:gd name="T22" fmla="+- 0 1875 -351"/>
                              <a:gd name="T23" fmla="*/ 1875 h 2227"/>
                            </a:gdLst>
                            <a:ahLst/>
                            <a:cxnLst>
                              <a:cxn ang="0">
                                <a:pos x="T1" y="T3"/>
                              </a:cxn>
                              <a:cxn ang="0">
                                <a:pos x="T5" y="T7"/>
                              </a:cxn>
                              <a:cxn ang="0">
                                <a:pos x="T9" y="T11"/>
                              </a:cxn>
                              <a:cxn ang="0">
                                <a:pos x="T13" y="T15"/>
                              </a:cxn>
                              <a:cxn ang="0">
                                <a:pos x="T17" y="T19"/>
                              </a:cxn>
                              <a:cxn ang="0">
                                <a:pos x="T21" y="T23"/>
                              </a:cxn>
                            </a:cxnLst>
                            <a:rect l="0" t="0" r="r" b="b"/>
                            <a:pathLst>
                              <a:path w="2630" h="2227">
                                <a:moveTo>
                                  <a:pt x="2630" y="0"/>
                                </a:moveTo>
                                <a:lnTo>
                                  <a:pt x="2192" y="536"/>
                                </a:lnTo>
                                <a:lnTo>
                                  <a:pt x="1754" y="996"/>
                                </a:lnTo>
                                <a:lnTo>
                                  <a:pt x="1096" y="1714"/>
                                </a:lnTo>
                                <a:lnTo>
                                  <a:pt x="732" y="1881"/>
                                </a:lnTo>
                                <a:lnTo>
                                  <a:pt x="0" y="2226"/>
                                </a:lnTo>
                              </a:path>
                            </a:pathLst>
                          </a:custGeom>
                          <a:noFill/>
                          <a:ln w="13301">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Freeform 699"/>
                        <wps:cNvSpPr>
                          <a:spLocks/>
                        </wps:cNvSpPr>
                        <wps:spPr bwMode="auto">
                          <a:xfrm>
                            <a:off x="5190" y="-377"/>
                            <a:ext cx="53" cy="53"/>
                          </a:xfrm>
                          <a:custGeom>
                            <a:avLst/>
                            <a:gdLst>
                              <a:gd name="T0" fmla="+- 0 5223 5190"/>
                              <a:gd name="T1" fmla="*/ T0 w 53"/>
                              <a:gd name="T2" fmla="+- 0 -377 -377"/>
                              <a:gd name="T3" fmla="*/ -377 h 53"/>
                              <a:gd name="T4" fmla="+- 0 5209 5190"/>
                              <a:gd name="T5" fmla="*/ T4 w 53"/>
                              <a:gd name="T6" fmla="+- 0 -377 -377"/>
                              <a:gd name="T7" fmla="*/ -377 h 53"/>
                              <a:gd name="T8" fmla="+- 0 5203 5190"/>
                              <a:gd name="T9" fmla="*/ T8 w 53"/>
                              <a:gd name="T10" fmla="+- 0 -375 -377"/>
                              <a:gd name="T11" fmla="*/ -375 h 53"/>
                              <a:gd name="T12" fmla="+- 0 5193 5190"/>
                              <a:gd name="T13" fmla="*/ T12 w 53"/>
                              <a:gd name="T14" fmla="+- 0 -365 -377"/>
                              <a:gd name="T15" fmla="*/ -365 h 53"/>
                              <a:gd name="T16" fmla="+- 0 5190 5190"/>
                              <a:gd name="T17" fmla="*/ T16 w 53"/>
                              <a:gd name="T18" fmla="+- 0 -358 -377"/>
                              <a:gd name="T19" fmla="*/ -358 h 53"/>
                              <a:gd name="T20" fmla="+- 0 5190 5190"/>
                              <a:gd name="T21" fmla="*/ T20 w 53"/>
                              <a:gd name="T22" fmla="+- 0 -344 -377"/>
                              <a:gd name="T23" fmla="*/ -344 h 53"/>
                              <a:gd name="T24" fmla="+- 0 5193 5190"/>
                              <a:gd name="T25" fmla="*/ T24 w 53"/>
                              <a:gd name="T26" fmla="+- 0 -338 -377"/>
                              <a:gd name="T27" fmla="*/ -338 h 53"/>
                              <a:gd name="T28" fmla="+- 0 5203 5190"/>
                              <a:gd name="T29" fmla="*/ T28 w 53"/>
                              <a:gd name="T30" fmla="+- 0 -328 -377"/>
                              <a:gd name="T31" fmla="*/ -328 h 53"/>
                              <a:gd name="T32" fmla="+- 0 5209 5190"/>
                              <a:gd name="T33" fmla="*/ T32 w 53"/>
                              <a:gd name="T34" fmla="+- 0 -325 -377"/>
                              <a:gd name="T35" fmla="*/ -325 h 53"/>
                              <a:gd name="T36" fmla="+- 0 5223 5190"/>
                              <a:gd name="T37" fmla="*/ T36 w 53"/>
                              <a:gd name="T38" fmla="+- 0 -325 -377"/>
                              <a:gd name="T39" fmla="*/ -325 h 53"/>
                              <a:gd name="T40" fmla="+- 0 5230 5190"/>
                              <a:gd name="T41" fmla="*/ T40 w 53"/>
                              <a:gd name="T42" fmla="+- 0 -328 -377"/>
                              <a:gd name="T43" fmla="*/ -328 h 53"/>
                              <a:gd name="T44" fmla="+- 0 5240 5190"/>
                              <a:gd name="T45" fmla="*/ T44 w 53"/>
                              <a:gd name="T46" fmla="+- 0 -338 -377"/>
                              <a:gd name="T47" fmla="*/ -338 h 53"/>
                              <a:gd name="T48" fmla="+- 0 5242 5190"/>
                              <a:gd name="T49" fmla="*/ T48 w 53"/>
                              <a:gd name="T50" fmla="+- 0 -344 -377"/>
                              <a:gd name="T51" fmla="*/ -344 h 53"/>
                              <a:gd name="T52" fmla="+- 0 5242 5190"/>
                              <a:gd name="T53" fmla="*/ T52 w 53"/>
                              <a:gd name="T54" fmla="+- 0 -358 -377"/>
                              <a:gd name="T55" fmla="*/ -358 h 53"/>
                              <a:gd name="T56" fmla="+- 0 5240 5190"/>
                              <a:gd name="T57" fmla="*/ T56 w 53"/>
                              <a:gd name="T58" fmla="+- 0 -365 -377"/>
                              <a:gd name="T59" fmla="*/ -365 h 53"/>
                              <a:gd name="T60" fmla="+- 0 5230 5190"/>
                              <a:gd name="T61" fmla="*/ T60 w 53"/>
                              <a:gd name="T62" fmla="+- 0 -375 -377"/>
                              <a:gd name="T63" fmla="*/ -375 h 53"/>
                              <a:gd name="T64" fmla="+- 0 5223 5190"/>
                              <a:gd name="T65" fmla="*/ T64 w 53"/>
                              <a:gd name="T66" fmla="+- 0 -377 -377"/>
                              <a:gd name="T67" fmla="*/ -377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53">
                                <a:moveTo>
                                  <a:pt x="33" y="0"/>
                                </a:moveTo>
                                <a:lnTo>
                                  <a:pt x="19" y="0"/>
                                </a:lnTo>
                                <a:lnTo>
                                  <a:pt x="13" y="2"/>
                                </a:lnTo>
                                <a:lnTo>
                                  <a:pt x="3" y="12"/>
                                </a:lnTo>
                                <a:lnTo>
                                  <a:pt x="0" y="19"/>
                                </a:lnTo>
                                <a:lnTo>
                                  <a:pt x="0" y="33"/>
                                </a:lnTo>
                                <a:lnTo>
                                  <a:pt x="3" y="39"/>
                                </a:lnTo>
                                <a:lnTo>
                                  <a:pt x="13" y="49"/>
                                </a:lnTo>
                                <a:lnTo>
                                  <a:pt x="19" y="52"/>
                                </a:lnTo>
                                <a:lnTo>
                                  <a:pt x="33" y="52"/>
                                </a:lnTo>
                                <a:lnTo>
                                  <a:pt x="40" y="49"/>
                                </a:lnTo>
                                <a:lnTo>
                                  <a:pt x="50" y="39"/>
                                </a:lnTo>
                                <a:lnTo>
                                  <a:pt x="52" y="33"/>
                                </a:lnTo>
                                <a:lnTo>
                                  <a:pt x="52" y="19"/>
                                </a:lnTo>
                                <a:lnTo>
                                  <a:pt x="50" y="12"/>
                                </a:lnTo>
                                <a:lnTo>
                                  <a:pt x="40" y="2"/>
                                </a:lnTo>
                                <a:lnTo>
                                  <a:pt x="33"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7" name="Freeform 698"/>
                        <wps:cNvSpPr>
                          <a:spLocks/>
                        </wps:cNvSpPr>
                        <wps:spPr bwMode="auto">
                          <a:xfrm>
                            <a:off x="5190" y="-377"/>
                            <a:ext cx="53" cy="53"/>
                          </a:xfrm>
                          <a:custGeom>
                            <a:avLst/>
                            <a:gdLst>
                              <a:gd name="T0" fmla="+- 0 5216 5190"/>
                              <a:gd name="T1" fmla="*/ T0 w 53"/>
                              <a:gd name="T2" fmla="+- 0 -325 -377"/>
                              <a:gd name="T3" fmla="*/ -325 h 53"/>
                              <a:gd name="T4" fmla="+- 0 5223 5190"/>
                              <a:gd name="T5" fmla="*/ T4 w 53"/>
                              <a:gd name="T6" fmla="+- 0 -325 -377"/>
                              <a:gd name="T7" fmla="*/ -325 h 53"/>
                              <a:gd name="T8" fmla="+- 0 5230 5190"/>
                              <a:gd name="T9" fmla="*/ T8 w 53"/>
                              <a:gd name="T10" fmla="+- 0 -328 -377"/>
                              <a:gd name="T11" fmla="*/ -328 h 53"/>
                              <a:gd name="T12" fmla="+- 0 5235 5190"/>
                              <a:gd name="T13" fmla="*/ T12 w 53"/>
                              <a:gd name="T14" fmla="+- 0 -333 -377"/>
                              <a:gd name="T15" fmla="*/ -333 h 53"/>
                              <a:gd name="T16" fmla="+- 0 5240 5190"/>
                              <a:gd name="T17" fmla="*/ T16 w 53"/>
                              <a:gd name="T18" fmla="+- 0 -338 -377"/>
                              <a:gd name="T19" fmla="*/ -338 h 53"/>
                              <a:gd name="T20" fmla="+- 0 5242 5190"/>
                              <a:gd name="T21" fmla="*/ T20 w 53"/>
                              <a:gd name="T22" fmla="+- 0 -344 -377"/>
                              <a:gd name="T23" fmla="*/ -344 h 53"/>
                              <a:gd name="T24" fmla="+- 0 5242 5190"/>
                              <a:gd name="T25" fmla="*/ T24 w 53"/>
                              <a:gd name="T26" fmla="+- 0 -351 -377"/>
                              <a:gd name="T27" fmla="*/ -351 h 53"/>
                              <a:gd name="T28" fmla="+- 0 5242 5190"/>
                              <a:gd name="T29" fmla="*/ T28 w 53"/>
                              <a:gd name="T30" fmla="+- 0 -358 -377"/>
                              <a:gd name="T31" fmla="*/ -358 h 53"/>
                              <a:gd name="T32" fmla="+- 0 5240 5190"/>
                              <a:gd name="T33" fmla="*/ T32 w 53"/>
                              <a:gd name="T34" fmla="+- 0 -365 -377"/>
                              <a:gd name="T35" fmla="*/ -365 h 53"/>
                              <a:gd name="T36" fmla="+- 0 5235 5190"/>
                              <a:gd name="T37" fmla="*/ T36 w 53"/>
                              <a:gd name="T38" fmla="+- 0 -370 -377"/>
                              <a:gd name="T39" fmla="*/ -370 h 53"/>
                              <a:gd name="T40" fmla="+- 0 5230 5190"/>
                              <a:gd name="T41" fmla="*/ T40 w 53"/>
                              <a:gd name="T42" fmla="+- 0 -375 -377"/>
                              <a:gd name="T43" fmla="*/ -375 h 53"/>
                              <a:gd name="T44" fmla="+- 0 5223 5190"/>
                              <a:gd name="T45" fmla="*/ T44 w 53"/>
                              <a:gd name="T46" fmla="+- 0 -377 -377"/>
                              <a:gd name="T47" fmla="*/ -377 h 53"/>
                              <a:gd name="T48" fmla="+- 0 5216 5190"/>
                              <a:gd name="T49" fmla="*/ T48 w 53"/>
                              <a:gd name="T50" fmla="+- 0 -377 -377"/>
                              <a:gd name="T51" fmla="*/ -377 h 53"/>
                              <a:gd name="T52" fmla="+- 0 5209 5190"/>
                              <a:gd name="T53" fmla="*/ T52 w 53"/>
                              <a:gd name="T54" fmla="+- 0 -377 -377"/>
                              <a:gd name="T55" fmla="*/ -377 h 53"/>
                              <a:gd name="T56" fmla="+- 0 5203 5190"/>
                              <a:gd name="T57" fmla="*/ T56 w 53"/>
                              <a:gd name="T58" fmla="+- 0 -375 -377"/>
                              <a:gd name="T59" fmla="*/ -375 h 53"/>
                              <a:gd name="T60" fmla="+- 0 5198 5190"/>
                              <a:gd name="T61" fmla="*/ T60 w 53"/>
                              <a:gd name="T62" fmla="+- 0 -370 -377"/>
                              <a:gd name="T63" fmla="*/ -370 h 53"/>
                              <a:gd name="T64" fmla="+- 0 5193 5190"/>
                              <a:gd name="T65" fmla="*/ T64 w 53"/>
                              <a:gd name="T66" fmla="+- 0 -365 -377"/>
                              <a:gd name="T67" fmla="*/ -365 h 53"/>
                              <a:gd name="T68" fmla="+- 0 5190 5190"/>
                              <a:gd name="T69" fmla="*/ T68 w 53"/>
                              <a:gd name="T70" fmla="+- 0 -358 -377"/>
                              <a:gd name="T71" fmla="*/ -358 h 53"/>
                              <a:gd name="T72" fmla="+- 0 5190 5190"/>
                              <a:gd name="T73" fmla="*/ T72 w 53"/>
                              <a:gd name="T74" fmla="+- 0 -351 -377"/>
                              <a:gd name="T75" fmla="*/ -351 h 53"/>
                              <a:gd name="T76" fmla="+- 0 5190 5190"/>
                              <a:gd name="T77" fmla="*/ T76 w 53"/>
                              <a:gd name="T78" fmla="+- 0 -344 -377"/>
                              <a:gd name="T79" fmla="*/ -344 h 53"/>
                              <a:gd name="T80" fmla="+- 0 5193 5190"/>
                              <a:gd name="T81" fmla="*/ T80 w 53"/>
                              <a:gd name="T82" fmla="+- 0 -338 -377"/>
                              <a:gd name="T83" fmla="*/ -338 h 53"/>
                              <a:gd name="T84" fmla="+- 0 5198 5190"/>
                              <a:gd name="T85" fmla="*/ T84 w 53"/>
                              <a:gd name="T86" fmla="+- 0 -333 -377"/>
                              <a:gd name="T87" fmla="*/ -333 h 53"/>
                              <a:gd name="T88" fmla="+- 0 5203 5190"/>
                              <a:gd name="T89" fmla="*/ T88 w 53"/>
                              <a:gd name="T90" fmla="+- 0 -328 -377"/>
                              <a:gd name="T91" fmla="*/ -328 h 53"/>
                              <a:gd name="T92" fmla="+- 0 5209 5190"/>
                              <a:gd name="T93" fmla="*/ T92 w 53"/>
                              <a:gd name="T94" fmla="+- 0 -325 -377"/>
                              <a:gd name="T95" fmla="*/ -325 h 53"/>
                              <a:gd name="T96" fmla="+- 0 5216 5190"/>
                              <a:gd name="T97" fmla="*/ T96 w 53"/>
                              <a:gd name="T98" fmla="+- 0 -325 -377"/>
                              <a:gd name="T99" fmla="*/ -32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 h="53">
                                <a:moveTo>
                                  <a:pt x="26" y="52"/>
                                </a:moveTo>
                                <a:lnTo>
                                  <a:pt x="33" y="52"/>
                                </a:lnTo>
                                <a:lnTo>
                                  <a:pt x="40" y="49"/>
                                </a:lnTo>
                                <a:lnTo>
                                  <a:pt x="45" y="44"/>
                                </a:lnTo>
                                <a:lnTo>
                                  <a:pt x="50" y="39"/>
                                </a:lnTo>
                                <a:lnTo>
                                  <a:pt x="52" y="33"/>
                                </a:lnTo>
                                <a:lnTo>
                                  <a:pt x="52" y="26"/>
                                </a:lnTo>
                                <a:lnTo>
                                  <a:pt x="52" y="19"/>
                                </a:lnTo>
                                <a:lnTo>
                                  <a:pt x="50" y="12"/>
                                </a:lnTo>
                                <a:lnTo>
                                  <a:pt x="45" y="7"/>
                                </a:lnTo>
                                <a:lnTo>
                                  <a:pt x="40" y="2"/>
                                </a:lnTo>
                                <a:lnTo>
                                  <a:pt x="33" y="0"/>
                                </a:lnTo>
                                <a:lnTo>
                                  <a:pt x="26" y="0"/>
                                </a:lnTo>
                                <a:lnTo>
                                  <a:pt x="19" y="0"/>
                                </a:lnTo>
                                <a:lnTo>
                                  <a:pt x="13" y="2"/>
                                </a:lnTo>
                                <a:lnTo>
                                  <a:pt x="8" y="7"/>
                                </a:lnTo>
                                <a:lnTo>
                                  <a:pt x="3" y="12"/>
                                </a:lnTo>
                                <a:lnTo>
                                  <a:pt x="0" y="19"/>
                                </a:lnTo>
                                <a:lnTo>
                                  <a:pt x="0" y="26"/>
                                </a:lnTo>
                                <a:lnTo>
                                  <a:pt x="0" y="33"/>
                                </a:lnTo>
                                <a:lnTo>
                                  <a:pt x="3" y="39"/>
                                </a:lnTo>
                                <a:lnTo>
                                  <a:pt x="8" y="44"/>
                                </a:lnTo>
                                <a:lnTo>
                                  <a:pt x="13" y="49"/>
                                </a:lnTo>
                                <a:lnTo>
                                  <a:pt x="19" y="52"/>
                                </a:lnTo>
                                <a:lnTo>
                                  <a:pt x="26" y="52"/>
                                </a:lnTo>
                                <a:close/>
                              </a:path>
                            </a:pathLst>
                          </a:custGeom>
                          <a:noFill/>
                          <a:ln w="3325">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Freeform 697"/>
                        <wps:cNvSpPr>
                          <a:spLocks/>
                        </wps:cNvSpPr>
                        <wps:spPr bwMode="auto">
                          <a:xfrm>
                            <a:off x="4752" y="159"/>
                            <a:ext cx="53" cy="53"/>
                          </a:xfrm>
                          <a:custGeom>
                            <a:avLst/>
                            <a:gdLst>
                              <a:gd name="T0" fmla="+- 0 4785 4752"/>
                              <a:gd name="T1" fmla="*/ T0 w 53"/>
                              <a:gd name="T2" fmla="+- 0 159 159"/>
                              <a:gd name="T3" fmla="*/ 159 h 53"/>
                              <a:gd name="T4" fmla="+- 0 4771 4752"/>
                              <a:gd name="T5" fmla="*/ T4 w 53"/>
                              <a:gd name="T6" fmla="+- 0 159 159"/>
                              <a:gd name="T7" fmla="*/ 159 h 53"/>
                              <a:gd name="T8" fmla="+- 0 4764 4752"/>
                              <a:gd name="T9" fmla="*/ T8 w 53"/>
                              <a:gd name="T10" fmla="+- 0 162 159"/>
                              <a:gd name="T11" fmla="*/ 162 h 53"/>
                              <a:gd name="T12" fmla="+- 0 4755 4752"/>
                              <a:gd name="T13" fmla="*/ T12 w 53"/>
                              <a:gd name="T14" fmla="+- 0 172 159"/>
                              <a:gd name="T15" fmla="*/ 172 h 53"/>
                              <a:gd name="T16" fmla="+- 0 4752 4752"/>
                              <a:gd name="T17" fmla="*/ T16 w 53"/>
                              <a:gd name="T18" fmla="+- 0 178 159"/>
                              <a:gd name="T19" fmla="*/ 178 h 53"/>
                              <a:gd name="T20" fmla="+- 0 4752 4752"/>
                              <a:gd name="T21" fmla="*/ T20 w 53"/>
                              <a:gd name="T22" fmla="+- 0 192 159"/>
                              <a:gd name="T23" fmla="*/ 192 h 53"/>
                              <a:gd name="T24" fmla="+- 0 4755 4752"/>
                              <a:gd name="T25" fmla="*/ T24 w 53"/>
                              <a:gd name="T26" fmla="+- 0 199 159"/>
                              <a:gd name="T27" fmla="*/ 199 h 53"/>
                              <a:gd name="T28" fmla="+- 0 4764 4752"/>
                              <a:gd name="T29" fmla="*/ T28 w 53"/>
                              <a:gd name="T30" fmla="+- 0 209 159"/>
                              <a:gd name="T31" fmla="*/ 209 h 53"/>
                              <a:gd name="T32" fmla="+- 0 4771 4752"/>
                              <a:gd name="T33" fmla="*/ T32 w 53"/>
                              <a:gd name="T34" fmla="+- 0 211 159"/>
                              <a:gd name="T35" fmla="*/ 211 h 53"/>
                              <a:gd name="T36" fmla="+- 0 4785 4752"/>
                              <a:gd name="T37" fmla="*/ T36 w 53"/>
                              <a:gd name="T38" fmla="+- 0 211 159"/>
                              <a:gd name="T39" fmla="*/ 211 h 53"/>
                              <a:gd name="T40" fmla="+- 0 4792 4752"/>
                              <a:gd name="T41" fmla="*/ T40 w 53"/>
                              <a:gd name="T42" fmla="+- 0 209 159"/>
                              <a:gd name="T43" fmla="*/ 209 h 53"/>
                              <a:gd name="T44" fmla="+- 0 4801 4752"/>
                              <a:gd name="T45" fmla="*/ T44 w 53"/>
                              <a:gd name="T46" fmla="+- 0 199 159"/>
                              <a:gd name="T47" fmla="*/ 199 h 53"/>
                              <a:gd name="T48" fmla="+- 0 4804 4752"/>
                              <a:gd name="T49" fmla="*/ T48 w 53"/>
                              <a:gd name="T50" fmla="+- 0 192 159"/>
                              <a:gd name="T51" fmla="*/ 192 h 53"/>
                              <a:gd name="T52" fmla="+- 0 4804 4752"/>
                              <a:gd name="T53" fmla="*/ T52 w 53"/>
                              <a:gd name="T54" fmla="+- 0 178 159"/>
                              <a:gd name="T55" fmla="*/ 178 h 53"/>
                              <a:gd name="T56" fmla="+- 0 4801 4752"/>
                              <a:gd name="T57" fmla="*/ T56 w 53"/>
                              <a:gd name="T58" fmla="+- 0 172 159"/>
                              <a:gd name="T59" fmla="*/ 172 h 53"/>
                              <a:gd name="T60" fmla="+- 0 4792 4752"/>
                              <a:gd name="T61" fmla="*/ T60 w 53"/>
                              <a:gd name="T62" fmla="+- 0 162 159"/>
                              <a:gd name="T63" fmla="*/ 162 h 53"/>
                              <a:gd name="T64" fmla="+- 0 4785 4752"/>
                              <a:gd name="T65" fmla="*/ T64 w 53"/>
                              <a:gd name="T66" fmla="+- 0 159 159"/>
                              <a:gd name="T67" fmla="*/ 159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53">
                                <a:moveTo>
                                  <a:pt x="33" y="0"/>
                                </a:moveTo>
                                <a:lnTo>
                                  <a:pt x="19" y="0"/>
                                </a:lnTo>
                                <a:lnTo>
                                  <a:pt x="12" y="3"/>
                                </a:lnTo>
                                <a:lnTo>
                                  <a:pt x="3" y="13"/>
                                </a:lnTo>
                                <a:lnTo>
                                  <a:pt x="0" y="19"/>
                                </a:lnTo>
                                <a:lnTo>
                                  <a:pt x="0" y="33"/>
                                </a:lnTo>
                                <a:lnTo>
                                  <a:pt x="3" y="40"/>
                                </a:lnTo>
                                <a:lnTo>
                                  <a:pt x="12" y="50"/>
                                </a:lnTo>
                                <a:lnTo>
                                  <a:pt x="19" y="52"/>
                                </a:lnTo>
                                <a:lnTo>
                                  <a:pt x="33" y="52"/>
                                </a:lnTo>
                                <a:lnTo>
                                  <a:pt x="40" y="50"/>
                                </a:lnTo>
                                <a:lnTo>
                                  <a:pt x="49" y="40"/>
                                </a:lnTo>
                                <a:lnTo>
                                  <a:pt x="52" y="33"/>
                                </a:lnTo>
                                <a:lnTo>
                                  <a:pt x="52" y="19"/>
                                </a:lnTo>
                                <a:lnTo>
                                  <a:pt x="49" y="13"/>
                                </a:lnTo>
                                <a:lnTo>
                                  <a:pt x="40" y="3"/>
                                </a:lnTo>
                                <a:lnTo>
                                  <a:pt x="33"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9" name="Freeform 696"/>
                        <wps:cNvSpPr>
                          <a:spLocks/>
                        </wps:cNvSpPr>
                        <wps:spPr bwMode="auto">
                          <a:xfrm>
                            <a:off x="4752" y="159"/>
                            <a:ext cx="53" cy="53"/>
                          </a:xfrm>
                          <a:custGeom>
                            <a:avLst/>
                            <a:gdLst>
                              <a:gd name="T0" fmla="+- 0 4778 4752"/>
                              <a:gd name="T1" fmla="*/ T0 w 53"/>
                              <a:gd name="T2" fmla="+- 0 211 159"/>
                              <a:gd name="T3" fmla="*/ 211 h 53"/>
                              <a:gd name="T4" fmla="+- 0 4785 4752"/>
                              <a:gd name="T5" fmla="*/ T4 w 53"/>
                              <a:gd name="T6" fmla="+- 0 211 159"/>
                              <a:gd name="T7" fmla="*/ 211 h 53"/>
                              <a:gd name="T8" fmla="+- 0 4792 4752"/>
                              <a:gd name="T9" fmla="*/ T8 w 53"/>
                              <a:gd name="T10" fmla="+- 0 209 159"/>
                              <a:gd name="T11" fmla="*/ 209 h 53"/>
                              <a:gd name="T12" fmla="+- 0 4796 4752"/>
                              <a:gd name="T13" fmla="*/ T12 w 53"/>
                              <a:gd name="T14" fmla="+- 0 204 159"/>
                              <a:gd name="T15" fmla="*/ 204 h 53"/>
                              <a:gd name="T16" fmla="+- 0 4801 4752"/>
                              <a:gd name="T17" fmla="*/ T16 w 53"/>
                              <a:gd name="T18" fmla="+- 0 199 159"/>
                              <a:gd name="T19" fmla="*/ 199 h 53"/>
                              <a:gd name="T20" fmla="+- 0 4804 4752"/>
                              <a:gd name="T21" fmla="*/ T20 w 53"/>
                              <a:gd name="T22" fmla="+- 0 192 159"/>
                              <a:gd name="T23" fmla="*/ 192 h 53"/>
                              <a:gd name="T24" fmla="+- 0 4804 4752"/>
                              <a:gd name="T25" fmla="*/ T24 w 53"/>
                              <a:gd name="T26" fmla="+- 0 185 159"/>
                              <a:gd name="T27" fmla="*/ 185 h 53"/>
                              <a:gd name="T28" fmla="+- 0 4804 4752"/>
                              <a:gd name="T29" fmla="*/ T28 w 53"/>
                              <a:gd name="T30" fmla="+- 0 178 159"/>
                              <a:gd name="T31" fmla="*/ 178 h 53"/>
                              <a:gd name="T32" fmla="+- 0 4801 4752"/>
                              <a:gd name="T33" fmla="*/ T32 w 53"/>
                              <a:gd name="T34" fmla="+- 0 172 159"/>
                              <a:gd name="T35" fmla="*/ 172 h 53"/>
                              <a:gd name="T36" fmla="+- 0 4796 4752"/>
                              <a:gd name="T37" fmla="*/ T36 w 53"/>
                              <a:gd name="T38" fmla="+- 0 167 159"/>
                              <a:gd name="T39" fmla="*/ 167 h 53"/>
                              <a:gd name="T40" fmla="+- 0 4792 4752"/>
                              <a:gd name="T41" fmla="*/ T40 w 53"/>
                              <a:gd name="T42" fmla="+- 0 162 159"/>
                              <a:gd name="T43" fmla="*/ 162 h 53"/>
                              <a:gd name="T44" fmla="+- 0 4785 4752"/>
                              <a:gd name="T45" fmla="*/ T44 w 53"/>
                              <a:gd name="T46" fmla="+- 0 159 159"/>
                              <a:gd name="T47" fmla="*/ 159 h 53"/>
                              <a:gd name="T48" fmla="+- 0 4778 4752"/>
                              <a:gd name="T49" fmla="*/ T48 w 53"/>
                              <a:gd name="T50" fmla="+- 0 159 159"/>
                              <a:gd name="T51" fmla="*/ 159 h 53"/>
                              <a:gd name="T52" fmla="+- 0 4771 4752"/>
                              <a:gd name="T53" fmla="*/ T52 w 53"/>
                              <a:gd name="T54" fmla="+- 0 159 159"/>
                              <a:gd name="T55" fmla="*/ 159 h 53"/>
                              <a:gd name="T56" fmla="+- 0 4764 4752"/>
                              <a:gd name="T57" fmla="*/ T56 w 53"/>
                              <a:gd name="T58" fmla="+- 0 162 159"/>
                              <a:gd name="T59" fmla="*/ 162 h 53"/>
                              <a:gd name="T60" fmla="+- 0 4759 4752"/>
                              <a:gd name="T61" fmla="*/ T60 w 53"/>
                              <a:gd name="T62" fmla="+- 0 167 159"/>
                              <a:gd name="T63" fmla="*/ 167 h 53"/>
                              <a:gd name="T64" fmla="+- 0 4755 4752"/>
                              <a:gd name="T65" fmla="*/ T64 w 53"/>
                              <a:gd name="T66" fmla="+- 0 172 159"/>
                              <a:gd name="T67" fmla="*/ 172 h 53"/>
                              <a:gd name="T68" fmla="+- 0 4752 4752"/>
                              <a:gd name="T69" fmla="*/ T68 w 53"/>
                              <a:gd name="T70" fmla="+- 0 178 159"/>
                              <a:gd name="T71" fmla="*/ 178 h 53"/>
                              <a:gd name="T72" fmla="+- 0 4752 4752"/>
                              <a:gd name="T73" fmla="*/ T72 w 53"/>
                              <a:gd name="T74" fmla="+- 0 185 159"/>
                              <a:gd name="T75" fmla="*/ 185 h 53"/>
                              <a:gd name="T76" fmla="+- 0 4752 4752"/>
                              <a:gd name="T77" fmla="*/ T76 w 53"/>
                              <a:gd name="T78" fmla="+- 0 192 159"/>
                              <a:gd name="T79" fmla="*/ 192 h 53"/>
                              <a:gd name="T80" fmla="+- 0 4755 4752"/>
                              <a:gd name="T81" fmla="*/ T80 w 53"/>
                              <a:gd name="T82" fmla="+- 0 199 159"/>
                              <a:gd name="T83" fmla="*/ 199 h 53"/>
                              <a:gd name="T84" fmla="+- 0 4759 4752"/>
                              <a:gd name="T85" fmla="*/ T84 w 53"/>
                              <a:gd name="T86" fmla="+- 0 204 159"/>
                              <a:gd name="T87" fmla="*/ 204 h 53"/>
                              <a:gd name="T88" fmla="+- 0 4764 4752"/>
                              <a:gd name="T89" fmla="*/ T88 w 53"/>
                              <a:gd name="T90" fmla="+- 0 209 159"/>
                              <a:gd name="T91" fmla="*/ 209 h 53"/>
                              <a:gd name="T92" fmla="+- 0 4771 4752"/>
                              <a:gd name="T93" fmla="*/ T92 w 53"/>
                              <a:gd name="T94" fmla="+- 0 211 159"/>
                              <a:gd name="T95" fmla="*/ 211 h 53"/>
                              <a:gd name="T96" fmla="+- 0 4778 4752"/>
                              <a:gd name="T97" fmla="*/ T96 w 53"/>
                              <a:gd name="T98" fmla="+- 0 211 159"/>
                              <a:gd name="T99" fmla="*/ 211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 h="53">
                                <a:moveTo>
                                  <a:pt x="26" y="52"/>
                                </a:moveTo>
                                <a:lnTo>
                                  <a:pt x="33" y="52"/>
                                </a:lnTo>
                                <a:lnTo>
                                  <a:pt x="40" y="50"/>
                                </a:lnTo>
                                <a:lnTo>
                                  <a:pt x="44" y="45"/>
                                </a:lnTo>
                                <a:lnTo>
                                  <a:pt x="49" y="40"/>
                                </a:lnTo>
                                <a:lnTo>
                                  <a:pt x="52" y="33"/>
                                </a:lnTo>
                                <a:lnTo>
                                  <a:pt x="52" y="26"/>
                                </a:lnTo>
                                <a:lnTo>
                                  <a:pt x="52" y="19"/>
                                </a:lnTo>
                                <a:lnTo>
                                  <a:pt x="49" y="13"/>
                                </a:lnTo>
                                <a:lnTo>
                                  <a:pt x="44" y="8"/>
                                </a:lnTo>
                                <a:lnTo>
                                  <a:pt x="40" y="3"/>
                                </a:lnTo>
                                <a:lnTo>
                                  <a:pt x="33" y="0"/>
                                </a:lnTo>
                                <a:lnTo>
                                  <a:pt x="26" y="0"/>
                                </a:lnTo>
                                <a:lnTo>
                                  <a:pt x="19" y="0"/>
                                </a:lnTo>
                                <a:lnTo>
                                  <a:pt x="12" y="3"/>
                                </a:lnTo>
                                <a:lnTo>
                                  <a:pt x="7" y="8"/>
                                </a:lnTo>
                                <a:lnTo>
                                  <a:pt x="3" y="13"/>
                                </a:lnTo>
                                <a:lnTo>
                                  <a:pt x="0" y="19"/>
                                </a:lnTo>
                                <a:lnTo>
                                  <a:pt x="0" y="26"/>
                                </a:lnTo>
                                <a:lnTo>
                                  <a:pt x="0" y="33"/>
                                </a:lnTo>
                                <a:lnTo>
                                  <a:pt x="3" y="40"/>
                                </a:lnTo>
                                <a:lnTo>
                                  <a:pt x="7" y="45"/>
                                </a:lnTo>
                                <a:lnTo>
                                  <a:pt x="12" y="50"/>
                                </a:lnTo>
                                <a:lnTo>
                                  <a:pt x="19" y="52"/>
                                </a:lnTo>
                                <a:lnTo>
                                  <a:pt x="26" y="52"/>
                                </a:lnTo>
                                <a:close/>
                              </a:path>
                            </a:pathLst>
                          </a:custGeom>
                          <a:noFill/>
                          <a:ln w="3325">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Freeform 695"/>
                        <wps:cNvSpPr>
                          <a:spLocks/>
                        </wps:cNvSpPr>
                        <wps:spPr bwMode="auto">
                          <a:xfrm>
                            <a:off x="4313" y="618"/>
                            <a:ext cx="53" cy="53"/>
                          </a:xfrm>
                          <a:custGeom>
                            <a:avLst/>
                            <a:gdLst>
                              <a:gd name="T0" fmla="+- 0 4347 4313"/>
                              <a:gd name="T1" fmla="*/ T0 w 53"/>
                              <a:gd name="T2" fmla="+- 0 618 618"/>
                              <a:gd name="T3" fmla="*/ 618 h 53"/>
                              <a:gd name="T4" fmla="+- 0 4333 4313"/>
                              <a:gd name="T5" fmla="*/ T4 w 53"/>
                              <a:gd name="T6" fmla="+- 0 618 618"/>
                              <a:gd name="T7" fmla="*/ 618 h 53"/>
                              <a:gd name="T8" fmla="+- 0 4326 4313"/>
                              <a:gd name="T9" fmla="*/ T8 w 53"/>
                              <a:gd name="T10" fmla="+- 0 621 618"/>
                              <a:gd name="T11" fmla="*/ 621 h 53"/>
                              <a:gd name="T12" fmla="+- 0 4316 4313"/>
                              <a:gd name="T13" fmla="*/ T12 w 53"/>
                              <a:gd name="T14" fmla="+- 0 631 618"/>
                              <a:gd name="T15" fmla="*/ 631 h 53"/>
                              <a:gd name="T16" fmla="+- 0 4313 4313"/>
                              <a:gd name="T17" fmla="*/ T16 w 53"/>
                              <a:gd name="T18" fmla="+- 0 638 618"/>
                              <a:gd name="T19" fmla="*/ 638 h 53"/>
                              <a:gd name="T20" fmla="+- 0 4313 4313"/>
                              <a:gd name="T21" fmla="*/ T20 w 53"/>
                              <a:gd name="T22" fmla="+- 0 651 618"/>
                              <a:gd name="T23" fmla="*/ 651 h 53"/>
                              <a:gd name="T24" fmla="+- 0 4316 4313"/>
                              <a:gd name="T25" fmla="*/ T24 w 53"/>
                              <a:gd name="T26" fmla="+- 0 658 618"/>
                              <a:gd name="T27" fmla="*/ 658 h 53"/>
                              <a:gd name="T28" fmla="+- 0 4326 4313"/>
                              <a:gd name="T29" fmla="*/ T28 w 53"/>
                              <a:gd name="T30" fmla="+- 0 668 618"/>
                              <a:gd name="T31" fmla="*/ 668 h 53"/>
                              <a:gd name="T32" fmla="+- 0 4333 4313"/>
                              <a:gd name="T33" fmla="*/ T32 w 53"/>
                              <a:gd name="T34" fmla="+- 0 671 618"/>
                              <a:gd name="T35" fmla="*/ 671 h 53"/>
                              <a:gd name="T36" fmla="+- 0 4347 4313"/>
                              <a:gd name="T37" fmla="*/ T36 w 53"/>
                              <a:gd name="T38" fmla="+- 0 671 618"/>
                              <a:gd name="T39" fmla="*/ 671 h 53"/>
                              <a:gd name="T40" fmla="+- 0 4353 4313"/>
                              <a:gd name="T41" fmla="*/ T40 w 53"/>
                              <a:gd name="T42" fmla="+- 0 668 618"/>
                              <a:gd name="T43" fmla="*/ 668 h 53"/>
                              <a:gd name="T44" fmla="+- 0 4363 4313"/>
                              <a:gd name="T45" fmla="*/ T44 w 53"/>
                              <a:gd name="T46" fmla="+- 0 658 618"/>
                              <a:gd name="T47" fmla="*/ 658 h 53"/>
                              <a:gd name="T48" fmla="+- 0 4366 4313"/>
                              <a:gd name="T49" fmla="*/ T48 w 53"/>
                              <a:gd name="T50" fmla="+- 0 651 618"/>
                              <a:gd name="T51" fmla="*/ 651 h 53"/>
                              <a:gd name="T52" fmla="+- 0 4366 4313"/>
                              <a:gd name="T53" fmla="*/ T52 w 53"/>
                              <a:gd name="T54" fmla="+- 0 638 618"/>
                              <a:gd name="T55" fmla="*/ 638 h 53"/>
                              <a:gd name="T56" fmla="+- 0 4363 4313"/>
                              <a:gd name="T57" fmla="*/ T56 w 53"/>
                              <a:gd name="T58" fmla="+- 0 631 618"/>
                              <a:gd name="T59" fmla="*/ 631 h 53"/>
                              <a:gd name="T60" fmla="+- 0 4353 4313"/>
                              <a:gd name="T61" fmla="*/ T60 w 53"/>
                              <a:gd name="T62" fmla="+- 0 621 618"/>
                              <a:gd name="T63" fmla="*/ 621 h 53"/>
                              <a:gd name="T64" fmla="+- 0 4347 4313"/>
                              <a:gd name="T65" fmla="*/ T64 w 53"/>
                              <a:gd name="T66" fmla="+- 0 618 618"/>
                              <a:gd name="T67" fmla="*/ 618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53">
                                <a:moveTo>
                                  <a:pt x="34" y="0"/>
                                </a:moveTo>
                                <a:lnTo>
                                  <a:pt x="20" y="0"/>
                                </a:lnTo>
                                <a:lnTo>
                                  <a:pt x="13" y="3"/>
                                </a:lnTo>
                                <a:lnTo>
                                  <a:pt x="3" y="13"/>
                                </a:lnTo>
                                <a:lnTo>
                                  <a:pt x="0" y="20"/>
                                </a:lnTo>
                                <a:lnTo>
                                  <a:pt x="0" y="33"/>
                                </a:lnTo>
                                <a:lnTo>
                                  <a:pt x="3" y="40"/>
                                </a:lnTo>
                                <a:lnTo>
                                  <a:pt x="13" y="50"/>
                                </a:lnTo>
                                <a:lnTo>
                                  <a:pt x="20" y="53"/>
                                </a:lnTo>
                                <a:lnTo>
                                  <a:pt x="34" y="53"/>
                                </a:lnTo>
                                <a:lnTo>
                                  <a:pt x="40" y="50"/>
                                </a:lnTo>
                                <a:lnTo>
                                  <a:pt x="50" y="40"/>
                                </a:lnTo>
                                <a:lnTo>
                                  <a:pt x="53" y="33"/>
                                </a:lnTo>
                                <a:lnTo>
                                  <a:pt x="53" y="20"/>
                                </a:lnTo>
                                <a:lnTo>
                                  <a:pt x="50" y="13"/>
                                </a:lnTo>
                                <a:lnTo>
                                  <a:pt x="40" y="3"/>
                                </a:lnTo>
                                <a:lnTo>
                                  <a:pt x="34"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1" name="Freeform 694"/>
                        <wps:cNvSpPr>
                          <a:spLocks/>
                        </wps:cNvSpPr>
                        <wps:spPr bwMode="auto">
                          <a:xfrm>
                            <a:off x="4313" y="618"/>
                            <a:ext cx="53" cy="53"/>
                          </a:xfrm>
                          <a:custGeom>
                            <a:avLst/>
                            <a:gdLst>
                              <a:gd name="T0" fmla="+- 0 4340 4313"/>
                              <a:gd name="T1" fmla="*/ T0 w 53"/>
                              <a:gd name="T2" fmla="+- 0 671 618"/>
                              <a:gd name="T3" fmla="*/ 671 h 53"/>
                              <a:gd name="T4" fmla="+- 0 4347 4313"/>
                              <a:gd name="T5" fmla="*/ T4 w 53"/>
                              <a:gd name="T6" fmla="+- 0 671 618"/>
                              <a:gd name="T7" fmla="*/ 671 h 53"/>
                              <a:gd name="T8" fmla="+- 0 4353 4313"/>
                              <a:gd name="T9" fmla="*/ T8 w 53"/>
                              <a:gd name="T10" fmla="+- 0 668 618"/>
                              <a:gd name="T11" fmla="*/ 668 h 53"/>
                              <a:gd name="T12" fmla="+- 0 4358 4313"/>
                              <a:gd name="T13" fmla="*/ T12 w 53"/>
                              <a:gd name="T14" fmla="+- 0 663 618"/>
                              <a:gd name="T15" fmla="*/ 663 h 53"/>
                              <a:gd name="T16" fmla="+- 0 4363 4313"/>
                              <a:gd name="T17" fmla="*/ T16 w 53"/>
                              <a:gd name="T18" fmla="+- 0 658 618"/>
                              <a:gd name="T19" fmla="*/ 658 h 53"/>
                              <a:gd name="T20" fmla="+- 0 4366 4313"/>
                              <a:gd name="T21" fmla="*/ T20 w 53"/>
                              <a:gd name="T22" fmla="+- 0 651 618"/>
                              <a:gd name="T23" fmla="*/ 651 h 53"/>
                              <a:gd name="T24" fmla="+- 0 4366 4313"/>
                              <a:gd name="T25" fmla="*/ T24 w 53"/>
                              <a:gd name="T26" fmla="+- 0 645 618"/>
                              <a:gd name="T27" fmla="*/ 645 h 53"/>
                              <a:gd name="T28" fmla="+- 0 4366 4313"/>
                              <a:gd name="T29" fmla="*/ T28 w 53"/>
                              <a:gd name="T30" fmla="+- 0 638 618"/>
                              <a:gd name="T31" fmla="*/ 638 h 53"/>
                              <a:gd name="T32" fmla="+- 0 4363 4313"/>
                              <a:gd name="T33" fmla="*/ T32 w 53"/>
                              <a:gd name="T34" fmla="+- 0 631 618"/>
                              <a:gd name="T35" fmla="*/ 631 h 53"/>
                              <a:gd name="T36" fmla="+- 0 4358 4313"/>
                              <a:gd name="T37" fmla="*/ T36 w 53"/>
                              <a:gd name="T38" fmla="+- 0 626 618"/>
                              <a:gd name="T39" fmla="*/ 626 h 53"/>
                              <a:gd name="T40" fmla="+- 0 4353 4313"/>
                              <a:gd name="T41" fmla="*/ T40 w 53"/>
                              <a:gd name="T42" fmla="+- 0 621 618"/>
                              <a:gd name="T43" fmla="*/ 621 h 53"/>
                              <a:gd name="T44" fmla="+- 0 4347 4313"/>
                              <a:gd name="T45" fmla="*/ T44 w 53"/>
                              <a:gd name="T46" fmla="+- 0 618 618"/>
                              <a:gd name="T47" fmla="*/ 618 h 53"/>
                              <a:gd name="T48" fmla="+- 0 4340 4313"/>
                              <a:gd name="T49" fmla="*/ T48 w 53"/>
                              <a:gd name="T50" fmla="+- 0 618 618"/>
                              <a:gd name="T51" fmla="*/ 618 h 53"/>
                              <a:gd name="T52" fmla="+- 0 4333 4313"/>
                              <a:gd name="T53" fmla="*/ T52 w 53"/>
                              <a:gd name="T54" fmla="+- 0 618 618"/>
                              <a:gd name="T55" fmla="*/ 618 h 53"/>
                              <a:gd name="T56" fmla="+- 0 4326 4313"/>
                              <a:gd name="T57" fmla="*/ T56 w 53"/>
                              <a:gd name="T58" fmla="+- 0 621 618"/>
                              <a:gd name="T59" fmla="*/ 621 h 53"/>
                              <a:gd name="T60" fmla="+- 0 4321 4313"/>
                              <a:gd name="T61" fmla="*/ T60 w 53"/>
                              <a:gd name="T62" fmla="+- 0 626 618"/>
                              <a:gd name="T63" fmla="*/ 626 h 53"/>
                              <a:gd name="T64" fmla="+- 0 4316 4313"/>
                              <a:gd name="T65" fmla="*/ T64 w 53"/>
                              <a:gd name="T66" fmla="+- 0 631 618"/>
                              <a:gd name="T67" fmla="*/ 631 h 53"/>
                              <a:gd name="T68" fmla="+- 0 4313 4313"/>
                              <a:gd name="T69" fmla="*/ T68 w 53"/>
                              <a:gd name="T70" fmla="+- 0 638 618"/>
                              <a:gd name="T71" fmla="*/ 638 h 53"/>
                              <a:gd name="T72" fmla="+- 0 4313 4313"/>
                              <a:gd name="T73" fmla="*/ T72 w 53"/>
                              <a:gd name="T74" fmla="+- 0 645 618"/>
                              <a:gd name="T75" fmla="*/ 645 h 53"/>
                              <a:gd name="T76" fmla="+- 0 4313 4313"/>
                              <a:gd name="T77" fmla="*/ T76 w 53"/>
                              <a:gd name="T78" fmla="+- 0 651 618"/>
                              <a:gd name="T79" fmla="*/ 651 h 53"/>
                              <a:gd name="T80" fmla="+- 0 4316 4313"/>
                              <a:gd name="T81" fmla="*/ T80 w 53"/>
                              <a:gd name="T82" fmla="+- 0 658 618"/>
                              <a:gd name="T83" fmla="*/ 658 h 53"/>
                              <a:gd name="T84" fmla="+- 0 4321 4313"/>
                              <a:gd name="T85" fmla="*/ T84 w 53"/>
                              <a:gd name="T86" fmla="+- 0 663 618"/>
                              <a:gd name="T87" fmla="*/ 663 h 53"/>
                              <a:gd name="T88" fmla="+- 0 4326 4313"/>
                              <a:gd name="T89" fmla="*/ T88 w 53"/>
                              <a:gd name="T90" fmla="+- 0 668 618"/>
                              <a:gd name="T91" fmla="*/ 668 h 53"/>
                              <a:gd name="T92" fmla="+- 0 4333 4313"/>
                              <a:gd name="T93" fmla="*/ T92 w 53"/>
                              <a:gd name="T94" fmla="+- 0 671 618"/>
                              <a:gd name="T95" fmla="*/ 671 h 53"/>
                              <a:gd name="T96" fmla="+- 0 4340 4313"/>
                              <a:gd name="T97" fmla="*/ T96 w 53"/>
                              <a:gd name="T98" fmla="+- 0 671 618"/>
                              <a:gd name="T99" fmla="*/ 671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 h="53">
                                <a:moveTo>
                                  <a:pt x="27" y="53"/>
                                </a:moveTo>
                                <a:lnTo>
                                  <a:pt x="34" y="53"/>
                                </a:lnTo>
                                <a:lnTo>
                                  <a:pt x="40" y="50"/>
                                </a:lnTo>
                                <a:lnTo>
                                  <a:pt x="45" y="45"/>
                                </a:lnTo>
                                <a:lnTo>
                                  <a:pt x="50" y="40"/>
                                </a:lnTo>
                                <a:lnTo>
                                  <a:pt x="53" y="33"/>
                                </a:lnTo>
                                <a:lnTo>
                                  <a:pt x="53" y="27"/>
                                </a:lnTo>
                                <a:lnTo>
                                  <a:pt x="53" y="20"/>
                                </a:lnTo>
                                <a:lnTo>
                                  <a:pt x="50" y="13"/>
                                </a:lnTo>
                                <a:lnTo>
                                  <a:pt x="45" y="8"/>
                                </a:lnTo>
                                <a:lnTo>
                                  <a:pt x="40" y="3"/>
                                </a:lnTo>
                                <a:lnTo>
                                  <a:pt x="34" y="0"/>
                                </a:lnTo>
                                <a:lnTo>
                                  <a:pt x="27" y="0"/>
                                </a:lnTo>
                                <a:lnTo>
                                  <a:pt x="20" y="0"/>
                                </a:lnTo>
                                <a:lnTo>
                                  <a:pt x="13" y="3"/>
                                </a:lnTo>
                                <a:lnTo>
                                  <a:pt x="8" y="8"/>
                                </a:lnTo>
                                <a:lnTo>
                                  <a:pt x="3" y="13"/>
                                </a:lnTo>
                                <a:lnTo>
                                  <a:pt x="0" y="20"/>
                                </a:lnTo>
                                <a:lnTo>
                                  <a:pt x="0" y="27"/>
                                </a:lnTo>
                                <a:lnTo>
                                  <a:pt x="0" y="33"/>
                                </a:lnTo>
                                <a:lnTo>
                                  <a:pt x="3" y="40"/>
                                </a:lnTo>
                                <a:lnTo>
                                  <a:pt x="8" y="45"/>
                                </a:lnTo>
                                <a:lnTo>
                                  <a:pt x="13" y="50"/>
                                </a:lnTo>
                                <a:lnTo>
                                  <a:pt x="20" y="53"/>
                                </a:lnTo>
                                <a:lnTo>
                                  <a:pt x="27" y="53"/>
                                </a:lnTo>
                                <a:close/>
                              </a:path>
                            </a:pathLst>
                          </a:custGeom>
                          <a:noFill/>
                          <a:ln w="3325">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Freeform 693"/>
                        <wps:cNvSpPr>
                          <a:spLocks/>
                        </wps:cNvSpPr>
                        <wps:spPr bwMode="auto">
                          <a:xfrm>
                            <a:off x="3656" y="1337"/>
                            <a:ext cx="53" cy="53"/>
                          </a:xfrm>
                          <a:custGeom>
                            <a:avLst/>
                            <a:gdLst>
                              <a:gd name="T0" fmla="+- 0 3689 3656"/>
                              <a:gd name="T1" fmla="*/ T0 w 53"/>
                              <a:gd name="T2" fmla="+- 0 1337 1337"/>
                              <a:gd name="T3" fmla="*/ 1337 h 53"/>
                              <a:gd name="T4" fmla="+- 0 3675 3656"/>
                              <a:gd name="T5" fmla="*/ T4 w 53"/>
                              <a:gd name="T6" fmla="+- 0 1337 1337"/>
                              <a:gd name="T7" fmla="*/ 1337 h 53"/>
                              <a:gd name="T8" fmla="+- 0 3669 3656"/>
                              <a:gd name="T9" fmla="*/ T8 w 53"/>
                              <a:gd name="T10" fmla="+- 0 1340 1337"/>
                              <a:gd name="T11" fmla="*/ 1340 h 53"/>
                              <a:gd name="T12" fmla="+- 0 3659 3656"/>
                              <a:gd name="T13" fmla="*/ T12 w 53"/>
                              <a:gd name="T14" fmla="+- 0 1350 1337"/>
                              <a:gd name="T15" fmla="*/ 1350 h 53"/>
                              <a:gd name="T16" fmla="+- 0 3656 3656"/>
                              <a:gd name="T17" fmla="*/ T16 w 53"/>
                              <a:gd name="T18" fmla="+- 0 1356 1337"/>
                              <a:gd name="T19" fmla="*/ 1356 h 53"/>
                              <a:gd name="T20" fmla="+- 0 3656 3656"/>
                              <a:gd name="T21" fmla="*/ T20 w 53"/>
                              <a:gd name="T22" fmla="+- 0 1370 1337"/>
                              <a:gd name="T23" fmla="*/ 1370 h 53"/>
                              <a:gd name="T24" fmla="+- 0 3659 3656"/>
                              <a:gd name="T25" fmla="*/ T24 w 53"/>
                              <a:gd name="T26" fmla="+- 0 1377 1337"/>
                              <a:gd name="T27" fmla="*/ 1377 h 53"/>
                              <a:gd name="T28" fmla="+- 0 3669 3656"/>
                              <a:gd name="T29" fmla="*/ T28 w 53"/>
                              <a:gd name="T30" fmla="+- 0 1387 1337"/>
                              <a:gd name="T31" fmla="*/ 1387 h 53"/>
                              <a:gd name="T32" fmla="+- 0 3675 3656"/>
                              <a:gd name="T33" fmla="*/ T32 w 53"/>
                              <a:gd name="T34" fmla="+- 0 1389 1337"/>
                              <a:gd name="T35" fmla="*/ 1389 h 53"/>
                              <a:gd name="T36" fmla="+- 0 3689 3656"/>
                              <a:gd name="T37" fmla="*/ T36 w 53"/>
                              <a:gd name="T38" fmla="+- 0 1389 1337"/>
                              <a:gd name="T39" fmla="*/ 1389 h 53"/>
                              <a:gd name="T40" fmla="+- 0 3696 3656"/>
                              <a:gd name="T41" fmla="*/ T40 w 53"/>
                              <a:gd name="T42" fmla="+- 0 1387 1337"/>
                              <a:gd name="T43" fmla="*/ 1387 h 53"/>
                              <a:gd name="T44" fmla="+- 0 3706 3656"/>
                              <a:gd name="T45" fmla="*/ T44 w 53"/>
                              <a:gd name="T46" fmla="+- 0 1377 1337"/>
                              <a:gd name="T47" fmla="*/ 1377 h 53"/>
                              <a:gd name="T48" fmla="+- 0 3708 3656"/>
                              <a:gd name="T49" fmla="*/ T48 w 53"/>
                              <a:gd name="T50" fmla="+- 0 1370 1337"/>
                              <a:gd name="T51" fmla="*/ 1370 h 53"/>
                              <a:gd name="T52" fmla="+- 0 3708 3656"/>
                              <a:gd name="T53" fmla="*/ T52 w 53"/>
                              <a:gd name="T54" fmla="+- 0 1356 1337"/>
                              <a:gd name="T55" fmla="*/ 1356 h 53"/>
                              <a:gd name="T56" fmla="+- 0 3706 3656"/>
                              <a:gd name="T57" fmla="*/ T56 w 53"/>
                              <a:gd name="T58" fmla="+- 0 1350 1337"/>
                              <a:gd name="T59" fmla="*/ 1350 h 53"/>
                              <a:gd name="T60" fmla="+- 0 3696 3656"/>
                              <a:gd name="T61" fmla="*/ T60 w 53"/>
                              <a:gd name="T62" fmla="+- 0 1340 1337"/>
                              <a:gd name="T63" fmla="*/ 1340 h 53"/>
                              <a:gd name="T64" fmla="+- 0 3689 3656"/>
                              <a:gd name="T65" fmla="*/ T64 w 53"/>
                              <a:gd name="T66" fmla="+- 0 1337 1337"/>
                              <a:gd name="T67" fmla="*/ 1337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53">
                                <a:moveTo>
                                  <a:pt x="33" y="0"/>
                                </a:moveTo>
                                <a:lnTo>
                                  <a:pt x="19" y="0"/>
                                </a:lnTo>
                                <a:lnTo>
                                  <a:pt x="13" y="3"/>
                                </a:lnTo>
                                <a:lnTo>
                                  <a:pt x="3" y="13"/>
                                </a:lnTo>
                                <a:lnTo>
                                  <a:pt x="0" y="19"/>
                                </a:lnTo>
                                <a:lnTo>
                                  <a:pt x="0" y="33"/>
                                </a:lnTo>
                                <a:lnTo>
                                  <a:pt x="3" y="40"/>
                                </a:lnTo>
                                <a:lnTo>
                                  <a:pt x="13" y="50"/>
                                </a:lnTo>
                                <a:lnTo>
                                  <a:pt x="19" y="52"/>
                                </a:lnTo>
                                <a:lnTo>
                                  <a:pt x="33" y="52"/>
                                </a:lnTo>
                                <a:lnTo>
                                  <a:pt x="40" y="50"/>
                                </a:lnTo>
                                <a:lnTo>
                                  <a:pt x="50" y="40"/>
                                </a:lnTo>
                                <a:lnTo>
                                  <a:pt x="52" y="33"/>
                                </a:lnTo>
                                <a:lnTo>
                                  <a:pt x="52" y="19"/>
                                </a:lnTo>
                                <a:lnTo>
                                  <a:pt x="50" y="13"/>
                                </a:lnTo>
                                <a:lnTo>
                                  <a:pt x="40" y="3"/>
                                </a:lnTo>
                                <a:lnTo>
                                  <a:pt x="33"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3" name="Freeform 692"/>
                        <wps:cNvSpPr>
                          <a:spLocks/>
                        </wps:cNvSpPr>
                        <wps:spPr bwMode="auto">
                          <a:xfrm>
                            <a:off x="3656" y="1337"/>
                            <a:ext cx="53" cy="53"/>
                          </a:xfrm>
                          <a:custGeom>
                            <a:avLst/>
                            <a:gdLst>
                              <a:gd name="T0" fmla="+- 0 3682 3656"/>
                              <a:gd name="T1" fmla="*/ T0 w 53"/>
                              <a:gd name="T2" fmla="+- 0 1389 1337"/>
                              <a:gd name="T3" fmla="*/ 1389 h 53"/>
                              <a:gd name="T4" fmla="+- 0 3689 3656"/>
                              <a:gd name="T5" fmla="*/ T4 w 53"/>
                              <a:gd name="T6" fmla="+- 0 1389 1337"/>
                              <a:gd name="T7" fmla="*/ 1389 h 53"/>
                              <a:gd name="T8" fmla="+- 0 3696 3656"/>
                              <a:gd name="T9" fmla="*/ T8 w 53"/>
                              <a:gd name="T10" fmla="+- 0 1387 1337"/>
                              <a:gd name="T11" fmla="*/ 1387 h 53"/>
                              <a:gd name="T12" fmla="+- 0 3701 3656"/>
                              <a:gd name="T13" fmla="*/ T12 w 53"/>
                              <a:gd name="T14" fmla="+- 0 1382 1337"/>
                              <a:gd name="T15" fmla="*/ 1382 h 53"/>
                              <a:gd name="T16" fmla="+- 0 3706 3656"/>
                              <a:gd name="T17" fmla="*/ T16 w 53"/>
                              <a:gd name="T18" fmla="+- 0 1377 1337"/>
                              <a:gd name="T19" fmla="*/ 1377 h 53"/>
                              <a:gd name="T20" fmla="+- 0 3708 3656"/>
                              <a:gd name="T21" fmla="*/ T20 w 53"/>
                              <a:gd name="T22" fmla="+- 0 1370 1337"/>
                              <a:gd name="T23" fmla="*/ 1370 h 53"/>
                              <a:gd name="T24" fmla="+- 0 3708 3656"/>
                              <a:gd name="T25" fmla="*/ T24 w 53"/>
                              <a:gd name="T26" fmla="+- 0 1363 1337"/>
                              <a:gd name="T27" fmla="*/ 1363 h 53"/>
                              <a:gd name="T28" fmla="+- 0 3708 3656"/>
                              <a:gd name="T29" fmla="*/ T28 w 53"/>
                              <a:gd name="T30" fmla="+- 0 1356 1337"/>
                              <a:gd name="T31" fmla="*/ 1356 h 53"/>
                              <a:gd name="T32" fmla="+- 0 3706 3656"/>
                              <a:gd name="T33" fmla="*/ T32 w 53"/>
                              <a:gd name="T34" fmla="+- 0 1350 1337"/>
                              <a:gd name="T35" fmla="*/ 1350 h 53"/>
                              <a:gd name="T36" fmla="+- 0 3701 3656"/>
                              <a:gd name="T37" fmla="*/ T36 w 53"/>
                              <a:gd name="T38" fmla="+- 0 1345 1337"/>
                              <a:gd name="T39" fmla="*/ 1345 h 53"/>
                              <a:gd name="T40" fmla="+- 0 3696 3656"/>
                              <a:gd name="T41" fmla="*/ T40 w 53"/>
                              <a:gd name="T42" fmla="+- 0 1340 1337"/>
                              <a:gd name="T43" fmla="*/ 1340 h 53"/>
                              <a:gd name="T44" fmla="+- 0 3689 3656"/>
                              <a:gd name="T45" fmla="*/ T44 w 53"/>
                              <a:gd name="T46" fmla="+- 0 1337 1337"/>
                              <a:gd name="T47" fmla="*/ 1337 h 53"/>
                              <a:gd name="T48" fmla="+- 0 3682 3656"/>
                              <a:gd name="T49" fmla="*/ T48 w 53"/>
                              <a:gd name="T50" fmla="+- 0 1337 1337"/>
                              <a:gd name="T51" fmla="*/ 1337 h 53"/>
                              <a:gd name="T52" fmla="+- 0 3675 3656"/>
                              <a:gd name="T53" fmla="*/ T52 w 53"/>
                              <a:gd name="T54" fmla="+- 0 1337 1337"/>
                              <a:gd name="T55" fmla="*/ 1337 h 53"/>
                              <a:gd name="T56" fmla="+- 0 3669 3656"/>
                              <a:gd name="T57" fmla="*/ T56 w 53"/>
                              <a:gd name="T58" fmla="+- 0 1340 1337"/>
                              <a:gd name="T59" fmla="*/ 1340 h 53"/>
                              <a:gd name="T60" fmla="+- 0 3664 3656"/>
                              <a:gd name="T61" fmla="*/ T60 w 53"/>
                              <a:gd name="T62" fmla="+- 0 1345 1337"/>
                              <a:gd name="T63" fmla="*/ 1345 h 53"/>
                              <a:gd name="T64" fmla="+- 0 3659 3656"/>
                              <a:gd name="T65" fmla="*/ T64 w 53"/>
                              <a:gd name="T66" fmla="+- 0 1350 1337"/>
                              <a:gd name="T67" fmla="*/ 1350 h 53"/>
                              <a:gd name="T68" fmla="+- 0 3656 3656"/>
                              <a:gd name="T69" fmla="*/ T68 w 53"/>
                              <a:gd name="T70" fmla="+- 0 1356 1337"/>
                              <a:gd name="T71" fmla="*/ 1356 h 53"/>
                              <a:gd name="T72" fmla="+- 0 3656 3656"/>
                              <a:gd name="T73" fmla="*/ T72 w 53"/>
                              <a:gd name="T74" fmla="+- 0 1363 1337"/>
                              <a:gd name="T75" fmla="*/ 1363 h 53"/>
                              <a:gd name="T76" fmla="+- 0 3656 3656"/>
                              <a:gd name="T77" fmla="*/ T76 w 53"/>
                              <a:gd name="T78" fmla="+- 0 1370 1337"/>
                              <a:gd name="T79" fmla="*/ 1370 h 53"/>
                              <a:gd name="T80" fmla="+- 0 3659 3656"/>
                              <a:gd name="T81" fmla="*/ T80 w 53"/>
                              <a:gd name="T82" fmla="+- 0 1377 1337"/>
                              <a:gd name="T83" fmla="*/ 1377 h 53"/>
                              <a:gd name="T84" fmla="+- 0 3664 3656"/>
                              <a:gd name="T85" fmla="*/ T84 w 53"/>
                              <a:gd name="T86" fmla="+- 0 1382 1337"/>
                              <a:gd name="T87" fmla="*/ 1382 h 53"/>
                              <a:gd name="T88" fmla="+- 0 3669 3656"/>
                              <a:gd name="T89" fmla="*/ T88 w 53"/>
                              <a:gd name="T90" fmla="+- 0 1387 1337"/>
                              <a:gd name="T91" fmla="*/ 1387 h 53"/>
                              <a:gd name="T92" fmla="+- 0 3675 3656"/>
                              <a:gd name="T93" fmla="*/ T92 w 53"/>
                              <a:gd name="T94" fmla="+- 0 1389 1337"/>
                              <a:gd name="T95" fmla="*/ 1389 h 53"/>
                              <a:gd name="T96" fmla="+- 0 3682 3656"/>
                              <a:gd name="T97" fmla="*/ T96 w 53"/>
                              <a:gd name="T98" fmla="+- 0 1389 1337"/>
                              <a:gd name="T99" fmla="*/ 1389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 h="53">
                                <a:moveTo>
                                  <a:pt x="26" y="52"/>
                                </a:moveTo>
                                <a:lnTo>
                                  <a:pt x="33" y="52"/>
                                </a:lnTo>
                                <a:lnTo>
                                  <a:pt x="40" y="50"/>
                                </a:lnTo>
                                <a:lnTo>
                                  <a:pt x="45" y="45"/>
                                </a:lnTo>
                                <a:lnTo>
                                  <a:pt x="50" y="40"/>
                                </a:lnTo>
                                <a:lnTo>
                                  <a:pt x="52" y="33"/>
                                </a:lnTo>
                                <a:lnTo>
                                  <a:pt x="52" y="26"/>
                                </a:lnTo>
                                <a:lnTo>
                                  <a:pt x="52" y="19"/>
                                </a:lnTo>
                                <a:lnTo>
                                  <a:pt x="50" y="13"/>
                                </a:lnTo>
                                <a:lnTo>
                                  <a:pt x="45" y="8"/>
                                </a:lnTo>
                                <a:lnTo>
                                  <a:pt x="40" y="3"/>
                                </a:lnTo>
                                <a:lnTo>
                                  <a:pt x="33" y="0"/>
                                </a:lnTo>
                                <a:lnTo>
                                  <a:pt x="26" y="0"/>
                                </a:lnTo>
                                <a:lnTo>
                                  <a:pt x="19" y="0"/>
                                </a:lnTo>
                                <a:lnTo>
                                  <a:pt x="13" y="3"/>
                                </a:lnTo>
                                <a:lnTo>
                                  <a:pt x="8" y="8"/>
                                </a:lnTo>
                                <a:lnTo>
                                  <a:pt x="3" y="13"/>
                                </a:lnTo>
                                <a:lnTo>
                                  <a:pt x="0" y="19"/>
                                </a:lnTo>
                                <a:lnTo>
                                  <a:pt x="0" y="26"/>
                                </a:lnTo>
                                <a:lnTo>
                                  <a:pt x="0" y="33"/>
                                </a:lnTo>
                                <a:lnTo>
                                  <a:pt x="3" y="40"/>
                                </a:lnTo>
                                <a:lnTo>
                                  <a:pt x="8" y="45"/>
                                </a:lnTo>
                                <a:lnTo>
                                  <a:pt x="13" y="50"/>
                                </a:lnTo>
                                <a:lnTo>
                                  <a:pt x="19" y="52"/>
                                </a:lnTo>
                                <a:lnTo>
                                  <a:pt x="26" y="52"/>
                                </a:lnTo>
                                <a:close/>
                              </a:path>
                            </a:pathLst>
                          </a:custGeom>
                          <a:noFill/>
                          <a:ln w="3325">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691"/>
                        <wps:cNvSpPr>
                          <a:spLocks/>
                        </wps:cNvSpPr>
                        <wps:spPr bwMode="auto">
                          <a:xfrm>
                            <a:off x="3292" y="1504"/>
                            <a:ext cx="53" cy="53"/>
                          </a:xfrm>
                          <a:custGeom>
                            <a:avLst/>
                            <a:gdLst>
                              <a:gd name="T0" fmla="+- 0 3325 3292"/>
                              <a:gd name="T1" fmla="*/ T0 w 53"/>
                              <a:gd name="T2" fmla="+- 0 1504 1504"/>
                              <a:gd name="T3" fmla="*/ 1504 h 53"/>
                              <a:gd name="T4" fmla="+- 0 3311 3292"/>
                              <a:gd name="T5" fmla="*/ T4 w 53"/>
                              <a:gd name="T6" fmla="+- 0 1504 1504"/>
                              <a:gd name="T7" fmla="*/ 1504 h 53"/>
                              <a:gd name="T8" fmla="+- 0 3305 3292"/>
                              <a:gd name="T9" fmla="*/ T8 w 53"/>
                              <a:gd name="T10" fmla="+- 0 1507 1504"/>
                              <a:gd name="T11" fmla="*/ 1507 h 53"/>
                              <a:gd name="T12" fmla="+- 0 3295 3292"/>
                              <a:gd name="T13" fmla="*/ T12 w 53"/>
                              <a:gd name="T14" fmla="+- 0 1516 1504"/>
                              <a:gd name="T15" fmla="*/ 1516 h 53"/>
                              <a:gd name="T16" fmla="+- 0 3292 3292"/>
                              <a:gd name="T17" fmla="*/ T16 w 53"/>
                              <a:gd name="T18" fmla="+- 0 1523 1504"/>
                              <a:gd name="T19" fmla="*/ 1523 h 53"/>
                              <a:gd name="T20" fmla="+- 0 3292 3292"/>
                              <a:gd name="T21" fmla="*/ T20 w 53"/>
                              <a:gd name="T22" fmla="+- 0 1537 1504"/>
                              <a:gd name="T23" fmla="*/ 1537 h 53"/>
                              <a:gd name="T24" fmla="+- 0 3295 3292"/>
                              <a:gd name="T25" fmla="*/ T24 w 53"/>
                              <a:gd name="T26" fmla="+- 0 1544 1504"/>
                              <a:gd name="T27" fmla="*/ 1544 h 53"/>
                              <a:gd name="T28" fmla="+- 0 3305 3292"/>
                              <a:gd name="T29" fmla="*/ T28 w 53"/>
                              <a:gd name="T30" fmla="+- 0 1553 1504"/>
                              <a:gd name="T31" fmla="*/ 1553 h 53"/>
                              <a:gd name="T32" fmla="+- 0 3311 3292"/>
                              <a:gd name="T33" fmla="*/ T32 w 53"/>
                              <a:gd name="T34" fmla="+- 0 1556 1504"/>
                              <a:gd name="T35" fmla="*/ 1556 h 53"/>
                              <a:gd name="T36" fmla="+- 0 3325 3292"/>
                              <a:gd name="T37" fmla="*/ T36 w 53"/>
                              <a:gd name="T38" fmla="+- 0 1556 1504"/>
                              <a:gd name="T39" fmla="*/ 1556 h 53"/>
                              <a:gd name="T40" fmla="+- 0 3332 3292"/>
                              <a:gd name="T41" fmla="*/ T40 w 53"/>
                              <a:gd name="T42" fmla="+- 0 1553 1504"/>
                              <a:gd name="T43" fmla="*/ 1553 h 53"/>
                              <a:gd name="T44" fmla="+- 0 3342 3292"/>
                              <a:gd name="T45" fmla="*/ T44 w 53"/>
                              <a:gd name="T46" fmla="+- 0 1544 1504"/>
                              <a:gd name="T47" fmla="*/ 1544 h 53"/>
                              <a:gd name="T48" fmla="+- 0 3345 3292"/>
                              <a:gd name="T49" fmla="*/ T48 w 53"/>
                              <a:gd name="T50" fmla="+- 0 1537 1504"/>
                              <a:gd name="T51" fmla="*/ 1537 h 53"/>
                              <a:gd name="T52" fmla="+- 0 3345 3292"/>
                              <a:gd name="T53" fmla="*/ T52 w 53"/>
                              <a:gd name="T54" fmla="+- 0 1523 1504"/>
                              <a:gd name="T55" fmla="*/ 1523 h 53"/>
                              <a:gd name="T56" fmla="+- 0 3342 3292"/>
                              <a:gd name="T57" fmla="*/ T56 w 53"/>
                              <a:gd name="T58" fmla="+- 0 1516 1504"/>
                              <a:gd name="T59" fmla="*/ 1516 h 53"/>
                              <a:gd name="T60" fmla="+- 0 3332 3292"/>
                              <a:gd name="T61" fmla="*/ T60 w 53"/>
                              <a:gd name="T62" fmla="+- 0 1507 1504"/>
                              <a:gd name="T63" fmla="*/ 1507 h 53"/>
                              <a:gd name="T64" fmla="+- 0 3325 3292"/>
                              <a:gd name="T65" fmla="*/ T64 w 53"/>
                              <a:gd name="T66" fmla="+- 0 1504 1504"/>
                              <a:gd name="T67" fmla="*/ 1504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53">
                                <a:moveTo>
                                  <a:pt x="33" y="0"/>
                                </a:moveTo>
                                <a:lnTo>
                                  <a:pt x="19" y="0"/>
                                </a:lnTo>
                                <a:lnTo>
                                  <a:pt x="13" y="3"/>
                                </a:lnTo>
                                <a:lnTo>
                                  <a:pt x="3" y="12"/>
                                </a:lnTo>
                                <a:lnTo>
                                  <a:pt x="0" y="19"/>
                                </a:lnTo>
                                <a:lnTo>
                                  <a:pt x="0" y="33"/>
                                </a:lnTo>
                                <a:lnTo>
                                  <a:pt x="3" y="40"/>
                                </a:lnTo>
                                <a:lnTo>
                                  <a:pt x="13" y="49"/>
                                </a:lnTo>
                                <a:lnTo>
                                  <a:pt x="19" y="52"/>
                                </a:lnTo>
                                <a:lnTo>
                                  <a:pt x="33" y="52"/>
                                </a:lnTo>
                                <a:lnTo>
                                  <a:pt x="40" y="49"/>
                                </a:lnTo>
                                <a:lnTo>
                                  <a:pt x="50" y="40"/>
                                </a:lnTo>
                                <a:lnTo>
                                  <a:pt x="53" y="33"/>
                                </a:lnTo>
                                <a:lnTo>
                                  <a:pt x="53" y="19"/>
                                </a:lnTo>
                                <a:lnTo>
                                  <a:pt x="50" y="12"/>
                                </a:lnTo>
                                <a:lnTo>
                                  <a:pt x="40" y="3"/>
                                </a:lnTo>
                                <a:lnTo>
                                  <a:pt x="33"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5" name="Freeform 690"/>
                        <wps:cNvSpPr>
                          <a:spLocks/>
                        </wps:cNvSpPr>
                        <wps:spPr bwMode="auto">
                          <a:xfrm>
                            <a:off x="3292" y="1504"/>
                            <a:ext cx="53" cy="53"/>
                          </a:xfrm>
                          <a:custGeom>
                            <a:avLst/>
                            <a:gdLst>
                              <a:gd name="T0" fmla="+- 0 3318 3292"/>
                              <a:gd name="T1" fmla="*/ T0 w 53"/>
                              <a:gd name="T2" fmla="+- 0 1556 1504"/>
                              <a:gd name="T3" fmla="*/ 1556 h 53"/>
                              <a:gd name="T4" fmla="+- 0 3325 3292"/>
                              <a:gd name="T5" fmla="*/ T4 w 53"/>
                              <a:gd name="T6" fmla="+- 0 1556 1504"/>
                              <a:gd name="T7" fmla="*/ 1556 h 53"/>
                              <a:gd name="T8" fmla="+- 0 3332 3292"/>
                              <a:gd name="T9" fmla="*/ T8 w 53"/>
                              <a:gd name="T10" fmla="+- 0 1553 1504"/>
                              <a:gd name="T11" fmla="*/ 1553 h 53"/>
                              <a:gd name="T12" fmla="+- 0 3337 3292"/>
                              <a:gd name="T13" fmla="*/ T12 w 53"/>
                              <a:gd name="T14" fmla="+- 0 1549 1504"/>
                              <a:gd name="T15" fmla="*/ 1549 h 53"/>
                              <a:gd name="T16" fmla="+- 0 3342 3292"/>
                              <a:gd name="T17" fmla="*/ T16 w 53"/>
                              <a:gd name="T18" fmla="+- 0 1544 1504"/>
                              <a:gd name="T19" fmla="*/ 1544 h 53"/>
                              <a:gd name="T20" fmla="+- 0 3345 3292"/>
                              <a:gd name="T21" fmla="*/ T20 w 53"/>
                              <a:gd name="T22" fmla="+- 0 1537 1504"/>
                              <a:gd name="T23" fmla="*/ 1537 h 53"/>
                              <a:gd name="T24" fmla="+- 0 3345 3292"/>
                              <a:gd name="T25" fmla="*/ T24 w 53"/>
                              <a:gd name="T26" fmla="+- 0 1530 1504"/>
                              <a:gd name="T27" fmla="*/ 1530 h 53"/>
                              <a:gd name="T28" fmla="+- 0 3345 3292"/>
                              <a:gd name="T29" fmla="*/ T28 w 53"/>
                              <a:gd name="T30" fmla="+- 0 1523 1504"/>
                              <a:gd name="T31" fmla="*/ 1523 h 53"/>
                              <a:gd name="T32" fmla="+- 0 3342 3292"/>
                              <a:gd name="T33" fmla="*/ T32 w 53"/>
                              <a:gd name="T34" fmla="+- 0 1516 1504"/>
                              <a:gd name="T35" fmla="*/ 1516 h 53"/>
                              <a:gd name="T36" fmla="+- 0 3337 3292"/>
                              <a:gd name="T37" fmla="*/ T36 w 53"/>
                              <a:gd name="T38" fmla="+- 0 1512 1504"/>
                              <a:gd name="T39" fmla="*/ 1512 h 53"/>
                              <a:gd name="T40" fmla="+- 0 3332 3292"/>
                              <a:gd name="T41" fmla="*/ T40 w 53"/>
                              <a:gd name="T42" fmla="+- 0 1507 1504"/>
                              <a:gd name="T43" fmla="*/ 1507 h 53"/>
                              <a:gd name="T44" fmla="+- 0 3325 3292"/>
                              <a:gd name="T45" fmla="*/ T44 w 53"/>
                              <a:gd name="T46" fmla="+- 0 1504 1504"/>
                              <a:gd name="T47" fmla="*/ 1504 h 53"/>
                              <a:gd name="T48" fmla="+- 0 3318 3292"/>
                              <a:gd name="T49" fmla="*/ T48 w 53"/>
                              <a:gd name="T50" fmla="+- 0 1504 1504"/>
                              <a:gd name="T51" fmla="*/ 1504 h 53"/>
                              <a:gd name="T52" fmla="+- 0 3311 3292"/>
                              <a:gd name="T53" fmla="*/ T52 w 53"/>
                              <a:gd name="T54" fmla="+- 0 1504 1504"/>
                              <a:gd name="T55" fmla="*/ 1504 h 53"/>
                              <a:gd name="T56" fmla="+- 0 3305 3292"/>
                              <a:gd name="T57" fmla="*/ T56 w 53"/>
                              <a:gd name="T58" fmla="+- 0 1507 1504"/>
                              <a:gd name="T59" fmla="*/ 1507 h 53"/>
                              <a:gd name="T60" fmla="+- 0 3300 3292"/>
                              <a:gd name="T61" fmla="*/ T60 w 53"/>
                              <a:gd name="T62" fmla="+- 0 1512 1504"/>
                              <a:gd name="T63" fmla="*/ 1512 h 53"/>
                              <a:gd name="T64" fmla="+- 0 3295 3292"/>
                              <a:gd name="T65" fmla="*/ T64 w 53"/>
                              <a:gd name="T66" fmla="+- 0 1516 1504"/>
                              <a:gd name="T67" fmla="*/ 1516 h 53"/>
                              <a:gd name="T68" fmla="+- 0 3292 3292"/>
                              <a:gd name="T69" fmla="*/ T68 w 53"/>
                              <a:gd name="T70" fmla="+- 0 1523 1504"/>
                              <a:gd name="T71" fmla="*/ 1523 h 53"/>
                              <a:gd name="T72" fmla="+- 0 3292 3292"/>
                              <a:gd name="T73" fmla="*/ T72 w 53"/>
                              <a:gd name="T74" fmla="+- 0 1530 1504"/>
                              <a:gd name="T75" fmla="*/ 1530 h 53"/>
                              <a:gd name="T76" fmla="+- 0 3292 3292"/>
                              <a:gd name="T77" fmla="*/ T76 w 53"/>
                              <a:gd name="T78" fmla="+- 0 1537 1504"/>
                              <a:gd name="T79" fmla="*/ 1537 h 53"/>
                              <a:gd name="T80" fmla="+- 0 3295 3292"/>
                              <a:gd name="T81" fmla="*/ T80 w 53"/>
                              <a:gd name="T82" fmla="+- 0 1544 1504"/>
                              <a:gd name="T83" fmla="*/ 1544 h 53"/>
                              <a:gd name="T84" fmla="+- 0 3300 3292"/>
                              <a:gd name="T85" fmla="*/ T84 w 53"/>
                              <a:gd name="T86" fmla="+- 0 1549 1504"/>
                              <a:gd name="T87" fmla="*/ 1549 h 53"/>
                              <a:gd name="T88" fmla="+- 0 3305 3292"/>
                              <a:gd name="T89" fmla="*/ T88 w 53"/>
                              <a:gd name="T90" fmla="+- 0 1553 1504"/>
                              <a:gd name="T91" fmla="*/ 1553 h 53"/>
                              <a:gd name="T92" fmla="+- 0 3311 3292"/>
                              <a:gd name="T93" fmla="*/ T92 w 53"/>
                              <a:gd name="T94" fmla="+- 0 1556 1504"/>
                              <a:gd name="T95" fmla="*/ 1556 h 53"/>
                              <a:gd name="T96" fmla="+- 0 3318 3292"/>
                              <a:gd name="T97" fmla="*/ T96 w 53"/>
                              <a:gd name="T98" fmla="+- 0 1556 1504"/>
                              <a:gd name="T99" fmla="*/ 1556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 h="53">
                                <a:moveTo>
                                  <a:pt x="26" y="52"/>
                                </a:moveTo>
                                <a:lnTo>
                                  <a:pt x="33" y="52"/>
                                </a:lnTo>
                                <a:lnTo>
                                  <a:pt x="40" y="49"/>
                                </a:lnTo>
                                <a:lnTo>
                                  <a:pt x="45" y="45"/>
                                </a:lnTo>
                                <a:lnTo>
                                  <a:pt x="50" y="40"/>
                                </a:lnTo>
                                <a:lnTo>
                                  <a:pt x="53" y="33"/>
                                </a:lnTo>
                                <a:lnTo>
                                  <a:pt x="53" y="26"/>
                                </a:lnTo>
                                <a:lnTo>
                                  <a:pt x="53" y="19"/>
                                </a:lnTo>
                                <a:lnTo>
                                  <a:pt x="50" y="12"/>
                                </a:lnTo>
                                <a:lnTo>
                                  <a:pt x="45" y="8"/>
                                </a:lnTo>
                                <a:lnTo>
                                  <a:pt x="40" y="3"/>
                                </a:lnTo>
                                <a:lnTo>
                                  <a:pt x="33" y="0"/>
                                </a:lnTo>
                                <a:lnTo>
                                  <a:pt x="26" y="0"/>
                                </a:lnTo>
                                <a:lnTo>
                                  <a:pt x="19" y="0"/>
                                </a:lnTo>
                                <a:lnTo>
                                  <a:pt x="13" y="3"/>
                                </a:lnTo>
                                <a:lnTo>
                                  <a:pt x="8" y="8"/>
                                </a:lnTo>
                                <a:lnTo>
                                  <a:pt x="3" y="12"/>
                                </a:lnTo>
                                <a:lnTo>
                                  <a:pt x="0" y="19"/>
                                </a:lnTo>
                                <a:lnTo>
                                  <a:pt x="0" y="26"/>
                                </a:lnTo>
                                <a:lnTo>
                                  <a:pt x="0" y="33"/>
                                </a:lnTo>
                                <a:lnTo>
                                  <a:pt x="3" y="40"/>
                                </a:lnTo>
                                <a:lnTo>
                                  <a:pt x="8" y="45"/>
                                </a:lnTo>
                                <a:lnTo>
                                  <a:pt x="13" y="49"/>
                                </a:lnTo>
                                <a:lnTo>
                                  <a:pt x="19" y="52"/>
                                </a:lnTo>
                                <a:lnTo>
                                  <a:pt x="26" y="52"/>
                                </a:lnTo>
                                <a:close/>
                              </a:path>
                            </a:pathLst>
                          </a:custGeom>
                          <a:noFill/>
                          <a:ln w="3325">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Freeform 689"/>
                        <wps:cNvSpPr>
                          <a:spLocks/>
                        </wps:cNvSpPr>
                        <wps:spPr bwMode="auto">
                          <a:xfrm>
                            <a:off x="2560" y="1849"/>
                            <a:ext cx="53" cy="53"/>
                          </a:xfrm>
                          <a:custGeom>
                            <a:avLst/>
                            <a:gdLst>
                              <a:gd name="T0" fmla="+- 0 2593 2560"/>
                              <a:gd name="T1" fmla="*/ T0 w 53"/>
                              <a:gd name="T2" fmla="+- 0 1849 1849"/>
                              <a:gd name="T3" fmla="*/ 1849 h 53"/>
                              <a:gd name="T4" fmla="+- 0 2580 2560"/>
                              <a:gd name="T5" fmla="*/ T4 w 53"/>
                              <a:gd name="T6" fmla="+- 0 1849 1849"/>
                              <a:gd name="T7" fmla="*/ 1849 h 53"/>
                              <a:gd name="T8" fmla="+- 0 2573 2560"/>
                              <a:gd name="T9" fmla="*/ T8 w 53"/>
                              <a:gd name="T10" fmla="+- 0 1852 1849"/>
                              <a:gd name="T11" fmla="*/ 1852 h 53"/>
                              <a:gd name="T12" fmla="+- 0 2563 2560"/>
                              <a:gd name="T13" fmla="*/ T12 w 53"/>
                              <a:gd name="T14" fmla="+- 0 1862 1849"/>
                              <a:gd name="T15" fmla="*/ 1862 h 53"/>
                              <a:gd name="T16" fmla="+- 0 2560 2560"/>
                              <a:gd name="T17" fmla="*/ T16 w 53"/>
                              <a:gd name="T18" fmla="+- 0 1868 1849"/>
                              <a:gd name="T19" fmla="*/ 1868 h 53"/>
                              <a:gd name="T20" fmla="+- 0 2560 2560"/>
                              <a:gd name="T21" fmla="*/ T20 w 53"/>
                              <a:gd name="T22" fmla="+- 0 1882 1849"/>
                              <a:gd name="T23" fmla="*/ 1882 h 53"/>
                              <a:gd name="T24" fmla="+- 0 2563 2560"/>
                              <a:gd name="T25" fmla="*/ T24 w 53"/>
                              <a:gd name="T26" fmla="+- 0 1889 1849"/>
                              <a:gd name="T27" fmla="*/ 1889 h 53"/>
                              <a:gd name="T28" fmla="+- 0 2573 2560"/>
                              <a:gd name="T29" fmla="*/ T28 w 53"/>
                              <a:gd name="T30" fmla="+- 0 1899 1849"/>
                              <a:gd name="T31" fmla="*/ 1899 h 53"/>
                              <a:gd name="T32" fmla="+- 0 2580 2560"/>
                              <a:gd name="T33" fmla="*/ T32 w 53"/>
                              <a:gd name="T34" fmla="+- 0 1901 1849"/>
                              <a:gd name="T35" fmla="*/ 1901 h 53"/>
                              <a:gd name="T36" fmla="+- 0 2593 2560"/>
                              <a:gd name="T37" fmla="*/ T36 w 53"/>
                              <a:gd name="T38" fmla="+- 0 1901 1849"/>
                              <a:gd name="T39" fmla="*/ 1901 h 53"/>
                              <a:gd name="T40" fmla="+- 0 2600 2560"/>
                              <a:gd name="T41" fmla="*/ T40 w 53"/>
                              <a:gd name="T42" fmla="+- 0 1899 1849"/>
                              <a:gd name="T43" fmla="*/ 1899 h 53"/>
                              <a:gd name="T44" fmla="+- 0 2610 2560"/>
                              <a:gd name="T45" fmla="*/ T44 w 53"/>
                              <a:gd name="T46" fmla="+- 0 1889 1849"/>
                              <a:gd name="T47" fmla="*/ 1889 h 53"/>
                              <a:gd name="T48" fmla="+- 0 2613 2560"/>
                              <a:gd name="T49" fmla="*/ T48 w 53"/>
                              <a:gd name="T50" fmla="+- 0 1882 1849"/>
                              <a:gd name="T51" fmla="*/ 1882 h 53"/>
                              <a:gd name="T52" fmla="+- 0 2613 2560"/>
                              <a:gd name="T53" fmla="*/ T52 w 53"/>
                              <a:gd name="T54" fmla="+- 0 1868 1849"/>
                              <a:gd name="T55" fmla="*/ 1868 h 53"/>
                              <a:gd name="T56" fmla="+- 0 2610 2560"/>
                              <a:gd name="T57" fmla="*/ T56 w 53"/>
                              <a:gd name="T58" fmla="+- 0 1862 1849"/>
                              <a:gd name="T59" fmla="*/ 1862 h 53"/>
                              <a:gd name="T60" fmla="+- 0 2600 2560"/>
                              <a:gd name="T61" fmla="*/ T60 w 53"/>
                              <a:gd name="T62" fmla="+- 0 1852 1849"/>
                              <a:gd name="T63" fmla="*/ 1852 h 53"/>
                              <a:gd name="T64" fmla="+- 0 2593 2560"/>
                              <a:gd name="T65" fmla="*/ T64 w 53"/>
                              <a:gd name="T66" fmla="+- 0 1849 1849"/>
                              <a:gd name="T67" fmla="*/ 1849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53">
                                <a:moveTo>
                                  <a:pt x="33" y="0"/>
                                </a:moveTo>
                                <a:lnTo>
                                  <a:pt x="20" y="0"/>
                                </a:lnTo>
                                <a:lnTo>
                                  <a:pt x="13" y="3"/>
                                </a:lnTo>
                                <a:lnTo>
                                  <a:pt x="3" y="13"/>
                                </a:lnTo>
                                <a:lnTo>
                                  <a:pt x="0" y="19"/>
                                </a:lnTo>
                                <a:lnTo>
                                  <a:pt x="0" y="33"/>
                                </a:lnTo>
                                <a:lnTo>
                                  <a:pt x="3" y="40"/>
                                </a:lnTo>
                                <a:lnTo>
                                  <a:pt x="13" y="50"/>
                                </a:lnTo>
                                <a:lnTo>
                                  <a:pt x="20" y="52"/>
                                </a:lnTo>
                                <a:lnTo>
                                  <a:pt x="33" y="52"/>
                                </a:lnTo>
                                <a:lnTo>
                                  <a:pt x="40" y="50"/>
                                </a:lnTo>
                                <a:lnTo>
                                  <a:pt x="50" y="40"/>
                                </a:lnTo>
                                <a:lnTo>
                                  <a:pt x="53" y="33"/>
                                </a:lnTo>
                                <a:lnTo>
                                  <a:pt x="53" y="19"/>
                                </a:lnTo>
                                <a:lnTo>
                                  <a:pt x="50" y="13"/>
                                </a:lnTo>
                                <a:lnTo>
                                  <a:pt x="40" y="3"/>
                                </a:lnTo>
                                <a:lnTo>
                                  <a:pt x="33"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7" name="Freeform 688"/>
                        <wps:cNvSpPr>
                          <a:spLocks/>
                        </wps:cNvSpPr>
                        <wps:spPr bwMode="auto">
                          <a:xfrm>
                            <a:off x="2560" y="1849"/>
                            <a:ext cx="53" cy="53"/>
                          </a:xfrm>
                          <a:custGeom>
                            <a:avLst/>
                            <a:gdLst>
                              <a:gd name="T0" fmla="+- 0 2586 2560"/>
                              <a:gd name="T1" fmla="*/ T0 w 53"/>
                              <a:gd name="T2" fmla="+- 0 1901 1849"/>
                              <a:gd name="T3" fmla="*/ 1901 h 53"/>
                              <a:gd name="T4" fmla="+- 0 2593 2560"/>
                              <a:gd name="T5" fmla="*/ T4 w 53"/>
                              <a:gd name="T6" fmla="+- 0 1901 1849"/>
                              <a:gd name="T7" fmla="*/ 1901 h 53"/>
                              <a:gd name="T8" fmla="+- 0 2600 2560"/>
                              <a:gd name="T9" fmla="*/ T8 w 53"/>
                              <a:gd name="T10" fmla="+- 0 1899 1849"/>
                              <a:gd name="T11" fmla="*/ 1899 h 53"/>
                              <a:gd name="T12" fmla="+- 0 2605 2560"/>
                              <a:gd name="T13" fmla="*/ T12 w 53"/>
                              <a:gd name="T14" fmla="+- 0 1894 1849"/>
                              <a:gd name="T15" fmla="*/ 1894 h 53"/>
                              <a:gd name="T16" fmla="+- 0 2610 2560"/>
                              <a:gd name="T17" fmla="*/ T16 w 53"/>
                              <a:gd name="T18" fmla="+- 0 1889 1849"/>
                              <a:gd name="T19" fmla="*/ 1889 h 53"/>
                              <a:gd name="T20" fmla="+- 0 2613 2560"/>
                              <a:gd name="T21" fmla="*/ T20 w 53"/>
                              <a:gd name="T22" fmla="+- 0 1882 1849"/>
                              <a:gd name="T23" fmla="*/ 1882 h 53"/>
                              <a:gd name="T24" fmla="+- 0 2613 2560"/>
                              <a:gd name="T25" fmla="*/ T24 w 53"/>
                              <a:gd name="T26" fmla="+- 0 1875 1849"/>
                              <a:gd name="T27" fmla="*/ 1875 h 53"/>
                              <a:gd name="T28" fmla="+- 0 2613 2560"/>
                              <a:gd name="T29" fmla="*/ T28 w 53"/>
                              <a:gd name="T30" fmla="+- 0 1868 1849"/>
                              <a:gd name="T31" fmla="*/ 1868 h 53"/>
                              <a:gd name="T32" fmla="+- 0 2610 2560"/>
                              <a:gd name="T33" fmla="*/ T32 w 53"/>
                              <a:gd name="T34" fmla="+- 0 1862 1849"/>
                              <a:gd name="T35" fmla="*/ 1862 h 53"/>
                              <a:gd name="T36" fmla="+- 0 2605 2560"/>
                              <a:gd name="T37" fmla="*/ T36 w 53"/>
                              <a:gd name="T38" fmla="+- 0 1857 1849"/>
                              <a:gd name="T39" fmla="*/ 1857 h 53"/>
                              <a:gd name="T40" fmla="+- 0 2600 2560"/>
                              <a:gd name="T41" fmla="*/ T40 w 53"/>
                              <a:gd name="T42" fmla="+- 0 1852 1849"/>
                              <a:gd name="T43" fmla="*/ 1852 h 53"/>
                              <a:gd name="T44" fmla="+- 0 2593 2560"/>
                              <a:gd name="T45" fmla="*/ T44 w 53"/>
                              <a:gd name="T46" fmla="+- 0 1849 1849"/>
                              <a:gd name="T47" fmla="*/ 1849 h 53"/>
                              <a:gd name="T48" fmla="+- 0 2586 2560"/>
                              <a:gd name="T49" fmla="*/ T48 w 53"/>
                              <a:gd name="T50" fmla="+- 0 1849 1849"/>
                              <a:gd name="T51" fmla="*/ 1849 h 53"/>
                              <a:gd name="T52" fmla="+- 0 2580 2560"/>
                              <a:gd name="T53" fmla="*/ T52 w 53"/>
                              <a:gd name="T54" fmla="+- 0 1849 1849"/>
                              <a:gd name="T55" fmla="*/ 1849 h 53"/>
                              <a:gd name="T56" fmla="+- 0 2573 2560"/>
                              <a:gd name="T57" fmla="*/ T56 w 53"/>
                              <a:gd name="T58" fmla="+- 0 1852 1849"/>
                              <a:gd name="T59" fmla="*/ 1852 h 53"/>
                              <a:gd name="T60" fmla="+- 0 2568 2560"/>
                              <a:gd name="T61" fmla="*/ T60 w 53"/>
                              <a:gd name="T62" fmla="+- 0 1857 1849"/>
                              <a:gd name="T63" fmla="*/ 1857 h 53"/>
                              <a:gd name="T64" fmla="+- 0 2563 2560"/>
                              <a:gd name="T65" fmla="*/ T64 w 53"/>
                              <a:gd name="T66" fmla="+- 0 1862 1849"/>
                              <a:gd name="T67" fmla="*/ 1862 h 53"/>
                              <a:gd name="T68" fmla="+- 0 2560 2560"/>
                              <a:gd name="T69" fmla="*/ T68 w 53"/>
                              <a:gd name="T70" fmla="+- 0 1868 1849"/>
                              <a:gd name="T71" fmla="*/ 1868 h 53"/>
                              <a:gd name="T72" fmla="+- 0 2560 2560"/>
                              <a:gd name="T73" fmla="*/ T72 w 53"/>
                              <a:gd name="T74" fmla="+- 0 1875 1849"/>
                              <a:gd name="T75" fmla="*/ 1875 h 53"/>
                              <a:gd name="T76" fmla="+- 0 2560 2560"/>
                              <a:gd name="T77" fmla="*/ T76 w 53"/>
                              <a:gd name="T78" fmla="+- 0 1882 1849"/>
                              <a:gd name="T79" fmla="*/ 1882 h 53"/>
                              <a:gd name="T80" fmla="+- 0 2563 2560"/>
                              <a:gd name="T81" fmla="*/ T80 w 53"/>
                              <a:gd name="T82" fmla="+- 0 1889 1849"/>
                              <a:gd name="T83" fmla="*/ 1889 h 53"/>
                              <a:gd name="T84" fmla="+- 0 2568 2560"/>
                              <a:gd name="T85" fmla="*/ T84 w 53"/>
                              <a:gd name="T86" fmla="+- 0 1894 1849"/>
                              <a:gd name="T87" fmla="*/ 1894 h 53"/>
                              <a:gd name="T88" fmla="+- 0 2573 2560"/>
                              <a:gd name="T89" fmla="*/ T88 w 53"/>
                              <a:gd name="T90" fmla="+- 0 1899 1849"/>
                              <a:gd name="T91" fmla="*/ 1899 h 53"/>
                              <a:gd name="T92" fmla="+- 0 2580 2560"/>
                              <a:gd name="T93" fmla="*/ T92 w 53"/>
                              <a:gd name="T94" fmla="+- 0 1901 1849"/>
                              <a:gd name="T95" fmla="*/ 1901 h 53"/>
                              <a:gd name="T96" fmla="+- 0 2586 2560"/>
                              <a:gd name="T97" fmla="*/ T96 w 53"/>
                              <a:gd name="T98" fmla="+- 0 1901 1849"/>
                              <a:gd name="T99" fmla="*/ 1901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 h="53">
                                <a:moveTo>
                                  <a:pt x="26" y="52"/>
                                </a:moveTo>
                                <a:lnTo>
                                  <a:pt x="33" y="52"/>
                                </a:lnTo>
                                <a:lnTo>
                                  <a:pt x="40" y="50"/>
                                </a:lnTo>
                                <a:lnTo>
                                  <a:pt x="45" y="45"/>
                                </a:lnTo>
                                <a:lnTo>
                                  <a:pt x="50" y="40"/>
                                </a:lnTo>
                                <a:lnTo>
                                  <a:pt x="53" y="33"/>
                                </a:lnTo>
                                <a:lnTo>
                                  <a:pt x="53" y="26"/>
                                </a:lnTo>
                                <a:lnTo>
                                  <a:pt x="53" y="19"/>
                                </a:lnTo>
                                <a:lnTo>
                                  <a:pt x="50" y="13"/>
                                </a:lnTo>
                                <a:lnTo>
                                  <a:pt x="45" y="8"/>
                                </a:lnTo>
                                <a:lnTo>
                                  <a:pt x="40" y="3"/>
                                </a:lnTo>
                                <a:lnTo>
                                  <a:pt x="33" y="0"/>
                                </a:lnTo>
                                <a:lnTo>
                                  <a:pt x="26" y="0"/>
                                </a:lnTo>
                                <a:lnTo>
                                  <a:pt x="20" y="0"/>
                                </a:lnTo>
                                <a:lnTo>
                                  <a:pt x="13" y="3"/>
                                </a:lnTo>
                                <a:lnTo>
                                  <a:pt x="8" y="8"/>
                                </a:lnTo>
                                <a:lnTo>
                                  <a:pt x="3" y="13"/>
                                </a:lnTo>
                                <a:lnTo>
                                  <a:pt x="0" y="19"/>
                                </a:lnTo>
                                <a:lnTo>
                                  <a:pt x="0" y="26"/>
                                </a:lnTo>
                                <a:lnTo>
                                  <a:pt x="0" y="33"/>
                                </a:lnTo>
                                <a:lnTo>
                                  <a:pt x="3" y="40"/>
                                </a:lnTo>
                                <a:lnTo>
                                  <a:pt x="8" y="45"/>
                                </a:lnTo>
                                <a:lnTo>
                                  <a:pt x="13" y="50"/>
                                </a:lnTo>
                                <a:lnTo>
                                  <a:pt x="20" y="52"/>
                                </a:lnTo>
                                <a:lnTo>
                                  <a:pt x="26" y="52"/>
                                </a:lnTo>
                                <a:close/>
                              </a:path>
                            </a:pathLst>
                          </a:custGeom>
                          <a:noFill/>
                          <a:ln w="3325">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Freeform 687"/>
                        <wps:cNvSpPr>
                          <a:spLocks/>
                        </wps:cNvSpPr>
                        <wps:spPr bwMode="auto">
                          <a:xfrm>
                            <a:off x="2586" y="-241"/>
                            <a:ext cx="2630" cy="834"/>
                          </a:xfrm>
                          <a:custGeom>
                            <a:avLst/>
                            <a:gdLst>
                              <a:gd name="T0" fmla="+- 0 5216 2586"/>
                              <a:gd name="T1" fmla="*/ T0 w 2630"/>
                              <a:gd name="T2" fmla="+- 0 -241 -241"/>
                              <a:gd name="T3" fmla="*/ -241 h 834"/>
                              <a:gd name="T4" fmla="+- 0 4778 2586"/>
                              <a:gd name="T5" fmla="*/ T4 w 2630"/>
                              <a:gd name="T6" fmla="+- 0 185 -241"/>
                              <a:gd name="T7" fmla="*/ 185 h 834"/>
                              <a:gd name="T8" fmla="+- 0 4340 2586"/>
                              <a:gd name="T9" fmla="*/ T8 w 2630"/>
                              <a:gd name="T10" fmla="+- 0 393 -241"/>
                              <a:gd name="T11" fmla="*/ 393 h 834"/>
                              <a:gd name="T12" fmla="+- 0 3682 2586"/>
                              <a:gd name="T13" fmla="*/ T12 w 2630"/>
                              <a:gd name="T14" fmla="+- 0 467 -241"/>
                              <a:gd name="T15" fmla="*/ 467 h 834"/>
                              <a:gd name="T16" fmla="+- 0 3318 2586"/>
                              <a:gd name="T17" fmla="*/ T16 w 2630"/>
                              <a:gd name="T18" fmla="+- 0 592 -241"/>
                              <a:gd name="T19" fmla="*/ 592 h 834"/>
                              <a:gd name="T20" fmla="+- 0 2586 2586"/>
                              <a:gd name="T21" fmla="*/ T20 w 2630"/>
                              <a:gd name="T22" fmla="+- 0 307 -241"/>
                              <a:gd name="T23" fmla="*/ 307 h 834"/>
                            </a:gdLst>
                            <a:ahLst/>
                            <a:cxnLst>
                              <a:cxn ang="0">
                                <a:pos x="T1" y="T3"/>
                              </a:cxn>
                              <a:cxn ang="0">
                                <a:pos x="T5" y="T7"/>
                              </a:cxn>
                              <a:cxn ang="0">
                                <a:pos x="T9" y="T11"/>
                              </a:cxn>
                              <a:cxn ang="0">
                                <a:pos x="T13" y="T15"/>
                              </a:cxn>
                              <a:cxn ang="0">
                                <a:pos x="T17" y="T19"/>
                              </a:cxn>
                              <a:cxn ang="0">
                                <a:pos x="T21" y="T23"/>
                              </a:cxn>
                            </a:cxnLst>
                            <a:rect l="0" t="0" r="r" b="b"/>
                            <a:pathLst>
                              <a:path w="2630" h="834">
                                <a:moveTo>
                                  <a:pt x="2630" y="0"/>
                                </a:moveTo>
                                <a:lnTo>
                                  <a:pt x="2192" y="426"/>
                                </a:lnTo>
                                <a:lnTo>
                                  <a:pt x="1754" y="634"/>
                                </a:lnTo>
                                <a:lnTo>
                                  <a:pt x="1096" y="708"/>
                                </a:lnTo>
                                <a:lnTo>
                                  <a:pt x="732" y="833"/>
                                </a:lnTo>
                                <a:lnTo>
                                  <a:pt x="0" y="548"/>
                                </a:lnTo>
                              </a:path>
                            </a:pathLst>
                          </a:custGeom>
                          <a:noFill/>
                          <a:ln w="13301">
                            <a:solidFill>
                              <a:srgbClr val="FF7F0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AutoShape 686"/>
                        <wps:cNvSpPr>
                          <a:spLocks/>
                        </wps:cNvSpPr>
                        <wps:spPr bwMode="auto">
                          <a:xfrm>
                            <a:off x="2560" y="-241"/>
                            <a:ext cx="2683" cy="834"/>
                          </a:xfrm>
                          <a:custGeom>
                            <a:avLst/>
                            <a:gdLst>
                              <a:gd name="T0" fmla="+- 0 5190 2560"/>
                              <a:gd name="T1" fmla="*/ T0 w 2683"/>
                              <a:gd name="T2" fmla="+- 0 -241 -241"/>
                              <a:gd name="T3" fmla="*/ -241 h 834"/>
                              <a:gd name="T4" fmla="+- 0 5242 2560"/>
                              <a:gd name="T5" fmla="*/ T4 w 2683"/>
                              <a:gd name="T6" fmla="+- 0 -241 -241"/>
                              <a:gd name="T7" fmla="*/ -241 h 834"/>
                              <a:gd name="T8" fmla="+- 0 4752 2560"/>
                              <a:gd name="T9" fmla="*/ T8 w 2683"/>
                              <a:gd name="T10" fmla="+- 0 185 -241"/>
                              <a:gd name="T11" fmla="*/ 185 h 834"/>
                              <a:gd name="T12" fmla="+- 0 4804 2560"/>
                              <a:gd name="T13" fmla="*/ T12 w 2683"/>
                              <a:gd name="T14" fmla="+- 0 185 -241"/>
                              <a:gd name="T15" fmla="*/ 185 h 834"/>
                              <a:gd name="T16" fmla="+- 0 4313 2560"/>
                              <a:gd name="T17" fmla="*/ T16 w 2683"/>
                              <a:gd name="T18" fmla="+- 0 393 -241"/>
                              <a:gd name="T19" fmla="*/ 393 h 834"/>
                              <a:gd name="T20" fmla="+- 0 4366 2560"/>
                              <a:gd name="T21" fmla="*/ T20 w 2683"/>
                              <a:gd name="T22" fmla="+- 0 393 -241"/>
                              <a:gd name="T23" fmla="*/ 393 h 834"/>
                              <a:gd name="T24" fmla="+- 0 3656 2560"/>
                              <a:gd name="T25" fmla="*/ T24 w 2683"/>
                              <a:gd name="T26" fmla="+- 0 467 -241"/>
                              <a:gd name="T27" fmla="*/ 467 h 834"/>
                              <a:gd name="T28" fmla="+- 0 3708 2560"/>
                              <a:gd name="T29" fmla="*/ T28 w 2683"/>
                              <a:gd name="T30" fmla="+- 0 467 -241"/>
                              <a:gd name="T31" fmla="*/ 467 h 834"/>
                              <a:gd name="T32" fmla="+- 0 3292 2560"/>
                              <a:gd name="T33" fmla="*/ T32 w 2683"/>
                              <a:gd name="T34" fmla="+- 0 592 -241"/>
                              <a:gd name="T35" fmla="*/ 592 h 834"/>
                              <a:gd name="T36" fmla="+- 0 3345 2560"/>
                              <a:gd name="T37" fmla="*/ T36 w 2683"/>
                              <a:gd name="T38" fmla="+- 0 592 -241"/>
                              <a:gd name="T39" fmla="*/ 592 h 834"/>
                              <a:gd name="T40" fmla="+- 0 2560 2560"/>
                              <a:gd name="T41" fmla="*/ T40 w 2683"/>
                              <a:gd name="T42" fmla="+- 0 307 -241"/>
                              <a:gd name="T43" fmla="*/ 307 h 834"/>
                              <a:gd name="T44" fmla="+- 0 2613 2560"/>
                              <a:gd name="T45" fmla="*/ T44 w 2683"/>
                              <a:gd name="T46" fmla="+- 0 307 -241"/>
                              <a:gd name="T47" fmla="*/ 307 h 8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683" h="834">
                                <a:moveTo>
                                  <a:pt x="2630" y="0"/>
                                </a:moveTo>
                                <a:lnTo>
                                  <a:pt x="2682" y="0"/>
                                </a:lnTo>
                                <a:moveTo>
                                  <a:pt x="2192" y="426"/>
                                </a:moveTo>
                                <a:lnTo>
                                  <a:pt x="2244" y="426"/>
                                </a:lnTo>
                                <a:moveTo>
                                  <a:pt x="1753" y="634"/>
                                </a:moveTo>
                                <a:lnTo>
                                  <a:pt x="1806" y="634"/>
                                </a:lnTo>
                                <a:moveTo>
                                  <a:pt x="1096" y="708"/>
                                </a:moveTo>
                                <a:lnTo>
                                  <a:pt x="1148" y="708"/>
                                </a:lnTo>
                                <a:moveTo>
                                  <a:pt x="732" y="833"/>
                                </a:moveTo>
                                <a:lnTo>
                                  <a:pt x="785" y="833"/>
                                </a:lnTo>
                                <a:moveTo>
                                  <a:pt x="0" y="548"/>
                                </a:moveTo>
                                <a:lnTo>
                                  <a:pt x="53" y="548"/>
                                </a:lnTo>
                              </a:path>
                            </a:pathLst>
                          </a:custGeom>
                          <a:noFill/>
                          <a:ln w="33252">
                            <a:solidFill>
                              <a:srgbClr val="FF7F0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Freeform 685"/>
                        <wps:cNvSpPr>
                          <a:spLocks/>
                        </wps:cNvSpPr>
                        <wps:spPr bwMode="auto">
                          <a:xfrm>
                            <a:off x="2586" y="185"/>
                            <a:ext cx="2630" cy="1469"/>
                          </a:xfrm>
                          <a:custGeom>
                            <a:avLst/>
                            <a:gdLst>
                              <a:gd name="T0" fmla="+- 0 5216 2586"/>
                              <a:gd name="T1" fmla="*/ T0 w 2630"/>
                              <a:gd name="T2" fmla="+- 0 361 185"/>
                              <a:gd name="T3" fmla="*/ 361 h 1469"/>
                              <a:gd name="T4" fmla="+- 0 4778 2586"/>
                              <a:gd name="T5" fmla="*/ T4 w 2630"/>
                              <a:gd name="T6" fmla="+- 0 185 185"/>
                              <a:gd name="T7" fmla="*/ 185 h 1469"/>
                              <a:gd name="T8" fmla="+- 0 4340 2586"/>
                              <a:gd name="T9" fmla="*/ T8 w 2630"/>
                              <a:gd name="T10" fmla="+- 0 1114 185"/>
                              <a:gd name="T11" fmla="*/ 1114 h 1469"/>
                              <a:gd name="T12" fmla="+- 0 3682 2586"/>
                              <a:gd name="T13" fmla="*/ T12 w 2630"/>
                              <a:gd name="T14" fmla="+- 0 1548 185"/>
                              <a:gd name="T15" fmla="*/ 1548 h 1469"/>
                              <a:gd name="T16" fmla="+- 0 3318 2586"/>
                              <a:gd name="T17" fmla="*/ T16 w 2630"/>
                              <a:gd name="T18" fmla="+- 0 1527 185"/>
                              <a:gd name="T19" fmla="*/ 1527 h 1469"/>
                              <a:gd name="T20" fmla="+- 0 2586 2586"/>
                              <a:gd name="T21" fmla="*/ T20 w 2630"/>
                              <a:gd name="T22" fmla="+- 0 1654 185"/>
                              <a:gd name="T23" fmla="*/ 1654 h 1469"/>
                            </a:gdLst>
                            <a:ahLst/>
                            <a:cxnLst>
                              <a:cxn ang="0">
                                <a:pos x="T1" y="T3"/>
                              </a:cxn>
                              <a:cxn ang="0">
                                <a:pos x="T5" y="T7"/>
                              </a:cxn>
                              <a:cxn ang="0">
                                <a:pos x="T9" y="T11"/>
                              </a:cxn>
                              <a:cxn ang="0">
                                <a:pos x="T13" y="T15"/>
                              </a:cxn>
                              <a:cxn ang="0">
                                <a:pos x="T17" y="T19"/>
                              </a:cxn>
                              <a:cxn ang="0">
                                <a:pos x="T21" y="T23"/>
                              </a:cxn>
                            </a:cxnLst>
                            <a:rect l="0" t="0" r="r" b="b"/>
                            <a:pathLst>
                              <a:path w="2630" h="1469">
                                <a:moveTo>
                                  <a:pt x="2630" y="176"/>
                                </a:moveTo>
                                <a:lnTo>
                                  <a:pt x="2192" y="0"/>
                                </a:lnTo>
                                <a:lnTo>
                                  <a:pt x="1754" y="929"/>
                                </a:lnTo>
                                <a:lnTo>
                                  <a:pt x="1096" y="1363"/>
                                </a:lnTo>
                                <a:lnTo>
                                  <a:pt x="732" y="1342"/>
                                </a:lnTo>
                                <a:lnTo>
                                  <a:pt x="0" y="1469"/>
                                </a:lnTo>
                              </a:path>
                            </a:pathLst>
                          </a:custGeom>
                          <a:noFill/>
                          <a:ln w="13301">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AutoShape 684"/>
                        <wps:cNvSpPr>
                          <a:spLocks/>
                        </wps:cNvSpPr>
                        <wps:spPr bwMode="auto">
                          <a:xfrm>
                            <a:off x="5191" y="335"/>
                            <a:ext cx="50" cy="48"/>
                          </a:xfrm>
                          <a:custGeom>
                            <a:avLst/>
                            <a:gdLst>
                              <a:gd name="T0" fmla="+- 0 5241 5191"/>
                              <a:gd name="T1" fmla="*/ T0 w 50"/>
                              <a:gd name="T2" fmla="+- 0 353 335"/>
                              <a:gd name="T3" fmla="*/ 353 h 48"/>
                              <a:gd name="T4" fmla="+- 0 5191 5191"/>
                              <a:gd name="T5" fmla="*/ T4 w 50"/>
                              <a:gd name="T6" fmla="+- 0 353 335"/>
                              <a:gd name="T7" fmla="*/ 353 h 48"/>
                              <a:gd name="T8" fmla="+- 0 5207 5191"/>
                              <a:gd name="T9" fmla="*/ T8 w 50"/>
                              <a:gd name="T10" fmla="+- 0 364 335"/>
                              <a:gd name="T11" fmla="*/ 364 h 48"/>
                              <a:gd name="T12" fmla="+- 0 5201 5191"/>
                              <a:gd name="T13" fmla="*/ T12 w 50"/>
                              <a:gd name="T14" fmla="+- 0 382 335"/>
                              <a:gd name="T15" fmla="*/ 382 h 48"/>
                              <a:gd name="T16" fmla="+- 0 5216 5191"/>
                              <a:gd name="T17" fmla="*/ T16 w 50"/>
                              <a:gd name="T18" fmla="+- 0 371 335"/>
                              <a:gd name="T19" fmla="*/ 371 h 48"/>
                              <a:gd name="T20" fmla="+- 0 5228 5191"/>
                              <a:gd name="T21" fmla="*/ T20 w 50"/>
                              <a:gd name="T22" fmla="+- 0 371 335"/>
                              <a:gd name="T23" fmla="*/ 371 h 48"/>
                              <a:gd name="T24" fmla="+- 0 5226 5191"/>
                              <a:gd name="T25" fmla="*/ T24 w 50"/>
                              <a:gd name="T26" fmla="+- 0 364 335"/>
                              <a:gd name="T27" fmla="*/ 364 h 48"/>
                              <a:gd name="T28" fmla="+- 0 5241 5191"/>
                              <a:gd name="T29" fmla="*/ T28 w 50"/>
                              <a:gd name="T30" fmla="+- 0 353 335"/>
                              <a:gd name="T31" fmla="*/ 353 h 48"/>
                              <a:gd name="T32" fmla="+- 0 5228 5191"/>
                              <a:gd name="T33" fmla="*/ T32 w 50"/>
                              <a:gd name="T34" fmla="+- 0 371 335"/>
                              <a:gd name="T35" fmla="*/ 371 h 48"/>
                              <a:gd name="T36" fmla="+- 0 5216 5191"/>
                              <a:gd name="T37" fmla="*/ T36 w 50"/>
                              <a:gd name="T38" fmla="+- 0 371 335"/>
                              <a:gd name="T39" fmla="*/ 371 h 48"/>
                              <a:gd name="T40" fmla="+- 0 5232 5191"/>
                              <a:gd name="T41" fmla="*/ T40 w 50"/>
                              <a:gd name="T42" fmla="+- 0 382 335"/>
                              <a:gd name="T43" fmla="*/ 382 h 48"/>
                              <a:gd name="T44" fmla="+- 0 5228 5191"/>
                              <a:gd name="T45" fmla="*/ T44 w 50"/>
                              <a:gd name="T46" fmla="+- 0 371 335"/>
                              <a:gd name="T47" fmla="*/ 371 h 48"/>
                              <a:gd name="T48" fmla="+- 0 5216 5191"/>
                              <a:gd name="T49" fmla="*/ T48 w 50"/>
                              <a:gd name="T50" fmla="+- 0 335 335"/>
                              <a:gd name="T51" fmla="*/ 335 h 48"/>
                              <a:gd name="T52" fmla="+- 0 5210 5191"/>
                              <a:gd name="T53" fmla="*/ T52 w 50"/>
                              <a:gd name="T54" fmla="+- 0 353 335"/>
                              <a:gd name="T55" fmla="*/ 353 h 48"/>
                              <a:gd name="T56" fmla="+- 0 5222 5191"/>
                              <a:gd name="T57" fmla="*/ T56 w 50"/>
                              <a:gd name="T58" fmla="+- 0 353 335"/>
                              <a:gd name="T59" fmla="*/ 353 h 48"/>
                              <a:gd name="T60" fmla="+- 0 5216 5191"/>
                              <a:gd name="T61" fmla="*/ T60 w 50"/>
                              <a:gd name="T62" fmla="+- 0 335 335"/>
                              <a:gd name="T63" fmla="*/ 33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 h="48">
                                <a:moveTo>
                                  <a:pt x="50" y="18"/>
                                </a:moveTo>
                                <a:lnTo>
                                  <a:pt x="0" y="18"/>
                                </a:lnTo>
                                <a:lnTo>
                                  <a:pt x="16" y="29"/>
                                </a:lnTo>
                                <a:lnTo>
                                  <a:pt x="10" y="47"/>
                                </a:lnTo>
                                <a:lnTo>
                                  <a:pt x="25" y="36"/>
                                </a:lnTo>
                                <a:lnTo>
                                  <a:pt x="37" y="36"/>
                                </a:lnTo>
                                <a:lnTo>
                                  <a:pt x="35" y="29"/>
                                </a:lnTo>
                                <a:lnTo>
                                  <a:pt x="50" y="18"/>
                                </a:lnTo>
                                <a:close/>
                                <a:moveTo>
                                  <a:pt x="37" y="36"/>
                                </a:moveTo>
                                <a:lnTo>
                                  <a:pt x="25" y="36"/>
                                </a:lnTo>
                                <a:lnTo>
                                  <a:pt x="41" y="47"/>
                                </a:lnTo>
                                <a:lnTo>
                                  <a:pt x="37" y="36"/>
                                </a:lnTo>
                                <a:close/>
                                <a:moveTo>
                                  <a:pt x="25" y="0"/>
                                </a:moveTo>
                                <a:lnTo>
                                  <a:pt x="19" y="18"/>
                                </a:lnTo>
                                <a:lnTo>
                                  <a:pt x="31" y="18"/>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2" name="Freeform 683"/>
                        <wps:cNvSpPr>
                          <a:spLocks/>
                        </wps:cNvSpPr>
                        <wps:spPr bwMode="auto">
                          <a:xfrm>
                            <a:off x="5191" y="335"/>
                            <a:ext cx="50" cy="48"/>
                          </a:xfrm>
                          <a:custGeom>
                            <a:avLst/>
                            <a:gdLst>
                              <a:gd name="T0" fmla="+- 0 5216 5191"/>
                              <a:gd name="T1" fmla="*/ T0 w 50"/>
                              <a:gd name="T2" fmla="+- 0 335 335"/>
                              <a:gd name="T3" fmla="*/ 335 h 48"/>
                              <a:gd name="T4" fmla="+- 0 5210 5191"/>
                              <a:gd name="T5" fmla="*/ T4 w 50"/>
                              <a:gd name="T6" fmla="+- 0 353 335"/>
                              <a:gd name="T7" fmla="*/ 353 h 48"/>
                              <a:gd name="T8" fmla="+- 0 5191 5191"/>
                              <a:gd name="T9" fmla="*/ T8 w 50"/>
                              <a:gd name="T10" fmla="+- 0 353 335"/>
                              <a:gd name="T11" fmla="*/ 353 h 48"/>
                              <a:gd name="T12" fmla="+- 0 5207 5191"/>
                              <a:gd name="T13" fmla="*/ T12 w 50"/>
                              <a:gd name="T14" fmla="+- 0 364 335"/>
                              <a:gd name="T15" fmla="*/ 364 h 48"/>
                              <a:gd name="T16" fmla="+- 0 5201 5191"/>
                              <a:gd name="T17" fmla="*/ T16 w 50"/>
                              <a:gd name="T18" fmla="+- 0 382 335"/>
                              <a:gd name="T19" fmla="*/ 382 h 48"/>
                              <a:gd name="T20" fmla="+- 0 5216 5191"/>
                              <a:gd name="T21" fmla="*/ T20 w 50"/>
                              <a:gd name="T22" fmla="+- 0 371 335"/>
                              <a:gd name="T23" fmla="*/ 371 h 48"/>
                              <a:gd name="T24" fmla="+- 0 5232 5191"/>
                              <a:gd name="T25" fmla="*/ T24 w 50"/>
                              <a:gd name="T26" fmla="+- 0 382 335"/>
                              <a:gd name="T27" fmla="*/ 382 h 48"/>
                              <a:gd name="T28" fmla="+- 0 5226 5191"/>
                              <a:gd name="T29" fmla="*/ T28 w 50"/>
                              <a:gd name="T30" fmla="+- 0 364 335"/>
                              <a:gd name="T31" fmla="*/ 364 h 48"/>
                              <a:gd name="T32" fmla="+- 0 5241 5191"/>
                              <a:gd name="T33" fmla="*/ T32 w 50"/>
                              <a:gd name="T34" fmla="+- 0 353 335"/>
                              <a:gd name="T35" fmla="*/ 353 h 48"/>
                              <a:gd name="T36" fmla="+- 0 5222 5191"/>
                              <a:gd name="T37" fmla="*/ T36 w 50"/>
                              <a:gd name="T38" fmla="+- 0 353 335"/>
                              <a:gd name="T39" fmla="*/ 353 h 48"/>
                              <a:gd name="T40" fmla="+- 0 5216 5191"/>
                              <a:gd name="T41" fmla="*/ T40 w 50"/>
                              <a:gd name="T42" fmla="+- 0 335 335"/>
                              <a:gd name="T43" fmla="*/ 33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0" h="48">
                                <a:moveTo>
                                  <a:pt x="25" y="0"/>
                                </a:moveTo>
                                <a:lnTo>
                                  <a:pt x="19" y="18"/>
                                </a:lnTo>
                                <a:lnTo>
                                  <a:pt x="0" y="18"/>
                                </a:lnTo>
                                <a:lnTo>
                                  <a:pt x="16" y="29"/>
                                </a:lnTo>
                                <a:lnTo>
                                  <a:pt x="10" y="47"/>
                                </a:lnTo>
                                <a:lnTo>
                                  <a:pt x="25" y="36"/>
                                </a:lnTo>
                                <a:lnTo>
                                  <a:pt x="41" y="47"/>
                                </a:lnTo>
                                <a:lnTo>
                                  <a:pt x="35" y="29"/>
                                </a:lnTo>
                                <a:lnTo>
                                  <a:pt x="50" y="18"/>
                                </a:lnTo>
                                <a:lnTo>
                                  <a:pt x="31" y="18"/>
                                </a:lnTo>
                                <a:lnTo>
                                  <a:pt x="25" y="0"/>
                                </a:lnTo>
                                <a:close/>
                              </a:path>
                            </a:pathLst>
                          </a:custGeom>
                          <a:noFill/>
                          <a:ln w="3325">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3" name="AutoShape 682"/>
                        <wps:cNvSpPr>
                          <a:spLocks/>
                        </wps:cNvSpPr>
                        <wps:spPr bwMode="auto">
                          <a:xfrm>
                            <a:off x="4753" y="159"/>
                            <a:ext cx="50" cy="48"/>
                          </a:xfrm>
                          <a:custGeom>
                            <a:avLst/>
                            <a:gdLst>
                              <a:gd name="T0" fmla="+- 0 4803 4753"/>
                              <a:gd name="T1" fmla="*/ T0 w 50"/>
                              <a:gd name="T2" fmla="+- 0 177 159"/>
                              <a:gd name="T3" fmla="*/ 177 h 48"/>
                              <a:gd name="T4" fmla="+- 0 4753 4753"/>
                              <a:gd name="T5" fmla="*/ T4 w 50"/>
                              <a:gd name="T6" fmla="+- 0 177 159"/>
                              <a:gd name="T7" fmla="*/ 177 h 48"/>
                              <a:gd name="T8" fmla="+- 0 4768 4753"/>
                              <a:gd name="T9" fmla="*/ T8 w 50"/>
                              <a:gd name="T10" fmla="+- 0 188 159"/>
                              <a:gd name="T11" fmla="*/ 188 h 48"/>
                              <a:gd name="T12" fmla="+- 0 4763 4753"/>
                              <a:gd name="T13" fmla="*/ T12 w 50"/>
                              <a:gd name="T14" fmla="+- 0 206 159"/>
                              <a:gd name="T15" fmla="*/ 206 h 48"/>
                              <a:gd name="T16" fmla="+- 0 4778 4753"/>
                              <a:gd name="T17" fmla="*/ T16 w 50"/>
                              <a:gd name="T18" fmla="+- 0 195 159"/>
                              <a:gd name="T19" fmla="*/ 195 h 48"/>
                              <a:gd name="T20" fmla="+- 0 4790 4753"/>
                              <a:gd name="T21" fmla="*/ T20 w 50"/>
                              <a:gd name="T22" fmla="+- 0 195 159"/>
                              <a:gd name="T23" fmla="*/ 195 h 48"/>
                              <a:gd name="T24" fmla="+- 0 4787 4753"/>
                              <a:gd name="T25" fmla="*/ T24 w 50"/>
                              <a:gd name="T26" fmla="+- 0 188 159"/>
                              <a:gd name="T27" fmla="*/ 188 h 48"/>
                              <a:gd name="T28" fmla="+- 0 4803 4753"/>
                              <a:gd name="T29" fmla="*/ T28 w 50"/>
                              <a:gd name="T30" fmla="+- 0 177 159"/>
                              <a:gd name="T31" fmla="*/ 177 h 48"/>
                              <a:gd name="T32" fmla="+- 0 4790 4753"/>
                              <a:gd name="T33" fmla="*/ T32 w 50"/>
                              <a:gd name="T34" fmla="+- 0 195 159"/>
                              <a:gd name="T35" fmla="*/ 195 h 48"/>
                              <a:gd name="T36" fmla="+- 0 4778 4753"/>
                              <a:gd name="T37" fmla="*/ T36 w 50"/>
                              <a:gd name="T38" fmla="+- 0 195 159"/>
                              <a:gd name="T39" fmla="*/ 195 h 48"/>
                              <a:gd name="T40" fmla="+- 0 4793 4753"/>
                              <a:gd name="T41" fmla="*/ T40 w 50"/>
                              <a:gd name="T42" fmla="+- 0 206 159"/>
                              <a:gd name="T43" fmla="*/ 206 h 48"/>
                              <a:gd name="T44" fmla="+- 0 4790 4753"/>
                              <a:gd name="T45" fmla="*/ T44 w 50"/>
                              <a:gd name="T46" fmla="+- 0 195 159"/>
                              <a:gd name="T47" fmla="*/ 195 h 48"/>
                              <a:gd name="T48" fmla="+- 0 4778 4753"/>
                              <a:gd name="T49" fmla="*/ T48 w 50"/>
                              <a:gd name="T50" fmla="+- 0 159 159"/>
                              <a:gd name="T51" fmla="*/ 159 h 48"/>
                              <a:gd name="T52" fmla="+- 0 4772 4753"/>
                              <a:gd name="T53" fmla="*/ T52 w 50"/>
                              <a:gd name="T54" fmla="+- 0 177 159"/>
                              <a:gd name="T55" fmla="*/ 177 h 48"/>
                              <a:gd name="T56" fmla="+- 0 4784 4753"/>
                              <a:gd name="T57" fmla="*/ T56 w 50"/>
                              <a:gd name="T58" fmla="+- 0 177 159"/>
                              <a:gd name="T59" fmla="*/ 177 h 48"/>
                              <a:gd name="T60" fmla="+- 0 4778 4753"/>
                              <a:gd name="T61" fmla="*/ T60 w 50"/>
                              <a:gd name="T62" fmla="+- 0 159 159"/>
                              <a:gd name="T63" fmla="*/ 1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 h="48">
                                <a:moveTo>
                                  <a:pt x="50" y="18"/>
                                </a:moveTo>
                                <a:lnTo>
                                  <a:pt x="0" y="18"/>
                                </a:lnTo>
                                <a:lnTo>
                                  <a:pt x="15" y="29"/>
                                </a:lnTo>
                                <a:lnTo>
                                  <a:pt x="10" y="47"/>
                                </a:lnTo>
                                <a:lnTo>
                                  <a:pt x="25" y="36"/>
                                </a:lnTo>
                                <a:lnTo>
                                  <a:pt x="37" y="36"/>
                                </a:lnTo>
                                <a:lnTo>
                                  <a:pt x="34" y="29"/>
                                </a:lnTo>
                                <a:lnTo>
                                  <a:pt x="50" y="18"/>
                                </a:lnTo>
                                <a:close/>
                                <a:moveTo>
                                  <a:pt x="37" y="36"/>
                                </a:moveTo>
                                <a:lnTo>
                                  <a:pt x="25" y="36"/>
                                </a:lnTo>
                                <a:lnTo>
                                  <a:pt x="40" y="47"/>
                                </a:lnTo>
                                <a:lnTo>
                                  <a:pt x="37" y="36"/>
                                </a:lnTo>
                                <a:close/>
                                <a:moveTo>
                                  <a:pt x="25" y="0"/>
                                </a:moveTo>
                                <a:lnTo>
                                  <a:pt x="19" y="18"/>
                                </a:lnTo>
                                <a:lnTo>
                                  <a:pt x="31" y="18"/>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4" name="Freeform 681"/>
                        <wps:cNvSpPr>
                          <a:spLocks/>
                        </wps:cNvSpPr>
                        <wps:spPr bwMode="auto">
                          <a:xfrm>
                            <a:off x="4753" y="159"/>
                            <a:ext cx="50" cy="48"/>
                          </a:xfrm>
                          <a:custGeom>
                            <a:avLst/>
                            <a:gdLst>
                              <a:gd name="T0" fmla="+- 0 4778 4753"/>
                              <a:gd name="T1" fmla="*/ T0 w 50"/>
                              <a:gd name="T2" fmla="+- 0 159 159"/>
                              <a:gd name="T3" fmla="*/ 159 h 48"/>
                              <a:gd name="T4" fmla="+- 0 4772 4753"/>
                              <a:gd name="T5" fmla="*/ T4 w 50"/>
                              <a:gd name="T6" fmla="+- 0 177 159"/>
                              <a:gd name="T7" fmla="*/ 177 h 48"/>
                              <a:gd name="T8" fmla="+- 0 4753 4753"/>
                              <a:gd name="T9" fmla="*/ T8 w 50"/>
                              <a:gd name="T10" fmla="+- 0 177 159"/>
                              <a:gd name="T11" fmla="*/ 177 h 48"/>
                              <a:gd name="T12" fmla="+- 0 4768 4753"/>
                              <a:gd name="T13" fmla="*/ T12 w 50"/>
                              <a:gd name="T14" fmla="+- 0 188 159"/>
                              <a:gd name="T15" fmla="*/ 188 h 48"/>
                              <a:gd name="T16" fmla="+- 0 4763 4753"/>
                              <a:gd name="T17" fmla="*/ T16 w 50"/>
                              <a:gd name="T18" fmla="+- 0 206 159"/>
                              <a:gd name="T19" fmla="*/ 206 h 48"/>
                              <a:gd name="T20" fmla="+- 0 4778 4753"/>
                              <a:gd name="T21" fmla="*/ T20 w 50"/>
                              <a:gd name="T22" fmla="+- 0 195 159"/>
                              <a:gd name="T23" fmla="*/ 195 h 48"/>
                              <a:gd name="T24" fmla="+- 0 4793 4753"/>
                              <a:gd name="T25" fmla="*/ T24 w 50"/>
                              <a:gd name="T26" fmla="+- 0 206 159"/>
                              <a:gd name="T27" fmla="*/ 206 h 48"/>
                              <a:gd name="T28" fmla="+- 0 4787 4753"/>
                              <a:gd name="T29" fmla="*/ T28 w 50"/>
                              <a:gd name="T30" fmla="+- 0 188 159"/>
                              <a:gd name="T31" fmla="*/ 188 h 48"/>
                              <a:gd name="T32" fmla="+- 0 4803 4753"/>
                              <a:gd name="T33" fmla="*/ T32 w 50"/>
                              <a:gd name="T34" fmla="+- 0 177 159"/>
                              <a:gd name="T35" fmla="*/ 177 h 48"/>
                              <a:gd name="T36" fmla="+- 0 4784 4753"/>
                              <a:gd name="T37" fmla="*/ T36 w 50"/>
                              <a:gd name="T38" fmla="+- 0 177 159"/>
                              <a:gd name="T39" fmla="*/ 177 h 48"/>
                              <a:gd name="T40" fmla="+- 0 4778 4753"/>
                              <a:gd name="T41" fmla="*/ T40 w 50"/>
                              <a:gd name="T42" fmla="+- 0 159 159"/>
                              <a:gd name="T43" fmla="*/ 1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0" h="48">
                                <a:moveTo>
                                  <a:pt x="25" y="0"/>
                                </a:moveTo>
                                <a:lnTo>
                                  <a:pt x="19" y="18"/>
                                </a:lnTo>
                                <a:lnTo>
                                  <a:pt x="0" y="18"/>
                                </a:lnTo>
                                <a:lnTo>
                                  <a:pt x="15" y="29"/>
                                </a:lnTo>
                                <a:lnTo>
                                  <a:pt x="10" y="47"/>
                                </a:lnTo>
                                <a:lnTo>
                                  <a:pt x="25" y="36"/>
                                </a:lnTo>
                                <a:lnTo>
                                  <a:pt x="40" y="47"/>
                                </a:lnTo>
                                <a:lnTo>
                                  <a:pt x="34" y="29"/>
                                </a:lnTo>
                                <a:lnTo>
                                  <a:pt x="50" y="18"/>
                                </a:lnTo>
                                <a:lnTo>
                                  <a:pt x="31" y="18"/>
                                </a:lnTo>
                                <a:lnTo>
                                  <a:pt x="25" y="0"/>
                                </a:lnTo>
                                <a:close/>
                              </a:path>
                            </a:pathLst>
                          </a:custGeom>
                          <a:noFill/>
                          <a:ln w="3325">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5" name="AutoShape 680"/>
                        <wps:cNvSpPr>
                          <a:spLocks/>
                        </wps:cNvSpPr>
                        <wps:spPr bwMode="auto">
                          <a:xfrm>
                            <a:off x="4315" y="1088"/>
                            <a:ext cx="50" cy="48"/>
                          </a:xfrm>
                          <a:custGeom>
                            <a:avLst/>
                            <a:gdLst>
                              <a:gd name="T0" fmla="+- 0 4365 4315"/>
                              <a:gd name="T1" fmla="*/ T0 w 50"/>
                              <a:gd name="T2" fmla="+- 0 1106 1088"/>
                              <a:gd name="T3" fmla="*/ 1106 h 48"/>
                              <a:gd name="T4" fmla="+- 0 4315 4315"/>
                              <a:gd name="T5" fmla="*/ T4 w 50"/>
                              <a:gd name="T6" fmla="+- 0 1106 1088"/>
                              <a:gd name="T7" fmla="*/ 1106 h 48"/>
                              <a:gd name="T8" fmla="+- 0 4330 4315"/>
                              <a:gd name="T9" fmla="*/ T8 w 50"/>
                              <a:gd name="T10" fmla="+- 0 1118 1088"/>
                              <a:gd name="T11" fmla="*/ 1118 h 48"/>
                              <a:gd name="T12" fmla="+- 0 4324 4315"/>
                              <a:gd name="T13" fmla="*/ T12 w 50"/>
                              <a:gd name="T14" fmla="+- 0 1136 1088"/>
                              <a:gd name="T15" fmla="*/ 1136 h 48"/>
                              <a:gd name="T16" fmla="+- 0 4340 4315"/>
                              <a:gd name="T17" fmla="*/ T16 w 50"/>
                              <a:gd name="T18" fmla="+- 0 1124 1088"/>
                              <a:gd name="T19" fmla="*/ 1124 h 48"/>
                              <a:gd name="T20" fmla="+- 0 4351 4315"/>
                              <a:gd name="T21" fmla="*/ T20 w 50"/>
                              <a:gd name="T22" fmla="+- 0 1124 1088"/>
                              <a:gd name="T23" fmla="*/ 1124 h 48"/>
                              <a:gd name="T24" fmla="+- 0 4349 4315"/>
                              <a:gd name="T25" fmla="*/ T24 w 50"/>
                              <a:gd name="T26" fmla="+- 0 1118 1088"/>
                              <a:gd name="T27" fmla="*/ 1118 h 48"/>
                              <a:gd name="T28" fmla="+- 0 4365 4315"/>
                              <a:gd name="T29" fmla="*/ T28 w 50"/>
                              <a:gd name="T30" fmla="+- 0 1106 1088"/>
                              <a:gd name="T31" fmla="*/ 1106 h 48"/>
                              <a:gd name="T32" fmla="+- 0 4351 4315"/>
                              <a:gd name="T33" fmla="*/ T32 w 50"/>
                              <a:gd name="T34" fmla="+- 0 1124 1088"/>
                              <a:gd name="T35" fmla="*/ 1124 h 48"/>
                              <a:gd name="T36" fmla="+- 0 4340 4315"/>
                              <a:gd name="T37" fmla="*/ T36 w 50"/>
                              <a:gd name="T38" fmla="+- 0 1124 1088"/>
                              <a:gd name="T39" fmla="*/ 1124 h 48"/>
                              <a:gd name="T40" fmla="+- 0 4355 4315"/>
                              <a:gd name="T41" fmla="*/ T40 w 50"/>
                              <a:gd name="T42" fmla="+- 0 1136 1088"/>
                              <a:gd name="T43" fmla="*/ 1136 h 48"/>
                              <a:gd name="T44" fmla="+- 0 4351 4315"/>
                              <a:gd name="T45" fmla="*/ T44 w 50"/>
                              <a:gd name="T46" fmla="+- 0 1124 1088"/>
                              <a:gd name="T47" fmla="*/ 1124 h 48"/>
                              <a:gd name="T48" fmla="+- 0 4340 4315"/>
                              <a:gd name="T49" fmla="*/ T48 w 50"/>
                              <a:gd name="T50" fmla="+- 0 1088 1088"/>
                              <a:gd name="T51" fmla="*/ 1088 h 48"/>
                              <a:gd name="T52" fmla="+- 0 4334 4315"/>
                              <a:gd name="T53" fmla="*/ T52 w 50"/>
                              <a:gd name="T54" fmla="+- 0 1106 1088"/>
                              <a:gd name="T55" fmla="*/ 1106 h 48"/>
                              <a:gd name="T56" fmla="+- 0 4346 4315"/>
                              <a:gd name="T57" fmla="*/ T56 w 50"/>
                              <a:gd name="T58" fmla="+- 0 1106 1088"/>
                              <a:gd name="T59" fmla="*/ 1106 h 48"/>
                              <a:gd name="T60" fmla="+- 0 4340 4315"/>
                              <a:gd name="T61" fmla="*/ T60 w 50"/>
                              <a:gd name="T62" fmla="+- 0 1088 1088"/>
                              <a:gd name="T63" fmla="*/ 10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 h="48">
                                <a:moveTo>
                                  <a:pt x="50" y="18"/>
                                </a:moveTo>
                                <a:lnTo>
                                  <a:pt x="0" y="18"/>
                                </a:lnTo>
                                <a:lnTo>
                                  <a:pt x="15" y="30"/>
                                </a:lnTo>
                                <a:lnTo>
                                  <a:pt x="9" y="48"/>
                                </a:lnTo>
                                <a:lnTo>
                                  <a:pt x="25" y="36"/>
                                </a:lnTo>
                                <a:lnTo>
                                  <a:pt x="36" y="36"/>
                                </a:lnTo>
                                <a:lnTo>
                                  <a:pt x="34" y="30"/>
                                </a:lnTo>
                                <a:lnTo>
                                  <a:pt x="50" y="18"/>
                                </a:lnTo>
                                <a:close/>
                                <a:moveTo>
                                  <a:pt x="36" y="36"/>
                                </a:moveTo>
                                <a:lnTo>
                                  <a:pt x="25" y="36"/>
                                </a:lnTo>
                                <a:lnTo>
                                  <a:pt x="40" y="48"/>
                                </a:lnTo>
                                <a:lnTo>
                                  <a:pt x="36" y="36"/>
                                </a:lnTo>
                                <a:close/>
                                <a:moveTo>
                                  <a:pt x="25" y="0"/>
                                </a:moveTo>
                                <a:lnTo>
                                  <a:pt x="19" y="18"/>
                                </a:lnTo>
                                <a:lnTo>
                                  <a:pt x="31" y="18"/>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6" name="Freeform 679"/>
                        <wps:cNvSpPr>
                          <a:spLocks/>
                        </wps:cNvSpPr>
                        <wps:spPr bwMode="auto">
                          <a:xfrm>
                            <a:off x="4315" y="1088"/>
                            <a:ext cx="50" cy="48"/>
                          </a:xfrm>
                          <a:custGeom>
                            <a:avLst/>
                            <a:gdLst>
                              <a:gd name="T0" fmla="+- 0 4340 4315"/>
                              <a:gd name="T1" fmla="*/ T0 w 50"/>
                              <a:gd name="T2" fmla="+- 0 1088 1088"/>
                              <a:gd name="T3" fmla="*/ 1088 h 48"/>
                              <a:gd name="T4" fmla="+- 0 4334 4315"/>
                              <a:gd name="T5" fmla="*/ T4 w 50"/>
                              <a:gd name="T6" fmla="+- 0 1106 1088"/>
                              <a:gd name="T7" fmla="*/ 1106 h 48"/>
                              <a:gd name="T8" fmla="+- 0 4315 4315"/>
                              <a:gd name="T9" fmla="*/ T8 w 50"/>
                              <a:gd name="T10" fmla="+- 0 1106 1088"/>
                              <a:gd name="T11" fmla="*/ 1106 h 48"/>
                              <a:gd name="T12" fmla="+- 0 4330 4315"/>
                              <a:gd name="T13" fmla="*/ T12 w 50"/>
                              <a:gd name="T14" fmla="+- 0 1118 1088"/>
                              <a:gd name="T15" fmla="*/ 1118 h 48"/>
                              <a:gd name="T16" fmla="+- 0 4324 4315"/>
                              <a:gd name="T17" fmla="*/ T16 w 50"/>
                              <a:gd name="T18" fmla="+- 0 1136 1088"/>
                              <a:gd name="T19" fmla="*/ 1136 h 48"/>
                              <a:gd name="T20" fmla="+- 0 4340 4315"/>
                              <a:gd name="T21" fmla="*/ T20 w 50"/>
                              <a:gd name="T22" fmla="+- 0 1124 1088"/>
                              <a:gd name="T23" fmla="*/ 1124 h 48"/>
                              <a:gd name="T24" fmla="+- 0 4355 4315"/>
                              <a:gd name="T25" fmla="*/ T24 w 50"/>
                              <a:gd name="T26" fmla="+- 0 1136 1088"/>
                              <a:gd name="T27" fmla="*/ 1136 h 48"/>
                              <a:gd name="T28" fmla="+- 0 4349 4315"/>
                              <a:gd name="T29" fmla="*/ T28 w 50"/>
                              <a:gd name="T30" fmla="+- 0 1118 1088"/>
                              <a:gd name="T31" fmla="*/ 1118 h 48"/>
                              <a:gd name="T32" fmla="+- 0 4365 4315"/>
                              <a:gd name="T33" fmla="*/ T32 w 50"/>
                              <a:gd name="T34" fmla="+- 0 1106 1088"/>
                              <a:gd name="T35" fmla="*/ 1106 h 48"/>
                              <a:gd name="T36" fmla="+- 0 4346 4315"/>
                              <a:gd name="T37" fmla="*/ T36 w 50"/>
                              <a:gd name="T38" fmla="+- 0 1106 1088"/>
                              <a:gd name="T39" fmla="*/ 1106 h 48"/>
                              <a:gd name="T40" fmla="+- 0 4340 4315"/>
                              <a:gd name="T41" fmla="*/ T40 w 50"/>
                              <a:gd name="T42" fmla="+- 0 1088 1088"/>
                              <a:gd name="T43" fmla="*/ 10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0" h="48">
                                <a:moveTo>
                                  <a:pt x="25" y="0"/>
                                </a:moveTo>
                                <a:lnTo>
                                  <a:pt x="19" y="18"/>
                                </a:lnTo>
                                <a:lnTo>
                                  <a:pt x="0" y="18"/>
                                </a:lnTo>
                                <a:lnTo>
                                  <a:pt x="15" y="30"/>
                                </a:lnTo>
                                <a:lnTo>
                                  <a:pt x="9" y="48"/>
                                </a:lnTo>
                                <a:lnTo>
                                  <a:pt x="25" y="36"/>
                                </a:lnTo>
                                <a:lnTo>
                                  <a:pt x="40" y="48"/>
                                </a:lnTo>
                                <a:lnTo>
                                  <a:pt x="34" y="30"/>
                                </a:lnTo>
                                <a:lnTo>
                                  <a:pt x="50" y="18"/>
                                </a:lnTo>
                                <a:lnTo>
                                  <a:pt x="31" y="18"/>
                                </a:lnTo>
                                <a:lnTo>
                                  <a:pt x="25" y="0"/>
                                </a:lnTo>
                                <a:close/>
                              </a:path>
                            </a:pathLst>
                          </a:custGeom>
                          <a:noFill/>
                          <a:ln w="3325">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AutoShape 678"/>
                        <wps:cNvSpPr>
                          <a:spLocks/>
                        </wps:cNvSpPr>
                        <wps:spPr bwMode="auto">
                          <a:xfrm>
                            <a:off x="3657" y="1522"/>
                            <a:ext cx="50" cy="48"/>
                          </a:xfrm>
                          <a:custGeom>
                            <a:avLst/>
                            <a:gdLst>
                              <a:gd name="T0" fmla="+- 0 3707 3657"/>
                              <a:gd name="T1" fmla="*/ T0 w 50"/>
                              <a:gd name="T2" fmla="+- 0 1540 1522"/>
                              <a:gd name="T3" fmla="*/ 1540 h 48"/>
                              <a:gd name="T4" fmla="+- 0 3657 3657"/>
                              <a:gd name="T5" fmla="*/ T4 w 50"/>
                              <a:gd name="T6" fmla="+- 0 1540 1522"/>
                              <a:gd name="T7" fmla="*/ 1540 h 48"/>
                              <a:gd name="T8" fmla="+- 0 3673 3657"/>
                              <a:gd name="T9" fmla="*/ T8 w 50"/>
                              <a:gd name="T10" fmla="+- 0 1551 1522"/>
                              <a:gd name="T11" fmla="*/ 1551 h 48"/>
                              <a:gd name="T12" fmla="+- 0 3667 3657"/>
                              <a:gd name="T13" fmla="*/ T12 w 50"/>
                              <a:gd name="T14" fmla="+- 0 1569 1522"/>
                              <a:gd name="T15" fmla="*/ 1569 h 48"/>
                              <a:gd name="T16" fmla="+- 0 3682 3657"/>
                              <a:gd name="T17" fmla="*/ T16 w 50"/>
                              <a:gd name="T18" fmla="+- 0 1558 1522"/>
                              <a:gd name="T19" fmla="*/ 1558 h 48"/>
                              <a:gd name="T20" fmla="+- 0 3694 3657"/>
                              <a:gd name="T21" fmla="*/ T20 w 50"/>
                              <a:gd name="T22" fmla="+- 0 1558 1522"/>
                              <a:gd name="T23" fmla="*/ 1558 h 48"/>
                              <a:gd name="T24" fmla="+- 0 3692 3657"/>
                              <a:gd name="T25" fmla="*/ T24 w 50"/>
                              <a:gd name="T26" fmla="+- 0 1551 1522"/>
                              <a:gd name="T27" fmla="*/ 1551 h 48"/>
                              <a:gd name="T28" fmla="+- 0 3707 3657"/>
                              <a:gd name="T29" fmla="*/ T28 w 50"/>
                              <a:gd name="T30" fmla="+- 0 1540 1522"/>
                              <a:gd name="T31" fmla="*/ 1540 h 48"/>
                              <a:gd name="T32" fmla="+- 0 3694 3657"/>
                              <a:gd name="T33" fmla="*/ T32 w 50"/>
                              <a:gd name="T34" fmla="+- 0 1558 1522"/>
                              <a:gd name="T35" fmla="*/ 1558 h 48"/>
                              <a:gd name="T36" fmla="+- 0 3682 3657"/>
                              <a:gd name="T37" fmla="*/ T36 w 50"/>
                              <a:gd name="T38" fmla="+- 0 1558 1522"/>
                              <a:gd name="T39" fmla="*/ 1558 h 48"/>
                              <a:gd name="T40" fmla="+- 0 3698 3657"/>
                              <a:gd name="T41" fmla="*/ T40 w 50"/>
                              <a:gd name="T42" fmla="+- 0 1569 1522"/>
                              <a:gd name="T43" fmla="*/ 1569 h 48"/>
                              <a:gd name="T44" fmla="+- 0 3694 3657"/>
                              <a:gd name="T45" fmla="*/ T44 w 50"/>
                              <a:gd name="T46" fmla="+- 0 1558 1522"/>
                              <a:gd name="T47" fmla="*/ 1558 h 48"/>
                              <a:gd name="T48" fmla="+- 0 3682 3657"/>
                              <a:gd name="T49" fmla="*/ T48 w 50"/>
                              <a:gd name="T50" fmla="+- 0 1522 1522"/>
                              <a:gd name="T51" fmla="*/ 1522 h 48"/>
                              <a:gd name="T52" fmla="+- 0 3676 3657"/>
                              <a:gd name="T53" fmla="*/ T52 w 50"/>
                              <a:gd name="T54" fmla="+- 0 1540 1522"/>
                              <a:gd name="T55" fmla="*/ 1540 h 48"/>
                              <a:gd name="T56" fmla="+- 0 3688 3657"/>
                              <a:gd name="T57" fmla="*/ T56 w 50"/>
                              <a:gd name="T58" fmla="+- 0 1540 1522"/>
                              <a:gd name="T59" fmla="*/ 1540 h 48"/>
                              <a:gd name="T60" fmla="+- 0 3682 3657"/>
                              <a:gd name="T61" fmla="*/ T60 w 50"/>
                              <a:gd name="T62" fmla="+- 0 1522 1522"/>
                              <a:gd name="T63" fmla="*/ 152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 h="48">
                                <a:moveTo>
                                  <a:pt x="50" y="18"/>
                                </a:moveTo>
                                <a:lnTo>
                                  <a:pt x="0" y="18"/>
                                </a:lnTo>
                                <a:lnTo>
                                  <a:pt x="16" y="29"/>
                                </a:lnTo>
                                <a:lnTo>
                                  <a:pt x="10" y="47"/>
                                </a:lnTo>
                                <a:lnTo>
                                  <a:pt x="25" y="36"/>
                                </a:lnTo>
                                <a:lnTo>
                                  <a:pt x="37" y="36"/>
                                </a:lnTo>
                                <a:lnTo>
                                  <a:pt x="35" y="29"/>
                                </a:lnTo>
                                <a:lnTo>
                                  <a:pt x="50" y="18"/>
                                </a:lnTo>
                                <a:close/>
                                <a:moveTo>
                                  <a:pt x="37" y="36"/>
                                </a:moveTo>
                                <a:lnTo>
                                  <a:pt x="25" y="36"/>
                                </a:lnTo>
                                <a:lnTo>
                                  <a:pt x="41" y="47"/>
                                </a:lnTo>
                                <a:lnTo>
                                  <a:pt x="37" y="36"/>
                                </a:lnTo>
                                <a:close/>
                                <a:moveTo>
                                  <a:pt x="25" y="0"/>
                                </a:moveTo>
                                <a:lnTo>
                                  <a:pt x="19" y="18"/>
                                </a:lnTo>
                                <a:lnTo>
                                  <a:pt x="31" y="18"/>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8" name="Freeform 677"/>
                        <wps:cNvSpPr>
                          <a:spLocks/>
                        </wps:cNvSpPr>
                        <wps:spPr bwMode="auto">
                          <a:xfrm>
                            <a:off x="3657" y="1522"/>
                            <a:ext cx="50" cy="48"/>
                          </a:xfrm>
                          <a:custGeom>
                            <a:avLst/>
                            <a:gdLst>
                              <a:gd name="T0" fmla="+- 0 3682 3657"/>
                              <a:gd name="T1" fmla="*/ T0 w 50"/>
                              <a:gd name="T2" fmla="+- 0 1522 1522"/>
                              <a:gd name="T3" fmla="*/ 1522 h 48"/>
                              <a:gd name="T4" fmla="+- 0 3676 3657"/>
                              <a:gd name="T5" fmla="*/ T4 w 50"/>
                              <a:gd name="T6" fmla="+- 0 1540 1522"/>
                              <a:gd name="T7" fmla="*/ 1540 h 48"/>
                              <a:gd name="T8" fmla="+- 0 3657 3657"/>
                              <a:gd name="T9" fmla="*/ T8 w 50"/>
                              <a:gd name="T10" fmla="+- 0 1540 1522"/>
                              <a:gd name="T11" fmla="*/ 1540 h 48"/>
                              <a:gd name="T12" fmla="+- 0 3673 3657"/>
                              <a:gd name="T13" fmla="*/ T12 w 50"/>
                              <a:gd name="T14" fmla="+- 0 1551 1522"/>
                              <a:gd name="T15" fmla="*/ 1551 h 48"/>
                              <a:gd name="T16" fmla="+- 0 3667 3657"/>
                              <a:gd name="T17" fmla="*/ T16 w 50"/>
                              <a:gd name="T18" fmla="+- 0 1569 1522"/>
                              <a:gd name="T19" fmla="*/ 1569 h 48"/>
                              <a:gd name="T20" fmla="+- 0 3682 3657"/>
                              <a:gd name="T21" fmla="*/ T20 w 50"/>
                              <a:gd name="T22" fmla="+- 0 1558 1522"/>
                              <a:gd name="T23" fmla="*/ 1558 h 48"/>
                              <a:gd name="T24" fmla="+- 0 3698 3657"/>
                              <a:gd name="T25" fmla="*/ T24 w 50"/>
                              <a:gd name="T26" fmla="+- 0 1569 1522"/>
                              <a:gd name="T27" fmla="*/ 1569 h 48"/>
                              <a:gd name="T28" fmla="+- 0 3692 3657"/>
                              <a:gd name="T29" fmla="*/ T28 w 50"/>
                              <a:gd name="T30" fmla="+- 0 1551 1522"/>
                              <a:gd name="T31" fmla="*/ 1551 h 48"/>
                              <a:gd name="T32" fmla="+- 0 3707 3657"/>
                              <a:gd name="T33" fmla="*/ T32 w 50"/>
                              <a:gd name="T34" fmla="+- 0 1540 1522"/>
                              <a:gd name="T35" fmla="*/ 1540 h 48"/>
                              <a:gd name="T36" fmla="+- 0 3688 3657"/>
                              <a:gd name="T37" fmla="*/ T36 w 50"/>
                              <a:gd name="T38" fmla="+- 0 1540 1522"/>
                              <a:gd name="T39" fmla="*/ 1540 h 48"/>
                              <a:gd name="T40" fmla="+- 0 3682 3657"/>
                              <a:gd name="T41" fmla="*/ T40 w 50"/>
                              <a:gd name="T42" fmla="+- 0 1522 1522"/>
                              <a:gd name="T43" fmla="*/ 152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0" h="48">
                                <a:moveTo>
                                  <a:pt x="25" y="0"/>
                                </a:moveTo>
                                <a:lnTo>
                                  <a:pt x="19" y="18"/>
                                </a:lnTo>
                                <a:lnTo>
                                  <a:pt x="0" y="18"/>
                                </a:lnTo>
                                <a:lnTo>
                                  <a:pt x="16" y="29"/>
                                </a:lnTo>
                                <a:lnTo>
                                  <a:pt x="10" y="47"/>
                                </a:lnTo>
                                <a:lnTo>
                                  <a:pt x="25" y="36"/>
                                </a:lnTo>
                                <a:lnTo>
                                  <a:pt x="41" y="47"/>
                                </a:lnTo>
                                <a:lnTo>
                                  <a:pt x="35" y="29"/>
                                </a:lnTo>
                                <a:lnTo>
                                  <a:pt x="50" y="18"/>
                                </a:lnTo>
                                <a:lnTo>
                                  <a:pt x="31" y="18"/>
                                </a:lnTo>
                                <a:lnTo>
                                  <a:pt x="25" y="0"/>
                                </a:lnTo>
                                <a:close/>
                              </a:path>
                            </a:pathLst>
                          </a:custGeom>
                          <a:noFill/>
                          <a:ln w="3325">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AutoShape 676"/>
                        <wps:cNvSpPr>
                          <a:spLocks/>
                        </wps:cNvSpPr>
                        <wps:spPr bwMode="auto">
                          <a:xfrm>
                            <a:off x="3294" y="1501"/>
                            <a:ext cx="50" cy="48"/>
                          </a:xfrm>
                          <a:custGeom>
                            <a:avLst/>
                            <a:gdLst>
                              <a:gd name="T0" fmla="+- 0 3343 3294"/>
                              <a:gd name="T1" fmla="*/ T0 w 50"/>
                              <a:gd name="T2" fmla="+- 0 1519 1501"/>
                              <a:gd name="T3" fmla="*/ 1519 h 48"/>
                              <a:gd name="T4" fmla="+- 0 3294 3294"/>
                              <a:gd name="T5" fmla="*/ T4 w 50"/>
                              <a:gd name="T6" fmla="+- 0 1519 1501"/>
                              <a:gd name="T7" fmla="*/ 1519 h 48"/>
                              <a:gd name="T8" fmla="+- 0 3309 3294"/>
                              <a:gd name="T9" fmla="*/ T8 w 50"/>
                              <a:gd name="T10" fmla="+- 0 1530 1501"/>
                              <a:gd name="T11" fmla="*/ 1530 h 48"/>
                              <a:gd name="T12" fmla="+- 0 3303 3294"/>
                              <a:gd name="T13" fmla="*/ T12 w 50"/>
                              <a:gd name="T14" fmla="+- 0 1548 1501"/>
                              <a:gd name="T15" fmla="*/ 1548 h 48"/>
                              <a:gd name="T16" fmla="+- 0 3318 3294"/>
                              <a:gd name="T17" fmla="*/ T16 w 50"/>
                              <a:gd name="T18" fmla="+- 0 1537 1501"/>
                              <a:gd name="T19" fmla="*/ 1537 h 48"/>
                              <a:gd name="T20" fmla="+- 0 3330 3294"/>
                              <a:gd name="T21" fmla="*/ T20 w 50"/>
                              <a:gd name="T22" fmla="+- 0 1537 1501"/>
                              <a:gd name="T23" fmla="*/ 1537 h 48"/>
                              <a:gd name="T24" fmla="+- 0 3328 3294"/>
                              <a:gd name="T25" fmla="*/ T24 w 50"/>
                              <a:gd name="T26" fmla="+- 0 1530 1501"/>
                              <a:gd name="T27" fmla="*/ 1530 h 48"/>
                              <a:gd name="T28" fmla="+- 0 3343 3294"/>
                              <a:gd name="T29" fmla="*/ T28 w 50"/>
                              <a:gd name="T30" fmla="+- 0 1519 1501"/>
                              <a:gd name="T31" fmla="*/ 1519 h 48"/>
                              <a:gd name="T32" fmla="+- 0 3330 3294"/>
                              <a:gd name="T33" fmla="*/ T32 w 50"/>
                              <a:gd name="T34" fmla="+- 0 1537 1501"/>
                              <a:gd name="T35" fmla="*/ 1537 h 48"/>
                              <a:gd name="T36" fmla="+- 0 3318 3294"/>
                              <a:gd name="T37" fmla="*/ T36 w 50"/>
                              <a:gd name="T38" fmla="+- 0 1537 1501"/>
                              <a:gd name="T39" fmla="*/ 1537 h 48"/>
                              <a:gd name="T40" fmla="+- 0 3334 3294"/>
                              <a:gd name="T41" fmla="*/ T40 w 50"/>
                              <a:gd name="T42" fmla="+- 0 1548 1501"/>
                              <a:gd name="T43" fmla="*/ 1548 h 48"/>
                              <a:gd name="T44" fmla="+- 0 3330 3294"/>
                              <a:gd name="T45" fmla="*/ T44 w 50"/>
                              <a:gd name="T46" fmla="+- 0 1537 1501"/>
                              <a:gd name="T47" fmla="*/ 1537 h 48"/>
                              <a:gd name="T48" fmla="+- 0 3318 3294"/>
                              <a:gd name="T49" fmla="*/ T48 w 50"/>
                              <a:gd name="T50" fmla="+- 0 1501 1501"/>
                              <a:gd name="T51" fmla="*/ 1501 h 48"/>
                              <a:gd name="T52" fmla="+- 0 3313 3294"/>
                              <a:gd name="T53" fmla="*/ T52 w 50"/>
                              <a:gd name="T54" fmla="+- 0 1519 1501"/>
                              <a:gd name="T55" fmla="*/ 1519 h 48"/>
                              <a:gd name="T56" fmla="+- 0 3324 3294"/>
                              <a:gd name="T57" fmla="*/ T56 w 50"/>
                              <a:gd name="T58" fmla="+- 0 1519 1501"/>
                              <a:gd name="T59" fmla="*/ 1519 h 48"/>
                              <a:gd name="T60" fmla="+- 0 3318 3294"/>
                              <a:gd name="T61" fmla="*/ T60 w 50"/>
                              <a:gd name="T62" fmla="+- 0 1501 1501"/>
                              <a:gd name="T63" fmla="*/ 150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 h="48">
                                <a:moveTo>
                                  <a:pt x="49" y="18"/>
                                </a:moveTo>
                                <a:lnTo>
                                  <a:pt x="0" y="18"/>
                                </a:lnTo>
                                <a:lnTo>
                                  <a:pt x="15" y="29"/>
                                </a:lnTo>
                                <a:lnTo>
                                  <a:pt x="9" y="47"/>
                                </a:lnTo>
                                <a:lnTo>
                                  <a:pt x="24" y="36"/>
                                </a:lnTo>
                                <a:lnTo>
                                  <a:pt x="36" y="36"/>
                                </a:lnTo>
                                <a:lnTo>
                                  <a:pt x="34" y="29"/>
                                </a:lnTo>
                                <a:lnTo>
                                  <a:pt x="49" y="18"/>
                                </a:lnTo>
                                <a:close/>
                                <a:moveTo>
                                  <a:pt x="36" y="36"/>
                                </a:moveTo>
                                <a:lnTo>
                                  <a:pt x="24" y="36"/>
                                </a:lnTo>
                                <a:lnTo>
                                  <a:pt x="40" y="47"/>
                                </a:lnTo>
                                <a:lnTo>
                                  <a:pt x="36" y="36"/>
                                </a:lnTo>
                                <a:close/>
                                <a:moveTo>
                                  <a:pt x="24" y="0"/>
                                </a:moveTo>
                                <a:lnTo>
                                  <a:pt x="19" y="18"/>
                                </a:lnTo>
                                <a:lnTo>
                                  <a:pt x="30" y="18"/>
                                </a:lnTo>
                                <a:lnTo>
                                  <a:pt x="24"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0" name="Freeform 675"/>
                        <wps:cNvSpPr>
                          <a:spLocks/>
                        </wps:cNvSpPr>
                        <wps:spPr bwMode="auto">
                          <a:xfrm>
                            <a:off x="3294" y="1501"/>
                            <a:ext cx="50" cy="48"/>
                          </a:xfrm>
                          <a:custGeom>
                            <a:avLst/>
                            <a:gdLst>
                              <a:gd name="T0" fmla="+- 0 3318 3294"/>
                              <a:gd name="T1" fmla="*/ T0 w 50"/>
                              <a:gd name="T2" fmla="+- 0 1501 1501"/>
                              <a:gd name="T3" fmla="*/ 1501 h 48"/>
                              <a:gd name="T4" fmla="+- 0 3313 3294"/>
                              <a:gd name="T5" fmla="*/ T4 w 50"/>
                              <a:gd name="T6" fmla="+- 0 1519 1501"/>
                              <a:gd name="T7" fmla="*/ 1519 h 48"/>
                              <a:gd name="T8" fmla="+- 0 3294 3294"/>
                              <a:gd name="T9" fmla="*/ T8 w 50"/>
                              <a:gd name="T10" fmla="+- 0 1519 1501"/>
                              <a:gd name="T11" fmla="*/ 1519 h 48"/>
                              <a:gd name="T12" fmla="+- 0 3309 3294"/>
                              <a:gd name="T13" fmla="*/ T12 w 50"/>
                              <a:gd name="T14" fmla="+- 0 1530 1501"/>
                              <a:gd name="T15" fmla="*/ 1530 h 48"/>
                              <a:gd name="T16" fmla="+- 0 3303 3294"/>
                              <a:gd name="T17" fmla="*/ T16 w 50"/>
                              <a:gd name="T18" fmla="+- 0 1548 1501"/>
                              <a:gd name="T19" fmla="*/ 1548 h 48"/>
                              <a:gd name="T20" fmla="+- 0 3318 3294"/>
                              <a:gd name="T21" fmla="*/ T20 w 50"/>
                              <a:gd name="T22" fmla="+- 0 1537 1501"/>
                              <a:gd name="T23" fmla="*/ 1537 h 48"/>
                              <a:gd name="T24" fmla="+- 0 3334 3294"/>
                              <a:gd name="T25" fmla="*/ T24 w 50"/>
                              <a:gd name="T26" fmla="+- 0 1548 1501"/>
                              <a:gd name="T27" fmla="*/ 1548 h 48"/>
                              <a:gd name="T28" fmla="+- 0 3328 3294"/>
                              <a:gd name="T29" fmla="*/ T28 w 50"/>
                              <a:gd name="T30" fmla="+- 0 1530 1501"/>
                              <a:gd name="T31" fmla="*/ 1530 h 48"/>
                              <a:gd name="T32" fmla="+- 0 3343 3294"/>
                              <a:gd name="T33" fmla="*/ T32 w 50"/>
                              <a:gd name="T34" fmla="+- 0 1519 1501"/>
                              <a:gd name="T35" fmla="*/ 1519 h 48"/>
                              <a:gd name="T36" fmla="+- 0 3324 3294"/>
                              <a:gd name="T37" fmla="*/ T36 w 50"/>
                              <a:gd name="T38" fmla="+- 0 1519 1501"/>
                              <a:gd name="T39" fmla="*/ 1519 h 48"/>
                              <a:gd name="T40" fmla="+- 0 3318 3294"/>
                              <a:gd name="T41" fmla="*/ T40 w 50"/>
                              <a:gd name="T42" fmla="+- 0 1501 1501"/>
                              <a:gd name="T43" fmla="*/ 150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0" h="48">
                                <a:moveTo>
                                  <a:pt x="24" y="0"/>
                                </a:moveTo>
                                <a:lnTo>
                                  <a:pt x="19" y="18"/>
                                </a:lnTo>
                                <a:lnTo>
                                  <a:pt x="0" y="18"/>
                                </a:lnTo>
                                <a:lnTo>
                                  <a:pt x="15" y="29"/>
                                </a:lnTo>
                                <a:lnTo>
                                  <a:pt x="9" y="47"/>
                                </a:lnTo>
                                <a:lnTo>
                                  <a:pt x="24" y="36"/>
                                </a:lnTo>
                                <a:lnTo>
                                  <a:pt x="40" y="47"/>
                                </a:lnTo>
                                <a:lnTo>
                                  <a:pt x="34" y="29"/>
                                </a:lnTo>
                                <a:lnTo>
                                  <a:pt x="49" y="18"/>
                                </a:lnTo>
                                <a:lnTo>
                                  <a:pt x="30" y="18"/>
                                </a:lnTo>
                                <a:lnTo>
                                  <a:pt x="24" y="0"/>
                                </a:lnTo>
                                <a:close/>
                              </a:path>
                            </a:pathLst>
                          </a:custGeom>
                          <a:noFill/>
                          <a:ln w="3325">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AutoShape 674"/>
                        <wps:cNvSpPr>
                          <a:spLocks/>
                        </wps:cNvSpPr>
                        <wps:spPr bwMode="auto">
                          <a:xfrm>
                            <a:off x="2562" y="1628"/>
                            <a:ext cx="50" cy="48"/>
                          </a:xfrm>
                          <a:custGeom>
                            <a:avLst/>
                            <a:gdLst>
                              <a:gd name="T0" fmla="+- 0 2611 2562"/>
                              <a:gd name="T1" fmla="*/ T0 w 50"/>
                              <a:gd name="T2" fmla="+- 0 1646 1628"/>
                              <a:gd name="T3" fmla="*/ 1646 h 48"/>
                              <a:gd name="T4" fmla="+- 0 2562 2562"/>
                              <a:gd name="T5" fmla="*/ T4 w 50"/>
                              <a:gd name="T6" fmla="+- 0 1646 1628"/>
                              <a:gd name="T7" fmla="*/ 1646 h 48"/>
                              <a:gd name="T8" fmla="+- 0 2577 2562"/>
                              <a:gd name="T9" fmla="*/ T8 w 50"/>
                              <a:gd name="T10" fmla="+- 0 1657 1628"/>
                              <a:gd name="T11" fmla="*/ 1657 h 48"/>
                              <a:gd name="T12" fmla="+- 0 2571 2562"/>
                              <a:gd name="T13" fmla="*/ T12 w 50"/>
                              <a:gd name="T14" fmla="+- 0 1675 1628"/>
                              <a:gd name="T15" fmla="*/ 1675 h 48"/>
                              <a:gd name="T16" fmla="+- 0 2586 2562"/>
                              <a:gd name="T17" fmla="*/ T16 w 50"/>
                              <a:gd name="T18" fmla="+- 0 1664 1628"/>
                              <a:gd name="T19" fmla="*/ 1664 h 48"/>
                              <a:gd name="T20" fmla="+- 0 2598 2562"/>
                              <a:gd name="T21" fmla="*/ T20 w 50"/>
                              <a:gd name="T22" fmla="+- 0 1664 1628"/>
                              <a:gd name="T23" fmla="*/ 1664 h 48"/>
                              <a:gd name="T24" fmla="+- 0 2596 2562"/>
                              <a:gd name="T25" fmla="*/ T24 w 50"/>
                              <a:gd name="T26" fmla="+- 0 1657 1628"/>
                              <a:gd name="T27" fmla="*/ 1657 h 48"/>
                              <a:gd name="T28" fmla="+- 0 2611 2562"/>
                              <a:gd name="T29" fmla="*/ T28 w 50"/>
                              <a:gd name="T30" fmla="+- 0 1646 1628"/>
                              <a:gd name="T31" fmla="*/ 1646 h 48"/>
                              <a:gd name="T32" fmla="+- 0 2598 2562"/>
                              <a:gd name="T33" fmla="*/ T32 w 50"/>
                              <a:gd name="T34" fmla="+- 0 1664 1628"/>
                              <a:gd name="T35" fmla="*/ 1664 h 48"/>
                              <a:gd name="T36" fmla="+- 0 2586 2562"/>
                              <a:gd name="T37" fmla="*/ T36 w 50"/>
                              <a:gd name="T38" fmla="+- 0 1664 1628"/>
                              <a:gd name="T39" fmla="*/ 1664 h 48"/>
                              <a:gd name="T40" fmla="+- 0 2602 2562"/>
                              <a:gd name="T41" fmla="*/ T40 w 50"/>
                              <a:gd name="T42" fmla="+- 0 1675 1628"/>
                              <a:gd name="T43" fmla="*/ 1675 h 48"/>
                              <a:gd name="T44" fmla="+- 0 2598 2562"/>
                              <a:gd name="T45" fmla="*/ T44 w 50"/>
                              <a:gd name="T46" fmla="+- 0 1664 1628"/>
                              <a:gd name="T47" fmla="*/ 1664 h 48"/>
                              <a:gd name="T48" fmla="+- 0 2586 2562"/>
                              <a:gd name="T49" fmla="*/ T48 w 50"/>
                              <a:gd name="T50" fmla="+- 0 1628 1628"/>
                              <a:gd name="T51" fmla="*/ 1628 h 48"/>
                              <a:gd name="T52" fmla="+- 0 2581 2562"/>
                              <a:gd name="T53" fmla="*/ T52 w 50"/>
                              <a:gd name="T54" fmla="+- 0 1646 1628"/>
                              <a:gd name="T55" fmla="*/ 1646 h 48"/>
                              <a:gd name="T56" fmla="+- 0 2592 2562"/>
                              <a:gd name="T57" fmla="*/ T56 w 50"/>
                              <a:gd name="T58" fmla="+- 0 1646 1628"/>
                              <a:gd name="T59" fmla="*/ 1646 h 48"/>
                              <a:gd name="T60" fmla="+- 0 2586 2562"/>
                              <a:gd name="T61" fmla="*/ T60 w 50"/>
                              <a:gd name="T62" fmla="+- 0 1628 1628"/>
                              <a:gd name="T63" fmla="*/ 162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 h="48">
                                <a:moveTo>
                                  <a:pt x="49" y="18"/>
                                </a:moveTo>
                                <a:lnTo>
                                  <a:pt x="0" y="18"/>
                                </a:lnTo>
                                <a:lnTo>
                                  <a:pt x="15" y="29"/>
                                </a:lnTo>
                                <a:lnTo>
                                  <a:pt x="9" y="47"/>
                                </a:lnTo>
                                <a:lnTo>
                                  <a:pt x="24" y="36"/>
                                </a:lnTo>
                                <a:lnTo>
                                  <a:pt x="36" y="36"/>
                                </a:lnTo>
                                <a:lnTo>
                                  <a:pt x="34" y="29"/>
                                </a:lnTo>
                                <a:lnTo>
                                  <a:pt x="49" y="18"/>
                                </a:lnTo>
                                <a:close/>
                                <a:moveTo>
                                  <a:pt x="36" y="36"/>
                                </a:moveTo>
                                <a:lnTo>
                                  <a:pt x="24" y="36"/>
                                </a:lnTo>
                                <a:lnTo>
                                  <a:pt x="40" y="47"/>
                                </a:lnTo>
                                <a:lnTo>
                                  <a:pt x="36" y="36"/>
                                </a:lnTo>
                                <a:close/>
                                <a:moveTo>
                                  <a:pt x="24" y="0"/>
                                </a:moveTo>
                                <a:lnTo>
                                  <a:pt x="19" y="18"/>
                                </a:lnTo>
                                <a:lnTo>
                                  <a:pt x="30" y="18"/>
                                </a:lnTo>
                                <a:lnTo>
                                  <a:pt x="24"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Freeform 673"/>
                        <wps:cNvSpPr>
                          <a:spLocks/>
                        </wps:cNvSpPr>
                        <wps:spPr bwMode="auto">
                          <a:xfrm>
                            <a:off x="2562" y="1628"/>
                            <a:ext cx="50" cy="48"/>
                          </a:xfrm>
                          <a:custGeom>
                            <a:avLst/>
                            <a:gdLst>
                              <a:gd name="T0" fmla="+- 0 2586 2562"/>
                              <a:gd name="T1" fmla="*/ T0 w 50"/>
                              <a:gd name="T2" fmla="+- 0 1628 1628"/>
                              <a:gd name="T3" fmla="*/ 1628 h 48"/>
                              <a:gd name="T4" fmla="+- 0 2581 2562"/>
                              <a:gd name="T5" fmla="*/ T4 w 50"/>
                              <a:gd name="T6" fmla="+- 0 1646 1628"/>
                              <a:gd name="T7" fmla="*/ 1646 h 48"/>
                              <a:gd name="T8" fmla="+- 0 2562 2562"/>
                              <a:gd name="T9" fmla="*/ T8 w 50"/>
                              <a:gd name="T10" fmla="+- 0 1646 1628"/>
                              <a:gd name="T11" fmla="*/ 1646 h 48"/>
                              <a:gd name="T12" fmla="+- 0 2577 2562"/>
                              <a:gd name="T13" fmla="*/ T12 w 50"/>
                              <a:gd name="T14" fmla="+- 0 1657 1628"/>
                              <a:gd name="T15" fmla="*/ 1657 h 48"/>
                              <a:gd name="T16" fmla="+- 0 2571 2562"/>
                              <a:gd name="T17" fmla="*/ T16 w 50"/>
                              <a:gd name="T18" fmla="+- 0 1675 1628"/>
                              <a:gd name="T19" fmla="*/ 1675 h 48"/>
                              <a:gd name="T20" fmla="+- 0 2586 2562"/>
                              <a:gd name="T21" fmla="*/ T20 w 50"/>
                              <a:gd name="T22" fmla="+- 0 1664 1628"/>
                              <a:gd name="T23" fmla="*/ 1664 h 48"/>
                              <a:gd name="T24" fmla="+- 0 2602 2562"/>
                              <a:gd name="T25" fmla="*/ T24 w 50"/>
                              <a:gd name="T26" fmla="+- 0 1675 1628"/>
                              <a:gd name="T27" fmla="*/ 1675 h 48"/>
                              <a:gd name="T28" fmla="+- 0 2596 2562"/>
                              <a:gd name="T29" fmla="*/ T28 w 50"/>
                              <a:gd name="T30" fmla="+- 0 1657 1628"/>
                              <a:gd name="T31" fmla="*/ 1657 h 48"/>
                              <a:gd name="T32" fmla="+- 0 2611 2562"/>
                              <a:gd name="T33" fmla="*/ T32 w 50"/>
                              <a:gd name="T34" fmla="+- 0 1646 1628"/>
                              <a:gd name="T35" fmla="*/ 1646 h 48"/>
                              <a:gd name="T36" fmla="+- 0 2592 2562"/>
                              <a:gd name="T37" fmla="*/ T36 w 50"/>
                              <a:gd name="T38" fmla="+- 0 1646 1628"/>
                              <a:gd name="T39" fmla="*/ 1646 h 48"/>
                              <a:gd name="T40" fmla="+- 0 2586 2562"/>
                              <a:gd name="T41" fmla="*/ T40 w 50"/>
                              <a:gd name="T42" fmla="+- 0 1628 1628"/>
                              <a:gd name="T43" fmla="*/ 162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0" h="48">
                                <a:moveTo>
                                  <a:pt x="24" y="0"/>
                                </a:moveTo>
                                <a:lnTo>
                                  <a:pt x="19" y="18"/>
                                </a:lnTo>
                                <a:lnTo>
                                  <a:pt x="0" y="18"/>
                                </a:lnTo>
                                <a:lnTo>
                                  <a:pt x="15" y="29"/>
                                </a:lnTo>
                                <a:lnTo>
                                  <a:pt x="9" y="47"/>
                                </a:lnTo>
                                <a:lnTo>
                                  <a:pt x="24" y="36"/>
                                </a:lnTo>
                                <a:lnTo>
                                  <a:pt x="40" y="47"/>
                                </a:lnTo>
                                <a:lnTo>
                                  <a:pt x="34" y="29"/>
                                </a:lnTo>
                                <a:lnTo>
                                  <a:pt x="49" y="18"/>
                                </a:lnTo>
                                <a:lnTo>
                                  <a:pt x="30" y="18"/>
                                </a:lnTo>
                                <a:lnTo>
                                  <a:pt x="24" y="0"/>
                                </a:lnTo>
                                <a:close/>
                              </a:path>
                            </a:pathLst>
                          </a:custGeom>
                          <a:noFill/>
                          <a:ln w="3325">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3" name="AutoShape 672"/>
                        <wps:cNvSpPr>
                          <a:spLocks/>
                        </wps:cNvSpPr>
                        <wps:spPr bwMode="auto">
                          <a:xfrm>
                            <a:off x="1829" y="2680"/>
                            <a:ext cx="13392" cy="9980"/>
                          </a:xfrm>
                          <a:custGeom>
                            <a:avLst/>
                            <a:gdLst>
                              <a:gd name="T0" fmla="+- 0 2148 1829"/>
                              <a:gd name="T1" fmla="*/ T0 w 13392"/>
                              <a:gd name="T2" fmla="+- 0 2052 2680"/>
                              <a:gd name="T3" fmla="*/ 2052 h 9980"/>
                              <a:gd name="T4" fmla="+- 0 2148 1829"/>
                              <a:gd name="T5" fmla="*/ T4 w 13392"/>
                              <a:gd name="T6" fmla="+- 0 -561 2680"/>
                              <a:gd name="T7" fmla="*/ -561 h 9980"/>
                              <a:gd name="T8" fmla="+- 0 5655 1829"/>
                              <a:gd name="T9" fmla="*/ T8 w 13392"/>
                              <a:gd name="T10" fmla="+- 0 2052 2680"/>
                              <a:gd name="T11" fmla="*/ 2052 h 9980"/>
                              <a:gd name="T12" fmla="+- 0 5655 1829"/>
                              <a:gd name="T13" fmla="*/ T12 w 13392"/>
                              <a:gd name="T14" fmla="+- 0 -561 2680"/>
                              <a:gd name="T15" fmla="*/ -561 h 9980"/>
                              <a:gd name="T16" fmla="+- 0 2148 1829"/>
                              <a:gd name="T17" fmla="*/ T16 w 13392"/>
                              <a:gd name="T18" fmla="+- 0 2052 2680"/>
                              <a:gd name="T19" fmla="*/ 2052 h 9980"/>
                              <a:gd name="T20" fmla="+- 0 5655 1829"/>
                              <a:gd name="T21" fmla="*/ T20 w 13392"/>
                              <a:gd name="T22" fmla="+- 0 2052 2680"/>
                              <a:gd name="T23" fmla="*/ 2052 h 9980"/>
                              <a:gd name="T24" fmla="+- 0 2148 1829"/>
                              <a:gd name="T25" fmla="*/ T24 w 13392"/>
                              <a:gd name="T26" fmla="+- 0 -561 2680"/>
                              <a:gd name="T27" fmla="*/ -561 h 9980"/>
                              <a:gd name="T28" fmla="+- 0 5655 1829"/>
                              <a:gd name="T29" fmla="*/ T28 w 13392"/>
                              <a:gd name="T30" fmla="+- 0 -561 2680"/>
                              <a:gd name="T31" fmla="*/ -561 h 99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392" h="9980">
                                <a:moveTo>
                                  <a:pt x="319" y="-628"/>
                                </a:moveTo>
                                <a:lnTo>
                                  <a:pt x="319" y="-3241"/>
                                </a:lnTo>
                                <a:moveTo>
                                  <a:pt x="3826" y="-628"/>
                                </a:moveTo>
                                <a:lnTo>
                                  <a:pt x="3826" y="-3241"/>
                                </a:lnTo>
                                <a:moveTo>
                                  <a:pt x="319" y="-628"/>
                                </a:moveTo>
                                <a:lnTo>
                                  <a:pt x="3826" y="-628"/>
                                </a:lnTo>
                                <a:moveTo>
                                  <a:pt x="319" y="-3241"/>
                                </a:moveTo>
                                <a:lnTo>
                                  <a:pt x="3826" y="-3241"/>
                                </a:lnTo>
                              </a:path>
                            </a:pathLst>
                          </a:custGeom>
                          <a:noFill/>
                          <a:ln w="26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4" name="Freeform 671"/>
                        <wps:cNvSpPr>
                          <a:spLocks/>
                        </wps:cNvSpPr>
                        <wps:spPr bwMode="auto">
                          <a:xfrm>
                            <a:off x="2174" y="-535"/>
                            <a:ext cx="675" cy="338"/>
                          </a:xfrm>
                          <a:custGeom>
                            <a:avLst/>
                            <a:gdLst>
                              <a:gd name="T0" fmla="+- 0 2845 2174"/>
                              <a:gd name="T1" fmla="*/ T0 w 675"/>
                              <a:gd name="T2" fmla="+- 0 -535 -535"/>
                              <a:gd name="T3" fmla="*/ -535 h 338"/>
                              <a:gd name="T4" fmla="+- 0 2178 2174"/>
                              <a:gd name="T5" fmla="*/ T4 w 675"/>
                              <a:gd name="T6" fmla="+- 0 -535 -535"/>
                              <a:gd name="T7" fmla="*/ -535 h 338"/>
                              <a:gd name="T8" fmla="+- 0 2174 2174"/>
                              <a:gd name="T9" fmla="*/ T8 w 675"/>
                              <a:gd name="T10" fmla="+- 0 -532 -535"/>
                              <a:gd name="T11" fmla="*/ -532 h 338"/>
                              <a:gd name="T12" fmla="+- 0 2174 2174"/>
                              <a:gd name="T13" fmla="*/ T12 w 675"/>
                              <a:gd name="T14" fmla="+- 0 -201 -535"/>
                              <a:gd name="T15" fmla="*/ -201 h 338"/>
                              <a:gd name="T16" fmla="+- 0 2178 2174"/>
                              <a:gd name="T17" fmla="*/ T16 w 675"/>
                              <a:gd name="T18" fmla="+- 0 -198 -535"/>
                              <a:gd name="T19" fmla="*/ -198 h 338"/>
                              <a:gd name="T20" fmla="+- 0 2845 2174"/>
                              <a:gd name="T21" fmla="*/ T20 w 675"/>
                              <a:gd name="T22" fmla="+- 0 -198 -535"/>
                              <a:gd name="T23" fmla="*/ -198 h 338"/>
                              <a:gd name="T24" fmla="+- 0 2848 2174"/>
                              <a:gd name="T25" fmla="*/ T24 w 675"/>
                              <a:gd name="T26" fmla="+- 0 -201 -535"/>
                              <a:gd name="T27" fmla="*/ -201 h 338"/>
                              <a:gd name="T28" fmla="+- 0 2848 2174"/>
                              <a:gd name="T29" fmla="*/ T28 w 675"/>
                              <a:gd name="T30" fmla="+- 0 -532 -535"/>
                              <a:gd name="T31" fmla="*/ -532 h 338"/>
                              <a:gd name="T32" fmla="+- 0 2845 2174"/>
                              <a:gd name="T33" fmla="*/ T32 w 675"/>
                              <a:gd name="T34" fmla="+- 0 -535 -535"/>
                              <a:gd name="T35" fmla="*/ -535 h 3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75" h="338">
                                <a:moveTo>
                                  <a:pt x="671" y="0"/>
                                </a:moveTo>
                                <a:lnTo>
                                  <a:pt x="4" y="0"/>
                                </a:lnTo>
                                <a:lnTo>
                                  <a:pt x="0" y="3"/>
                                </a:lnTo>
                                <a:lnTo>
                                  <a:pt x="0" y="334"/>
                                </a:lnTo>
                                <a:lnTo>
                                  <a:pt x="4" y="337"/>
                                </a:lnTo>
                                <a:lnTo>
                                  <a:pt x="671" y="337"/>
                                </a:lnTo>
                                <a:lnTo>
                                  <a:pt x="674" y="334"/>
                                </a:lnTo>
                                <a:lnTo>
                                  <a:pt x="674" y="3"/>
                                </a:lnTo>
                                <a:lnTo>
                                  <a:pt x="671" y="0"/>
                                </a:lnTo>
                                <a:close/>
                              </a:path>
                            </a:pathLst>
                          </a:custGeom>
                          <a:solidFill>
                            <a:srgbClr val="FFFF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5" name="Freeform 670"/>
                        <wps:cNvSpPr>
                          <a:spLocks/>
                        </wps:cNvSpPr>
                        <wps:spPr bwMode="auto">
                          <a:xfrm>
                            <a:off x="2174" y="-535"/>
                            <a:ext cx="675" cy="338"/>
                          </a:xfrm>
                          <a:custGeom>
                            <a:avLst/>
                            <a:gdLst>
                              <a:gd name="T0" fmla="+- 0 2185 2174"/>
                              <a:gd name="T1" fmla="*/ T0 w 675"/>
                              <a:gd name="T2" fmla="+- 0 -198 -535"/>
                              <a:gd name="T3" fmla="*/ -198 h 338"/>
                              <a:gd name="T4" fmla="+- 0 2838 2174"/>
                              <a:gd name="T5" fmla="*/ T4 w 675"/>
                              <a:gd name="T6" fmla="+- 0 -198 -535"/>
                              <a:gd name="T7" fmla="*/ -198 h 338"/>
                              <a:gd name="T8" fmla="+- 0 2845 2174"/>
                              <a:gd name="T9" fmla="*/ T8 w 675"/>
                              <a:gd name="T10" fmla="+- 0 -198 -535"/>
                              <a:gd name="T11" fmla="*/ -198 h 338"/>
                              <a:gd name="T12" fmla="+- 0 2848 2174"/>
                              <a:gd name="T13" fmla="*/ T12 w 675"/>
                              <a:gd name="T14" fmla="+- 0 -201 -535"/>
                              <a:gd name="T15" fmla="*/ -201 h 338"/>
                              <a:gd name="T16" fmla="+- 0 2848 2174"/>
                              <a:gd name="T17" fmla="*/ T16 w 675"/>
                              <a:gd name="T18" fmla="+- 0 -208 -535"/>
                              <a:gd name="T19" fmla="*/ -208 h 338"/>
                              <a:gd name="T20" fmla="+- 0 2848 2174"/>
                              <a:gd name="T21" fmla="*/ T20 w 675"/>
                              <a:gd name="T22" fmla="+- 0 -525 -535"/>
                              <a:gd name="T23" fmla="*/ -525 h 338"/>
                              <a:gd name="T24" fmla="+- 0 2848 2174"/>
                              <a:gd name="T25" fmla="*/ T24 w 675"/>
                              <a:gd name="T26" fmla="+- 0 -532 -535"/>
                              <a:gd name="T27" fmla="*/ -532 h 338"/>
                              <a:gd name="T28" fmla="+- 0 2845 2174"/>
                              <a:gd name="T29" fmla="*/ T28 w 675"/>
                              <a:gd name="T30" fmla="+- 0 -535 -535"/>
                              <a:gd name="T31" fmla="*/ -535 h 338"/>
                              <a:gd name="T32" fmla="+- 0 2838 2174"/>
                              <a:gd name="T33" fmla="*/ T32 w 675"/>
                              <a:gd name="T34" fmla="+- 0 -535 -535"/>
                              <a:gd name="T35" fmla="*/ -535 h 338"/>
                              <a:gd name="T36" fmla="+- 0 2185 2174"/>
                              <a:gd name="T37" fmla="*/ T36 w 675"/>
                              <a:gd name="T38" fmla="+- 0 -535 -535"/>
                              <a:gd name="T39" fmla="*/ -535 h 338"/>
                              <a:gd name="T40" fmla="+- 0 2178 2174"/>
                              <a:gd name="T41" fmla="*/ T40 w 675"/>
                              <a:gd name="T42" fmla="+- 0 -535 -535"/>
                              <a:gd name="T43" fmla="*/ -535 h 338"/>
                              <a:gd name="T44" fmla="+- 0 2174 2174"/>
                              <a:gd name="T45" fmla="*/ T44 w 675"/>
                              <a:gd name="T46" fmla="+- 0 -532 -535"/>
                              <a:gd name="T47" fmla="*/ -532 h 338"/>
                              <a:gd name="T48" fmla="+- 0 2174 2174"/>
                              <a:gd name="T49" fmla="*/ T48 w 675"/>
                              <a:gd name="T50" fmla="+- 0 -525 -535"/>
                              <a:gd name="T51" fmla="*/ -525 h 338"/>
                              <a:gd name="T52" fmla="+- 0 2174 2174"/>
                              <a:gd name="T53" fmla="*/ T52 w 675"/>
                              <a:gd name="T54" fmla="+- 0 -208 -535"/>
                              <a:gd name="T55" fmla="*/ -208 h 338"/>
                              <a:gd name="T56" fmla="+- 0 2174 2174"/>
                              <a:gd name="T57" fmla="*/ T56 w 675"/>
                              <a:gd name="T58" fmla="+- 0 -201 -535"/>
                              <a:gd name="T59" fmla="*/ -201 h 338"/>
                              <a:gd name="T60" fmla="+- 0 2178 2174"/>
                              <a:gd name="T61" fmla="*/ T60 w 675"/>
                              <a:gd name="T62" fmla="+- 0 -198 -535"/>
                              <a:gd name="T63" fmla="*/ -198 h 338"/>
                              <a:gd name="T64" fmla="+- 0 2185 2174"/>
                              <a:gd name="T65" fmla="*/ T64 w 675"/>
                              <a:gd name="T66" fmla="+- 0 -198 -535"/>
                              <a:gd name="T67" fmla="*/ -198 h 3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75" h="338">
                                <a:moveTo>
                                  <a:pt x="11" y="337"/>
                                </a:moveTo>
                                <a:lnTo>
                                  <a:pt x="664" y="337"/>
                                </a:lnTo>
                                <a:lnTo>
                                  <a:pt x="671" y="337"/>
                                </a:lnTo>
                                <a:lnTo>
                                  <a:pt x="674" y="334"/>
                                </a:lnTo>
                                <a:lnTo>
                                  <a:pt x="674" y="327"/>
                                </a:lnTo>
                                <a:lnTo>
                                  <a:pt x="674" y="10"/>
                                </a:lnTo>
                                <a:lnTo>
                                  <a:pt x="674" y="3"/>
                                </a:lnTo>
                                <a:lnTo>
                                  <a:pt x="671" y="0"/>
                                </a:lnTo>
                                <a:lnTo>
                                  <a:pt x="664" y="0"/>
                                </a:lnTo>
                                <a:lnTo>
                                  <a:pt x="11" y="0"/>
                                </a:lnTo>
                                <a:lnTo>
                                  <a:pt x="4" y="0"/>
                                </a:lnTo>
                                <a:lnTo>
                                  <a:pt x="0" y="3"/>
                                </a:lnTo>
                                <a:lnTo>
                                  <a:pt x="0" y="10"/>
                                </a:lnTo>
                                <a:lnTo>
                                  <a:pt x="0" y="327"/>
                                </a:lnTo>
                                <a:lnTo>
                                  <a:pt x="0" y="334"/>
                                </a:lnTo>
                                <a:lnTo>
                                  <a:pt x="4" y="337"/>
                                </a:lnTo>
                                <a:lnTo>
                                  <a:pt x="11" y="337"/>
                                </a:lnTo>
                                <a:close/>
                              </a:path>
                            </a:pathLst>
                          </a:custGeom>
                          <a:noFill/>
                          <a:ln w="33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 name="Freeform 669"/>
                        <wps:cNvSpPr>
                          <a:spLocks/>
                        </wps:cNvSpPr>
                        <wps:spPr bwMode="auto">
                          <a:xfrm>
                            <a:off x="2232" y="-484"/>
                            <a:ext cx="32" cy="32"/>
                          </a:xfrm>
                          <a:custGeom>
                            <a:avLst/>
                            <a:gdLst>
                              <a:gd name="T0" fmla="+- 0 2252 2232"/>
                              <a:gd name="T1" fmla="*/ T0 w 32"/>
                              <a:gd name="T2" fmla="+- 0 -484 -484"/>
                              <a:gd name="T3" fmla="*/ -484 h 32"/>
                              <a:gd name="T4" fmla="+- 0 2243 2232"/>
                              <a:gd name="T5" fmla="*/ T4 w 32"/>
                              <a:gd name="T6" fmla="+- 0 -484 -484"/>
                              <a:gd name="T7" fmla="*/ -484 h 32"/>
                              <a:gd name="T8" fmla="+- 0 2239 2232"/>
                              <a:gd name="T9" fmla="*/ T8 w 32"/>
                              <a:gd name="T10" fmla="+- 0 -483 -484"/>
                              <a:gd name="T11" fmla="*/ -483 h 32"/>
                              <a:gd name="T12" fmla="+- 0 2234 2232"/>
                              <a:gd name="T13" fmla="*/ T12 w 32"/>
                              <a:gd name="T14" fmla="+- 0 -477 -484"/>
                              <a:gd name="T15" fmla="*/ -477 h 32"/>
                              <a:gd name="T16" fmla="+- 0 2232 2232"/>
                              <a:gd name="T17" fmla="*/ T16 w 32"/>
                              <a:gd name="T18" fmla="+- 0 -473 -484"/>
                              <a:gd name="T19" fmla="*/ -473 h 32"/>
                              <a:gd name="T20" fmla="+- 0 2232 2232"/>
                              <a:gd name="T21" fmla="*/ T20 w 32"/>
                              <a:gd name="T22" fmla="+- 0 -465 -484"/>
                              <a:gd name="T23" fmla="*/ -465 h 32"/>
                              <a:gd name="T24" fmla="+- 0 2234 2232"/>
                              <a:gd name="T25" fmla="*/ T24 w 32"/>
                              <a:gd name="T26" fmla="+- 0 -461 -484"/>
                              <a:gd name="T27" fmla="*/ -461 h 32"/>
                              <a:gd name="T28" fmla="+- 0 2239 2232"/>
                              <a:gd name="T29" fmla="*/ T28 w 32"/>
                              <a:gd name="T30" fmla="+- 0 -455 -484"/>
                              <a:gd name="T31" fmla="*/ -455 h 32"/>
                              <a:gd name="T32" fmla="+- 0 2243 2232"/>
                              <a:gd name="T33" fmla="*/ T32 w 32"/>
                              <a:gd name="T34" fmla="+- 0 -453 -484"/>
                              <a:gd name="T35" fmla="*/ -453 h 32"/>
                              <a:gd name="T36" fmla="+- 0 2252 2232"/>
                              <a:gd name="T37" fmla="*/ T36 w 32"/>
                              <a:gd name="T38" fmla="+- 0 -453 -484"/>
                              <a:gd name="T39" fmla="*/ -453 h 32"/>
                              <a:gd name="T40" fmla="+- 0 2256 2232"/>
                              <a:gd name="T41" fmla="*/ T40 w 32"/>
                              <a:gd name="T42" fmla="+- 0 -455 -484"/>
                              <a:gd name="T43" fmla="*/ -455 h 32"/>
                              <a:gd name="T44" fmla="+- 0 2262 2232"/>
                              <a:gd name="T45" fmla="*/ T44 w 32"/>
                              <a:gd name="T46" fmla="+- 0 -461 -484"/>
                              <a:gd name="T47" fmla="*/ -461 h 32"/>
                              <a:gd name="T48" fmla="+- 0 2263 2232"/>
                              <a:gd name="T49" fmla="*/ T48 w 32"/>
                              <a:gd name="T50" fmla="+- 0 -465 -484"/>
                              <a:gd name="T51" fmla="*/ -465 h 32"/>
                              <a:gd name="T52" fmla="+- 0 2263 2232"/>
                              <a:gd name="T53" fmla="*/ T52 w 32"/>
                              <a:gd name="T54" fmla="+- 0 -473 -484"/>
                              <a:gd name="T55" fmla="*/ -473 h 32"/>
                              <a:gd name="T56" fmla="+- 0 2262 2232"/>
                              <a:gd name="T57" fmla="*/ T56 w 32"/>
                              <a:gd name="T58" fmla="+- 0 -477 -484"/>
                              <a:gd name="T59" fmla="*/ -477 h 32"/>
                              <a:gd name="T60" fmla="+- 0 2256 2232"/>
                              <a:gd name="T61" fmla="*/ T60 w 32"/>
                              <a:gd name="T62" fmla="+- 0 -483 -484"/>
                              <a:gd name="T63" fmla="*/ -483 h 32"/>
                              <a:gd name="T64" fmla="+- 0 2252 2232"/>
                              <a:gd name="T65" fmla="*/ T64 w 32"/>
                              <a:gd name="T66" fmla="+- 0 -484 -484"/>
                              <a:gd name="T67" fmla="*/ -484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 h="32">
                                <a:moveTo>
                                  <a:pt x="20" y="0"/>
                                </a:moveTo>
                                <a:lnTo>
                                  <a:pt x="11" y="0"/>
                                </a:lnTo>
                                <a:lnTo>
                                  <a:pt x="7" y="1"/>
                                </a:lnTo>
                                <a:lnTo>
                                  <a:pt x="2" y="7"/>
                                </a:lnTo>
                                <a:lnTo>
                                  <a:pt x="0" y="11"/>
                                </a:lnTo>
                                <a:lnTo>
                                  <a:pt x="0" y="19"/>
                                </a:lnTo>
                                <a:lnTo>
                                  <a:pt x="2" y="23"/>
                                </a:lnTo>
                                <a:lnTo>
                                  <a:pt x="7" y="29"/>
                                </a:lnTo>
                                <a:lnTo>
                                  <a:pt x="11" y="31"/>
                                </a:lnTo>
                                <a:lnTo>
                                  <a:pt x="20" y="31"/>
                                </a:lnTo>
                                <a:lnTo>
                                  <a:pt x="24" y="29"/>
                                </a:lnTo>
                                <a:lnTo>
                                  <a:pt x="30" y="23"/>
                                </a:lnTo>
                                <a:lnTo>
                                  <a:pt x="31" y="19"/>
                                </a:lnTo>
                                <a:lnTo>
                                  <a:pt x="31" y="11"/>
                                </a:lnTo>
                                <a:lnTo>
                                  <a:pt x="30" y="7"/>
                                </a:lnTo>
                                <a:lnTo>
                                  <a:pt x="24" y="1"/>
                                </a:lnTo>
                                <a:lnTo>
                                  <a:pt x="20"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7" name="Freeform 668"/>
                        <wps:cNvSpPr>
                          <a:spLocks/>
                        </wps:cNvSpPr>
                        <wps:spPr bwMode="auto">
                          <a:xfrm>
                            <a:off x="2232" y="-484"/>
                            <a:ext cx="32" cy="32"/>
                          </a:xfrm>
                          <a:custGeom>
                            <a:avLst/>
                            <a:gdLst>
                              <a:gd name="T0" fmla="+- 0 2248 2232"/>
                              <a:gd name="T1" fmla="*/ T0 w 32"/>
                              <a:gd name="T2" fmla="+- 0 -453 -484"/>
                              <a:gd name="T3" fmla="*/ -453 h 32"/>
                              <a:gd name="T4" fmla="+- 0 2252 2232"/>
                              <a:gd name="T5" fmla="*/ T4 w 32"/>
                              <a:gd name="T6" fmla="+- 0 -453 -484"/>
                              <a:gd name="T7" fmla="*/ -453 h 32"/>
                              <a:gd name="T8" fmla="+- 0 2256 2232"/>
                              <a:gd name="T9" fmla="*/ T8 w 32"/>
                              <a:gd name="T10" fmla="+- 0 -455 -484"/>
                              <a:gd name="T11" fmla="*/ -455 h 32"/>
                              <a:gd name="T12" fmla="+- 0 2259 2232"/>
                              <a:gd name="T13" fmla="*/ T12 w 32"/>
                              <a:gd name="T14" fmla="+- 0 -458 -484"/>
                              <a:gd name="T15" fmla="*/ -458 h 32"/>
                              <a:gd name="T16" fmla="+- 0 2262 2232"/>
                              <a:gd name="T17" fmla="*/ T16 w 32"/>
                              <a:gd name="T18" fmla="+- 0 -461 -484"/>
                              <a:gd name="T19" fmla="*/ -461 h 32"/>
                              <a:gd name="T20" fmla="+- 0 2263 2232"/>
                              <a:gd name="T21" fmla="*/ T20 w 32"/>
                              <a:gd name="T22" fmla="+- 0 -465 -484"/>
                              <a:gd name="T23" fmla="*/ -465 h 32"/>
                              <a:gd name="T24" fmla="+- 0 2263 2232"/>
                              <a:gd name="T25" fmla="*/ T24 w 32"/>
                              <a:gd name="T26" fmla="+- 0 -469 -484"/>
                              <a:gd name="T27" fmla="*/ -469 h 32"/>
                              <a:gd name="T28" fmla="+- 0 2263 2232"/>
                              <a:gd name="T29" fmla="*/ T28 w 32"/>
                              <a:gd name="T30" fmla="+- 0 -473 -484"/>
                              <a:gd name="T31" fmla="*/ -473 h 32"/>
                              <a:gd name="T32" fmla="+- 0 2262 2232"/>
                              <a:gd name="T33" fmla="*/ T32 w 32"/>
                              <a:gd name="T34" fmla="+- 0 -477 -484"/>
                              <a:gd name="T35" fmla="*/ -477 h 32"/>
                              <a:gd name="T36" fmla="+- 0 2259 2232"/>
                              <a:gd name="T37" fmla="*/ T36 w 32"/>
                              <a:gd name="T38" fmla="+- 0 -480 -484"/>
                              <a:gd name="T39" fmla="*/ -480 h 32"/>
                              <a:gd name="T40" fmla="+- 0 2256 2232"/>
                              <a:gd name="T41" fmla="*/ T40 w 32"/>
                              <a:gd name="T42" fmla="+- 0 -483 -484"/>
                              <a:gd name="T43" fmla="*/ -483 h 32"/>
                              <a:gd name="T44" fmla="+- 0 2252 2232"/>
                              <a:gd name="T45" fmla="*/ T44 w 32"/>
                              <a:gd name="T46" fmla="+- 0 -484 -484"/>
                              <a:gd name="T47" fmla="*/ -484 h 32"/>
                              <a:gd name="T48" fmla="+- 0 2248 2232"/>
                              <a:gd name="T49" fmla="*/ T48 w 32"/>
                              <a:gd name="T50" fmla="+- 0 -484 -484"/>
                              <a:gd name="T51" fmla="*/ -484 h 32"/>
                              <a:gd name="T52" fmla="+- 0 2243 2232"/>
                              <a:gd name="T53" fmla="*/ T52 w 32"/>
                              <a:gd name="T54" fmla="+- 0 -484 -484"/>
                              <a:gd name="T55" fmla="*/ -484 h 32"/>
                              <a:gd name="T56" fmla="+- 0 2239 2232"/>
                              <a:gd name="T57" fmla="*/ T56 w 32"/>
                              <a:gd name="T58" fmla="+- 0 -483 -484"/>
                              <a:gd name="T59" fmla="*/ -483 h 32"/>
                              <a:gd name="T60" fmla="+- 0 2237 2232"/>
                              <a:gd name="T61" fmla="*/ T60 w 32"/>
                              <a:gd name="T62" fmla="+- 0 -480 -484"/>
                              <a:gd name="T63" fmla="*/ -480 h 32"/>
                              <a:gd name="T64" fmla="+- 0 2234 2232"/>
                              <a:gd name="T65" fmla="*/ T64 w 32"/>
                              <a:gd name="T66" fmla="+- 0 -477 -484"/>
                              <a:gd name="T67" fmla="*/ -477 h 32"/>
                              <a:gd name="T68" fmla="+- 0 2232 2232"/>
                              <a:gd name="T69" fmla="*/ T68 w 32"/>
                              <a:gd name="T70" fmla="+- 0 -473 -484"/>
                              <a:gd name="T71" fmla="*/ -473 h 32"/>
                              <a:gd name="T72" fmla="+- 0 2232 2232"/>
                              <a:gd name="T73" fmla="*/ T72 w 32"/>
                              <a:gd name="T74" fmla="+- 0 -469 -484"/>
                              <a:gd name="T75" fmla="*/ -469 h 32"/>
                              <a:gd name="T76" fmla="+- 0 2232 2232"/>
                              <a:gd name="T77" fmla="*/ T76 w 32"/>
                              <a:gd name="T78" fmla="+- 0 -465 -484"/>
                              <a:gd name="T79" fmla="*/ -465 h 32"/>
                              <a:gd name="T80" fmla="+- 0 2234 2232"/>
                              <a:gd name="T81" fmla="*/ T80 w 32"/>
                              <a:gd name="T82" fmla="+- 0 -461 -484"/>
                              <a:gd name="T83" fmla="*/ -461 h 32"/>
                              <a:gd name="T84" fmla="+- 0 2237 2232"/>
                              <a:gd name="T85" fmla="*/ T84 w 32"/>
                              <a:gd name="T86" fmla="+- 0 -458 -484"/>
                              <a:gd name="T87" fmla="*/ -458 h 32"/>
                              <a:gd name="T88" fmla="+- 0 2239 2232"/>
                              <a:gd name="T89" fmla="*/ T88 w 32"/>
                              <a:gd name="T90" fmla="+- 0 -455 -484"/>
                              <a:gd name="T91" fmla="*/ -455 h 32"/>
                              <a:gd name="T92" fmla="+- 0 2243 2232"/>
                              <a:gd name="T93" fmla="*/ T92 w 32"/>
                              <a:gd name="T94" fmla="+- 0 -453 -484"/>
                              <a:gd name="T95" fmla="*/ -453 h 32"/>
                              <a:gd name="T96" fmla="+- 0 2248 2232"/>
                              <a:gd name="T97" fmla="*/ T96 w 32"/>
                              <a:gd name="T98" fmla="+- 0 -453 -484"/>
                              <a:gd name="T99" fmla="*/ -453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2" h="32">
                                <a:moveTo>
                                  <a:pt x="16" y="31"/>
                                </a:moveTo>
                                <a:lnTo>
                                  <a:pt x="20" y="31"/>
                                </a:lnTo>
                                <a:lnTo>
                                  <a:pt x="24" y="29"/>
                                </a:lnTo>
                                <a:lnTo>
                                  <a:pt x="27" y="26"/>
                                </a:lnTo>
                                <a:lnTo>
                                  <a:pt x="30" y="23"/>
                                </a:lnTo>
                                <a:lnTo>
                                  <a:pt x="31" y="19"/>
                                </a:lnTo>
                                <a:lnTo>
                                  <a:pt x="31" y="15"/>
                                </a:lnTo>
                                <a:lnTo>
                                  <a:pt x="31" y="11"/>
                                </a:lnTo>
                                <a:lnTo>
                                  <a:pt x="30" y="7"/>
                                </a:lnTo>
                                <a:lnTo>
                                  <a:pt x="27" y="4"/>
                                </a:lnTo>
                                <a:lnTo>
                                  <a:pt x="24" y="1"/>
                                </a:lnTo>
                                <a:lnTo>
                                  <a:pt x="20" y="0"/>
                                </a:lnTo>
                                <a:lnTo>
                                  <a:pt x="16" y="0"/>
                                </a:lnTo>
                                <a:lnTo>
                                  <a:pt x="11" y="0"/>
                                </a:lnTo>
                                <a:lnTo>
                                  <a:pt x="7" y="1"/>
                                </a:lnTo>
                                <a:lnTo>
                                  <a:pt x="5" y="4"/>
                                </a:lnTo>
                                <a:lnTo>
                                  <a:pt x="2" y="7"/>
                                </a:lnTo>
                                <a:lnTo>
                                  <a:pt x="0" y="11"/>
                                </a:lnTo>
                                <a:lnTo>
                                  <a:pt x="0" y="15"/>
                                </a:lnTo>
                                <a:lnTo>
                                  <a:pt x="0" y="19"/>
                                </a:lnTo>
                                <a:lnTo>
                                  <a:pt x="2" y="23"/>
                                </a:lnTo>
                                <a:lnTo>
                                  <a:pt x="5" y="26"/>
                                </a:lnTo>
                                <a:lnTo>
                                  <a:pt x="7" y="29"/>
                                </a:lnTo>
                                <a:lnTo>
                                  <a:pt x="11" y="31"/>
                                </a:lnTo>
                                <a:lnTo>
                                  <a:pt x="16" y="31"/>
                                </a:lnTo>
                                <a:close/>
                              </a:path>
                            </a:pathLst>
                          </a:custGeom>
                          <a:noFill/>
                          <a:ln w="3325">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Line 667"/>
                        <wps:cNvCnPr>
                          <a:cxnSpLocks noChangeShapeType="1"/>
                        </wps:cNvCnPr>
                        <wps:spPr bwMode="auto">
                          <a:xfrm>
                            <a:off x="2195" y="-254"/>
                            <a:ext cx="105" cy="0"/>
                          </a:xfrm>
                          <a:prstGeom prst="line">
                            <a:avLst/>
                          </a:prstGeom>
                          <a:noFill/>
                          <a:ln w="4988">
                            <a:solidFill>
                              <a:srgbClr val="2BA02B"/>
                            </a:solidFill>
                            <a:prstDash val="solid"/>
                            <a:round/>
                            <a:headEnd/>
                            <a:tailEnd/>
                          </a:ln>
                          <a:extLst>
                            <a:ext uri="{909E8E84-426E-40DD-AFC4-6F175D3DCCD1}">
                              <a14:hiddenFill xmlns:a14="http://schemas.microsoft.com/office/drawing/2010/main">
                                <a:noFill/>
                              </a14:hiddenFill>
                            </a:ext>
                          </a:extLst>
                        </wps:spPr>
                        <wps:bodyPr/>
                      </wps:wsp>
                      <wps:wsp>
                        <wps:cNvPr id="759" name="AutoShape 666"/>
                        <wps:cNvSpPr>
                          <a:spLocks/>
                        </wps:cNvSpPr>
                        <wps:spPr bwMode="auto">
                          <a:xfrm>
                            <a:off x="2233" y="-270"/>
                            <a:ext cx="30" cy="29"/>
                          </a:xfrm>
                          <a:custGeom>
                            <a:avLst/>
                            <a:gdLst>
                              <a:gd name="T0" fmla="+- 0 2263 2233"/>
                              <a:gd name="T1" fmla="*/ T0 w 30"/>
                              <a:gd name="T2" fmla="+- 0 -259 -270"/>
                              <a:gd name="T3" fmla="*/ -259 h 29"/>
                              <a:gd name="T4" fmla="+- 0 2233 2233"/>
                              <a:gd name="T5" fmla="*/ T4 w 30"/>
                              <a:gd name="T6" fmla="+- 0 -259 -270"/>
                              <a:gd name="T7" fmla="*/ -259 h 29"/>
                              <a:gd name="T8" fmla="+- 0 2242 2233"/>
                              <a:gd name="T9" fmla="*/ T8 w 30"/>
                              <a:gd name="T10" fmla="+- 0 -252 -270"/>
                              <a:gd name="T11" fmla="*/ -252 h 29"/>
                              <a:gd name="T12" fmla="+- 0 2238 2233"/>
                              <a:gd name="T13" fmla="*/ T12 w 30"/>
                              <a:gd name="T14" fmla="+- 0 -242 -270"/>
                              <a:gd name="T15" fmla="*/ -242 h 29"/>
                              <a:gd name="T16" fmla="+- 0 2248 2233"/>
                              <a:gd name="T17" fmla="*/ T16 w 30"/>
                              <a:gd name="T18" fmla="+- 0 -248 -270"/>
                              <a:gd name="T19" fmla="*/ -248 h 29"/>
                              <a:gd name="T20" fmla="+- 0 2255 2233"/>
                              <a:gd name="T21" fmla="*/ T20 w 30"/>
                              <a:gd name="T22" fmla="+- 0 -248 -270"/>
                              <a:gd name="T23" fmla="*/ -248 h 29"/>
                              <a:gd name="T24" fmla="+- 0 2253 2233"/>
                              <a:gd name="T25" fmla="*/ T24 w 30"/>
                              <a:gd name="T26" fmla="+- 0 -252 -270"/>
                              <a:gd name="T27" fmla="*/ -252 h 29"/>
                              <a:gd name="T28" fmla="+- 0 2263 2233"/>
                              <a:gd name="T29" fmla="*/ T28 w 30"/>
                              <a:gd name="T30" fmla="+- 0 -259 -270"/>
                              <a:gd name="T31" fmla="*/ -259 h 29"/>
                              <a:gd name="T32" fmla="+- 0 2255 2233"/>
                              <a:gd name="T33" fmla="*/ T32 w 30"/>
                              <a:gd name="T34" fmla="+- 0 -248 -270"/>
                              <a:gd name="T35" fmla="*/ -248 h 29"/>
                              <a:gd name="T36" fmla="+- 0 2248 2233"/>
                              <a:gd name="T37" fmla="*/ T36 w 30"/>
                              <a:gd name="T38" fmla="+- 0 -248 -270"/>
                              <a:gd name="T39" fmla="*/ -248 h 29"/>
                              <a:gd name="T40" fmla="+- 0 2257 2233"/>
                              <a:gd name="T41" fmla="*/ T40 w 30"/>
                              <a:gd name="T42" fmla="+- 0 -242 -270"/>
                              <a:gd name="T43" fmla="*/ -242 h 29"/>
                              <a:gd name="T44" fmla="+- 0 2255 2233"/>
                              <a:gd name="T45" fmla="*/ T44 w 30"/>
                              <a:gd name="T46" fmla="+- 0 -248 -270"/>
                              <a:gd name="T47" fmla="*/ -248 h 29"/>
                              <a:gd name="T48" fmla="+- 0 2248 2233"/>
                              <a:gd name="T49" fmla="*/ T48 w 30"/>
                              <a:gd name="T50" fmla="+- 0 -270 -270"/>
                              <a:gd name="T51" fmla="*/ -270 h 29"/>
                              <a:gd name="T52" fmla="+- 0 2244 2233"/>
                              <a:gd name="T53" fmla="*/ T52 w 30"/>
                              <a:gd name="T54" fmla="+- 0 -259 -270"/>
                              <a:gd name="T55" fmla="*/ -259 h 29"/>
                              <a:gd name="T56" fmla="+- 0 2251 2233"/>
                              <a:gd name="T57" fmla="*/ T56 w 30"/>
                              <a:gd name="T58" fmla="+- 0 -259 -270"/>
                              <a:gd name="T59" fmla="*/ -259 h 29"/>
                              <a:gd name="T60" fmla="+- 0 2248 2233"/>
                              <a:gd name="T61" fmla="*/ T60 w 30"/>
                              <a:gd name="T62" fmla="+- 0 -270 -270"/>
                              <a:gd name="T63" fmla="*/ -27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0" h="29">
                                <a:moveTo>
                                  <a:pt x="30" y="11"/>
                                </a:moveTo>
                                <a:lnTo>
                                  <a:pt x="0" y="11"/>
                                </a:lnTo>
                                <a:lnTo>
                                  <a:pt x="9" y="18"/>
                                </a:lnTo>
                                <a:lnTo>
                                  <a:pt x="5" y="28"/>
                                </a:lnTo>
                                <a:lnTo>
                                  <a:pt x="15" y="22"/>
                                </a:lnTo>
                                <a:lnTo>
                                  <a:pt x="22" y="22"/>
                                </a:lnTo>
                                <a:lnTo>
                                  <a:pt x="20" y="18"/>
                                </a:lnTo>
                                <a:lnTo>
                                  <a:pt x="30" y="11"/>
                                </a:lnTo>
                                <a:close/>
                                <a:moveTo>
                                  <a:pt x="22" y="22"/>
                                </a:moveTo>
                                <a:lnTo>
                                  <a:pt x="15" y="22"/>
                                </a:lnTo>
                                <a:lnTo>
                                  <a:pt x="24" y="28"/>
                                </a:lnTo>
                                <a:lnTo>
                                  <a:pt x="22" y="22"/>
                                </a:lnTo>
                                <a:close/>
                                <a:moveTo>
                                  <a:pt x="15" y="0"/>
                                </a:moveTo>
                                <a:lnTo>
                                  <a:pt x="11" y="11"/>
                                </a:lnTo>
                                <a:lnTo>
                                  <a:pt x="18" y="11"/>
                                </a:lnTo>
                                <a:lnTo>
                                  <a:pt x="1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0" name="Freeform 665"/>
                        <wps:cNvSpPr>
                          <a:spLocks/>
                        </wps:cNvSpPr>
                        <wps:spPr bwMode="auto">
                          <a:xfrm>
                            <a:off x="2233" y="-270"/>
                            <a:ext cx="30" cy="29"/>
                          </a:xfrm>
                          <a:custGeom>
                            <a:avLst/>
                            <a:gdLst>
                              <a:gd name="T0" fmla="+- 0 2248 2233"/>
                              <a:gd name="T1" fmla="*/ T0 w 30"/>
                              <a:gd name="T2" fmla="+- 0 -270 -270"/>
                              <a:gd name="T3" fmla="*/ -270 h 29"/>
                              <a:gd name="T4" fmla="+- 0 2244 2233"/>
                              <a:gd name="T5" fmla="*/ T4 w 30"/>
                              <a:gd name="T6" fmla="+- 0 -259 -270"/>
                              <a:gd name="T7" fmla="*/ -259 h 29"/>
                              <a:gd name="T8" fmla="+- 0 2233 2233"/>
                              <a:gd name="T9" fmla="*/ T8 w 30"/>
                              <a:gd name="T10" fmla="+- 0 -259 -270"/>
                              <a:gd name="T11" fmla="*/ -259 h 29"/>
                              <a:gd name="T12" fmla="+- 0 2242 2233"/>
                              <a:gd name="T13" fmla="*/ T12 w 30"/>
                              <a:gd name="T14" fmla="+- 0 -252 -270"/>
                              <a:gd name="T15" fmla="*/ -252 h 29"/>
                              <a:gd name="T16" fmla="+- 0 2238 2233"/>
                              <a:gd name="T17" fmla="*/ T16 w 30"/>
                              <a:gd name="T18" fmla="+- 0 -242 -270"/>
                              <a:gd name="T19" fmla="*/ -242 h 29"/>
                              <a:gd name="T20" fmla="+- 0 2248 2233"/>
                              <a:gd name="T21" fmla="*/ T20 w 30"/>
                              <a:gd name="T22" fmla="+- 0 -248 -270"/>
                              <a:gd name="T23" fmla="*/ -248 h 29"/>
                              <a:gd name="T24" fmla="+- 0 2257 2233"/>
                              <a:gd name="T25" fmla="*/ T24 w 30"/>
                              <a:gd name="T26" fmla="+- 0 -242 -270"/>
                              <a:gd name="T27" fmla="*/ -242 h 29"/>
                              <a:gd name="T28" fmla="+- 0 2253 2233"/>
                              <a:gd name="T29" fmla="*/ T28 w 30"/>
                              <a:gd name="T30" fmla="+- 0 -252 -270"/>
                              <a:gd name="T31" fmla="*/ -252 h 29"/>
                              <a:gd name="T32" fmla="+- 0 2263 2233"/>
                              <a:gd name="T33" fmla="*/ T32 w 30"/>
                              <a:gd name="T34" fmla="+- 0 -259 -270"/>
                              <a:gd name="T35" fmla="*/ -259 h 29"/>
                              <a:gd name="T36" fmla="+- 0 2251 2233"/>
                              <a:gd name="T37" fmla="*/ T36 w 30"/>
                              <a:gd name="T38" fmla="+- 0 -259 -270"/>
                              <a:gd name="T39" fmla="*/ -259 h 29"/>
                              <a:gd name="T40" fmla="+- 0 2248 2233"/>
                              <a:gd name="T41" fmla="*/ T40 w 30"/>
                              <a:gd name="T42" fmla="+- 0 -270 -270"/>
                              <a:gd name="T43" fmla="*/ -270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0" h="29">
                                <a:moveTo>
                                  <a:pt x="15" y="0"/>
                                </a:moveTo>
                                <a:lnTo>
                                  <a:pt x="11" y="11"/>
                                </a:lnTo>
                                <a:lnTo>
                                  <a:pt x="0" y="11"/>
                                </a:lnTo>
                                <a:lnTo>
                                  <a:pt x="9" y="18"/>
                                </a:lnTo>
                                <a:lnTo>
                                  <a:pt x="5" y="28"/>
                                </a:lnTo>
                                <a:lnTo>
                                  <a:pt x="15" y="22"/>
                                </a:lnTo>
                                <a:lnTo>
                                  <a:pt x="24" y="28"/>
                                </a:lnTo>
                                <a:lnTo>
                                  <a:pt x="20" y="18"/>
                                </a:lnTo>
                                <a:lnTo>
                                  <a:pt x="30" y="11"/>
                                </a:lnTo>
                                <a:lnTo>
                                  <a:pt x="18" y="11"/>
                                </a:lnTo>
                                <a:lnTo>
                                  <a:pt x="15" y="0"/>
                                </a:lnTo>
                                <a:close/>
                              </a:path>
                            </a:pathLst>
                          </a:custGeom>
                          <a:noFill/>
                          <a:ln w="3325">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1" name="Text Box 664"/>
                        <wps:cNvSpPr txBox="1">
                          <a:spLocks noChangeArrowheads="1"/>
                        </wps:cNvSpPr>
                        <wps:spPr bwMode="auto">
                          <a:xfrm>
                            <a:off x="2148" y="-561"/>
                            <a:ext cx="439"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14" w:lineRule="exact"/>
                                <w:ind w:left="47" w:right="-5"/>
                                <w:rPr>
                                  <w:rFonts w:ascii="Arial"/>
                                  <w:sz w:val="14"/>
                                </w:rPr>
                              </w:pPr>
                              <w:r>
                                <w:rPr>
                                  <w:w w:val="104"/>
                                  <w:position w:val="7"/>
                                  <w:sz w:val="9"/>
                                  <w:u w:val="single" w:color="1F77B3"/>
                                </w:rPr>
                                <w:t xml:space="preserve"> </w:t>
                              </w:r>
                              <w:r>
                                <w:rPr>
                                  <w:position w:val="7"/>
                                  <w:sz w:val="9"/>
                                  <w:u w:val="single" w:color="1F77B3"/>
                                </w:rPr>
                                <w:t xml:space="preserve">    </w:t>
                              </w:r>
                              <w:r>
                                <w:rPr>
                                  <w:spacing w:val="-10"/>
                                  <w:position w:val="7"/>
                                  <w:sz w:val="9"/>
                                  <w:u w:val="single" w:color="1F77B3"/>
                                </w:rPr>
                                <w:t xml:space="preserve"> </w:t>
                              </w:r>
                              <w:r>
                                <w:rPr>
                                  <w:spacing w:val="-3"/>
                                  <w:position w:val="7"/>
                                  <w:sz w:val="9"/>
                                </w:rPr>
                                <w:t xml:space="preserve"> </w:t>
                              </w:r>
                              <w:r>
                                <w:rPr>
                                  <w:rFonts w:ascii="Arial"/>
                                  <w:w w:val="55"/>
                                  <w:sz w:val="14"/>
                                </w:rPr>
                                <w:t>SPAR-</w:t>
                              </w:r>
                            </w:p>
                            <w:p w:rsidR="0009622D" w:rsidRDefault="0009622D">
                              <w:pPr>
                                <w:spacing w:before="16" w:line="160" w:lineRule="auto"/>
                                <w:ind w:left="193" w:right="-7" w:hanging="147"/>
                                <w:rPr>
                                  <w:rFonts w:ascii="Arial"/>
                                  <w:sz w:val="14"/>
                                </w:rPr>
                              </w:pPr>
                              <w:r>
                                <w:rPr>
                                  <w:w w:val="104"/>
                                  <w:sz w:val="8"/>
                                  <w:u w:val="single" w:color="FF7F0E"/>
                                </w:rPr>
                                <w:t xml:space="preserve"> </w:t>
                              </w:r>
                              <w:r>
                                <w:rPr>
                                  <w:sz w:val="8"/>
                                  <w:u w:val="single" w:color="FF7F0E"/>
                                </w:rPr>
                                <w:t xml:space="preserve">    </w:t>
                              </w:r>
                              <w:r>
                                <w:rPr>
                                  <w:spacing w:val="3"/>
                                  <w:sz w:val="8"/>
                                  <w:u w:val="single" w:color="FF7F0E"/>
                                </w:rPr>
                                <w:t xml:space="preserve"> </w:t>
                              </w:r>
                              <w:r>
                                <w:rPr>
                                  <w:spacing w:val="2"/>
                                  <w:sz w:val="8"/>
                                </w:rPr>
                                <w:t xml:space="preserve"> </w:t>
                              </w:r>
                              <w:r>
                                <w:rPr>
                                  <w:rFonts w:ascii="Arial"/>
                                  <w:w w:val="60"/>
                                  <w:sz w:val="14"/>
                                </w:rPr>
                                <w:t>SEMI- TLP-M</w:t>
                              </w:r>
                            </w:p>
                          </w:txbxContent>
                        </wps:txbx>
                        <wps:bodyPr rot="0" vert="horz" wrap="square" lIns="0" tIns="0" rIns="0" bIns="0" anchor="t" anchorCtr="0" upright="1">
                          <a:noAutofit/>
                        </wps:bodyPr>
                      </wps:wsp>
                      <wps:wsp>
                        <wps:cNvPr id="762" name="Text Box 663"/>
                        <wps:cNvSpPr txBox="1">
                          <a:spLocks noChangeArrowheads="1"/>
                        </wps:cNvSpPr>
                        <wps:spPr bwMode="auto">
                          <a:xfrm>
                            <a:off x="2586" y="-561"/>
                            <a:ext cx="439"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23" w:line="160" w:lineRule="auto"/>
                                <w:ind w:left="-12" w:right="195" w:firstLine="16"/>
                                <w:jc w:val="both"/>
                                <w:rPr>
                                  <w:rFonts w:ascii="Arial"/>
                                  <w:sz w:val="14"/>
                                </w:rPr>
                              </w:pPr>
                              <w:r>
                                <w:rPr>
                                  <w:rFonts w:ascii="Arial"/>
                                  <w:w w:val="60"/>
                                  <w:sz w:val="14"/>
                                </w:rPr>
                                <w:t>MASS</w:t>
                              </w:r>
                              <w:r>
                                <w:rPr>
                                  <w:rFonts w:ascii="Arial"/>
                                  <w:w w:val="59"/>
                                  <w:sz w:val="14"/>
                                </w:rPr>
                                <w:t xml:space="preserve"> </w:t>
                              </w:r>
                              <w:proofErr w:type="spellStart"/>
                              <w:r>
                                <w:rPr>
                                  <w:rFonts w:ascii="Arial"/>
                                  <w:w w:val="60"/>
                                  <w:sz w:val="14"/>
                                </w:rPr>
                                <w:t>MASS</w:t>
                              </w:r>
                              <w:proofErr w:type="spellEnd"/>
                              <w:r>
                                <w:rPr>
                                  <w:rFonts w:ascii="Arial"/>
                                  <w:w w:val="60"/>
                                  <w:sz w:val="14"/>
                                </w:rPr>
                                <w:t xml:space="preserve"> </w:t>
                              </w:r>
                              <w:r>
                                <w:rPr>
                                  <w:rFonts w:ascii="Arial"/>
                                  <w:w w:val="70"/>
                                  <w:sz w:val="14"/>
                                </w:rPr>
                                <w:t>ASS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3EB8DF" id="Group 662" o:spid="_x0000_s1602" style="position:absolute;left:0;text-align:left;margin-left:106.35pt;margin-top:-28.2pt;width:176.85pt;height:131.85pt;z-index:-251619328;mso-position-horizontal-relative:page;mso-position-vertical-relative:text" coordorigin="2127,-564" coordsize="3537,2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">
                <v:line id="Line 751" o:spid="_x0000_s1603" style="position:absolute;visibility:visible;mso-wrap-style:square" from="2148,2052" to="2148,2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" strokecolor="#afafaf" strokeweight=".07389mm"/>
                <v:line id="Line 750" o:spid="_x0000_s1604" style="position:absolute;visibility:visible;mso-wrap-style:square" from="2148,2061" to="2148,2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" strokeweight=".32328mm"/>
                <v:line id="Line 749" o:spid="_x0000_s1605" style="position:absolute;visibility:visible;mso-wrap-style:square" from="2148,2052" to="2148,2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" strokeweight=".07389mm"/>
                <v:line id="Line 748" o:spid="_x0000_s1606" style="position:absolute;visibility:visible;mso-wrap-style:square" from="2586,2052" to="2586,2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" strokecolor="#afafaf" strokeweight=".07389mm"/>
                <v:line id="Line 747" o:spid="_x0000_s1607" style="position:absolute;visibility:visible;mso-wrap-style:square" from="2586,2061" to="2586,2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" strokeweight=".32328mm"/>
                <v:line id="Line 746" o:spid="_x0000_s1608" style="position:absolute;visibility:visible;mso-wrap-style:square" from="2586,2052" to="2586,2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" strokeweight=".07389mm"/>
                <v:line id="Line 745" o:spid="_x0000_s1609" style="position:absolute;visibility:visible;mso-wrap-style:square" from="3025,2052" to="3025,2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" strokecolor="#afafaf" strokeweight=".07389mm"/>
                <v:line id="Line 744" o:spid="_x0000_s1610" style="position:absolute;visibility:visible;mso-wrap-style:square" from="3025,2061" to="3025,2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" strokeweight=".32328mm"/>
                <v:line id="Line 743" o:spid="_x0000_s1611" style="position:absolute;visibility:visible;mso-wrap-style:square" from="3025,2052" to="3025,2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" strokeweight=".07389mm"/>
                <v:line id="Line 742" o:spid="_x0000_s1612" style="position:absolute;visibility:visible;mso-wrap-style:square" from="3463,2052" to="3463,2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" strokecolor="#afafaf" strokeweight=".07389mm"/>
                <v:line id="Line 741" o:spid="_x0000_s1613" style="position:absolute;visibility:visible;mso-wrap-style:square" from="3463,2061" to="3463,2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" strokeweight=".32328mm"/>
                <v:line id="Line 740" o:spid="_x0000_s1614" style="position:absolute;visibility:visible;mso-wrap-style:square" from="3463,2052" to="3463,2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" strokeweight=".07389mm"/>
                <v:line id="Line 739" o:spid="_x0000_s1615" style="position:absolute;visibility:visible;mso-wrap-style:square" from="3901,2052" to="3901,2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" strokecolor="#afafaf" strokeweight=".07389mm"/>
                <v:line id="Line 738" o:spid="_x0000_s1616" style="position:absolute;visibility:visible;mso-wrap-style:square" from="3901,2061" to="3901,2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" strokeweight=".32328mm"/>
                <v:line id="Line 737" o:spid="_x0000_s1617" style="position:absolute;visibility:visible;mso-wrap-style:square" from="3901,2052" to="3901,2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" strokeweight=".07389mm"/>
                <v:line id="Line 736" o:spid="_x0000_s1618" style="position:absolute;visibility:visible;mso-wrap-style:square" from="4340,2052" to="4340,2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" strokecolor="#afafaf" strokeweight=".07389mm"/>
                <v:line id="Line 735" o:spid="_x0000_s1619" style="position:absolute;visibility:visible;mso-wrap-style:square" from="4340,2061" to="4340,2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" strokeweight=".32328mm"/>
                <v:line id="Line 734" o:spid="_x0000_s1620" style="position:absolute;visibility:visible;mso-wrap-style:square" from="4340,2052" to="4340,2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" strokeweight=".07389mm"/>
                <v:line id="Line 733" o:spid="_x0000_s1621" style="position:absolute;visibility:visible;mso-wrap-style:square" from="4778,2052" to="4778,2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" strokecolor="#afafaf" strokeweight=".07389mm"/>
                <v:line id="Line 732" o:spid="_x0000_s1622" style="position:absolute;visibility:visible;mso-wrap-style:square" from="4778,2061" to="4778,2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" strokeweight=".32328mm"/>
                <v:line id="Line 731" o:spid="_x0000_s1623" style="position:absolute;visibility:visible;mso-wrap-style:square" from="4778,2052" to="4778,2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" strokeweight=".07389mm"/>
                <v:line id="Line 730" o:spid="_x0000_s1624" style="position:absolute;visibility:visible;mso-wrap-style:square" from="5216,2052" to="5216,2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" strokecolor="#afafaf" strokeweight=".07389mm"/>
                <v:line id="Line 729" o:spid="_x0000_s1625" style="position:absolute;visibility:visible;mso-wrap-style:square" from="5216,2061" to="5216,2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" strokeweight=".32328mm"/>
                <v:line id="Line 728" o:spid="_x0000_s1626" style="position:absolute;visibility:visible;mso-wrap-style:square" from="5216,2052" to="5216,2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" strokeweight=".07389mm"/>
                <v:line id="Line 727" o:spid="_x0000_s1627" style="position:absolute;visibility:visible;mso-wrap-style:square" from="5655,2052" to="5655,2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" strokecolor="#afafaf" strokeweight=".07389mm"/>
                <v:line id="Line 726" o:spid="_x0000_s1628" style="position:absolute;visibility:visible;mso-wrap-style:square" from="5655,2061" to="5655,2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" strokeweight=".32328mm"/>
                <v:line id="Line 725" o:spid="_x0000_s1629" style="position:absolute;visibility:visible;mso-wrap-style:square" from="5655,2052" to="5655,2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" strokeweight=".07389mm"/>
                <v:line id="Line 724" o:spid="_x0000_s1630" style="position:absolute;visibility:visible;mso-wrap-style:square" from="2148,2052" to="5655,2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" strokecolor="#afafaf" strokeweight=".07389mm"/>
                <v:line id="Line 723" o:spid="_x0000_s1631" style="position:absolute;visibility:visible;mso-wrap-style:square" from="2130,2052" to="2148,2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" strokeweight="0"/>
                <v:line id="Line 722" o:spid="_x0000_s1632" style="position:absolute;visibility:visible;mso-wrap-style:square" from="2148,2052" to="2148,2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" strokeweight=".07389mm"/>
                <v:line id="Line 721" o:spid="_x0000_s1633" style="position:absolute;visibility:visible;mso-wrap-style:square" from="2148,1678" to="5655,1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" strokecolor="#afafaf" strokeweight=".07389mm"/>
                <v:line id="Line 720" o:spid="_x0000_s1634" style="position:absolute;visibility:visible;mso-wrap-style:square" from="2130,1678" to="2148,1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" strokeweight="0"/>
                <v:line id="Line 719" o:spid="_x0000_s1635" style="position:absolute;visibility:visible;mso-wrap-style:square" from="2148,1678" to="2148,1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" strokeweight=".07389mm"/>
                <v:line id="Line 718" o:spid="_x0000_s1636" style="position:absolute;visibility:visible;mso-wrap-style:square" from="2148,1305" to="5655,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" strokecolor="#afafaf" strokeweight=".07389mm"/>
                <v:line id="Line 717" o:spid="_x0000_s1637" style="position:absolute;visibility:visible;mso-wrap-style:square" from="2130,1305" to="2148,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" strokeweight="0"/>
                <v:line id="Line 716" o:spid="_x0000_s1638" style="position:absolute;visibility:visible;mso-wrap-style:square" from="2148,1305" to="2148,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" strokeweight=".07389mm"/>
                <v:line id="Line 715" o:spid="_x0000_s1639" style="position:absolute;visibility:visible;mso-wrap-style:square" from="2148,932" to="5655,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" strokecolor="#afafaf" strokeweight=".07389mm"/>
                <v:line id="Line 714" o:spid="_x0000_s1640" style="position:absolute;visibility:visible;mso-wrap-style:square" from="2130,932" to="214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" strokeweight="0"/>
                <v:line id="Line 713" o:spid="_x0000_s1641" style="position:absolute;visibility:visible;mso-wrap-style:square" from="2148,932" to="214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" strokeweight=".07389mm"/>
                <v:line id="Line 712" o:spid="_x0000_s1642" style="position:absolute;visibility:visible;mso-wrap-style:square" from="2148,559" to="5655,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" strokecolor="#afafaf" strokeweight=".07389mm"/>
                <v:line id="Line 711" o:spid="_x0000_s1643" style="position:absolute;visibility:visible;mso-wrap-style:square" from="2130,559" to="2148,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" strokeweight="0"/>
                <v:line id="Line 710" o:spid="_x0000_s1644" style="position:absolute;visibility:visible;mso-wrap-style:square" from="2148,559" to="2148,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" strokeweight=".07389mm"/>
                <v:line id="Line 709" o:spid="_x0000_s1645" style="position:absolute;visibility:visible;mso-wrap-style:square" from="2148,185" to="5655,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" strokecolor="#afafaf" strokeweight=".07389mm"/>
                <v:line id="Line 708" o:spid="_x0000_s1646" style="position:absolute;visibility:visible;mso-wrap-style:square" from="2130,185" to="2148,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" strokeweight="0"/>
                <v:line id="Line 707" o:spid="_x0000_s1647" style="position:absolute;visibility:visible;mso-wrap-style:square" from="2148,185" to="2148,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" strokeweight=".07389mm"/>
                <v:line id="Line 706" o:spid="_x0000_s1648" style="position:absolute;visibility:visible;mso-wrap-style:square" from="2148,-188" to="5655,-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" strokecolor="#afafaf" strokeweight=".07389mm"/>
                <v:line id="Line 705" o:spid="_x0000_s1649" style="position:absolute;visibility:visible;mso-wrap-style:square" from="2130,-188" to="2148,-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" strokeweight="0"/>
                <v:line id="Line 704" o:spid="_x0000_s1650" style="position:absolute;visibility:visible;mso-wrap-style:square" from="2148,-188" to="2148,-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" strokeweight=".07389mm"/>
                <v:line id="Line 703" o:spid="_x0000_s1651" style="position:absolute;visibility:visible;mso-wrap-style:square" from="2148,-561" to="5655,-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" strokecolor="#afafaf" strokeweight=".07389mm"/>
                <v:line id="Line 702" o:spid="_x0000_s1652" style="position:absolute;visibility:visible;mso-wrap-style:square" from="2130,-561" to="2148,-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" strokeweight="0"/>
                <v:line id="Line 701" o:spid="_x0000_s1653" style="position:absolute;visibility:visible;mso-wrap-style:square" from="2148,-561" to="2148,-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" strokeweight=".07389mm"/>
                <v:shape id="Freeform 700" o:spid="_x0000_s1654" style="position:absolute;left:2586;top:-351;width:2630;height:2227;visibility:visible;mso-wrap-style:square;v-text-anchor:top" coordsize="2630,2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" path="m2630,l2192,536,1754,996r-658,718l732,1881,,2226e" filled="f" strokecolor="#1f77b3" strokeweight=".36947mm">
                  <v:path arrowok="t" o:connecttype="custom" o:connectlocs="2630,-351;2192,185;1754,645;1096,1363;732,1530;0,1875" o:connectangles="0,0,0,0,0,0"/>
                </v:shape>
                <v:shape id="Freeform 699" o:spid="_x0000_s1655" style="position:absolute;left:5190;top:-377;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" path="m33,l19,,13,2,3,12,,19,,33r3,6l13,49r6,3l33,52r7,-3l50,39r2,-6l52,19,50,12,40,2,33,xe" fillcolor="#1f77b3" stroked="f">
                  <v:path arrowok="t" o:connecttype="custom" o:connectlocs="33,-377;19,-377;13,-375;3,-365;0,-358;0,-344;3,-338;13,-328;19,-325;33,-325;40,-328;50,-338;52,-344;52,-358;50,-365;40,-375;33,-377" o:connectangles="0,0,0,0,0,0,0,0,0,0,0,0,0,0,0,0,0"/>
                </v:shape>
                <v:shape id="Freeform 698" o:spid="_x0000_s1656" style="position:absolute;left:5190;top:-377;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" path="m26,52r7,l40,49r5,-5l50,39r2,-6l52,26r,-7l50,12,45,7,40,2,33,,26,,19,,13,2,8,7,3,12,,19r,7l,33r3,6l8,44r5,5l19,52r7,xe" filled="f" strokecolor="#1f77b3" strokeweight=".09236mm">
                  <v:path arrowok="t" o:connecttype="custom" o:connectlocs="26,-325;33,-325;40,-328;45,-333;50,-338;52,-344;52,-351;52,-358;50,-365;45,-370;40,-375;33,-377;26,-377;19,-377;13,-375;8,-370;3,-365;0,-358;0,-351;0,-344;3,-338;8,-333;13,-328;19,-325;26,-325" o:connectangles="0,0,0,0,0,0,0,0,0,0,0,0,0,0,0,0,0,0,0,0,0,0,0,0,0"/>
                </v:shape>
                <v:shape id="Freeform 697" o:spid="_x0000_s1657" style="position:absolute;left:4752;top:159;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" path="m33,l19,,12,3,3,13,,19,,33r3,7l12,50r7,2l33,52r7,-2l49,40r3,-7l52,19,49,13,40,3,33,xe" fillcolor="#1f77b3" stroked="f">
                  <v:path arrowok="t" o:connecttype="custom" o:connectlocs="33,159;19,159;12,162;3,172;0,178;0,192;3,199;12,209;19,211;33,211;40,209;49,199;52,192;52,178;49,172;40,162;33,159" o:connectangles="0,0,0,0,0,0,0,0,0,0,0,0,0,0,0,0,0"/>
                </v:shape>
                <v:shape id="Freeform 696" o:spid="_x0000_s1658" style="position:absolute;left:4752;top:159;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" path="m26,52r7,l40,50r4,-5l49,40r3,-7l52,26r,-7l49,13,44,8,40,3,33,,26,,19,,12,3,7,8,3,13,,19r,7l,33r3,7l7,45r5,5l19,52r7,xe" filled="f" strokecolor="#1f77b3" strokeweight=".09236mm">
                  <v:path arrowok="t" o:connecttype="custom" o:connectlocs="26,211;33,211;40,209;44,204;49,199;52,192;52,185;52,178;49,172;44,167;40,162;33,159;26,159;19,159;12,162;7,167;3,172;0,178;0,185;0,192;3,199;7,204;12,209;19,211;26,211" o:connectangles="0,0,0,0,0,0,0,0,0,0,0,0,0,0,0,0,0,0,0,0,0,0,0,0,0"/>
                </v:shape>
                <v:shape id="Freeform 695" o:spid="_x0000_s1659" style="position:absolute;left:4313;top:618;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" path="m34,l20,,13,3,3,13,,20,,33r3,7l13,50r7,3l34,53r6,-3l50,40r3,-7l53,20,50,13,40,3,34,xe" fillcolor="#1f77b3" stroked="f">
                  <v:path arrowok="t" o:connecttype="custom" o:connectlocs="34,618;20,618;13,621;3,631;0,638;0,651;3,658;13,668;20,671;34,671;40,668;50,658;53,651;53,638;50,631;40,621;34,618" o:connectangles="0,0,0,0,0,0,0,0,0,0,0,0,0,0,0,0,0"/>
                </v:shape>
                <v:shape id="Freeform 694" o:spid="_x0000_s1660" style="position:absolute;left:4313;top:618;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" path="m27,53r7,l40,50r5,-5l50,40r3,-7l53,27r,-7l50,13,45,8,40,3,34,,27,,20,,13,3,8,8,3,13,,20r,7l,33r3,7l8,45r5,5l20,53r7,xe" filled="f" strokecolor="#1f77b3" strokeweight=".09236mm">
                  <v:path arrowok="t" o:connecttype="custom" o:connectlocs="27,671;34,671;40,668;45,663;50,658;53,651;53,645;53,638;50,631;45,626;40,621;34,618;27,618;20,618;13,621;8,626;3,631;0,638;0,645;0,651;3,658;8,663;13,668;20,671;27,671" o:connectangles="0,0,0,0,0,0,0,0,0,0,0,0,0,0,0,0,0,0,0,0,0,0,0,0,0"/>
                </v:shape>
                <v:shape id="Freeform 693" o:spid="_x0000_s1661" style="position:absolute;left:3656;top:1337;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" path="m33,l19,,13,3,3,13,,19,,33r3,7l13,50r6,2l33,52r7,-2l50,40r2,-7l52,19,50,13,40,3,33,xe" fillcolor="#1f77b3" stroked="f">
                  <v:path arrowok="t" o:connecttype="custom" o:connectlocs="33,1337;19,1337;13,1340;3,1350;0,1356;0,1370;3,1377;13,1387;19,1389;33,1389;40,1387;50,1377;52,1370;52,1356;50,1350;40,1340;33,1337" o:connectangles="0,0,0,0,0,0,0,0,0,0,0,0,0,0,0,0,0"/>
                </v:shape>
                <v:shape id="Freeform 692" o:spid="_x0000_s1662" style="position:absolute;left:3656;top:1337;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" path="m26,52r7,l40,50r5,-5l50,40r2,-7l52,26r,-7l50,13,45,8,40,3,33,,26,,19,,13,3,8,8,3,13,,19r,7l,33r3,7l8,45r5,5l19,52r7,xe" filled="f" strokecolor="#1f77b3" strokeweight=".09236mm">
                  <v:path arrowok="t" o:connecttype="custom" o:connectlocs="26,1389;33,1389;40,1387;45,1382;50,1377;52,1370;52,1363;52,1356;50,1350;45,1345;40,1340;33,1337;26,1337;19,1337;13,1340;8,1345;3,1350;0,1356;0,1363;0,1370;3,1377;8,1382;13,1387;19,1389;26,1389" o:connectangles="0,0,0,0,0,0,0,0,0,0,0,0,0,0,0,0,0,0,0,0,0,0,0,0,0"/>
                </v:shape>
                <v:shape id="Freeform 691" o:spid="_x0000_s1663" style="position:absolute;left:3292;top:1504;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" path="m33,l19,,13,3,3,12,,19,,33r3,7l13,49r6,3l33,52r7,-3l50,40r3,-7l53,19,50,12,40,3,33,xe" fillcolor="#1f77b3" stroked="f">
                  <v:path arrowok="t" o:connecttype="custom" o:connectlocs="33,1504;19,1504;13,1507;3,1516;0,1523;0,1537;3,1544;13,1553;19,1556;33,1556;40,1553;50,1544;53,1537;53,1523;50,1516;40,1507;33,1504" o:connectangles="0,0,0,0,0,0,0,0,0,0,0,0,0,0,0,0,0"/>
                </v:shape>
                <v:shape id="Freeform 690" o:spid="_x0000_s1664" style="position:absolute;left:3292;top:1504;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" path="m26,52r7,l40,49r5,-4l50,40r3,-7l53,26r,-7l50,12,45,8,40,3,33,,26,,19,,13,3,8,8,3,12,,19r,7l,33r3,7l8,45r5,4l19,52r7,xe" filled="f" strokecolor="#1f77b3" strokeweight=".09236mm">
                  <v:path arrowok="t" o:connecttype="custom" o:connectlocs="26,1556;33,1556;40,1553;45,1549;50,1544;53,1537;53,1530;53,1523;50,1516;45,1512;40,1507;33,1504;26,1504;19,1504;13,1507;8,1512;3,1516;0,1523;0,1530;0,1537;3,1544;8,1549;13,1553;19,1556;26,1556" o:connectangles="0,0,0,0,0,0,0,0,0,0,0,0,0,0,0,0,0,0,0,0,0,0,0,0,0"/>
                </v:shape>
                <v:shape id="Freeform 689" o:spid="_x0000_s1665" style="position:absolute;left:2560;top:1849;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" path="m33,l20,,13,3,3,13,,19,,33r3,7l13,50r7,2l33,52r7,-2l50,40r3,-7l53,19,50,13,40,3,33,xe" fillcolor="#1f77b3" stroked="f">
                  <v:path arrowok="t" o:connecttype="custom" o:connectlocs="33,1849;20,1849;13,1852;3,1862;0,1868;0,1882;3,1889;13,1899;20,1901;33,1901;40,1899;50,1889;53,1882;53,1868;50,1862;40,1852;33,1849" o:connectangles="0,0,0,0,0,0,0,0,0,0,0,0,0,0,0,0,0"/>
                </v:shape>
                <v:shape id="Freeform 688" o:spid="_x0000_s1666" style="position:absolute;left:2560;top:1849;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" path="m26,52r7,l40,50r5,-5l50,40r3,-7l53,26r,-7l50,13,45,8,40,3,33,,26,,20,,13,3,8,8,3,13,,19r,7l,33r3,7l8,45r5,5l20,52r6,xe" filled="f" strokecolor="#1f77b3" strokeweight=".09236mm">
                  <v:path arrowok="t" o:connecttype="custom" o:connectlocs="26,1901;33,1901;40,1899;45,1894;50,1889;53,1882;53,1875;53,1868;50,1862;45,1857;40,1852;33,1849;26,1849;20,1849;13,1852;8,1857;3,1862;0,1868;0,1875;0,1882;3,1889;8,1894;13,1899;20,1901;26,1901" o:connectangles="0,0,0,0,0,0,0,0,0,0,0,0,0,0,0,0,0,0,0,0,0,0,0,0,0"/>
                </v:shape>
                <v:shape id="Freeform 687" o:spid="_x0000_s1667" style="position:absolute;left:2586;top:-241;width:2630;height:834;visibility:visible;mso-wrap-style:square;v-text-anchor:top" coordsize="2630,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" path="m2630,l2192,426,1754,634r-658,74l732,833,,548e" filled="f" strokecolor="#ff7f0e" strokeweight=".36947mm">
                  <v:path arrowok="t" o:connecttype="custom" o:connectlocs="2630,-241;2192,185;1754,393;1096,467;732,592;0,307" o:connectangles="0,0,0,0,0,0"/>
                </v:shape>
                <v:shape id="AutoShape 686" o:spid="_x0000_s1668" style="position:absolute;left:2560;top:-241;width:2683;height:834;visibility:visible;mso-wrap-style:square;v-text-anchor:top" coordsize="2683,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" path="m2630,r52,m2192,426r52,m1753,634r53,m1096,708r52,m732,833r53,m,548r53,e" filled="f" strokecolor="#ff7f0e" strokeweight=".92367mm">
                  <v:path arrowok="t" o:connecttype="custom" o:connectlocs="2630,-241;2682,-241;2192,185;2244,185;1753,393;1806,393;1096,467;1148,467;732,592;785,592;0,307;53,307" o:connectangles="0,0,0,0,0,0,0,0,0,0,0,0"/>
                </v:shape>
                <v:shape id="Freeform 685" o:spid="_x0000_s1669" style="position:absolute;left:2586;top:185;width:2630;height:1469;visibility:visible;mso-wrap-style:square;v-text-anchor:top" coordsize="2630,1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" path="m2630,176l2192,,1754,929r-658,434l732,1342,,1469e" filled="f" strokecolor="#2ba02b" strokeweight=".36947mm">
                  <v:path arrowok="t" o:connecttype="custom" o:connectlocs="2630,361;2192,185;1754,1114;1096,1548;732,1527;0,1654" o:connectangles="0,0,0,0,0,0"/>
                </v:shape>
                <v:shape id="AutoShape 684" o:spid="_x0000_s1670" style="position:absolute;left:5191;top:335;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" path="m50,18l,18,16,29,10,47,25,36r12,l35,29,50,18xm37,36r-12,l41,47,37,36xm25,l19,18r12,l25,xe" fillcolor="#2ba02b" stroked="f">
                  <v:path arrowok="t" o:connecttype="custom" o:connectlocs="50,353;0,353;16,364;10,382;25,371;37,371;35,364;50,353;37,371;25,371;41,382;37,371;25,335;19,353;31,353;25,335" o:connectangles="0,0,0,0,0,0,0,0,0,0,0,0,0,0,0,0"/>
                </v:shape>
                <v:shape id="Freeform 683" o:spid="_x0000_s1671" style="position:absolute;left:5191;top:335;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" path="m25,l19,18,,18,16,29,10,47,25,36,41,47,35,29,50,18r-19,l25,xe" filled="f" strokecolor="#2ba02b" strokeweight=".09236mm">
                  <v:path arrowok="t" o:connecttype="custom" o:connectlocs="25,335;19,353;0,353;16,364;10,382;25,371;41,382;35,364;50,353;31,353;25,335" o:connectangles="0,0,0,0,0,0,0,0,0,0,0"/>
                </v:shape>
                <v:shape id="AutoShape 682" o:spid="_x0000_s1672" style="position:absolute;left:4753;top:159;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" path="m50,18l,18,15,29,10,47,25,36r12,l34,29,50,18xm37,36r-12,l40,47,37,36xm25,l19,18r12,l25,xe" fillcolor="#2ba02b" stroked="f">
                  <v:path arrowok="t" o:connecttype="custom" o:connectlocs="50,177;0,177;15,188;10,206;25,195;37,195;34,188;50,177;37,195;25,195;40,206;37,195;25,159;19,177;31,177;25,159" o:connectangles="0,0,0,0,0,0,0,0,0,0,0,0,0,0,0,0"/>
                </v:shape>
                <v:shape id="Freeform 681" o:spid="_x0000_s1673" style="position:absolute;left:4753;top:159;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" path="m25,l19,18,,18,15,29,10,47,25,36,40,47,34,29,50,18r-19,l25,xe" filled="f" strokecolor="#2ba02b" strokeweight=".09236mm">
                  <v:path arrowok="t" o:connecttype="custom" o:connectlocs="25,159;19,177;0,177;15,188;10,206;25,195;40,206;34,188;50,177;31,177;25,159" o:connectangles="0,0,0,0,0,0,0,0,0,0,0"/>
                </v:shape>
                <v:shape id="AutoShape 680" o:spid="_x0000_s1674" style="position:absolute;left:4315;top:1088;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" path="m50,18l,18,15,30,9,48,25,36r11,l34,30,50,18xm36,36r-11,l40,48,36,36xm25,l19,18r12,l25,xe" fillcolor="#2ba02b" stroked="f">
                  <v:path arrowok="t" o:connecttype="custom" o:connectlocs="50,1106;0,1106;15,1118;9,1136;25,1124;36,1124;34,1118;50,1106;36,1124;25,1124;40,1136;36,1124;25,1088;19,1106;31,1106;25,1088" o:connectangles="0,0,0,0,0,0,0,0,0,0,0,0,0,0,0,0"/>
                </v:shape>
                <v:shape id="Freeform 679" o:spid="_x0000_s1675" style="position:absolute;left:4315;top:1088;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" path="m25,l19,18,,18,15,30,9,48,25,36,40,48,34,30,50,18r-19,l25,xe" filled="f" strokecolor="#2ba02b" strokeweight=".09236mm">
                  <v:path arrowok="t" o:connecttype="custom" o:connectlocs="25,1088;19,1106;0,1106;15,1118;9,1136;25,1124;40,1136;34,1118;50,1106;31,1106;25,1088" o:connectangles="0,0,0,0,0,0,0,0,0,0,0"/>
                </v:shape>
                <v:shape id="AutoShape 678" o:spid="_x0000_s1676" style="position:absolute;left:3657;top:1522;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" path="m50,18l,18,16,29,10,47,25,36r12,l35,29,50,18xm37,36r-12,l41,47,37,36xm25,l19,18r12,l25,xe" fillcolor="#2ba02b" stroked="f">
                  <v:path arrowok="t" o:connecttype="custom" o:connectlocs="50,1540;0,1540;16,1551;10,1569;25,1558;37,1558;35,1551;50,1540;37,1558;25,1558;41,1569;37,1558;25,1522;19,1540;31,1540;25,1522" o:connectangles="0,0,0,0,0,0,0,0,0,0,0,0,0,0,0,0"/>
                </v:shape>
                <v:shape id="Freeform 677" o:spid="_x0000_s1677" style="position:absolute;left:3657;top:1522;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" path="m25,l19,18,,18,16,29,10,47,25,36,41,47,35,29,50,18r-19,l25,xe" filled="f" strokecolor="#2ba02b" strokeweight=".09236mm">
                  <v:path arrowok="t" o:connecttype="custom" o:connectlocs="25,1522;19,1540;0,1540;16,1551;10,1569;25,1558;41,1569;35,1551;50,1540;31,1540;25,1522" o:connectangles="0,0,0,0,0,0,0,0,0,0,0"/>
                </v:shape>
                <v:shape id="AutoShape 676" o:spid="_x0000_s1678" style="position:absolute;left:3294;top:1501;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" path="m49,18l,18,15,29,9,47,24,36r12,l34,29,49,18xm36,36r-12,l40,47,36,36xm24,l19,18r11,l24,xe" fillcolor="#2ba02b" stroked="f">
                  <v:path arrowok="t" o:connecttype="custom" o:connectlocs="49,1519;0,1519;15,1530;9,1548;24,1537;36,1537;34,1530;49,1519;36,1537;24,1537;40,1548;36,1537;24,1501;19,1519;30,1519;24,1501" o:connectangles="0,0,0,0,0,0,0,0,0,0,0,0,0,0,0,0"/>
                </v:shape>
                <v:shape id="Freeform 675" o:spid="_x0000_s1679" style="position:absolute;left:3294;top:1501;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" path="m24,l19,18,,18,15,29,9,47,24,36,40,47,34,29,49,18r-19,l24,xe" filled="f" strokecolor="#2ba02b" strokeweight=".09236mm">
                  <v:path arrowok="t" o:connecttype="custom" o:connectlocs="24,1501;19,1519;0,1519;15,1530;9,1548;24,1537;40,1548;34,1530;49,1519;30,1519;24,1501" o:connectangles="0,0,0,0,0,0,0,0,0,0,0"/>
                </v:shape>
                <v:shape id="AutoShape 674" o:spid="_x0000_s1680" style="position:absolute;left:2562;top:1628;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" path="m49,18l,18,15,29,9,47,24,36r12,l34,29,49,18xm36,36r-12,l40,47,36,36xm24,l19,18r11,l24,xe" fillcolor="#2ba02b" stroked="f">
                  <v:path arrowok="t" o:connecttype="custom" o:connectlocs="49,1646;0,1646;15,1657;9,1675;24,1664;36,1664;34,1657;49,1646;36,1664;24,1664;40,1675;36,1664;24,1628;19,1646;30,1646;24,1628" o:connectangles="0,0,0,0,0,0,0,0,0,0,0,0,0,0,0,0"/>
                </v:shape>
                <v:shape id="Freeform 673" o:spid="_x0000_s1681" style="position:absolute;left:2562;top:1628;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" path="m24,l19,18,,18,15,29,9,47,24,36,40,47,34,29,49,18r-19,l24,xe" filled="f" strokecolor="#2ba02b" strokeweight=".09236mm">
                  <v:path arrowok="t" o:connecttype="custom" o:connectlocs="24,1628;19,1646;0,1646;15,1657;9,1675;24,1664;40,1675;34,1657;49,1646;30,1646;24,1628" o:connectangles="0,0,0,0,0,0,0,0,0,0,0"/>
                </v:shape>
                <v:shape id="AutoShape 672" o:spid="_x0000_s1682" style="position:absolute;left:1829;top:2680;width:13392;height:9980;visibility:visible;mso-wrap-style:square;v-text-anchor:top" coordsize="13392,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" path="m319,-628r,-2613m3826,-628r,-2613m319,-628r3507,m319,-3241r3507,e" filled="f" strokeweight=".07389mm">
                  <v:path arrowok="t" o:connecttype="custom" o:connectlocs="319,2052;319,-561;3826,2052;3826,-561;319,2052;3826,2052;319,-561;3826,-561" o:connectangles="0,0,0,0,0,0,0,0"/>
                </v:shape>
                <v:shape id="Freeform 671" o:spid="_x0000_s1683" style="position:absolute;left:2174;top:-535;width:675;height:338;visibility:visible;mso-wrap-style:square;v-text-anchor:top" coordsize="675,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" path="m671,l4,,,3,,334r4,3l671,337r3,-3l674,3,671,xe" stroked="f">
                  <v:fill opacity="52428f"/>
                  <v:path arrowok="t" o:connecttype="custom" o:connectlocs="671,-535;4,-535;0,-532;0,-201;4,-198;671,-198;674,-201;674,-532;671,-535" o:connectangles="0,0,0,0,0,0,0,0,0"/>
                </v:shape>
                <v:shape id="Freeform 670" o:spid="_x0000_s1684" style="position:absolute;left:2174;top:-535;width:675;height:338;visibility:visible;mso-wrap-style:square;v-text-anchor:top" coordsize="675,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" path="m11,337r653,l671,337r3,-3l674,327r,-317l674,3,671,r-7,l11,,4,,,3r,7l,327r,7l4,337r7,xe" filled="f" strokecolor="#ccc" strokeweight=".09236mm">
                  <v:path arrowok="t" o:connecttype="custom" o:connectlocs="11,-198;664,-198;671,-198;674,-201;674,-208;674,-525;674,-532;671,-535;664,-535;11,-535;4,-535;0,-532;0,-525;0,-208;0,-201;4,-198;11,-198" o:connectangles="0,0,0,0,0,0,0,0,0,0,0,0,0,0,0,0,0"/>
                </v:shape>
                <v:shape id="Freeform 669" o:spid="_x0000_s1685" style="position:absolute;left:2232;top:-484;width:32;height:32;visibility:visible;mso-wrap-style:square;v-text-anchor:top" coordsize="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" path="m20,l11,,7,1,2,7,,11r,8l2,23r5,6l11,31r9,l24,29r6,-6l31,19r,-8l30,7,24,1,20,xe" fillcolor="#1f77b3" stroked="f">
                  <v:path arrowok="t" o:connecttype="custom" o:connectlocs="20,-484;11,-484;7,-483;2,-477;0,-473;0,-465;2,-461;7,-455;11,-453;20,-453;24,-455;30,-461;31,-465;31,-473;30,-477;24,-483;20,-484" o:connectangles="0,0,0,0,0,0,0,0,0,0,0,0,0,0,0,0,0"/>
                </v:shape>
                <v:shape id="Freeform 668" o:spid="_x0000_s1686" style="position:absolute;left:2232;top:-484;width:32;height:32;visibility:visible;mso-wrap-style:square;v-text-anchor:top" coordsize="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" path="m16,31r4,l24,29r3,-3l30,23r1,-4l31,15r,-4l30,7,27,4,24,1,20,,16,,11,,7,1,5,4,2,7,,11r,4l,19r2,4l5,26r2,3l11,31r5,xe" filled="f" strokecolor="#1f77b3" strokeweight=".09236mm">
                  <v:path arrowok="t" o:connecttype="custom" o:connectlocs="16,-453;20,-453;24,-455;27,-458;30,-461;31,-465;31,-469;31,-473;30,-477;27,-480;24,-483;20,-484;16,-484;11,-484;7,-483;5,-480;2,-477;0,-473;0,-469;0,-465;2,-461;5,-458;7,-455;11,-453;16,-453" o:connectangles="0,0,0,0,0,0,0,0,0,0,0,0,0,0,0,0,0,0,0,0,0,0,0,0,0"/>
                </v:shape>
                <v:line id="Line 667" o:spid="_x0000_s1687" style="position:absolute;visibility:visible;mso-wrap-style:square" from="2195,-254" to="2300,-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" strokecolor="#2ba02b" strokeweight=".1386mm"/>
                <v:shape id="AutoShape 666" o:spid="_x0000_s1688" style="position:absolute;left:2233;top:-270;width:30;height:29;visibility:visible;mso-wrap-style:square;v-text-anchor:top" coordsize="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" path="m30,11l,11r9,7l5,28,15,22r7,l20,18,30,11xm22,22r-7,l24,28,22,22xm15,l11,11r7,l15,xe" fillcolor="#2ba02b" stroked="f">
                  <v:path arrowok="t" o:connecttype="custom" o:connectlocs="30,-259;0,-259;9,-252;5,-242;15,-248;22,-248;20,-252;30,-259;22,-248;15,-248;24,-242;22,-248;15,-270;11,-259;18,-259;15,-270" o:connectangles="0,0,0,0,0,0,0,0,0,0,0,0,0,0,0,0"/>
                </v:shape>
                <v:shape id="Freeform 665" o:spid="_x0000_s1689" style="position:absolute;left:2233;top:-270;width:30;height:29;visibility:visible;mso-wrap-style:square;v-text-anchor:top" coordsize="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" path="m15,l11,11,,11r9,7l5,28,15,22r9,6l20,18,30,11r-12,l15,xe" filled="f" strokecolor="#2ba02b" strokeweight=".09236mm">
                  <v:path arrowok="t" o:connecttype="custom" o:connectlocs="15,-270;11,-259;0,-259;9,-252;5,-242;15,-248;24,-242;20,-252;30,-259;18,-259;15,-270" o:connectangles="0,0,0,0,0,0,0,0,0,0,0"/>
                </v:shape>
                <v:shape id="Text Box 664" o:spid="_x0000_s1690" type="#_x0000_t202" style="position:absolute;left:2148;top:-561;width:439;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" filled="f" stroked="f">
                  <v:textbox inset="0,0,0,0">
                    <w:txbxContent>
                      <w:p w:rsidR="0009622D" w:rsidRDefault="0009622D">
                        <w:pPr>
                          <w:spacing w:line="114" w:lineRule="exact"/>
                          <w:ind w:left="47" w:right="-5"/>
                          <w:rPr>
                            <w:rFonts w:ascii="Arial"/>
                            <w:sz w:val="14"/>
                          </w:rPr>
                        </w:pPr>
                        <w:r>
                          <w:rPr>
                            <w:w w:val="104"/>
                            <w:position w:val="7"/>
                            <w:sz w:val="9"/>
                            <w:u w:val="single" w:color="1F77B3"/>
                          </w:rPr>
                          <w:t xml:space="preserve"> </w:t>
                        </w:r>
                        <w:r>
                          <w:rPr>
                            <w:position w:val="7"/>
                            <w:sz w:val="9"/>
                            <w:u w:val="single" w:color="1F77B3"/>
                          </w:rPr>
                          <w:t xml:space="preserve">    </w:t>
                        </w:r>
                        <w:r>
                          <w:rPr>
                            <w:spacing w:val="-10"/>
                            <w:position w:val="7"/>
                            <w:sz w:val="9"/>
                            <w:u w:val="single" w:color="1F77B3"/>
                          </w:rPr>
                          <w:t xml:space="preserve"> </w:t>
                        </w:r>
                        <w:r>
                          <w:rPr>
                            <w:spacing w:val="-3"/>
                            <w:position w:val="7"/>
                            <w:sz w:val="9"/>
                          </w:rPr>
                          <w:t xml:space="preserve"> </w:t>
                        </w:r>
                        <w:r>
                          <w:rPr>
                            <w:rFonts w:ascii="Arial"/>
                            <w:w w:val="55"/>
                            <w:sz w:val="14"/>
                          </w:rPr>
                          <w:t>SPAR-</w:t>
                        </w:r>
                      </w:p>
                      <w:p w:rsidR="0009622D" w:rsidRDefault="0009622D">
                        <w:pPr>
                          <w:spacing w:before="16" w:line="160" w:lineRule="auto"/>
                          <w:ind w:left="193" w:right="-7" w:hanging="147"/>
                          <w:rPr>
                            <w:rFonts w:ascii="Arial"/>
                            <w:sz w:val="14"/>
                          </w:rPr>
                        </w:pPr>
                        <w:r>
                          <w:rPr>
                            <w:w w:val="104"/>
                            <w:sz w:val="8"/>
                            <w:u w:val="single" w:color="FF7F0E"/>
                          </w:rPr>
                          <w:t xml:space="preserve"> </w:t>
                        </w:r>
                        <w:r>
                          <w:rPr>
                            <w:sz w:val="8"/>
                            <w:u w:val="single" w:color="FF7F0E"/>
                          </w:rPr>
                          <w:t xml:space="preserve">    </w:t>
                        </w:r>
                        <w:r>
                          <w:rPr>
                            <w:spacing w:val="3"/>
                            <w:sz w:val="8"/>
                            <w:u w:val="single" w:color="FF7F0E"/>
                          </w:rPr>
                          <w:t xml:space="preserve"> </w:t>
                        </w:r>
                        <w:r>
                          <w:rPr>
                            <w:spacing w:val="2"/>
                            <w:sz w:val="8"/>
                          </w:rPr>
                          <w:t xml:space="preserve"> </w:t>
                        </w:r>
                        <w:r>
                          <w:rPr>
                            <w:rFonts w:ascii="Arial"/>
                            <w:w w:val="60"/>
                            <w:sz w:val="14"/>
                          </w:rPr>
                          <w:t>SEMI- TLP-M</w:t>
                        </w:r>
                      </w:p>
                    </w:txbxContent>
                  </v:textbox>
                </v:shape>
                <v:shape id="Text Box 663" o:spid="_x0000_s1691" type="#_x0000_t202" style="position:absolute;left:2586;top:-561;width:439;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" filled="f" stroked="f">
                  <v:textbox inset="0,0,0,0">
                    <w:txbxContent>
                      <w:p w:rsidR="0009622D" w:rsidRDefault="0009622D">
                        <w:pPr>
                          <w:spacing w:before="23" w:line="160" w:lineRule="auto"/>
                          <w:ind w:left="-12" w:right="195" w:firstLine="16"/>
                          <w:jc w:val="both"/>
                          <w:rPr>
                            <w:rFonts w:ascii="Arial"/>
                            <w:sz w:val="14"/>
                          </w:rPr>
                        </w:pPr>
                        <w:r>
                          <w:rPr>
                            <w:rFonts w:ascii="Arial"/>
                            <w:w w:val="60"/>
                            <w:sz w:val="14"/>
                          </w:rPr>
                          <w:t>MASS</w:t>
                        </w:r>
                        <w:r>
                          <w:rPr>
                            <w:rFonts w:ascii="Arial"/>
                            <w:w w:val="59"/>
                            <w:sz w:val="14"/>
                          </w:rPr>
                          <w:t xml:space="preserve"> </w:t>
                        </w:r>
                        <w:proofErr w:type="spellStart"/>
                        <w:r>
                          <w:rPr>
                            <w:rFonts w:ascii="Arial"/>
                            <w:w w:val="60"/>
                            <w:sz w:val="14"/>
                          </w:rPr>
                          <w:t>MASS</w:t>
                        </w:r>
                        <w:proofErr w:type="spellEnd"/>
                        <w:r>
                          <w:rPr>
                            <w:rFonts w:ascii="Arial"/>
                            <w:w w:val="60"/>
                            <w:sz w:val="14"/>
                          </w:rPr>
                          <w:t xml:space="preserve"> </w:t>
                        </w:r>
                        <w:r>
                          <w:rPr>
                            <w:rFonts w:ascii="Arial"/>
                            <w:w w:val="70"/>
                            <w:sz w:val="14"/>
                          </w:rPr>
                          <w:t>ASS</w:t>
                        </w:r>
                      </w:p>
                    </w:txbxContent>
                  </v:textbox>
                </v:shape>
                <w10:wrap anchorx="page"/>
              </v:group>
            </w:pict>
          </mc:Fallback>
        </mc:AlternateContent>
      </w:r>
      <w:r w:rsidR="0009622D">
        <w:rPr>
          <w:rFonts w:ascii="Arial"/>
          <w:w w:val="75"/>
          <w:sz w:val="16"/>
        </w:rPr>
        <w:t>0%</w:t>
      </w:r>
      <w:r w:rsidR="0009622D">
        <w:rPr>
          <w:rFonts w:ascii="Arial"/>
          <w:w w:val="75"/>
          <w:sz w:val="16"/>
        </w:rPr>
        <w:tab/>
        <w:t>0%</w:t>
      </w:r>
    </w:p>
    <w:p w:rsidR="00012D33" w:rsidRDefault="00012D33">
      <w:pPr>
        <w:pStyle w:val="BodyText"/>
        <w:spacing w:before="3"/>
        <w:rPr>
          <w:rFonts w:ascii="Arial"/>
          <w:sz w:val="10"/>
        </w:rPr>
      </w:pPr>
    </w:p>
    <w:p w:rsidR="00012D33" w:rsidRDefault="0009622D">
      <w:pPr>
        <w:tabs>
          <w:tab w:val="left" w:pos="5142"/>
        </w:tabs>
        <w:spacing w:before="71"/>
        <w:ind w:left="497"/>
        <w:rPr>
          <w:rFonts w:ascii="Arial"/>
          <w:sz w:val="16"/>
        </w:rPr>
      </w:pPr>
      <w:r>
        <w:rPr>
          <w:rFonts w:ascii="Arial"/>
          <w:w w:val="75"/>
          <w:sz w:val="16"/>
        </w:rPr>
        <w:t>-0.2%</w:t>
      </w:r>
      <w:r>
        <w:rPr>
          <w:rFonts w:ascii="Arial"/>
          <w:w w:val="75"/>
          <w:sz w:val="16"/>
        </w:rPr>
        <w:tab/>
        <w:t>-0.5%</w:t>
      </w:r>
    </w:p>
    <w:p w:rsidR="00012D33" w:rsidRDefault="00012D33">
      <w:pPr>
        <w:pStyle w:val="BodyText"/>
        <w:spacing w:before="5"/>
        <w:rPr>
          <w:rFonts w:ascii="Arial"/>
          <w:sz w:val="10"/>
        </w:rPr>
      </w:pPr>
    </w:p>
    <w:p w:rsidR="00012D33" w:rsidRDefault="0009622D">
      <w:pPr>
        <w:tabs>
          <w:tab w:val="left" w:pos="5232"/>
        </w:tabs>
        <w:spacing w:before="69"/>
        <w:ind w:left="497"/>
        <w:rPr>
          <w:rFonts w:ascii="Arial"/>
          <w:sz w:val="16"/>
        </w:rPr>
      </w:pPr>
      <w:r>
        <w:rPr>
          <w:rFonts w:ascii="Arial"/>
          <w:w w:val="75"/>
          <w:sz w:val="16"/>
        </w:rPr>
        <w:t>-0.4%</w:t>
      </w:r>
      <w:r>
        <w:rPr>
          <w:rFonts w:ascii="Arial"/>
          <w:w w:val="75"/>
          <w:sz w:val="16"/>
        </w:rPr>
        <w:tab/>
        <w:t>-1%</w:t>
      </w:r>
    </w:p>
    <w:p w:rsidR="00012D33" w:rsidRDefault="00012D33">
      <w:pPr>
        <w:pStyle w:val="BodyText"/>
        <w:spacing w:before="5"/>
        <w:rPr>
          <w:rFonts w:ascii="Arial"/>
          <w:sz w:val="10"/>
        </w:rPr>
      </w:pPr>
    </w:p>
    <w:p w:rsidR="00012D33" w:rsidRDefault="0009622D">
      <w:pPr>
        <w:tabs>
          <w:tab w:val="left" w:pos="5142"/>
        </w:tabs>
        <w:spacing w:before="69"/>
        <w:ind w:left="497"/>
        <w:rPr>
          <w:rFonts w:ascii="Arial"/>
          <w:sz w:val="16"/>
        </w:rPr>
      </w:pPr>
      <w:r>
        <w:rPr>
          <w:rFonts w:ascii="Arial"/>
          <w:w w:val="75"/>
          <w:sz w:val="16"/>
        </w:rPr>
        <w:t>-0.6%</w:t>
      </w:r>
      <w:r>
        <w:rPr>
          <w:rFonts w:ascii="Arial"/>
          <w:w w:val="75"/>
          <w:sz w:val="16"/>
        </w:rPr>
        <w:tab/>
        <w:t>-1.5%</w:t>
      </w:r>
    </w:p>
    <w:p w:rsidR="00012D33" w:rsidRDefault="00012D33">
      <w:pPr>
        <w:pStyle w:val="BodyText"/>
        <w:spacing w:before="9"/>
        <w:rPr>
          <w:rFonts w:ascii="Arial"/>
          <w:sz w:val="11"/>
        </w:rPr>
      </w:pPr>
    </w:p>
    <w:p w:rsidR="00012D33" w:rsidRDefault="00F23B9E">
      <w:pPr>
        <w:tabs>
          <w:tab w:val="left" w:pos="5019"/>
        </w:tabs>
        <w:spacing w:line="90" w:lineRule="exact"/>
        <w:ind w:left="370"/>
        <w:rPr>
          <w:rFonts w:ascii="Arial"/>
          <w:sz w:val="7"/>
        </w:rPr>
      </w:pPr>
      <w:r>
        <w:rPr>
          <w:rFonts w:ascii="Arial"/>
          <w:noProof/>
          <w:position w:val="-1"/>
          <w:sz w:val="6"/>
        </w:rPr>
        <mc:AlternateContent>
          <mc:Choice Requires="wpg">
            <w:drawing>
              <wp:inline distT="0" distB="0" distL="0" distR="0" wp14:anchorId="6A4743A9" wp14:editId="1978A998">
                <wp:extent cx="48895" cy="44450"/>
                <wp:effectExtent l="0" t="6985" r="8255" b="5715"/>
                <wp:docPr id="671" name="Group 6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4450"/>
                          <a:chOff x="0" y="0"/>
                          <a:chExt cx="77" cy="70"/>
                        </a:xfrm>
                      </wpg:grpSpPr>
                      <wps:wsp>
                        <wps:cNvPr id="672" name="AutoShape 661"/>
                        <wps:cNvSpPr>
                          <a:spLocks/>
                        </wps:cNvSpPr>
                        <wps:spPr bwMode="auto">
                          <a:xfrm>
                            <a:off x="0" y="0"/>
                            <a:ext cx="77" cy="70"/>
                          </a:xfrm>
                          <a:custGeom>
                            <a:avLst/>
                            <a:gdLst>
                              <a:gd name="T0" fmla="*/ 0 w 77"/>
                              <a:gd name="T1" fmla="*/ 29 h 70"/>
                              <a:gd name="T2" fmla="*/ 0 w 77"/>
                              <a:gd name="T3" fmla="*/ 41 h 70"/>
                              <a:gd name="T4" fmla="*/ 76 w 77"/>
                              <a:gd name="T5" fmla="*/ 70 h 70"/>
                              <a:gd name="T6" fmla="*/ 76 w 77"/>
                              <a:gd name="T7" fmla="*/ 0 h 70"/>
                              <a:gd name="T8" fmla="*/ 68 w 77"/>
                              <a:gd name="T9" fmla="*/ 3 h 70"/>
                              <a:gd name="T10" fmla="*/ 68 w 77"/>
                              <a:gd name="T11" fmla="*/ 56 h 70"/>
                              <a:gd name="T12" fmla="*/ 10 w 77"/>
                              <a:gd name="T13" fmla="*/ 35 h 70"/>
                              <a:gd name="T14" fmla="*/ 10 w 77"/>
                              <a:gd name="T15" fmla="*/ 25 h 70"/>
                              <a:gd name="T16" fmla="*/ 0 w 77"/>
                              <a:gd name="T17" fmla="*/ 29 h 70"/>
                              <a:gd name="T18" fmla="*/ 10 w 77"/>
                              <a:gd name="T19" fmla="*/ 25 h 70"/>
                              <a:gd name="T20" fmla="*/ 10 w 77"/>
                              <a:gd name="T21" fmla="*/ 35 h 70"/>
                              <a:gd name="T22" fmla="*/ 68 w 77"/>
                              <a:gd name="T23" fmla="*/ 14 h 70"/>
                              <a:gd name="T24" fmla="*/ 68 w 77"/>
                              <a:gd name="T25" fmla="*/ 3 h 70"/>
                              <a:gd name="T26" fmla="*/ 10 w 77"/>
                              <a:gd name="T27" fmla="*/ 2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7" h="70">
                                <a:moveTo>
                                  <a:pt x="0" y="29"/>
                                </a:moveTo>
                                <a:lnTo>
                                  <a:pt x="0" y="41"/>
                                </a:lnTo>
                                <a:lnTo>
                                  <a:pt x="76" y="70"/>
                                </a:lnTo>
                                <a:lnTo>
                                  <a:pt x="76" y="0"/>
                                </a:lnTo>
                                <a:lnTo>
                                  <a:pt x="68" y="3"/>
                                </a:lnTo>
                                <a:lnTo>
                                  <a:pt x="68" y="56"/>
                                </a:lnTo>
                                <a:lnTo>
                                  <a:pt x="10" y="35"/>
                                </a:lnTo>
                                <a:lnTo>
                                  <a:pt x="10" y="25"/>
                                </a:lnTo>
                                <a:lnTo>
                                  <a:pt x="0" y="29"/>
                                </a:lnTo>
                                <a:close/>
                                <a:moveTo>
                                  <a:pt x="10" y="25"/>
                                </a:moveTo>
                                <a:lnTo>
                                  <a:pt x="10" y="35"/>
                                </a:lnTo>
                                <a:lnTo>
                                  <a:pt x="68" y="14"/>
                                </a:lnTo>
                                <a:lnTo>
                                  <a:pt x="68" y="3"/>
                                </a:lnTo>
                                <a:lnTo>
                                  <a:pt x="10" y="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C1F69E1" id="Group 660" o:spid="_x0000_s1026" style="width:3.85pt;height:3.5pt;mso-position-horizontal-relative:char;mso-position-vertical-relative:line" coordsize="7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">
                <v:shape id="AutoShape 661" o:spid="_x0000_s1027" style="position:absolute;width:77;height:70;visibility:visible;mso-wrap-style:square;v-text-anchor:top" coordsize="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" path="m,29l,41,76,70,76,,68,3r,53l10,35r,-10l,29xm10,25r,10l68,14,68,3,10,25xe" fillcolor="black" stroked="f">
                  <v:path arrowok="t" o:connecttype="custom" o:connectlocs="0,29;0,41;76,70;76,0;68,3;68,56;10,35;10,25;0,29;10,25;10,35;68,14;68,3;10,25" o:connectangles="0,0,0,0,0,0,0,0,0,0,0,0,0,0"/>
                </v:shape>
                <w10:anchorlock/>
              </v:group>
            </w:pict>
          </mc:Fallback>
        </mc:AlternateContent>
      </w:r>
      <w:r w:rsidR="0009622D">
        <w:rPr>
          <w:rFonts w:ascii="Arial"/>
          <w:position w:val="-1"/>
          <w:sz w:val="6"/>
        </w:rPr>
        <w:tab/>
      </w:r>
      <w:r>
        <w:rPr>
          <w:rFonts w:ascii="Arial"/>
          <w:noProof/>
          <w:sz w:val="7"/>
        </w:rPr>
        <mc:AlternateContent>
          <mc:Choice Requires="wpg">
            <w:drawing>
              <wp:inline distT="0" distB="0" distL="0" distR="0" wp14:anchorId="331A4946" wp14:editId="21FE4EDC">
                <wp:extent cx="48895" cy="45085"/>
                <wp:effectExtent l="8890" t="635" r="8890" b="1905"/>
                <wp:docPr id="669" name="Group 6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5085"/>
                          <a:chOff x="0" y="0"/>
                          <a:chExt cx="77" cy="71"/>
                        </a:xfrm>
                      </wpg:grpSpPr>
                      <wps:wsp>
                        <wps:cNvPr id="670" name="AutoShape 659"/>
                        <wps:cNvSpPr>
                          <a:spLocks/>
                        </wps:cNvSpPr>
                        <wps:spPr bwMode="auto">
                          <a:xfrm>
                            <a:off x="0" y="0"/>
                            <a:ext cx="77" cy="71"/>
                          </a:xfrm>
                          <a:custGeom>
                            <a:avLst/>
                            <a:gdLst>
                              <a:gd name="T0" fmla="*/ 0 w 77"/>
                              <a:gd name="T1" fmla="*/ 29 h 71"/>
                              <a:gd name="T2" fmla="*/ 0 w 77"/>
                              <a:gd name="T3" fmla="*/ 41 h 71"/>
                              <a:gd name="T4" fmla="*/ 77 w 77"/>
                              <a:gd name="T5" fmla="*/ 70 h 71"/>
                              <a:gd name="T6" fmla="*/ 77 w 77"/>
                              <a:gd name="T7" fmla="*/ 0 h 71"/>
                              <a:gd name="T8" fmla="*/ 68 w 77"/>
                              <a:gd name="T9" fmla="*/ 3 h 71"/>
                              <a:gd name="T10" fmla="*/ 68 w 77"/>
                              <a:gd name="T11" fmla="*/ 56 h 71"/>
                              <a:gd name="T12" fmla="*/ 10 w 77"/>
                              <a:gd name="T13" fmla="*/ 35 h 71"/>
                              <a:gd name="T14" fmla="*/ 10 w 77"/>
                              <a:gd name="T15" fmla="*/ 25 h 71"/>
                              <a:gd name="T16" fmla="*/ 0 w 77"/>
                              <a:gd name="T17" fmla="*/ 29 h 71"/>
                              <a:gd name="T18" fmla="*/ 10 w 77"/>
                              <a:gd name="T19" fmla="*/ 25 h 71"/>
                              <a:gd name="T20" fmla="*/ 10 w 77"/>
                              <a:gd name="T21" fmla="*/ 35 h 71"/>
                              <a:gd name="T22" fmla="*/ 68 w 77"/>
                              <a:gd name="T23" fmla="*/ 14 h 71"/>
                              <a:gd name="T24" fmla="*/ 68 w 77"/>
                              <a:gd name="T25" fmla="*/ 3 h 71"/>
                              <a:gd name="T26" fmla="*/ 10 w 77"/>
                              <a:gd name="T27" fmla="*/ 25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7" h="71">
                                <a:moveTo>
                                  <a:pt x="0" y="29"/>
                                </a:moveTo>
                                <a:lnTo>
                                  <a:pt x="0" y="41"/>
                                </a:lnTo>
                                <a:lnTo>
                                  <a:pt x="77" y="70"/>
                                </a:lnTo>
                                <a:lnTo>
                                  <a:pt x="77" y="0"/>
                                </a:lnTo>
                                <a:lnTo>
                                  <a:pt x="68" y="3"/>
                                </a:lnTo>
                                <a:lnTo>
                                  <a:pt x="68" y="56"/>
                                </a:lnTo>
                                <a:lnTo>
                                  <a:pt x="10" y="35"/>
                                </a:lnTo>
                                <a:lnTo>
                                  <a:pt x="10" y="25"/>
                                </a:lnTo>
                                <a:lnTo>
                                  <a:pt x="0" y="29"/>
                                </a:lnTo>
                                <a:close/>
                                <a:moveTo>
                                  <a:pt x="10" y="25"/>
                                </a:moveTo>
                                <a:lnTo>
                                  <a:pt x="10" y="35"/>
                                </a:lnTo>
                                <a:lnTo>
                                  <a:pt x="68" y="14"/>
                                </a:lnTo>
                                <a:lnTo>
                                  <a:pt x="68" y="3"/>
                                </a:lnTo>
                                <a:lnTo>
                                  <a:pt x="10" y="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B7B2BE3" id="Group 658" o:spid="_x0000_s1026" style="width:3.85pt;height:3.55pt;mso-position-horizontal-relative:char;mso-position-vertical-relative:line" coordsize="7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">
                <v:shape id="AutoShape 659" o:spid="_x0000_s1027" style="position:absolute;width:77;height:71;visibility:visible;mso-wrap-style:square;v-text-anchor:top" coordsize="7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" path="m,29l,41,77,70,77,,68,3r,53l10,35r,-10l,29xm10,25r,10l68,14,68,3,10,25xe" fillcolor="black" stroked="f">
                  <v:path arrowok="t" o:connecttype="custom" o:connectlocs="0,29;0,41;77,70;77,0;68,3;68,56;10,35;10,25;0,29;10,25;10,35;68,14;68,3;10,25" o:connectangles="0,0,0,0,0,0,0,0,0,0,0,0,0,0"/>
                </v:shape>
                <w10:anchorlock/>
              </v:group>
            </w:pict>
          </mc:Fallback>
        </mc:AlternateContent>
      </w:r>
    </w:p>
    <w:p w:rsidR="00012D33" w:rsidRDefault="00012D33">
      <w:pPr>
        <w:spacing w:line="90" w:lineRule="exact"/>
        <w:rPr>
          <w:rFonts w:ascii="Arial"/>
          <w:sz w:val="7"/>
        </w:rPr>
        <w:sectPr w:rsidR="00012D33">
          <w:type w:val="continuous"/>
          <w:pgSz w:w="12240" w:h="15840"/>
          <w:pgMar w:top="1500" w:right="0" w:bottom="980" w:left="1340" w:header="720" w:footer="720" w:gutter="0"/>
          <w:cols w:space="720"/>
        </w:sectPr>
      </w:pPr>
    </w:p>
    <w:p w:rsidR="00012D33" w:rsidRDefault="0009622D">
      <w:pPr>
        <w:spacing w:line="148" w:lineRule="exact"/>
        <w:ind w:left="459" w:right="3606"/>
        <w:jc w:val="center"/>
        <w:rPr>
          <w:rFonts w:ascii="Arial"/>
          <w:sz w:val="16"/>
        </w:rPr>
      </w:pPr>
      <w:r>
        <w:rPr>
          <w:rFonts w:ascii="Arial"/>
          <w:w w:val="75"/>
          <w:sz w:val="16"/>
        </w:rPr>
        <w:t>-0.8%</w:t>
      </w:r>
    </w:p>
    <w:p w:rsidR="00012D33" w:rsidRDefault="00012D33">
      <w:pPr>
        <w:pStyle w:val="BodyText"/>
        <w:spacing w:before="7"/>
        <w:rPr>
          <w:rFonts w:ascii="Arial"/>
          <w:sz w:val="16"/>
        </w:rPr>
      </w:pPr>
    </w:p>
    <w:p w:rsidR="00012D33" w:rsidRDefault="0009622D">
      <w:pPr>
        <w:tabs>
          <w:tab w:val="left" w:pos="3363"/>
          <w:tab w:val="left" w:pos="3771"/>
          <w:tab w:val="left" w:pos="4209"/>
        </w:tabs>
        <w:spacing w:line="220" w:lineRule="exact"/>
        <w:ind w:left="587"/>
        <w:rPr>
          <w:rFonts w:ascii="Arial"/>
          <w:sz w:val="16"/>
        </w:rPr>
      </w:pPr>
      <w:r>
        <w:rPr>
          <w:rFonts w:ascii="Arial"/>
          <w:w w:val="66"/>
          <w:position w:val="7"/>
          <w:sz w:val="16"/>
        </w:rPr>
        <w:t>-1</w:t>
      </w:r>
      <w:r>
        <w:rPr>
          <w:rFonts w:ascii="Arial"/>
          <w:spacing w:val="-86"/>
          <w:w w:val="62"/>
          <w:position w:val="7"/>
          <w:sz w:val="16"/>
        </w:rPr>
        <w:t>%</w:t>
      </w:r>
      <w:r>
        <w:rPr>
          <w:rFonts w:ascii="Arial"/>
          <w:w w:val="65"/>
          <w:sz w:val="16"/>
        </w:rPr>
        <w:t>-60%</w:t>
      </w:r>
      <w:r>
        <w:rPr>
          <w:rFonts w:ascii="Arial"/>
          <w:sz w:val="16"/>
        </w:rPr>
        <w:t xml:space="preserve">   </w:t>
      </w:r>
      <w:r>
        <w:rPr>
          <w:rFonts w:ascii="Arial"/>
          <w:spacing w:val="17"/>
          <w:sz w:val="16"/>
        </w:rPr>
        <w:t xml:space="preserve"> </w:t>
      </w:r>
      <w:r>
        <w:rPr>
          <w:rFonts w:ascii="Arial"/>
          <w:w w:val="65"/>
          <w:sz w:val="16"/>
        </w:rPr>
        <w:t>-50%</w:t>
      </w:r>
      <w:r>
        <w:rPr>
          <w:rFonts w:ascii="Arial"/>
          <w:sz w:val="16"/>
        </w:rPr>
        <w:t xml:space="preserve">   </w:t>
      </w:r>
      <w:r>
        <w:rPr>
          <w:rFonts w:ascii="Arial"/>
          <w:spacing w:val="17"/>
          <w:sz w:val="16"/>
        </w:rPr>
        <w:t xml:space="preserve"> </w:t>
      </w:r>
      <w:r>
        <w:rPr>
          <w:rFonts w:ascii="Arial"/>
          <w:w w:val="65"/>
          <w:sz w:val="16"/>
        </w:rPr>
        <w:t>-40%</w:t>
      </w:r>
      <w:r>
        <w:rPr>
          <w:rFonts w:ascii="Arial"/>
          <w:sz w:val="16"/>
        </w:rPr>
        <w:t xml:space="preserve">   </w:t>
      </w:r>
      <w:r>
        <w:rPr>
          <w:rFonts w:ascii="Arial"/>
          <w:spacing w:val="17"/>
          <w:sz w:val="16"/>
        </w:rPr>
        <w:t xml:space="preserve"> </w:t>
      </w:r>
      <w:r>
        <w:rPr>
          <w:rFonts w:ascii="Arial"/>
          <w:w w:val="65"/>
          <w:sz w:val="16"/>
        </w:rPr>
        <w:t>-30%</w:t>
      </w:r>
      <w:r>
        <w:rPr>
          <w:rFonts w:ascii="Arial"/>
          <w:sz w:val="16"/>
        </w:rPr>
        <w:t xml:space="preserve">   </w:t>
      </w:r>
      <w:r>
        <w:rPr>
          <w:rFonts w:ascii="Arial"/>
          <w:spacing w:val="17"/>
          <w:sz w:val="16"/>
        </w:rPr>
        <w:t xml:space="preserve"> </w:t>
      </w:r>
      <w:r>
        <w:rPr>
          <w:rFonts w:ascii="Arial"/>
          <w:w w:val="65"/>
          <w:sz w:val="16"/>
        </w:rPr>
        <w:t>-20%</w:t>
      </w:r>
      <w:r>
        <w:rPr>
          <w:rFonts w:ascii="Arial"/>
          <w:sz w:val="16"/>
        </w:rPr>
        <w:t xml:space="preserve">   </w:t>
      </w:r>
      <w:r>
        <w:rPr>
          <w:rFonts w:ascii="Arial"/>
          <w:spacing w:val="17"/>
          <w:sz w:val="16"/>
        </w:rPr>
        <w:t xml:space="preserve"> </w:t>
      </w:r>
      <w:r>
        <w:rPr>
          <w:rFonts w:ascii="Arial"/>
          <w:w w:val="65"/>
          <w:sz w:val="16"/>
        </w:rPr>
        <w:t>-10%</w:t>
      </w:r>
      <w:r>
        <w:rPr>
          <w:rFonts w:ascii="Arial"/>
          <w:sz w:val="16"/>
        </w:rPr>
        <w:tab/>
      </w:r>
      <w:r>
        <w:rPr>
          <w:rFonts w:ascii="Arial"/>
          <w:w w:val="64"/>
          <w:sz w:val="16"/>
        </w:rPr>
        <w:t>0%</w:t>
      </w:r>
      <w:r>
        <w:rPr>
          <w:rFonts w:ascii="Arial"/>
          <w:sz w:val="16"/>
        </w:rPr>
        <w:tab/>
      </w:r>
      <w:r>
        <w:rPr>
          <w:rFonts w:ascii="Arial"/>
          <w:w w:val="65"/>
          <w:sz w:val="16"/>
        </w:rPr>
        <w:t>10%</w:t>
      </w:r>
      <w:r>
        <w:rPr>
          <w:rFonts w:ascii="Arial"/>
          <w:sz w:val="16"/>
        </w:rPr>
        <w:tab/>
      </w:r>
      <w:r>
        <w:rPr>
          <w:rFonts w:ascii="Arial"/>
          <w:w w:val="65"/>
          <w:sz w:val="16"/>
        </w:rPr>
        <w:t>20%</w:t>
      </w:r>
    </w:p>
    <w:p w:rsidR="00012D33" w:rsidRDefault="00F23B9E">
      <w:pPr>
        <w:spacing w:line="150" w:lineRule="exact"/>
        <w:ind w:left="2226"/>
        <w:rPr>
          <w:rFonts w:ascii="Arial"/>
          <w:b/>
          <w:sz w:val="16"/>
        </w:rPr>
      </w:pPr>
      <w:r>
        <w:rPr>
          <w:noProof/>
        </w:rPr>
        <mc:AlternateContent>
          <mc:Choice Requires="wps">
            <w:drawing>
              <wp:anchor distT="0" distB="0" distL="114300" distR="114300" simplePos="0" relativeHeight="251610112" behindDoc="0" locked="0" layoutInCell="1" allowOverlap="1" wp14:anchorId="65FEAC04" wp14:editId="551572CF">
                <wp:simplePos x="0" y="0"/>
                <wp:positionH relativeFrom="page">
                  <wp:posOffset>2197100</wp:posOffset>
                </wp:positionH>
                <wp:positionV relativeFrom="paragraph">
                  <wp:posOffset>25400</wp:posOffset>
                </wp:positionV>
                <wp:extent cx="44450" cy="48895"/>
                <wp:effectExtent l="6350" t="1905" r="6350" b="6350"/>
                <wp:wrapNone/>
                <wp:docPr id="668" name="AutoShape 6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450" cy="48895"/>
                        </a:xfrm>
                        <a:custGeom>
                          <a:avLst/>
                          <a:gdLst>
                            <a:gd name="T0" fmla="+- 0 3501 3460"/>
                            <a:gd name="T1" fmla="*/ T0 w 70"/>
                            <a:gd name="T2" fmla="+- 0 40 40"/>
                            <a:gd name="T3" fmla="*/ 40 h 77"/>
                            <a:gd name="T4" fmla="+- 0 3489 3460"/>
                            <a:gd name="T5" fmla="*/ T4 w 70"/>
                            <a:gd name="T6" fmla="+- 0 40 40"/>
                            <a:gd name="T7" fmla="*/ 40 h 77"/>
                            <a:gd name="T8" fmla="+- 0 3460 3460"/>
                            <a:gd name="T9" fmla="*/ T8 w 70"/>
                            <a:gd name="T10" fmla="+- 0 116 40"/>
                            <a:gd name="T11" fmla="*/ 116 h 77"/>
                            <a:gd name="T12" fmla="+- 0 3530 3460"/>
                            <a:gd name="T13" fmla="*/ T12 w 70"/>
                            <a:gd name="T14" fmla="+- 0 116 40"/>
                            <a:gd name="T15" fmla="*/ 116 h 77"/>
                            <a:gd name="T16" fmla="+- 0 3526 3460"/>
                            <a:gd name="T17" fmla="*/ T16 w 70"/>
                            <a:gd name="T18" fmla="+- 0 108 40"/>
                            <a:gd name="T19" fmla="*/ 108 h 77"/>
                            <a:gd name="T20" fmla="+- 0 3474 3460"/>
                            <a:gd name="T21" fmla="*/ T20 w 70"/>
                            <a:gd name="T22" fmla="+- 0 108 40"/>
                            <a:gd name="T23" fmla="*/ 108 h 77"/>
                            <a:gd name="T24" fmla="+- 0 3495 3460"/>
                            <a:gd name="T25" fmla="*/ T24 w 70"/>
                            <a:gd name="T26" fmla="+- 0 50 40"/>
                            <a:gd name="T27" fmla="*/ 50 h 77"/>
                            <a:gd name="T28" fmla="+- 0 3504 3460"/>
                            <a:gd name="T29" fmla="*/ T28 w 70"/>
                            <a:gd name="T30" fmla="+- 0 50 40"/>
                            <a:gd name="T31" fmla="*/ 50 h 77"/>
                            <a:gd name="T32" fmla="+- 0 3501 3460"/>
                            <a:gd name="T33" fmla="*/ T32 w 70"/>
                            <a:gd name="T34" fmla="+- 0 40 40"/>
                            <a:gd name="T35" fmla="*/ 40 h 77"/>
                            <a:gd name="T36" fmla="+- 0 3504 3460"/>
                            <a:gd name="T37" fmla="*/ T36 w 70"/>
                            <a:gd name="T38" fmla="+- 0 50 40"/>
                            <a:gd name="T39" fmla="*/ 50 h 77"/>
                            <a:gd name="T40" fmla="+- 0 3495 3460"/>
                            <a:gd name="T41" fmla="*/ T40 w 70"/>
                            <a:gd name="T42" fmla="+- 0 50 40"/>
                            <a:gd name="T43" fmla="*/ 50 h 77"/>
                            <a:gd name="T44" fmla="+- 0 3516 3460"/>
                            <a:gd name="T45" fmla="*/ T44 w 70"/>
                            <a:gd name="T46" fmla="+- 0 108 40"/>
                            <a:gd name="T47" fmla="*/ 108 h 77"/>
                            <a:gd name="T48" fmla="+- 0 3526 3460"/>
                            <a:gd name="T49" fmla="*/ T48 w 70"/>
                            <a:gd name="T50" fmla="+- 0 108 40"/>
                            <a:gd name="T51" fmla="*/ 108 h 77"/>
                            <a:gd name="T52" fmla="+- 0 3504 3460"/>
                            <a:gd name="T53" fmla="*/ T52 w 70"/>
                            <a:gd name="T54" fmla="+- 0 50 40"/>
                            <a:gd name="T55" fmla="*/ 50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0" h="77">
                              <a:moveTo>
                                <a:pt x="41" y="0"/>
                              </a:moveTo>
                              <a:lnTo>
                                <a:pt x="29" y="0"/>
                              </a:lnTo>
                              <a:lnTo>
                                <a:pt x="0" y="76"/>
                              </a:lnTo>
                              <a:lnTo>
                                <a:pt x="70" y="76"/>
                              </a:lnTo>
                              <a:lnTo>
                                <a:pt x="66" y="68"/>
                              </a:lnTo>
                              <a:lnTo>
                                <a:pt x="14" y="68"/>
                              </a:lnTo>
                              <a:lnTo>
                                <a:pt x="35" y="10"/>
                              </a:lnTo>
                              <a:lnTo>
                                <a:pt x="44" y="10"/>
                              </a:lnTo>
                              <a:lnTo>
                                <a:pt x="41" y="0"/>
                              </a:lnTo>
                              <a:close/>
                              <a:moveTo>
                                <a:pt x="44" y="10"/>
                              </a:moveTo>
                              <a:lnTo>
                                <a:pt x="35" y="10"/>
                              </a:lnTo>
                              <a:lnTo>
                                <a:pt x="56" y="68"/>
                              </a:lnTo>
                              <a:lnTo>
                                <a:pt x="66" y="68"/>
                              </a:lnTo>
                              <a:lnTo>
                                <a:pt x="44"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F38BA2" id="AutoShape 657" o:spid="_x0000_s1026" style="position:absolute;margin-left:173pt;margin-top:2pt;width:3.5pt;height:3.85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" path="m41,l29,,,76r70,l66,68r-52,l35,10r9,l41,xm44,10r-9,l56,68r10,l44,10xe" fillcolor="black" stroked="f">
                <v:path arrowok="t" o:connecttype="custom" o:connectlocs="26035,25400;18415,25400;0,73660;44450,73660;41910,68580;8890,68580;22225,31750;27940,31750;26035,25400;27940,31750;22225,31750;35560,68580;41910,68580;27940,31750" o:connectangles="0,0,0,0,0,0,0,0,0,0,0,0,0,0"/>
                <w10:wrap anchorx="page"/>
              </v:shape>
            </w:pict>
          </mc:Fallback>
        </mc:AlternateContent>
      </w:r>
      <w:r w:rsidR="0009622D">
        <w:rPr>
          <w:rFonts w:ascii="Arial"/>
          <w:b/>
          <w:w w:val="75"/>
          <w:sz w:val="16"/>
        </w:rPr>
        <w:t>Nacelle mass</w:t>
      </w:r>
    </w:p>
    <w:p w:rsidR="00012D33" w:rsidRDefault="0009622D">
      <w:pPr>
        <w:spacing w:before="135"/>
        <w:ind w:left="1517"/>
        <w:rPr>
          <w:sz w:val="18"/>
        </w:rPr>
      </w:pPr>
      <w:r>
        <w:rPr>
          <w:b/>
          <w:w w:val="115"/>
          <w:sz w:val="18"/>
        </w:rPr>
        <w:t xml:space="preserve">(a) </w:t>
      </w:r>
      <w:r>
        <w:rPr>
          <w:w w:val="115"/>
          <w:sz w:val="18"/>
        </w:rPr>
        <w:t>Displaced volume</w:t>
      </w:r>
    </w:p>
    <w:p w:rsidR="00012D33" w:rsidRDefault="00F23B9E">
      <w:pPr>
        <w:spacing w:before="6"/>
        <w:ind w:left="523"/>
        <w:rPr>
          <w:rFonts w:ascii="Arial"/>
          <w:sz w:val="16"/>
        </w:rPr>
      </w:pPr>
      <w:r>
        <w:rPr>
          <w:noProof/>
        </w:rPr>
        <mc:AlternateContent>
          <mc:Choice Requires="wpg">
            <w:drawing>
              <wp:anchor distT="0" distB="0" distL="114300" distR="114300" simplePos="0" relativeHeight="251699200" behindDoc="1" locked="0" layoutInCell="1" allowOverlap="1" wp14:anchorId="7619FBBA" wp14:editId="1400D46E">
                <wp:simplePos x="0" y="0"/>
                <wp:positionH relativeFrom="page">
                  <wp:posOffset>1346200</wp:posOffset>
                </wp:positionH>
                <wp:positionV relativeFrom="paragraph">
                  <wp:posOffset>74930</wp:posOffset>
                </wp:positionV>
                <wp:extent cx="2251075" cy="1677670"/>
                <wp:effectExtent l="12700" t="11430" r="3175" b="6350"/>
                <wp:wrapNone/>
                <wp:docPr id="582" name="Group 5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1075" cy="1677670"/>
                          <a:chOff x="2120" y="118"/>
                          <a:chExt cx="3545" cy="2642"/>
                        </a:xfrm>
                      </wpg:grpSpPr>
                      <wps:wsp>
                        <wps:cNvPr id="583" name="Line 656"/>
                        <wps:cNvCnPr>
                          <a:cxnSpLocks noChangeShapeType="1"/>
                        </wps:cNvCnPr>
                        <wps:spPr bwMode="auto">
                          <a:xfrm>
                            <a:off x="2141" y="2738"/>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584" name="Line 655"/>
                        <wps:cNvCnPr>
                          <a:cxnSpLocks noChangeShapeType="1"/>
                        </wps:cNvCnPr>
                        <wps:spPr bwMode="auto">
                          <a:xfrm>
                            <a:off x="2141" y="2748"/>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5" name="Line 654"/>
                        <wps:cNvCnPr>
                          <a:cxnSpLocks noChangeShapeType="1"/>
                        </wps:cNvCnPr>
                        <wps:spPr bwMode="auto">
                          <a:xfrm>
                            <a:off x="2141" y="2738"/>
                            <a:ext cx="0" cy="19"/>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6" name="Line 653"/>
                        <wps:cNvCnPr>
                          <a:cxnSpLocks noChangeShapeType="1"/>
                        </wps:cNvCnPr>
                        <wps:spPr bwMode="auto">
                          <a:xfrm>
                            <a:off x="2580" y="2738"/>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587" name="Line 652"/>
                        <wps:cNvCnPr>
                          <a:cxnSpLocks noChangeShapeType="1"/>
                        </wps:cNvCnPr>
                        <wps:spPr bwMode="auto">
                          <a:xfrm>
                            <a:off x="2580" y="2748"/>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8" name="Line 651"/>
                        <wps:cNvCnPr>
                          <a:cxnSpLocks noChangeShapeType="1"/>
                        </wps:cNvCnPr>
                        <wps:spPr bwMode="auto">
                          <a:xfrm>
                            <a:off x="2580" y="2738"/>
                            <a:ext cx="0" cy="19"/>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9" name="Line 650"/>
                        <wps:cNvCnPr>
                          <a:cxnSpLocks noChangeShapeType="1"/>
                        </wps:cNvCnPr>
                        <wps:spPr bwMode="auto">
                          <a:xfrm>
                            <a:off x="3019" y="2738"/>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590" name="Line 649"/>
                        <wps:cNvCnPr>
                          <a:cxnSpLocks noChangeShapeType="1"/>
                        </wps:cNvCnPr>
                        <wps:spPr bwMode="auto">
                          <a:xfrm>
                            <a:off x="3019" y="2748"/>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1" name="Line 648"/>
                        <wps:cNvCnPr>
                          <a:cxnSpLocks noChangeShapeType="1"/>
                        </wps:cNvCnPr>
                        <wps:spPr bwMode="auto">
                          <a:xfrm>
                            <a:off x="3019" y="2738"/>
                            <a:ext cx="0" cy="19"/>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2" name="Line 647"/>
                        <wps:cNvCnPr>
                          <a:cxnSpLocks noChangeShapeType="1"/>
                        </wps:cNvCnPr>
                        <wps:spPr bwMode="auto">
                          <a:xfrm>
                            <a:off x="3458" y="2738"/>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593" name="Line 646"/>
                        <wps:cNvCnPr>
                          <a:cxnSpLocks noChangeShapeType="1"/>
                        </wps:cNvCnPr>
                        <wps:spPr bwMode="auto">
                          <a:xfrm>
                            <a:off x="3458" y="2748"/>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4" name="Line 645"/>
                        <wps:cNvCnPr>
                          <a:cxnSpLocks noChangeShapeType="1"/>
                        </wps:cNvCnPr>
                        <wps:spPr bwMode="auto">
                          <a:xfrm>
                            <a:off x="3458" y="2738"/>
                            <a:ext cx="0" cy="19"/>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5" name="Line 644"/>
                        <wps:cNvCnPr>
                          <a:cxnSpLocks noChangeShapeType="1"/>
                        </wps:cNvCnPr>
                        <wps:spPr bwMode="auto">
                          <a:xfrm>
                            <a:off x="3897" y="2738"/>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596" name="Line 643"/>
                        <wps:cNvCnPr>
                          <a:cxnSpLocks noChangeShapeType="1"/>
                        </wps:cNvCnPr>
                        <wps:spPr bwMode="auto">
                          <a:xfrm>
                            <a:off x="3897" y="2748"/>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7" name="Line 642"/>
                        <wps:cNvCnPr>
                          <a:cxnSpLocks noChangeShapeType="1"/>
                        </wps:cNvCnPr>
                        <wps:spPr bwMode="auto">
                          <a:xfrm>
                            <a:off x="3897" y="2738"/>
                            <a:ext cx="0" cy="19"/>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8" name="Line 641"/>
                        <wps:cNvCnPr>
                          <a:cxnSpLocks noChangeShapeType="1"/>
                        </wps:cNvCnPr>
                        <wps:spPr bwMode="auto">
                          <a:xfrm>
                            <a:off x="4337" y="2738"/>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599" name="Line 640"/>
                        <wps:cNvCnPr>
                          <a:cxnSpLocks noChangeShapeType="1"/>
                        </wps:cNvCnPr>
                        <wps:spPr bwMode="auto">
                          <a:xfrm>
                            <a:off x="4337" y="2748"/>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0" name="Line 639"/>
                        <wps:cNvCnPr>
                          <a:cxnSpLocks noChangeShapeType="1"/>
                        </wps:cNvCnPr>
                        <wps:spPr bwMode="auto">
                          <a:xfrm>
                            <a:off x="4337" y="2738"/>
                            <a:ext cx="0" cy="19"/>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1" name="Line 638"/>
                        <wps:cNvCnPr>
                          <a:cxnSpLocks noChangeShapeType="1"/>
                        </wps:cNvCnPr>
                        <wps:spPr bwMode="auto">
                          <a:xfrm>
                            <a:off x="4776" y="2738"/>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602" name="Line 637"/>
                        <wps:cNvCnPr>
                          <a:cxnSpLocks noChangeShapeType="1"/>
                        </wps:cNvCnPr>
                        <wps:spPr bwMode="auto">
                          <a:xfrm>
                            <a:off x="4776" y="2748"/>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3" name="Line 636"/>
                        <wps:cNvCnPr>
                          <a:cxnSpLocks noChangeShapeType="1"/>
                        </wps:cNvCnPr>
                        <wps:spPr bwMode="auto">
                          <a:xfrm>
                            <a:off x="4776" y="2738"/>
                            <a:ext cx="0" cy="19"/>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4" name="Line 635"/>
                        <wps:cNvCnPr>
                          <a:cxnSpLocks noChangeShapeType="1"/>
                        </wps:cNvCnPr>
                        <wps:spPr bwMode="auto">
                          <a:xfrm>
                            <a:off x="5215" y="2738"/>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605" name="Line 634"/>
                        <wps:cNvCnPr>
                          <a:cxnSpLocks noChangeShapeType="1"/>
                        </wps:cNvCnPr>
                        <wps:spPr bwMode="auto">
                          <a:xfrm>
                            <a:off x="5215" y="2748"/>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6" name="Line 633"/>
                        <wps:cNvCnPr>
                          <a:cxnSpLocks noChangeShapeType="1"/>
                        </wps:cNvCnPr>
                        <wps:spPr bwMode="auto">
                          <a:xfrm>
                            <a:off x="5215" y="2738"/>
                            <a:ext cx="0" cy="19"/>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7" name="Line 632"/>
                        <wps:cNvCnPr>
                          <a:cxnSpLocks noChangeShapeType="1"/>
                        </wps:cNvCnPr>
                        <wps:spPr bwMode="auto">
                          <a:xfrm>
                            <a:off x="5654" y="2738"/>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608" name="Line 631"/>
                        <wps:cNvCnPr>
                          <a:cxnSpLocks noChangeShapeType="1"/>
                        </wps:cNvCnPr>
                        <wps:spPr bwMode="auto">
                          <a:xfrm>
                            <a:off x="5654" y="2748"/>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9" name="Line 630"/>
                        <wps:cNvCnPr>
                          <a:cxnSpLocks noChangeShapeType="1"/>
                        </wps:cNvCnPr>
                        <wps:spPr bwMode="auto">
                          <a:xfrm>
                            <a:off x="5654" y="2738"/>
                            <a:ext cx="0" cy="19"/>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0" name="Line 629"/>
                        <wps:cNvCnPr>
                          <a:cxnSpLocks noChangeShapeType="1"/>
                        </wps:cNvCnPr>
                        <wps:spPr bwMode="auto">
                          <a:xfrm>
                            <a:off x="2141" y="2738"/>
                            <a:ext cx="3513"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611" name="Line 628"/>
                        <wps:cNvCnPr>
                          <a:cxnSpLocks noChangeShapeType="1"/>
                        </wps:cNvCnPr>
                        <wps:spPr bwMode="auto">
                          <a:xfrm>
                            <a:off x="2122" y="2738"/>
                            <a:ext cx="19"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2" name="Line 627"/>
                        <wps:cNvCnPr>
                          <a:cxnSpLocks noChangeShapeType="1"/>
                        </wps:cNvCnPr>
                        <wps:spPr bwMode="auto">
                          <a:xfrm>
                            <a:off x="2141" y="2738"/>
                            <a:ext cx="0" cy="0"/>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3" name="Line 626"/>
                        <wps:cNvCnPr>
                          <a:cxnSpLocks noChangeShapeType="1"/>
                        </wps:cNvCnPr>
                        <wps:spPr bwMode="auto">
                          <a:xfrm>
                            <a:off x="2141" y="2302"/>
                            <a:ext cx="3513"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614" name="Line 625"/>
                        <wps:cNvCnPr>
                          <a:cxnSpLocks noChangeShapeType="1"/>
                        </wps:cNvCnPr>
                        <wps:spPr bwMode="auto">
                          <a:xfrm>
                            <a:off x="2122" y="2302"/>
                            <a:ext cx="19"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5" name="Line 624"/>
                        <wps:cNvCnPr>
                          <a:cxnSpLocks noChangeShapeType="1"/>
                        </wps:cNvCnPr>
                        <wps:spPr bwMode="auto">
                          <a:xfrm>
                            <a:off x="2141" y="2302"/>
                            <a:ext cx="0" cy="0"/>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6" name="Line 623"/>
                        <wps:cNvCnPr>
                          <a:cxnSpLocks noChangeShapeType="1"/>
                        </wps:cNvCnPr>
                        <wps:spPr bwMode="auto">
                          <a:xfrm>
                            <a:off x="2141" y="1866"/>
                            <a:ext cx="3513"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617" name="Line 622"/>
                        <wps:cNvCnPr>
                          <a:cxnSpLocks noChangeShapeType="1"/>
                        </wps:cNvCnPr>
                        <wps:spPr bwMode="auto">
                          <a:xfrm>
                            <a:off x="2122" y="1866"/>
                            <a:ext cx="19"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8" name="Line 621"/>
                        <wps:cNvCnPr>
                          <a:cxnSpLocks noChangeShapeType="1"/>
                        </wps:cNvCnPr>
                        <wps:spPr bwMode="auto">
                          <a:xfrm>
                            <a:off x="2141" y="1866"/>
                            <a:ext cx="0" cy="0"/>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9" name="Line 620"/>
                        <wps:cNvCnPr>
                          <a:cxnSpLocks noChangeShapeType="1"/>
                        </wps:cNvCnPr>
                        <wps:spPr bwMode="auto">
                          <a:xfrm>
                            <a:off x="2141" y="1429"/>
                            <a:ext cx="3513"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620" name="Line 619"/>
                        <wps:cNvCnPr>
                          <a:cxnSpLocks noChangeShapeType="1"/>
                        </wps:cNvCnPr>
                        <wps:spPr bwMode="auto">
                          <a:xfrm>
                            <a:off x="2122" y="1429"/>
                            <a:ext cx="19"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1" name="Line 618"/>
                        <wps:cNvCnPr>
                          <a:cxnSpLocks noChangeShapeType="1"/>
                        </wps:cNvCnPr>
                        <wps:spPr bwMode="auto">
                          <a:xfrm>
                            <a:off x="2141" y="1429"/>
                            <a:ext cx="0" cy="0"/>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2" name="Line 617"/>
                        <wps:cNvCnPr>
                          <a:cxnSpLocks noChangeShapeType="1"/>
                        </wps:cNvCnPr>
                        <wps:spPr bwMode="auto">
                          <a:xfrm>
                            <a:off x="2141" y="993"/>
                            <a:ext cx="3513"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623" name="Line 616"/>
                        <wps:cNvCnPr>
                          <a:cxnSpLocks noChangeShapeType="1"/>
                        </wps:cNvCnPr>
                        <wps:spPr bwMode="auto">
                          <a:xfrm>
                            <a:off x="2122" y="993"/>
                            <a:ext cx="19"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4" name="Line 615"/>
                        <wps:cNvCnPr>
                          <a:cxnSpLocks noChangeShapeType="1"/>
                        </wps:cNvCnPr>
                        <wps:spPr bwMode="auto">
                          <a:xfrm>
                            <a:off x="2141" y="993"/>
                            <a:ext cx="0" cy="0"/>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5" name="Line 614"/>
                        <wps:cNvCnPr>
                          <a:cxnSpLocks noChangeShapeType="1"/>
                        </wps:cNvCnPr>
                        <wps:spPr bwMode="auto">
                          <a:xfrm>
                            <a:off x="2141" y="557"/>
                            <a:ext cx="3513"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626" name="Line 613"/>
                        <wps:cNvCnPr>
                          <a:cxnSpLocks noChangeShapeType="1"/>
                        </wps:cNvCnPr>
                        <wps:spPr bwMode="auto">
                          <a:xfrm>
                            <a:off x="2122" y="557"/>
                            <a:ext cx="19"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7" name="Line 612"/>
                        <wps:cNvCnPr>
                          <a:cxnSpLocks noChangeShapeType="1"/>
                        </wps:cNvCnPr>
                        <wps:spPr bwMode="auto">
                          <a:xfrm>
                            <a:off x="2141" y="557"/>
                            <a:ext cx="0" cy="0"/>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8" name="Line 611"/>
                        <wps:cNvCnPr>
                          <a:cxnSpLocks noChangeShapeType="1"/>
                        </wps:cNvCnPr>
                        <wps:spPr bwMode="auto">
                          <a:xfrm>
                            <a:off x="2141" y="120"/>
                            <a:ext cx="3513"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629" name="Line 610"/>
                        <wps:cNvCnPr>
                          <a:cxnSpLocks noChangeShapeType="1"/>
                        </wps:cNvCnPr>
                        <wps:spPr bwMode="auto">
                          <a:xfrm>
                            <a:off x="2122" y="120"/>
                            <a:ext cx="19"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0" name="Line 609"/>
                        <wps:cNvCnPr>
                          <a:cxnSpLocks noChangeShapeType="1"/>
                        </wps:cNvCnPr>
                        <wps:spPr bwMode="auto">
                          <a:xfrm>
                            <a:off x="2141" y="120"/>
                            <a:ext cx="0" cy="0"/>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1" name="Freeform 608"/>
                        <wps:cNvSpPr>
                          <a:spLocks/>
                        </wps:cNvSpPr>
                        <wps:spPr bwMode="auto">
                          <a:xfrm>
                            <a:off x="2580" y="2302"/>
                            <a:ext cx="2636" cy="269"/>
                          </a:xfrm>
                          <a:custGeom>
                            <a:avLst/>
                            <a:gdLst>
                              <a:gd name="T0" fmla="+- 0 5215 2580"/>
                              <a:gd name="T1" fmla="*/ T0 w 2636"/>
                              <a:gd name="T2" fmla="+- 0 2322 2302"/>
                              <a:gd name="T3" fmla="*/ 2322 h 269"/>
                              <a:gd name="T4" fmla="+- 0 4776 2580"/>
                              <a:gd name="T5" fmla="*/ T4 w 2636"/>
                              <a:gd name="T6" fmla="+- 0 2302 2302"/>
                              <a:gd name="T7" fmla="*/ 2302 h 269"/>
                              <a:gd name="T8" fmla="+- 0 4337 2580"/>
                              <a:gd name="T9" fmla="*/ T8 w 2636"/>
                              <a:gd name="T10" fmla="+- 0 2474 2302"/>
                              <a:gd name="T11" fmla="*/ 2474 h 269"/>
                              <a:gd name="T12" fmla="+- 0 3678 2580"/>
                              <a:gd name="T13" fmla="*/ T12 w 2636"/>
                              <a:gd name="T14" fmla="+- 0 2539 2302"/>
                              <a:gd name="T15" fmla="*/ 2539 h 269"/>
                              <a:gd name="T16" fmla="+- 0 3313 2580"/>
                              <a:gd name="T17" fmla="*/ T16 w 2636"/>
                              <a:gd name="T18" fmla="+- 0 2571 2302"/>
                              <a:gd name="T19" fmla="*/ 2571 h 269"/>
                              <a:gd name="T20" fmla="+- 0 2580 2580"/>
                              <a:gd name="T21" fmla="*/ T20 w 2636"/>
                              <a:gd name="T22" fmla="+- 0 2541 2302"/>
                              <a:gd name="T23" fmla="*/ 2541 h 269"/>
                            </a:gdLst>
                            <a:ahLst/>
                            <a:cxnLst>
                              <a:cxn ang="0">
                                <a:pos x="T1" y="T3"/>
                              </a:cxn>
                              <a:cxn ang="0">
                                <a:pos x="T5" y="T7"/>
                              </a:cxn>
                              <a:cxn ang="0">
                                <a:pos x="T9" y="T11"/>
                              </a:cxn>
                              <a:cxn ang="0">
                                <a:pos x="T13" y="T15"/>
                              </a:cxn>
                              <a:cxn ang="0">
                                <a:pos x="T17" y="T19"/>
                              </a:cxn>
                              <a:cxn ang="0">
                                <a:pos x="T21" y="T23"/>
                              </a:cxn>
                            </a:cxnLst>
                            <a:rect l="0" t="0" r="r" b="b"/>
                            <a:pathLst>
                              <a:path w="2636" h="269">
                                <a:moveTo>
                                  <a:pt x="2635" y="20"/>
                                </a:moveTo>
                                <a:lnTo>
                                  <a:pt x="2196" y="0"/>
                                </a:lnTo>
                                <a:lnTo>
                                  <a:pt x="1757" y="172"/>
                                </a:lnTo>
                                <a:lnTo>
                                  <a:pt x="1098" y="237"/>
                                </a:lnTo>
                                <a:lnTo>
                                  <a:pt x="733" y="269"/>
                                </a:lnTo>
                                <a:lnTo>
                                  <a:pt x="0" y="239"/>
                                </a:lnTo>
                              </a:path>
                            </a:pathLst>
                          </a:custGeom>
                          <a:noFill/>
                          <a:ln w="13328">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 name="Freeform 607"/>
                        <wps:cNvSpPr>
                          <a:spLocks/>
                        </wps:cNvSpPr>
                        <wps:spPr bwMode="auto">
                          <a:xfrm>
                            <a:off x="5189" y="2296"/>
                            <a:ext cx="53" cy="53"/>
                          </a:xfrm>
                          <a:custGeom>
                            <a:avLst/>
                            <a:gdLst>
                              <a:gd name="T0" fmla="+- 0 5222 5189"/>
                              <a:gd name="T1" fmla="*/ T0 w 53"/>
                              <a:gd name="T2" fmla="+- 0 2296 2296"/>
                              <a:gd name="T3" fmla="*/ 2296 h 53"/>
                              <a:gd name="T4" fmla="+- 0 5208 5189"/>
                              <a:gd name="T5" fmla="*/ T4 w 53"/>
                              <a:gd name="T6" fmla="+- 0 2296 2296"/>
                              <a:gd name="T7" fmla="*/ 2296 h 53"/>
                              <a:gd name="T8" fmla="+- 0 5201 5189"/>
                              <a:gd name="T9" fmla="*/ T8 w 53"/>
                              <a:gd name="T10" fmla="+- 0 2299 2296"/>
                              <a:gd name="T11" fmla="*/ 2299 h 53"/>
                              <a:gd name="T12" fmla="+- 0 5192 5189"/>
                              <a:gd name="T13" fmla="*/ T12 w 53"/>
                              <a:gd name="T14" fmla="+- 0 2308 2296"/>
                              <a:gd name="T15" fmla="*/ 2308 h 53"/>
                              <a:gd name="T16" fmla="+- 0 5189 5189"/>
                              <a:gd name="T17" fmla="*/ T16 w 53"/>
                              <a:gd name="T18" fmla="+- 0 2315 2296"/>
                              <a:gd name="T19" fmla="*/ 2315 h 53"/>
                              <a:gd name="T20" fmla="+- 0 5189 5189"/>
                              <a:gd name="T21" fmla="*/ T20 w 53"/>
                              <a:gd name="T22" fmla="+- 0 2329 2296"/>
                              <a:gd name="T23" fmla="*/ 2329 h 53"/>
                              <a:gd name="T24" fmla="+- 0 5192 5189"/>
                              <a:gd name="T25" fmla="*/ T24 w 53"/>
                              <a:gd name="T26" fmla="+- 0 2336 2296"/>
                              <a:gd name="T27" fmla="*/ 2336 h 53"/>
                              <a:gd name="T28" fmla="+- 0 5201 5189"/>
                              <a:gd name="T29" fmla="*/ T28 w 53"/>
                              <a:gd name="T30" fmla="+- 0 2345 2296"/>
                              <a:gd name="T31" fmla="*/ 2345 h 53"/>
                              <a:gd name="T32" fmla="+- 0 5208 5189"/>
                              <a:gd name="T33" fmla="*/ T32 w 53"/>
                              <a:gd name="T34" fmla="+- 0 2348 2296"/>
                              <a:gd name="T35" fmla="*/ 2348 h 53"/>
                              <a:gd name="T36" fmla="+- 0 5222 5189"/>
                              <a:gd name="T37" fmla="*/ T36 w 53"/>
                              <a:gd name="T38" fmla="+- 0 2348 2296"/>
                              <a:gd name="T39" fmla="*/ 2348 h 53"/>
                              <a:gd name="T40" fmla="+- 0 5229 5189"/>
                              <a:gd name="T41" fmla="*/ T40 w 53"/>
                              <a:gd name="T42" fmla="+- 0 2345 2296"/>
                              <a:gd name="T43" fmla="*/ 2345 h 53"/>
                              <a:gd name="T44" fmla="+- 0 5238 5189"/>
                              <a:gd name="T45" fmla="*/ T44 w 53"/>
                              <a:gd name="T46" fmla="+- 0 2336 2296"/>
                              <a:gd name="T47" fmla="*/ 2336 h 53"/>
                              <a:gd name="T48" fmla="+- 0 5241 5189"/>
                              <a:gd name="T49" fmla="*/ T48 w 53"/>
                              <a:gd name="T50" fmla="+- 0 2329 2296"/>
                              <a:gd name="T51" fmla="*/ 2329 h 53"/>
                              <a:gd name="T52" fmla="+- 0 5241 5189"/>
                              <a:gd name="T53" fmla="*/ T52 w 53"/>
                              <a:gd name="T54" fmla="+- 0 2315 2296"/>
                              <a:gd name="T55" fmla="*/ 2315 h 53"/>
                              <a:gd name="T56" fmla="+- 0 5238 5189"/>
                              <a:gd name="T57" fmla="*/ T56 w 53"/>
                              <a:gd name="T58" fmla="+- 0 2308 2296"/>
                              <a:gd name="T59" fmla="*/ 2308 h 53"/>
                              <a:gd name="T60" fmla="+- 0 5229 5189"/>
                              <a:gd name="T61" fmla="*/ T60 w 53"/>
                              <a:gd name="T62" fmla="+- 0 2299 2296"/>
                              <a:gd name="T63" fmla="*/ 2299 h 53"/>
                              <a:gd name="T64" fmla="+- 0 5222 5189"/>
                              <a:gd name="T65" fmla="*/ T64 w 53"/>
                              <a:gd name="T66" fmla="+- 0 2296 2296"/>
                              <a:gd name="T67" fmla="*/ 2296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53">
                                <a:moveTo>
                                  <a:pt x="33" y="0"/>
                                </a:moveTo>
                                <a:lnTo>
                                  <a:pt x="19" y="0"/>
                                </a:lnTo>
                                <a:lnTo>
                                  <a:pt x="12" y="3"/>
                                </a:lnTo>
                                <a:lnTo>
                                  <a:pt x="3" y="12"/>
                                </a:lnTo>
                                <a:lnTo>
                                  <a:pt x="0" y="19"/>
                                </a:lnTo>
                                <a:lnTo>
                                  <a:pt x="0" y="33"/>
                                </a:lnTo>
                                <a:lnTo>
                                  <a:pt x="3" y="40"/>
                                </a:lnTo>
                                <a:lnTo>
                                  <a:pt x="12" y="49"/>
                                </a:lnTo>
                                <a:lnTo>
                                  <a:pt x="19" y="52"/>
                                </a:lnTo>
                                <a:lnTo>
                                  <a:pt x="33" y="52"/>
                                </a:lnTo>
                                <a:lnTo>
                                  <a:pt x="40" y="49"/>
                                </a:lnTo>
                                <a:lnTo>
                                  <a:pt x="49" y="40"/>
                                </a:lnTo>
                                <a:lnTo>
                                  <a:pt x="52" y="33"/>
                                </a:lnTo>
                                <a:lnTo>
                                  <a:pt x="52" y="19"/>
                                </a:lnTo>
                                <a:lnTo>
                                  <a:pt x="49" y="12"/>
                                </a:lnTo>
                                <a:lnTo>
                                  <a:pt x="40" y="3"/>
                                </a:lnTo>
                                <a:lnTo>
                                  <a:pt x="33"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3" name="Freeform 606"/>
                        <wps:cNvSpPr>
                          <a:spLocks/>
                        </wps:cNvSpPr>
                        <wps:spPr bwMode="auto">
                          <a:xfrm>
                            <a:off x="5189" y="2296"/>
                            <a:ext cx="53" cy="53"/>
                          </a:xfrm>
                          <a:custGeom>
                            <a:avLst/>
                            <a:gdLst>
                              <a:gd name="T0" fmla="+- 0 5215 5189"/>
                              <a:gd name="T1" fmla="*/ T0 w 53"/>
                              <a:gd name="T2" fmla="+- 0 2348 2296"/>
                              <a:gd name="T3" fmla="*/ 2348 h 53"/>
                              <a:gd name="T4" fmla="+- 0 5222 5189"/>
                              <a:gd name="T5" fmla="*/ T4 w 53"/>
                              <a:gd name="T6" fmla="+- 0 2348 2296"/>
                              <a:gd name="T7" fmla="*/ 2348 h 53"/>
                              <a:gd name="T8" fmla="+- 0 5229 5189"/>
                              <a:gd name="T9" fmla="*/ T8 w 53"/>
                              <a:gd name="T10" fmla="+- 0 2345 2296"/>
                              <a:gd name="T11" fmla="*/ 2345 h 53"/>
                              <a:gd name="T12" fmla="+- 0 5234 5189"/>
                              <a:gd name="T13" fmla="*/ T12 w 53"/>
                              <a:gd name="T14" fmla="+- 0 2341 2296"/>
                              <a:gd name="T15" fmla="*/ 2341 h 53"/>
                              <a:gd name="T16" fmla="+- 0 5238 5189"/>
                              <a:gd name="T17" fmla="*/ T16 w 53"/>
                              <a:gd name="T18" fmla="+- 0 2336 2296"/>
                              <a:gd name="T19" fmla="*/ 2336 h 53"/>
                              <a:gd name="T20" fmla="+- 0 5241 5189"/>
                              <a:gd name="T21" fmla="*/ T20 w 53"/>
                              <a:gd name="T22" fmla="+- 0 2329 2296"/>
                              <a:gd name="T23" fmla="*/ 2329 h 53"/>
                              <a:gd name="T24" fmla="+- 0 5241 5189"/>
                              <a:gd name="T25" fmla="*/ T24 w 53"/>
                              <a:gd name="T26" fmla="+- 0 2322 2296"/>
                              <a:gd name="T27" fmla="*/ 2322 h 53"/>
                              <a:gd name="T28" fmla="+- 0 5241 5189"/>
                              <a:gd name="T29" fmla="*/ T28 w 53"/>
                              <a:gd name="T30" fmla="+- 0 2315 2296"/>
                              <a:gd name="T31" fmla="*/ 2315 h 53"/>
                              <a:gd name="T32" fmla="+- 0 5238 5189"/>
                              <a:gd name="T33" fmla="*/ T32 w 53"/>
                              <a:gd name="T34" fmla="+- 0 2308 2296"/>
                              <a:gd name="T35" fmla="*/ 2308 h 53"/>
                              <a:gd name="T36" fmla="+- 0 5234 5189"/>
                              <a:gd name="T37" fmla="*/ T36 w 53"/>
                              <a:gd name="T38" fmla="+- 0 2303 2296"/>
                              <a:gd name="T39" fmla="*/ 2303 h 53"/>
                              <a:gd name="T40" fmla="+- 0 5229 5189"/>
                              <a:gd name="T41" fmla="*/ T40 w 53"/>
                              <a:gd name="T42" fmla="+- 0 2299 2296"/>
                              <a:gd name="T43" fmla="*/ 2299 h 53"/>
                              <a:gd name="T44" fmla="+- 0 5222 5189"/>
                              <a:gd name="T45" fmla="*/ T44 w 53"/>
                              <a:gd name="T46" fmla="+- 0 2296 2296"/>
                              <a:gd name="T47" fmla="*/ 2296 h 53"/>
                              <a:gd name="T48" fmla="+- 0 5215 5189"/>
                              <a:gd name="T49" fmla="*/ T48 w 53"/>
                              <a:gd name="T50" fmla="+- 0 2296 2296"/>
                              <a:gd name="T51" fmla="*/ 2296 h 53"/>
                              <a:gd name="T52" fmla="+- 0 5208 5189"/>
                              <a:gd name="T53" fmla="*/ T52 w 53"/>
                              <a:gd name="T54" fmla="+- 0 2296 2296"/>
                              <a:gd name="T55" fmla="*/ 2296 h 53"/>
                              <a:gd name="T56" fmla="+- 0 5201 5189"/>
                              <a:gd name="T57" fmla="*/ T56 w 53"/>
                              <a:gd name="T58" fmla="+- 0 2299 2296"/>
                              <a:gd name="T59" fmla="*/ 2299 h 53"/>
                              <a:gd name="T60" fmla="+- 0 5196 5189"/>
                              <a:gd name="T61" fmla="*/ T60 w 53"/>
                              <a:gd name="T62" fmla="+- 0 2303 2296"/>
                              <a:gd name="T63" fmla="*/ 2303 h 53"/>
                              <a:gd name="T64" fmla="+- 0 5192 5189"/>
                              <a:gd name="T65" fmla="*/ T64 w 53"/>
                              <a:gd name="T66" fmla="+- 0 2308 2296"/>
                              <a:gd name="T67" fmla="*/ 2308 h 53"/>
                              <a:gd name="T68" fmla="+- 0 5189 5189"/>
                              <a:gd name="T69" fmla="*/ T68 w 53"/>
                              <a:gd name="T70" fmla="+- 0 2315 2296"/>
                              <a:gd name="T71" fmla="*/ 2315 h 53"/>
                              <a:gd name="T72" fmla="+- 0 5189 5189"/>
                              <a:gd name="T73" fmla="*/ T72 w 53"/>
                              <a:gd name="T74" fmla="+- 0 2322 2296"/>
                              <a:gd name="T75" fmla="*/ 2322 h 53"/>
                              <a:gd name="T76" fmla="+- 0 5189 5189"/>
                              <a:gd name="T77" fmla="*/ T76 w 53"/>
                              <a:gd name="T78" fmla="+- 0 2329 2296"/>
                              <a:gd name="T79" fmla="*/ 2329 h 53"/>
                              <a:gd name="T80" fmla="+- 0 5192 5189"/>
                              <a:gd name="T81" fmla="*/ T80 w 53"/>
                              <a:gd name="T82" fmla="+- 0 2336 2296"/>
                              <a:gd name="T83" fmla="*/ 2336 h 53"/>
                              <a:gd name="T84" fmla="+- 0 5196 5189"/>
                              <a:gd name="T85" fmla="*/ T84 w 53"/>
                              <a:gd name="T86" fmla="+- 0 2341 2296"/>
                              <a:gd name="T87" fmla="*/ 2341 h 53"/>
                              <a:gd name="T88" fmla="+- 0 5201 5189"/>
                              <a:gd name="T89" fmla="*/ T88 w 53"/>
                              <a:gd name="T90" fmla="+- 0 2345 2296"/>
                              <a:gd name="T91" fmla="*/ 2345 h 53"/>
                              <a:gd name="T92" fmla="+- 0 5208 5189"/>
                              <a:gd name="T93" fmla="*/ T92 w 53"/>
                              <a:gd name="T94" fmla="+- 0 2348 2296"/>
                              <a:gd name="T95" fmla="*/ 2348 h 53"/>
                              <a:gd name="T96" fmla="+- 0 5215 5189"/>
                              <a:gd name="T97" fmla="*/ T96 w 53"/>
                              <a:gd name="T98" fmla="+- 0 2348 2296"/>
                              <a:gd name="T99" fmla="*/ 2348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 h="53">
                                <a:moveTo>
                                  <a:pt x="26" y="52"/>
                                </a:moveTo>
                                <a:lnTo>
                                  <a:pt x="33" y="52"/>
                                </a:lnTo>
                                <a:lnTo>
                                  <a:pt x="40" y="49"/>
                                </a:lnTo>
                                <a:lnTo>
                                  <a:pt x="45" y="45"/>
                                </a:lnTo>
                                <a:lnTo>
                                  <a:pt x="49" y="40"/>
                                </a:lnTo>
                                <a:lnTo>
                                  <a:pt x="52" y="33"/>
                                </a:lnTo>
                                <a:lnTo>
                                  <a:pt x="52" y="26"/>
                                </a:lnTo>
                                <a:lnTo>
                                  <a:pt x="52" y="19"/>
                                </a:lnTo>
                                <a:lnTo>
                                  <a:pt x="49" y="12"/>
                                </a:lnTo>
                                <a:lnTo>
                                  <a:pt x="45" y="7"/>
                                </a:lnTo>
                                <a:lnTo>
                                  <a:pt x="40" y="3"/>
                                </a:lnTo>
                                <a:lnTo>
                                  <a:pt x="33" y="0"/>
                                </a:lnTo>
                                <a:lnTo>
                                  <a:pt x="26" y="0"/>
                                </a:lnTo>
                                <a:lnTo>
                                  <a:pt x="19" y="0"/>
                                </a:lnTo>
                                <a:lnTo>
                                  <a:pt x="12" y="3"/>
                                </a:lnTo>
                                <a:lnTo>
                                  <a:pt x="7" y="7"/>
                                </a:lnTo>
                                <a:lnTo>
                                  <a:pt x="3" y="12"/>
                                </a:lnTo>
                                <a:lnTo>
                                  <a:pt x="0" y="19"/>
                                </a:lnTo>
                                <a:lnTo>
                                  <a:pt x="0" y="26"/>
                                </a:lnTo>
                                <a:lnTo>
                                  <a:pt x="0" y="33"/>
                                </a:lnTo>
                                <a:lnTo>
                                  <a:pt x="3" y="40"/>
                                </a:lnTo>
                                <a:lnTo>
                                  <a:pt x="7" y="45"/>
                                </a:lnTo>
                                <a:lnTo>
                                  <a:pt x="12" y="49"/>
                                </a:lnTo>
                                <a:lnTo>
                                  <a:pt x="19" y="52"/>
                                </a:lnTo>
                                <a:lnTo>
                                  <a:pt x="26" y="52"/>
                                </a:lnTo>
                                <a:close/>
                              </a:path>
                            </a:pathLst>
                          </a:custGeom>
                          <a:noFill/>
                          <a:ln w="333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4" name="Freeform 605"/>
                        <wps:cNvSpPr>
                          <a:spLocks/>
                        </wps:cNvSpPr>
                        <wps:spPr bwMode="auto">
                          <a:xfrm>
                            <a:off x="4750" y="2276"/>
                            <a:ext cx="53" cy="53"/>
                          </a:xfrm>
                          <a:custGeom>
                            <a:avLst/>
                            <a:gdLst>
                              <a:gd name="T0" fmla="+- 0 4783 4750"/>
                              <a:gd name="T1" fmla="*/ T0 w 53"/>
                              <a:gd name="T2" fmla="+- 0 2276 2276"/>
                              <a:gd name="T3" fmla="*/ 2276 h 53"/>
                              <a:gd name="T4" fmla="+- 0 4769 4750"/>
                              <a:gd name="T5" fmla="*/ T4 w 53"/>
                              <a:gd name="T6" fmla="+- 0 2276 2276"/>
                              <a:gd name="T7" fmla="*/ 2276 h 53"/>
                              <a:gd name="T8" fmla="+- 0 4762 4750"/>
                              <a:gd name="T9" fmla="*/ T8 w 53"/>
                              <a:gd name="T10" fmla="+- 0 2279 2276"/>
                              <a:gd name="T11" fmla="*/ 2279 h 53"/>
                              <a:gd name="T12" fmla="+- 0 4752 4750"/>
                              <a:gd name="T13" fmla="*/ T12 w 53"/>
                              <a:gd name="T14" fmla="+- 0 2288 2276"/>
                              <a:gd name="T15" fmla="*/ 2288 h 53"/>
                              <a:gd name="T16" fmla="+- 0 4750 4750"/>
                              <a:gd name="T17" fmla="*/ T16 w 53"/>
                              <a:gd name="T18" fmla="+- 0 2295 2276"/>
                              <a:gd name="T19" fmla="*/ 2295 h 53"/>
                              <a:gd name="T20" fmla="+- 0 4750 4750"/>
                              <a:gd name="T21" fmla="*/ T20 w 53"/>
                              <a:gd name="T22" fmla="+- 0 2309 2276"/>
                              <a:gd name="T23" fmla="*/ 2309 h 53"/>
                              <a:gd name="T24" fmla="+- 0 4752 4750"/>
                              <a:gd name="T25" fmla="*/ T24 w 53"/>
                              <a:gd name="T26" fmla="+- 0 2316 2276"/>
                              <a:gd name="T27" fmla="*/ 2316 h 53"/>
                              <a:gd name="T28" fmla="+- 0 4762 4750"/>
                              <a:gd name="T29" fmla="*/ T28 w 53"/>
                              <a:gd name="T30" fmla="+- 0 2326 2276"/>
                              <a:gd name="T31" fmla="*/ 2326 h 53"/>
                              <a:gd name="T32" fmla="+- 0 4769 4750"/>
                              <a:gd name="T33" fmla="*/ T32 w 53"/>
                              <a:gd name="T34" fmla="+- 0 2328 2276"/>
                              <a:gd name="T35" fmla="*/ 2328 h 53"/>
                              <a:gd name="T36" fmla="+- 0 4783 4750"/>
                              <a:gd name="T37" fmla="*/ T36 w 53"/>
                              <a:gd name="T38" fmla="+- 0 2328 2276"/>
                              <a:gd name="T39" fmla="*/ 2328 h 53"/>
                              <a:gd name="T40" fmla="+- 0 4789 4750"/>
                              <a:gd name="T41" fmla="*/ T40 w 53"/>
                              <a:gd name="T42" fmla="+- 0 2326 2276"/>
                              <a:gd name="T43" fmla="*/ 2326 h 53"/>
                              <a:gd name="T44" fmla="+- 0 4799 4750"/>
                              <a:gd name="T45" fmla="*/ T44 w 53"/>
                              <a:gd name="T46" fmla="+- 0 2316 2276"/>
                              <a:gd name="T47" fmla="*/ 2316 h 53"/>
                              <a:gd name="T48" fmla="+- 0 4802 4750"/>
                              <a:gd name="T49" fmla="*/ T48 w 53"/>
                              <a:gd name="T50" fmla="+- 0 2309 2276"/>
                              <a:gd name="T51" fmla="*/ 2309 h 53"/>
                              <a:gd name="T52" fmla="+- 0 4802 4750"/>
                              <a:gd name="T53" fmla="*/ T52 w 53"/>
                              <a:gd name="T54" fmla="+- 0 2295 2276"/>
                              <a:gd name="T55" fmla="*/ 2295 h 53"/>
                              <a:gd name="T56" fmla="+- 0 4799 4750"/>
                              <a:gd name="T57" fmla="*/ T56 w 53"/>
                              <a:gd name="T58" fmla="+- 0 2288 2276"/>
                              <a:gd name="T59" fmla="*/ 2288 h 53"/>
                              <a:gd name="T60" fmla="+- 0 4789 4750"/>
                              <a:gd name="T61" fmla="*/ T60 w 53"/>
                              <a:gd name="T62" fmla="+- 0 2279 2276"/>
                              <a:gd name="T63" fmla="*/ 2279 h 53"/>
                              <a:gd name="T64" fmla="+- 0 4783 4750"/>
                              <a:gd name="T65" fmla="*/ T64 w 53"/>
                              <a:gd name="T66" fmla="+- 0 2276 2276"/>
                              <a:gd name="T67" fmla="*/ 2276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53">
                                <a:moveTo>
                                  <a:pt x="33" y="0"/>
                                </a:moveTo>
                                <a:lnTo>
                                  <a:pt x="19" y="0"/>
                                </a:lnTo>
                                <a:lnTo>
                                  <a:pt x="12" y="3"/>
                                </a:lnTo>
                                <a:lnTo>
                                  <a:pt x="2" y="12"/>
                                </a:lnTo>
                                <a:lnTo>
                                  <a:pt x="0" y="19"/>
                                </a:lnTo>
                                <a:lnTo>
                                  <a:pt x="0" y="33"/>
                                </a:lnTo>
                                <a:lnTo>
                                  <a:pt x="2" y="40"/>
                                </a:lnTo>
                                <a:lnTo>
                                  <a:pt x="12" y="50"/>
                                </a:lnTo>
                                <a:lnTo>
                                  <a:pt x="19" y="52"/>
                                </a:lnTo>
                                <a:lnTo>
                                  <a:pt x="33" y="52"/>
                                </a:lnTo>
                                <a:lnTo>
                                  <a:pt x="39" y="50"/>
                                </a:lnTo>
                                <a:lnTo>
                                  <a:pt x="49" y="40"/>
                                </a:lnTo>
                                <a:lnTo>
                                  <a:pt x="52" y="33"/>
                                </a:lnTo>
                                <a:lnTo>
                                  <a:pt x="52" y="19"/>
                                </a:lnTo>
                                <a:lnTo>
                                  <a:pt x="49" y="12"/>
                                </a:lnTo>
                                <a:lnTo>
                                  <a:pt x="39" y="3"/>
                                </a:lnTo>
                                <a:lnTo>
                                  <a:pt x="33"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5" name="Freeform 604"/>
                        <wps:cNvSpPr>
                          <a:spLocks/>
                        </wps:cNvSpPr>
                        <wps:spPr bwMode="auto">
                          <a:xfrm>
                            <a:off x="4750" y="2276"/>
                            <a:ext cx="53" cy="53"/>
                          </a:xfrm>
                          <a:custGeom>
                            <a:avLst/>
                            <a:gdLst>
                              <a:gd name="T0" fmla="+- 0 4776 4750"/>
                              <a:gd name="T1" fmla="*/ T0 w 53"/>
                              <a:gd name="T2" fmla="+- 0 2328 2276"/>
                              <a:gd name="T3" fmla="*/ 2328 h 53"/>
                              <a:gd name="T4" fmla="+- 0 4783 4750"/>
                              <a:gd name="T5" fmla="*/ T4 w 53"/>
                              <a:gd name="T6" fmla="+- 0 2328 2276"/>
                              <a:gd name="T7" fmla="*/ 2328 h 53"/>
                              <a:gd name="T8" fmla="+- 0 4789 4750"/>
                              <a:gd name="T9" fmla="*/ T8 w 53"/>
                              <a:gd name="T10" fmla="+- 0 2326 2276"/>
                              <a:gd name="T11" fmla="*/ 2326 h 53"/>
                              <a:gd name="T12" fmla="+- 0 4794 4750"/>
                              <a:gd name="T13" fmla="*/ T12 w 53"/>
                              <a:gd name="T14" fmla="+- 0 2321 2276"/>
                              <a:gd name="T15" fmla="*/ 2321 h 53"/>
                              <a:gd name="T16" fmla="+- 0 4799 4750"/>
                              <a:gd name="T17" fmla="*/ T16 w 53"/>
                              <a:gd name="T18" fmla="+- 0 2316 2276"/>
                              <a:gd name="T19" fmla="*/ 2316 h 53"/>
                              <a:gd name="T20" fmla="+- 0 4802 4750"/>
                              <a:gd name="T21" fmla="*/ T20 w 53"/>
                              <a:gd name="T22" fmla="+- 0 2309 2276"/>
                              <a:gd name="T23" fmla="*/ 2309 h 53"/>
                              <a:gd name="T24" fmla="+- 0 4802 4750"/>
                              <a:gd name="T25" fmla="*/ T24 w 53"/>
                              <a:gd name="T26" fmla="+- 0 2302 2276"/>
                              <a:gd name="T27" fmla="*/ 2302 h 53"/>
                              <a:gd name="T28" fmla="+- 0 4802 4750"/>
                              <a:gd name="T29" fmla="*/ T28 w 53"/>
                              <a:gd name="T30" fmla="+- 0 2295 2276"/>
                              <a:gd name="T31" fmla="*/ 2295 h 53"/>
                              <a:gd name="T32" fmla="+- 0 4799 4750"/>
                              <a:gd name="T33" fmla="*/ T32 w 53"/>
                              <a:gd name="T34" fmla="+- 0 2288 2276"/>
                              <a:gd name="T35" fmla="*/ 2288 h 53"/>
                              <a:gd name="T36" fmla="+- 0 4794 4750"/>
                              <a:gd name="T37" fmla="*/ T36 w 53"/>
                              <a:gd name="T38" fmla="+- 0 2284 2276"/>
                              <a:gd name="T39" fmla="*/ 2284 h 53"/>
                              <a:gd name="T40" fmla="+- 0 4789 4750"/>
                              <a:gd name="T41" fmla="*/ T40 w 53"/>
                              <a:gd name="T42" fmla="+- 0 2279 2276"/>
                              <a:gd name="T43" fmla="*/ 2279 h 53"/>
                              <a:gd name="T44" fmla="+- 0 4783 4750"/>
                              <a:gd name="T45" fmla="*/ T44 w 53"/>
                              <a:gd name="T46" fmla="+- 0 2276 2276"/>
                              <a:gd name="T47" fmla="*/ 2276 h 53"/>
                              <a:gd name="T48" fmla="+- 0 4776 4750"/>
                              <a:gd name="T49" fmla="*/ T48 w 53"/>
                              <a:gd name="T50" fmla="+- 0 2276 2276"/>
                              <a:gd name="T51" fmla="*/ 2276 h 53"/>
                              <a:gd name="T52" fmla="+- 0 4769 4750"/>
                              <a:gd name="T53" fmla="*/ T52 w 53"/>
                              <a:gd name="T54" fmla="+- 0 2276 2276"/>
                              <a:gd name="T55" fmla="*/ 2276 h 53"/>
                              <a:gd name="T56" fmla="+- 0 4762 4750"/>
                              <a:gd name="T57" fmla="*/ T56 w 53"/>
                              <a:gd name="T58" fmla="+- 0 2279 2276"/>
                              <a:gd name="T59" fmla="*/ 2279 h 53"/>
                              <a:gd name="T60" fmla="+- 0 4757 4750"/>
                              <a:gd name="T61" fmla="*/ T60 w 53"/>
                              <a:gd name="T62" fmla="+- 0 2284 2276"/>
                              <a:gd name="T63" fmla="*/ 2284 h 53"/>
                              <a:gd name="T64" fmla="+- 0 4752 4750"/>
                              <a:gd name="T65" fmla="*/ T64 w 53"/>
                              <a:gd name="T66" fmla="+- 0 2288 2276"/>
                              <a:gd name="T67" fmla="*/ 2288 h 53"/>
                              <a:gd name="T68" fmla="+- 0 4750 4750"/>
                              <a:gd name="T69" fmla="*/ T68 w 53"/>
                              <a:gd name="T70" fmla="+- 0 2295 2276"/>
                              <a:gd name="T71" fmla="*/ 2295 h 53"/>
                              <a:gd name="T72" fmla="+- 0 4750 4750"/>
                              <a:gd name="T73" fmla="*/ T72 w 53"/>
                              <a:gd name="T74" fmla="+- 0 2302 2276"/>
                              <a:gd name="T75" fmla="*/ 2302 h 53"/>
                              <a:gd name="T76" fmla="+- 0 4750 4750"/>
                              <a:gd name="T77" fmla="*/ T76 w 53"/>
                              <a:gd name="T78" fmla="+- 0 2309 2276"/>
                              <a:gd name="T79" fmla="*/ 2309 h 53"/>
                              <a:gd name="T80" fmla="+- 0 4752 4750"/>
                              <a:gd name="T81" fmla="*/ T80 w 53"/>
                              <a:gd name="T82" fmla="+- 0 2316 2276"/>
                              <a:gd name="T83" fmla="*/ 2316 h 53"/>
                              <a:gd name="T84" fmla="+- 0 4757 4750"/>
                              <a:gd name="T85" fmla="*/ T84 w 53"/>
                              <a:gd name="T86" fmla="+- 0 2321 2276"/>
                              <a:gd name="T87" fmla="*/ 2321 h 53"/>
                              <a:gd name="T88" fmla="+- 0 4762 4750"/>
                              <a:gd name="T89" fmla="*/ T88 w 53"/>
                              <a:gd name="T90" fmla="+- 0 2326 2276"/>
                              <a:gd name="T91" fmla="*/ 2326 h 53"/>
                              <a:gd name="T92" fmla="+- 0 4769 4750"/>
                              <a:gd name="T93" fmla="*/ T92 w 53"/>
                              <a:gd name="T94" fmla="+- 0 2328 2276"/>
                              <a:gd name="T95" fmla="*/ 2328 h 53"/>
                              <a:gd name="T96" fmla="+- 0 4776 4750"/>
                              <a:gd name="T97" fmla="*/ T96 w 53"/>
                              <a:gd name="T98" fmla="+- 0 2328 2276"/>
                              <a:gd name="T99" fmla="*/ 2328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 h="53">
                                <a:moveTo>
                                  <a:pt x="26" y="52"/>
                                </a:moveTo>
                                <a:lnTo>
                                  <a:pt x="33" y="52"/>
                                </a:lnTo>
                                <a:lnTo>
                                  <a:pt x="39" y="50"/>
                                </a:lnTo>
                                <a:lnTo>
                                  <a:pt x="44" y="45"/>
                                </a:lnTo>
                                <a:lnTo>
                                  <a:pt x="49" y="40"/>
                                </a:lnTo>
                                <a:lnTo>
                                  <a:pt x="52" y="33"/>
                                </a:lnTo>
                                <a:lnTo>
                                  <a:pt x="52" y="26"/>
                                </a:lnTo>
                                <a:lnTo>
                                  <a:pt x="52" y="19"/>
                                </a:lnTo>
                                <a:lnTo>
                                  <a:pt x="49" y="12"/>
                                </a:lnTo>
                                <a:lnTo>
                                  <a:pt x="44" y="8"/>
                                </a:lnTo>
                                <a:lnTo>
                                  <a:pt x="39" y="3"/>
                                </a:lnTo>
                                <a:lnTo>
                                  <a:pt x="33" y="0"/>
                                </a:lnTo>
                                <a:lnTo>
                                  <a:pt x="26" y="0"/>
                                </a:lnTo>
                                <a:lnTo>
                                  <a:pt x="19" y="0"/>
                                </a:lnTo>
                                <a:lnTo>
                                  <a:pt x="12" y="3"/>
                                </a:lnTo>
                                <a:lnTo>
                                  <a:pt x="7" y="8"/>
                                </a:lnTo>
                                <a:lnTo>
                                  <a:pt x="2" y="12"/>
                                </a:lnTo>
                                <a:lnTo>
                                  <a:pt x="0" y="19"/>
                                </a:lnTo>
                                <a:lnTo>
                                  <a:pt x="0" y="26"/>
                                </a:lnTo>
                                <a:lnTo>
                                  <a:pt x="0" y="33"/>
                                </a:lnTo>
                                <a:lnTo>
                                  <a:pt x="2" y="40"/>
                                </a:lnTo>
                                <a:lnTo>
                                  <a:pt x="7" y="45"/>
                                </a:lnTo>
                                <a:lnTo>
                                  <a:pt x="12" y="50"/>
                                </a:lnTo>
                                <a:lnTo>
                                  <a:pt x="19" y="52"/>
                                </a:lnTo>
                                <a:lnTo>
                                  <a:pt x="26" y="52"/>
                                </a:lnTo>
                                <a:close/>
                              </a:path>
                            </a:pathLst>
                          </a:custGeom>
                          <a:noFill/>
                          <a:ln w="333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6" name="Freeform 603"/>
                        <wps:cNvSpPr>
                          <a:spLocks/>
                        </wps:cNvSpPr>
                        <wps:spPr bwMode="auto">
                          <a:xfrm>
                            <a:off x="4310" y="2448"/>
                            <a:ext cx="53" cy="53"/>
                          </a:xfrm>
                          <a:custGeom>
                            <a:avLst/>
                            <a:gdLst>
                              <a:gd name="T0" fmla="+- 0 4344 4310"/>
                              <a:gd name="T1" fmla="*/ T0 w 53"/>
                              <a:gd name="T2" fmla="+- 0 2448 2448"/>
                              <a:gd name="T3" fmla="*/ 2448 h 53"/>
                              <a:gd name="T4" fmla="+- 0 4330 4310"/>
                              <a:gd name="T5" fmla="*/ T4 w 53"/>
                              <a:gd name="T6" fmla="+- 0 2448 2448"/>
                              <a:gd name="T7" fmla="*/ 2448 h 53"/>
                              <a:gd name="T8" fmla="+- 0 4323 4310"/>
                              <a:gd name="T9" fmla="*/ T8 w 53"/>
                              <a:gd name="T10" fmla="+- 0 2451 2448"/>
                              <a:gd name="T11" fmla="*/ 2451 h 53"/>
                              <a:gd name="T12" fmla="+- 0 4313 4310"/>
                              <a:gd name="T13" fmla="*/ T12 w 53"/>
                              <a:gd name="T14" fmla="+- 0 2461 2448"/>
                              <a:gd name="T15" fmla="*/ 2461 h 53"/>
                              <a:gd name="T16" fmla="+- 0 4310 4310"/>
                              <a:gd name="T17" fmla="*/ T16 w 53"/>
                              <a:gd name="T18" fmla="+- 0 2467 2448"/>
                              <a:gd name="T19" fmla="*/ 2467 h 53"/>
                              <a:gd name="T20" fmla="+- 0 4310 4310"/>
                              <a:gd name="T21" fmla="*/ T20 w 53"/>
                              <a:gd name="T22" fmla="+- 0 2481 2448"/>
                              <a:gd name="T23" fmla="*/ 2481 h 53"/>
                              <a:gd name="T24" fmla="+- 0 4313 4310"/>
                              <a:gd name="T25" fmla="*/ T24 w 53"/>
                              <a:gd name="T26" fmla="+- 0 2488 2448"/>
                              <a:gd name="T27" fmla="*/ 2488 h 53"/>
                              <a:gd name="T28" fmla="+- 0 4323 4310"/>
                              <a:gd name="T29" fmla="*/ T28 w 53"/>
                              <a:gd name="T30" fmla="+- 0 2498 2448"/>
                              <a:gd name="T31" fmla="*/ 2498 h 53"/>
                              <a:gd name="T32" fmla="+- 0 4330 4310"/>
                              <a:gd name="T33" fmla="*/ T32 w 53"/>
                              <a:gd name="T34" fmla="+- 0 2501 2448"/>
                              <a:gd name="T35" fmla="*/ 2501 h 53"/>
                              <a:gd name="T36" fmla="+- 0 4344 4310"/>
                              <a:gd name="T37" fmla="*/ T36 w 53"/>
                              <a:gd name="T38" fmla="+- 0 2501 2448"/>
                              <a:gd name="T39" fmla="*/ 2501 h 53"/>
                              <a:gd name="T40" fmla="+- 0 4350 4310"/>
                              <a:gd name="T41" fmla="*/ T40 w 53"/>
                              <a:gd name="T42" fmla="+- 0 2498 2448"/>
                              <a:gd name="T43" fmla="*/ 2498 h 53"/>
                              <a:gd name="T44" fmla="+- 0 4360 4310"/>
                              <a:gd name="T45" fmla="*/ T44 w 53"/>
                              <a:gd name="T46" fmla="+- 0 2488 2448"/>
                              <a:gd name="T47" fmla="*/ 2488 h 53"/>
                              <a:gd name="T48" fmla="+- 0 4363 4310"/>
                              <a:gd name="T49" fmla="*/ T48 w 53"/>
                              <a:gd name="T50" fmla="+- 0 2481 2448"/>
                              <a:gd name="T51" fmla="*/ 2481 h 53"/>
                              <a:gd name="T52" fmla="+- 0 4363 4310"/>
                              <a:gd name="T53" fmla="*/ T52 w 53"/>
                              <a:gd name="T54" fmla="+- 0 2467 2448"/>
                              <a:gd name="T55" fmla="*/ 2467 h 53"/>
                              <a:gd name="T56" fmla="+- 0 4360 4310"/>
                              <a:gd name="T57" fmla="*/ T56 w 53"/>
                              <a:gd name="T58" fmla="+- 0 2461 2448"/>
                              <a:gd name="T59" fmla="*/ 2461 h 53"/>
                              <a:gd name="T60" fmla="+- 0 4350 4310"/>
                              <a:gd name="T61" fmla="*/ T60 w 53"/>
                              <a:gd name="T62" fmla="+- 0 2451 2448"/>
                              <a:gd name="T63" fmla="*/ 2451 h 53"/>
                              <a:gd name="T64" fmla="+- 0 4344 4310"/>
                              <a:gd name="T65" fmla="*/ T64 w 53"/>
                              <a:gd name="T66" fmla="+- 0 2448 2448"/>
                              <a:gd name="T67" fmla="*/ 2448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53">
                                <a:moveTo>
                                  <a:pt x="34" y="0"/>
                                </a:moveTo>
                                <a:lnTo>
                                  <a:pt x="20" y="0"/>
                                </a:lnTo>
                                <a:lnTo>
                                  <a:pt x="13" y="3"/>
                                </a:lnTo>
                                <a:lnTo>
                                  <a:pt x="3" y="13"/>
                                </a:lnTo>
                                <a:lnTo>
                                  <a:pt x="0" y="19"/>
                                </a:lnTo>
                                <a:lnTo>
                                  <a:pt x="0" y="33"/>
                                </a:lnTo>
                                <a:lnTo>
                                  <a:pt x="3" y="40"/>
                                </a:lnTo>
                                <a:lnTo>
                                  <a:pt x="13" y="50"/>
                                </a:lnTo>
                                <a:lnTo>
                                  <a:pt x="20" y="53"/>
                                </a:lnTo>
                                <a:lnTo>
                                  <a:pt x="34" y="53"/>
                                </a:lnTo>
                                <a:lnTo>
                                  <a:pt x="40" y="50"/>
                                </a:lnTo>
                                <a:lnTo>
                                  <a:pt x="50" y="40"/>
                                </a:lnTo>
                                <a:lnTo>
                                  <a:pt x="53" y="33"/>
                                </a:lnTo>
                                <a:lnTo>
                                  <a:pt x="53" y="19"/>
                                </a:lnTo>
                                <a:lnTo>
                                  <a:pt x="50" y="13"/>
                                </a:lnTo>
                                <a:lnTo>
                                  <a:pt x="40" y="3"/>
                                </a:lnTo>
                                <a:lnTo>
                                  <a:pt x="34"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7" name="Freeform 602"/>
                        <wps:cNvSpPr>
                          <a:spLocks/>
                        </wps:cNvSpPr>
                        <wps:spPr bwMode="auto">
                          <a:xfrm>
                            <a:off x="4310" y="2448"/>
                            <a:ext cx="53" cy="53"/>
                          </a:xfrm>
                          <a:custGeom>
                            <a:avLst/>
                            <a:gdLst>
                              <a:gd name="T0" fmla="+- 0 4337 4310"/>
                              <a:gd name="T1" fmla="*/ T0 w 53"/>
                              <a:gd name="T2" fmla="+- 0 2501 2448"/>
                              <a:gd name="T3" fmla="*/ 2501 h 53"/>
                              <a:gd name="T4" fmla="+- 0 4344 4310"/>
                              <a:gd name="T5" fmla="*/ T4 w 53"/>
                              <a:gd name="T6" fmla="+- 0 2501 2448"/>
                              <a:gd name="T7" fmla="*/ 2501 h 53"/>
                              <a:gd name="T8" fmla="+- 0 4350 4310"/>
                              <a:gd name="T9" fmla="*/ T8 w 53"/>
                              <a:gd name="T10" fmla="+- 0 2498 2448"/>
                              <a:gd name="T11" fmla="*/ 2498 h 53"/>
                              <a:gd name="T12" fmla="+- 0 4355 4310"/>
                              <a:gd name="T13" fmla="*/ T12 w 53"/>
                              <a:gd name="T14" fmla="+- 0 2493 2448"/>
                              <a:gd name="T15" fmla="*/ 2493 h 53"/>
                              <a:gd name="T16" fmla="+- 0 4360 4310"/>
                              <a:gd name="T17" fmla="*/ T16 w 53"/>
                              <a:gd name="T18" fmla="+- 0 2488 2448"/>
                              <a:gd name="T19" fmla="*/ 2488 h 53"/>
                              <a:gd name="T20" fmla="+- 0 4363 4310"/>
                              <a:gd name="T21" fmla="*/ T20 w 53"/>
                              <a:gd name="T22" fmla="+- 0 2481 2448"/>
                              <a:gd name="T23" fmla="*/ 2481 h 53"/>
                              <a:gd name="T24" fmla="+- 0 4363 4310"/>
                              <a:gd name="T25" fmla="*/ T24 w 53"/>
                              <a:gd name="T26" fmla="+- 0 2474 2448"/>
                              <a:gd name="T27" fmla="*/ 2474 h 53"/>
                              <a:gd name="T28" fmla="+- 0 4363 4310"/>
                              <a:gd name="T29" fmla="*/ T28 w 53"/>
                              <a:gd name="T30" fmla="+- 0 2467 2448"/>
                              <a:gd name="T31" fmla="*/ 2467 h 53"/>
                              <a:gd name="T32" fmla="+- 0 4360 4310"/>
                              <a:gd name="T33" fmla="*/ T32 w 53"/>
                              <a:gd name="T34" fmla="+- 0 2461 2448"/>
                              <a:gd name="T35" fmla="*/ 2461 h 53"/>
                              <a:gd name="T36" fmla="+- 0 4355 4310"/>
                              <a:gd name="T37" fmla="*/ T36 w 53"/>
                              <a:gd name="T38" fmla="+- 0 2456 2448"/>
                              <a:gd name="T39" fmla="*/ 2456 h 53"/>
                              <a:gd name="T40" fmla="+- 0 4350 4310"/>
                              <a:gd name="T41" fmla="*/ T40 w 53"/>
                              <a:gd name="T42" fmla="+- 0 2451 2448"/>
                              <a:gd name="T43" fmla="*/ 2451 h 53"/>
                              <a:gd name="T44" fmla="+- 0 4344 4310"/>
                              <a:gd name="T45" fmla="*/ T44 w 53"/>
                              <a:gd name="T46" fmla="+- 0 2448 2448"/>
                              <a:gd name="T47" fmla="*/ 2448 h 53"/>
                              <a:gd name="T48" fmla="+- 0 4337 4310"/>
                              <a:gd name="T49" fmla="*/ T48 w 53"/>
                              <a:gd name="T50" fmla="+- 0 2448 2448"/>
                              <a:gd name="T51" fmla="*/ 2448 h 53"/>
                              <a:gd name="T52" fmla="+- 0 4330 4310"/>
                              <a:gd name="T53" fmla="*/ T52 w 53"/>
                              <a:gd name="T54" fmla="+- 0 2448 2448"/>
                              <a:gd name="T55" fmla="*/ 2448 h 53"/>
                              <a:gd name="T56" fmla="+- 0 4323 4310"/>
                              <a:gd name="T57" fmla="*/ T56 w 53"/>
                              <a:gd name="T58" fmla="+- 0 2451 2448"/>
                              <a:gd name="T59" fmla="*/ 2451 h 53"/>
                              <a:gd name="T60" fmla="+- 0 4318 4310"/>
                              <a:gd name="T61" fmla="*/ T60 w 53"/>
                              <a:gd name="T62" fmla="+- 0 2456 2448"/>
                              <a:gd name="T63" fmla="*/ 2456 h 53"/>
                              <a:gd name="T64" fmla="+- 0 4313 4310"/>
                              <a:gd name="T65" fmla="*/ T64 w 53"/>
                              <a:gd name="T66" fmla="+- 0 2461 2448"/>
                              <a:gd name="T67" fmla="*/ 2461 h 53"/>
                              <a:gd name="T68" fmla="+- 0 4310 4310"/>
                              <a:gd name="T69" fmla="*/ T68 w 53"/>
                              <a:gd name="T70" fmla="+- 0 2467 2448"/>
                              <a:gd name="T71" fmla="*/ 2467 h 53"/>
                              <a:gd name="T72" fmla="+- 0 4310 4310"/>
                              <a:gd name="T73" fmla="*/ T72 w 53"/>
                              <a:gd name="T74" fmla="+- 0 2474 2448"/>
                              <a:gd name="T75" fmla="*/ 2474 h 53"/>
                              <a:gd name="T76" fmla="+- 0 4310 4310"/>
                              <a:gd name="T77" fmla="*/ T76 w 53"/>
                              <a:gd name="T78" fmla="+- 0 2481 2448"/>
                              <a:gd name="T79" fmla="*/ 2481 h 53"/>
                              <a:gd name="T80" fmla="+- 0 4313 4310"/>
                              <a:gd name="T81" fmla="*/ T80 w 53"/>
                              <a:gd name="T82" fmla="+- 0 2488 2448"/>
                              <a:gd name="T83" fmla="*/ 2488 h 53"/>
                              <a:gd name="T84" fmla="+- 0 4318 4310"/>
                              <a:gd name="T85" fmla="*/ T84 w 53"/>
                              <a:gd name="T86" fmla="+- 0 2493 2448"/>
                              <a:gd name="T87" fmla="*/ 2493 h 53"/>
                              <a:gd name="T88" fmla="+- 0 4323 4310"/>
                              <a:gd name="T89" fmla="*/ T88 w 53"/>
                              <a:gd name="T90" fmla="+- 0 2498 2448"/>
                              <a:gd name="T91" fmla="*/ 2498 h 53"/>
                              <a:gd name="T92" fmla="+- 0 4330 4310"/>
                              <a:gd name="T93" fmla="*/ T92 w 53"/>
                              <a:gd name="T94" fmla="+- 0 2501 2448"/>
                              <a:gd name="T95" fmla="*/ 2501 h 53"/>
                              <a:gd name="T96" fmla="+- 0 4337 4310"/>
                              <a:gd name="T97" fmla="*/ T96 w 53"/>
                              <a:gd name="T98" fmla="+- 0 2501 2448"/>
                              <a:gd name="T99" fmla="*/ 2501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 h="53">
                                <a:moveTo>
                                  <a:pt x="27" y="53"/>
                                </a:moveTo>
                                <a:lnTo>
                                  <a:pt x="34" y="53"/>
                                </a:lnTo>
                                <a:lnTo>
                                  <a:pt x="40" y="50"/>
                                </a:lnTo>
                                <a:lnTo>
                                  <a:pt x="45" y="45"/>
                                </a:lnTo>
                                <a:lnTo>
                                  <a:pt x="50" y="40"/>
                                </a:lnTo>
                                <a:lnTo>
                                  <a:pt x="53" y="33"/>
                                </a:lnTo>
                                <a:lnTo>
                                  <a:pt x="53" y="26"/>
                                </a:lnTo>
                                <a:lnTo>
                                  <a:pt x="53" y="19"/>
                                </a:lnTo>
                                <a:lnTo>
                                  <a:pt x="50" y="13"/>
                                </a:lnTo>
                                <a:lnTo>
                                  <a:pt x="45" y="8"/>
                                </a:lnTo>
                                <a:lnTo>
                                  <a:pt x="40" y="3"/>
                                </a:lnTo>
                                <a:lnTo>
                                  <a:pt x="34" y="0"/>
                                </a:lnTo>
                                <a:lnTo>
                                  <a:pt x="27" y="0"/>
                                </a:lnTo>
                                <a:lnTo>
                                  <a:pt x="20" y="0"/>
                                </a:lnTo>
                                <a:lnTo>
                                  <a:pt x="13" y="3"/>
                                </a:lnTo>
                                <a:lnTo>
                                  <a:pt x="8" y="8"/>
                                </a:lnTo>
                                <a:lnTo>
                                  <a:pt x="3" y="13"/>
                                </a:lnTo>
                                <a:lnTo>
                                  <a:pt x="0" y="19"/>
                                </a:lnTo>
                                <a:lnTo>
                                  <a:pt x="0" y="26"/>
                                </a:lnTo>
                                <a:lnTo>
                                  <a:pt x="0" y="33"/>
                                </a:lnTo>
                                <a:lnTo>
                                  <a:pt x="3" y="40"/>
                                </a:lnTo>
                                <a:lnTo>
                                  <a:pt x="8" y="45"/>
                                </a:lnTo>
                                <a:lnTo>
                                  <a:pt x="13" y="50"/>
                                </a:lnTo>
                                <a:lnTo>
                                  <a:pt x="20" y="53"/>
                                </a:lnTo>
                                <a:lnTo>
                                  <a:pt x="27" y="53"/>
                                </a:lnTo>
                                <a:close/>
                              </a:path>
                            </a:pathLst>
                          </a:custGeom>
                          <a:noFill/>
                          <a:ln w="333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8" name="Freeform 601"/>
                        <wps:cNvSpPr>
                          <a:spLocks/>
                        </wps:cNvSpPr>
                        <wps:spPr bwMode="auto">
                          <a:xfrm>
                            <a:off x="3652" y="2513"/>
                            <a:ext cx="53" cy="53"/>
                          </a:xfrm>
                          <a:custGeom>
                            <a:avLst/>
                            <a:gdLst>
                              <a:gd name="T0" fmla="+- 0 3685 3652"/>
                              <a:gd name="T1" fmla="*/ T0 w 53"/>
                              <a:gd name="T2" fmla="+- 0 2513 2513"/>
                              <a:gd name="T3" fmla="*/ 2513 h 53"/>
                              <a:gd name="T4" fmla="+- 0 3671 3652"/>
                              <a:gd name="T5" fmla="*/ T4 w 53"/>
                              <a:gd name="T6" fmla="+- 0 2513 2513"/>
                              <a:gd name="T7" fmla="*/ 2513 h 53"/>
                              <a:gd name="T8" fmla="+- 0 3664 3652"/>
                              <a:gd name="T9" fmla="*/ T8 w 53"/>
                              <a:gd name="T10" fmla="+- 0 2516 2513"/>
                              <a:gd name="T11" fmla="*/ 2516 h 53"/>
                              <a:gd name="T12" fmla="+- 0 3654 3652"/>
                              <a:gd name="T13" fmla="*/ T12 w 53"/>
                              <a:gd name="T14" fmla="+- 0 2525 2513"/>
                              <a:gd name="T15" fmla="*/ 2525 h 53"/>
                              <a:gd name="T16" fmla="+- 0 3652 3652"/>
                              <a:gd name="T17" fmla="*/ T16 w 53"/>
                              <a:gd name="T18" fmla="+- 0 2532 2513"/>
                              <a:gd name="T19" fmla="*/ 2532 h 53"/>
                              <a:gd name="T20" fmla="+- 0 3652 3652"/>
                              <a:gd name="T21" fmla="*/ T20 w 53"/>
                              <a:gd name="T22" fmla="+- 0 2546 2513"/>
                              <a:gd name="T23" fmla="*/ 2546 h 53"/>
                              <a:gd name="T24" fmla="+- 0 3654 3652"/>
                              <a:gd name="T25" fmla="*/ T24 w 53"/>
                              <a:gd name="T26" fmla="+- 0 2553 2513"/>
                              <a:gd name="T27" fmla="*/ 2553 h 53"/>
                              <a:gd name="T28" fmla="+- 0 3664 3652"/>
                              <a:gd name="T29" fmla="*/ T28 w 53"/>
                              <a:gd name="T30" fmla="+- 0 2563 2513"/>
                              <a:gd name="T31" fmla="*/ 2563 h 53"/>
                              <a:gd name="T32" fmla="+- 0 3671 3652"/>
                              <a:gd name="T33" fmla="*/ T32 w 53"/>
                              <a:gd name="T34" fmla="+- 0 2565 2513"/>
                              <a:gd name="T35" fmla="*/ 2565 h 53"/>
                              <a:gd name="T36" fmla="+- 0 3685 3652"/>
                              <a:gd name="T37" fmla="*/ T36 w 53"/>
                              <a:gd name="T38" fmla="+- 0 2565 2513"/>
                              <a:gd name="T39" fmla="*/ 2565 h 53"/>
                              <a:gd name="T40" fmla="+- 0 3691 3652"/>
                              <a:gd name="T41" fmla="*/ T40 w 53"/>
                              <a:gd name="T42" fmla="+- 0 2563 2513"/>
                              <a:gd name="T43" fmla="*/ 2563 h 53"/>
                              <a:gd name="T44" fmla="+- 0 3701 3652"/>
                              <a:gd name="T45" fmla="*/ T44 w 53"/>
                              <a:gd name="T46" fmla="+- 0 2553 2513"/>
                              <a:gd name="T47" fmla="*/ 2553 h 53"/>
                              <a:gd name="T48" fmla="+- 0 3704 3652"/>
                              <a:gd name="T49" fmla="*/ T48 w 53"/>
                              <a:gd name="T50" fmla="+- 0 2546 2513"/>
                              <a:gd name="T51" fmla="*/ 2546 h 53"/>
                              <a:gd name="T52" fmla="+- 0 3704 3652"/>
                              <a:gd name="T53" fmla="*/ T52 w 53"/>
                              <a:gd name="T54" fmla="+- 0 2532 2513"/>
                              <a:gd name="T55" fmla="*/ 2532 h 53"/>
                              <a:gd name="T56" fmla="+- 0 3701 3652"/>
                              <a:gd name="T57" fmla="*/ T56 w 53"/>
                              <a:gd name="T58" fmla="+- 0 2525 2513"/>
                              <a:gd name="T59" fmla="*/ 2525 h 53"/>
                              <a:gd name="T60" fmla="+- 0 3691 3652"/>
                              <a:gd name="T61" fmla="*/ T60 w 53"/>
                              <a:gd name="T62" fmla="+- 0 2516 2513"/>
                              <a:gd name="T63" fmla="*/ 2516 h 53"/>
                              <a:gd name="T64" fmla="+- 0 3685 3652"/>
                              <a:gd name="T65" fmla="*/ T64 w 53"/>
                              <a:gd name="T66" fmla="+- 0 2513 2513"/>
                              <a:gd name="T67" fmla="*/ 2513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53">
                                <a:moveTo>
                                  <a:pt x="33" y="0"/>
                                </a:moveTo>
                                <a:lnTo>
                                  <a:pt x="19" y="0"/>
                                </a:lnTo>
                                <a:lnTo>
                                  <a:pt x="12" y="3"/>
                                </a:lnTo>
                                <a:lnTo>
                                  <a:pt x="2" y="12"/>
                                </a:lnTo>
                                <a:lnTo>
                                  <a:pt x="0" y="19"/>
                                </a:lnTo>
                                <a:lnTo>
                                  <a:pt x="0" y="33"/>
                                </a:lnTo>
                                <a:lnTo>
                                  <a:pt x="2" y="40"/>
                                </a:lnTo>
                                <a:lnTo>
                                  <a:pt x="12" y="50"/>
                                </a:lnTo>
                                <a:lnTo>
                                  <a:pt x="19" y="52"/>
                                </a:lnTo>
                                <a:lnTo>
                                  <a:pt x="33" y="52"/>
                                </a:lnTo>
                                <a:lnTo>
                                  <a:pt x="39" y="50"/>
                                </a:lnTo>
                                <a:lnTo>
                                  <a:pt x="49" y="40"/>
                                </a:lnTo>
                                <a:lnTo>
                                  <a:pt x="52" y="33"/>
                                </a:lnTo>
                                <a:lnTo>
                                  <a:pt x="52" y="19"/>
                                </a:lnTo>
                                <a:lnTo>
                                  <a:pt x="49" y="12"/>
                                </a:lnTo>
                                <a:lnTo>
                                  <a:pt x="39" y="3"/>
                                </a:lnTo>
                                <a:lnTo>
                                  <a:pt x="33"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9" name="Freeform 600"/>
                        <wps:cNvSpPr>
                          <a:spLocks/>
                        </wps:cNvSpPr>
                        <wps:spPr bwMode="auto">
                          <a:xfrm>
                            <a:off x="3652" y="2513"/>
                            <a:ext cx="53" cy="53"/>
                          </a:xfrm>
                          <a:custGeom>
                            <a:avLst/>
                            <a:gdLst>
                              <a:gd name="T0" fmla="+- 0 3678 3652"/>
                              <a:gd name="T1" fmla="*/ T0 w 53"/>
                              <a:gd name="T2" fmla="+- 0 2565 2513"/>
                              <a:gd name="T3" fmla="*/ 2565 h 53"/>
                              <a:gd name="T4" fmla="+- 0 3685 3652"/>
                              <a:gd name="T5" fmla="*/ T4 w 53"/>
                              <a:gd name="T6" fmla="+- 0 2565 2513"/>
                              <a:gd name="T7" fmla="*/ 2565 h 53"/>
                              <a:gd name="T8" fmla="+- 0 3691 3652"/>
                              <a:gd name="T9" fmla="*/ T8 w 53"/>
                              <a:gd name="T10" fmla="+- 0 2563 2513"/>
                              <a:gd name="T11" fmla="*/ 2563 h 53"/>
                              <a:gd name="T12" fmla="+- 0 3696 3652"/>
                              <a:gd name="T13" fmla="*/ T12 w 53"/>
                              <a:gd name="T14" fmla="+- 0 2558 2513"/>
                              <a:gd name="T15" fmla="*/ 2558 h 53"/>
                              <a:gd name="T16" fmla="+- 0 3701 3652"/>
                              <a:gd name="T17" fmla="*/ T16 w 53"/>
                              <a:gd name="T18" fmla="+- 0 2553 2513"/>
                              <a:gd name="T19" fmla="*/ 2553 h 53"/>
                              <a:gd name="T20" fmla="+- 0 3704 3652"/>
                              <a:gd name="T21" fmla="*/ T20 w 53"/>
                              <a:gd name="T22" fmla="+- 0 2546 2513"/>
                              <a:gd name="T23" fmla="*/ 2546 h 53"/>
                              <a:gd name="T24" fmla="+- 0 3704 3652"/>
                              <a:gd name="T25" fmla="*/ T24 w 53"/>
                              <a:gd name="T26" fmla="+- 0 2539 2513"/>
                              <a:gd name="T27" fmla="*/ 2539 h 53"/>
                              <a:gd name="T28" fmla="+- 0 3704 3652"/>
                              <a:gd name="T29" fmla="*/ T28 w 53"/>
                              <a:gd name="T30" fmla="+- 0 2532 2513"/>
                              <a:gd name="T31" fmla="*/ 2532 h 53"/>
                              <a:gd name="T32" fmla="+- 0 3701 3652"/>
                              <a:gd name="T33" fmla="*/ T32 w 53"/>
                              <a:gd name="T34" fmla="+- 0 2525 2513"/>
                              <a:gd name="T35" fmla="*/ 2525 h 53"/>
                              <a:gd name="T36" fmla="+- 0 3696 3652"/>
                              <a:gd name="T37" fmla="*/ T36 w 53"/>
                              <a:gd name="T38" fmla="+- 0 2521 2513"/>
                              <a:gd name="T39" fmla="*/ 2521 h 53"/>
                              <a:gd name="T40" fmla="+- 0 3691 3652"/>
                              <a:gd name="T41" fmla="*/ T40 w 53"/>
                              <a:gd name="T42" fmla="+- 0 2516 2513"/>
                              <a:gd name="T43" fmla="*/ 2516 h 53"/>
                              <a:gd name="T44" fmla="+- 0 3685 3652"/>
                              <a:gd name="T45" fmla="*/ T44 w 53"/>
                              <a:gd name="T46" fmla="+- 0 2513 2513"/>
                              <a:gd name="T47" fmla="*/ 2513 h 53"/>
                              <a:gd name="T48" fmla="+- 0 3678 3652"/>
                              <a:gd name="T49" fmla="*/ T48 w 53"/>
                              <a:gd name="T50" fmla="+- 0 2513 2513"/>
                              <a:gd name="T51" fmla="*/ 2513 h 53"/>
                              <a:gd name="T52" fmla="+- 0 3671 3652"/>
                              <a:gd name="T53" fmla="*/ T52 w 53"/>
                              <a:gd name="T54" fmla="+- 0 2513 2513"/>
                              <a:gd name="T55" fmla="*/ 2513 h 53"/>
                              <a:gd name="T56" fmla="+- 0 3664 3652"/>
                              <a:gd name="T57" fmla="*/ T56 w 53"/>
                              <a:gd name="T58" fmla="+- 0 2516 2513"/>
                              <a:gd name="T59" fmla="*/ 2516 h 53"/>
                              <a:gd name="T60" fmla="+- 0 3659 3652"/>
                              <a:gd name="T61" fmla="*/ T60 w 53"/>
                              <a:gd name="T62" fmla="+- 0 2521 2513"/>
                              <a:gd name="T63" fmla="*/ 2521 h 53"/>
                              <a:gd name="T64" fmla="+- 0 3654 3652"/>
                              <a:gd name="T65" fmla="*/ T64 w 53"/>
                              <a:gd name="T66" fmla="+- 0 2525 2513"/>
                              <a:gd name="T67" fmla="*/ 2525 h 53"/>
                              <a:gd name="T68" fmla="+- 0 3652 3652"/>
                              <a:gd name="T69" fmla="*/ T68 w 53"/>
                              <a:gd name="T70" fmla="+- 0 2532 2513"/>
                              <a:gd name="T71" fmla="*/ 2532 h 53"/>
                              <a:gd name="T72" fmla="+- 0 3652 3652"/>
                              <a:gd name="T73" fmla="*/ T72 w 53"/>
                              <a:gd name="T74" fmla="+- 0 2539 2513"/>
                              <a:gd name="T75" fmla="*/ 2539 h 53"/>
                              <a:gd name="T76" fmla="+- 0 3652 3652"/>
                              <a:gd name="T77" fmla="*/ T76 w 53"/>
                              <a:gd name="T78" fmla="+- 0 2546 2513"/>
                              <a:gd name="T79" fmla="*/ 2546 h 53"/>
                              <a:gd name="T80" fmla="+- 0 3654 3652"/>
                              <a:gd name="T81" fmla="*/ T80 w 53"/>
                              <a:gd name="T82" fmla="+- 0 2553 2513"/>
                              <a:gd name="T83" fmla="*/ 2553 h 53"/>
                              <a:gd name="T84" fmla="+- 0 3659 3652"/>
                              <a:gd name="T85" fmla="*/ T84 w 53"/>
                              <a:gd name="T86" fmla="+- 0 2558 2513"/>
                              <a:gd name="T87" fmla="*/ 2558 h 53"/>
                              <a:gd name="T88" fmla="+- 0 3664 3652"/>
                              <a:gd name="T89" fmla="*/ T88 w 53"/>
                              <a:gd name="T90" fmla="+- 0 2563 2513"/>
                              <a:gd name="T91" fmla="*/ 2563 h 53"/>
                              <a:gd name="T92" fmla="+- 0 3671 3652"/>
                              <a:gd name="T93" fmla="*/ T92 w 53"/>
                              <a:gd name="T94" fmla="+- 0 2565 2513"/>
                              <a:gd name="T95" fmla="*/ 2565 h 53"/>
                              <a:gd name="T96" fmla="+- 0 3678 3652"/>
                              <a:gd name="T97" fmla="*/ T96 w 53"/>
                              <a:gd name="T98" fmla="+- 0 2565 2513"/>
                              <a:gd name="T99" fmla="*/ 256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 h="53">
                                <a:moveTo>
                                  <a:pt x="26" y="52"/>
                                </a:moveTo>
                                <a:lnTo>
                                  <a:pt x="33" y="52"/>
                                </a:lnTo>
                                <a:lnTo>
                                  <a:pt x="39" y="50"/>
                                </a:lnTo>
                                <a:lnTo>
                                  <a:pt x="44" y="45"/>
                                </a:lnTo>
                                <a:lnTo>
                                  <a:pt x="49" y="40"/>
                                </a:lnTo>
                                <a:lnTo>
                                  <a:pt x="52" y="33"/>
                                </a:lnTo>
                                <a:lnTo>
                                  <a:pt x="52" y="26"/>
                                </a:lnTo>
                                <a:lnTo>
                                  <a:pt x="52" y="19"/>
                                </a:lnTo>
                                <a:lnTo>
                                  <a:pt x="49" y="12"/>
                                </a:lnTo>
                                <a:lnTo>
                                  <a:pt x="44" y="8"/>
                                </a:lnTo>
                                <a:lnTo>
                                  <a:pt x="39" y="3"/>
                                </a:lnTo>
                                <a:lnTo>
                                  <a:pt x="33" y="0"/>
                                </a:lnTo>
                                <a:lnTo>
                                  <a:pt x="26" y="0"/>
                                </a:lnTo>
                                <a:lnTo>
                                  <a:pt x="19" y="0"/>
                                </a:lnTo>
                                <a:lnTo>
                                  <a:pt x="12" y="3"/>
                                </a:lnTo>
                                <a:lnTo>
                                  <a:pt x="7" y="8"/>
                                </a:lnTo>
                                <a:lnTo>
                                  <a:pt x="2" y="12"/>
                                </a:lnTo>
                                <a:lnTo>
                                  <a:pt x="0" y="19"/>
                                </a:lnTo>
                                <a:lnTo>
                                  <a:pt x="0" y="26"/>
                                </a:lnTo>
                                <a:lnTo>
                                  <a:pt x="0" y="33"/>
                                </a:lnTo>
                                <a:lnTo>
                                  <a:pt x="2" y="40"/>
                                </a:lnTo>
                                <a:lnTo>
                                  <a:pt x="7" y="45"/>
                                </a:lnTo>
                                <a:lnTo>
                                  <a:pt x="12" y="50"/>
                                </a:lnTo>
                                <a:lnTo>
                                  <a:pt x="19" y="52"/>
                                </a:lnTo>
                                <a:lnTo>
                                  <a:pt x="26" y="52"/>
                                </a:lnTo>
                                <a:close/>
                              </a:path>
                            </a:pathLst>
                          </a:custGeom>
                          <a:noFill/>
                          <a:ln w="333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Freeform 599"/>
                        <wps:cNvSpPr>
                          <a:spLocks/>
                        </wps:cNvSpPr>
                        <wps:spPr bwMode="auto">
                          <a:xfrm>
                            <a:off x="3287" y="2544"/>
                            <a:ext cx="53" cy="53"/>
                          </a:xfrm>
                          <a:custGeom>
                            <a:avLst/>
                            <a:gdLst>
                              <a:gd name="T0" fmla="+- 0 3320 3287"/>
                              <a:gd name="T1" fmla="*/ T0 w 53"/>
                              <a:gd name="T2" fmla="+- 0 2544 2544"/>
                              <a:gd name="T3" fmla="*/ 2544 h 53"/>
                              <a:gd name="T4" fmla="+- 0 3306 3287"/>
                              <a:gd name="T5" fmla="*/ T4 w 53"/>
                              <a:gd name="T6" fmla="+- 0 2544 2544"/>
                              <a:gd name="T7" fmla="*/ 2544 h 53"/>
                              <a:gd name="T8" fmla="+- 0 3300 3287"/>
                              <a:gd name="T9" fmla="*/ T8 w 53"/>
                              <a:gd name="T10" fmla="+- 0 2547 2544"/>
                              <a:gd name="T11" fmla="*/ 2547 h 53"/>
                              <a:gd name="T12" fmla="+- 0 3290 3287"/>
                              <a:gd name="T13" fmla="*/ T12 w 53"/>
                              <a:gd name="T14" fmla="+- 0 2557 2544"/>
                              <a:gd name="T15" fmla="*/ 2557 h 53"/>
                              <a:gd name="T16" fmla="+- 0 3287 3287"/>
                              <a:gd name="T17" fmla="*/ T16 w 53"/>
                              <a:gd name="T18" fmla="+- 0 2564 2544"/>
                              <a:gd name="T19" fmla="*/ 2564 h 53"/>
                              <a:gd name="T20" fmla="+- 0 3287 3287"/>
                              <a:gd name="T21" fmla="*/ T20 w 53"/>
                              <a:gd name="T22" fmla="+- 0 2578 2544"/>
                              <a:gd name="T23" fmla="*/ 2578 h 53"/>
                              <a:gd name="T24" fmla="+- 0 3290 3287"/>
                              <a:gd name="T25" fmla="*/ T24 w 53"/>
                              <a:gd name="T26" fmla="+- 0 2584 2544"/>
                              <a:gd name="T27" fmla="*/ 2584 h 53"/>
                              <a:gd name="T28" fmla="+- 0 3300 3287"/>
                              <a:gd name="T29" fmla="*/ T28 w 53"/>
                              <a:gd name="T30" fmla="+- 0 2594 2544"/>
                              <a:gd name="T31" fmla="*/ 2594 h 53"/>
                              <a:gd name="T32" fmla="+- 0 3306 3287"/>
                              <a:gd name="T33" fmla="*/ T32 w 53"/>
                              <a:gd name="T34" fmla="+- 0 2597 2544"/>
                              <a:gd name="T35" fmla="*/ 2597 h 53"/>
                              <a:gd name="T36" fmla="+- 0 3320 3287"/>
                              <a:gd name="T37" fmla="*/ T36 w 53"/>
                              <a:gd name="T38" fmla="+- 0 2597 2544"/>
                              <a:gd name="T39" fmla="*/ 2597 h 53"/>
                              <a:gd name="T40" fmla="+- 0 3327 3287"/>
                              <a:gd name="T41" fmla="*/ T40 w 53"/>
                              <a:gd name="T42" fmla="+- 0 2594 2544"/>
                              <a:gd name="T43" fmla="*/ 2594 h 53"/>
                              <a:gd name="T44" fmla="+- 0 3337 3287"/>
                              <a:gd name="T45" fmla="*/ T44 w 53"/>
                              <a:gd name="T46" fmla="+- 0 2584 2544"/>
                              <a:gd name="T47" fmla="*/ 2584 h 53"/>
                              <a:gd name="T48" fmla="+- 0 3339 3287"/>
                              <a:gd name="T49" fmla="*/ T48 w 53"/>
                              <a:gd name="T50" fmla="+- 0 2578 2544"/>
                              <a:gd name="T51" fmla="*/ 2578 h 53"/>
                              <a:gd name="T52" fmla="+- 0 3339 3287"/>
                              <a:gd name="T53" fmla="*/ T52 w 53"/>
                              <a:gd name="T54" fmla="+- 0 2564 2544"/>
                              <a:gd name="T55" fmla="*/ 2564 h 53"/>
                              <a:gd name="T56" fmla="+- 0 3337 3287"/>
                              <a:gd name="T57" fmla="*/ T56 w 53"/>
                              <a:gd name="T58" fmla="+- 0 2557 2544"/>
                              <a:gd name="T59" fmla="*/ 2557 h 53"/>
                              <a:gd name="T60" fmla="+- 0 3327 3287"/>
                              <a:gd name="T61" fmla="*/ T60 w 53"/>
                              <a:gd name="T62" fmla="+- 0 2547 2544"/>
                              <a:gd name="T63" fmla="*/ 2547 h 53"/>
                              <a:gd name="T64" fmla="+- 0 3320 3287"/>
                              <a:gd name="T65" fmla="*/ T64 w 53"/>
                              <a:gd name="T66" fmla="+- 0 2544 2544"/>
                              <a:gd name="T67" fmla="*/ 2544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53">
                                <a:moveTo>
                                  <a:pt x="33" y="0"/>
                                </a:moveTo>
                                <a:lnTo>
                                  <a:pt x="19" y="0"/>
                                </a:lnTo>
                                <a:lnTo>
                                  <a:pt x="13" y="3"/>
                                </a:lnTo>
                                <a:lnTo>
                                  <a:pt x="3" y="13"/>
                                </a:lnTo>
                                <a:lnTo>
                                  <a:pt x="0" y="20"/>
                                </a:lnTo>
                                <a:lnTo>
                                  <a:pt x="0" y="34"/>
                                </a:lnTo>
                                <a:lnTo>
                                  <a:pt x="3" y="40"/>
                                </a:lnTo>
                                <a:lnTo>
                                  <a:pt x="13" y="50"/>
                                </a:lnTo>
                                <a:lnTo>
                                  <a:pt x="19" y="53"/>
                                </a:lnTo>
                                <a:lnTo>
                                  <a:pt x="33" y="53"/>
                                </a:lnTo>
                                <a:lnTo>
                                  <a:pt x="40" y="50"/>
                                </a:lnTo>
                                <a:lnTo>
                                  <a:pt x="50" y="40"/>
                                </a:lnTo>
                                <a:lnTo>
                                  <a:pt x="52" y="34"/>
                                </a:lnTo>
                                <a:lnTo>
                                  <a:pt x="52" y="20"/>
                                </a:lnTo>
                                <a:lnTo>
                                  <a:pt x="50" y="13"/>
                                </a:lnTo>
                                <a:lnTo>
                                  <a:pt x="40" y="3"/>
                                </a:lnTo>
                                <a:lnTo>
                                  <a:pt x="33"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1" name="Freeform 598"/>
                        <wps:cNvSpPr>
                          <a:spLocks/>
                        </wps:cNvSpPr>
                        <wps:spPr bwMode="auto">
                          <a:xfrm>
                            <a:off x="3287" y="2544"/>
                            <a:ext cx="53" cy="53"/>
                          </a:xfrm>
                          <a:custGeom>
                            <a:avLst/>
                            <a:gdLst>
                              <a:gd name="T0" fmla="+- 0 3313 3287"/>
                              <a:gd name="T1" fmla="*/ T0 w 53"/>
                              <a:gd name="T2" fmla="+- 0 2597 2544"/>
                              <a:gd name="T3" fmla="*/ 2597 h 53"/>
                              <a:gd name="T4" fmla="+- 0 3320 3287"/>
                              <a:gd name="T5" fmla="*/ T4 w 53"/>
                              <a:gd name="T6" fmla="+- 0 2597 2544"/>
                              <a:gd name="T7" fmla="*/ 2597 h 53"/>
                              <a:gd name="T8" fmla="+- 0 3327 3287"/>
                              <a:gd name="T9" fmla="*/ T8 w 53"/>
                              <a:gd name="T10" fmla="+- 0 2594 2544"/>
                              <a:gd name="T11" fmla="*/ 2594 h 53"/>
                              <a:gd name="T12" fmla="+- 0 3332 3287"/>
                              <a:gd name="T13" fmla="*/ T12 w 53"/>
                              <a:gd name="T14" fmla="+- 0 2589 2544"/>
                              <a:gd name="T15" fmla="*/ 2589 h 53"/>
                              <a:gd name="T16" fmla="+- 0 3337 3287"/>
                              <a:gd name="T17" fmla="*/ T16 w 53"/>
                              <a:gd name="T18" fmla="+- 0 2584 2544"/>
                              <a:gd name="T19" fmla="*/ 2584 h 53"/>
                              <a:gd name="T20" fmla="+- 0 3339 3287"/>
                              <a:gd name="T21" fmla="*/ T20 w 53"/>
                              <a:gd name="T22" fmla="+- 0 2578 2544"/>
                              <a:gd name="T23" fmla="*/ 2578 h 53"/>
                              <a:gd name="T24" fmla="+- 0 3339 3287"/>
                              <a:gd name="T25" fmla="*/ T24 w 53"/>
                              <a:gd name="T26" fmla="+- 0 2571 2544"/>
                              <a:gd name="T27" fmla="*/ 2571 h 53"/>
                              <a:gd name="T28" fmla="+- 0 3339 3287"/>
                              <a:gd name="T29" fmla="*/ T28 w 53"/>
                              <a:gd name="T30" fmla="+- 0 2564 2544"/>
                              <a:gd name="T31" fmla="*/ 2564 h 53"/>
                              <a:gd name="T32" fmla="+- 0 3337 3287"/>
                              <a:gd name="T33" fmla="*/ T32 w 53"/>
                              <a:gd name="T34" fmla="+- 0 2557 2544"/>
                              <a:gd name="T35" fmla="*/ 2557 h 53"/>
                              <a:gd name="T36" fmla="+- 0 3332 3287"/>
                              <a:gd name="T37" fmla="*/ T36 w 53"/>
                              <a:gd name="T38" fmla="+- 0 2552 2544"/>
                              <a:gd name="T39" fmla="*/ 2552 h 53"/>
                              <a:gd name="T40" fmla="+- 0 3327 3287"/>
                              <a:gd name="T41" fmla="*/ T40 w 53"/>
                              <a:gd name="T42" fmla="+- 0 2547 2544"/>
                              <a:gd name="T43" fmla="*/ 2547 h 53"/>
                              <a:gd name="T44" fmla="+- 0 3320 3287"/>
                              <a:gd name="T45" fmla="*/ T44 w 53"/>
                              <a:gd name="T46" fmla="+- 0 2544 2544"/>
                              <a:gd name="T47" fmla="*/ 2544 h 53"/>
                              <a:gd name="T48" fmla="+- 0 3313 3287"/>
                              <a:gd name="T49" fmla="*/ T48 w 53"/>
                              <a:gd name="T50" fmla="+- 0 2544 2544"/>
                              <a:gd name="T51" fmla="*/ 2544 h 53"/>
                              <a:gd name="T52" fmla="+- 0 3306 3287"/>
                              <a:gd name="T53" fmla="*/ T52 w 53"/>
                              <a:gd name="T54" fmla="+- 0 2544 2544"/>
                              <a:gd name="T55" fmla="*/ 2544 h 53"/>
                              <a:gd name="T56" fmla="+- 0 3300 3287"/>
                              <a:gd name="T57" fmla="*/ T56 w 53"/>
                              <a:gd name="T58" fmla="+- 0 2547 2544"/>
                              <a:gd name="T59" fmla="*/ 2547 h 53"/>
                              <a:gd name="T60" fmla="+- 0 3295 3287"/>
                              <a:gd name="T61" fmla="*/ T60 w 53"/>
                              <a:gd name="T62" fmla="+- 0 2552 2544"/>
                              <a:gd name="T63" fmla="*/ 2552 h 53"/>
                              <a:gd name="T64" fmla="+- 0 3290 3287"/>
                              <a:gd name="T65" fmla="*/ T64 w 53"/>
                              <a:gd name="T66" fmla="+- 0 2557 2544"/>
                              <a:gd name="T67" fmla="*/ 2557 h 53"/>
                              <a:gd name="T68" fmla="+- 0 3287 3287"/>
                              <a:gd name="T69" fmla="*/ T68 w 53"/>
                              <a:gd name="T70" fmla="+- 0 2564 2544"/>
                              <a:gd name="T71" fmla="*/ 2564 h 53"/>
                              <a:gd name="T72" fmla="+- 0 3287 3287"/>
                              <a:gd name="T73" fmla="*/ T72 w 53"/>
                              <a:gd name="T74" fmla="+- 0 2571 2544"/>
                              <a:gd name="T75" fmla="*/ 2571 h 53"/>
                              <a:gd name="T76" fmla="+- 0 3287 3287"/>
                              <a:gd name="T77" fmla="*/ T76 w 53"/>
                              <a:gd name="T78" fmla="+- 0 2578 2544"/>
                              <a:gd name="T79" fmla="*/ 2578 h 53"/>
                              <a:gd name="T80" fmla="+- 0 3290 3287"/>
                              <a:gd name="T81" fmla="*/ T80 w 53"/>
                              <a:gd name="T82" fmla="+- 0 2584 2544"/>
                              <a:gd name="T83" fmla="*/ 2584 h 53"/>
                              <a:gd name="T84" fmla="+- 0 3295 3287"/>
                              <a:gd name="T85" fmla="*/ T84 w 53"/>
                              <a:gd name="T86" fmla="+- 0 2589 2544"/>
                              <a:gd name="T87" fmla="*/ 2589 h 53"/>
                              <a:gd name="T88" fmla="+- 0 3300 3287"/>
                              <a:gd name="T89" fmla="*/ T88 w 53"/>
                              <a:gd name="T90" fmla="+- 0 2594 2544"/>
                              <a:gd name="T91" fmla="*/ 2594 h 53"/>
                              <a:gd name="T92" fmla="+- 0 3306 3287"/>
                              <a:gd name="T93" fmla="*/ T92 w 53"/>
                              <a:gd name="T94" fmla="+- 0 2597 2544"/>
                              <a:gd name="T95" fmla="*/ 2597 h 53"/>
                              <a:gd name="T96" fmla="+- 0 3313 3287"/>
                              <a:gd name="T97" fmla="*/ T96 w 53"/>
                              <a:gd name="T98" fmla="+- 0 2597 2544"/>
                              <a:gd name="T99" fmla="*/ 2597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 h="53">
                                <a:moveTo>
                                  <a:pt x="26" y="53"/>
                                </a:moveTo>
                                <a:lnTo>
                                  <a:pt x="33" y="53"/>
                                </a:lnTo>
                                <a:lnTo>
                                  <a:pt x="40" y="50"/>
                                </a:lnTo>
                                <a:lnTo>
                                  <a:pt x="45" y="45"/>
                                </a:lnTo>
                                <a:lnTo>
                                  <a:pt x="50" y="40"/>
                                </a:lnTo>
                                <a:lnTo>
                                  <a:pt x="52" y="34"/>
                                </a:lnTo>
                                <a:lnTo>
                                  <a:pt x="52" y="27"/>
                                </a:lnTo>
                                <a:lnTo>
                                  <a:pt x="52" y="20"/>
                                </a:lnTo>
                                <a:lnTo>
                                  <a:pt x="50" y="13"/>
                                </a:lnTo>
                                <a:lnTo>
                                  <a:pt x="45" y="8"/>
                                </a:lnTo>
                                <a:lnTo>
                                  <a:pt x="40" y="3"/>
                                </a:lnTo>
                                <a:lnTo>
                                  <a:pt x="33" y="0"/>
                                </a:lnTo>
                                <a:lnTo>
                                  <a:pt x="26" y="0"/>
                                </a:lnTo>
                                <a:lnTo>
                                  <a:pt x="19" y="0"/>
                                </a:lnTo>
                                <a:lnTo>
                                  <a:pt x="13" y="3"/>
                                </a:lnTo>
                                <a:lnTo>
                                  <a:pt x="8" y="8"/>
                                </a:lnTo>
                                <a:lnTo>
                                  <a:pt x="3" y="13"/>
                                </a:lnTo>
                                <a:lnTo>
                                  <a:pt x="0" y="20"/>
                                </a:lnTo>
                                <a:lnTo>
                                  <a:pt x="0" y="27"/>
                                </a:lnTo>
                                <a:lnTo>
                                  <a:pt x="0" y="34"/>
                                </a:lnTo>
                                <a:lnTo>
                                  <a:pt x="3" y="40"/>
                                </a:lnTo>
                                <a:lnTo>
                                  <a:pt x="8" y="45"/>
                                </a:lnTo>
                                <a:lnTo>
                                  <a:pt x="13" y="50"/>
                                </a:lnTo>
                                <a:lnTo>
                                  <a:pt x="19" y="53"/>
                                </a:lnTo>
                                <a:lnTo>
                                  <a:pt x="26" y="53"/>
                                </a:lnTo>
                                <a:close/>
                              </a:path>
                            </a:pathLst>
                          </a:custGeom>
                          <a:noFill/>
                          <a:ln w="333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Freeform 597"/>
                        <wps:cNvSpPr>
                          <a:spLocks/>
                        </wps:cNvSpPr>
                        <wps:spPr bwMode="auto">
                          <a:xfrm>
                            <a:off x="2553" y="2514"/>
                            <a:ext cx="53" cy="53"/>
                          </a:xfrm>
                          <a:custGeom>
                            <a:avLst/>
                            <a:gdLst>
                              <a:gd name="T0" fmla="+- 0 2587 2553"/>
                              <a:gd name="T1" fmla="*/ T0 w 53"/>
                              <a:gd name="T2" fmla="+- 0 2514 2514"/>
                              <a:gd name="T3" fmla="*/ 2514 h 53"/>
                              <a:gd name="T4" fmla="+- 0 2573 2553"/>
                              <a:gd name="T5" fmla="*/ T4 w 53"/>
                              <a:gd name="T6" fmla="+- 0 2514 2514"/>
                              <a:gd name="T7" fmla="*/ 2514 h 53"/>
                              <a:gd name="T8" fmla="+- 0 2566 2553"/>
                              <a:gd name="T9" fmla="*/ T8 w 53"/>
                              <a:gd name="T10" fmla="+- 0 2517 2514"/>
                              <a:gd name="T11" fmla="*/ 2517 h 53"/>
                              <a:gd name="T12" fmla="+- 0 2556 2553"/>
                              <a:gd name="T13" fmla="*/ T12 w 53"/>
                              <a:gd name="T14" fmla="+- 0 2527 2514"/>
                              <a:gd name="T15" fmla="*/ 2527 h 53"/>
                              <a:gd name="T16" fmla="+- 0 2553 2553"/>
                              <a:gd name="T17" fmla="*/ T16 w 53"/>
                              <a:gd name="T18" fmla="+- 0 2534 2514"/>
                              <a:gd name="T19" fmla="*/ 2534 h 53"/>
                              <a:gd name="T20" fmla="+- 0 2553 2553"/>
                              <a:gd name="T21" fmla="*/ T20 w 53"/>
                              <a:gd name="T22" fmla="+- 0 2548 2514"/>
                              <a:gd name="T23" fmla="*/ 2548 h 53"/>
                              <a:gd name="T24" fmla="+- 0 2556 2553"/>
                              <a:gd name="T25" fmla="*/ T24 w 53"/>
                              <a:gd name="T26" fmla="+- 0 2554 2514"/>
                              <a:gd name="T27" fmla="*/ 2554 h 53"/>
                              <a:gd name="T28" fmla="+- 0 2566 2553"/>
                              <a:gd name="T29" fmla="*/ T28 w 53"/>
                              <a:gd name="T30" fmla="+- 0 2564 2514"/>
                              <a:gd name="T31" fmla="*/ 2564 h 53"/>
                              <a:gd name="T32" fmla="+- 0 2573 2553"/>
                              <a:gd name="T33" fmla="*/ T32 w 53"/>
                              <a:gd name="T34" fmla="+- 0 2567 2514"/>
                              <a:gd name="T35" fmla="*/ 2567 h 53"/>
                              <a:gd name="T36" fmla="+- 0 2587 2553"/>
                              <a:gd name="T37" fmla="*/ T36 w 53"/>
                              <a:gd name="T38" fmla="+- 0 2567 2514"/>
                              <a:gd name="T39" fmla="*/ 2567 h 53"/>
                              <a:gd name="T40" fmla="+- 0 2593 2553"/>
                              <a:gd name="T41" fmla="*/ T40 w 53"/>
                              <a:gd name="T42" fmla="+- 0 2564 2514"/>
                              <a:gd name="T43" fmla="*/ 2564 h 53"/>
                              <a:gd name="T44" fmla="+- 0 2603 2553"/>
                              <a:gd name="T45" fmla="*/ T44 w 53"/>
                              <a:gd name="T46" fmla="+- 0 2554 2514"/>
                              <a:gd name="T47" fmla="*/ 2554 h 53"/>
                              <a:gd name="T48" fmla="+- 0 2606 2553"/>
                              <a:gd name="T49" fmla="*/ T48 w 53"/>
                              <a:gd name="T50" fmla="+- 0 2548 2514"/>
                              <a:gd name="T51" fmla="*/ 2548 h 53"/>
                              <a:gd name="T52" fmla="+- 0 2606 2553"/>
                              <a:gd name="T53" fmla="*/ T52 w 53"/>
                              <a:gd name="T54" fmla="+- 0 2534 2514"/>
                              <a:gd name="T55" fmla="*/ 2534 h 53"/>
                              <a:gd name="T56" fmla="+- 0 2603 2553"/>
                              <a:gd name="T57" fmla="*/ T56 w 53"/>
                              <a:gd name="T58" fmla="+- 0 2527 2514"/>
                              <a:gd name="T59" fmla="*/ 2527 h 53"/>
                              <a:gd name="T60" fmla="+- 0 2593 2553"/>
                              <a:gd name="T61" fmla="*/ T60 w 53"/>
                              <a:gd name="T62" fmla="+- 0 2517 2514"/>
                              <a:gd name="T63" fmla="*/ 2517 h 53"/>
                              <a:gd name="T64" fmla="+- 0 2587 2553"/>
                              <a:gd name="T65" fmla="*/ T64 w 53"/>
                              <a:gd name="T66" fmla="+- 0 2514 2514"/>
                              <a:gd name="T67" fmla="*/ 2514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53">
                                <a:moveTo>
                                  <a:pt x="34" y="0"/>
                                </a:moveTo>
                                <a:lnTo>
                                  <a:pt x="20" y="0"/>
                                </a:lnTo>
                                <a:lnTo>
                                  <a:pt x="13" y="3"/>
                                </a:lnTo>
                                <a:lnTo>
                                  <a:pt x="3" y="13"/>
                                </a:lnTo>
                                <a:lnTo>
                                  <a:pt x="0" y="20"/>
                                </a:lnTo>
                                <a:lnTo>
                                  <a:pt x="0" y="34"/>
                                </a:lnTo>
                                <a:lnTo>
                                  <a:pt x="3" y="40"/>
                                </a:lnTo>
                                <a:lnTo>
                                  <a:pt x="13" y="50"/>
                                </a:lnTo>
                                <a:lnTo>
                                  <a:pt x="20" y="53"/>
                                </a:lnTo>
                                <a:lnTo>
                                  <a:pt x="34" y="53"/>
                                </a:lnTo>
                                <a:lnTo>
                                  <a:pt x="40" y="50"/>
                                </a:lnTo>
                                <a:lnTo>
                                  <a:pt x="50" y="40"/>
                                </a:lnTo>
                                <a:lnTo>
                                  <a:pt x="53" y="34"/>
                                </a:lnTo>
                                <a:lnTo>
                                  <a:pt x="53" y="20"/>
                                </a:lnTo>
                                <a:lnTo>
                                  <a:pt x="50" y="13"/>
                                </a:lnTo>
                                <a:lnTo>
                                  <a:pt x="40" y="3"/>
                                </a:lnTo>
                                <a:lnTo>
                                  <a:pt x="34"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3" name="Freeform 596"/>
                        <wps:cNvSpPr>
                          <a:spLocks/>
                        </wps:cNvSpPr>
                        <wps:spPr bwMode="auto">
                          <a:xfrm>
                            <a:off x="2553" y="2514"/>
                            <a:ext cx="53" cy="53"/>
                          </a:xfrm>
                          <a:custGeom>
                            <a:avLst/>
                            <a:gdLst>
                              <a:gd name="T0" fmla="+- 0 2580 2553"/>
                              <a:gd name="T1" fmla="*/ T0 w 53"/>
                              <a:gd name="T2" fmla="+- 0 2567 2514"/>
                              <a:gd name="T3" fmla="*/ 2567 h 53"/>
                              <a:gd name="T4" fmla="+- 0 2587 2553"/>
                              <a:gd name="T5" fmla="*/ T4 w 53"/>
                              <a:gd name="T6" fmla="+- 0 2567 2514"/>
                              <a:gd name="T7" fmla="*/ 2567 h 53"/>
                              <a:gd name="T8" fmla="+- 0 2593 2553"/>
                              <a:gd name="T9" fmla="*/ T8 w 53"/>
                              <a:gd name="T10" fmla="+- 0 2564 2514"/>
                              <a:gd name="T11" fmla="*/ 2564 h 53"/>
                              <a:gd name="T12" fmla="+- 0 2598 2553"/>
                              <a:gd name="T13" fmla="*/ T12 w 53"/>
                              <a:gd name="T14" fmla="+- 0 2559 2514"/>
                              <a:gd name="T15" fmla="*/ 2559 h 53"/>
                              <a:gd name="T16" fmla="+- 0 2603 2553"/>
                              <a:gd name="T17" fmla="*/ T16 w 53"/>
                              <a:gd name="T18" fmla="+- 0 2554 2514"/>
                              <a:gd name="T19" fmla="*/ 2554 h 53"/>
                              <a:gd name="T20" fmla="+- 0 2606 2553"/>
                              <a:gd name="T21" fmla="*/ T20 w 53"/>
                              <a:gd name="T22" fmla="+- 0 2548 2514"/>
                              <a:gd name="T23" fmla="*/ 2548 h 53"/>
                              <a:gd name="T24" fmla="+- 0 2606 2553"/>
                              <a:gd name="T25" fmla="*/ T24 w 53"/>
                              <a:gd name="T26" fmla="+- 0 2541 2514"/>
                              <a:gd name="T27" fmla="*/ 2541 h 53"/>
                              <a:gd name="T28" fmla="+- 0 2606 2553"/>
                              <a:gd name="T29" fmla="*/ T28 w 53"/>
                              <a:gd name="T30" fmla="+- 0 2534 2514"/>
                              <a:gd name="T31" fmla="*/ 2534 h 53"/>
                              <a:gd name="T32" fmla="+- 0 2603 2553"/>
                              <a:gd name="T33" fmla="*/ T32 w 53"/>
                              <a:gd name="T34" fmla="+- 0 2527 2514"/>
                              <a:gd name="T35" fmla="*/ 2527 h 53"/>
                              <a:gd name="T36" fmla="+- 0 2598 2553"/>
                              <a:gd name="T37" fmla="*/ T36 w 53"/>
                              <a:gd name="T38" fmla="+- 0 2522 2514"/>
                              <a:gd name="T39" fmla="*/ 2522 h 53"/>
                              <a:gd name="T40" fmla="+- 0 2593 2553"/>
                              <a:gd name="T41" fmla="*/ T40 w 53"/>
                              <a:gd name="T42" fmla="+- 0 2517 2514"/>
                              <a:gd name="T43" fmla="*/ 2517 h 53"/>
                              <a:gd name="T44" fmla="+- 0 2587 2553"/>
                              <a:gd name="T45" fmla="*/ T44 w 53"/>
                              <a:gd name="T46" fmla="+- 0 2514 2514"/>
                              <a:gd name="T47" fmla="*/ 2514 h 53"/>
                              <a:gd name="T48" fmla="+- 0 2580 2553"/>
                              <a:gd name="T49" fmla="*/ T48 w 53"/>
                              <a:gd name="T50" fmla="+- 0 2514 2514"/>
                              <a:gd name="T51" fmla="*/ 2514 h 53"/>
                              <a:gd name="T52" fmla="+- 0 2573 2553"/>
                              <a:gd name="T53" fmla="*/ T52 w 53"/>
                              <a:gd name="T54" fmla="+- 0 2514 2514"/>
                              <a:gd name="T55" fmla="*/ 2514 h 53"/>
                              <a:gd name="T56" fmla="+- 0 2566 2553"/>
                              <a:gd name="T57" fmla="*/ T56 w 53"/>
                              <a:gd name="T58" fmla="+- 0 2517 2514"/>
                              <a:gd name="T59" fmla="*/ 2517 h 53"/>
                              <a:gd name="T60" fmla="+- 0 2561 2553"/>
                              <a:gd name="T61" fmla="*/ T60 w 53"/>
                              <a:gd name="T62" fmla="+- 0 2522 2514"/>
                              <a:gd name="T63" fmla="*/ 2522 h 53"/>
                              <a:gd name="T64" fmla="+- 0 2556 2553"/>
                              <a:gd name="T65" fmla="*/ T64 w 53"/>
                              <a:gd name="T66" fmla="+- 0 2527 2514"/>
                              <a:gd name="T67" fmla="*/ 2527 h 53"/>
                              <a:gd name="T68" fmla="+- 0 2553 2553"/>
                              <a:gd name="T69" fmla="*/ T68 w 53"/>
                              <a:gd name="T70" fmla="+- 0 2534 2514"/>
                              <a:gd name="T71" fmla="*/ 2534 h 53"/>
                              <a:gd name="T72" fmla="+- 0 2553 2553"/>
                              <a:gd name="T73" fmla="*/ T72 w 53"/>
                              <a:gd name="T74" fmla="+- 0 2541 2514"/>
                              <a:gd name="T75" fmla="*/ 2541 h 53"/>
                              <a:gd name="T76" fmla="+- 0 2553 2553"/>
                              <a:gd name="T77" fmla="*/ T76 w 53"/>
                              <a:gd name="T78" fmla="+- 0 2548 2514"/>
                              <a:gd name="T79" fmla="*/ 2548 h 53"/>
                              <a:gd name="T80" fmla="+- 0 2556 2553"/>
                              <a:gd name="T81" fmla="*/ T80 w 53"/>
                              <a:gd name="T82" fmla="+- 0 2554 2514"/>
                              <a:gd name="T83" fmla="*/ 2554 h 53"/>
                              <a:gd name="T84" fmla="+- 0 2561 2553"/>
                              <a:gd name="T85" fmla="*/ T84 w 53"/>
                              <a:gd name="T86" fmla="+- 0 2559 2514"/>
                              <a:gd name="T87" fmla="*/ 2559 h 53"/>
                              <a:gd name="T88" fmla="+- 0 2566 2553"/>
                              <a:gd name="T89" fmla="*/ T88 w 53"/>
                              <a:gd name="T90" fmla="+- 0 2564 2514"/>
                              <a:gd name="T91" fmla="*/ 2564 h 53"/>
                              <a:gd name="T92" fmla="+- 0 2573 2553"/>
                              <a:gd name="T93" fmla="*/ T92 w 53"/>
                              <a:gd name="T94" fmla="+- 0 2567 2514"/>
                              <a:gd name="T95" fmla="*/ 2567 h 53"/>
                              <a:gd name="T96" fmla="+- 0 2580 2553"/>
                              <a:gd name="T97" fmla="*/ T96 w 53"/>
                              <a:gd name="T98" fmla="+- 0 2567 2514"/>
                              <a:gd name="T99" fmla="*/ 2567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 h="53">
                                <a:moveTo>
                                  <a:pt x="27" y="53"/>
                                </a:moveTo>
                                <a:lnTo>
                                  <a:pt x="34" y="53"/>
                                </a:lnTo>
                                <a:lnTo>
                                  <a:pt x="40" y="50"/>
                                </a:lnTo>
                                <a:lnTo>
                                  <a:pt x="45" y="45"/>
                                </a:lnTo>
                                <a:lnTo>
                                  <a:pt x="50" y="40"/>
                                </a:lnTo>
                                <a:lnTo>
                                  <a:pt x="53" y="34"/>
                                </a:lnTo>
                                <a:lnTo>
                                  <a:pt x="53" y="27"/>
                                </a:lnTo>
                                <a:lnTo>
                                  <a:pt x="53" y="20"/>
                                </a:lnTo>
                                <a:lnTo>
                                  <a:pt x="50" y="13"/>
                                </a:lnTo>
                                <a:lnTo>
                                  <a:pt x="45" y="8"/>
                                </a:lnTo>
                                <a:lnTo>
                                  <a:pt x="40" y="3"/>
                                </a:lnTo>
                                <a:lnTo>
                                  <a:pt x="34" y="0"/>
                                </a:lnTo>
                                <a:lnTo>
                                  <a:pt x="27" y="0"/>
                                </a:lnTo>
                                <a:lnTo>
                                  <a:pt x="20" y="0"/>
                                </a:lnTo>
                                <a:lnTo>
                                  <a:pt x="13" y="3"/>
                                </a:lnTo>
                                <a:lnTo>
                                  <a:pt x="8" y="8"/>
                                </a:lnTo>
                                <a:lnTo>
                                  <a:pt x="3" y="13"/>
                                </a:lnTo>
                                <a:lnTo>
                                  <a:pt x="0" y="20"/>
                                </a:lnTo>
                                <a:lnTo>
                                  <a:pt x="0" y="27"/>
                                </a:lnTo>
                                <a:lnTo>
                                  <a:pt x="0" y="34"/>
                                </a:lnTo>
                                <a:lnTo>
                                  <a:pt x="3" y="40"/>
                                </a:lnTo>
                                <a:lnTo>
                                  <a:pt x="8" y="45"/>
                                </a:lnTo>
                                <a:lnTo>
                                  <a:pt x="13" y="50"/>
                                </a:lnTo>
                                <a:lnTo>
                                  <a:pt x="20" y="53"/>
                                </a:lnTo>
                                <a:lnTo>
                                  <a:pt x="27" y="53"/>
                                </a:lnTo>
                                <a:close/>
                              </a:path>
                            </a:pathLst>
                          </a:custGeom>
                          <a:noFill/>
                          <a:ln w="333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Freeform 595"/>
                        <wps:cNvSpPr>
                          <a:spLocks/>
                        </wps:cNvSpPr>
                        <wps:spPr bwMode="auto">
                          <a:xfrm>
                            <a:off x="2580" y="2302"/>
                            <a:ext cx="2636" cy="285"/>
                          </a:xfrm>
                          <a:custGeom>
                            <a:avLst/>
                            <a:gdLst>
                              <a:gd name="T0" fmla="+- 0 5215 2580"/>
                              <a:gd name="T1" fmla="*/ T0 w 2636"/>
                              <a:gd name="T2" fmla="+- 0 2402 2302"/>
                              <a:gd name="T3" fmla="*/ 2402 h 285"/>
                              <a:gd name="T4" fmla="+- 0 4776 2580"/>
                              <a:gd name="T5" fmla="*/ T4 w 2636"/>
                              <a:gd name="T6" fmla="+- 0 2302 2302"/>
                              <a:gd name="T7" fmla="*/ 2302 h 285"/>
                              <a:gd name="T8" fmla="+- 0 4337 2580"/>
                              <a:gd name="T9" fmla="*/ T8 w 2636"/>
                              <a:gd name="T10" fmla="+- 0 2413 2302"/>
                              <a:gd name="T11" fmla="*/ 2413 h 285"/>
                              <a:gd name="T12" fmla="+- 0 3678 2580"/>
                              <a:gd name="T13" fmla="*/ T12 w 2636"/>
                              <a:gd name="T14" fmla="+- 0 2517 2302"/>
                              <a:gd name="T15" fmla="*/ 2517 h 285"/>
                              <a:gd name="T16" fmla="+- 0 3313 2580"/>
                              <a:gd name="T17" fmla="*/ T16 w 2636"/>
                              <a:gd name="T18" fmla="+- 0 2559 2302"/>
                              <a:gd name="T19" fmla="*/ 2559 h 285"/>
                              <a:gd name="T20" fmla="+- 0 2580 2580"/>
                              <a:gd name="T21" fmla="*/ T20 w 2636"/>
                              <a:gd name="T22" fmla="+- 0 2587 2302"/>
                              <a:gd name="T23" fmla="*/ 2587 h 285"/>
                            </a:gdLst>
                            <a:ahLst/>
                            <a:cxnLst>
                              <a:cxn ang="0">
                                <a:pos x="T1" y="T3"/>
                              </a:cxn>
                              <a:cxn ang="0">
                                <a:pos x="T5" y="T7"/>
                              </a:cxn>
                              <a:cxn ang="0">
                                <a:pos x="T9" y="T11"/>
                              </a:cxn>
                              <a:cxn ang="0">
                                <a:pos x="T13" y="T15"/>
                              </a:cxn>
                              <a:cxn ang="0">
                                <a:pos x="T17" y="T19"/>
                              </a:cxn>
                              <a:cxn ang="0">
                                <a:pos x="T21" y="T23"/>
                              </a:cxn>
                            </a:cxnLst>
                            <a:rect l="0" t="0" r="r" b="b"/>
                            <a:pathLst>
                              <a:path w="2636" h="285">
                                <a:moveTo>
                                  <a:pt x="2635" y="100"/>
                                </a:moveTo>
                                <a:lnTo>
                                  <a:pt x="2196" y="0"/>
                                </a:lnTo>
                                <a:lnTo>
                                  <a:pt x="1757" y="111"/>
                                </a:lnTo>
                                <a:lnTo>
                                  <a:pt x="1098" y="215"/>
                                </a:lnTo>
                                <a:lnTo>
                                  <a:pt x="733" y="257"/>
                                </a:lnTo>
                                <a:lnTo>
                                  <a:pt x="0" y="285"/>
                                </a:lnTo>
                              </a:path>
                            </a:pathLst>
                          </a:custGeom>
                          <a:noFill/>
                          <a:ln w="13328">
                            <a:solidFill>
                              <a:srgbClr val="FF7F0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AutoShape 594"/>
                        <wps:cNvSpPr>
                          <a:spLocks/>
                        </wps:cNvSpPr>
                        <wps:spPr bwMode="auto">
                          <a:xfrm>
                            <a:off x="2553" y="2302"/>
                            <a:ext cx="2688" cy="285"/>
                          </a:xfrm>
                          <a:custGeom>
                            <a:avLst/>
                            <a:gdLst>
                              <a:gd name="T0" fmla="+- 0 5189 2553"/>
                              <a:gd name="T1" fmla="*/ T0 w 2688"/>
                              <a:gd name="T2" fmla="+- 0 2402 2302"/>
                              <a:gd name="T3" fmla="*/ 2402 h 285"/>
                              <a:gd name="T4" fmla="+- 0 5241 2553"/>
                              <a:gd name="T5" fmla="*/ T4 w 2688"/>
                              <a:gd name="T6" fmla="+- 0 2402 2302"/>
                              <a:gd name="T7" fmla="*/ 2402 h 285"/>
                              <a:gd name="T8" fmla="+- 0 4750 2553"/>
                              <a:gd name="T9" fmla="*/ T8 w 2688"/>
                              <a:gd name="T10" fmla="+- 0 2302 2302"/>
                              <a:gd name="T11" fmla="*/ 2302 h 285"/>
                              <a:gd name="T12" fmla="+- 0 4802 2553"/>
                              <a:gd name="T13" fmla="*/ T12 w 2688"/>
                              <a:gd name="T14" fmla="+- 0 2302 2302"/>
                              <a:gd name="T15" fmla="*/ 2302 h 285"/>
                              <a:gd name="T16" fmla="+- 0 4310 2553"/>
                              <a:gd name="T17" fmla="*/ T16 w 2688"/>
                              <a:gd name="T18" fmla="+- 0 2413 2302"/>
                              <a:gd name="T19" fmla="*/ 2413 h 285"/>
                              <a:gd name="T20" fmla="+- 0 4363 2553"/>
                              <a:gd name="T21" fmla="*/ T20 w 2688"/>
                              <a:gd name="T22" fmla="+- 0 2413 2302"/>
                              <a:gd name="T23" fmla="*/ 2413 h 285"/>
                              <a:gd name="T24" fmla="+- 0 3652 2553"/>
                              <a:gd name="T25" fmla="*/ T24 w 2688"/>
                              <a:gd name="T26" fmla="+- 0 2517 2302"/>
                              <a:gd name="T27" fmla="*/ 2517 h 285"/>
                              <a:gd name="T28" fmla="+- 0 3704 2553"/>
                              <a:gd name="T29" fmla="*/ T28 w 2688"/>
                              <a:gd name="T30" fmla="+- 0 2517 2302"/>
                              <a:gd name="T31" fmla="*/ 2517 h 285"/>
                              <a:gd name="T32" fmla="+- 0 3287 2553"/>
                              <a:gd name="T33" fmla="*/ T32 w 2688"/>
                              <a:gd name="T34" fmla="+- 0 2559 2302"/>
                              <a:gd name="T35" fmla="*/ 2559 h 285"/>
                              <a:gd name="T36" fmla="+- 0 3339 2553"/>
                              <a:gd name="T37" fmla="*/ T36 w 2688"/>
                              <a:gd name="T38" fmla="+- 0 2559 2302"/>
                              <a:gd name="T39" fmla="*/ 2559 h 285"/>
                              <a:gd name="T40" fmla="+- 0 2553 2553"/>
                              <a:gd name="T41" fmla="*/ T40 w 2688"/>
                              <a:gd name="T42" fmla="+- 0 2587 2302"/>
                              <a:gd name="T43" fmla="*/ 2587 h 285"/>
                              <a:gd name="T44" fmla="+- 0 2606 2553"/>
                              <a:gd name="T45" fmla="*/ T44 w 2688"/>
                              <a:gd name="T46" fmla="+- 0 2587 2302"/>
                              <a:gd name="T47" fmla="*/ 2587 h 2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688" h="285">
                                <a:moveTo>
                                  <a:pt x="2636" y="100"/>
                                </a:moveTo>
                                <a:lnTo>
                                  <a:pt x="2688" y="100"/>
                                </a:lnTo>
                                <a:moveTo>
                                  <a:pt x="2197" y="0"/>
                                </a:moveTo>
                                <a:lnTo>
                                  <a:pt x="2249" y="0"/>
                                </a:lnTo>
                                <a:moveTo>
                                  <a:pt x="1757" y="111"/>
                                </a:moveTo>
                                <a:lnTo>
                                  <a:pt x="1810" y="111"/>
                                </a:lnTo>
                                <a:moveTo>
                                  <a:pt x="1099" y="215"/>
                                </a:moveTo>
                                <a:lnTo>
                                  <a:pt x="1151" y="215"/>
                                </a:lnTo>
                                <a:moveTo>
                                  <a:pt x="734" y="257"/>
                                </a:moveTo>
                                <a:lnTo>
                                  <a:pt x="786" y="257"/>
                                </a:lnTo>
                                <a:moveTo>
                                  <a:pt x="0" y="285"/>
                                </a:moveTo>
                                <a:lnTo>
                                  <a:pt x="53" y="285"/>
                                </a:lnTo>
                              </a:path>
                            </a:pathLst>
                          </a:custGeom>
                          <a:noFill/>
                          <a:ln w="33321">
                            <a:solidFill>
                              <a:srgbClr val="FF7F0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Freeform 593"/>
                        <wps:cNvSpPr>
                          <a:spLocks/>
                        </wps:cNvSpPr>
                        <wps:spPr bwMode="auto">
                          <a:xfrm>
                            <a:off x="2580" y="641"/>
                            <a:ext cx="2636" cy="1709"/>
                          </a:xfrm>
                          <a:custGeom>
                            <a:avLst/>
                            <a:gdLst>
                              <a:gd name="T0" fmla="+- 0 5215 2580"/>
                              <a:gd name="T1" fmla="*/ T0 w 2636"/>
                              <a:gd name="T2" fmla="+- 0 1745 641"/>
                              <a:gd name="T3" fmla="*/ 1745 h 1709"/>
                              <a:gd name="T4" fmla="+- 0 4776 2580"/>
                              <a:gd name="T5" fmla="*/ T4 w 2636"/>
                              <a:gd name="T6" fmla="+- 0 2302 641"/>
                              <a:gd name="T7" fmla="*/ 2302 h 1709"/>
                              <a:gd name="T8" fmla="+- 0 4337 2580"/>
                              <a:gd name="T9" fmla="*/ T8 w 2636"/>
                              <a:gd name="T10" fmla="+- 0 2350 641"/>
                              <a:gd name="T11" fmla="*/ 2350 h 1709"/>
                              <a:gd name="T12" fmla="+- 0 3678 2580"/>
                              <a:gd name="T13" fmla="*/ T12 w 2636"/>
                              <a:gd name="T14" fmla="+- 0 2236 641"/>
                              <a:gd name="T15" fmla="*/ 2236 h 1709"/>
                              <a:gd name="T16" fmla="+- 0 3313 2580"/>
                              <a:gd name="T17" fmla="*/ T16 w 2636"/>
                              <a:gd name="T18" fmla="+- 0 2097 641"/>
                              <a:gd name="T19" fmla="*/ 2097 h 1709"/>
                              <a:gd name="T20" fmla="+- 0 2580 2580"/>
                              <a:gd name="T21" fmla="*/ T20 w 2636"/>
                              <a:gd name="T22" fmla="+- 0 641 641"/>
                              <a:gd name="T23" fmla="*/ 641 h 1709"/>
                            </a:gdLst>
                            <a:ahLst/>
                            <a:cxnLst>
                              <a:cxn ang="0">
                                <a:pos x="T1" y="T3"/>
                              </a:cxn>
                              <a:cxn ang="0">
                                <a:pos x="T5" y="T7"/>
                              </a:cxn>
                              <a:cxn ang="0">
                                <a:pos x="T9" y="T11"/>
                              </a:cxn>
                              <a:cxn ang="0">
                                <a:pos x="T13" y="T15"/>
                              </a:cxn>
                              <a:cxn ang="0">
                                <a:pos x="T17" y="T19"/>
                              </a:cxn>
                              <a:cxn ang="0">
                                <a:pos x="T21" y="T23"/>
                              </a:cxn>
                            </a:cxnLst>
                            <a:rect l="0" t="0" r="r" b="b"/>
                            <a:pathLst>
                              <a:path w="2636" h="1709">
                                <a:moveTo>
                                  <a:pt x="2635" y="1104"/>
                                </a:moveTo>
                                <a:lnTo>
                                  <a:pt x="2196" y="1661"/>
                                </a:lnTo>
                                <a:lnTo>
                                  <a:pt x="1757" y="1709"/>
                                </a:lnTo>
                                <a:lnTo>
                                  <a:pt x="1098" y="1595"/>
                                </a:lnTo>
                                <a:lnTo>
                                  <a:pt x="733" y="1456"/>
                                </a:lnTo>
                                <a:lnTo>
                                  <a:pt x="0" y="0"/>
                                </a:lnTo>
                              </a:path>
                            </a:pathLst>
                          </a:custGeom>
                          <a:noFill/>
                          <a:ln w="13328">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AutoShape 592"/>
                        <wps:cNvSpPr>
                          <a:spLocks/>
                        </wps:cNvSpPr>
                        <wps:spPr bwMode="auto">
                          <a:xfrm>
                            <a:off x="5190" y="1719"/>
                            <a:ext cx="50" cy="48"/>
                          </a:xfrm>
                          <a:custGeom>
                            <a:avLst/>
                            <a:gdLst>
                              <a:gd name="T0" fmla="+- 0 5240 5190"/>
                              <a:gd name="T1" fmla="*/ T0 w 50"/>
                              <a:gd name="T2" fmla="+- 0 1737 1719"/>
                              <a:gd name="T3" fmla="*/ 1737 h 48"/>
                              <a:gd name="T4" fmla="+- 0 5190 5190"/>
                              <a:gd name="T5" fmla="*/ T4 w 50"/>
                              <a:gd name="T6" fmla="+- 0 1737 1719"/>
                              <a:gd name="T7" fmla="*/ 1737 h 48"/>
                              <a:gd name="T8" fmla="+- 0 5205 5190"/>
                              <a:gd name="T9" fmla="*/ T8 w 50"/>
                              <a:gd name="T10" fmla="+- 0 1748 1719"/>
                              <a:gd name="T11" fmla="*/ 1748 h 48"/>
                              <a:gd name="T12" fmla="+- 0 5200 5190"/>
                              <a:gd name="T13" fmla="*/ T12 w 50"/>
                              <a:gd name="T14" fmla="+- 0 1766 1719"/>
                              <a:gd name="T15" fmla="*/ 1766 h 48"/>
                              <a:gd name="T16" fmla="+- 0 5215 5190"/>
                              <a:gd name="T17" fmla="*/ T16 w 50"/>
                              <a:gd name="T18" fmla="+- 0 1755 1719"/>
                              <a:gd name="T19" fmla="*/ 1755 h 48"/>
                              <a:gd name="T20" fmla="+- 0 5227 5190"/>
                              <a:gd name="T21" fmla="*/ T20 w 50"/>
                              <a:gd name="T22" fmla="+- 0 1755 1719"/>
                              <a:gd name="T23" fmla="*/ 1755 h 48"/>
                              <a:gd name="T24" fmla="+- 0 5225 5190"/>
                              <a:gd name="T25" fmla="*/ T24 w 50"/>
                              <a:gd name="T26" fmla="+- 0 1748 1719"/>
                              <a:gd name="T27" fmla="*/ 1748 h 48"/>
                              <a:gd name="T28" fmla="+- 0 5240 5190"/>
                              <a:gd name="T29" fmla="*/ T28 w 50"/>
                              <a:gd name="T30" fmla="+- 0 1737 1719"/>
                              <a:gd name="T31" fmla="*/ 1737 h 48"/>
                              <a:gd name="T32" fmla="+- 0 5227 5190"/>
                              <a:gd name="T33" fmla="*/ T32 w 50"/>
                              <a:gd name="T34" fmla="+- 0 1755 1719"/>
                              <a:gd name="T35" fmla="*/ 1755 h 48"/>
                              <a:gd name="T36" fmla="+- 0 5215 5190"/>
                              <a:gd name="T37" fmla="*/ T36 w 50"/>
                              <a:gd name="T38" fmla="+- 0 1755 1719"/>
                              <a:gd name="T39" fmla="*/ 1755 h 48"/>
                              <a:gd name="T40" fmla="+- 0 5230 5190"/>
                              <a:gd name="T41" fmla="*/ T40 w 50"/>
                              <a:gd name="T42" fmla="+- 0 1766 1719"/>
                              <a:gd name="T43" fmla="*/ 1766 h 48"/>
                              <a:gd name="T44" fmla="+- 0 5227 5190"/>
                              <a:gd name="T45" fmla="*/ T44 w 50"/>
                              <a:gd name="T46" fmla="+- 0 1755 1719"/>
                              <a:gd name="T47" fmla="*/ 1755 h 48"/>
                              <a:gd name="T48" fmla="+- 0 5215 5190"/>
                              <a:gd name="T49" fmla="*/ T48 w 50"/>
                              <a:gd name="T50" fmla="+- 0 1719 1719"/>
                              <a:gd name="T51" fmla="*/ 1719 h 48"/>
                              <a:gd name="T52" fmla="+- 0 5209 5190"/>
                              <a:gd name="T53" fmla="*/ T52 w 50"/>
                              <a:gd name="T54" fmla="+- 0 1737 1719"/>
                              <a:gd name="T55" fmla="*/ 1737 h 48"/>
                              <a:gd name="T56" fmla="+- 0 5221 5190"/>
                              <a:gd name="T57" fmla="*/ T56 w 50"/>
                              <a:gd name="T58" fmla="+- 0 1737 1719"/>
                              <a:gd name="T59" fmla="*/ 1737 h 48"/>
                              <a:gd name="T60" fmla="+- 0 5215 5190"/>
                              <a:gd name="T61" fmla="*/ T60 w 50"/>
                              <a:gd name="T62" fmla="+- 0 1719 1719"/>
                              <a:gd name="T63" fmla="*/ 171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 h="48">
                                <a:moveTo>
                                  <a:pt x="50" y="18"/>
                                </a:moveTo>
                                <a:lnTo>
                                  <a:pt x="0" y="18"/>
                                </a:lnTo>
                                <a:lnTo>
                                  <a:pt x="15" y="29"/>
                                </a:lnTo>
                                <a:lnTo>
                                  <a:pt x="10" y="47"/>
                                </a:lnTo>
                                <a:lnTo>
                                  <a:pt x="25" y="36"/>
                                </a:lnTo>
                                <a:lnTo>
                                  <a:pt x="37" y="36"/>
                                </a:lnTo>
                                <a:lnTo>
                                  <a:pt x="35" y="29"/>
                                </a:lnTo>
                                <a:lnTo>
                                  <a:pt x="50" y="18"/>
                                </a:lnTo>
                                <a:close/>
                                <a:moveTo>
                                  <a:pt x="37" y="36"/>
                                </a:moveTo>
                                <a:lnTo>
                                  <a:pt x="25" y="36"/>
                                </a:lnTo>
                                <a:lnTo>
                                  <a:pt x="40" y="47"/>
                                </a:lnTo>
                                <a:lnTo>
                                  <a:pt x="37" y="36"/>
                                </a:lnTo>
                                <a:close/>
                                <a:moveTo>
                                  <a:pt x="25" y="0"/>
                                </a:moveTo>
                                <a:lnTo>
                                  <a:pt x="19" y="18"/>
                                </a:lnTo>
                                <a:lnTo>
                                  <a:pt x="31" y="18"/>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8" name="Freeform 591"/>
                        <wps:cNvSpPr>
                          <a:spLocks/>
                        </wps:cNvSpPr>
                        <wps:spPr bwMode="auto">
                          <a:xfrm>
                            <a:off x="5190" y="1719"/>
                            <a:ext cx="50" cy="48"/>
                          </a:xfrm>
                          <a:custGeom>
                            <a:avLst/>
                            <a:gdLst>
                              <a:gd name="T0" fmla="+- 0 5215 5190"/>
                              <a:gd name="T1" fmla="*/ T0 w 50"/>
                              <a:gd name="T2" fmla="+- 0 1719 1719"/>
                              <a:gd name="T3" fmla="*/ 1719 h 48"/>
                              <a:gd name="T4" fmla="+- 0 5209 5190"/>
                              <a:gd name="T5" fmla="*/ T4 w 50"/>
                              <a:gd name="T6" fmla="+- 0 1737 1719"/>
                              <a:gd name="T7" fmla="*/ 1737 h 48"/>
                              <a:gd name="T8" fmla="+- 0 5190 5190"/>
                              <a:gd name="T9" fmla="*/ T8 w 50"/>
                              <a:gd name="T10" fmla="+- 0 1737 1719"/>
                              <a:gd name="T11" fmla="*/ 1737 h 48"/>
                              <a:gd name="T12" fmla="+- 0 5205 5190"/>
                              <a:gd name="T13" fmla="*/ T12 w 50"/>
                              <a:gd name="T14" fmla="+- 0 1748 1719"/>
                              <a:gd name="T15" fmla="*/ 1748 h 48"/>
                              <a:gd name="T16" fmla="+- 0 5200 5190"/>
                              <a:gd name="T17" fmla="*/ T16 w 50"/>
                              <a:gd name="T18" fmla="+- 0 1766 1719"/>
                              <a:gd name="T19" fmla="*/ 1766 h 48"/>
                              <a:gd name="T20" fmla="+- 0 5215 5190"/>
                              <a:gd name="T21" fmla="*/ T20 w 50"/>
                              <a:gd name="T22" fmla="+- 0 1755 1719"/>
                              <a:gd name="T23" fmla="*/ 1755 h 48"/>
                              <a:gd name="T24" fmla="+- 0 5230 5190"/>
                              <a:gd name="T25" fmla="*/ T24 w 50"/>
                              <a:gd name="T26" fmla="+- 0 1766 1719"/>
                              <a:gd name="T27" fmla="*/ 1766 h 48"/>
                              <a:gd name="T28" fmla="+- 0 5225 5190"/>
                              <a:gd name="T29" fmla="*/ T28 w 50"/>
                              <a:gd name="T30" fmla="+- 0 1748 1719"/>
                              <a:gd name="T31" fmla="*/ 1748 h 48"/>
                              <a:gd name="T32" fmla="+- 0 5240 5190"/>
                              <a:gd name="T33" fmla="*/ T32 w 50"/>
                              <a:gd name="T34" fmla="+- 0 1737 1719"/>
                              <a:gd name="T35" fmla="*/ 1737 h 48"/>
                              <a:gd name="T36" fmla="+- 0 5221 5190"/>
                              <a:gd name="T37" fmla="*/ T36 w 50"/>
                              <a:gd name="T38" fmla="+- 0 1737 1719"/>
                              <a:gd name="T39" fmla="*/ 1737 h 48"/>
                              <a:gd name="T40" fmla="+- 0 5215 5190"/>
                              <a:gd name="T41" fmla="*/ T40 w 50"/>
                              <a:gd name="T42" fmla="+- 0 1719 1719"/>
                              <a:gd name="T43" fmla="*/ 171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0" h="48">
                                <a:moveTo>
                                  <a:pt x="25" y="0"/>
                                </a:moveTo>
                                <a:lnTo>
                                  <a:pt x="19" y="18"/>
                                </a:lnTo>
                                <a:lnTo>
                                  <a:pt x="0" y="18"/>
                                </a:lnTo>
                                <a:lnTo>
                                  <a:pt x="15" y="29"/>
                                </a:lnTo>
                                <a:lnTo>
                                  <a:pt x="10" y="47"/>
                                </a:lnTo>
                                <a:lnTo>
                                  <a:pt x="25" y="36"/>
                                </a:lnTo>
                                <a:lnTo>
                                  <a:pt x="40" y="47"/>
                                </a:lnTo>
                                <a:lnTo>
                                  <a:pt x="35" y="29"/>
                                </a:lnTo>
                                <a:lnTo>
                                  <a:pt x="50" y="18"/>
                                </a:lnTo>
                                <a:lnTo>
                                  <a:pt x="31" y="18"/>
                                </a:lnTo>
                                <a:lnTo>
                                  <a:pt x="25" y="0"/>
                                </a:lnTo>
                                <a:close/>
                              </a:path>
                            </a:pathLst>
                          </a:custGeom>
                          <a:noFill/>
                          <a:ln w="333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AutoShape 590"/>
                        <wps:cNvSpPr>
                          <a:spLocks/>
                        </wps:cNvSpPr>
                        <wps:spPr bwMode="auto">
                          <a:xfrm>
                            <a:off x="4751" y="2276"/>
                            <a:ext cx="50" cy="48"/>
                          </a:xfrm>
                          <a:custGeom>
                            <a:avLst/>
                            <a:gdLst>
                              <a:gd name="T0" fmla="+- 0 4801 4751"/>
                              <a:gd name="T1" fmla="*/ T0 w 50"/>
                              <a:gd name="T2" fmla="+- 0 2294 2276"/>
                              <a:gd name="T3" fmla="*/ 2294 h 48"/>
                              <a:gd name="T4" fmla="+- 0 4751 4751"/>
                              <a:gd name="T5" fmla="*/ T4 w 50"/>
                              <a:gd name="T6" fmla="+- 0 2294 2276"/>
                              <a:gd name="T7" fmla="*/ 2294 h 48"/>
                              <a:gd name="T8" fmla="+- 0 4766 4751"/>
                              <a:gd name="T9" fmla="*/ T8 w 50"/>
                              <a:gd name="T10" fmla="+- 0 2305 2276"/>
                              <a:gd name="T11" fmla="*/ 2305 h 48"/>
                              <a:gd name="T12" fmla="+- 0 4760 4751"/>
                              <a:gd name="T13" fmla="*/ T12 w 50"/>
                              <a:gd name="T14" fmla="+- 0 2323 2276"/>
                              <a:gd name="T15" fmla="*/ 2323 h 48"/>
                              <a:gd name="T16" fmla="+- 0 4776 4751"/>
                              <a:gd name="T17" fmla="*/ T16 w 50"/>
                              <a:gd name="T18" fmla="+- 0 2312 2276"/>
                              <a:gd name="T19" fmla="*/ 2312 h 48"/>
                              <a:gd name="T20" fmla="+- 0 4788 4751"/>
                              <a:gd name="T21" fmla="*/ T20 w 50"/>
                              <a:gd name="T22" fmla="+- 0 2312 2276"/>
                              <a:gd name="T23" fmla="*/ 2312 h 48"/>
                              <a:gd name="T24" fmla="+- 0 4785 4751"/>
                              <a:gd name="T25" fmla="*/ T24 w 50"/>
                              <a:gd name="T26" fmla="+- 0 2305 2276"/>
                              <a:gd name="T27" fmla="*/ 2305 h 48"/>
                              <a:gd name="T28" fmla="+- 0 4801 4751"/>
                              <a:gd name="T29" fmla="*/ T28 w 50"/>
                              <a:gd name="T30" fmla="+- 0 2294 2276"/>
                              <a:gd name="T31" fmla="*/ 2294 h 48"/>
                              <a:gd name="T32" fmla="+- 0 4788 4751"/>
                              <a:gd name="T33" fmla="*/ T32 w 50"/>
                              <a:gd name="T34" fmla="+- 0 2312 2276"/>
                              <a:gd name="T35" fmla="*/ 2312 h 48"/>
                              <a:gd name="T36" fmla="+- 0 4776 4751"/>
                              <a:gd name="T37" fmla="*/ T36 w 50"/>
                              <a:gd name="T38" fmla="+- 0 2312 2276"/>
                              <a:gd name="T39" fmla="*/ 2312 h 48"/>
                              <a:gd name="T40" fmla="+- 0 4791 4751"/>
                              <a:gd name="T41" fmla="*/ T40 w 50"/>
                              <a:gd name="T42" fmla="+- 0 2323 2276"/>
                              <a:gd name="T43" fmla="*/ 2323 h 48"/>
                              <a:gd name="T44" fmla="+- 0 4788 4751"/>
                              <a:gd name="T45" fmla="*/ T44 w 50"/>
                              <a:gd name="T46" fmla="+- 0 2312 2276"/>
                              <a:gd name="T47" fmla="*/ 2312 h 48"/>
                              <a:gd name="T48" fmla="+- 0 4776 4751"/>
                              <a:gd name="T49" fmla="*/ T48 w 50"/>
                              <a:gd name="T50" fmla="+- 0 2276 2276"/>
                              <a:gd name="T51" fmla="*/ 2276 h 48"/>
                              <a:gd name="T52" fmla="+- 0 4770 4751"/>
                              <a:gd name="T53" fmla="*/ T52 w 50"/>
                              <a:gd name="T54" fmla="+- 0 2294 2276"/>
                              <a:gd name="T55" fmla="*/ 2294 h 48"/>
                              <a:gd name="T56" fmla="+- 0 4782 4751"/>
                              <a:gd name="T57" fmla="*/ T56 w 50"/>
                              <a:gd name="T58" fmla="+- 0 2294 2276"/>
                              <a:gd name="T59" fmla="*/ 2294 h 48"/>
                              <a:gd name="T60" fmla="+- 0 4776 4751"/>
                              <a:gd name="T61" fmla="*/ T60 w 50"/>
                              <a:gd name="T62" fmla="+- 0 2276 2276"/>
                              <a:gd name="T63" fmla="*/ 227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 h="48">
                                <a:moveTo>
                                  <a:pt x="50" y="18"/>
                                </a:moveTo>
                                <a:lnTo>
                                  <a:pt x="0" y="18"/>
                                </a:lnTo>
                                <a:lnTo>
                                  <a:pt x="15" y="29"/>
                                </a:lnTo>
                                <a:lnTo>
                                  <a:pt x="9" y="47"/>
                                </a:lnTo>
                                <a:lnTo>
                                  <a:pt x="25" y="36"/>
                                </a:lnTo>
                                <a:lnTo>
                                  <a:pt x="37" y="36"/>
                                </a:lnTo>
                                <a:lnTo>
                                  <a:pt x="34" y="29"/>
                                </a:lnTo>
                                <a:lnTo>
                                  <a:pt x="50" y="18"/>
                                </a:lnTo>
                                <a:close/>
                                <a:moveTo>
                                  <a:pt x="37" y="36"/>
                                </a:moveTo>
                                <a:lnTo>
                                  <a:pt x="25" y="36"/>
                                </a:lnTo>
                                <a:lnTo>
                                  <a:pt x="40" y="47"/>
                                </a:lnTo>
                                <a:lnTo>
                                  <a:pt x="37" y="36"/>
                                </a:lnTo>
                                <a:close/>
                                <a:moveTo>
                                  <a:pt x="25" y="0"/>
                                </a:moveTo>
                                <a:lnTo>
                                  <a:pt x="19" y="18"/>
                                </a:lnTo>
                                <a:lnTo>
                                  <a:pt x="31" y="18"/>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 name="Freeform 589"/>
                        <wps:cNvSpPr>
                          <a:spLocks/>
                        </wps:cNvSpPr>
                        <wps:spPr bwMode="auto">
                          <a:xfrm>
                            <a:off x="4751" y="2276"/>
                            <a:ext cx="50" cy="48"/>
                          </a:xfrm>
                          <a:custGeom>
                            <a:avLst/>
                            <a:gdLst>
                              <a:gd name="T0" fmla="+- 0 4776 4751"/>
                              <a:gd name="T1" fmla="*/ T0 w 50"/>
                              <a:gd name="T2" fmla="+- 0 2276 2276"/>
                              <a:gd name="T3" fmla="*/ 2276 h 48"/>
                              <a:gd name="T4" fmla="+- 0 4770 4751"/>
                              <a:gd name="T5" fmla="*/ T4 w 50"/>
                              <a:gd name="T6" fmla="+- 0 2294 2276"/>
                              <a:gd name="T7" fmla="*/ 2294 h 48"/>
                              <a:gd name="T8" fmla="+- 0 4751 4751"/>
                              <a:gd name="T9" fmla="*/ T8 w 50"/>
                              <a:gd name="T10" fmla="+- 0 2294 2276"/>
                              <a:gd name="T11" fmla="*/ 2294 h 48"/>
                              <a:gd name="T12" fmla="+- 0 4766 4751"/>
                              <a:gd name="T13" fmla="*/ T12 w 50"/>
                              <a:gd name="T14" fmla="+- 0 2305 2276"/>
                              <a:gd name="T15" fmla="*/ 2305 h 48"/>
                              <a:gd name="T16" fmla="+- 0 4760 4751"/>
                              <a:gd name="T17" fmla="*/ T16 w 50"/>
                              <a:gd name="T18" fmla="+- 0 2323 2276"/>
                              <a:gd name="T19" fmla="*/ 2323 h 48"/>
                              <a:gd name="T20" fmla="+- 0 4776 4751"/>
                              <a:gd name="T21" fmla="*/ T20 w 50"/>
                              <a:gd name="T22" fmla="+- 0 2312 2276"/>
                              <a:gd name="T23" fmla="*/ 2312 h 48"/>
                              <a:gd name="T24" fmla="+- 0 4791 4751"/>
                              <a:gd name="T25" fmla="*/ T24 w 50"/>
                              <a:gd name="T26" fmla="+- 0 2323 2276"/>
                              <a:gd name="T27" fmla="*/ 2323 h 48"/>
                              <a:gd name="T28" fmla="+- 0 4785 4751"/>
                              <a:gd name="T29" fmla="*/ T28 w 50"/>
                              <a:gd name="T30" fmla="+- 0 2305 2276"/>
                              <a:gd name="T31" fmla="*/ 2305 h 48"/>
                              <a:gd name="T32" fmla="+- 0 4801 4751"/>
                              <a:gd name="T33" fmla="*/ T32 w 50"/>
                              <a:gd name="T34" fmla="+- 0 2294 2276"/>
                              <a:gd name="T35" fmla="*/ 2294 h 48"/>
                              <a:gd name="T36" fmla="+- 0 4782 4751"/>
                              <a:gd name="T37" fmla="*/ T36 w 50"/>
                              <a:gd name="T38" fmla="+- 0 2294 2276"/>
                              <a:gd name="T39" fmla="*/ 2294 h 48"/>
                              <a:gd name="T40" fmla="+- 0 4776 4751"/>
                              <a:gd name="T41" fmla="*/ T40 w 50"/>
                              <a:gd name="T42" fmla="+- 0 2276 2276"/>
                              <a:gd name="T43" fmla="*/ 227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0" h="48">
                                <a:moveTo>
                                  <a:pt x="25" y="0"/>
                                </a:moveTo>
                                <a:lnTo>
                                  <a:pt x="19" y="18"/>
                                </a:lnTo>
                                <a:lnTo>
                                  <a:pt x="0" y="18"/>
                                </a:lnTo>
                                <a:lnTo>
                                  <a:pt x="15" y="29"/>
                                </a:lnTo>
                                <a:lnTo>
                                  <a:pt x="9" y="47"/>
                                </a:lnTo>
                                <a:lnTo>
                                  <a:pt x="25" y="36"/>
                                </a:lnTo>
                                <a:lnTo>
                                  <a:pt x="40" y="47"/>
                                </a:lnTo>
                                <a:lnTo>
                                  <a:pt x="34" y="29"/>
                                </a:lnTo>
                                <a:lnTo>
                                  <a:pt x="50" y="18"/>
                                </a:lnTo>
                                <a:lnTo>
                                  <a:pt x="31" y="18"/>
                                </a:lnTo>
                                <a:lnTo>
                                  <a:pt x="25" y="0"/>
                                </a:lnTo>
                                <a:close/>
                              </a:path>
                            </a:pathLst>
                          </a:custGeom>
                          <a:noFill/>
                          <a:ln w="333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AutoShape 588"/>
                        <wps:cNvSpPr>
                          <a:spLocks/>
                        </wps:cNvSpPr>
                        <wps:spPr bwMode="auto">
                          <a:xfrm>
                            <a:off x="4312" y="2323"/>
                            <a:ext cx="50" cy="48"/>
                          </a:xfrm>
                          <a:custGeom>
                            <a:avLst/>
                            <a:gdLst>
                              <a:gd name="T0" fmla="+- 0 4362 4312"/>
                              <a:gd name="T1" fmla="*/ T0 w 50"/>
                              <a:gd name="T2" fmla="+- 0 2342 2323"/>
                              <a:gd name="T3" fmla="*/ 2342 h 48"/>
                              <a:gd name="T4" fmla="+- 0 4312 4312"/>
                              <a:gd name="T5" fmla="*/ T4 w 50"/>
                              <a:gd name="T6" fmla="+- 0 2342 2323"/>
                              <a:gd name="T7" fmla="*/ 2342 h 48"/>
                              <a:gd name="T8" fmla="+- 0 4327 4312"/>
                              <a:gd name="T9" fmla="*/ T8 w 50"/>
                              <a:gd name="T10" fmla="+- 0 2353 2323"/>
                              <a:gd name="T11" fmla="*/ 2353 h 48"/>
                              <a:gd name="T12" fmla="+- 0 4321 4312"/>
                              <a:gd name="T13" fmla="*/ T12 w 50"/>
                              <a:gd name="T14" fmla="+- 0 2371 2323"/>
                              <a:gd name="T15" fmla="*/ 2371 h 48"/>
                              <a:gd name="T16" fmla="+- 0 4337 4312"/>
                              <a:gd name="T17" fmla="*/ T16 w 50"/>
                              <a:gd name="T18" fmla="+- 0 2360 2323"/>
                              <a:gd name="T19" fmla="*/ 2360 h 48"/>
                              <a:gd name="T20" fmla="+- 0 4348 4312"/>
                              <a:gd name="T21" fmla="*/ T20 w 50"/>
                              <a:gd name="T22" fmla="+- 0 2360 2323"/>
                              <a:gd name="T23" fmla="*/ 2360 h 48"/>
                              <a:gd name="T24" fmla="+- 0 4346 4312"/>
                              <a:gd name="T25" fmla="*/ T24 w 50"/>
                              <a:gd name="T26" fmla="+- 0 2353 2323"/>
                              <a:gd name="T27" fmla="*/ 2353 h 48"/>
                              <a:gd name="T28" fmla="+- 0 4362 4312"/>
                              <a:gd name="T29" fmla="*/ T28 w 50"/>
                              <a:gd name="T30" fmla="+- 0 2342 2323"/>
                              <a:gd name="T31" fmla="*/ 2342 h 48"/>
                              <a:gd name="T32" fmla="+- 0 4348 4312"/>
                              <a:gd name="T33" fmla="*/ T32 w 50"/>
                              <a:gd name="T34" fmla="+- 0 2360 2323"/>
                              <a:gd name="T35" fmla="*/ 2360 h 48"/>
                              <a:gd name="T36" fmla="+- 0 4337 4312"/>
                              <a:gd name="T37" fmla="*/ T36 w 50"/>
                              <a:gd name="T38" fmla="+- 0 2360 2323"/>
                              <a:gd name="T39" fmla="*/ 2360 h 48"/>
                              <a:gd name="T40" fmla="+- 0 4352 4312"/>
                              <a:gd name="T41" fmla="*/ T40 w 50"/>
                              <a:gd name="T42" fmla="+- 0 2371 2323"/>
                              <a:gd name="T43" fmla="*/ 2371 h 48"/>
                              <a:gd name="T44" fmla="+- 0 4348 4312"/>
                              <a:gd name="T45" fmla="*/ T44 w 50"/>
                              <a:gd name="T46" fmla="+- 0 2360 2323"/>
                              <a:gd name="T47" fmla="*/ 2360 h 48"/>
                              <a:gd name="T48" fmla="+- 0 4337 4312"/>
                              <a:gd name="T49" fmla="*/ T48 w 50"/>
                              <a:gd name="T50" fmla="+- 0 2323 2323"/>
                              <a:gd name="T51" fmla="*/ 2323 h 48"/>
                              <a:gd name="T52" fmla="+- 0 4331 4312"/>
                              <a:gd name="T53" fmla="*/ T52 w 50"/>
                              <a:gd name="T54" fmla="+- 0 2342 2323"/>
                              <a:gd name="T55" fmla="*/ 2342 h 48"/>
                              <a:gd name="T56" fmla="+- 0 4342 4312"/>
                              <a:gd name="T57" fmla="*/ T56 w 50"/>
                              <a:gd name="T58" fmla="+- 0 2342 2323"/>
                              <a:gd name="T59" fmla="*/ 2342 h 48"/>
                              <a:gd name="T60" fmla="+- 0 4337 4312"/>
                              <a:gd name="T61" fmla="*/ T60 w 50"/>
                              <a:gd name="T62" fmla="+- 0 2323 2323"/>
                              <a:gd name="T63" fmla="*/ 232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 h="48">
                                <a:moveTo>
                                  <a:pt x="50" y="19"/>
                                </a:moveTo>
                                <a:lnTo>
                                  <a:pt x="0" y="19"/>
                                </a:lnTo>
                                <a:lnTo>
                                  <a:pt x="15" y="30"/>
                                </a:lnTo>
                                <a:lnTo>
                                  <a:pt x="9" y="48"/>
                                </a:lnTo>
                                <a:lnTo>
                                  <a:pt x="25" y="37"/>
                                </a:lnTo>
                                <a:lnTo>
                                  <a:pt x="36" y="37"/>
                                </a:lnTo>
                                <a:lnTo>
                                  <a:pt x="34" y="30"/>
                                </a:lnTo>
                                <a:lnTo>
                                  <a:pt x="50" y="19"/>
                                </a:lnTo>
                                <a:close/>
                                <a:moveTo>
                                  <a:pt x="36" y="37"/>
                                </a:moveTo>
                                <a:lnTo>
                                  <a:pt x="25" y="37"/>
                                </a:lnTo>
                                <a:lnTo>
                                  <a:pt x="40" y="48"/>
                                </a:lnTo>
                                <a:lnTo>
                                  <a:pt x="36" y="37"/>
                                </a:lnTo>
                                <a:close/>
                                <a:moveTo>
                                  <a:pt x="25" y="0"/>
                                </a:moveTo>
                                <a:lnTo>
                                  <a:pt x="19" y="19"/>
                                </a:lnTo>
                                <a:lnTo>
                                  <a:pt x="30" y="19"/>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 name="Freeform 587"/>
                        <wps:cNvSpPr>
                          <a:spLocks/>
                        </wps:cNvSpPr>
                        <wps:spPr bwMode="auto">
                          <a:xfrm>
                            <a:off x="4312" y="2323"/>
                            <a:ext cx="50" cy="48"/>
                          </a:xfrm>
                          <a:custGeom>
                            <a:avLst/>
                            <a:gdLst>
                              <a:gd name="T0" fmla="+- 0 4337 4312"/>
                              <a:gd name="T1" fmla="*/ T0 w 50"/>
                              <a:gd name="T2" fmla="+- 0 2323 2323"/>
                              <a:gd name="T3" fmla="*/ 2323 h 48"/>
                              <a:gd name="T4" fmla="+- 0 4331 4312"/>
                              <a:gd name="T5" fmla="*/ T4 w 50"/>
                              <a:gd name="T6" fmla="+- 0 2342 2323"/>
                              <a:gd name="T7" fmla="*/ 2342 h 48"/>
                              <a:gd name="T8" fmla="+- 0 4312 4312"/>
                              <a:gd name="T9" fmla="*/ T8 w 50"/>
                              <a:gd name="T10" fmla="+- 0 2342 2323"/>
                              <a:gd name="T11" fmla="*/ 2342 h 48"/>
                              <a:gd name="T12" fmla="+- 0 4327 4312"/>
                              <a:gd name="T13" fmla="*/ T12 w 50"/>
                              <a:gd name="T14" fmla="+- 0 2353 2323"/>
                              <a:gd name="T15" fmla="*/ 2353 h 48"/>
                              <a:gd name="T16" fmla="+- 0 4321 4312"/>
                              <a:gd name="T17" fmla="*/ T16 w 50"/>
                              <a:gd name="T18" fmla="+- 0 2371 2323"/>
                              <a:gd name="T19" fmla="*/ 2371 h 48"/>
                              <a:gd name="T20" fmla="+- 0 4337 4312"/>
                              <a:gd name="T21" fmla="*/ T20 w 50"/>
                              <a:gd name="T22" fmla="+- 0 2360 2323"/>
                              <a:gd name="T23" fmla="*/ 2360 h 48"/>
                              <a:gd name="T24" fmla="+- 0 4352 4312"/>
                              <a:gd name="T25" fmla="*/ T24 w 50"/>
                              <a:gd name="T26" fmla="+- 0 2371 2323"/>
                              <a:gd name="T27" fmla="*/ 2371 h 48"/>
                              <a:gd name="T28" fmla="+- 0 4346 4312"/>
                              <a:gd name="T29" fmla="*/ T28 w 50"/>
                              <a:gd name="T30" fmla="+- 0 2353 2323"/>
                              <a:gd name="T31" fmla="*/ 2353 h 48"/>
                              <a:gd name="T32" fmla="+- 0 4362 4312"/>
                              <a:gd name="T33" fmla="*/ T32 w 50"/>
                              <a:gd name="T34" fmla="+- 0 2342 2323"/>
                              <a:gd name="T35" fmla="*/ 2342 h 48"/>
                              <a:gd name="T36" fmla="+- 0 4342 4312"/>
                              <a:gd name="T37" fmla="*/ T36 w 50"/>
                              <a:gd name="T38" fmla="+- 0 2342 2323"/>
                              <a:gd name="T39" fmla="*/ 2342 h 48"/>
                              <a:gd name="T40" fmla="+- 0 4337 4312"/>
                              <a:gd name="T41" fmla="*/ T40 w 50"/>
                              <a:gd name="T42" fmla="+- 0 2323 2323"/>
                              <a:gd name="T43" fmla="*/ 232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0" h="48">
                                <a:moveTo>
                                  <a:pt x="25" y="0"/>
                                </a:moveTo>
                                <a:lnTo>
                                  <a:pt x="19" y="19"/>
                                </a:lnTo>
                                <a:lnTo>
                                  <a:pt x="0" y="19"/>
                                </a:lnTo>
                                <a:lnTo>
                                  <a:pt x="15" y="30"/>
                                </a:lnTo>
                                <a:lnTo>
                                  <a:pt x="9" y="48"/>
                                </a:lnTo>
                                <a:lnTo>
                                  <a:pt x="25" y="37"/>
                                </a:lnTo>
                                <a:lnTo>
                                  <a:pt x="40" y="48"/>
                                </a:lnTo>
                                <a:lnTo>
                                  <a:pt x="34" y="30"/>
                                </a:lnTo>
                                <a:lnTo>
                                  <a:pt x="50" y="19"/>
                                </a:lnTo>
                                <a:lnTo>
                                  <a:pt x="30" y="19"/>
                                </a:lnTo>
                                <a:lnTo>
                                  <a:pt x="25" y="0"/>
                                </a:lnTo>
                                <a:close/>
                              </a:path>
                            </a:pathLst>
                          </a:custGeom>
                          <a:noFill/>
                          <a:ln w="333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AutoShape 586"/>
                        <wps:cNvSpPr>
                          <a:spLocks/>
                        </wps:cNvSpPr>
                        <wps:spPr bwMode="auto">
                          <a:xfrm>
                            <a:off x="3653" y="2210"/>
                            <a:ext cx="50" cy="48"/>
                          </a:xfrm>
                          <a:custGeom>
                            <a:avLst/>
                            <a:gdLst>
                              <a:gd name="T0" fmla="+- 0 3703 3653"/>
                              <a:gd name="T1" fmla="*/ T0 w 50"/>
                              <a:gd name="T2" fmla="+- 0 2228 2210"/>
                              <a:gd name="T3" fmla="*/ 2228 h 48"/>
                              <a:gd name="T4" fmla="+- 0 3653 3653"/>
                              <a:gd name="T5" fmla="*/ T4 w 50"/>
                              <a:gd name="T6" fmla="+- 0 2228 2210"/>
                              <a:gd name="T7" fmla="*/ 2228 h 48"/>
                              <a:gd name="T8" fmla="+- 0 3668 3653"/>
                              <a:gd name="T9" fmla="*/ T8 w 50"/>
                              <a:gd name="T10" fmla="+- 0 2239 2210"/>
                              <a:gd name="T11" fmla="*/ 2239 h 48"/>
                              <a:gd name="T12" fmla="+- 0 3662 3653"/>
                              <a:gd name="T13" fmla="*/ T12 w 50"/>
                              <a:gd name="T14" fmla="+- 0 2257 2210"/>
                              <a:gd name="T15" fmla="*/ 2257 h 48"/>
                              <a:gd name="T16" fmla="+- 0 3678 3653"/>
                              <a:gd name="T17" fmla="*/ T16 w 50"/>
                              <a:gd name="T18" fmla="+- 0 2246 2210"/>
                              <a:gd name="T19" fmla="*/ 2246 h 48"/>
                              <a:gd name="T20" fmla="+- 0 3690 3653"/>
                              <a:gd name="T21" fmla="*/ T20 w 50"/>
                              <a:gd name="T22" fmla="+- 0 2246 2210"/>
                              <a:gd name="T23" fmla="*/ 2246 h 48"/>
                              <a:gd name="T24" fmla="+- 0 3687 3653"/>
                              <a:gd name="T25" fmla="*/ T24 w 50"/>
                              <a:gd name="T26" fmla="+- 0 2239 2210"/>
                              <a:gd name="T27" fmla="*/ 2239 h 48"/>
                              <a:gd name="T28" fmla="+- 0 3703 3653"/>
                              <a:gd name="T29" fmla="*/ T28 w 50"/>
                              <a:gd name="T30" fmla="+- 0 2228 2210"/>
                              <a:gd name="T31" fmla="*/ 2228 h 48"/>
                              <a:gd name="T32" fmla="+- 0 3690 3653"/>
                              <a:gd name="T33" fmla="*/ T32 w 50"/>
                              <a:gd name="T34" fmla="+- 0 2246 2210"/>
                              <a:gd name="T35" fmla="*/ 2246 h 48"/>
                              <a:gd name="T36" fmla="+- 0 3678 3653"/>
                              <a:gd name="T37" fmla="*/ T36 w 50"/>
                              <a:gd name="T38" fmla="+- 0 2246 2210"/>
                              <a:gd name="T39" fmla="*/ 2246 h 48"/>
                              <a:gd name="T40" fmla="+- 0 3693 3653"/>
                              <a:gd name="T41" fmla="*/ T40 w 50"/>
                              <a:gd name="T42" fmla="+- 0 2257 2210"/>
                              <a:gd name="T43" fmla="*/ 2257 h 48"/>
                              <a:gd name="T44" fmla="+- 0 3690 3653"/>
                              <a:gd name="T45" fmla="*/ T44 w 50"/>
                              <a:gd name="T46" fmla="+- 0 2246 2210"/>
                              <a:gd name="T47" fmla="*/ 2246 h 48"/>
                              <a:gd name="T48" fmla="+- 0 3678 3653"/>
                              <a:gd name="T49" fmla="*/ T48 w 50"/>
                              <a:gd name="T50" fmla="+- 0 2210 2210"/>
                              <a:gd name="T51" fmla="*/ 2210 h 48"/>
                              <a:gd name="T52" fmla="+- 0 3672 3653"/>
                              <a:gd name="T53" fmla="*/ T52 w 50"/>
                              <a:gd name="T54" fmla="+- 0 2228 2210"/>
                              <a:gd name="T55" fmla="*/ 2228 h 48"/>
                              <a:gd name="T56" fmla="+- 0 3684 3653"/>
                              <a:gd name="T57" fmla="*/ T56 w 50"/>
                              <a:gd name="T58" fmla="+- 0 2228 2210"/>
                              <a:gd name="T59" fmla="*/ 2228 h 48"/>
                              <a:gd name="T60" fmla="+- 0 3678 3653"/>
                              <a:gd name="T61" fmla="*/ T60 w 50"/>
                              <a:gd name="T62" fmla="+- 0 2210 2210"/>
                              <a:gd name="T63" fmla="*/ 221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 h="48">
                                <a:moveTo>
                                  <a:pt x="50" y="18"/>
                                </a:moveTo>
                                <a:lnTo>
                                  <a:pt x="0" y="18"/>
                                </a:lnTo>
                                <a:lnTo>
                                  <a:pt x="15" y="29"/>
                                </a:lnTo>
                                <a:lnTo>
                                  <a:pt x="9" y="47"/>
                                </a:lnTo>
                                <a:lnTo>
                                  <a:pt x="25" y="36"/>
                                </a:lnTo>
                                <a:lnTo>
                                  <a:pt x="37" y="36"/>
                                </a:lnTo>
                                <a:lnTo>
                                  <a:pt x="34" y="29"/>
                                </a:lnTo>
                                <a:lnTo>
                                  <a:pt x="50" y="18"/>
                                </a:lnTo>
                                <a:close/>
                                <a:moveTo>
                                  <a:pt x="37" y="36"/>
                                </a:moveTo>
                                <a:lnTo>
                                  <a:pt x="25" y="36"/>
                                </a:lnTo>
                                <a:lnTo>
                                  <a:pt x="40" y="47"/>
                                </a:lnTo>
                                <a:lnTo>
                                  <a:pt x="37" y="36"/>
                                </a:lnTo>
                                <a:close/>
                                <a:moveTo>
                                  <a:pt x="25" y="0"/>
                                </a:moveTo>
                                <a:lnTo>
                                  <a:pt x="19" y="18"/>
                                </a:lnTo>
                                <a:lnTo>
                                  <a:pt x="31" y="18"/>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 name="Freeform 585"/>
                        <wps:cNvSpPr>
                          <a:spLocks/>
                        </wps:cNvSpPr>
                        <wps:spPr bwMode="auto">
                          <a:xfrm>
                            <a:off x="3653" y="2210"/>
                            <a:ext cx="50" cy="48"/>
                          </a:xfrm>
                          <a:custGeom>
                            <a:avLst/>
                            <a:gdLst>
                              <a:gd name="T0" fmla="+- 0 3678 3653"/>
                              <a:gd name="T1" fmla="*/ T0 w 50"/>
                              <a:gd name="T2" fmla="+- 0 2210 2210"/>
                              <a:gd name="T3" fmla="*/ 2210 h 48"/>
                              <a:gd name="T4" fmla="+- 0 3672 3653"/>
                              <a:gd name="T5" fmla="*/ T4 w 50"/>
                              <a:gd name="T6" fmla="+- 0 2228 2210"/>
                              <a:gd name="T7" fmla="*/ 2228 h 48"/>
                              <a:gd name="T8" fmla="+- 0 3653 3653"/>
                              <a:gd name="T9" fmla="*/ T8 w 50"/>
                              <a:gd name="T10" fmla="+- 0 2228 2210"/>
                              <a:gd name="T11" fmla="*/ 2228 h 48"/>
                              <a:gd name="T12" fmla="+- 0 3668 3653"/>
                              <a:gd name="T13" fmla="*/ T12 w 50"/>
                              <a:gd name="T14" fmla="+- 0 2239 2210"/>
                              <a:gd name="T15" fmla="*/ 2239 h 48"/>
                              <a:gd name="T16" fmla="+- 0 3662 3653"/>
                              <a:gd name="T17" fmla="*/ T16 w 50"/>
                              <a:gd name="T18" fmla="+- 0 2257 2210"/>
                              <a:gd name="T19" fmla="*/ 2257 h 48"/>
                              <a:gd name="T20" fmla="+- 0 3678 3653"/>
                              <a:gd name="T21" fmla="*/ T20 w 50"/>
                              <a:gd name="T22" fmla="+- 0 2246 2210"/>
                              <a:gd name="T23" fmla="*/ 2246 h 48"/>
                              <a:gd name="T24" fmla="+- 0 3693 3653"/>
                              <a:gd name="T25" fmla="*/ T24 w 50"/>
                              <a:gd name="T26" fmla="+- 0 2257 2210"/>
                              <a:gd name="T27" fmla="*/ 2257 h 48"/>
                              <a:gd name="T28" fmla="+- 0 3687 3653"/>
                              <a:gd name="T29" fmla="*/ T28 w 50"/>
                              <a:gd name="T30" fmla="+- 0 2239 2210"/>
                              <a:gd name="T31" fmla="*/ 2239 h 48"/>
                              <a:gd name="T32" fmla="+- 0 3703 3653"/>
                              <a:gd name="T33" fmla="*/ T32 w 50"/>
                              <a:gd name="T34" fmla="+- 0 2228 2210"/>
                              <a:gd name="T35" fmla="*/ 2228 h 48"/>
                              <a:gd name="T36" fmla="+- 0 3684 3653"/>
                              <a:gd name="T37" fmla="*/ T36 w 50"/>
                              <a:gd name="T38" fmla="+- 0 2228 2210"/>
                              <a:gd name="T39" fmla="*/ 2228 h 48"/>
                              <a:gd name="T40" fmla="+- 0 3678 3653"/>
                              <a:gd name="T41" fmla="*/ T40 w 50"/>
                              <a:gd name="T42" fmla="+- 0 2210 2210"/>
                              <a:gd name="T43" fmla="*/ 221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0" h="48">
                                <a:moveTo>
                                  <a:pt x="25" y="0"/>
                                </a:moveTo>
                                <a:lnTo>
                                  <a:pt x="19" y="18"/>
                                </a:lnTo>
                                <a:lnTo>
                                  <a:pt x="0" y="18"/>
                                </a:lnTo>
                                <a:lnTo>
                                  <a:pt x="15" y="29"/>
                                </a:lnTo>
                                <a:lnTo>
                                  <a:pt x="9" y="47"/>
                                </a:lnTo>
                                <a:lnTo>
                                  <a:pt x="25" y="36"/>
                                </a:lnTo>
                                <a:lnTo>
                                  <a:pt x="40" y="47"/>
                                </a:lnTo>
                                <a:lnTo>
                                  <a:pt x="34" y="29"/>
                                </a:lnTo>
                                <a:lnTo>
                                  <a:pt x="50" y="18"/>
                                </a:lnTo>
                                <a:lnTo>
                                  <a:pt x="31" y="18"/>
                                </a:lnTo>
                                <a:lnTo>
                                  <a:pt x="25" y="0"/>
                                </a:lnTo>
                                <a:close/>
                              </a:path>
                            </a:pathLst>
                          </a:custGeom>
                          <a:noFill/>
                          <a:ln w="333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AutoShape 584"/>
                        <wps:cNvSpPr>
                          <a:spLocks/>
                        </wps:cNvSpPr>
                        <wps:spPr bwMode="auto">
                          <a:xfrm>
                            <a:off x="3288" y="2071"/>
                            <a:ext cx="50" cy="48"/>
                          </a:xfrm>
                          <a:custGeom>
                            <a:avLst/>
                            <a:gdLst>
                              <a:gd name="T0" fmla="+- 0 3338 3288"/>
                              <a:gd name="T1" fmla="*/ T0 w 50"/>
                              <a:gd name="T2" fmla="+- 0 2089 2071"/>
                              <a:gd name="T3" fmla="*/ 2089 h 48"/>
                              <a:gd name="T4" fmla="+- 0 3288 3288"/>
                              <a:gd name="T5" fmla="*/ T4 w 50"/>
                              <a:gd name="T6" fmla="+- 0 2089 2071"/>
                              <a:gd name="T7" fmla="*/ 2089 h 48"/>
                              <a:gd name="T8" fmla="+- 0 3304 3288"/>
                              <a:gd name="T9" fmla="*/ T8 w 50"/>
                              <a:gd name="T10" fmla="+- 0 2100 2071"/>
                              <a:gd name="T11" fmla="*/ 2100 h 48"/>
                              <a:gd name="T12" fmla="+- 0 3298 3288"/>
                              <a:gd name="T13" fmla="*/ T12 w 50"/>
                              <a:gd name="T14" fmla="+- 0 2118 2071"/>
                              <a:gd name="T15" fmla="*/ 2118 h 48"/>
                              <a:gd name="T16" fmla="+- 0 3313 3288"/>
                              <a:gd name="T17" fmla="*/ T16 w 50"/>
                              <a:gd name="T18" fmla="+- 0 2107 2071"/>
                              <a:gd name="T19" fmla="*/ 2107 h 48"/>
                              <a:gd name="T20" fmla="+- 0 3325 3288"/>
                              <a:gd name="T21" fmla="*/ T20 w 50"/>
                              <a:gd name="T22" fmla="+- 0 2107 2071"/>
                              <a:gd name="T23" fmla="*/ 2107 h 48"/>
                              <a:gd name="T24" fmla="+- 0 3323 3288"/>
                              <a:gd name="T25" fmla="*/ T24 w 50"/>
                              <a:gd name="T26" fmla="+- 0 2100 2071"/>
                              <a:gd name="T27" fmla="*/ 2100 h 48"/>
                              <a:gd name="T28" fmla="+- 0 3338 3288"/>
                              <a:gd name="T29" fmla="*/ T28 w 50"/>
                              <a:gd name="T30" fmla="+- 0 2089 2071"/>
                              <a:gd name="T31" fmla="*/ 2089 h 48"/>
                              <a:gd name="T32" fmla="+- 0 3325 3288"/>
                              <a:gd name="T33" fmla="*/ T32 w 50"/>
                              <a:gd name="T34" fmla="+- 0 2107 2071"/>
                              <a:gd name="T35" fmla="*/ 2107 h 48"/>
                              <a:gd name="T36" fmla="+- 0 3313 3288"/>
                              <a:gd name="T37" fmla="*/ T36 w 50"/>
                              <a:gd name="T38" fmla="+- 0 2107 2071"/>
                              <a:gd name="T39" fmla="*/ 2107 h 48"/>
                              <a:gd name="T40" fmla="+- 0 3329 3288"/>
                              <a:gd name="T41" fmla="*/ T40 w 50"/>
                              <a:gd name="T42" fmla="+- 0 2118 2071"/>
                              <a:gd name="T43" fmla="*/ 2118 h 48"/>
                              <a:gd name="T44" fmla="+- 0 3325 3288"/>
                              <a:gd name="T45" fmla="*/ T44 w 50"/>
                              <a:gd name="T46" fmla="+- 0 2107 2071"/>
                              <a:gd name="T47" fmla="*/ 2107 h 48"/>
                              <a:gd name="T48" fmla="+- 0 3313 3288"/>
                              <a:gd name="T49" fmla="*/ T48 w 50"/>
                              <a:gd name="T50" fmla="+- 0 2071 2071"/>
                              <a:gd name="T51" fmla="*/ 2071 h 48"/>
                              <a:gd name="T52" fmla="+- 0 3307 3288"/>
                              <a:gd name="T53" fmla="*/ T52 w 50"/>
                              <a:gd name="T54" fmla="+- 0 2089 2071"/>
                              <a:gd name="T55" fmla="*/ 2089 h 48"/>
                              <a:gd name="T56" fmla="+- 0 3319 3288"/>
                              <a:gd name="T57" fmla="*/ T56 w 50"/>
                              <a:gd name="T58" fmla="+- 0 2089 2071"/>
                              <a:gd name="T59" fmla="*/ 2089 h 48"/>
                              <a:gd name="T60" fmla="+- 0 3313 3288"/>
                              <a:gd name="T61" fmla="*/ T60 w 50"/>
                              <a:gd name="T62" fmla="+- 0 2071 2071"/>
                              <a:gd name="T63" fmla="*/ 207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 h="48">
                                <a:moveTo>
                                  <a:pt x="50" y="18"/>
                                </a:moveTo>
                                <a:lnTo>
                                  <a:pt x="0" y="18"/>
                                </a:lnTo>
                                <a:lnTo>
                                  <a:pt x="16" y="29"/>
                                </a:lnTo>
                                <a:lnTo>
                                  <a:pt x="10" y="47"/>
                                </a:lnTo>
                                <a:lnTo>
                                  <a:pt x="25" y="36"/>
                                </a:lnTo>
                                <a:lnTo>
                                  <a:pt x="37" y="36"/>
                                </a:lnTo>
                                <a:lnTo>
                                  <a:pt x="35" y="29"/>
                                </a:lnTo>
                                <a:lnTo>
                                  <a:pt x="50" y="18"/>
                                </a:lnTo>
                                <a:close/>
                                <a:moveTo>
                                  <a:pt x="37" y="36"/>
                                </a:moveTo>
                                <a:lnTo>
                                  <a:pt x="25" y="36"/>
                                </a:lnTo>
                                <a:lnTo>
                                  <a:pt x="41" y="47"/>
                                </a:lnTo>
                                <a:lnTo>
                                  <a:pt x="37" y="36"/>
                                </a:lnTo>
                                <a:close/>
                                <a:moveTo>
                                  <a:pt x="25" y="0"/>
                                </a:moveTo>
                                <a:lnTo>
                                  <a:pt x="19" y="18"/>
                                </a:lnTo>
                                <a:lnTo>
                                  <a:pt x="31" y="18"/>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 name="Freeform 583"/>
                        <wps:cNvSpPr>
                          <a:spLocks/>
                        </wps:cNvSpPr>
                        <wps:spPr bwMode="auto">
                          <a:xfrm>
                            <a:off x="3288" y="2071"/>
                            <a:ext cx="50" cy="48"/>
                          </a:xfrm>
                          <a:custGeom>
                            <a:avLst/>
                            <a:gdLst>
                              <a:gd name="T0" fmla="+- 0 3313 3288"/>
                              <a:gd name="T1" fmla="*/ T0 w 50"/>
                              <a:gd name="T2" fmla="+- 0 2071 2071"/>
                              <a:gd name="T3" fmla="*/ 2071 h 48"/>
                              <a:gd name="T4" fmla="+- 0 3307 3288"/>
                              <a:gd name="T5" fmla="*/ T4 w 50"/>
                              <a:gd name="T6" fmla="+- 0 2089 2071"/>
                              <a:gd name="T7" fmla="*/ 2089 h 48"/>
                              <a:gd name="T8" fmla="+- 0 3288 3288"/>
                              <a:gd name="T9" fmla="*/ T8 w 50"/>
                              <a:gd name="T10" fmla="+- 0 2089 2071"/>
                              <a:gd name="T11" fmla="*/ 2089 h 48"/>
                              <a:gd name="T12" fmla="+- 0 3304 3288"/>
                              <a:gd name="T13" fmla="*/ T12 w 50"/>
                              <a:gd name="T14" fmla="+- 0 2100 2071"/>
                              <a:gd name="T15" fmla="*/ 2100 h 48"/>
                              <a:gd name="T16" fmla="+- 0 3298 3288"/>
                              <a:gd name="T17" fmla="*/ T16 w 50"/>
                              <a:gd name="T18" fmla="+- 0 2118 2071"/>
                              <a:gd name="T19" fmla="*/ 2118 h 48"/>
                              <a:gd name="T20" fmla="+- 0 3313 3288"/>
                              <a:gd name="T21" fmla="*/ T20 w 50"/>
                              <a:gd name="T22" fmla="+- 0 2107 2071"/>
                              <a:gd name="T23" fmla="*/ 2107 h 48"/>
                              <a:gd name="T24" fmla="+- 0 3329 3288"/>
                              <a:gd name="T25" fmla="*/ T24 w 50"/>
                              <a:gd name="T26" fmla="+- 0 2118 2071"/>
                              <a:gd name="T27" fmla="*/ 2118 h 48"/>
                              <a:gd name="T28" fmla="+- 0 3323 3288"/>
                              <a:gd name="T29" fmla="*/ T28 w 50"/>
                              <a:gd name="T30" fmla="+- 0 2100 2071"/>
                              <a:gd name="T31" fmla="*/ 2100 h 48"/>
                              <a:gd name="T32" fmla="+- 0 3338 3288"/>
                              <a:gd name="T33" fmla="*/ T32 w 50"/>
                              <a:gd name="T34" fmla="+- 0 2089 2071"/>
                              <a:gd name="T35" fmla="*/ 2089 h 48"/>
                              <a:gd name="T36" fmla="+- 0 3319 3288"/>
                              <a:gd name="T37" fmla="*/ T36 w 50"/>
                              <a:gd name="T38" fmla="+- 0 2089 2071"/>
                              <a:gd name="T39" fmla="*/ 2089 h 48"/>
                              <a:gd name="T40" fmla="+- 0 3313 3288"/>
                              <a:gd name="T41" fmla="*/ T40 w 50"/>
                              <a:gd name="T42" fmla="+- 0 2071 2071"/>
                              <a:gd name="T43" fmla="*/ 207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0" h="48">
                                <a:moveTo>
                                  <a:pt x="25" y="0"/>
                                </a:moveTo>
                                <a:lnTo>
                                  <a:pt x="19" y="18"/>
                                </a:lnTo>
                                <a:lnTo>
                                  <a:pt x="0" y="18"/>
                                </a:lnTo>
                                <a:lnTo>
                                  <a:pt x="16" y="29"/>
                                </a:lnTo>
                                <a:lnTo>
                                  <a:pt x="10" y="47"/>
                                </a:lnTo>
                                <a:lnTo>
                                  <a:pt x="25" y="36"/>
                                </a:lnTo>
                                <a:lnTo>
                                  <a:pt x="41" y="47"/>
                                </a:lnTo>
                                <a:lnTo>
                                  <a:pt x="35" y="29"/>
                                </a:lnTo>
                                <a:lnTo>
                                  <a:pt x="50" y="18"/>
                                </a:lnTo>
                                <a:lnTo>
                                  <a:pt x="31" y="18"/>
                                </a:lnTo>
                                <a:lnTo>
                                  <a:pt x="25" y="0"/>
                                </a:lnTo>
                                <a:close/>
                              </a:path>
                            </a:pathLst>
                          </a:custGeom>
                          <a:noFill/>
                          <a:ln w="333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AutoShape 582"/>
                        <wps:cNvSpPr>
                          <a:spLocks/>
                        </wps:cNvSpPr>
                        <wps:spPr bwMode="auto">
                          <a:xfrm>
                            <a:off x="2555" y="615"/>
                            <a:ext cx="50" cy="48"/>
                          </a:xfrm>
                          <a:custGeom>
                            <a:avLst/>
                            <a:gdLst>
                              <a:gd name="T0" fmla="+- 0 2605 2555"/>
                              <a:gd name="T1" fmla="*/ T0 w 50"/>
                              <a:gd name="T2" fmla="+- 0 633 615"/>
                              <a:gd name="T3" fmla="*/ 633 h 48"/>
                              <a:gd name="T4" fmla="+- 0 2555 2555"/>
                              <a:gd name="T5" fmla="*/ T4 w 50"/>
                              <a:gd name="T6" fmla="+- 0 633 615"/>
                              <a:gd name="T7" fmla="*/ 633 h 48"/>
                              <a:gd name="T8" fmla="+- 0 2570 2555"/>
                              <a:gd name="T9" fmla="*/ T8 w 50"/>
                              <a:gd name="T10" fmla="+- 0 644 615"/>
                              <a:gd name="T11" fmla="*/ 644 h 48"/>
                              <a:gd name="T12" fmla="+- 0 2564 2555"/>
                              <a:gd name="T13" fmla="*/ T12 w 50"/>
                              <a:gd name="T14" fmla="+- 0 662 615"/>
                              <a:gd name="T15" fmla="*/ 662 h 48"/>
                              <a:gd name="T16" fmla="+- 0 2580 2555"/>
                              <a:gd name="T17" fmla="*/ T16 w 50"/>
                              <a:gd name="T18" fmla="+- 0 651 615"/>
                              <a:gd name="T19" fmla="*/ 651 h 48"/>
                              <a:gd name="T20" fmla="+- 0 2592 2555"/>
                              <a:gd name="T21" fmla="*/ T20 w 50"/>
                              <a:gd name="T22" fmla="+- 0 651 615"/>
                              <a:gd name="T23" fmla="*/ 651 h 48"/>
                              <a:gd name="T24" fmla="+- 0 2589 2555"/>
                              <a:gd name="T25" fmla="*/ T24 w 50"/>
                              <a:gd name="T26" fmla="+- 0 644 615"/>
                              <a:gd name="T27" fmla="*/ 644 h 48"/>
                              <a:gd name="T28" fmla="+- 0 2605 2555"/>
                              <a:gd name="T29" fmla="*/ T28 w 50"/>
                              <a:gd name="T30" fmla="+- 0 633 615"/>
                              <a:gd name="T31" fmla="*/ 633 h 48"/>
                              <a:gd name="T32" fmla="+- 0 2592 2555"/>
                              <a:gd name="T33" fmla="*/ T32 w 50"/>
                              <a:gd name="T34" fmla="+- 0 651 615"/>
                              <a:gd name="T35" fmla="*/ 651 h 48"/>
                              <a:gd name="T36" fmla="+- 0 2580 2555"/>
                              <a:gd name="T37" fmla="*/ T36 w 50"/>
                              <a:gd name="T38" fmla="+- 0 651 615"/>
                              <a:gd name="T39" fmla="*/ 651 h 48"/>
                              <a:gd name="T40" fmla="+- 0 2595 2555"/>
                              <a:gd name="T41" fmla="*/ T40 w 50"/>
                              <a:gd name="T42" fmla="+- 0 662 615"/>
                              <a:gd name="T43" fmla="*/ 662 h 48"/>
                              <a:gd name="T44" fmla="+- 0 2592 2555"/>
                              <a:gd name="T45" fmla="*/ T44 w 50"/>
                              <a:gd name="T46" fmla="+- 0 651 615"/>
                              <a:gd name="T47" fmla="*/ 651 h 48"/>
                              <a:gd name="T48" fmla="+- 0 2580 2555"/>
                              <a:gd name="T49" fmla="*/ T48 w 50"/>
                              <a:gd name="T50" fmla="+- 0 615 615"/>
                              <a:gd name="T51" fmla="*/ 615 h 48"/>
                              <a:gd name="T52" fmla="+- 0 2574 2555"/>
                              <a:gd name="T53" fmla="*/ T52 w 50"/>
                              <a:gd name="T54" fmla="+- 0 633 615"/>
                              <a:gd name="T55" fmla="*/ 633 h 48"/>
                              <a:gd name="T56" fmla="+- 0 2586 2555"/>
                              <a:gd name="T57" fmla="*/ T56 w 50"/>
                              <a:gd name="T58" fmla="+- 0 633 615"/>
                              <a:gd name="T59" fmla="*/ 633 h 48"/>
                              <a:gd name="T60" fmla="+- 0 2580 2555"/>
                              <a:gd name="T61" fmla="*/ T60 w 50"/>
                              <a:gd name="T62" fmla="+- 0 615 615"/>
                              <a:gd name="T63" fmla="*/ 61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 h="48">
                                <a:moveTo>
                                  <a:pt x="50" y="18"/>
                                </a:moveTo>
                                <a:lnTo>
                                  <a:pt x="0" y="18"/>
                                </a:lnTo>
                                <a:lnTo>
                                  <a:pt x="15" y="29"/>
                                </a:lnTo>
                                <a:lnTo>
                                  <a:pt x="9" y="47"/>
                                </a:lnTo>
                                <a:lnTo>
                                  <a:pt x="25" y="36"/>
                                </a:lnTo>
                                <a:lnTo>
                                  <a:pt x="37" y="36"/>
                                </a:lnTo>
                                <a:lnTo>
                                  <a:pt x="34" y="29"/>
                                </a:lnTo>
                                <a:lnTo>
                                  <a:pt x="50" y="18"/>
                                </a:lnTo>
                                <a:close/>
                                <a:moveTo>
                                  <a:pt x="37" y="36"/>
                                </a:moveTo>
                                <a:lnTo>
                                  <a:pt x="25" y="36"/>
                                </a:lnTo>
                                <a:lnTo>
                                  <a:pt x="40" y="47"/>
                                </a:lnTo>
                                <a:lnTo>
                                  <a:pt x="37" y="36"/>
                                </a:lnTo>
                                <a:close/>
                                <a:moveTo>
                                  <a:pt x="25" y="0"/>
                                </a:moveTo>
                                <a:lnTo>
                                  <a:pt x="19" y="18"/>
                                </a:lnTo>
                                <a:lnTo>
                                  <a:pt x="31" y="18"/>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 name="Freeform 581"/>
                        <wps:cNvSpPr>
                          <a:spLocks/>
                        </wps:cNvSpPr>
                        <wps:spPr bwMode="auto">
                          <a:xfrm>
                            <a:off x="2555" y="615"/>
                            <a:ext cx="50" cy="48"/>
                          </a:xfrm>
                          <a:custGeom>
                            <a:avLst/>
                            <a:gdLst>
                              <a:gd name="T0" fmla="+- 0 2580 2555"/>
                              <a:gd name="T1" fmla="*/ T0 w 50"/>
                              <a:gd name="T2" fmla="+- 0 615 615"/>
                              <a:gd name="T3" fmla="*/ 615 h 48"/>
                              <a:gd name="T4" fmla="+- 0 2574 2555"/>
                              <a:gd name="T5" fmla="*/ T4 w 50"/>
                              <a:gd name="T6" fmla="+- 0 633 615"/>
                              <a:gd name="T7" fmla="*/ 633 h 48"/>
                              <a:gd name="T8" fmla="+- 0 2555 2555"/>
                              <a:gd name="T9" fmla="*/ T8 w 50"/>
                              <a:gd name="T10" fmla="+- 0 633 615"/>
                              <a:gd name="T11" fmla="*/ 633 h 48"/>
                              <a:gd name="T12" fmla="+- 0 2570 2555"/>
                              <a:gd name="T13" fmla="*/ T12 w 50"/>
                              <a:gd name="T14" fmla="+- 0 644 615"/>
                              <a:gd name="T15" fmla="*/ 644 h 48"/>
                              <a:gd name="T16" fmla="+- 0 2564 2555"/>
                              <a:gd name="T17" fmla="*/ T16 w 50"/>
                              <a:gd name="T18" fmla="+- 0 662 615"/>
                              <a:gd name="T19" fmla="*/ 662 h 48"/>
                              <a:gd name="T20" fmla="+- 0 2580 2555"/>
                              <a:gd name="T21" fmla="*/ T20 w 50"/>
                              <a:gd name="T22" fmla="+- 0 651 615"/>
                              <a:gd name="T23" fmla="*/ 651 h 48"/>
                              <a:gd name="T24" fmla="+- 0 2595 2555"/>
                              <a:gd name="T25" fmla="*/ T24 w 50"/>
                              <a:gd name="T26" fmla="+- 0 662 615"/>
                              <a:gd name="T27" fmla="*/ 662 h 48"/>
                              <a:gd name="T28" fmla="+- 0 2589 2555"/>
                              <a:gd name="T29" fmla="*/ T28 w 50"/>
                              <a:gd name="T30" fmla="+- 0 644 615"/>
                              <a:gd name="T31" fmla="*/ 644 h 48"/>
                              <a:gd name="T32" fmla="+- 0 2605 2555"/>
                              <a:gd name="T33" fmla="*/ T32 w 50"/>
                              <a:gd name="T34" fmla="+- 0 633 615"/>
                              <a:gd name="T35" fmla="*/ 633 h 48"/>
                              <a:gd name="T36" fmla="+- 0 2586 2555"/>
                              <a:gd name="T37" fmla="*/ T36 w 50"/>
                              <a:gd name="T38" fmla="+- 0 633 615"/>
                              <a:gd name="T39" fmla="*/ 633 h 48"/>
                              <a:gd name="T40" fmla="+- 0 2580 2555"/>
                              <a:gd name="T41" fmla="*/ T40 w 50"/>
                              <a:gd name="T42" fmla="+- 0 615 615"/>
                              <a:gd name="T43" fmla="*/ 61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0" h="48">
                                <a:moveTo>
                                  <a:pt x="25" y="0"/>
                                </a:moveTo>
                                <a:lnTo>
                                  <a:pt x="19" y="18"/>
                                </a:lnTo>
                                <a:lnTo>
                                  <a:pt x="0" y="18"/>
                                </a:lnTo>
                                <a:lnTo>
                                  <a:pt x="15" y="29"/>
                                </a:lnTo>
                                <a:lnTo>
                                  <a:pt x="9" y="47"/>
                                </a:lnTo>
                                <a:lnTo>
                                  <a:pt x="25" y="36"/>
                                </a:lnTo>
                                <a:lnTo>
                                  <a:pt x="40" y="47"/>
                                </a:lnTo>
                                <a:lnTo>
                                  <a:pt x="34" y="29"/>
                                </a:lnTo>
                                <a:lnTo>
                                  <a:pt x="50" y="18"/>
                                </a:lnTo>
                                <a:lnTo>
                                  <a:pt x="31" y="18"/>
                                </a:lnTo>
                                <a:lnTo>
                                  <a:pt x="25" y="0"/>
                                </a:lnTo>
                                <a:close/>
                              </a:path>
                            </a:pathLst>
                          </a:custGeom>
                          <a:noFill/>
                          <a:ln w="333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AutoShape 580"/>
                        <wps:cNvSpPr>
                          <a:spLocks/>
                        </wps:cNvSpPr>
                        <wps:spPr bwMode="auto">
                          <a:xfrm>
                            <a:off x="1796" y="29"/>
                            <a:ext cx="13392" cy="9980"/>
                          </a:xfrm>
                          <a:custGeom>
                            <a:avLst/>
                            <a:gdLst>
                              <a:gd name="T0" fmla="+- 0 2141 1796"/>
                              <a:gd name="T1" fmla="*/ T0 w 13392"/>
                              <a:gd name="T2" fmla="+- 0 2738 29"/>
                              <a:gd name="T3" fmla="*/ 2738 h 9980"/>
                              <a:gd name="T4" fmla="+- 0 2141 1796"/>
                              <a:gd name="T5" fmla="*/ T4 w 13392"/>
                              <a:gd name="T6" fmla="+- 0 120 29"/>
                              <a:gd name="T7" fmla="*/ 120 h 9980"/>
                              <a:gd name="T8" fmla="+- 0 5654 1796"/>
                              <a:gd name="T9" fmla="*/ T8 w 13392"/>
                              <a:gd name="T10" fmla="+- 0 2738 29"/>
                              <a:gd name="T11" fmla="*/ 2738 h 9980"/>
                              <a:gd name="T12" fmla="+- 0 5654 1796"/>
                              <a:gd name="T13" fmla="*/ T12 w 13392"/>
                              <a:gd name="T14" fmla="+- 0 120 29"/>
                              <a:gd name="T15" fmla="*/ 120 h 9980"/>
                              <a:gd name="T16" fmla="+- 0 2141 1796"/>
                              <a:gd name="T17" fmla="*/ T16 w 13392"/>
                              <a:gd name="T18" fmla="+- 0 2738 29"/>
                              <a:gd name="T19" fmla="*/ 2738 h 9980"/>
                              <a:gd name="T20" fmla="+- 0 5654 1796"/>
                              <a:gd name="T21" fmla="*/ T20 w 13392"/>
                              <a:gd name="T22" fmla="+- 0 2738 29"/>
                              <a:gd name="T23" fmla="*/ 2738 h 9980"/>
                              <a:gd name="T24" fmla="+- 0 2141 1796"/>
                              <a:gd name="T25" fmla="*/ T24 w 13392"/>
                              <a:gd name="T26" fmla="+- 0 120 29"/>
                              <a:gd name="T27" fmla="*/ 120 h 9980"/>
                              <a:gd name="T28" fmla="+- 0 5654 1796"/>
                              <a:gd name="T29" fmla="*/ T28 w 13392"/>
                              <a:gd name="T30" fmla="+- 0 120 29"/>
                              <a:gd name="T31" fmla="*/ 120 h 99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392" h="9980">
                                <a:moveTo>
                                  <a:pt x="345" y="2709"/>
                                </a:moveTo>
                                <a:lnTo>
                                  <a:pt x="345" y="91"/>
                                </a:lnTo>
                                <a:moveTo>
                                  <a:pt x="3858" y="2709"/>
                                </a:moveTo>
                                <a:lnTo>
                                  <a:pt x="3858" y="91"/>
                                </a:lnTo>
                                <a:moveTo>
                                  <a:pt x="345" y="2709"/>
                                </a:moveTo>
                                <a:lnTo>
                                  <a:pt x="3858" y="2709"/>
                                </a:lnTo>
                                <a:moveTo>
                                  <a:pt x="345" y="91"/>
                                </a:moveTo>
                                <a:lnTo>
                                  <a:pt x="3858" y="91"/>
                                </a:lnTo>
                              </a:path>
                            </a:pathLst>
                          </a:custGeom>
                          <a:noFill/>
                          <a:ln w="2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Freeform 579"/>
                        <wps:cNvSpPr>
                          <a:spLocks/>
                        </wps:cNvSpPr>
                        <wps:spPr bwMode="auto">
                          <a:xfrm>
                            <a:off x="4952" y="146"/>
                            <a:ext cx="676" cy="339"/>
                          </a:xfrm>
                          <a:custGeom>
                            <a:avLst/>
                            <a:gdLst>
                              <a:gd name="T0" fmla="+- 0 5624 4952"/>
                              <a:gd name="T1" fmla="*/ T0 w 676"/>
                              <a:gd name="T2" fmla="+- 0 146 146"/>
                              <a:gd name="T3" fmla="*/ 146 h 339"/>
                              <a:gd name="T4" fmla="+- 0 4956 4952"/>
                              <a:gd name="T5" fmla="*/ T4 w 676"/>
                              <a:gd name="T6" fmla="+- 0 146 146"/>
                              <a:gd name="T7" fmla="*/ 146 h 339"/>
                              <a:gd name="T8" fmla="+- 0 4952 4952"/>
                              <a:gd name="T9" fmla="*/ T8 w 676"/>
                              <a:gd name="T10" fmla="+- 0 150 146"/>
                              <a:gd name="T11" fmla="*/ 150 h 339"/>
                              <a:gd name="T12" fmla="+- 0 4952 4952"/>
                              <a:gd name="T13" fmla="*/ T12 w 676"/>
                              <a:gd name="T14" fmla="+- 0 481 146"/>
                              <a:gd name="T15" fmla="*/ 481 h 339"/>
                              <a:gd name="T16" fmla="+- 0 4956 4952"/>
                              <a:gd name="T17" fmla="*/ T16 w 676"/>
                              <a:gd name="T18" fmla="+- 0 485 146"/>
                              <a:gd name="T19" fmla="*/ 485 h 339"/>
                              <a:gd name="T20" fmla="+- 0 5624 4952"/>
                              <a:gd name="T21" fmla="*/ T20 w 676"/>
                              <a:gd name="T22" fmla="+- 0 485 146"/>
                              <a:gd name="T23" fmla="*/ 485 h 339"/>
                              <a:gd name="T24" fmla="+- 0 5628 4952"/>
                              <a:gd name="T25" fmla="*/ T24 w 676"/>
                              <a:gd name="T26" fmla="+- 0 481 146"/>
                              <a:gd name="T27" fmla="*/ 481 h 339"/>
                              <a:gd name="T28" fmla="+- 0 5628 4952"/>
                              <a:gd name="T29" fmla="*/ T28 w 676"/>
                              <a:gd name="T30" fmla="+- 0 150 146"/>
                              <a:gd name="T31" fmla="*/ 150 h 339"/>
                              <a:gd name="T32" fmla="+- 0 5624 4952"/>
                              <a:gd name="T33" fmla="*/ T32 w 676"/>
                              <a:gd name="T34" fmla="+- 0 146 146"/>
                              <a:gd name="T35" fmla="*/ 146 h 3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76" h="339">
                                <a:moveTo>
                                  <a:pt x="672" y="0"/>
                                </a:moveTo>
                                <a:lnTo>
                                  <a:pt x="4" y="0"/>
                                </a:lnTo>
                                <a:lnTo>
                                  <a:pt x="0" y="4"/>
                                </a:lnTo>
                                <a:lnTo>
                                  <a:pt x="0" y="335"/>
                                </a:lnTo>
                                <a:lnTo>
                                  <a:pt x="4" y="339"/>
                                </a:lnTo>
                                <a:lnTo>
                                  <a:pt x="672" y="339"/>
                                </a:lnTo>
                                <a:lnTo>
                                  <a:pt x="676" y="335"/>
                                </a:lnTo>
                                <a:lnTo>
                                  <a:pt x="676" y="4"/>
                                </a:lnTo>
                                <a:lnTo>
                                  <a:pt x="672" y="0"/>
                                </a:lnTo>
                                <a:close/>
                              </a:path>
                            </a:pathLst>
                          </a:custGeom>
                          <a:solidFill>
                            <a:srgbClr val="FFFF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 name="Freeform 578"/>
                        <wps:cNvSpPr>
                          <a:spLocks/>
                        </wps:cNvSpPr>
                        <wps:spPr bwMode="auto">
                          <a:xfrm>
                            <a:off x="4952" y="146"/>
                            <a:ext cx="676" cy="339"/>
                          </a:xfrm>
                          <a:custGeom>
                            <a:avLst/>
                            <a:gdLst>
                              <a:gd name="T0" fmla="+- 0 4963 4952"/>
                              <a:gd name="T1" fmla="*/ T0 w 676"/>
                              <a:gd name="T2" fmla="+- 0 485 146"/>
                              <a:gd name="T3" fmla="*/ 485 h 339"/>
                              <a:gd name="T4" fmla="+- 0 5617 4952"/>
                              <a:gd name="T5" fmla="*/ T4 w 676"/>
                              <a:gd name="T6" fmla="+- 0 485 146"/>
                              <a:gd name="T7" fmla="*/ 485 h 339"/>
                              <a:gd name="T8" fmla="+- 0 5624 4952"/>
                              <a:gd name="T9" fmla="*/ T8 w 676"/>
                              <a:gd name="T10" fmla="+- 0 485 146"/>
                              <a:gd name="T11" fmla="*/ 485 h 339"/>
                              <a:gd name="T12" fmla="+- 0 5628 4952"/>
                              <a:gd name="T13" fmla="*/ T12 w 676"/>
                              <a:gd name="T14" fmla="+- 0 481 146"/>
                              <a:gd name="T15" fmla="*/ 481 h 339"/>
                              <a:gd name="T16" fmla="+- 0 5628 4952"/>
                              <a:gd name="T17" fmla="*/ T16 w 676"/>
                              <a:gd name="T18" fmla="+- 0 474 146"/>
                              <a:gd name="T19" fmla="*/ 474 h 339"/>
                              <a:gd name="T20" fmla="+- 0 5628 4952"/>
                              <a:gd name="T21" fmla="*/ T20 w 676"/>
                              <a:gd name="T22" fmla="+- 0 157 146"/>
                              <a:gd name="T23" fmla="*/ 157 h 339"/>
                              <a:gd name="T24" fmla="+- 0 5628 4952"/>
                              <a:gd name="T25" fmla="*/ T24 w 676"/>
                              <a:gd name="T26" fmla="+- 0 150 146"/>
                              <a:gd name="T27" fmla="*/ 150 h 339"/>
                              <a:gd name="T28" fmla="+- 0 5624 4952"/>
                              <a:gd name="T29" fmla="*/ T28 w 676"/>
                              <a:gd name="T30" fmla="+- 0 146 146"/>
                              <a:gd name="T31" fmla="*/ 146 h 339"/>
                              <a:gd name="T32" fmla="+- 0 5617 4952"/>
                              <a:gd name="T33" fmla="*/ T32 w 676"/>
                              <a:gd name="T34" fmla="+- 0 146 146"/>
                              <a:gd name="T35" fmla="*/ 146 h 339"/>
                              <a:gd name="T36" fmla="+- 0 4963 4952"/>
                              <a:gd name="T37" fmla="*/ T36 w 676"/>
                              <a:gd name="T38" fmla="+- 0 146 146"/>
                              <a:gd name="T39" fmla="*/ 146 h 339"/>
                              <a:gd name="T40" fmla="+- 0 4956 4952"/>
                              <a:gd name="T41" fmla="*/ T40 w 676"/>
                              <a:gd name="T42" fmla="+- 0 146 146"/>
                              <a:gd name="T43" fmla="*/ 146 h 339"/>
                              <a:gd name="T44" fmla="+- 0 4952 4952"/>
                              <a:gd name="T45" fmla="*/ T44 w 676"/>
                              <a:gd name="T46" fmla="+- 0 150 146"/>
                              <a:gd name="T47" fmla="*/ 150 h 339"/>
                              <a:gd name="T48" fmla="+- 0 4952 4952"/>
                              <a:gd name="T49" fmla="*/ T48 w 676"/>
                              <a:gd name="T50" fmla="+- 0 157 146"/>
                              <a:gd name="T51" fmla="*/ 157 h 339"/>
                              <a:gd name="T52" fmla="+- 0 4952 4952"/>
                              <a:gd name="T53" fmla="*/ T52 w 676"/>
                              <a:gd name="T54" fmla="+- 0 474 146"/>
                              <a:gd name="T55" fmla="*/ 474 h 339"/>
                              <a:gd name="T56" fmla="+- 0 4952 4952"/>
                              <a:gd name="T57" fmla="*/ T56 w 676"/>
                              <a:gd name="T58" fmla="+- 0 481 146"/>
                              <a:gd name="T59" fmla="*/ 481 h 339"/>
                              <a:gd name="T60" fmla="+- 0 4956 4952"/>
                              <a:gd name="T61" fmla="*/ T60 w 676"/>
                              <a:gd name="T62" fmla="+- 0 485 146"/>
                              <a:gd name="T63" fmla="*/ 485 h 339"/>
                              <a:gd name="T64" fmla="+- 0 4963 4952"/>
                              <a:gd name="T65" fmla="*/ T64 w 676"/>
                              <a:gd name="T66" fmla="+- 0 485 146"/>
                              <a:gd name="T67" fmla="*/ 485 h 3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76" h="339">
                                <a:moveTo>
                                  <a:pt x="11" y="339"/>
                                </a:moveTo>
                                <a:lnTo>
                                  <a:pt x="665" y="339"/>
                                </a:lnTo>
                                <a:lnTo>
                                  <a:pt x="672" y="339"/>
                                </a:lnTo>
                                <a:lnTo>
                                  <a:pt x="676" y="335"/>
                                </a:lnTo>
                                <a:lnTo>
                                  <a:pt x="676" y="328"/>
                                </a:lnTo>
                                <a:lnTo>
                                  <a:pt x="676" y="11"/>
                                </a:lnTo>
                                <a:lnTo>
                                  <a:pt x="676" y="4"/>
                                </a:lnTo>
                                <a:lnTo>
                                  <a:pt x="672" y="0"/>
                                </a:lnTo>
                                <a:lnTo>
                                  <a:pt x="665" y="0"/>
                                </a:lnTo>
                                <a:lnTo>
                                  <a:pt x="11" y="0"/>
                                </a:lnTo>
                                <a:lnTo>
                                  <a:pt x="4" y="0"/>
                                </a:lnTo>
                                <a:lnTo>
                                  <a:pt x="0" y="4"/>
                                </a:lnTo>
                                <a:lnTo>
                                  <a:pt x="0" y="11"/>
                                </a:lnTo>
                                <a:lnTo>
                                  <a:pt x="0" y="328"/>
                                </a:lnTo>
                                <a:lnTo>
                                  <a:pt x="0" y="335"/>
                                </a:lnTo>
                                <a:lnTo>
                                  <a:pt x="4" y="339"/>
                                </a:lnTo>
                                <a:lnTo>
                                  <a:pt x="11" y="339"/>
                                </a:lnTo>
                                <a:close/>
                              </a:path>
                            </a:pathLst>
                          </a:custGeom>
                          <a:noFill/>
                          <a:ln w="3332">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 name="Freeform 577"/>
                        <wps:cNvSpPr>
                          <a:spLocks/>
                        </wps:cNvSpPr>
                        <wps:spPr bwMode="auto">
                          <a:xfrm>
                            <a:off x="5010" y="197"/>
                            <a:ext cx="32" cy="32"/>
                          </a:xfrm>
                          <a:custGeom>
                            <a:avLst/>
                            <a:gdLst>
                              <a:gd name="T0" fmla="+- 0 5030 5010"/>
                              <a:gd name="T1" fmla="*/ T0 w 32"/>
                              <a:gd name="T2" fmla="+- 0 197 197"/>
                              <a:gd name="T3" fmla="*/ 197 h 32"/>
                              <a:gd name="T4" fmla="+- 0 5022 5010"/>
                              <a:gd name="T5" fmla="*/ T4 w 32"/>
                              <a:gd name="T6" fmla="+- 0 197 197"/>
                              <a:gd name="T7" fmla="*/ 197 h 32"/>
                              <a:gd name="T8" fmla="+- 0 5018 5010"/>
                              <a:gd name="T9" fmla="*/ T8 w 32"/>
                              <a:gd name="T10" fmla="+- 0 199 197"/>
                              <a:gd name="T11" fmla="*/ 199 h 32"/>
                              <a:gd name="T12" fmla="+- 0 5012 5010"/>
                              <a:gd name="T13" fmla="*/ T12 w 32"/>
                              <a:gd name="T14" fmla="+- 0 205 197"/>
                              <a:gd name="T15" fmla="*/ 205 h 32"/>
                              <a:gd name="T16" fmla="+- 0 5010 5010"/>
                              <a:gd name="T17" fmla="*/ T16 w 32"/>
                              <a:gd name="T18" fmla="+- 0 209 197"/>
                              <a:gd name="T19" fmla="*/ 209 h 32"/>
                              <a:gd name="T20" fmla="+- 0 5010 5010"/>
                              <a:gd name="T21" fmla="*/ T20 w 32"/>
                              <a:gd name="T22" fmla="+- 0 217 197"/>
                              <a:gd name="T23" fmla="*/ 217 h 32"/>
                              <a:gd name="T24" fmla="+- 0 5012 5010"/>
                              <a:gd name="T25" fmla="*/ T24 w 32"/>
                              <a:gd name="T26" fmla="+- 0 221 197"/>
                              <a:gd name="T27" fmla="*/ 221 h 32"/>
                              <a:gd name="T28" fmla="+- 0 5018 5010"/>
                              <a:gd name="T29" fmla="*/ T28 w 32"/>
                              <a:gd name="T30" fmla="+- 0 227 197"/>
                              <a:gd name="T31" fmla="*/ 227 h 32"/>
                              <a:gd name="T32" fmla="+- 0 5022 5010"/>
                              <a:gd name="T33" fmla="*/ T32 w 32"/>
                              <a:gd name="T34" fmla="+- 0 229 197"/>
                              <a:gd name="T35" fmla="*/ 229 h 32"/>
                              <a:gd name="T36" fmla="+- 0 5030 5010"/>
                              <a:gd name="T37" fmla="*/ T36 w 32"/>
                              <a:gd name="T38" fmla="+- 0 229 197"/>
                              <a:gd name="T39" fmla="*/ 229 h 32"/>
                              <a:gd name="T40" fmla="+- 0 5034 5010"/>
                              <a:gd name="T41" fmla="*/ T40 w 32"/>
                              <a:gd name="T42" fmla="+- 0 227 197"/>
                              <a:gd name="T43" fmla="*/ 227 h 32"/>
                              <a:gd name="T44" fmla="+- 0 5040 5010"/>
                              <a:gd name="T45" fmla="*/ T44 w 32"/>
                              <a:gd name="T46" fmla="+- 0 221 197"/>
                              <a:gd name="T47" fmla="*/ 221 h 32"/>
                              <a:gd name="T48" fmla="+- 0 5042 5010"/>
                              <a:gd name="T49" fmla="*/ T48 w 32"/>
                              <a:gd name="T50" fmla="+- 0 217 197"/>
                              <a:gd name="T51" fmla="*/ 217 h 32"/>
                              <a:gd name="T52" fmla="+- 0 5042 5010"/>
                              <a:gd name="T53" fmla="*/ T52 w 32"/>
                              <a:gd name="T54" fmla="+- 0 209 197"/>
                              <a:gd name="T55" fmla="*/ 209 h 32"/>
                              <a:gd name="T56" fmla="+- 0 5040 5010"/>
                              <a:gd name="T57" fmla="*/ T56 w 32"/>
                              <a:gd name="T58" fmla="+- 0 205 197"/>
                              <a:gd name="T59" fmla="*/ 205 h 32"/>
                              <a:gd name="T60" fmla="+- 0 5034 5010"/>
                              <a:gd name="T61" fmla="*/ T60 w 32"/>
                              <a:gd name="T62" fmla="+- 0 199 197"/>
                              <a:gd name="T63" fmla="*/ 199 h 32"/>
                              <a:gd name="T64" fmla="+- 0 5030 5010"/>
                              <a:gd name="T65" fmla="*/ T64 w 32"/>
                              <a:gd name="T66" fmla="+- 0 197 197"/>
                              <a:gd name="T67" fmla="*/ 197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 h="32">
                                <a:moveTo>
                                  <a:pt x="20" y="0"/>
                                </a:moveTo>
                                <a:lnTo>
                                  <a:pt x="12" y="0"/>
                                </a:lnTo>
                                <a:lnTo>
                                  <a:pt x="8" y="2"/>
                                </a:lnTo>
                                <a:lnTo>
                                  <a:pt x="2" y="8"/>
                                </a:lnTo>
                                <a:lnTo>
                                  <a:pt x="0" y="12"/>
                                </a:lnTo>
                                <a:lnTo>
                                  <a:pt x="0" y="20"/>
                                </a:lnTo>
                                <a:lnTo>
                                  <a:pt x="2" y="24"/>
                                </a:lnTo>
                                <a:lnTo>
                                  <a:pt x="8" y="30"/>
                                </a:lnTo>
                                <a:lnTo>
                                  <a:pt x="12" y="32"/>
                                </a:lnTo>
                                <a:lnTo>
                                  <a:pt x="20" y="32"/>
                                </a:lnTo>
                                <a:lnTo>
                                  <a:pt x="24" y="30"/>
                                </a:lnTo>
                                <a:lnTo>
                                  <a:pt x="30" y="24"/>
                                </a:lnTo>
                                <a:lnTo>
                                  <a:pt x="32" y="20"/>
                                </a:lnTo>
                                <a:lnTo>
                                  <a:pt x="32" y="12"/>
                                </a:lnTo>
                                <a:lnTo>
                                  <a:pt x="30" y="8"/>
                                </a:lnTo>
                                <a:lnTo>
                                  <a:pt x="24" y="2"/>
                                </a:lnTo>
                                <a:lnTo>
                                  <a:pt x="20"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3" name="Freeform 576"/>
                        <wps:cNvSpPr>
                          <a:spLocks/>
                        </wps:cNvSpPr>
                        <wps:spPr bwMode="auto">
                          <a:xfrm>
                            <a:off x="5010" y="197"/>
                            <a:ext cx="32" cy="32"/>
                          </a:xfrm>
                          <a:custGeom>
                            <a:avLst/>
                            <a:gdLst>
                              <a:gd name="T0" fmla="+- 0 5026 5010"/>
                              <a:gd name="T1" fmla="*/ T0 w 32"/>
                              <a:gd name="T2" fmla="+- 0 229 197"/>
                              <a:gd name="T3" fmla="*/ 229 h 32"/>
                              <a:gd name="T4" fmla="+- 0 5030 5010"/>
                              <a:gd name="T5" fmla="*/ T4 w 32"/>
                              <a:gd name="T6" fmla="+- 0 229 197"/>
                              <a:gd name="T7" fmla="*/ 229 h 32"/>
                              <a:gd name="T8" fmla="+- 0 5034 5010"/>
                              <a:gd name="T9" fmla="*/ T8 w 32"/>
                              <a:gd name="T10" fmla="+- 0 227 197"/>
                              <a:gd name="T11" fmla="*/ 227 h 32"/>
                              <a:gd name="T12" fmla="+- 0 5037 5010"/>
                              <a:gd name="T13" fmla="*/ T12 w 32"/>
                              <a:gd name="T14" fmla="+- 0 224 197"/>
                              <a:gd name="T15" fmla="*/ 224 h 32"/>
                              <a:gd name="T16" fmla="+- 0 5040 5010"/>
                              <a:gd name="T17" fmla="*/ T16 w 32"/>
                              <a:gd name="T18" fmla="+- 0 221 197"/>
                              <a:gd name="T19" fmla="*/ 221 h 32"/>
                              <a:gd name="T20" fmla="+- 0 5042 5010"/>
                              <a:gd name="T21" fmla="*/ T20 w 32"/>
                              <a:gd name="T22" fmla="+- 0 217 197"/>
                              <a:gd name="T23" fmla="*/ 217 h 32"/>
                              <a:gd name="T24" fmla="+- 0 5042 5010"/>
                              <a:gd name="T25" fmla="*/ T24 w 32"/>
                              <a:gd name="T26" fmla="+- 0 213 197"/>
                              <a:gd name="T27" fmla="*/ 213 h 32"/>
                              <a:gd name="T28" fmla="+- 0 5042 5010"/>
                              <a:gd name="T29" fmla="*/ T28 w 32"/>
                              <a:gd name="T30" fmla="+- 0 209 197"/>
                              <a:gd name="T31" fmla="*/ 209 h 32"/>
                              <a:gd name="T32" fmla="+- 0 5040 5010"/>
                              <a:gd name="T33" fmla="*/ T32 w 32"/>
                              <a:gd name="T34" fmla="+- 0 205 197"/>
                              <a:gd name="T35" fmla="*/ 205 h 32"/>
                              <a:gd name="T36" fmla="+- 0 5037 5010"/>
                              <a:gd name="T37" fmla="*/ T36 w 32"/>
                              <a:gd name="T38" fmla="+- 0 202 197"/>
                              <a:gd name="T39" fmla="*/ 202 h 32"/>
                              <a:gd name="T40" fmla="+- 0 5034 5010"/>
                              <a:gd name="T41" fmla="*/ T40 w 32"/>
                              <a:gd name="T42" fmla="+- 0 199 197"/>
                              <a:gd name="T43" fmla="*/ 199 h 32"/>
                              <a:gd name="T44" fmla="+- 0 5030 5010"/>
                              <a:gd name="T45" fmla="*/ T44 w 32"/>
                              <a:gd name="T46" fmla="+- 0 197 197"/>
                              <a:gd name="T47" fmla="*/ 197 h 32"/>
                              <a:gd name="T48" fmla="+- 0 5026 5010"/>
                              <a:gd name="T49" fmla="*/ T48 w 32"/>
                              <a:gd name="T50" fmla="+- 0 197 197"/>
                              <a:gd name="T51" fmla="*/ 197 h 32"/>
                              <a:gd name="T52" fmla="+- 0 5022 5010"/>
                              <a:gd name="T53" fmla="*/ T52 w 32"/>
                              <a:gd name="T54" fmla="+- 0 197 197"/>
                              <a:gd name="T55" fmla="*/ 197 h 32"/>
                              <a:gd name="T56" fmla="+- 0 5018 5010"/>
                              <a:gd name="T57" fmla="*/ T56 w 32"/>
                              <a:gd name="T58" fmla="+- 0 199 197"/>
                              <a:gd name="T59" fmla="*/ 199 h 32"/>
                              <a:gd name="T60" fmla="+- 0 5015 5010"/>
                              <a:gd name="T61" fmla="*/ T60 w 32"/>
                              <a:gd name="T62" fmla="+- 0 202 197"/>
                              <a:gd name="T63" fmla="*/ 202 h 32"/>
                              <a:gd name="T64" fmla="+- 0 5012 5010"/>
                              <a:gd name="T65" fmla="*/ T64 w 32"/>
                              <a:gd name="T66" fmla="+- 0 205 197"/>
                              <a:gd name="T67" fmla="*/ 205 h 32"/>
                              <a:gd name="T68" fmla="+- 0 5010 5010"/>
                              <a:gd name="T69" fmla="*/ T68 w 32"/>
                              <a:gd name="T70" fmla="+- 0 209 197"/>
                              <a:gd name="T71" fmla="*/ 209 h 32"/>
                              <a:gd name="T72" fmla="+- 0 5010 5010"/>
                              <a:gd name="T73" fmla="*/ T72 w 32"/>
                              <a:gd name="T74" fmla="+- 0 213 197"/>
                              <a:gd name="T75" fmla="*/ 213 h 32"/>
                              <a:gd name="T76" fmla="+- 0 5010 5010"/>
                              <a:gd name="T77" fmla="*/ T76 w 32"/>
                              <a:gd name="T78" fmla="+- 0 217 197"/>
                              <a:gd name="T79" fmla="*/ 217 h 32"/>
                              <a:gd name="T80" fmla="+- 0 5012 5010"/>
                              <a:gd name="T81" fmla="*/ T80 w 32"/>
                              <a:gd name="T82" fmla="+- 0 221 197"/>
                              <a:gd name="T83" fmla="*/ 221 h 32"/>
                              <a:gd name="T84" fmla="+- 0 5015 5010"/>
                              <a:gd name="T85" fmla="*/ T84 w 32"/>
                              <a:gd name="T86" fmla="+- 0 224 197"/>
                              <a:gd name="T87" fmla="*/ 224 h 32"/>
                              <a:gd name="T88" fmla="+- 0 5018 5010"/>
                              <a:gd name="T89" fmla="*/ T88 w 32"/>
                              <a:gd name="T90" fmla="+- 0 227 197"/>
                              <a:gd name="T91" fmla="*/ 227 h 32"/>
                              <a:gd name="T92" fmla="+- 0 5022 5010"/>
                              <a:gd name="T93" fmla="*/ T92 w 32"/>
                              <a:gd name="T94" fmla="+- 0 229 197"/>
                              <a:gd name="T95" fmla="*/ 229 h 32"/>
                              <a:gd name="T96" fmla="+- 0 5026 5010"/>
                              <a:gd name="T97" fmla="*/ T96 w 32"/>
                              <a:gd name="T98" fmla="+- 0 229 197"/>
                              <a:gd name="T99" fmla="*/ 229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2" h="32">
                                <a:moveTo>
                                  <a:pt x="16" y="32"/>
                                </a:moveTo>
                                <a:lnTo>
                                  <a:pt x="20" y="32"/>
                                </a:lnTo>
                                <a:lnTo>
                                  <a:pt x="24" y="30"/>
                                </a:lnTo>
                                <a:lnTo>
                                  <a:pt x="27" y="27"/>
                                </a:lnTo>
                                <a:lnTo>
                                  <a:pt x="30" y="24"/>
                                </a:lnTo>
                                <a:lnTo>
                                  <a:pt x="32" y="20"/>
                                </a:lnTo>
                                <a:lnTo>
                                  <a:pt x="32" y="16"/>
                                </a:lnTo>
                                <a:lnTo>
                                  <a:pt x="32" y="12"/>
                                </a:lnTo>
                                <a:lnTo>
                                  <a:pt x="30" y="8"/>
                                </a:lnTo>
                                <a:lnTo>
                                  <a:pt x="27" y="5"/>
                                </a:lnTo>
                                <a:lnTo>
                                  <a:pt x="24" y="2"/>
                                </a:lnTo>
                                <a:lnTo>
                                  <a:pt x="20" y="0"/>
                                </a:lnTo>
                                <a:lnTo>
                                  <a:pt x="16" y="0"/>
                                </a:lnTo>
                                <a:lnTo>
                                  <a:pt x="12" y="0"/>
                                </a:lnTo>
                                <a:lnTo>
                                  <a:pt x="8" y="2"/>
                                </a:lnTo>
                                <a:lnTo>
                                  <a:pt x="5" y="5"/>
                                </a:lnTo>
                                <a:lnTo>
                                  <a:pt x="2" y="8"/>
                                </a:lnTo>
                                <a:lnTo>
                                  <a:pt x="0" y="12"/>
                                </a:lnTo>
                                <a:lnTo>
                                  <a:pt x="0" y="16"/>
                                </a:lnTo>
                                <a:lnTo>
                                  <a:pt x="0" y="20"/>
                                </a:lnTo>
                                <a:lnTo>
                                  <a:pt x="2" y="24"/>
                                </a:lnTo>
                                <a:lnTo>
                                  <a:pt x="5" y="27"/>
                                </a:lnTo>
                                <a:lnTo>
                                  <a:pt x="8" y="30"/>
                                </a:lnTo>
                                <a:lnTo>
                                  <a:pt x="12" y="32"/>
                                </a:lnTo>
                                <a:lnTo>
                                  <a:pt x="16" y="32"/>
                                </a:lnTo>
                                <a:close/>
                              </a:path>
                            </a:pathLst>
                          </a:custGeom>
                          <a:noFill/>
                          <a:ln w="333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 name="AutoShape 575"/>
                        <wps:cNvSpPr>
                          <a:spLocks/>
                        </wps:cNvSpPr>
                        <wps:spPr bwMode="auto">
                          <a:xfrm>
                            <a:off x="5011" y="412"/>
                            <a:ext cx="30" cy="29"/>
                          </a:xfrm>
                          <a:custGeom>
                            <a:avLst/>
                            <a:gdLst>
                              <a:gd name="T0" fmla="+- 0 5041 5011"/>
                              <a:gd name="T1" fmla="*/ T0 w 30"/>
                              <a:gd name="T2" fmla="+- 0 423 412"/>
                              <a:gd name="T3" fmla="*/ 423 h 29"/>
                              <a:gd name="T4" fmla="+- 0 5011 5011"/>
                              <a:gd name="T5" fmla="*/ T4 w 30"/>
                              <a:gd name="T6" fmla="+- 0 423 412"/>
                              <a:gd name="T7" fmla="*/ 423 h 29"/>
                              <a:gd name="T8" fmla="+- 0 5020 5011"/>
                              <a:gd name="T9" fmla="*/ T8 w 30"/>
                              <a:gd name="T10" fmla="+- 0 430 412"/>
                              <a:gd name="T11" fmla="*/ 430 h 29"/>
                              <a:gd name="T12" fmla="+- 0 5017 5011"/>
                              <a:gd name="T13" fmla="*/ T12 w 30"/>
                              <a:gd name="T14" fmla="+- 0 441 412"/>
                              <a:gd name="T15" fmla="*/ 441 h 29"/>
                              <a:gd name="T16" fmla="+- 0 5026 5011"/>
                              <a:gd name="T17" fmla="*/ T16 w 30"/>
                              <a:gd name="T18" fmla="+- 0 434 412"/>
                              <a:gd name="T19" fmla="*/ 434 h 29"/>
                              <a:gd name="T20" fmla="+- 0 5033 5011"/>
                              <a:gd name="T21" fmla="*/ T20 w 30"/>
                              <a:gd name="T22" fmla="+- 0 434 412"/>
                              <a:gd name="T23" fmla="*/ 434 h 29"/>
                              <a:gd name="T24" fmla="+- 0 5032 5011"/>
                              <a:gd name="T25" fmla="*/ T24 w 30"/>
                              <a:gd name="T26" fmla="+- 0 430 412"/>
                              <a:gd name="T27" fmla="*/ 430 h 29"/>
                              <a:gd name="T28" fmla="+- 0 5041 5011"/>
                              <a:gd name="T29" fmla="*/ T28 w 30"/>
                              <a:gd name="T30" fmla="+- 0 423 412"/>
                              <a:gd name="T31" fmla="*/ 423 h 29"/>
                              <a:gd name="T32" fmla="+- 0 5033 5011"/>
                              <a:gd name="T33" fmla="*/ T32 w 30"/>
                              <a:gd name="T34" fmla="+- 0 434 412"/>
                              <a:gd name="T35" fmla="*/ 434 h 29"/>
                              <a:gd name="T36" fmla="+- 0 5026 5011"/>
                              <a:gd name="T37" fmla="*/ T36 w 30"/>
                              <a:gd name="T38" fmla="+- 0 434 412"/>
                              <a:gd name="T39" fmla="*/ 434 h 29"/>
                              <a:gd name="T40" fmla="+- 0 5035 5011"/>
                              <a:gd name="T41" fmla="*/ T40 w 30"/>
                              <a:gd name="T42" fmla="+- 0 441 412"/>
                              <a:gd name="T43" fmla="*/ 441 h 29"/>
                              <a:gd name="T44" fmla="+- 0 5033 5011"/>
                              <a:gd name="T45" fmla="*/ T44 w 30"/>
                              <a:gd name="T46" fmla="+- 0 434 412"/>
                              <a:gd name="T47" fmla="*/ 434 h 29"/>
                              <a:gd name="T48" fmla="+- 0 5026 5011"/>
                              <a:gd name="T49" fmla="*/ T48 w 30"/>
                              <a:gd name="T50" fmla="+- 0 412 412"/>
                              <a:gd name="T51" fmla="*/ 412 h 29"/>
                              <a:gd name="T52" fmla="+- 0 5022 5011"/>
                              <a:gd name="T53" fmla="*/ T52 w 30"/>
                              <a:gd name="T54" fmla="+- 0 423 412"/>
                              <a:gd name="T55" fmla="*/ 423 h 29"/>
                              <a:gd name="T56" fmla="+- 0 5029 5011"/>
                              <a:gd name="T57" fmla="*/ T56 w 30"/>
                              <a:gd name="T58" fmla="+- 0 423 412"/>
                              <a:gd name="T59" fmla="*/ 423 h 29"/>
                              <a:gd name="T60" fmla="+- 0 5026 5011"/>
                              <a:gd name="T61" fmla="*/ T60 w 30"/>
                              <a:gd name="T62" fmla="+- 0 412 412"/>
                              <a:gd name="T63" fmla="*/ 412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0" h="29">
                                <a:moveTo>
                                  <a:pt x="30" y="11"/>
                                </a:moveTo>
                                <a:lnTo>
                                  <a:pt x="0" y="11"/>
                                </a:lnTo>
                                <a:lnTo>
                                  <a:pt x="9" y="18"/>
                                </a:lnTo>
                                <a:lnTo>
                                  <a:pt x="6" y="29"/>
                                </a:lnTo>
                                <a:lnTo>
                                  <a:pt x="15" y="22"/>
                                </a:lnTo>
                                <a:lnTo>
                                  <a:pt x="22" y="22"/>
                                </a:lnTo>
                                <a:lnTo>
                                  <a:pt x="21" y="18"/>
                                </a:lnTo>
                                <a:lnTo>
                                  <a:pt x="30" y="11"/>
                                </a:lnTo>
                                <a:close/>
                                <a:moveTo>
                                  <a:pt x="22" y="22"/>
                                </a:moveTo>
                                <a:lnTo>
                                  <a:pt x="15" y="22"/>
                                </a:lnTo>
                                <a:lnTo>
                                  <a:pt x="24" y="29"/>
                                </a:lnTo>
                                <a:lnTo>
                                  <a:pt x="22" y="22"/>
                                </a:lnTo>
                                <a:close/>
                                <a:moveTo>
                                  <a:pt x="15" y="0"/>
                                </a:moveTo>
                                <a:lnTo>
                                  <a:pt x="11" y="11"/>
                                </a:lnTo>
                                <a:lnTo>
                                  <a:pt x="18" y="11"/>
                                </a:lnTo>
                                <a:lnTo>
                                  <a:pt x="1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 name="Freeform 574"/>
                        <wps:cNvSpPr>
                          <a:spLocks/>
                        </wps:cNvSpPr>
                        <wps:spPr bwMode="auto">
                          <a:xfrm>
                            <a:off x="5011" y="412"/>
                            <a:ext cx="30" cy="29"/>
                          </a:xfrm>
                          <a:custGeom>
                            <a:avLst/>
                            <a:gdLst>
                              <a:gd name="T0" fmla="+- 0 5026 5011"/>
                              <a:gd name="T1" fmla="*/ T0 w 30"/>
                              <a:gd name="T2" fmla="+- 0 412 412"/>
                              <a:gd name="T3" fmla="*/ 412 h 29"/>
                              <a:gd name="T4" fmla="+- 0 5022 5011"/>
                              <a:gd name="T5" fmla="*/ T4 w 30"/>
                              <a:gd name="T6" fmla="+- 0 423 412"/>
                              <a:gd name="T7" fmla="*/ 423 h 29"/>
                              <a:gd name="T8" fmla="+- 0 5011 5011"/>
                              <a:gd name="T9" fmla="*/ T8 w 30"/>
                              <a:gd name="T10" fmla="+- 0 423 412"/>
                              <a:gd name="T11" fmla="*/ 423 h 29"/>
                              <a:gd name="T12" fmla="+- 0 5020 5011"/>
                              <a:gd name="T13" fmla="*/ T12 w 30"/>
                              <a:gd name="T14" fmla="+- 0 430 412"/>
                              <a:gd name="T15" fmla="*/ 430 h 29"/>
                              <a:gd name="T16" fmla="+- 0 5017 5011"/>
                              <a:gd name="T17" fmla="*/ T16 w 30"/>
                              <a:gd name="T18" fmla="+- 0 441 412"/>
                              <a:gd name="T19" fmla="*/ 441 h 29"/>
                              <a:gd name="T20" fmla="+- 0 5026 5011"/>
                              <a:gd name="T21" fmla="*/ T20 w 30"/>
                              <a:gd name="T22" fmla="+- 0 434 412"/>
                              <a:gd name="T23" fmla="*/ 434 h 29"/>
                              <a:gd name="T24" fmla="+- 0 5035 5011"/>
                              <a:gd name="T25" fmla="*/ T24 w 30"/>
                              <a:gd name="T26" fmla="+- 0 441 412"/>
                              <a:gd name="T27" fmla="*/ 441 h 29"/>
                              <a:gd name="T28" fmla="+- 0 5032 5011"/>
                              <a:gd name="T29" fmla="*/ T28 w 30"/>
                              <a:gd name="T30" fmla="+- 0 430 412"/>
                              <a:gd name="T31" fmla="*/ 430 h 29"/>
                              <a:gd name="T32" fmla="+- 0 5041 5011"/>
                              <a:gd name="T33" fmla="*/ T32 w 30"/>
                              <a:gd name="T34" fmla="+- 0 423 412"/>
                              <a:gd name="T35" fmla="*/ 423 h 29"/>
                              <a:gd name="T36" fmla="+- 0 5029 5011"/>
                              <a:gd name="T37" fmla="*/ T36 w 30"/>
                              <a:gd name="T38" fmla="+- 0 423 412"/>
                              <a:gd name="T39" fmla="*/ 423 h 29"/>
                              <a:gd name="T40" fmla="+- 0 5026 5011"/>
                              <a:gd name="T41" fmla="*/ T40 w 30"/>
                              <a:gd name="T42" fmla="+- 0 412 412"/>
                              <a:gd name="T43" fmla="*/ 412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0" h="29">
                                <a:moveTo>
                                  <a:pt x="15" y="0"/>
                                </a:moveTo>
                                <a:lnTo>
                                  <a:pt x="11" y="11"/>
                                </a:lnTo>
                                <a:lnTo>
                                  <a:pt x="0" y="11"/>
                                </a:lnTo>
                                <a:lnTo>
                                  <a:pt x="9" y="18"/>
                                </a:lnTo>
                                <a:lnTo>
                                  <a:pt x="6" y="29"/>
                                </a:lnTo>
                                <a:lnTo>
                                  <a:pt x="15" y="22"/>
                                </a:lnTo>
                                <a:lnTo>
                                  <a:pt x="24" y="29"/>
                                </a:lnTo>
                                <a:lnTo>
                                  <a:pt x="21" y="18"/>
                                </a:lnTo>
                                <a:lnTo>
                                  <a:pt x="30" y="11"/>
                                </a:lnTo>
                                <a:lnTo>
                                  <a:pt x="18" y="11"/>
                                </a:lnTo>
                                <a:lnTo>
                                  <a:pt x="15" y="0"/>
                                </a:lnTo>
                                <a:close/>
                              </a:path>
                            </a:pathLst>
                          </a:custGeom>
                          <a:noFill/>
                          <a:ln w="333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Text Box 573"/>
                        <wps:cNvSpPr txBox="1">
                          <a:spLocks noChangeArrowheads="1"/>
                        </wps:cNvSpPr>
                        <wps:spPr bwMode="auto">
                          <a:xfrm>
                            <a:off x="4776" y="120"/>
                            <a:ext cx="440"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14" w:lineRule="exact"/>
                                <w:ind w:left="197" w:right="-10"/>
                                <w:rPr>
                                  <w:rFonts w:ascii="Arial"/>
                                  <w:sz w:val="14"/>
                                </w:rPr>
                              </w:pPr>
                              <w:r>
                                <w:rPr>
                                  <w:w w:val="104"/>
                                  <w:sz w:val="8"/>
                                  <w:u w:val="single" w:color="1F77B3"/>
                                </w:rPr>
                                <w:t xml:space="preserve"> </w:t>
                              </w:r>
                              <w:r>
                                <w:rPr>
                                  <w:sz w:val="8"/>
                                  <w:u w:val="single" w:color="1F77B3"/>
                                </w:rPr>
                                <w:t xml:space="preserve">    </w:t>
                              </w:r>
                              <w:r>
                                <w:rPr>
                                  <w:spacing w:val="3"/>
                                  <w:sz w:val="8"/>
                                  <w:u w:val="single" w:color="1F77B3"/>
                                </w:rPr>
                                <w:t xml:space="preserve"> </w:t>
                              </w:r>
                              <w:r>
                                <w:rPr>
                                  <w:spacing w:val="2"/>
                                  <w:sz w:val="8"/>
                                </w:rPr>
                                <w:t xml:space="preserve"> </w:t>
                              </w:r>
                              <w:r>
                                <w:rPr>
                                  <w:rFonts w:ascii="Arial"/>
                                  <w:w w:val="55"/>
                                  <w:sz w:val="14"/>
                                </w:rPr>
                                <w:t>SP</w:t>
                              </w:r>
                            </w:p>
                            <w:p w:rsidR="0009622D" w:rsidRDefault="0009622D">
                              <w:pPr>
                                <w:spacing w:line="107" w:lineRule="exact"/>
                                <w:ind w:left="197" w:right="-12"/>
                                <w:rPr>
                                  <w:rFonts w:ascii="Arial"/>
                                  <w:sz w:val="14"/>
                                </w:rPr>
                              </w:pPr>
                              <w:r>
                                <w:rPr>
                                  <w:w w:val="104"/>
                                  <w:sz w:val="8"/>
                                  <w:u w:val="single" w:color="FF7F0E"/>
                                </w:rPr>
                                <w:t xml:space="preserve"> </w:t>
                              </w:r>
                              <w:r>
                                <w:rPr>
                                  <w:sz w:val="8"/>
                                  <w:u w:val="single" w:color="FF7F0E"/>
                                </w:rPr>
                                <w:t xml:space="preserve">    </w:t>
                              </w:r>
                              <w:r>
                                <w:rPr>
                                  <w:spacing w:val="3"/>
                                  <w:sz w:val="8"/>
                                  <w:u w:val="single" w:color="FF7F0E"/>
                                </w:rPr>
                                <w:t xml:space="preserve"> </w:t>
                              </w:r>
                              <w:r>
                                <w:rPr>
                                  <w:spacing w:val="2"/>
                                  <w:sz w:val="8"/>
                                </w:rPr>
                                <w:t xml:space="preserve"> </w:t>
                              </w:r>
                              <w:r>
                                <w:rPr>
                                  <w:rFonts w:ascii="Arial"/>
                                  <w:w w:val="55"/>
                                  <w:sz w:val="14"/>
                                </w:rPr>
                                <w:t>SE</w:t>
                              </w:r>
                            </w:p>
                            <w:p w:rsidR="0009622D" w:rsidRDefault="0009622D">
                              <w:pPr>
                                <w:spacing w:line="134" w:lineRule="exact"/>
                                <w:ind w:left="197" w:right="-4"/>
                                <w:rPr>
                                  <w:rFonts w:ascii="Arial"/>
                                  <w:sz w:val="14"/>
                                </w:rPr>
                              </w:pPr>
                              <w:r>
                                <w:rPr>
                                  <w:w w:val="104"/>
                                  <w:sz w:val="8"/>
                                  <w:u w:val="single" w:color="2BA02B"/>
                                </w:rPr>
                                <w:t xml:space="preserve"> </w:t>
                              </w:r>
                              <w:r>
                                <w:rPr>
                                  <w:sz w:val="8"/>
                                  <w:u w:val="single" w:color="2BA02B"/>
                                </w:rPr>
                                <w:t xml:space="preserve">    </w:t>
                              </w:r>
                              <w:r>
                                <w:rPr>
                                  <w:spacing w:val="3"/>
                                  <w:sz w:val="8"/>
                                  <w:u w:val="single" w:color="2BA02B"/>
                                </w:rPr>
                                <w:t xml:space="preserve"> </w:t>
                              </w:r>
                              <w:r>
                                <w:rPr>
                                  <w:spacing w:val="2"/>
                                  <w:sz w:val="8"/>
                                </w:rPr>
                                <w:t xml:space="preserve"> </w:t>
                              </w:r>
                              <w:r>
                                <w:rPr>
                                  <w:rFonts w:ascii="Arial"/>
                                  <w:w w:val="60"/>
                                  <w:sz w:val="14"/>
                                </w:rPr>
                                <w:t>TL</w:t>
                              </w:r>
                            </w:p>
                          </w:txbxContent>
                        </wps:txbx>
                        <wps:bodyPr rot="0" vert="horz" wrap="square" lIns="0" tIns="0" rIns="0" bIns="0" anchor="t" anchorCtr="0" upright="1">
                          <a:noAutofit/>
                        </wps:bodyPr>
                      </wps:wsp>
                      <wps:wsp>
                        <wps:cNvPr id="667" name="Text Box 572"/>
                        <wps:cNvSpPr txBox="1">
                          <a:spLocks noChangeArrowheads="1"/>
                        </wps:cNvSpPr>
                        <wps:spPr bwMode="auto">
                          <a:xfrm>
                            <a:off x="5215" y="120"/>
                            <a:ext cx="440"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23" w:line="160" w:lineRule="auto"/>
                                <w:ind w:left="3" w:right="45" w:firstLine="5"/>
                                <w:jc w:val="both"/>
                                <w:rPr>
                                  <w:rFonts w:ascii="Arial"/>
                                  <w:sz w:val="14"/>
                                </w:rPr>
                              </w:pPr>
                              <w:r>
                                <w:rPr>
                                  <w:rFonts w:ascii="Arial"/>
                                  <w:w w:val="60"/>
                                  <w:sz w:val="14"/>
                                </w:rPr>
                                <w:t xml:space="preserve">AR-MASS MI-MASS </w:t>
                              </w:r>
                              <w:r>
                                <w:rPr>
                                  <w:rFonts w:ascii="Arial"/>
                                  <w:w w:val="65"/>
                                  <w:sz w:val="14"/>
                                </w:rPr>
                                <w:t>P-MASS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19FBBA" id="Group 571" o:spid="_x0000_s1692" style="position:absolute;left:0;text-align:left;margin-left:106pt;margin-top:5.9pt;width:177.25pt;height:132.1pt;z-index:-251617280;mso-position-horizontal-relative:page;mso-position-vertical-relative:text" coordorigin="2120,118" coordsize="3545,2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">
                <v:line id="Line 656" o:spid="_x0000_s1693" style="position:absolute;visibility:visible;mso-wrap-style:square" from="2141,2738" to="2141,2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" strokecolor="#afafaf" strokeweight=".07406mm"/>
                <v:line id="Line 655" o:spid="_x0000_s1694" style="position:absolute;visibility:visible;mso-wrap-style:square" from="2141,2748" to="2141,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" strokeweight=".32394mm"/>
                <v:line id="Line 654" o:spid="_x0000_s1695" style="position:absolute;visibility:visible;mso-wrap-style:square" from="2141,2738" to="2141,2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" strokeweight=".07406mm"/>
                <v:line id="Line 653" o:spid="_x0000_s1696" style="position:absolute;visibility:visible;mso-wrap-style:square" from="2580,2738" to="2580,2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" strokecolor="#afafaf" strokeweight=".07406mm"/>
                <v:line id="Line 652" o:spid="_x0000_s1697" style="position:absolute;visibility:visible;mso-wrap-style:square" from="2580,2748" to="2580,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" strokeweight=".32394mm"/>
                <v:line id="Line 651" o:spid="_x0000_s1698" style="position:absolute;visibility:visible;mso-wrap-style:square" from="2580,2738" to="2580,2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" strokeweight=".07406mm"/>
                <v:line id="Line 650" o:spid="_x0000_s1699" style="position:absolute;visibility:visible;mso-wrap-style:square" from="3019,2738" to="3019,2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" strokecolor="#afafaf" strokeweight=".07406mm"/>
                <v:line id="Line 649" o:spid="_x0000_s1700" style="position:absolute;visibility:visible;mso-wrap-style:square" from="3019,2748" to="3019,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" strokeweight=".32394mm"/>
                <v:line id="Line 648" o:spid="_x0000_s1701" style="position:absolute;visibility:visible;mso-wrap-style:square" from="3019,2738" to="3019,2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" strokeweight=".07406mm"/>
                <v:line id="Line 647" o:spid="_x0000_s1702" style="position:absolute;visibility:visible;mso-wrap-style:square" from="3458,2738" to="3458,2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" strokecolor="#afafaf" strokeweight=".07406mm"/>
                <v:line id="Line 646" o:spid="_x0000_s1703" style="position:absolute;visibility:visible;mso-wrap-style:square" from="3458,2748" to="3458,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" strokeweight=".32394mm"/>
                <v:line id="Line 645" o:spid="_x0000_s1704" style="position:absolute;visibility:visible;mso-wrap-style:square" from="3458,2738" to="3458,2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" strokeweight=".07406mm"/>
                <v:line id="Line 644" o:spid="_x0000_s1705" style="position:absolute;visibility:visible;mso-wrap-style:square" from="3897,2738" to="3897,2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" strokecolor="#afafaf" strokeweight=".07406mm"/>
                <v:line id="Line 643" o:spid="_x0000_s1706" style="position:absolute;visibility:visible;mso-wrap-style:square" from="3897,2748" to="3897,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" strokeweight=".32394mm"/>
                <v:line id="Line 642" o:spid="_x0000_s1707" style="position:absolute;visibility:visible;mso-wrap-style:square" from="3897,2738" to="3897,2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" strokeweight=".07406mm"/>
                <v:line id="Line 641" o:spid="_x0000_s1708" style="position:absolute;visibility:visible;mso-wrap-style:square" from="4337,2738" to="4337,2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" strokecolor="#afafaf" strokeweight=".07406mm"/>
                <v:line id="Line 640" o:spid="_x0000_s1709" style="position:absolute;visibility:visible;mso-wrap-style:square" from="4337,2748" to="4337,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" strokeweight=".32394mm"/>
                <v:line id="Line 639" o:spid="_x0000_s1710" style="position:absolute;visibility:visible;mso-wrap-style:square" from="4337,2738" to="4337,2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" strokeweight=".07406mm"/>
                <v:line id="Line 638" o:spid="_x0000_s1711" style="position:absolute;visibility:visible;mso-wrap-style:square" from="4776,2738" to="4776,2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" strokecolor="#afafaf" strokeweight=".07406mm"/>
                <v:line id="Line 637" o:spid="_x0000_s1712" style="position:absolute;visibility:visible;mso-wrap-style:square" from="4776,2748" to="4776,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" strokeweight=".32394mm"/>
                <v:line id="Line 636" o:spid="_x0000_s1713" style="position:absolute;visibility:visible;mso-wrap-style:square" from="4776,2738" to="4776,2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" strokeweight=".07406mm"/>
                <v:line id="Line 635" o:spid="_x0000_s1714" style="position:absolute;visibility:visible;mso-wrap-style:square" from="5215,2738" to="5215,2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" strokecolor="#afafaf" strokeweight=".07406mm"/>
                <v:line id="Line 634" o:spid="_x0000_s1715" style="position:absolute;visibility:visible;mso-wrap-style:square" from="5215,2748" to="5215,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" strokeweight=".32394mm"/>
                <v:line id="Line 633" o:spid="_x0000_s1716" style="position:absolute;visibility:visible;mso-wrap-style:square" from="5215,2738" to="5215,2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" strokeweight=".07406mm"/>
                <v:line id="Line 632" o:spid="_x0000_s1717" style="position:absolute;visibility:visible;mso-wrap-style:square" from="5654,2738" to="5654,2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" strokecolor="#afafaf" strokeweight=".07406mm"/>
                <v:line id="Line 631" o:spid="_x0000_s1718" style="position:absolute;visibility:visible;mso-wrap-style:square" from="5654,2748" to="5654,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" strokeweight=".32394mm"/>
                <v:line id="Line 630" o:spid="_x0000_s1719" style="position:absolute;visibility:visible;mso-wrap-style:square" from="5654,2738" to="5654,2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" strokeweight=".07406mm"/>
                <v:line id="Line 629" o:spid="_x0000_s1720" style="position:absolute;visibility:visible;mso-wrap-style:square" from="2141,2738" to="5654,2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" strokecolor="#afafaf" strokeweight=".07406mm"/>
                <v:line id="Line 628" o:spid="_x0000_s1721" style="position:absolute;visibility:visible;mso-wrap-style:square" from="2122,2738" to="2141,2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" strokeweight="0"/>
                <v:line id="Line 627" o:spid="_x0000_s1722" style="position:absolute;visibility:visible;mso-wrap-style:square" from="2141,2738" to="2141,2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" strokeweight=".07406mm"/>
                <v:line id="Line 626" o:spid="_x0000_s1723" style="position:absolute;visibility:visible;mso-wrap-style:square" from="2141,2302" to="5654,2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" strokecolor="#afafaf" strokeweight=".07406mm"/>
                <v:line id="Line 625" o:spid="_x0000_s1724" style="position:absolute;visibility:visible;mso-wrap-style:square" from="2122,2302" to="2141,2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" strokeweight="0"/>
                <v:line id="Line 624" o:spid="_x0000_s1725" style="position:absolute;visibility:visible;mso-wrap-style:square" from="2141,2302" to="2141,2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" strokeweight=".07406mm"/>
                <v:line id="Line 623" o:spid="_x0000_s1726" style="position:absolute;visibility:visible;mso-wrap-style:square" from="2141,1866" to="5654,1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" strokecolor="#afafaf" strokeweight=".07406mm"/>
                <v:line id="Line 622" o:spid="_x0000_s1727" style="position:absolute;visibility:visible;mso-wrap-style:square" from="2122,1866" to="2141,1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" strokeweight="0"/>
                <v:line id="Line 621" o:spid="_x0000_s1728" style="position:absolute;visibility:visible;mso-wrap-style:square" from="2141,1866" to="2141,1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" strokeweight=".07406mm"/>
                <v:line id="Line 620" o:spid="_x0000_s1729" style="position:absolute;visibility:visible;mso-wrap-style:square" from="2141,1429" to="5654,1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" strokecolor="#afafaf" strokeweight=".07406mm"/>
                <v:line id="Line 619" o:spid="_x0000_s1730" style="position:absolute;visibility:visible;mso-wrap-style:square" from="2122,1429" to="2141,1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" strokeweight="0"/>
                <v:line id="Line 618" o:spid="_x0000_s1731" style="position:absolute;visibility:visible;mso-wrap-style:square" from="2141,1429" to="2141,1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" strokeweight=".07406mm"/>
                <v:line id="Line 617" o:spid="_x0000_s1732" style="position:absolute;visibility:visible;mso-wrap-style:square" from="2141,993" to="5654,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" strokecolor="#afafaf" strokeweight=".07406mm"/>
                <v:line id="Line 616" o:spid="_x0000_s1733" style="position:absolute;visibility:visible;mso-wrap-style:square" from="2122,993" to="2141,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" strokeweight="0"/>
                <v:line id="Line 615" o:spid="_x0000_s1734" style="position:absolute;visibility:visible;mso-wrap-style:square" from="2141,993" to="2141,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" strokeweight=".07406mm"/>
                <v:line id="Line 614" o:spid="_x0000_s1735" style="position:absolute;visibility:visible;mso-wrap-style:square" from="2141,557" to="5654,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" strokecolor="#afafaf" strokeweight=".07406mm"/>
                <v:line id="Line 613" o:spid="_x0000_s1736" style="position:absolute;visibility:visible;mso-wrap-style:square" from="2122,557" to="214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" strokeweight="0"/>
                <v:line id="Line 612" o:spid="_x0000_s1737" style="position:absolute;visibility:visible;mso-wrap-style:square" from="2141,557" to="214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" strokeweight=".07406mm"/>
                <v:line id="Line 611" o:spid="_x0000_s1738" style="position:absolute;visibility:visible;mso-wrap-style:square" from="2141,120" to="5654,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" strokecolor="#afafaf" strokeweight=".07406mm"/>
                <v:line id="Line 610" o:spid="_x0000_s1739" style="position:absolute;visibility:visible;mso-wrap-style:square" from="2122,120" to="2141,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" strokeweight="0"/>
                <v:line id="Line 609" o:spid="_x0000_s1740" style="position:absolute;visibility:visible;mso-wrap-style:square" from="2141,120" to="2141,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" strokeweight=".07406mm"/>
                <v:shape id="Freeform 608" o:spid="_x0000_s1741" style="position:absolute;left:2580;top:2302;width:2636;height:269;visibility:visible;mso-wrap-style:square;v-text-anchor:top" coordsize="26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" path="m2635,20l2196,,1757,172r-659,65l733,269,,239e" filled="f" strokecolor="#1f77b3" strokeweight=".37022mm">
                  <v:path arrowok="t" o:connecttype="custom" o:connectlocs="2635,2322;2196,2302;1757,2474;1098,2539;733,2571;0,2541" o:connectangles="0,0,0,0,0,0"/>
                </v:shape>
                <v:shape id="Freeform 607" o:spid="_x0000_s1742" style="position:absolute;left:5189;top:2296;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" path="m33,l19,,12,3,3,12,,19,,33r3,7l12,49r7,3l33,52r7,-3l49,40r3,-7l52,19,49,12,40,3,33,xe" fillcolor="#1f77b3" stroked="f">
                  <v:path arrowok="t" o:connecttype="custom" o:connectlocs="33,2296;19,2296;12,2299;3,2308;0,2315;0,2329;3,2336;12,2345;19,2348;33,2348;40,2345;49,2336;52,2329;52,2315;49,2308;40,2299;33,2296" o:connectangles="0,0,0,0,0,0,0,0,0,0,0,0,0,0,0,0,0"/>
                </v:shape>
                <v:shape id="Freeform 606" o:spid="_x0000_s1743" style="position:absolute;left:5189;top:2296;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" path="m26,52r7,l40,49r5,-4l49,40r3,-7l52,26r,-7l49,12,45,7,40,3,33,,26,,19,,12,3,7,7,3,12,,19r,7l,33r3,7l7,45r5,4l19,52r7,xe" filled="f" strokecolor="#1f77b3" strokeweight=".09256mm">
                  <v:path arrowok="t" o:connecttype="custom" o:connectlocs="26,2348;33,2348;40,2345;45,2341;49,2336;52,2329;52,2322;52,2315;49,2308;45,2303;40,2299;33,2296;26,2296;19,2296;12,2299;7,2303;3,2308;0,2315;0,2322;0,2329;3,2336;7,2341;12,2345;19,2348;26,2348" o:connectangles="0,0,0,0,0,0,0,0,0,0,0,0,0,0,0,0,0,0,0,0,0,0,0,0,0"/>
                </v:shape>
                <v:shape id="Freeform 605" o:spid="_x0000_s1744" style="position:absolute;left:4750;top:2276;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" path="m33,l19,,12,3,2,12,,19,,33r2,7l12,50r7,2l33,52r6,-2l49,40r3,-7l52,19,49,12,39,3,33,xe" fillcolor="#1f77b3" stroked="f">
                  <v:path arrowok="t" o:connecttype="custom" o:connectlocs="33,2276;19,2276;12,2279;2,2288;0,2295;0,2309;2,2316;12,2326;19,2328;33,2328;39,2326;49,2316;52,2309;52,2295;49,2288;39,2279;33,2276" o:connectangles="0,0,0,0,0,0,0,0,0,0,0,0,0,0,0,0,0"/>
                </v:shape>
                <v:shape id="Freeform 604" o:spid="_x0000_s1745" style="position:absolute;left:4750;top:2276;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" path="m26,52r7,l39,50r5,-5l49,40r3,-7l52,26r,-7l49,12,44,8,39,3,33,,26,,19,,12,3,7,8,2,12,,19r,7l,33r2,7l7,45r5,5l19,52r7,xe" filled="f" strokecolor="#1f77b3" strokeweight=".09256mm">
                  <v:path arrowok="t" o:connecttype="custom" o:connectlocs="26,2328;33,2328;39,2326;44,2321;49,2316;52,2309;52,2302;52,2295;49,2288;44,2284;39,2279;33,2276;26,2276;19,2276;12,2279;7,2284;2,2288;0,2295;0,2302;0,2309;2,2316;7,2321;12,2326;19,2328;26,2328" o:connectangles="0,0,0,0,0,0,0,0,0,0,0,0,0,0,0,0,0,0,0,0,0,0,0,0,0"/>
                </v:shape>
                <v:shape id="Freeform 603" o:spid="_x0000_s1746" style="position:absolute;left:4310;top:2448;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" path="m34,l20,,13,3,3,13,,19,,33r3,7l13,50r7,3l34,53r6,-3l50,40r3,-7l53,19,50,13,40,3,34,xe" fillcolor="#1f77b3" stroked="f">
                  <v:path arrowok="t" o:connecttype="custom" o:connectlocs="34,2448;20,2448;13,2451;3,2461;0,2467;0,2481;3,2488;13,2498;20,2501;34,2501;40,2498;50,2488;53,2481;53,2467;50,2461;40,2451;34,2448" o:connectangles="0,0,0,0,0,0,0,0,0,0,0,0,0,0,0,0,0"/>
                </v:shape>
                <v:shape id="Freeform 602" o:spid="_x0000_s1747" style="position:absolute;left:4310;top:2448;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" path="m27,53r7,l40,50r5,-5l50,40r3,-7l53,26r,-7l50,13,45,8,40,3,34,,27,,20,,13,3,8,8,3,13,,19r,7l,33r3,7l8,45r5,5l20,53r7,xe" filled="f" strokecolor="#1f77b3" strokeweight=".09256mm">
                  <v:path arrowok="t" o:connecttype="custom" o:connectlocs="27,2501;34,2501;40,2498;45,2493;50,2488;53,2481;53,2474;53,2467;50,2461;45,2456;40,2451;34,2448;27,2448;20,2448;13,2451;8,2456;3,2461;0,2467;0,2474;0,2481;3,2488;8,2493;13,2498;20,2501;27,2501" o:connectangles="0,0,0,0,0,0,0,0,0,0,0,0,0,0,0,0,0,0,0,0,0,0,0,0,0"/>
                </v:shape>
                <v:shape id="Freeform 601" o:spid="_x0000_s1748" style="position:absolute;left:3652;top:2513;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" path="m33,l19,,12,3,2,12,,19,,33r2,7l12,50r7,2l33,52r6,-2l49,40r3,-7l52,19,49,12,39,3,33,xe" fillcolor="#1f77b3" stroked="f">
                  <v:path arrowok="t" o:connecttype="custom" o:connectlocs="33,2513;19,2513;12,2516;2,2525;0,2532;0,2546;2,2553;12,2563;19,2565;33,2565;39,2563;49,2553;52,2546;52,2532;49,2525;39,2516;33,2513" o:connectangles="0,0,0,0,0,0,0,0,0,0,0,0,0,0,0,0,0"/>
                </v:shape>
                <v:shape id="Freeform 600" o:spid="_x0000_s1749" style="position:absolute;left:3652;top:2513;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" path="m26,52r7,l39,50r5,-5l49,40r3,-7l52,26r,-7l49,12,44,8,39,3,33,,26,,19,,12,3,7,8,2,12,,19r,7l,33r2,7l7,45r5,5l19,52r7,xe" filled="f" strokecolor="#1f77b3" strokeweight=".09256mm">
                  <v:path arrowok="t" o:connecttype="custom" o:connectlocs="26,2565;33,2565;39,2563;44,2558;49,2553;52,2546;52,2539;52,2532;49,2525;44,2521;39,2516;33,2513;26,2513;19,2513;12,2516;7,2521;2,2525;0,2532;0,2539;0,2546;2,2553;7,2558;12,2563;19,2565;26,2565" o:connectangles="0,0,0,0,0,0,0,0,0,0,0,0,0,0,0,0,0,0,0,0,0,0,0,0,0"/>
                </v:shape>
                <v:shape id="Freeform 599" o:spid="_x0000_s1750" style="position:absolute;left:3287;top:2544;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" path="m33,l19,,13,3,3,13,,20,,34r3,6l13,50r6,3l33,53r7,-3l50,40r2,-6l52,20,50,13,40,3,33,xe" fillcolor="#1f77b3" stroked="f">
                  <v:path arrowok="t" o:connecttype="custom" o:connectlocs="33,2544;19,2544;13,2547;3,2557;0,2564;0,2578;3,2584;13,2594;19,2597;33,2597;40,2594;50,2584;52,2578;52,2564;50,2557;40,2547;33,2544" o:connectangles="0,0,0,0,0,0,0,0,0,0,0,0,0,0,0,0,0"/>
                </v:shape>
                <v:shape id="Freeform 598" o:spid="_x0000_s1751" style="position:absolute;left:3287;top:2544;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" path="m26,53r7,l40,50r5,-5l50,40r2,-6l52,27r,-7l50,13,45,8,40,3,33,,26,,19,,13,3,8,8,3,13,,20r,7l,34r3,6l8,45r5,5l19,53r7,xe" filled="f" strokecolor="#1f77b3" strokeweight=".09256mm">
                  <v:path arrowok="t" o:connecttype="custom" o:connectlocs="26,2597;33,2597;40,2594;45,2589;50,2584;52,2578;52,2571;52,2564;50,2557;45,2552;40,2547;33,2544;26,2544;19,2544;13,2547;8,2552;3,2557;0,2564;0,2571;0,2578;3,2584;8,2589;13,2594;19,2597;26,2597" o:connectangles="0,0,0,0,0,0,0,0,0,0,0,0,0,0,0,0,0,0,0,0,0,0,0,0,0"/>
                </v:shape>
                <v:shape id="Freeform 597" o:spid="_x0000_s1752" style="position:absolute;left:2553;top:2514;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" path="m34,l20,,13,3,3,13,,20,,34r3,6l13,50r7,3l34,53r6,-3l50,40r3,-6l53,20,50,13,40,3,34,xe" fillcolor="#1f77b3" stroked="f">
                  <v:path arrowok="t" o:connecttype="custom" o:connectlocs="34,2514;20,2514;13,2517;3,2527;0,2534;0,2548;3,2554;13,2564;20,2567;34,2567;40,2564;50,2554;53,2548;53,2534;50,2527;40,2517;34,2514" o:connectangles="0,0,0,0,0,0,0,0,0,0,0,0,0,0,0,0,0"/>
                </v:shape>
                <v:shape id="Freeform 596" o:spid="_x0000_s1753" style="position:absolute;left:2553;top:2514;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" path="m27,53r7,l40,50r5,-5l50,40r3,-6l53,27r,-7l50,13,45,8,40,3,34,,27,,20,,13,3,8,8,3,13,,20r,7l,34r3,6l8,45r5,5l20,53r7,xe" filled="f" strokecolor="#1f77b3" strokeweight=".09256mm">
                  <v:path arrowok="t" o:connecttype="custom" o:connectlocs="27,2567;34,2567;40,2564;45,2559;50,2554;53,2548;53,2541;53,2534;50,2527;45,2522;40,2517;34,2514;27,2514;20,2514;13,2517;8,2522;3,2527;0,2534;0,2541;0,2548;3,2554;8,2559;13,2564;20,2567;27,2567" o:connectangles="0,0,0,0,0,0,0,0,0,0,0,0,0,0,0,0,0,0,0,0,0,0,0,0,0"/>
                </v:shape>
                <v:shape id="Freeform 595" o:spid="_x0000_s1754" style="position:absolute;left:2580;top:2302;width:2636;height:285;visibility:visible;mso-wrap-style:square;v-text-anchor:top" coordsize="2636,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" path="m2635,100l2196,,1757,111,1098,215,733,257,,285e" filled="f" strokecolor="#ff7f0e" strokeweight=".37022mm">
                  <v:path arrowok="t" o:connecttype="custom" o:connectlocs="2635,2402;2196,2302;1757,2413;1098,2517;733,2559;0,2587" o:connectangles="0,0,0,0,0,0"/>
                </v:shape>
                <v:shape id="AutoShape 594" o:spid="_x0000_s1755" style="position:absolute;left:2553;top:2302;width:2688;height:285;visibility:visible;mso-wrap-style:square;v-text-anchor:top" coordsize="268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" path="m2636,100r52,m2197,r52,m1757,111r53,m1099,215r52,m734,257r52,m,285r53,e" filled="f" strokecolor="#ff7f0e" strokeweight=".92558mm">
                  <v:path arrowok="t" o:connecttype="custom" o:connectlocs="2636,2402;2688,2402;2197,2302;2249,2302;1757,2413;1810,2413;1099,2517;1151,2517;734,2559;786,2559;0,2587;53,2587" o:connectangles="0,0,0,0,0,0,0,0,0,0,0,0"/>
                </v:shape>
                <v:shape id="Freeform 593" o:spid="_x0000_s1756" style="position:absolute;left:2580;top:641;width:2636;height:1709;visibility:visible;mso-wrap-style:square;v-text-anchor:top" coordsize="2636,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" path="m2635,1104r-439,557l1757,1709,1098,1595,733,1456,,e" filled="f" strokecolor="#2ba02b" strokeweight=".37022mm">
                  <v:path arrowok="t" o:connecttype="custom" o:connectlocs="2635,1745;2196,2302;1757,2350;1098,2236;733,2097;0,641" o:connectangles="0,0,0,0,0,0"/>
                </v:shape>
                <v:shape id="AutoShape 592" o:spid="_x0000_s1757" style="position:absolute;left:5190;top:1719;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" path="m50,18l,18,15,29,10,47,25,36r12,l35,29,50,18xm37,36r-12,l40,47,37,36xm25,l19,18r12,l25,xe" fillcolor="#2ba02b" stroked="f">
                  <v:path arrowok="t" o:connecttype="custom" o:connectlocs="50,1737;0,1737;15,1748;10,1766;25,1755;37,1755;35,1748;50,1737;37,1755;25,1755;40,1766;37,1755;25,1719;19,1737;31,1737;25,1719" o:connectangles="0,0,0,0,0,0,0,0,0,0,0,0,0,0,0,0"/>
                </v:shape>
                <v:shape id="Freeform 591" o:spid="_x0000_s1758" style="position:absolute;left:5190;top:1719;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" path="m25,l19,18,,18,15,29,10,47,25,36,40,47,35,29,50,18r-19,l25,xe" filled="f" strokecolor="#2ba02b" strokeweight=".09256mm">
                  <v:path arrowok="t" o:connecttype="custom" o:connectlocs="25,1719;19,1737;0,1737;15,1748;10,1766;25,1755;40,1766;35,1748;50,1737;31,1737;25,1719" o:connectangles="0,0,0,0,0,0,0,0,0,0,0"/>
                </v:shape>
                <v:shape id="AutoShape 590" o:spid="_x0000_s1759" style="position:absolute;left:4751;top:2276;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" path="m50,18l,18,15,29,9,47,25,36r12,l34,29,50,18xm37,36r-12,l40,47,37,36xm25,l19,18r12,l25,xe" fillcolor="#2ba02b" stroked="f">
                  <v:path arrowok="t" o:connecttype="custom" o:connectlocs="50,2294;0,2294;15,2305;9,2323;25,2312;37,2312;34,2305;50,2294;37,2312;25,2312;40,2323;37,2312;25,2276;19,2294;31,2294;25,2276" o:connectangles="0,0,0,0,0,0,0,0,0,0,0,0,0,0,0,0"/>
                </v:shape>
                <v:shape id="Freeform 589" o:spid="_x0000_s1760" style="position:absolute;left:4751;top:2276;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" path="m25,l19,18,,18,15,29,9,47,25,36,40,47,34,29,50,18r-19,l25,xe" filled="f" strokecolor="#2ba02b" strokeweight=".09256mm">
                  <v:path arrowok="t" o:connecttype="custom" o:connectlocs="25,2276;19,2294;0,2294;15,2305;9,2323;25,2312;40,2323;34,2305;50,2294;31,2294;25,2276" o:connectangles="0,0,0,0,0,0,0,0,0,0,0"/>
                </v:shape>
                <v:shape id="AutoShape 588" o:spid="_x0000_s1761" style="position:absolute;left:4312;top:2323;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" path="m50,19l,19,15,30,9,48,25,37r11,l34,30,50,19xm36,37r-11,l40,48,36,37xm25,l19,19r11,l25,xe" fillcolor="#2ba02b" stroked="f">
                  <v:path arrowok="t" o:connecttype="custom" o:connectlocs="50,2342;0,2342;15,2353;9,2371;25,2360;36,2360;34,2353;50,2342;36,2360;25,2360;40,2371;36,2360;25,2323;19,2342;30,2342;25,2323" o:connectangles="0,0,0,0,0,0,0,0,0,0,0,0,0,0,0,0"/>
                </v:shape>
                <v:shape id="Freeform 587" o:spid="_x0000_s1762" style="position:absolute;left:4312;top:2323;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" path="m25,l19,19,,19,15,30,9,48,25,37,40,48,34,30,50,19r-20,l25,xe" filled="f" strokecolor="#2ba02b" strokeweight=".09256mm">
                  <v:path arrowok="t" o:connecttype="custom" o:connectlocs="25,2323;19,2342;0,2342;15,2353;9,2371;25,2360;40,2371;34,2353;50,2342;30,2342;25,2323" o:connectangles="0,0,0,0,0,0,0,0,0,0,0"/>
                </v:shape>
                <v:shape id="AutoShape 586" o:spid="_x0000_s1763" style="position:absolute;left:3653;top:2210;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" path="m50,18l,18,15,29,9,47,25,36r12,l34,29,50,18xm37,36r-12,l40,47,37,36xm25,l19,18r12,l25,xe" fillcolor="#2ba02b" stroked="f">
                  <v:path arrowok="t" o:connecttype="custom" o:connectlocs="50,2228;0,2228;15,2239;9,2257;25,2246;37,2246;34,2239;50,2228;37,2246;25,2246;40,2257;37,2246;25,2210;19,2228;31,2228;25,2210" o:connectangles="0,0,0,0,0,0,0,0,0,0,0,0,0,0,0,0"/>
                </v:shape>
                <v:shape id="Freeform 585" o:spid="_x0000_s1764" style="position:absolute;left:3653;top:2210;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" path="m25,l19,18,,18,15,29,9,47,25,36,40,47,34,29,50,18r-19,l25,xe" filled="f" strokecolor="#2ba02b" strokeweight=".09256mm">
                  <v:path arrowok="t" o:connecttype="custom" o:connectlocs="25,2210;19,2228;0,2228;15,2239;9,2257;25,2246;40,2257;34,2239;50,2228;31,2228;25,2210" o:connectangles="0,0,0,0,0,0,0,0,0,0,0"/>
                </v:shape>
                <v:shape id="AutoShape 584" o:spid="_x0000_s1765" style="position:absolute;left:3288;top:2071;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" path="m50,18l,18,16,29,10,47,25,36r12,l35,29,50,18xm37,36r-12,l41,47,37,36xm25,l19,18r12,l25,xe" fillcolor="#2ba02b" stroked="f">
                  <v:path arrowok="t" o:connecttype="custom" o:connectlocs="50,2089;0,2089;16,2100;10,2118;25,2107;37,2107;35,2100;50,2089;37,2107;25,2107;41,2118;37,2107;25,2071;19,2089;31,2089;25,2071" o:connectangles="0,0,0,0,0,0,0,0,0,0,0,0,0,0,0,0"/>
                </v:shape>
                <v:shape id="Freeform 583" o:spid="_x0000_s1766" style="position:absolute;left:3288;top:2071;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" path="m25,l19,18,,18,16,29,10,47,25,36,41,47,35,29,50,18r-19,l25,xe" filled="f" strokecolor="#2ba02b" strokeweight=".09256mm">
                  <v:path arrowok="t" o:connecttype="custom" o:connectlocs="25,2071;19,2089;0,2089;16,2100;10,2118;25,2107;41,2118;35,2100;50,2089;31,2089;25,2071" o:connectangles="0,0,0,0,0,0,0,0,0,0,0"/>
                </v:shape>
                <v:shape id="AutoShape 582" o:spid="_x0000_s1767" style="position:absolute;left:2555;top:615;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" path="m50,18l,18,15,29,9,47,25,36r12,l34,29,50,18xm37,36r-12,l40,47,37,36xm25,l19,18r12,l25,xe" fillcolor="#2ba02b" stroked="f">
                  <v:path arrowok="t" o:connecttype="custom" o:connectlocs="50,633;0,633;15,644;9,662;25,651;37,651;34,644;50,633;37,651;25,651;40,662;37,651;25,615;19,633;31,633;25,615" o:connectangles="0,0,0,0,0,0,0,0,0,0,0,0,0,0,0,0"/>
                </v:shape>
                <v:shape id="Freeform 581" o:spid="_x0000_s1768" style="position:absolute;left:2555;top:615;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" path="m25,l19,18,,18,15,29,9,47,25,36,40,47,34,29,50,18r-19,l25,xe" filled="f" strokecolor="#2ba02b" strokeweight=".09256mm">
                  <v:path arrowok="t" o:connecttype="custom" o:connectlocs="25,615;19,633;0,633;15,644;9,662;25,651;40,662;34,644;50,633;31,633;25,615" o:connectangles="0,0,0,0,0,0,0,0,0,0,0"/>
                </v:shape>
                <v:shape id="AutoShape 580" o:spid="_x0000_s1769" style="position:absolute;left:1796;top:29;width:13392;height:9980;visibility:visible;mso-wrap-style:square;v-text-anchor:top" coordsize="13392,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" path="m345,2709l345,91m3858,2709r,-2618m345,2709r3513,m345,91r3513,e" filled="f" strokeweight=".07406mm">
                  <v:path arrowok="t" o:connecttype="custom" o:connectlocs="345,2738;345,120;3858,2738;3858,120;345,2738;3858,2738;345,120;3858,120" o:connectangles="0,0,0,0,0,0,0,0"/>
                </v:shape>
                <v:shape id="Freeform 579" o:spid="_x0000_s1770" style="position:absolute;left:4952;top:146;width:676;height:339;visibility:visible;mso-wrap-style:square;v-text-anchor:top" coordsize="67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" path="m672,l4,,,4,,335r4,4l672,339r4,-4l676,4,672,xe" stroked="f">
                  <v:fill opacity="52428f"/>
                  <v:path arrowok="t" o:connecttype="custom" o:connectlocs="672,146;4,146;0,150;0,481;4,485;672,485;676,481;676,150;672,146" o:connectangles="0,0,0,0,0,0,0,0,0"/>
                </v:shape>
                <v:shape id="Freeform 578" o:spid="_x0000_s1771" style="position:absolute;left:4952;top:146;width:676;height:339;visibility:visible;mso-wrap-style:square;v-text-anchor:top" coordsize="67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" path="m11,339r654,l672,339r4,-4l676,328r,-317l676,4,672,r-7,l11,,4,,,4r,7l,328r,7l4,339r7,xe" filled="f" strokecolor="#ccc" strokeweight=".09256mm">
                  <v:path arrowok="t" o:connecttype="custom" o:connectlocs="11,485;665,485;672,485;676,481;676,474;676,157;676,150;672,146;665,146;11,146;4,146;0,150;0,157;0,474;0,481;4,485;11,485" o:connectangles="0,0,0,0,0,0,0,0,0,0,0,0,0,0,0,0,0"/>
                </v:shape>
                <v:shape id="Freeform 577" o:spid="_x0000_s1772" style="position:absolute;left:5010;top:197;width:32;height:32;visibility:visible;mso-wrap-style:square;v-text-anchor:top" coordsize="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" path="m20,l12,,8,2,2,8,,12r,8l2,24r6,6l12,32r8,l24,30r6,-6l32,20r,-8l30,8,24,2,20,xe" fillcolor="#1f77b3" stroked="f">
                  <v:path arrowok="t" o:connecttype="custom" o:connectlocs="20,197;12,197;8,199;2,205;0,209;0,217;2,221;8,227;12,229;20,229;24,227;30,221;32,217;32,209;30,205;24,199;20,197" o:connectangles="0,0,0,0,0,0,0,0,0,0,0,0,0,0,0,0,0"/>
                </v:shape>
                <v:shape id="Freeform 576" o:spid="_x0000_s1773" style="position:absolute;left:5010;top:197;width:32;height:32;visibility:visible;mso-wrap-style:square;v-text-anchor:top" coordsize="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" path="m16,32r4,l24,30r3,-3l30,24r2,-4l32,16r,-4l30,8,27,5,24,2,20,,16,,12,,8,2,5,5,2,8,,12r,4l,20r2,4l5,27r3,3l12,32r4,xe" filled="f" strokecolor="#1f77b3" strokeweight=".09256mm">
                  <v:path arrowok="t" o:connecttype="custom" o:connectlocs="16,229;20,229;24,227;27,224;30,221;32,217;32,213;32,209;30,205;27,202;24,199;20,197;16,197;12,197;8,199;5,202;2,205;0,209;0,213;0,217;2,221;5,224;8,227;12,229;16,229" o:connectangles="0,0,0,0,0,0,0,0,0,0,0,0,0,0,0,0,0,0,0,0,0,0,0,0,0"/>
                </v:shape>
                <v:shape id="AutoShape 575" o:spid="_x0000_s1774" style="position:absolute;left:5011;top:412;width:30;height:29;visibility:visible;mso-wrap-style:square;v-text-anchor:top" coordsize="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" path="m30,11l,11r9,7l6,29r9,-7l22,22,21,18r9,-7xm22,22r-7,l24,29,22,22xm15,l11,11r7,l15,xe" fillcolor="#2ba02b" stroked="f">
                  <v:path arrowok="t" o:connecttype="custom" o:connectlocs="30,423;0,423;9,430;6,441;15,434;22,434;21,430;30,423;22,434;15,434;24,441;22,434;15,412;11,423;18,423;15,412" o:connectangles="0,0,0,0,0,0,0,0,0,0,0,0,0,0,0,0"/>
                </v:shape>
                <v:shape id="Freeform 574" o:spid="_x0000_s1775" style="position:absolute;left:5011;top:412;width:30;height:29;visibility:visible;mso-wrap-style:square;v-text-anchor:top" coordsize="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" path="m15,l11,11,,11r9,7l6,29r9,-7l24,29,21,18r9,-7l18,11,15,xe" filled="f" strokecolor="#2ba02b" strokeweight=".09256mm">
                  <v:path arrowok="t" o:connecttype="custom" o:connectlocs="15,412;11,423;0,423;9,430;6,441;15,434;24,441;21,430;30,423;18,423;15,412" o:connectangles="0,0,0,0,0,0,0,0,0,0,0"/>
                </v:shape>
                <v:shape id="Text Box 573" o:spid="_x0000_s1776" type="#_x0000_t202" style="position:absolute;left:4776;top:120;width:440;height: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" filled="f" stroked="f">
                  <v:textbox inset="0,0,0,0">
                    <w:txbxContent>
                      <w:p w:rsidR="0009622D" w:rsidRDefault="0009622D">
                        <w:pPr>
                          <w:spacing w:line="114" w:lineRule="exact"/>
                          <w:ind w:left="197" w:right="-10"/>
                          <w:rPr>
                            <w:rFonts w:ascii="Arial"/>
                            <w:sz w:val="14"/>
                          </w:rPr>
                        </w:pPr>
                        <w:r>
                          <w:rPr>
                            <w:w w:val="104"/>
                            <w:sz w:val="8"/>
                            <w:u w:val="single" w:color="1F77B3"/>
                          </w:rPr>
                          <w:t xml:space="preserve"> </w:t>
                        </w:r>
                        <w:r>
                          <w:rPr>
                            <w:sz w:val="8"/>
                            <w:u w:val="single" w:color="1F77B3"/>
                          </w:rPr>
                          <w:t xml:space="preserve">    </w:t>
                        </w:r>
                        <w:r>
                          <w:rPr>
                            <w:spacing w:val="3"/>
                            <w:sz w:val="8"/>
                            <w:u w:val="single" w:color="1F77B3"/>
                          </w:rPr>
                          <w:t xml:space="preserve"> </w:t>
                        </w:r>
                        <w:r>
                          <w:rPr>
                            <w:spacing w:val="2"/>
                            <w:sz w:val="8"/>
                          </w:rPr>
                          <w:t xml:space="preserve"> </w:t>
                        </w:r>
                        <w:r>
                          <w:rPr>
                            <w:rFonts w:ascii="Arial"/>
                            <w:w w:val="55"/>
                            <w:sz w:val="14"/>
                          </w:rPr>
                          <w:t>SP</w:t>
                        </w:r>
                      </w:p>
                      <w:p w:rsidR="0009622D" w:rsidRDefault="0009622D">
                        <w:pPr>
                          <w:spacing w:line="107" w:lineRule="exact"/>
                          <w:ind w:left="197" w:right="-12"/>
                          <w:rPr>
                            <w:rFonts w:ascii="Arial"/>
                            <w:sz w:val="14"/>
                          </w:rPr>
                        </w:pPr>
                        <w:r>
                          <w:rPr>
                            <w:w w:val="104"/>
                            <w:sz w:val="8"/>
                            <w:u w:val="single" w:color="FF7F0E"/>
                          </w:rPr>
                          <w:t xml:space="preserve"> </w:t>
                        </w:r>
                        <w:r>
                          <w:rPr>
                            <w:sz w:val="8"/>
                            <w:u w:val="single" w:color="FF7F0E"/>
                          </w:rPr>
                          <w:t xml:space="preserve">    </w:t>
                        </w:r>
                        <w:r>
                          <w:rPr>
                            <w:spacing w:val="3"/>
                            <w:sz w:val="8"/>
                            <w:u w:val="single" w:color="FF7F0E"/>
                          </w:rPr>
                          <w:t xml:space="preserve"> </w:t>
                        </w:r>
                        <w:r>
                          <w:rPr>
                            <w:spacing w:val="2"/>
                            <w:sz w:val="8"/>
                          </w:rPr>
                          <w:t xml:space="preserve"> </w:t>
                        </w:r>
                        <w:r>
                          <w:rPr>
                            <w:rFonts w:ascii="Arial"/>
                            <w:w w:val="55"/>
                            <w:sz w:val="14"/>
                          </w:rPr>
                          <w:t>SE</w:t>
                        </w:r>
                      </w:p>
                      <w:p w:rsidR="0009622D" w:rsidRDefault="0009622D">
                        <w:pPr>
                          <w:spacing w:line="134" w:lineRule="exact"/>
                          <w:ind w:left="197" w:right="-4"/>
                          <w:rPr>
                            <w:rFonts w:ascii="Arial"/>
                            <w:sz w:val="14"/>
                          </w:rPr>
                        </w:pPr>
                        <w:r>
                          <w:rPr>
                            <w:w w:val="104"/>
                            <w:sz w:val="8"/>
                            <w:u w:val="single" w:color="2BA02B"/>
                          </w:rPr>
                          <w:t xml:space="preserve"> </w:t>
                        </w:r>
                        <w:r>
                          <w:rPr>
                            <w:sz w:val="8"/>
                            <w:u w:val="single" w:color="2BA02B"/>
                          </w:rPr>
                          <w:t xml:space="preserve">    </w:t>
                        </w:r>
                        <w:r>
                          <w:rPr>
                            <w:spacing w:val="3"/>
                            <w:sz w:val="8"/>
                            <w:u w:val="single" w:color="2BA02B"/>
                          </w:rPr>
                          <w:t xml:space="preserve"> </w:t>
                        </w:r>
                        <w:r>
                          <w:rPr>
                            <w:spacing w:val="2"/>
                            <w:sz w:val="8"/>
                          </w:rPr>
                          <w:t xml:space="preserve"> </w:t>
                        </w:r>
                        <w:r>
                          <w:rPr>
                            <w:rFonts w:ascii="Arial"/>
                            <w:w w:val="60"/>
                            <w:sz w:val="14"/>
                          </w:rPr>
                          <w:t>TL</w:t>
                        </w:r>
                      </w:p>
                    </w:txbxContent>
                  </v:textbox>
                </v:shape>
                <v:shape id="Text Box 572" o:spid="_x0000_s1777" type="#_x0000_t202" style="position:absolute;left:5215;top:120;width:440;height: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" filled="f" stroked="f">
                  <v:textbox inset="0,0,0,0">
                    <w:txbxContent>
                      <w:p w:rsidR="0009622D" w:rsidRDefault="0009622D">
                        <w:pPr>
                          <w:spacing w:before="23" w:line="160" w:lineRule="auto"/>
                          <w:ind w:left="3" w:right="45" w:firstLine="5"/>
                          <w:jc w:val="both"/>
                          <w:rPr>
                            <w:rFonts w:ascii="Arial"/>
                            <w:sz w:val="14"/>
                          </w:rPr>
                        </w:pPr>
                        <w:r>
                          <w:rPr>
                            <w:rFonts w:ascii="Arial"/>
                            <w:w w:val="60"/>
                            <w:sz w:val="14"/>
                          </w:rPr>
                          <w:t xml:space="preserve">AR-MASS MI-MASS </w:t>
                        </w:r>
                        <w:r>
                          <w:rPr>
                            <w:rFonts w:ascii="Arial"/>
                            <w:w w:val="65"/>
                            <w:sz w:val="14"/>
                          </w:rPr>
                          <w:t>P-MASS</w:t>
                        </w:r>
                      </w:p>
                    </w:txbxContent>
                  </v:textbox>
                </v:shape>
                <w10:wrap anchorx="page"/>
              </v:group>
            </w:pict>
          </mc:Fallback>
        </mc:AlternateContent>
      </w:r>
      <w:r w:rsidR="0009622D">
        <w:rPr>
          <w:rFonts w:ascii="Arial"/>
          <w:w w:val="75"/>
          <w:sz w:val="16"/>
        </w:rPr>
        <w:t>2.5%</w:t>
      </w:r>
    </w:p>
    <w:p w:rsidR="00012D33" w:rsidRDefault="00012D33">
      <w:pPr>
        <w:pStyle w:val="BodyText"/>
        <w:spacing w:before="11"/>
        <w:rPr>
          <w:rFonts w:ascii="Arial"/>
          <w:sz w:val="21"/>
        </w:rPr>
      </w:pPr>
    </w:p>
    <w:p w:rsidR="00012D33" w:rsidRDefault="00F23B9E">
      <w:pPr>
        <w:ind w:left="613"/>
        <w:rPr>
          <w:rFonts w:ascii="Arial"/>
          <w:sz w:val="16"/>
        </w:rPr>
      </w:pPr>
      <w:r>
        <w:rPr>
          <w:noProof/>
        </w:rPr>
        <mc:AlternateContent>
          <mc:Choice Requires="wps">
            <w:drawing>
              <wp:anchor distT="0" distB="0" distL="114300" distR="114300" simplePos="0" relativeHeight="251616256" behindDoc="0" locked="0" layoutInCell="1" allowOverlap="1" wp14:anchorId="5DDB0C73" wp14:editId="1E99F2E1">
                <wp:simplePos x="0" y="0"/>
                <wp:positionH relativeFrom="page">
                  <wp:posOffset>1040765</wp:posOffset>
                </wp:positionH>
                <wp:positionV relativeFrom="paragraph">
                  <wp:posOffset>73025</wp:posOffset>
                </wp:positionV>
                <wp:extent cx="131445" cy="1040765"/>
                <wp:effectExtent l="2540" t="0" r="0" b="1905"/>
                <wp:wrapNone/>
                <wp:docPr id="581" name="Text Box 5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 cy="1040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77" w:lineRule="exact"/>
                              <w:ind w:left="20" w:right="-395"/>
                              <w:rPr>
                                <w:rFonts w:ascii="Arial"/>
                                <w:b/>
                                <w:sz w:val="16"/>
                              </w:rPr>
                            </w:pPr>
                            <w:r>
                              <w:rPr>
                                <w:rFonts w:ascii="Arial"/>
                                <w:b/>
                                <w:w w:val="78"/>
                                <w:sz w:val="16"/>
                              </w:rPr>
                              <w:t>M</w:t>
                            </w:r>
                            <w:r>
                              <w:rPr>
                                <w:rFonts w:ascii="Arial"/>
                                <w:b/>
                                <w:spacing w:val="-1"/>
                                <w:w w:val="79"/>
                                <w:sz w:val="16"/>
                              </w:rPr>
                              <w:t>a</w:t>
                            </w:r>
                            <w:r>
                              <w:rPr>
                                <w:rFonts w:ascii="Arial"/>
                                <w:b/>
                                <w:spacing w:val="-1"/>
                                <w:w w:val="80"/>
                                <w:sz w:val="16"/>
                              </w:rPr>
                              <w:t>i</w:t>
                            </w:r>
                            <w:r>
                              <w:rPr>
                                <w:rFonts w:ascii="Arial"/>
                                <w:b/>
                                <w:w w:val="76"/>
                                <w:sz w:val="16"/>
                              </w:rPr>
                              <w:t>n</w:t>
                            </w:r>
                            <w:r>
                              <w:rPr>
                                <w:rFonts w:ascii="Arial"/>
                                <w:b/>
                                <w:spacing w:val="-8"/>
                                <w:sz w:val="16"/>
                              </w:rPr>
                              <w:t xml:space="preserve"> </w:t>
                            </w:r>
                            <w:r>
                              <w:rPr>
                                <w:rFonts w:ascii="Arial"/>
                                <w:b/>
                                <w:spacing w:val="-1"/>
                                <w:w w:val="69"/>
                                <w:sz w:val="16"/>
                              </w:rPr>
                              <w:t>c</w:t>
                            </w:r>
                            <w:r>
                              <w:rPr>
                                <w:rFonts w:ascii="Arial"/>
                                <w:b/>
                                <w:w w:val="73"/>
                                <w:sz w:val="16"/>
                              </w:rPr>
                              <w:t>o</w:t>
                            </w:r>
                            <w:r>
                              <w:rPr>
                                <w:rFonts w:ascii="Arial"/>
                                <w:b/>
                                <w:spacing w:val="-1"/>
                                <w:w w:val="80"/>
                                <w:sz w:val="16"/>
                              </w:rPr>
                              <w:t>l</w:t>
                            </w:r>
                            <w:r>
                              <w:rPr>
                                <w:rFonts w:ascii="Arial"/>
                                <w:b/>
                                <w:w w:val="76"/>
                                <w:sz w:val="16"/>
                              </w:rPr>
                              <w:t>umn</w:t>
                            </w:r>
                            <w:r>
                              <w:rPr>
                                <w:rFonts w:ascii="Arial"/>
                                <w:b/>
                                <w:spacing w:val="-8"/>
                                <w:sz w:val="16"/>
                              </w:rPr>
                              <w:t xml:space="preserve"> </w:t>
                            </w:r>
                            <w:proofErr w:type="spellStart"/>
                            <w:r>
                              <w:rPr>
                                <w:rFonts w:ascii="Arial"/>
                                <w:b/>
                                <w:spacing w:val="-1"/>
                                <w:w w:val="79"/>
                                <w:sz w:val="16"/>
                              </w:rPr>
                              <w:t>a</w:t>
                            </w:r>
                            <w:r>
                              <w:rPr>
                                <w:rFonts w:ascii="Arial"/>
                                <w:b/>
                                <w:w w:val="76"/>
                                <w:sz w:val="16"/>
                              </w:rPr>
                              <w:t>v</w:t>
                            </w:r>
                            <w:r>
                              <w:rPr>
                                <w:rFonts w:ascii="Arial"/>
                                <w:b/>
                                <w:w w:val="79"/>
                                <w:sz w:val="16"/>
                              </w:rPr>
                              <w:t>e</w:t>
                            </w:r>
                            <w:proofErr w:type="spellEnd"/>
                            <w:r>
                              <w:rPr>
                                <w:rFonts w:ascii="Arial"/>
                                <w:b/>
                                <w:spacing w:val="-8"/>
                                <w:sz w:val="16"/>
                              </w:rPr>
                              <w:t xml:space="preserve"> </w:t>
                            </w:r>
                            <w:r>
                              <w:rPr>
                                <w:rFonts w:ascii="Arial"/>
                                <w:b/>
                                <w:w w:val="94"/>
                                <w:sz w:val="16"/>
                              </w:rPr>
                              <w:t>t</w:t>
                            </w:r>
                            <w:r>
                              <w:rPr>
                                <w:rFonts w:ascii="Arial"/>
                                <w:b/>
                                <w:w w:val="76"/>
                                <w:sz w:val="16"/>
                              </w:rPr>
                              <w:t>h</w:t>
                            </w:r>
                            <w:r>
                              <w:rPr>
                                <w:rFonts w:ascii="Arial"/>
                                <w:b/>
                                <w:spacing w:val="-1"/>
                                <w:w w:val="80"/>
                                <w:sz w:val="16"/>
                              </w:rPr>
                              <w:t>i</w:t>
                            </w:r>
                            <w:r>
                              <w:rPr>
                                <w:rFonts w:ascii="Arial"/>
                                <w:b/>
                                <w:spacing w:val="-1"/>
                                <w:w w:val="69"/>
                                <w:sz w:val="16"/>
                              </w:rPr>
                              <w:t>c</w:t>
                            </w:r>
                            <w:r>
                              <w:rPr>
                                <w:rFonts w:ascii="Arial"/>
                                <w:b/>
                                <w:w w:val="78"/>
                                <w:sz w:val="16"/>
                              </w:rPr>
                              <w:t>k</w:t>
                            </w:r>
                            <w:r>
                              <w:rPr>
                                <w:rFonts w:ascii="Arial"/>
                                <w:b/>
                                <w:w w:val="76"/>
                                <w:sz w:val="16"/>
                              </w:rPr>
                              <w:t>n</w:t>
                            </w:r>
                            <w:r>
                              <w:rPr>
                                <w:rFonts w:ascii="Arial"/>
                                <w:b/>
                                <w:w w:val="79"/>
                                <w:sz w:val="16"/>
                              </w:rPr>
                              <w:t>e</w:t>
                            </w:r>
                            <w:r>
                              <w:rPr>
                                <w:rFonts w:ascii="Arial"/>
                                <w:b/>
                                <w:w w:val="70"/>
                                <w:sz w:val="16"/>
                              </w:rPr>
                              <w:t>ss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DB0C73" id="Text Box 570" o:spid="_x0000_s1778" type="#_x0000_t202" style="position:absolute;left:0;text-align:left;margin-left:81.95pt;margin-top:5.75pt;width:10.35pt;height:81.95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" filled="f" stroked="f">
                <v:textbox style="layout-flow:vertical;mso-layout-flow-alt:bottom-to-top" inset="0,0,0,0">
                  <w:txbxContent>
                    <w:p w:rsidR="0009622D" w:rsidRDefault="0009622D">
                      <w:pPr>
                        <w:spacing w:line="177" w:lineRule="exact"/>
                        <w:ind w:left="20" w:right="-395"/>
                        <w:rPr>
                          <w:rFonts w:ascii="Arial"/>
                          <w:b/>
                          <w:sz w:val="16"/>
                        </w:rPr>
                      </w:pPr>
                      <w:r>
                        <w:rPr>
                          <w:rFonts w:ascii="Arial"/>
                          <w:b/>
                          <w:w w:val="78"/>
                          <w:sz w:val="16"/>
                        </w:rPr>
                        <w:t>M</w:t>
                      </w:r>
                      <w:r>
                        <w:rPr>
                          <w:rFonts w:ascii="Arial"/>
                          <w:b/>
                          <w:spacing w:val="-1"/>
                          <w:w w:val="79"/>
                          <w:sz w:val="16"/>
                        </w:rPr>
                        <w:t>a</w:t>
                      </w:r>
                      <w:r>
                        <w:rPr>
                          <w:rFonts w:ascii="Arial"/>
                          <w:b/>
                          <w:spacing w:val="-1"/>
                          <w:w w:val="80"/>
                          <w:sz w:val="16"/>
                        </w:rPr>
                        <w:t>i</w:t>
                      </w:r>
                      <w:r>
                        <w:rPr>
                          <w:rFonts w:ascii="Arial"/>
                          <w:b/>
                          <w:w w:val="76"/>
                          <w:sz w:val="16"/>
                        </w:rPr>
                        <w:t>n</w:t>
                      </w:r>
                      <w:r>
                        <w:rPr>
                          <w:rFonts w:ascii="Arial"/>
                          <w:b/>
                          <w:spacing w:val="-8"/>
                          <w:sz w:val="16"/>
                        </w:rPr>
                        <w:t xml:space="preserve"> </w:t>
                      </w:r>
                      <w:r>
                        <w:rPr>
                          <w:rFonts w:ascii="Arial"/>
                          <w:b/>
                          <w:spacing w:val="-1"/>
                          <w:w w:val="69"/>
                          <w:sz w:val="16"/>
                        </w:rPr>
                        <w:t>c</w:t>
                      </w:r>
                      <w:r>
                        <w:rPr>
                          <w:rFonts w:ascii="Arial"/>
                          <w:b/>
                          <w:w w:val="73"/>
                          <w:sz w:val="16"/>
                        </w:rPr>
                        <w:t>o</w:t>
                      </w:r>
                      <w:r>
                        <w:rPr>
                          <w:rFonts w:ascii="Arial"/>
                          <w:b/>
                          <w:spacing w:val="-1"/>
                          <w:w w:val="80"/>
                          <w:sz w:val="16"/>
                        </w:rPr>
                        <w:t>l</w:t>
                      </w:r>
                      <w:r>
                        <w:rPr>
                          <w:rFonts w:ascii="Arial"/>
                          <w:b/>
                          <w:w w:val="76"/>
                          <w:sz w:val="16"/>
                        </w:rPr>
                        <w:t>umn</w:t>
                      </w:r>
                      <w:r>
                        <w:rPr>
                          <w:rFonts w:ascii="Arial"/>
                          <w:b/>
                          <w:spacing w:val="-8"/>
                          <w:sz w:val="16"/>
                        </w:rPr>
                        <w:t xml:space="preserve"> </w:t>
                      </w:r>
                      <w:proofErr w:type="spellStart"/>
                      <w:r>
                        <w:rPr>
                          <w:rFonts w:ascii="Arial"/>
                          <w:b/>
                          <w:spacing w:val="-1"/>
                          <w:w w:val="79"/>
                          <w:sz w:val="16"/>
                        </w:rPr>
                        <w:t>a</w:t>
                      </w:r>
                      <w:r>
                        <w:rPr>
                          <w:rFonts w:ascii="Arial"/>
                          <w:b/>
                          <w:w w:val="76"/>
                          <w:sz w:val="16"/>
                        </w:rPr>
                        <w:t>v</w:t>
                      </w:r>
                      <w:r>
                        <w:rPr>
                          <w:rFonts w:ascii="Arial"/>
                          <w:b/>
                          <w:w w:val="79"/>
                          <w:sz w:val="16"/>
                        </w:rPr>
                        <w:t>e</w:t>
                      </w:r>
                      <w:proofErr w:type="spellEnd"/>
                      <w:r>
                        <w:rPr>
                          <w:rFonts w:ascii="Arial"/>
                          <w:b/>
                          <w:spacing w:val="-8"/>
                          <w:sz w:val="16"/>
                        </w:rPr>
                        <w:t xml:space="preserve"> </w:t>
                      </w:r>
                      <w:r>
                        <w:rPr>
                          <w:rFonts w:ascii="Arial"/>
                          <w:b/>
                          <w:w w:val="94"/>
                          <w:sz w:val="16"/>
                        </w:rPr>
                        <w:t>t</w:t>
                      </w:r>
                      <w:r>
                        <w:rPr>
                          <w:rFonts w:ascii="Arial"/>
                          <w:b/>
                          <w:w w:val="76"/>
                          <w:sz w:val="16"/>
                        </w:rPr>
                        <w:t>h</w:t>
                      </w:r>
                      <w:r>
                        <w:rPr>
                          <w:rFonts w:ascii="Arial"/>
                          <w:b/>
                          <w:spacing w:val="-1"/>
                          <w:w w:val="80"/>
                          <w:sz w:val="16"/>
                        </w:rPr>
                        <w:t>i</w:t>
                      </w:r>
                      <w:r>
                        <w:rPr>
                          <w:rFonts w:ascii="Arial"/>
                          <w:b/>
                          <w:spacing w:val="-1"/>
                          <w:w w:val="69"/>
                          <w:sz w:val="16"/>
                        </w:rPr>
                        <w:t>c</w:t>
                      </w:r>
                      <w:r>
                        <w:rPr>
                          <w:rFonts w:ascii="Arial"/>
                          <w:b/>
                          <w:w w:val="78"/>
                          <w:sz w:val="16"/>
                        </w:rPr>
                        <w:t>k</w:t>
                      </w:r>
                      <w:r>
                        <w:rPr>
                          <w:rFonts w:ascii="Arial"/>
                          <w:b/>
                          <w:w w:val="76"/>
                          <w:sz w:val="16"/>
                        </w:rPr>
                        <w:t>n</w:t>
                      </w:r>
                      <w:r>
                        <w:rPr>
                          <w:rFonts w:ascii="Arial"/>
                          <w:b/>
                          <w:w w:val="79"/>
                          <w:sz w:val="16"/>
                        </w:rPr>
                        <w:t>e</w:t>
                      </w:r>
                      <w:r>
                        <w:rPr>
                          <w:rFonts w:ascii="Arial"/>
                          <w:b/>
                          <w:w w:val="70"/>
                          <w:sz w:val="16"/>
                        </w:rPr>
                        <w:t>ss</w:t>
                      </w:r>
                    </w:p>
                  </w:txbxContent>
                </v:textbox>
                <w10:wrap anchorx="page"/>
              </v:shape>
            </w:pict>
          </mc:Fallback>
        </mc:AlternateContent>
      </w:r>
      <w:r w:rsidR="0009622D">
        <w:rPr>
          <w:rFonts w:ascii="Arial"/>
          <w:w w:val="75"/>
          <w:sz w:val="16"/>
        </w:rPr>
        <w:t>2%</w:t>
      </w:r>
    </w:p>
    <w:p w:rsidR="00012D33" w:rsidRDefault="00012D33">
      <w:pPr>
        <w:pStyle w:val="BodyText"/>
        <w:spacing w:before="10"/>
        <w:rPr>
          <w:rFonts w:ascii="Arial"/>
          <w:sz w:val="21"/>
        </w:rPr>
      </w:pPr>
    </w:p>
    <w:p w:rsidR="00012D33" w:rsidRDefault="0009622D">
      <w:pPr>
        <w:spacing w:before="1"/>
        <w:ind w:left="523"/>
        <w:rPr>
          <w:rFonts w:ascii="Arial"/>
          <w:sz w:val="16"/>
        </w:rPr>
      </w:pPr>
      <w:r>
        <w:rPr>
          <w:rFonts w:ascii="Arial"/>
          <w:w w:val="75"/>
          <w:sz w:val="16"/>
        </w:rPr>
        <w:t>1.5%</w:t>
      </w:r>
    </w:p>
    <w:p w:rsidR="00012D33" w:rsidRDefault="00012D33">
      <w:pPr>
        <w:pStyle w:val="BodyText"/>
        <w:spacing w:before="11"/>
        <w:rPr>
          <w:rFonts w:ascii="Arial"/>
          <w:sz w:val="21"/>
        </w:rPr>
      </w:pPr>
    </w:p>
    <w:p w:rsidR="00012D33" w:rsidRDefault="0009622D">
      <w:pPr>
        <w:ind w:left="613"/>
        <w:rPr>
          <w:rFonts w:ascii="Arial"/>
          <w:sz w:val="16"/>
        </w:rPr>
      </w:pPr>
      <w:r>
        <w:rPr>
          <w:rFonts w:ascii="Arial"/>
          <w:w w:val="75"/>
          <w:sz w:val="16"/>
        </w:rPr>
        <w:t>1%</w:t>
      </w:r>
    </w:p>
    <w:p w:rsidR="00012D33" w:rsidRDefault="00012D33">
      <w:pPr>
        <w:pStyle w:val="BodyText"/>
        <w:spacing w:before="10"/>
        <w:rPr>
          <w:rFonts w:ascii="Arial"/>
          <w:sz w:val="21"/>
        </w:rPr>
      </w:pPr>
    </w:p>
    <w:p w:rsidR="00012D33" w:rsidRDefault="0009622D">
      <w:pPr>
        <w:spacing w:before="1"/>
        <w:ind w:left="523"/>
        <w:rPr>
          <w:rFonts w:ascii="Arial"/>
          <w:sz w:val="16"/>
        </w:rPr>
      </w:pPr>
      <w:r>
        <w:rPr>
          <w:rFonts w:ascii="Arial"/>
          <w:w w:val="75"/>
          <w:sz w:val="16"/>
        </w:rPr>
        <w:t>0.5%</w:t>
      </w:r>
    </w:p>
    <w:p w:rsidR="00012D33" w:rsidRDefault="00012D33">
      <w:pPr>
        <w:pStyle w:val="BodyText"/>
        <w:spacing w:before="11"/>
        <w:rPr>
          <w:rFonts w:ascii="Arial"/>
          <w:sz w:val="21"/>
        </w:rPr>
      </w:pPr>
    </w:p>
    <w:p w:rsidR="00012D33" w:rsidRDefault="00F23B9E">
      <w:pPr>
        <w:ind w:left="613"/>
        <w:rPr>
          <w:rFonts w:ascii="Arial"/>
          <w:sz w:val="16"/>
        </w:rPr>
      </w:pPr>
      <w:r>
        <w:rPr>
          <w:noProof/>
        </w:rPr>
        <mc:AlternateContent>
          <mc:Choice Requires="wps">
            <w:drawing>
              <wp:anchor distT="0" distB="0" distL="114300" distR="114300" simplePos="0" relativeHeight="251613184" behindDoc="0" locked="0" layoutInCell="1" allowOverlap="1" wp14:anchorId="3779779D" wp14:editId="0100D263">
                <wp:simplePos x="0" y="0"/>
                <wp:positionH relativeFrom="page">
                  <wp:posOffset>1083310</wp:posOffset>
                </wp:positionH>
                <wp:positionV relativeFrom="paragraph">
                  <wp:posOffset>16510</wp:posOffset>
                </wp:positionV>
                <wp:extent cx="48895" cy="45085"/>
                <wp:effectExtent l="6985" t="0" r="1270" b="2540"/>
                <wp:wrapNone/>
                <wp:docPr id="580" name="AutoShape 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895" cy="45085"/>
                        </a:xfrm>
                        <a:custGeom>
                          <a:avLst/>
                          <a:gdLst>
                            <a:gd name="T0" fmla="+- 0 1706 1706"/>
                            <a:gd name="T1" fmla="*/ T0 w 77"/>
                            <a:gd name="T2" fmla="+- 0 55 26"/>
                            <a:gd name="T3" fmla="*/ 55 h 71"/>
                            <a:gd name="T4" fmla="+- 0 1706 1706"/>
                            <a:gd name="T5" fmla="*/ T4 w 77"/>
                            <a:gd name="T6" fmla="+- 0 67 26"/>
                            <a:gd name="T7" fmla="*/ 67 h 71"/>
                            <a:gd name="T8" fmla="+- 0 1783 1706"/>
                            <a:gd name="T9" fmla="*/ T8 w 77"/>
                            <a:gd name="T10" fmla="+- 0 96 26"/>
                            <a:gd name="T11" fmla="*/ 96 h 71"/>
                            <a:gd name="T12" fmla="+- 0 1783 1706"/>
                            <a:gd name="T13" fmla="*/ T12 w 77"/>
                            <a:gd name="T14" fmla="+- 0 26 26"/>
                            <a:gd name="T15" fmla="*/ 26 h 71"/>
                            <a:gd name="T16" fmla="+- 0 1774 1706"/>
                            <a:gd name="T17" fmla="*/ T16 w 77"/>
                            <a:gd name="T18" fmla="+- 0 29 26"/>
                            <a:gd name="T19" fmla="*/ 29 h 71"/>
                            <a:gd name="T20" fmla="+- 0 1774 1706"/>
                            <a:gd name="T21" fmla="*/ T20 w 77"/>
                            <a:gd name="T22" fmla="+- 0 82 26"/>
                            <a:gd name="T23" fmla="*/ 82 h 71"/>
                            <a:gd name="T24" fmla="+- 0 1716 1706"/>
                            <a:gd name="T25" fmla="*/ T24 w 77"/>
                            <a:gd name="T26" fmla="+- 0 61 26"/>
                            <a:gd name="T27" fmla="*/ 61 h 71"/>
                            <a:gd name="T28" fmla="+- 0 1716 1706"/>
                            <a:gd name="T29" fmla="*/ T28 w 77"/>
                            <a:gd name="T30" fmla="+- 0 51 26"/>
                            <a:gd name="T31" fmla="*/ 51 h 71"/>
                            <a:gd name="T32" fmla="+- 0 1706 1706"/>
                            <a:gd name="T33" fmla="*/ T32 w 77"/>
                            <a:gd name="T34" fmla="+- 0 55 26"/>
                            <a:gd name="T35" fmla="*/ 55 h 71"/>
                            <a:gd name="T36" fmla="+- 0 1716 1706"/>
                            <a:gd name="T37" fmla="*/ T36 w 77"/>
                            <a:gd name="T38" fmla="+- 0 51 26"/>
                            <a:gd name="T39" fmla="*/ 51 h 71"/>
                            <a:gd name="T40" fmla="+- 0 1716 1706"/>
                            <a:gd name="T41" fmla="*/ T40 w 77"/>
                            <a:gd name="T42" fmla="+- 0 61 26"/>
                            <a:gd name="T43" fmla="*/ 61 h 71"/>
                            <a:gd name="T44" fmla="+- 0 1774 1706"/>
                            <a:gd name="T45" fmla="*/ T44 w 77"/>
                            <a:gd name="T46" fmla="+- 0 40 26"/>
                            <a:gd name="T47" fmla="*/ 40 h 71"/>
                            <a:gd name="T48" fmla="+- 0 1774 1706"/>
                            <a:gd name="T49" fmla="*/ T48 w 77"/>
                            <a:gd name="T50" fmla="+- 0 29 26"/>
                            <a:gd name="T51" fmla="*/ 29 h 71"/>
                            <a:gd name="T52" fmla="+- 0 1716 1706"/>
                            <a:gd name="T53" fmla="*/ T52 w 77"/>
                            <a:gd name="T54" fmla="+- 0 51 26"/>
                            <a:gd name="T55" fmla="*/ 51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7" h="71">
                              <a:moveTo>
                                <a:pt x="0" y="29"/>
                              </a:moveTo>
                              <a:lnTo>
                                <a:pt x="0" y="41"/>
                              </a:lnTo>
                              <a:lnTo>
                                <a:pt x="77" y="70"/>
                              </a:lnTo>
                              <a:lnTo>
                                <a:pt x="77" y="0"/>
                              </a:lnTo>
                              <a:lnTo>
                                <a:pt x="68" y="3"/>
                              </a:lnTo>
                              <a:lnTo>
                                <a:pt x="68" y="56"/>
                              </a:lnTo>
                              <a:lnTo>
                                <a:pt x="10" y="35"/>
                              </a:lnTo>
                              <a:lnTo>
                                <a:pt x="10" y="25"/>
                              </a:lnTo>
                              <a:lnTo>
                                <a:pt x="0" y="29"/>
                              </a:lnTo>
                              <a:close/>
                              <a:moveTo>
                                <a:pt x="10" y="25"/>
                              </a:moveTo>
                              <a:lnTo>
                                <a:pt x="10" y="35"/>
                              </a:lnTo>
                              <a:lnTo>
                                <a:pt x="68" y="14"/>
                              </a:lnTo>
                              <a:lnTo>
                                <a:pt x="68" y="3"/>
                              </a:lnTo>
                              <a:lnTo>
                                <a:pt x="10" y="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405C43" id="AutoShape 569" o:spid="_x0000_s1026" style="position:absolute;margin-left:85.3pt;margin-top:1.3pt;width:3.85pt;height:3.55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" path="m,29l,41,77,70,77,,68,3r,53l10,35r,-10l,29xm10,25r,10l68,14,68,3,10,25xe" fillcolor="black" stroked="f">
                <v:path arrowok="t" o:connecttype="custom" o:connectlocs="0,34925;0,42545;48895,60960;48895,16510;43180,18415;43180,52070;6350,38735;6350,32385;0,34925;6350,32385;6350,38735;43180,25400;43180,18415;6350,32385" o:connectangles="0,0,0,0,0,0,0,0,0,0,0,0,0,0"/>
                <w10:wrap anchorx="page"/>
              </v:shape>
            </w:pict>
          </mc:Fallback>
        </mc:AlternateContent>
      </w:r>
      <w:r w:rsidR="0009622D">
        <w:rPr>
          <w:rFonts w:ascii="Arial"/>
          <w:w w:val="75"/>
          <w:sz w:val="16"/>
        </w:rPr>
        <w:t>0%</w:t>
      </w:r>
    </w:p>
    <w:p w:rsidR="00012D33" w:rsidRDefault="00012D33">
      <w:pPr>
        <w:pStyle w:val="BodyText"/>
        <w:spacing w:before="1"/>
        <w:rPr>
          <w:rFonts w:ascii="Arial"/>
          <w:sz w:val="22"/>
        </w:rPr>
      </w:pPr>
    </w:p>
    <w:p w:rsidR="00012D33" w:rsidRDefault="0009622D">
      <w:pPr>
        <w:tabs>
          <w:tab w:val="left" w:pos="3360"/>
          <w:tab w:val="left" w:pos="3769"/>
          <w:tab w:val="left" w:pos="4209"/>
        </w:tabs>
        <w:spacing w:before="1" w:line="220" w:lineRule="exact"/>
        <w:ind w:left="489"/>
        <w:rPr>
          <w:rFonts w:ascii="Arial"/>
          <w:sz w:val="16"/>
        </w:rPr>
      </w:pPr>
      <w:r>
        <w:rPr>
          <w:rFonts w:ascii="Arial"/>
          <w:w w:val="66"/>
          <w:position w:val="7"/>
          <w:sz w:val="16"/>
        </w:rPr>
        <w:t>-0.5</w:t>
      </w:r>
      <w:r>
        <w:rPr>
          <w:rFonts w:ascii="Arial"/>
          <w:spacing w:val="-86"/>
          <w:w w:val="62"/>
          <w:position w:val="7"/>
          <w:sz w:val="16"/>
        </w:rPr>
        <w:t>%</w:t>
      </w:r>
      <w:r>
        <w:rPr>
          <w:rFonts w:ascii="Arial"/>
          <w:w w:val="65"/>
          <w:sz w:val="16"/>
        </w:rPr>
        <w:t>-60%</w:t>
      </w:r>
      <w:r>
        <w:rPr>
          <w:rFonts w:ascii="Arial"/>
          <w:sz w:val="16"/>
        </w:rPr>
        <w:t xml:space="preserve">   </w:t>
      </w:r>
      <w:r>
        <w:rPr>
          <w:rFonts w:ascii="Arial"/>
          <w:spacing w:val="17"/>
          <w:sz w:val="16"/>
        </w:rPr>
        <w:t xml:space="preserve"> </w:t>
      </w:r>
      <w:r>
        <w:rPr>
          <w:rFonts w:ascii="Arial"/>
          <w:w w:val="65"/>
          <w:sz w:val="16"/>
        </w:rPr>
        <w:t>-50%</w:t>
      </w:r>
      <w:r>
        <w:rPr>
          <w:rFonts w:ascii="Arial"/>
          <w:sz w:val="16"/>
        </w:rPr>
        <w:t xml:space="preserve">   </w:t>
      </w:r>
      <w:r>
        <w:rPr>
          <w:rFonts w:ascii="Arial"/>
          <w:spacing w:val="17"/>
          <w:sz w:val="16"/>
        </w:rPr>
        <w:t xml:space="preserve"> </w:t>
      </w:r>
      <w:r>
        <w:rPr>
          <w:rFonts w:ascii="Arial"/>
          <w:w w:val="65"/>
          <w:sz w:val="16"/>
        </w:rPr>
        <w:t>-40%</w:t>
      </w:r>
      <w:r>
        <w:rPr>
          <w:rFonts w:ascii="Arial"/>
          <w:sz w:val="16"/>
        </w:rPr>
        <w:t xml:space="preserve">   </w:t>
      </w:r>
      <w:r>
        <w:rPr>
          <w:rFonts w:ascii="Arial"/>
          <w:spacing w:val="17"/>
          <w:sz w:val="16"/>
        </w:rPr>
        <w:t xml:space="preserve"> </w:t>
      </w:r>
      <w:r>
        <w:rPr>
          <w:rFonts w:ascii="Arial"/>
          <w:w w:val="65"/>
          <w:sz w:val="16"/>
        </w:rPr>
        <w:t>-30%</w:t>
      </w:r>
      <w:r>
        <w:rPr>
          <w:rFonts w:ascii="Arial"/>
          <w:sz w:val="16"/>
        </w:rPr>
        <w:t xml:space="preserve">   </w:t>
      </w:r>
      <w:r>
        <w:rPr>
          <w:rFonts w:ascii="Arial"/>
          <w:spacing w:val="17"/>
          <w:sz w:val="16"/>
        </w:rPr>
        <w:t xml:space="preserve"> </w:t>
      </w:r>
      <w:r>
        <w:rPr>
          <w:rFonts w:ascii="Arial"/>
          <w:w w:val="65"/>
          <w:sz w:val="16"/>
        </w:rPr>
        <w:t>-20%</w:t>
      </w:r>
      <w:r>
        <w:rPr>
          <w:rFonts w:ascii="Arial"/>
          <w:sz w:val="16"/>
        </w:rPr>
        <w:t xml:space="preserve">   </w:t>
      </w:r>
      <w:r>
        <w:rPr>
          <w:rFonts w:ascii="Arial"/>
          <w:spacing w:val="17"/>
          <w:sz w:val="16"/>
        </w:rPr>
        <w:t xml:space="preserve"> </w:t>
      </w:r>
      <w:r>
        <w:rPr>
          <w:rFonts w:ascii="Arial"/>
          <w:w w:val="65"/>
          <w:sz w:val="16"/>
        </w:rPr>
        <w:t>-10%</w:t>
      </w:r>
      <w:r>
        <w:rPr>
          <w:rFonts w:ascii="Arial"/>
          <w:sz w:val="16"/>
        </w:rPr>
        <w:tab/>
      </w:r>
      <w:r>
        <w:rPr>
          <w:rFonts w:ascii="Arial"/>
          <w:w w:val="64"/>
          <w:sz w:val="16"/>
        </w:rPr>
        <w:t>0%</w:t>
      </w:r>
      <w:r>
        <w:rPr>
          <w:rFonts w:ascii="Arial"/>
          <w:sz w:val="16"/>
        </w:rPr>
        <w:tab/>
      </w:r>
      <w:r>
        <w:rPr>
          <w:rFonts w:ascii="Arial"/>
          <w:w w:val="65"/>
          <w:sz w:val="16"/>
        </w:rPr>
        <w:t>10%</w:t>
      </w:r>
      <w:r>
        <w:rPr>
          <w:rFonts w:ascii="Arial"/>
          <w:sz w:val="16"/>
        </w:rPr>
        <w:tab/>
      </w:r>
      <w:r>
        <w:rPr>
          <w:rFonts w:ascii="Arial"/>
          <w:w w:val="65"/>
          <w:sz w:val="16"/>
        </w:rPr>
        <w:t>20%</w:t>
      </w:r>
    </w:p>
    <w:p w:rsidR="00012D33" w:rsidRDefault="00F23B9E">
      <w:pPr>
        <w:spacing w:line="150" w:lineRule="exact"/>
        <w:ind w:left="2222"/>
        <w:rPr>
          <w:rFonts w:ascii="Arial"/>
          <w:b/>
          <w:sz w:val="16"/>
        </w:rPr>
      </w:pPr>
      <w:r>
        <w:rPr>
          <w:noProof/>
        </w:rPr>
        <mc:AlternateContent>
          <mc:Choice Requires="wps">
            <w:drawing>
              <wp:anchor distT="0" distB="0" distL="114300" distR="114300" simplePos="0" relativeHeight="251612160" behindDoc="0" locked="0" layoutInCell="1" allowOverlap="1" wp14:anchorId="49EE81B9" wp14:editId="21EE58DD">
                <wp:simplePos x="0" y="0"/>
                <wp:positionH relativeFrom="page">
                  <wp:posOffset>2193925</wp:posOffset>
                </wp:positionH>
                <wp:positionV relativeFrom="paragraph">
                  <wp:posOffset>25400</wp:posOffset>
                </wp:positionV>
                <wp:extent cx="45085" cy="48895"/>
                <wp:effectExtent l="3175" t="8255" r="8890" b="0"/>
                <wp:wrapNone/>
                <wp:docPr id="579" name="AutoShape 5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085" cy="48895"/>
                        </a:xfrm>
                        <a:custGeom>
                          <a:avLst/>
                          <a:gdLst>
                            <a:gd name="T0" fmla="+- 0 3496 3455"/>
                            <a:gd name="T1" fmla="*/ T0 w 71"/>
                            <a:gd name="T2" fmla="+- 0 40 40"/>
                            <a:gd name="T3" fmla="*/ 40 h 77"/>
                            <a:gd name="T4" fmla="+- 0 3484 3455"/>
                            <a:gd name="T5" fmla="*/ T4 w 71"/>
                            <a:gd name="T6" fmla="+- 0 40 40"/>
                            <a:gd name="T7" fmla="*/ 40 h 77"/>
                            <a:gd name="T8" fmla="+- 0 3455 3455"/>
                            <a:gd name="T9" fmla="*/ T8 w 71"/>
                            <a:gd name="T10" fmla="+- 0 116 40"/>
                            <a:gd name="T11" fmla="*/ 116 h 77"/>
                            <a:gd name="T12" fmla="+- 0 3525 3455"/>
                            <a:gd name="T13" fmla="*/ T12 w 71"/>
                            <a:gd name="T14" fmla="+- 0 116 40"/>
                            <a:gd name="T15" fmla="*/ 116 h 77"/>
                            <a:gd name="T16" fmla="+- 0 3522 3455"/>
                            <a:gd name="T17" fmla="*/ T16 w 71"/>
                            <a:gd name="T18" fmla="+- 0 108 40"/>
                            <a:gd name="T19" fmla="*/ 108 h 77"/>
                            <a:gd name="T20" fmla="+- 0 3469 3455"/>
                            <a:gd name="T21" fmla="*/ T20 w 71"/>
                            <a:gd name="T22" fmla="+- 0 108 40"/>
                            <a:gd name="T23" fmla="*/ 108 h 77"/>
                            <a:gd name="T24" fmla="+- 0 3490 3455"/>
                            <a:gd name="T25" fmla="*/ T24 w 71"/>
                            <a:gd name="T26" fmla="+- 0 50 40"/>
                            <a:gd name="T27" fmla="*/ 50 h 77"/>
                            <a:gd name="T28" fmla="+- 0 3500 3455"/>
                            <a:gd name="T29" fmla="*/ T28 w 71"/>
                            <a:gd name="T30" fmla="+- 0 50 40"/>
                            <a:gd name="T31" fmla="*/ 50 h 77"/>
                            <a:gd name="T32" fmla="+- 0 3496 3455"/>
                            <a:gd name="T33" fmla="*/ T32 w 71"/>
                            <a:gd name="T34" fmla="+- 0 40 40"/>
                            <a:gd name="T35" fmla="*/ 40 h 77"/>
                            <a:gd name="T36" fmla="+- 0 3500 3455"/>
                            <a:gd name="T37" fmla="*/ T36 w 71"/>
                            <a:gd name="T38" fmla="+- 0 50 40"/>
                            <a:gd name="T39" fmla="*/ 50 h 77"/>
                            <a:gd name="T40" fmla="+- 0 3490 3455"/>
                            <a:gd name="T41" fmla="*/ T40 w 71"/>
                            <a:gd name="T42" fmla="+- 0 50 40"/>
                            <a:gd name="T43" fmla="*/ 50 h 77"/>
                            <a:gd name="T44" fmla="+- 0 3511 3455"/>
                            <a:gd name="T45" fmla="*/ T44 w 71"/>
                            <a:gd name="T46" fmla="+- 0 108 40"/>
                            <a:gd name="T47" fmla="*/ 108 h 77"/>
                            <a:gd name="T48" fmla="+- 0 3522 3455"/>
                            <a:gd name="T49" fmla="*/ T48 w 71"/>
                            <a:gd name="T50" fmla="+- 0 108 40"/>
                            <a:gd name="T51" fmla="*/ 108 h 77"/>
                            <a:gd name="T52" fmla="+- 0 3500 3455"/>
                            <a:gd name="T53" fmla="*/ T52 w 71"/>
                            <a:gd name="T54" fmla="+- 0 50 40"/>
                            <a:gd name="T55" fmla="*/ 50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1" h="77">
                              <a:moveTo>
                                <a:pt x="41" y="0"/>
                              </a:moveTo>
                              <a:lnTo>
                                <a:pt x="29" y="0"/>
                              </a:lnTo>
                              <a:lnTo>
                                <a:pt x="0" y="76"/>
                              </a:lnTo>
                              <a:lnTo>
                                <a:pt x="70" y="76"/>
                              </a:lnTo>
                              <a:lnTo>
                                <a:pt x="67" y="68"/>
                              </a:lnTo>
                              <a:lnTo>
                                <a:pt x="14" y="68"/>
                              </a:lnTo>
                              <a:lnTo>
                                <a:pt x="35" y="10"/>
                              </a:lnTo>
                              <a:lnTo>
                                <a:pt x="45" y="10"/>
                              </a:lnTo>
                              <a:lnTo>
                                <a:pt x="41" y="0"/>
                              </a:lnTo>
                              <a:close/>
                              <a:moveTo>
                                <a:pt x="45" y="10"/>
                              </a:moveTo>
                              <a:lnTo>
                                <a:pt x="35" y="10"/>
                              </a:lnTo>
                              <a:lnTo>
                                <a:pt x="56" y="68"/>
                              </a:lnTo>
                              <a:lnTo>
                                <a:pt x="67" y="68"/>
                              </a:lnTo>
                              <a:lnTo>
                                <a:pt x="45"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DAAA72" id="AutoShape 568" o:spid="_x0000_s1026" style="position:absolute;margin-left:172.75pt;margin-top:2pt;width:3.55pt;height:3.85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" path="m41,l29,,,76r70,l67,68r-53,l35,10r10,l41,xm45,10r-10,l56,68r11,l45,10xe" fillcolor="black" stroked="f">
                <v:path arrowok="t" o:connecttype="custom" o:connectlocs="26035,25400;18415,25400;0,73660;44450,73660;42545,68580;8890,68580;22225,31750;28575,31750;26035,25400;28575,31750;22225,31750;35560,68580;42545,68580;28575,31750" o:connectangles="0,0,0,0,0,0,0,0,0,0,0,0,0,0"/>
                <w10:wrap anchorx="page"/>
              </v:shape>
            </w:pict>
          </mc:Fallback>
        </mc:AlternateContent>
      </w:r>
      <w:r w:rsidR="0009622D">
        <w:rPr>
          <w:rFonts w:ascii="Arial"/>
          <w:b/>
          <w:w w:val="75"/>
          <w:sz w:val="16"/>
        </w:rPr>
        <w:t>Nacelle mass</w:t>
      </w:r>
    </w:p>
    <w:p w:rsidR="00012D33" w:rsidRDefault="0009622D">
      <w:pPr>
        <w:pStyle w:val="ListParagraph"/>
        <w:numPr>
          <w:ilvl w:val="1"/>
          <w:numId w:val="5"/>
        </w:numPr>
        <w:tabs>
          <w:tab w:val="left" w:pos="1303"/>
        </w:tabs>
        <w:spacing w:before="134"/>
        <w:ind w:hanging="330"/>
        <w:jc w:val="left"/>
        <w:rPr>
          <w:sz w:val="18"/>
        </w:rPr>
      </w:pPr>
      <w:r>
        <w:rPr>
          <w:w w:val="110"/>
          <w:sz w:val="18"/>
        </w:rPr>
        <w:t>Main column average</w:t>
      </w:r>
      <w:r>
        <w:rPr>
          <w:spacing w:val="-7"/>
          <w:w w:val="110"/>
          <w:sz w:val="18"/>
        </w:rPr>
        <w:t xml:space="preserve"> </w:t>
      </w:r>
      <w:r>
        <w:rPr>
          <w:w w:val="110"/>
          <w:sz w:val="18"/>
        </w:rPr>
        <w:t>thickness</w:t>
      </w:r>
    </w:p>
    <w:p w:rsidR="00012D33" w:rsidRDefault="0009622D">
      <w:pPr>
        <w:spacing w:line="146" w:lineRule="exact"/>
        <w:ind w:left="686"/>
        <w:rPr>
          <w:rFonts w:ascii="Arial"/>
          <w:sz w:val="16"/>
        </w:rPr>
      </w:pPr>
      <w:r>
        <w:br w:type="column"/>
      </w:r>
      <w:r>
        <w:rPr>
          <w:rFonts w:ascii="Arial"/>
          <w:w w:val="75"/>
          <w:sz w:val="16"/>
        </w:rPr>
        <w:t>-2%</w:t>
      </w:r>
    </w:p>
    <w:p w:rsidR="00012D33" w:rsidRDefault="00012D33">
      <w:pPr>
        <w:pStyle w:val="BodyText"/>
        <w:spacing w:before="8"/>
        <w:rPr>
          <w:rFonts w:ascii="Arial"/>
          <w:sz w:val="16"/>
        </w:rPr>
      </w:pPr>
    </w:p>
    <w:p w:rsidR="00012D33" w:rsidRDefault="0009622D">
      <w:pPr>
        <w:tabs>
          <w:tab w:val="left" w:pos="3467"/>
          <w:tab w:val="left" w:pos="3876"/>
          <w:tab w:val="left" w:pos="4316"/>
        </w:tabs>
        <w:spacing w:line="220" w:lineRule="exact"/>
        <w:ind w:left="596"/>
        <w:rPr>
          <w:rFonts w:ascii="Arial"/>
          <w:sz w:val="16"/>
        </w:rPr>
      </w:pPr>
      <w:r>
        <w:rPr>
          <w:rFonts w:ascii="Arial"/>
          <w:w w:val="66"/>
          <w:position w:val="7"/>
          <w:sz w:val="16"/>
        </w:rPr>
        <w:t>-2.5</w:t>
      </w:r>
      <w:r>
        <w:rPr>
          <w:rFonts w:ascii="Arial"/>
          <w:spacing w:val="-86"/>
          <w:w w:val="62"/>
          <w:position w:val="7"/>
          <w:sz w:val="16"/>
        </w:rPr>
        <w:t>%</w:t>
      </w:r>
      <w:r>
        <w:rPr>
          <w:rFonts w:ascii="Arial"/>
          <w:w w:val="65"/>
          <w:sz w:val="16"/>
        </w:rPr>
        <w:t>-60%</w:t>
      </w:r>
      <w:r>
        <w:rPr>
          <w:rFonts w:ascii="Arial"/>
          <w:sz w:val="16"/>
        </w:rPr>
        <w:t xml:space="preserve">   </w:t>
      </w:r>
      <w:r>
        <w:rPr>
          <w:rFonts w:ascii="Arial"/>
          <w:spacing w:val="17"/>
          <w:sz w:val="16"/>
        </w:rPr>
        <w:t xml:space="preserve"> </w:t>
      </w:r>
      <w:r>
        <w:rPr>
          <w:rFonts w:ascii="Arial"/>
          <w:w w:val="65"/>
          <w:sz w:val="16"/>
        </w:rPr>
        <w:t>-50%</w:t>
      </w:r>
      <w:r>
        <w:rPr>
          <w:rFonts w:ascii="Arial"/>
          <w:sz w:val="16"/>
        </w:rPr>
        <w:t xml:space="preserve">   </w:t>
      </w:r>
      <w:r>
        <w:rPr>
          <w:rFonts w:ascii="Arial"/>
          <w:spacing w:val="17"/>
          <w:sz w:val="16"/>
        </w:rPr>
        <w:t xml:space="preserve"> </w:t>
      </w:r>
      <w:r>
        <w:rPr>
          <w:rFonts w:ascii="Arial"/>
          <w:w w:val="65"/>
          <w:sz w:val="16"/>
        </w:rPr>
        <w:t>-40%</w:t>
      </w:r>
      <w:r>
        <w:rPr>
          <w:rFonts w:ascii="Arial"/>
          <w:sz w:val="16"/>
        </w:rPr>
        <w:t xml:space="preserve">   </w:t>
      </w:r>
      <w:r>
        <w:rPr>
          <w:rFonts w:ascii="Arial"/>
          <w:spacing w:val="17"/>
          <w:sz w:val="16"/>
        </w:rPr>
        <w:t xml:space="preserve"> </w:t>
      </w:r>
      <w:r>
        <w:rPr>
          <w:rFonts w:ascii="Arial"/>
          <w:w w:val="65"/>
          <w:sz w:val="16"/>
        </w:rPr>
        <w:t>-30%</w:t>
      </w:r>
      <w:r>
        <w:rPr>
          <w:rFonts w:ascii="Arial"/>
          <w:sz w:val="16"/>
        </w:rPr>
        <w:t xml:space="preserve">   </w:t>
      </w:r>
      <w:r>
        <w:rPr>
          <w:rFonts w:ascii="Arial"/>
          <w:spacing w:val="17"/>
          <w:sz w:val="16"/>
        </w:rPr>
        <w:t xml:space="preserve"> </w:t>
      </w:r>
      <w:r>
        <w:rPr>
          <w:rFonts w:ascii="Arial"/>
          <w:w w:val="65"/>
          <w:sz w:val="16"/>
        </w:rPr>
        <w:t>-20%</w:t>
      </w:r>
      <w:r>
        <w:rPr>
          <w:rFonts w:ascii="Arial"/>
          <w:sz w:val="16"/>
        </w:rPr>
        <w:t xml:space="preserve">   </w:t>
      </w:r>
      <w:r>
        <w:rPr>
          <w:rFonts w:ascii="Arial"/>
          <w:spacing w:val="17"/>
          <w:sz w:val="16"/>
        </w:rPr>
        <w:t xml:space="preserve"> </w:t>
      </w:r>
      <w:r>
        <w:rPr>
          <w:rFonts w:ascii="Arial"/>
          <w:w w:val="65"/>
          <w:sz w:val="16"/>
        </w:rPr>
        <w:t>-10%</w:t>
      </w:r>
      <w:r>
        <w:rPr>
          <w:rFonts w:ascii="Arial"/>
          <w:sz w:val="16"/>
        </w:rPr>
        <w:tab/>
      </w:r>
      <w:r>
        <w:rPr>
          <w:rFonts w:ascii="Arial"/>
          <w:w w:val="64"/>
          <w:sz w:val="16"/>
        </w:rPr>
        <w:t>0%</w:t>
      </w:r>
      <w:r>
        <w:rPr>
          <w:rFonts w:ascii="Arial"/>
          <w:sz w:val="16"/>
        </w:rPr>
        <w:tab/>
      </w:r>
      <w:r>
        <w:rPr>
          <w:rFonts w:ascii="Arial"/>
          <w:w w:val="65"/>
          <w:sz w:val="16"/>
        </w:rPr>
        <w:t>10%</w:t>
      </w:r>
      <w:r>
        <w:rPr>
          <w:rFonts w:ascii="Arial"/>
          <w:sz w:val="16"/>
        </w:rPr>
        <w:tab/>
      </w:r>
      <w:r>
        <w:rPr>
          <w:rFonts w:ascii="Arial"/>
          <w:w w:val="65"/>
          <w:sz w:val="16"/>
        </w:rPr>
        <w:t>20%</w:t>
      </w:r>
    </w:p>
    <w:p w:rsidR="00012D33" w:rsidRDefault="00F23B9E">
      <w:pPr>
        <w:spacing w:line="150" w:lineRule="exact"/>
        <w:ind w:left="555" w:right="1471"/>
        <w:jc w:val="center"/>
        <w:rPr>
          <w:rFonts w:ascii="Arial"/>
          <w:b/>
          <w:sz w:val="16"/>
        </w:rPr>
      </w:pPr>
      <w:r>
        <w:rPr>
          <w:noProof/>
        </w:rPr>
        <mc:AlternateContent>
          <mc:Choice Requires="wps">
            <w:drawing>
              <wp:anchor distT="0" distB="0" distL="114300" distR="114300" simplePos="0" relativeHeight="251611136" behindDoc="0" locked="0" layoutInCell="1" allowOverlap="1" wp14:anchorId="5DF37F2E" wp14:editId="4ABF457B">
                <wp:simplePos x="0" y="0"/>
                <wp:positionH relativeFrom="page">
                  <wp:posOffset>5148580</wp:posOffset>
                </wp:positionH>
                <wp:positionV relativeFrom="paragraph">
                  <wp:posOffset>25400</wp:posOffset>
                </wp:positionV>
                <wp:extent cx="45085" cy="48895"/>
                <wp:effectExtent l="5080" t="1270" r="6985" b="6985"/>
                <wp:wrapNone/>
                <wp:docPr id="578" name="AutoShape 5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085" cy="48895"/>
                        </a:xfrm>
                        <a:custGeom>
                          <a:avLst/>
                          <a:gdLst>
                            <a:gd name="T0" fmla="+- 0 8149 8108"/>
                            <a:gd name="T1" fmla="*/ T0 w 71"/>
                            <a:gd name="T2" fmla="+- 0 40 40"/>
                            <a:gd name="T3" fmla="*/ 40 h 77"/>
                            <a:gd name="T4" fmla="+- 0 8137 8108"/>
                            <a:gd name="T5" fmla="*/ T4 w 71"/>
                            <a:gd name="T6" fmla="+- 0 40 40"/>
                            <a:gd name="T7" fmla="*/ 40 h 77"/>
                            <a:gd name="T8" fmla="+- 0 8108 8108"/>
                            <a:gd name="T9" fmla="*/ T8 w 71"/>
                            <a:gd name="T10" fmla="+- 0 116 40"/>
                            <a:gd name="T11" fmla="*/ 116 h 77"/>
                            <a:gd name="T12" fmla="+- 0 8178 8108"/>
                            <a:gd name="T13" fmla="*/ T12 w 71"/>
                            <a:gd name="T14" fmla="+- 0 116 40"/>
                            <a:gd name="T15" fmla="*/ 116 h 77"/>
                            <a:gd name="T16" fmla="+- 0 8174 8108"/>
                            <a:gd name="T17" fmla="*/ T16 w 71"/>
                            <a:gd name="T18" fmla="+- 0 108 40"/>
                            <a:gd name="T19" fmla="*/ 108 h 77"/>
                            <a:gd name="T20" fmla="+- 0 8122 8108"/>
                            <a:gd name="T21" fmla="*/ T20 w 71"/>
                            <a:gd name="T22" fmla="+- 0 108 40"/>
                            <a:gd name="T23" fmla="*/ 108 h 77"/>
                            <a:gd name="T24" fmla="+- 0 8143 8108"/>
                            <a:gd name="T25" fmla="*/ T24 w 71"/>
                            <a:gd name="T26" fmla="+- 0 50 40"/>
                            <a:gd name="T27" fmla="*/ 50 h 77"/>
                            <a:gd name="T28" fmla="+- 0 8152 8108"/>
                            <a:gd name="T29" fmla="*/ T28 w 71"/>
                            <a:gd name="T30" fmla="+- 0 50 40"/>
                            <a:gd name="T31" fmla="*/ 50 h 77"/>
                            <a:gd name="T32" fmla="+- 0 8149 8108"/>
                            <a:gd name="T33" fmla="*/ T32 w 71"/>
                            <a:gd name="T34" fmla="+- 0 40 40"/>
                            <a:gd name="T35" fmla="*/ 40 h 77"/>
                            <a:gd name="T36" fmla="+- 0 8152 8108"/>
                            <a:gd name="T37" fmla="*/ T36 w 71"/>
                            <a:gd name="T38" fmla="+- 0 50 40"/>
                            <a:gd name="T39" fmla="*/ 50 h 77"/>
                            <a:gd name="T40" fmla="+- 0 8143 8108"/>
                            <a:gd name="T41" fmla="*/ T40 w 71"/>
                            <a:gd name="T42" fmla="+- 0 50 40"/>
                            <a:gd name="T43" fmla="*/ 50 h 77"/>
                            <a:gd name="T44" fmla="+- 0 8164 8108"/>
                            <a:gd name="T45" fmla="*/ T44 w 71"/>
                            <a:gd name="T46" fmla="+- 0 108 40"/>
                            <a:gd name="T47" fmla="*/ 108 h 77"/>
                            <a:gd name="T48" fmla="+- 0 8174 8108"/>
                            <a:gd name="T49" fmla="*/ T48 w 71"/>
                            <a:gd name="T50" fmla="+- 0 108 40"/>
                            <a:gd name="T51" fmla="*/ 108 h 77"/>
                            <a:gd name="T52" fmla="+- 0 8152 8108"/>
                            <a:gd name="T53" fmla="*/ T52 w 71"/>
                            <a:gd name="T54" fmla="+- 0 50 40"/>
                            <a:gd name="T55" fmla="*/ 50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1" h="77">
                              <a:moveTo>
                                <a:pt x="41" y="0"/>
                              </a:moveTo>
                              <a:lnTo>
                                <a:pt x="29" y="0"/>
                              </a:lnTo>
                              <a:lnTo>
                                <a:pt x="0" y="76"/>
                              </a:lnTo>
                              <a:lnTo>
                                <a:pt x="70" y="76"/>
                              </a:lnTo>
                              <a:lnTo>
                                <a:pt x="66" y="68"/>
                              </a:lnTo>
                              <a:lnTo>
                                <a:pt x="14" y="68"/>
                              </a:lnTo>
                              <a:lnTo>
                                <a:pt x="35" y="10"/>
                              </a:lnTo>
                              <a:lnTo>
                                <a:pt x="44" y="10"/>
                              </a:lnTo>
                              <a:lnTo>
                                <a:pt x="41" y="0"/>
                              </a:lnTo>
                              <a:close/>
                              <a:moveTo>
                                <a:pt x="44" y="10"/>
                              </a:moveTo>
                              <a:lnTo>
                                <a:pt x="35" y="10"/>
                              </a:lnTo>
                              <a:lnTo>
                                <a:pt x="56" y="68"/>
                              </a:lnTo>
                              <a:lnTo>
                                <a:pt x="66" y="68"/>
                              </a:lnTo>
                              <a:lnTo>
                                <a:pt x="44"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C62455" id="AutoShape 567" o:spid="_x0000_s1026" style="position:absolute;margin-left:405.4pt;margin-top:2pt;width:3.55pt;height:3.85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" path="m41,l29,,,76r70,l66,68r-52,l35,10r9,l41,xm44,10r-9,l56,68r10,l44,10xe" fillcolor="black" stroked="f">
                <v:path arrowok="t" o:connecttype="custom" o:connectlocs="26035,25400;18415,25400;0,73660;44450,73660;41910,68580;8890,68580;22225,31750;27940,31750;26035,25400;27940,31750;22225,31750;35560,68580;41910,68580;27940,31750" o:connectangles="0,0,0,0,0,0,0,0,0,0,0,0,0,0"/>
                <w10:wrap anchorx="page"/>
              </v:shape>
            </w:pict>
          </mc:Fallback>
        </mc:AlternateContent>
      </w:r>
      <w:r w:rsidR="0009622D">
        <w:rPr>
          <w:rFonts w:ascii="Arial"/>
          <w:b/>
          <w:w w:val="75"/>
          <w:sz w:val="16"/>
        </w:rPr>
        <w:t>Nacelle mass</w:t>
      </w:r>
    </w:p>
    <w:p w:rsidR="00012D33" w:rsidRDefault="0009622D">
      <w:pPr>
        <w:spacing w:before="135"/>
        <w:ind w:left="1078"/>
        <w:rPr>
          <w:sz w:val="18"/>
        </w:rPr>
      </w:pPr>
      <w:r>
        <w:rPr>
          <w:b/>
          <w:w w:val="110"/>
          <w:sz w:val="18"/>
        </w:rPr>
        <w:t xml:space="preserve">(b)  </w:t>
      </w:r>
      <w:r>
        <w:rPr>
          <w:w w:val="110"/>
          <w:sz w:val="18"/>
        </w:rPr>
        <w:t>Main column average diameter</w:t>
      </w:r>
    </w:p>
    <w:p w:rsidR="00012D33" w:rsidRDefault="00F23B9E">
      <w:pPr>
        <w:spacing w:before="23"/>
        <w:ind w:left="555" w:right="5417"/>
        <w:jc w:val="center"/>
        <w:rPr>
          <w:rFonts w:ascii="Arial"/>
          <w:sz w:val="16"/>
        </w:rPr>
      </w:pPr>
      <w:r>
        <w:rPr>
          <w:noProof/>
        </w:rPr>
        <mc:AlternateContent>
          <mc:Choice Requires="wpg">
            <w:drawing>
              <wp:anchor distT="0" distB="0" distL="114300" distR="114300" simplePos="0" relativeHeight="251700224" behindDoc="1" locked="0" layoutInCell="1" allowOverlap="1" wp14:anchorId="6162F3E8" wp14:editId="3E9E1A51">
                <wp:simplePos x="0" y="0"/>
                <wp:positionH relativeFrom="page">
                  <wp:posOffset>4315460</wp:posOffset>
                </wp:positionH>
                <wp:positionV relativeFrom="paragraph">
                  <wp:posOffset>85725</wp:posOffset>
                </wp:positionV>
                <wp:extent cx="2236470" cy="1667510"/>
                <wp:effectExtent l="10160" t="12065" r="1270" b="6350"/>
                <wp:wrapNone/>
                <wp:docPr id="505" name="Group 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6470" cy="1667510"/>
                          <a:chOff x="6796" y="135"/>
                          <a:chExt cx="3522" cy="2626"/>
                        </a:xfrm>
                      </wpg:grpSpPr>
                      <wps:wsp>
                        <wps:cNvPr id="506" name="Line 566"/>
                        <wps:cNvCnPr>
                          <a:cxnSpLocks noChangeShapeType="1"/>
                        </wps:cNvCnPr>
                        <wps:spPr bwMode="auto">
                          <a:xfrm>
                            <a:off x="6816" y="2739"/>
                            <a:ext cx="0" cy="0"/>
                          </a:xfrm>
                          <a:prstGeom prst="line">
                            <a:avLst/>
                          </a:prstGeom>
                          <a:noFill/>
                          <a:ln w="2649">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507" name="Line 565"/>
                        <wps:cNvCnPr>
                          <a:cxnSpLocks noChangeShapeType="1"/>
                        </wps:cNvCnPr>
                        <wps:spPr bwMode="auto">
                          <a:xfrm>
                            <a:off x="6816" y="2748"/>
                            <a:ext cx="0" cy="0"/>
                          </a:xfrm>
                          <a:prstGeom prst="line">
                            <a:avLst/>
                          </a:prstGeom>
                          <a:noFill/>
                          <a:ln w="11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8" name="Line 564"/>
                        <wps:cNvCnPr>
                          <a:cxnSpLocks noChangeShapeType="1"/>
                        </wps:cNvCnPr>
                        <wps:spPr bwMode="auto">
                          <a:xfrm>
                            <a:off x="6816" y="2739"/>
                            <a:ext cx="0" cy="19"/>
                          </a:xfrm>
                          <a:prstGeom prst="line">
                            <a:avLst/>
                          </a:prstGeom>
                          <a:noFill/>
                          <a:ln w="264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9" name="Line 563"/>
                        <wps:cNvCnPr>
                          <a:cxnSpLocks noChangeShapeType="1"/>
                        </wps:cNvCnPr>
                        <wps:spPr bwMode="auto">
                          <a:xfrm>
                            <a:off x="7253" y="2739"/>
                            <a:ext cx="0" cy="0"/>
                          </a:xfrm>
                          <a:prstGeom prst="line">
                            <a:avLst/>
                          </a:prstGeom>
                          <a:noFill/>
                          <a:ln w="2649">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510" name="Line 562"/>
                        <wps:cNvCnPr>
                          <a:cxnSpLocks noChangeShapeType="1"/>
                        </wps:cNvCnPr>
                        <wps:spPr bwMode="auto">
                          <a:xfrm>
                            <a:off x="7253" y="2748"/>
                            <a:ext cx="0" cy="0"/>
                          </a:xfrm>
                          <a:prstGeom prst="line">
                            <a:avLst/>
                          </a:prstGeom>
                          <a:noFill/>
                          <a:ln w="11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1" name="Line 561"/>
                        <wps:cNvCnPr>
                          <a:cxnSpLocks noChangeShapeType="1"/>
                        </wps:cNvCnPr>
                        <wps:spPr bwMode="auto">
                          <a:xfrm>
                            <a:off x="7253" y="2739"/>
                            <a:ext cx="0" cy="19"/>
                          </a:xfrm>
                          <a:prstGeom prst="line">
                            <a:avLst/>
                          </a:prstGeom>
                          <a:noFill/>
                          <a:ln w="264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2" name="Line 560"/>
                        <wps:cNvCnPr>
                          <a:cxnSpLocks noChangeShapeType="1"/>
                        </wps:cNvCnPr>
                        <wps:spPr bwMode="auto">
                          <a:xfrm>
                            <a:off x="7689" y="2739"/>
                            <a:ext cx="0" cy="0"/>
                          </a:xfrm>
                          <a:prstGeom prst="line">
                            <a:avLst/>
                          </a:prstGeom>
                          <a:noFill/>
                          <a:ln w="2649">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513" name="Line 559"/>
                        <wps:cNvCnPr>
                          <a:cxnSpLocks noChangeShapeType="1"/>
                        </wps:cNvCnPr>
                        <wps:spPr bwMode="auto">
                          <a:xfrm>
                            <a:off x="7689" y="2748"/>
                            <a:ext cx="0" cy="0"/>
                          </a:xfrm>
                          <a:prstGeom prst="line">
                            <a:avLst/>
                          </a:prstGeom>
                          <a:noFill/>
                          <a:ln w="11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4" name="Line 558"/>
                        <wps:cNvCnPr>
                          <a:cxnSpLocks noChangeShapeType="1"/>
                        </wps:cNvCnPr>
                        <wps:spPr bwMode="auto">
                          <a:xfrm>
                            <a:off x="7689" y="2739"/>
                            <a:ext cx="0" cy="19"/>
                          </a:xfrm>
                          <a:prstGeom prst="line">
                            <a:avLst/>
                          </a:prstGeom>
                          <a:noFill/>
                          <a:ln w="264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5" name="Line 557"/>
                        <wps:cNvCnPr>
                          <a:cxnSpLocks noChangeShapeType="1"/>
                        </wps:cNvCnPr>
                        <wps:spPr bwMode="auto">
                          <a:xfrm>
                            <a:off x="8126" y="2739"/>
                            <a:ext cx="0" cy="0"/>
                          </a:xfrm>
                          <a:prstGeom prst="line">
                            <a:avLst/>
                          </a:prstGeom>
                          <a:noFill/>
                          <a:ln w="2649">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516" name="Line 556"/>
                        <wps:cNvCnPr>
                          <a:cxnSpLocks noChangeShapeType="1"/>
                        </wps:cNvCnPr>
                        <wps:spPr bwMode="auto">
                          <a:xfrm>
                            <a:off x="8126" y="2748"/>
                            <a:ext cx="0" cy="0"/>
                          </a:xfrm>
                          <a:prstGeom prst="line">
                            <a:avLst/>
                          </a:prstGeom>
                          <a:noFill/>
                          <a:ln w="11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7" name="Line 555"/>
                        <wps:cNvCnPr>
                          <a:cxnSpLocks noChangeShapeType="1"/>
                        </wps:cNvCnPr>
                        <wps:spPr bwMode="auto">
                          <a:xfrm>
                            <a:off x="8126" y="2739"/>
                            <a:ext cx="0" cy="19"/>
                          </a:xfrm>
                          <a:prstGeom prst="line">
                            <a:avLst/>
                          </a:prstGeom>
                          <a:noFill/>
                          <a:ln w="264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8" name="Line 554"/>
                        <wps:cNvCnPr>
                          <a:cxnSpLocks noChangeShapeType="1"/>
                        </wps:cNvCnPr>
                        <wps:spPr bwMode="auto">
                          <a:xfrm>
                            <a:off x="8562" y="2739"/>
                            <a:ext cx="0" cy="0"/>
                          </a:xfrm>
                          <a:prstGeom prst="line">
                            <a:avLst/>
                          </a:prstGeom>
                          <a:noFill/>
                          <a:ln w="2649">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519" name="Line 553"/>
                        <wps:cNvCnPr>
                          <a:cxnSpLocks noChangeShapeType="1"/>
                        </wps:cNvCnPr>
                        <wps:spPr bwMode="auto">
                          <a:xfrm>
                            <a:off x="8562" y="2748"/>
                            <a:ext cx="0" cy="0"/>
                          </a:xfrm>
                          <a:prstGeom prst="line">
                            <a:avLst/>
                          </a:prstGeom>
                          <a:noFill/>
                          <a:ln w="11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0" name="Line 552"/>
                        <wps:cNvCnPr>
                          <a:cxnSpLocks noChangeShapeType="1"/>
                        </wps:cNvCnPr>
                        <wps:spPr bwMode="auto">
                          <a:xfrm>
                            <a:off x="8562" y="2739"/>
                            <a:ext cx="0" cy="19"/>
                          </a:xfrm>
                          <a:prstGeom prst="line">
                            <a:avLst/>
                          </a:prstGeom>
                          <a:noFill/>
                          <a:ln w="264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1" name="Line 551"/>
                        <wps:cNvCnPr>
                          <a:cxnSpLocks noChangeShapeType="1"/>
                        </wps:cNvCnPr>
                        <wps:spPr bwMode="auto">
                          <a:xfrm>
                            <a:off x="8999" y="2739"/>
                            <a:ext cx="0" cy="0"/>
                          </a:xfrm>
                          <a:prstGeom prst="line">
                            <a:avLst/>
                          </a:prstGeom>
                          <a:noFill/>
                          <a:ln w="2649">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522" name="Line 550"/>
                        <wps:cNvCnPr>
                          <a:cxnSpLocks noChangeShapeType="1"/>
                        </wps:cNvCnPr>
                        <wps:spPr bwMode="auto">
                          <a:xfrm>
                            <a:off x="8999" y="2748"/>
                            <a:ext cx="0" cy="0"/>
                          </a:xfrm>
                          <a:prstGeom prst="line">
                            <a:avLst/>
                          </a:prstGeom>
                          <a:noFill/>
                          <a:ln w="11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3" name="Line 549"/>
                        <wps:cNvCnPr>
                          <a:cxnSpLocks noChangeShapeType="1"/>
                        </wps:cNvCnPr>
                        <wps:spPr bwMode="auto">
                          <a:xfrm>
                            <a:off x="8999" y="2739"/>
                            <a:ext cx="0" cy="19"/>
                          </a:xfrm>
                          <a:prstGeom prst="line">
                            <a:avLst/>
                          </a:prstGeom>
                          <a:noFill/>
                          <a:ln w="264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4" name="Line 548"/>
                        <wps:cNvCnPr>
                          <a:cxnSpLocks noChangeShapeType="1"/>
                        </wps:cNvCnPr>
                        <wps:spPr bwMode="auto">
                          <a:xfrm>
                            <a:off x="9435" y="2739"/>
                            <a:ext cx="0" cy="0"/>
                          </a:xfrm>
                          <a:prstGeom prst="line">
                            <a:avLst/>
                          </a:prstGeom>
                          <a:noFill/>
                          <a:ln w="2649">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525" name="Line 547"/>
                        <wps:cNvCnPr>
                          <a:cxnSpLocks noChangeShapeType="1"/>
                        </wps:cNvCnPr>
                        <wps:spPr bwMode="auto">
                          <a:xfrm>
                            <a:off x="9435" y="2748"/>
                            <a:ext cx="0" cy="0"/>
                          </a:xfrm>
                          <a:prstGeom prst="line">
                            <a:avLst/>
                          </a:prstGeom>
                          <a:noFill/>
                          <a:ln w="11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6" name="Line 546"/>
                        <wps:cNvCnPr>
                          <a:cxnSpLocks noChangeShapeType="1"/>
                        </wps:cNvCnPr>
                        <wps:spPr bwMode="auto">
                          <a:xfrm>
                            <a:off x="9435" y="2739"/>
                            <a:ext cx="0" cy="19"/>
                          </a:xfrm>
                          <a:prstGeom prst="line">
                            <a:avLst/>
                          </a:prstGeom>
                          <a:noFill/>
                          <a:ln w="264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7" name="Line 545"/>
                        <wps:cNvCnPr>
                          <a:cxnSpLocks noChangeShapeType="1"/>
                        </wps:cNvCnPr>
                        <wps:spPr bwMode="auto">
                          <a:xfrm>
                            <a:off x="9872" y="2739"/>
                            <a:ext cx="0" cy="0"/>
                          </a:xfrm>
                          <a:prstGeom prst="line">
                            <a:avLst/>
                          </a:prstGeom>
                          <a:noFill/>
                          <a:ln w="2649">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528" name="Line 544"/>
                        <wps:cNvCnPr>
                          <a:cxnSpLocks noChangeShapeType="1"/>
                        </wps:cNvCnPr>
                        <wps:spPr bwMode="auto">
                          <a:xfrm>
                            <a:off x="9872" y="2748"/>
                            <a:ext cx="0" cy="0"/>
                          </a:xfrm>
                          <a:prstGeom prst="line">
                            <a:avLst/>
                          </a:prstGeom>
                          <a:noFill/>
                          <a:ln w="11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9" name="Line 543"/>
                        <wps:cNvCnPr>
                          <a:cxnSpLocks noChangeShapeType="1"/>
                        </wps:cNvCnPr>
                        <wps:spPr bwMode="auto">
                          <a:xfrm>
                            <a:off x="9872" y="2739"/>
                            <a:ext cx="0" cy="19"/>
                          </a:xfrm>
                          <a:prstGeom prst="line">
                            <a:avLst/>
                          </a:prstGeom>
                          <a:noFill/>
                          <a:ln w="264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0" name="Line 542"/>
                        <wps:cNvCnPr>
                          <a:cxnSpLocks noChangeShapeType="1"/>
                        </wps:cNvCnPr>
                        <wps:spPr bwMode="auto">
                          <a:xfrm>
                            <a:off x="10308" y="2739"/>
                            <a:ext cx="0" cy="0"/>
                          </a:xfrm>
                          <a:prstGeom prst="line">
                            <a:avLst/>
                          </a:prstGeom>
                          <a:noFill/>
                          <a:ln w="2649">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531" name="Line 541"/>
                        <wps:cNvCnPr>
                          <a:cxnSpLocks noChangeShapeType="1"/>
                        </wps:cNvCnPr>
                        <wps:spPr bwMode="auto">
                          <a:xfrm>
                            <a:off x="10308" y="2748"/>
                            <a:ext cx="0" cy="0"/>
                          </a:xfrm>
                          <a:prstGeom prst="line">
                            <a:avLst/>
                          </a:prstGeom>
                          <a:noFill/>
                          <a:ln w="11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2" name="Line 540"/>
                        <wps:cNvCnPr>
                          <a:cxnSpLocks noChangeShapeType="1"/>
                        </wps:cNvCnPr>
                        <wps:spPr bwMode="auto">
                          <a:xfrm>
                            <a:off x="10308" y="2739"/>
                            <a:ext cx="0" cy="19"/>
                          </a:xfrm>
                          <a:prstGeom prst="line">
                            <a:avLst/>
                          </a:prstGeom>
                          <a:noFill/>
                          <a:ln w="264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3" name="Line 539"/>
                        <wps:cNvCnPr>
                          <a:cxnSpLocks noChangeShapeType="1"/>
                        </wps:cNvCnPr>
                        <wps:spPr bwMode="auto">
                          <a:xfrm>
                            <a:off x="6816" y="2739"/>
                            <a:ext cx="3492" cy="0"/>
                          </a:xfrm>
                          <a:prstGeom prst="line">
                            <a:avLst/>
                          </a:prstGeom>
                          <a:noFill/>
                          <a:ln w="2649">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534" name="Line 538"/>
                        <wps:cNvCnPr>
                          <a:cxnSpLocks noChangeShapeType="1"/>
                        </wps:cNvCnPr>
                        <wps:spPr bwMode="auto">
                          <a:xfrm>
                            <a:off x="6798" y="2739"/>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5" name="Line 537"/>
                        <wps:cNvCnPr>
                          <a:cxnSpLocks noChangeShapeType="1"/>
                        </wps:cNvCnPr>
                        <wps:spPr bwMode="auto">
                          <a:xfrm>
                            <a:off x="6816" y="2739"/>
                            <a:ext cx="0" cy="0"/>
                          </a:xfrm>
                          <a:prstGeom prst="line">
                            <a:avLst/>
                          </a:prstGeom>
                          <a:noFill/>
                          <a:ln w="264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6" name="Line 536"/>
                        <wps:cNvCnPr>
                          <a:cxnSpLocks noChangeShapeType="1"/>
                        </wps:cNvCnPr>
                        <wps:spPr bwMode="auto">
                          <a:xfrm>
                            <a:off x="6816" y="2414"/>
                            <a:ext cx="3492" cy="0"/>
                          </a:xfrm>
                          <a:prstGeom prst="line">
                            <a:avLst/>
                          </a:prstGeom>
                          <a:noFill/>
                          <a:ln w="2649">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537" name="Line 535"/>
                        <wps:cNvCnPr>
                          <a:cxnSpLocks noChangeShapeType="1"/>
                        </wps:cNvCnPr>
                        <wps:spPr bwMode="auto">
                          <a:xfrm>
                            <a:off x="6798" y="2414"/>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8" name="Line 534"/>
                        <wps:cNvCnPr>
                          <a:cxnSpLocks noChangeShapeType="1"/>
                        </wps:cNvCnPr>
                        <wps:spPr bwMode="auto">
                          <a:xfrm>
                            <a:off x="6816" y="2414"/>
                            <a:ext cx="0" cy="0"/>
                          </a:xfrm>
                          <a:prstGeom prst="line">
                            <a:avLst/>
                          </a:prstGeom>
                          <a:noFill/>
                          <a:ln w="264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9" name="Line 533"/>
                        <wps:cNvCnPr>
                          <a:cxnSpLocks noChangeShapeType="1"/>
                        </wps:cNvCnPr>
                        <wps:spPr bwMode="auto">
                          <a:xfrm>
                            <a:off x="6816" y="2089"/>
                            <a:ext cx="3492" cy="0"/>
                          </a:xfrm>
                          <a:prstGeom prst="line">
                            <a:avLst/>
                          </a:prstGeom>
                          <a:noFill/>
                          <a:ln w="2649">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540" name="Line 532"/>
                        <wps:cNvCnPr>
                          <a:cxnSpLocks noChangeShapeType="1"/>
                        </wps:cNvCnPr>
                        <wps:spPr bwMode="auto">
                          <a:xfrm>
                            <a:off x="6798" y="2089"/>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1" name="Line 531"/>
                        <wps:cNvCnPr>
                          <a:cxnSpLocks noChangeShapeType="1"/>
                        </wps:cNvCnPr>
                        <wps:spPr bwMode="auto">
                          <a:xfrm>
                            <a:off x="6816" y="2089"/>
                            <a:ext cx="0" cy="0"/>
                          </a:xfrm>
                          <a:prstGeom prst="line">
                            <a:avLst/>
                          </a:prstGeom>
                          <a:noFill/>
                          <a:ln w="264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2" name="Line 530"/>
                        <wps:cNvCnPr>
                          <a:cxnSpLocks noChangeShapeType="1"/>
                        </wps:cNvCnPr>
                        <wps:spPr bwMode="auto">
                          <a:xfrm>
                            <a:off x="6816" y="1764"/>
                            <a:ext cx="3492" cy="0"/>
                          </a:xfrm>
                          <a:prstGeom prst="line">
                            <a:avLst/>
                          </a:prstGeom>
                          <a:noFill/>
                          <a:ln w="2649">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543" name="Line 529"/>
                        <wps:cNvCnPr>
                          <a:cxnSpLocks noChangeShapeType="1"/>
                        </wps:cNvCnPr>
                        <wps:spPr bwMode="auto">
                          <a:xfrm>
                            <a:off x="6798" y="1764"/>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4" name="Line 528"/>
                        <wps:cNvCnPr>
                          <a:cxnSpLocks noChangeShapeType="1"/>
                        </wps:cNvCnPr>
                        <wps:spPr bwMode="auto">
                          <a:xfrm>
                            <a:off x="6816" y="1764"/>
                            <a:ext cx="0" cy="0"/>
                          </a:xfrm>
                          <a:prstGeom prst="line">
                            <a:avLst/>
                          </a:prstGeom>
                          <a:noFill/>
                          <a:ln w="264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5" name="Line 527"/>
                        <wps:cNvCnPr>
                          <a:cxnSpLocks noChangeShapeType="1"/>
                        </wps:cNvCnPr>
                        <wps:spPr bwMode="auto">
                          <a:xfrm>
                            <a:off x="6816" y="1438"/>
                            <a:ext cx="3492" cy="0"/>
                          </a:xfrm>
                          <a:prstGeom prst="line">
                            <a:avLst/>
                          </a:prstGeom>
                          <a:noFill/>
                          <a:ln w="2649">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546" name="Line 526"/>
                        <wps:cNvCnPr>
                          <a:cxnSpLocks noChangeShapeType="1"/>
                        </wps:cNvCnPr>
                        <wps:spPr bwMode="auto">
                          <a:xfrm>
                            <a:off x="6798" y="1438"/>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7" name="Line 525"/>
                        <wps:cNvCnPr>
                          <a:cxnSpLocks noChangeShapeType="1"/>
                        </wps:cNvCnPr>
                        <wps:spPr bwMode="auto">
                          <a:xfrm>
                            <a:off x="6816" y="1438"/>
                            <a:ext cx="0" cy="0"/>
                          </a:xfrm>
                          <a:prstGeom prst="line">
                            <a:avLst/>
                          </a:prstGeom>
                          <a:noFill/>
                          <a:ln w="264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8" name="Line 524"/>
                        <wps:cNvCnPr>
                          <a:cxnSpLocks noChangeShapeType="1"/>
                        </wps:cNvCnPr>
                        <wps:spPr bwMode="auto">
                          <a:xfrm>
                            <a:off x="6816" y="1113"/>
                            <a:ext cx="3492" cy="0"/>
                          </a:xfrm>
                          <a:prstGeom prst="line">
                            <a:avLst/>
                          </a:prstGeom>
                          <a:noFill/>
                          <a:ln w="2649">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549" name="Line 523"/>
                        <wps:cNvCnPr>
                          <a:cxnSpLocks noChangeShapeType="1"/>
                        </wps:cNvCnPr>
                        <wps:spPr bwMode="auto">
                          <a:xfrm>
                            <a:off x="6798" y="1113"/>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0" name="Line 522"/>
                        <wps:cNvCnPr>
                          <a:cxnSpLocks noChangeShapeType="1"/>
                        </wps:cNvCnPr>
                        <wps:spPr bwMode="auto">
                          <a:xfrm>
                            <a:off x="6816" y="1113"/>
                            <a:ext cx="0" cy="0"/>
                          </a:xfrm>
                          <a:prstGeom prst="line">
                            <a:avLst/>
                          </a:prstGeom>
                          <a:noFill/>
                          <a:ln w="264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1" name="Line 521"/>
                        <wps:cNvCnPr>
                          <a:cxnSpLocks noChangeShapeType="1"/>
                        </wps:cNvCnPr>
                        <wps:spPr bwMode="auto">
                          <a:xfrm>
                            <a:off x="6816" y="788"/>
                            <a:ext cx="3492" cy="0"/>
                          </a:xfrm>
                          <a:prstGeom prst="line">
                            <a:avLst/>
                          </a:prstGeom>
                          <a:noFill/>
                          <a:ln w="2649">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552" name="Line 520"/>
                        <wps:cNvCnPr>
                          <a:cxnSpLocks noChangeShapeType="1"/>
                        </wps:cNvCnPr>
                        <wps:spPr bwMode="auto">
                          <a:xfrm>
                            <a:off x="6798" y="788"/>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3" name="Line 519"/>
                        <wps:cNvCnPr>
                          <a:cxnSpLocks noChangeShapeType="1"/>
                        </wps:cNvCnPr>
                        <wps:spPr bwMode="auto">
                          <a:xfrm>
                            <a:off x="6816" y="788"/>
                            <a:ext cx="0" cy="0"/>
                          </a:xfrm>
                          <a:prstGeom prst="line">
                            <a:avLst/>
                          </a:prstGeom>
                          <a:noFill/>
                          <a:ln w="264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4" name="Line 518"/>
                        <wps:cNvCnPr>
                          <a:cxnSpLocks noChangeShapeType="1"/>
                        </wps:cNvCnPr>
                        <wps:spPr bwMode="auto">
                          <a:xfrm>
                            <a:off x="6816" y="463"/>
                            <a:ext cx="3492" cy="0"/>
                          </a:xfrm>
                          <a:prstGeom prst="line">
                            <a:avLst/>
                          </a:prstGeom>
                          <a:noFill/>
                          <a:ln w="2649">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555" name="Line 517"/>
                        <wps:cNvCnPr>
                          <a:cxnSpLocks noChangeShapeType="1"/>
                        </wps:cNvCnPr>
                        <wps:spPr bwMode="auto">
                          <a:xfrm>
                            <a:off x="6798" y="463"/>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6" name="Line 516"/>
                        <wps:cNvCnPr>
                          <a:cxnSpLocks noChangeShapeType="1"/>
                        </wps:cNvCnPr>
                        <wps:spPr bwMode="auto">
                          <a:xfrm>
                            <a:off x="6816" y="463"/>
                            <a:ext cx="0" cy="0"/>
                          </a:xfrm>
                          <a:prstGeom prst="line">
                            <a:avLst/>
                          </a:prstGeom>
                          <a:noFill/>
                          <a:ln w="264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7" name="Line 515"/>
                        <wps:cNvCnPr>
                          <a:cxnSpLocks noChangeShapeType="1"/>
                        </wps:cNvCnPr>
                        <wps:spPr bwMode="auto">
                          <a:xfrm>
                            <a:off x="6816" y="137"/>
                            <a:ext cx="3492" cy="0"/>
                          </a:xfrm>
                          <a:prstGeom prst="line">
                            <a:avLst/>
                          </a:prstGeom>
                          <a:noFill/>
                          <a:ln w="2649">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558" name="Line 514"/>
                        <wps:cNvCnPr>
                          <a:cxnSpLocks noChangeShapeType="1"/>
                        </wps:cNvCnPr>
                        <wps:spPr bwMode="auto">
                          <a:xfrm>
                            <a:off x="6798" y="137"/>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9" name="Line 513"/>
                        <wps:cNvCnPr>
                          <a:cxnSpLocks noChangeShapeType="1"/>
                        </wps:cNvCnPr>
                        <wps:spPr bwMode="auto">
                          <a:xfrm>
                            <a:off x="6816" y="137"/>
                            <a:ext cx="0" cy="0"/>
                          </a:xfrm>
                          <a:prstGeom prst="line">
                            <a:avLst/>
                          </a:prstGeom>
                          <a:noFill/>
                          <a:ln w="2649">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60" name="Picture 512"/>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7201" y="236"/>
                            <a:ext cx="2723" cy="2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1" name="AutoShape 511"/>
                        <wps:cNvSpPr>
                          <a:spLocks/>
                        </wps:cNvSpPr>
                        <wps:spPr bwMode="auto">
                          <a:xfrm>
                            <a:off x="1895" y="28"/>
                            <a:ext cx="13392" cy="9980"/>
                          </a:xfrm>
                          <a:custGeom>
                            <a:avLst/>
                            <a:gdLst>
                              <a:gd name="T0" fmla="+- 0 6816 1895"/>
                              <a:gd name="T1" fmla="*/ T0 w 13392"/>
                              <a:gd name="T2" fmla="+- 0 2739 28"/>
                              <a:gd name="T3" fmla="*/ 2739 h 9980"/>
                              <a:gd name="T4" fmla="+- 0 6816 1895"/>
                              <a:gd name="T5" fmla="*/ T4 w 13392"/>
                              <a:gd name="T6" fmla="+- 0 137 28"/>
                              <a:gd name="T7" fmla="*/ 137 h 9980"/>
                              <a:gd name="T8" fmla="+- 0 10308 1895"/>
                              <a:gd name="T9" fmla="*/ T8 w 13392"/>
                              <a:gd name="T10" fmla="+- 0 2739 28"/>
                              <a:gd name="T11" fmla="*/ 2739 h 9980"/>
                              <a:gd name="T12" fmla="+- 0 10308 1895"/>
                              <a:gd name="T13" fmla="*/ T12 w 13392"/>
                              <a:gd name="T14" fmla="+- 0 137 28"/>
                              <a:gd name="T15" fmla="*/ 137 h 9980"/>
                              <a:gd name="T16" fmla="+- 0 6816 1895"/>
                              <a:gd name="T17" fmla="*/ T16 w 13392"/>
                              <a:gd name="T18" fmla="+- 0 2739 28"/>
                              <a:gd name="T19" fmla="*/ 2739 h 9980"/>
                              <a:gd name="T20" fmla="+- 0 10308 1895"/>
                              <a:gd name="T21" fmla="*/ T20 w 13392"/>
                              <a:gd name="T22" fmla="+- 0 2739 28"/>
                              <a:gd name="T23" fmla="*/ 2739 h 9980"/>
                              <a:gd name="T24" fmla="+- 0 6816 1895"/>
                              <a:gd name="T25" fmla="*/ T24 w 13392"/>
                              <a:gd name="T26" fmla="+- 0 137 28"/>
                              <a:gd name="T27" fmla="*/ 137 h 9980"/>
                              <a:gd name="T28" fmla="+- 0 10308 1895"/>
                              <a:gd name="T29" fmla="*/ T28 w 13392"/>
                              <a:gd name="T30" fmla="+- 0 137 28"/>
                              <a:gd name="T31" fmla="*/ 137 h 99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392" h="9980">
                                <a:moveTo>
                                  <a:pt x="4921" y="2711"/>
                                </a:moveTo>
                                <a:lnTo>
                                  <a:pt x="4921" y="109"/>
                                </a:lnTo>
                                <a:moveTo>
                                  <a:pt x="8413" y="2711"/>
                                </a:moveTo>
                                <a:lnTo>
                                  <a:pt x="8413" y="109"/>
                                </a:lnTo>
                                <a:moveTo>
                                  <a:pt x="4921" y="2711"/>
                                </a:moveTo>
                                <a:lnTo>
                                  <a:pt x="8413" y="2711"/>
                                </a:lnTo>
                                <a:moveTo>
                                  <a:pt x="4921" y="109"/>
                                </a:moveTo>
                                <a:lnTo>
                                  <a:pt x="8413" y="109"/>
                                </a:lnTo>
                              </a:path>
                            </a:pathLst>
                          </a:custGeom>
                          <a:noFill/>
                          <a:ln w="26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 name="Freeform 510"/>
                        <wps:cNvSpPr>
                          <a:spLocks/>
                        </wps:cNvSpPr>
                        <wps:spPr bwMode="auto">
                          <a:xfrm>
                            <a:off x="9023" y="164"/>
                            <a:ext cx="1259" cy="657"/>
                          </a:xfrm>
                          <a:custGeom>
                            <a:avLst/>
                            <a:gdLst>
                              <a:gd name="T0" fmla="+- 0 10278 9023"/>
                              <a:gd name="T1" fmla="*/ T0 w 1259"/>
                              <a:gd name="T2" fmla="+- 0 164 164"/>
                              <a:gd name="T3" fmla="*/ 164 h 657"/>
                              <a:gd name="T4" fmla="+- 0 9027 9023"/>
                              <a:gd name="T5" fmla="*/ T4 w 1259"/>
                              <a:gd name="T6" fmla="+- 0 164 164"/>
                              <a:gd name="T7" fmla="*/ 164 h 657"/>
                              <a:gd name="T8" fmla="+- 0 9023 9023"/>
                              <a:gd name="T9" fmla="*/ T8 w 1259"/>
                              <a:gd name="T10" fmla="+- 0 167 164"/>
                              <a:gd name="T11" fmla="*/ 167 h 657"/>
                              <a:gd name="T12" fmla="+- 0 9023 9023"/>
                              <a:gd name="T13" fmla="*/ T12 w 1259"/>
                              <a:gd name="T14" fmla="+- 0 817 164"/>
                              <a:gd name="T15" fmla="*/ 817 h 657"/>
                              <a:gd name="T16" fmla="+- 0 9027 9023"/>
                              <a:gd name="T17" fmla="*/ T16 w 1259"/>
                              <a:gd name="T18" fmla="+- 0 820 164"/>
                              <a:gd name="T19" fmla="*/ 820 h 657"/>
                              <a:gd name="T20" fmla="+- 0 10278 9023"/>
                              <a:gd name="T21" fmla="*/ T20 w 1259"/>
                              <a:gd name="T22" fmla="+- 0 820 164"/>
                              <a:gd name="T23" fmla="*/ 820 h 657"/>
                              <a:gd name="T24" fmla="+- 0 10282 9023"/>
                              <a:gd name="T25" fmla="*/ T24 w 1259"/>
                              <a:gd name="T26" fmla="+- 0 817 164"/>
                              <a:gd name="T27" fmla="*/ 817 h 657"/>
                              <a:gd name="T28" fmla="+- 0 10282 9023"/>
                              <a:gd name="T29" fmla="*/ T28 w 1259"/>
                              <a:gd name="T30" fmla="+- 0 167 164"/>
                              <a:gd name="T31" fmla="*/ 167 h 657"/>
                              <a:gd name="T32" fmla="+- 0 10278 9023"/>
                              <a:gd name="T33" fmla="*/ T32 w 1259"/>
                              <a:gd name="T34" fmla="+- 0 164 164"/>
                              <a:gd name="T35" fmla="*/ 164 h 6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9" h="657">
                                <a:moveTo>
                                  <a:pt x="1255" y="0"/>
                                </a:moveTo>
                                <a:lnTo>
                                  <a:pt x="4" y="0"/>
                                </a:lnTo>
                                <a:lnTo>
                                  <a:pt x="0" y="3"/>
                                </a:lnTo>
                                <a:lnTo>
                                  <a:pt x="0" y="653"/>
                                </a:lnTo>
                                <a:lnTo>
                                  <a:pt x="4" y="656"/>
                                </a:lnTo>
                                <a:lnTo>
                                  <a:pt x="1255" y="656"/>
                                </a:lnTo>
                                <a:lnTo>
                                  <a:pt x="1259" y="653"/>
                                </a:lnTo>
                                <a:lnTo>
                                  <a:pt x="1259" y="3"/>
                                </a:lnTo>
                                <a:lnTo>
                                  <a:pt x="1255" y="0"/>
                                </a:lnTo>
                                <a:close/>
                              </a:path>
                            </a:pathLst>
                          </a:custGeom>
                          <a:solidFill>
                            <a:srgbClr val="FFFF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3" name="Freeform 509"/>
                        <wps:cNvSpPr>
                          <a:spLocks/>
                        </wps:cNvSpPr>
                        <wps:spPr bwMode="auto">
                          <a:xfrm>
                            <a:off x="9023" y="164"/>
                            <a:ext cx="1259" cy="657"/>
                          </a:xfrm>
                          <a:custGeom>
                            <a:avLst/>
                            <a:gdLst>
                              <a:gd name="T0" fmla="+- 0 9034 9023"/>
                              <a:gd name="T1" fmla="*/ T0 w 1259"/>
                              <a:gd name="T2" fmla="+- 0 820 164"/>
                              <a:gd name="T3" fmla="*/ 820 h 657"/>
                              <a:gd name="T4" fmla="+- 0 10271 9023"/>
                              <a:gd name="T5" fmla="*/ T4 w 1259"/>
                              <a:gd name="T6" fmla="+- 0 820 164"/>
                              <a:gd name="T7" fmla="*/ 820 h 657"/>
                              <a:gd name="T8" fmla="+- 0 10278 9023"/>
                              <a:gd name="T9" fmla="*/ T8 w 1259"/>
                              <a:gd name="T10" fmla="+- 0 820 164"/>
                              <a:gd name="T11" fmla="*/ 820 h 657"/>
                              <a:gd name="T12" fmla="+- 0 10282 9023"/>
                              <a:gd name="T13" fmla="*/ T12 w 1259"/>
                              <a:gd name="T14" fmla="+- 0 817 164"/>
                              <a:gd name="T15" fmla="*/ 817 h 657"/>
                              <a:gd name="T16" fmla="+- 0 10282 9023"/>
                              <a:gd name="T17" fmla="*/ T16 w 1259"/>
                              <a:gd name="T18" fmla="+- 0 810 164"/>
                              <a:gd name="T19" fmla="*/ 810 h 657"/>
                              <a:gd name="T20" fmla="+- 0 10282 9023"/>
                              <a:gd name="T21" fmla="*/ T20 w 1259"/>
                              <a:gd name="T22" fmla="+- 0 174 164"/>
                              <a:gd name="T23" fmla="*/ 174 h 657"/>
                              <a:gd name="T24" fmla="+- 0 10282 9023"/>
                              <a:gd name="T25" fmla="*/ T24 w 1259"/>
                              <a:gd name="T26" fmla="+- 0 167 164"/>
                              <a:gd name="T27" fmla="*/ 167 h 657"/>
                              <a:gd name="T28" fmla="+- 0 10278 9023"/>
                              <a:gd name="T29" fmla="*/ T28 w 1259"/>
                              <a:gd name="T30" fmla="+- 0 164 164"/>
                              <a:gd name="T31" fmla="*/ 164 h 657"/>
                              <a:gd name="T32" fmla="+- 0 10271 9023"/>
                              <a:gd name="T33" fmla="*/ T32 w 1259"/>
                              <a:gd name="T34" fmla="+- 0 164 164"/>
                              <a:gd name="T35" fmla="*/ 164 h 657"/>
                              <a:gd name="T36" fmla="+- 0 9034 9023"/>
                              <a:gd name="T37" fmla="*/ T36 w 1259"/>
                              <a:gd name="T38" fmla="+- 0 164 164"/>
                              <a:gd name="T39" fmla="*/ 164 h 657"/>
                              <a:gd name="T40" fmla="+- 0 9027 9023"/>
                              <a:gd name="T41" fmla="*/ T40 w 1259"/>
                              <a:gd name="T42" fmla="+- 0 164 164"/>
                              <a:gd name="T43" fmla="*/ 164 h 657"/>
                              <a:gd name="T44" fmla="+- 0 9023 9023"/>
                              <a:gd name="T45" fmla="*/ T44 w 1259"/>
                              <a:gd name="T46" fmla="+- 0 167 164"/>
                              <a:gd name="T47" fmla="*/ 167 h 657"/>
                              <a:gd name="T48" fmla="+- 0 9023 9023"/>
                              <a:gd name="T49" fmla="*/ T48 w 1259"/>
                              <a:gd name="T50" fmla="+- 0 174 164"/>
                              <a:gd name="T51" fmla="*/ 174 h 657"/>
                              <a:gd name="T52" fmla="+- 0 9023 9023"/>
                              <a:gd name="T53" fmla="*/ T52 w 1259"/>
                              <a:gd name="T54" fmla="+- 0 810 164"/>
                              <a:gd name="T55" fmla="*/ 810 h 657"/>
                              <a:gd name="T56" fmla="+- 0 9023 9023"/>
                              <a:gd name="T57" fmla="*/ T56 w 1259"/>
                              <a:gd name="T58" fmla="+- 0 817 164"/>
                              <a:gd name="T59" fmla="*/ 817 h 657"/>
                              <a:gd name="T60" fmla="+- 0 9027 9023"/>
                              <a:gd name="T61" fmla="*/ T60 w 1259"/>
                              <a:gd name="T62" fmla="+- 0 820 164"/>
                              <a:gd name="T63" fmla="*/ 820 h 657"/>
                              <a:gd name="T64" fmla="+- 0 9034 9023"/>
                              <a:gd name="T65" fmla="*/ T64 w 1259"/>
                              <a:gd name="T66" fmla="+- 0 820 164"/>
                              <a:gd name="T67" fmla="*/ 820 h 6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59" h="657">
                                <a:moveTo>
                                  <a:pt x="11" y="656"/>
                                </a:moveTo>
                                <a:lnTo>
                                  <a:pt x="1248" y="656"/>
                                </a:lnTo>
                                <a:lnTo>
                                  <a:pt x="1255" y="656"/>
                                </a:lnTo>
                                <a:lnTo>
                                  <a:pt x="1259" y="653"/>
                                </a:lnTo>
                                <a:lnTo>
                                  <a:pt x="1259" y="646"/>
                                </a:lnTo>
                                <a:lnTo>
                                  <a:pt x="1259" y="10"/>
                                </a:lnTo>
                                <a:lnTo>
                                  <a:pt x="1259" y="3"/>
                                </a:lnTo>
                                <a:lnTo>
                                  <a:pt x="1255" y="0"/>
                                </a:lnTo>
                                <a:lnTo>
                                  <a:pt x="1248" y="0"/>
                                </a:lnTo>
                                <a:lnTo>
                                  <a:pt x="11" y="0"/>
                                </a:lnTo>
                                <a:lnTo>
                                  <a:pt x="4" y="0"/>
                                </a:lnTo>
                                <a:lnTo>
                                  <a:pt x="0" y="3"/>
                                </a:lnTo>
                                <a:lnTo>
                                  <a:pt x="0" y="10"/>
                                </a:lnTo>
                                <a:lnTo>
                                  <a:pt x="0" y="646"/>
                                </a:lnTo>
                                <a:lnTo>
                                  <a:pt x="0" y="653"/>
                                </a:lnTo>
                                <a:lnTo>
                                  <a:pt x="4" y="656"/>
                                </a:lnTo>
                                <a:lnTo>
                                  <a:pt x="11" y="656"/>
                                </a:lnTo>
                                <a:close/>
                              </a:path>
                            </a:pathLst>
                          </a:custGeom>
                          <a:noFill/>
                          <a:ln w="3311">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 name="Freeform 508"/>
                        <wps:cNvSpPr>
                          <a:spLocks/>
                        </wps:cNvSpPr>
                        <wps:spPr bwMode="auto">
                          <a:xfrm>
                            <a:off x="9080" y="214"/>
                            <a:ext cx="32" cy="32"/>
                          </a:xfrm>
                          <a:custGeom>
                            <a:avLst/>
                            <a:gdLst>
                              <a:gd name="T0" fmla="+- 0 9100 9080"/>
                              <a:gd name="T1" fmla="*/ T0 w 32"/>
                              <a:gd name="T2" fmla="+- 0 214 214"/>
                              <a:gd name="T3" fmla="*/ 214 h 32"/>
                              <a:gd name="T4" fmla="+- 0 9092 9080"/>
                              <a:gd name="T5" fmla="*/ T4 w 32"/>
                              <a:gd name="T6" fmla="+- 0 214 214"/>
                              <a:gd name="T7" fmla="*/ 214 h 32"/>
                              <a:gd name="T8" fmla="+- 0 9088 9080"/>
                              <a:gd name="T9" fmla="*/ T8 w 32"/>
                              <a:gd name="T10" fmla="+- 0 216 214"/>
                              <a:gd name="T11" fmla="*/ 216 h 32"/>
                              <a:gd name="T12" fmla="+- 0 9082 9080"/>
                              <a:gd name="T13" fmla="*/ T12 w 32"/>
                              <a:gd name="T14" fmla="+- 0 221 214"/>
                              <a:gd name="T15" fmla="*/ 221 h 32"/>
                              <a:gd name="T16" fmla="+- 0 9080 9080"/>
                              <a:gd name="T17" fmla="*/ T16 w 32"/>
                              <a:gd name="T18" fmla="+- 0 225 214"/>
                              <a:gd name="T19" fmla="*/ 225 h 32"/>
                              <a:gd name="T20" fmla="+- 0 9080 9080"/>
                              <a:gd name="T21" fmla="*/ T20 w 32"/>
                              <a:gd name="T22" fmla="+- 0 234 214"/>
                              <a:gd name="T23" fmla="*/ 234 h 32"/>
                              <a:gd name="T24" fmla="+- 0 9082 9080"/>
                              <a:gd name="T25" fmla="*/ T24 w 32"/>
                              <a:gd name="T26" fmla="+- 0 238 214"/>
                              <a:gd name="T27" fmla="*/ 238 h 32"/>
                              <a:gd name="T28" fmla="+- 0 9088 9080"/>
                              <a:gd name="T29" fmla="*/ T28 w 32"/>
                              <a:gd name="T30" fmla="+- 0 243 214"/>
                              <a:gd name="T31" fmla="*/ 243 h 32"/>
                              <a:gd name="T32" fmla="+- 0 9092 9080"/>
                              <a:gd name="T33" fmla="*/ T32 w 32"/>
                              <a:gd name="T34" fmla="+- 0 245 214"/>
                              <a:gd name="T35" fmla="*/ 245 h 32"/>
                              <a:gd name="T36" fmla="+- 0 9100 9080"/>
                              <a:gd name="T37" fmla="*/ T36 w 32"/>
                              <a:gd name="T38" fmla="+- 0 245 214"/>
                              <a:gd name="T39" fmla="*/ 245 h 32"/>
                              <a:gd name="T40" fmla="+- 0 9104 9080"/>
                              <a:gd name="T41" fmla="*/ T40 w 32"/>
                              <a:gd name="T42" fmla="+- 0 243 214"/>
                              <a:gd name="T43" fmla="*/ 243 h 32"/>
                              <a:gd name="T44" fmla="+- 0 9110 9080"/>
                              <a:gd name="T45" fmla="*/ T44 w 32"/>
                              <a:gd name="T46" fmla="+- 0 238 214"/>
                              <a:gd name="T47" fmla="*/ 238 h 32"/>
                              <a:gd name="T48" fmla="+- 0 9112 9080"/>
                              <a:gd name="T49" fmla="*/ T48 w 32"/>
                              <a:gd name="T50" fmla="+- 0 234 214"/>
                              <a:gd name="T51" fmla="*/ 234 h 32"/>
                              <a:gd name="T52" fmla="+- 0 9112 9080"/>
                              <a:gd name="T53" fmla="*/ T52 w 32"/>
                              <a:gd name="T54" fmla="+- 0 225 214"/>
                              <a:gd name="T55" fmla="*/ 225 h 32"/>
                              <a:gd name="T56" fmla="+- 0 9110 9080"/>
                              <a:gd name="T57" fmla="*/ T56 w 32"/>
                              <a:gd name="T58" fmla="+- 0 221 214"/>
                              <a:gd name="T59" fmla="*/ 221 h 32"/>
                              <a:gd name="T60" fmla="+- 0 9104 9080"/>
                              <a:gd name="T61" fmla="*/ T60 w 32"/>
                              <a:gd name="T62" fmla="+- 0 216 214"/>
                              <a:gd name="T63" fmla="*/ 216 h 32"/>
                              <a:gd name="T64" fmla="+- 0 9100 9080"/>
                              <a:gd name="T65" fmla="*/ T64 w 32"/>
                              <a:gd name="T66" fmla="+- 0 214 214"/>
                              <a:gd name="T67" fmla="*/ 214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 h="32">
                                <a:moveTo>
                                  <a:pt x="20" y="0"/>
                                </a:moveTo>
                                <a:lnTo>
                                  <a:pt x="12" y="0"/>
                                </a:lnTo>
                                <a:lnTo>
                                  <a:pt x="8" y="2"/>
                                </a:lnTo>
                                <a:lnTo>
                                  <a:pt x="2" y="7"/>
                                </a:lnTo>
                                <a:lnTo>
                                  <a:pt x="0" y="11"/>
                                </a:lnTo>
                                <a:lnTo>
                                  <a:pt x="0" y="20"/>
                                </a:lnTo>
                                <a:lnTo>
                                  <a:pt x="2" y="24"/>
                                </a:lnTo>
                                <a:lnTo>
                                  <a:pt x="8" y="29"/>
                                </a:lnTo>
                                <a:lnTo>
                                  <a:pt x="12" y="31"/>
                                </a:lnTo>
                                <a:lnTo>
                                  <a:pt x="20" y="31"/>
                                </a:lnTo>
                                <a:lnTo>
                                  <a:pt x="24" y="29"/>
                                </a:lnTo>
                                <a:lnTo>
                                  <a:pt x="30" y="24"/>
                                </a:lnTo>
                                <a:lnTo>
                                  <a:pt x="32" y="20"/>
                                </a:lnTo>
                                <a:lnTo>
                                  <a:pt x="32" y="11"/>
                                </a:lnTo>
                                <a:lnTo>
                                  <a:pt x="30" y="7"/>
                                </a:lnTo>
                                <a:lnTo>
                                  <a:pt x="24" y="2"/>
                                </a:lnTo>
                                <a:lnTo>
                                  <a:pt x="20"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5" name="Freeform 507"/>
                        <wps:cNvSpPr>
                          <a:spLocks/>
                        </wps:cNvSpPr>
                        <wps:spPr bwMode="auto">
                          <a:xfrm>
                            <a:off x="9080" y="214"/>
                            <a:ext cx="32" cy="32"/>
                          </a:xfrm>
                          <a:custGeom>
                            <a:avLst/>
                            <a:gdLst>
                              <a:gd name="T0" fmla="+- 0 9096 9080"/>
                              <a:gd name="T1" fmla="*/ T0 w 32"/>
                              <a:gd name="T2" fmla="+- 0 245 214"/>
                              <a:gd name="T3" fmla="*/ 245 h 32"/>
                              <a:gd name="T4" fmla="+- 0 9100 9080"/>
                              <a:gd name="T5" fmla="*/ T4 w 32"/>
                              <a:gd name="T6" fmla="+- 0 245 214"/>
                              <a:gd name="T7" fmla="*/ 245 h 32"/>
                              <a:gd name="T8" fmla="+- 0 9104 9080"/>
                              <a:gd name="T9" fmla="*/ T8 w 32"/>
                              <a:gd name="T10" fmla="+- 0 243 214"/>
                              <a:gd name="T11" fmla="*/ 243 h 32"/>
                              <a:gd name="T12" fmla="+- 0 9107 9080"/>
                              <a:gd name="T13" fmla="*/ T12 w 32"/>
                              <a:gd name="T14" fmla="+- 0 241 214"/>
                              <a:gd name="T15" fmla="*/ 241 h 32"/>
                              <a:gd name="T16" fmla="+- 0 9110 9080"/>
                              <a:gd name="T17" fmla="*/ T16 w 32"/>
                              <a:gd name="T18" fmla="+- 0 238 214"/>
                              <a:gd name="T19" fmla="*/ 238 h 32"/>
                              <a:gd name="T20" fmla="+- 0 9112 9080"/>
                              <a:gd name="T21" fmla="*/ T20 w 32"/>
                              <a:gd name="T22" fmla="+- 0 234 214"/>
                              <a:gd name="T23" fmla="*/ 234 h 32"/>
                              <a:gd name="T24" fmla="+- 0 9112 9080"/>
                              <a:gd name="T25" fmla="*/ T24 w 32"/>
                              <a:gd name="T26" fmla="+- 0 230 214"/>
                              <a:gd name="T27" fmla="*/ 230 h 32"/>
                              <a:gd name="T28" fmla="+- 0 9112 9080"/>
                              <a:gd name="T29" fmla="*/ T28 w 32"/>
                              <a:gd name="T30" fmla="+- 0 225 214"/>
                              <a:gd name="T31" fmla="*/ 225 h 32"/>
                              <a:gd name="T32" fmla="+- 0 9110 9080"/>
                              <a:gd name="T33" fmla="*/ T32 w 32"/>
                              <a:gd name="T34" fmla="+- 0 221 214"/>
                              <a:gd name="T35" fmla="*/ 221 h 32"/>
                              <a:gd name="T36" fmla="+- 0 9107 9080"/>
                              <a:gd name="T37" fmla="*/ T36 w 32"/>
                              <a:gd name="T38" fmla="+- 0 218 214"/>
                              <a:gd name="T39" fmla="*/ 218 h 32"/>
                              <a:gd name="T40" fmla="+- 0 9104 9080"/>
                              <a:gd name="T41" fmla="*/ T40 w 32"/>
                              <a:gd name="T42" fmla="+- 0 216 214"/>
                              <a:gd name="T43" fmla="*/ 216 h 32"/>
                              <a:gd name="T44" fmla="+- 0 9100 9080"/>
                              <a:gd name="T45" fmla="*/ T44 w 32"/>
                              <a:gd name="T46" fmla="+- 0 214 214"/>
                              <a:gd name="T47" fmla="*/ 214 h 32"/>
                              <a:gd name="T48" fmla="+- 0 9096 9080"/>
                              <a:gd name="T49" fmla="*/ T48 w 32"/>
                              <a:gd name="T50" fmla="+- 0 214 214"/>
                              <a:gd name="T51" fmla="*/ 214 h 32"/>
                              <a:gd name="T52" fmla="+- 0 9092 9080"/>
                              <a:gd name="T53" fmla="*/ T52 w 32"/>
                              <a:gd name="T54" fmla="+- 0 214 214"/>
                              <a:gd name="T55" fmla="*/ 214 h 32"/>
                              <a:gd name="T56" fmla="+- 0 9088 9080"/>
                              <a:gd name="T57" fmla="*/ T56 w 32"/>
                              <a:gd name="T58" fmla="+- 0 216 214"/>
                              <a:gd name="T59" fmla="*/ 216 h 32"/>
                              <a:gd name="T60" fmla="+- 0 9085 9080"/>
                              <a:gd name="T61" fmla="*/ T60 w 32"/>
                              <a:gd name="T62" fmla="+- 0 218 214"/>
                              <a:gd name="T63" fmla="*/ 218 h 32"/>
                              <a:gd name="T64" fmla="+- 0 9082 9080"/>
                              <a:gd name="T65" fmla="*/ T64 w 32"/>
                              <a:gd name="T66" fmla="+- 0 221 214"/>
                              <a:gd name="T67" fmla="*/ 221 h 32"/>
                              <a:gd name="T68" fmla="+- 0 9080 9080"/>
                              <a:gd name="T69" fmla="*/ T68 w 32"/>
                              <a:gd name="T70" fmla="+- 0 225 214"/>
                              <a:gd name="T71" fmla="*/ 225 h 32"/>
                              <a:gd name="T72" fmla="+- 0 9080 9080"/>
                              <a:gd name="T73" fmla="*/ T72 w 32"/>
                              <a:gd name="T74" fmla="+- 0 230 214"/>
                              <a:gd name="T75" fmla="*/ 230 h 32"/>
                              <a:gd name="T76" fmla="+- 0 9080 9080"/>
                              <a:gd name="T77" fmla="*/ T76 w 32"/>
                              <a:gd name="T78" fmla="+- 0 234 214"/>
                              <a:gd name="T79" fmla="*/ 234 h 32"/>
                              <a:gd name="T80" fmla="+- 0 9082 9080"/>
                              <a:gd name="T81" fmla="*/ T80 w 32"/>
                              <a:gd name="T82" fmla="+- 0 238 214"/>
                              <a:gd name="T83" fmla="*/ 238 h 32"/>
                              <a:gd name="T84" fmla="+- 0 9085 9080"/>
                              <a:gd name="T85" fmla="*/ T84 w 32"/>
                              <a:gd name="T86" fmla="+- 0 241 214"/>
                              <a:gd name="T87" fmla="*/ 241 h 32"/>
                              <a:gd name="T88" fmla="+- 0 9088 9080"/>
                              <a:gd name="T89" fmla="*/ T88 w 32"/>
                              <a:gd name="T90" fmla="+- 0 243 214"/>
                              <a:gd name="T91" fmla="*/ 243 h 32"/>
                              <a:gd name="T92" fmla="+- 0 9092 9080"/>
                              <a:gd name="T93" fmla="*/ T92 w 32"/>
                              <a:gd name="T94" fmla="+- 0 245 214"/>
                              <a:gd name="T95" fmla="*/ 245 h 32"/>
                              <a:gd name="T96" fmla="+- 0 9096 9080"/>
                              <a:gd name="T97" fmla="*/ T96 w 32"/>
                              <a:gd name="T98" fmla="+- 0 245 214"/>
                              <a:gd name="T99" fmla="*/ 245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2" h="32">
                                <a:moveTo>
                                  <a:pt x="16" y="31"/>
                                </a:moveTo>
                                <a:lnTo>
                                  <a:pt x="20" y="31"/>
                                </a:lnTo>
                                <a:lnTo>
                                  <a:pt x="24" y="29"/>
                                </a:lnTo>
                                <a:lnTo>
                                  <a:pt x="27" y="27"/>
                                </a:lnTo>
                                <a:lnTo>
                                  <a:pt x="30" y="24"/>
                                </a:lnTo>
                                <a:lnTo>
                                  <a:pt x="32" y="20"/>
                                </a:lnTo>
                                <a:lnTo>
                                  <a:pt x="32" y="16"/>
                                </a:lnTo>
                                <a:lnTo>
                                  <a:pt x="32" y="11"/>
                                </a:lnTo>
                                <a:lnTo>
                                  <a:pt x="30" y="7"/>
                                </a:lnTo>
                                <a:lnTo>
                                  <a:pt x="27" y="4"/>
                                </a:lnTo>
                                <a:lnTo>
                                  <a:pt x="24" y="2"/>
                                </a:lnTo>
                                <a:lnTo>
                                  <a:pt x="20" y="0"/>
                                </a:lnTo>
                                <a:lnTo>
                                  <a:pt x="16" y="0"/>
                                </a:lnTo>
                                <a:lnTo>
                                  <a:pt x="12" y="0"/>
                                </a:lnTo>
                                <a:lnTo>
                                  <a:pt x="8" y="2"/>
                                </a:lnTo>
                                <a:lnTo>
                                  <a:pt x="5" y="4"/>
                                </a:lnTo>
                                <a:lnTo>
                                  <a:pt x="2" y="7"/>
                                </a:lnTo>
                                <a:lnTo>
                                  <a:pt x="0" y="11"/>
                                </a:lnTo>
                                <a:lnTo>
                                  <a:pt x="0" y="16"/>
                                </a:lnTo>
                                <a:lnTo>
                                  <a:pt x="0" y="20"/>
                                </a:lnTo>
                                <a:lnTo>
                                  <a:pt x="2" y="24"/>
                                </a:lnTo>
                                <a:lnTo>
                                  <a:pt x="5" y="27"/>
                                </a:lnTo>
                                <a:lnTo>
                                  <a:pt x="8" y="29"/>
                                </a:lnTo>
                                <a:lnTo>
                                  <a:pt x="12" y="31"/>
                                </a:lnTo>
                                <a:lnTo>
                                  <a:pt x="16" y="31"/>
                                </a:lnTo>
                                <a:close/>
                              </a:path>
                            </a:pathLst>
                          </a:custGeom>
                          <a:noFill/>
                          <a:ln w="3311">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6" name="AutoShape 506"/>
                        <wps:cNvSpPr>
                          <a:spLocks/>
                        </wps:cNvSpPr>
                        <wps:spPr bwMode="auto">
                          <a:xfrm>
                            <a:off x="9081" y="427"/>
                            <a:ext cx="30" cy="29"/>
                          </a:xfrm>
                          <a:custGeom>
                            <a:avLst/>
                            <a:gdLst>
                              <a:gd name="T0" fmla="+- 0 9111 9081"/>
                              <a:gd name="T1" fmla="*/ T0 w 30"/>
                              <a:gd name="T2" fmla="+- 0 438 427"/>
                              <a:gd name="T3" fmla="*/ 438 h 29"/>
                              <a:gd name="T4" fmla="+- 0 9081 9081"/>
                              <a:gd name="T5" fmla="*/ T4 w 30"/>
                              <a:gd name="T6" fmla="+- 0 438 427"/>
                              <a:gd name="T7" fmla="*/ 438 h 29"/>
                              <a:gd name="T8" fmla="+- 0 9090 9081"/>
                              <a:gd name="T9" fmla="*/ T8 w 30"/>
                              <a:gd name="T10" fmla="+- 0 445 427"/>
                              <a:gd name="T11" fmla="*/ 445 h 29"/>
                              <a:gd name="T12" fmla="+- 0 9087 9081"/>
                              <a:gd name="T13" fmla="*/ T12 w 30"/>
                              <a:gd name="T14" fmla="+- 0 456 427"/>
                              <a:gd name="T15" fmla="*/ 456 h 29"/>
                              <a:gd name="T16" fmla="+- 0 9096 9081"/>
                              <a:gd name="T17" fmla="*/ T16 w 30"/>
                              <a:gd name="T18" fmla="+- 0 449 427"/>
                              <a:gd name="T19" fmla="*/ 449 h 29"/>
                              <a:gd name="T20" fmla="+- 0 9103 9081"/>
                              <a:gd name="T21" fmla="*/ T20 w 30"/>
                              <a:gd name="T22" fmla="+- 0 449 427"/>
                              <a:gd name="T23" fmla="*/ 449 h 29"/>
                              <a:gd name="T24" fmla="+- 0 9102 9081"/>
                              <a:gd name="T25" fmla="*/ T24 w 30"/>
                              <a:gd name="T26" fmla="+- 0 445 427"/>
                              <a:gd name="T27" fmla="*/ 445 h 29"/>
                              <a:gd name="T28" fmla="+- 0 9111 9081"/>
                              <a:gd name="T29" fmla="*/ T28 w 30"/>
                              <a:gd name="T30" fmla="+- 0 438 427"/>
                              <a:gd name="T31" fmla="*/ 438 h 29"/>
                              <a:gd name="T32" fmla="+- 0 9103 9081"/>
                              <a:gd name="T33" fmla="*/ T32 w 30"/>
                              <a:gd name="T34" fmla="+- 0 449 427"/>
                              <a:gd name="T35" fmla="*/ 449 h 29"/>
                              <a:gd name="T36" fmla="+- 0 9096 9081"/>
                              <a:gd name="T37" fmla="*/ T36 w 30"/>
                              <a:gd name="T38" fmla="+- 0 449 427"/>
                              <a:gd name="T39" fmla="*/ 449 h 29"/>
                              <a:gd name="T40" fmla="+- 0 9105 9081"/>
                              <a:gd name="T41" fmla="*/ T40 w 30"/>
                              <a:gd name="T42" fmla="+- 0 456 427"/>
                              <a:gd name="T43" fmla="*/ 456 h 29"/>
                              <a:gd name="T44" fmla="+- 0 9103 9081"/>
                              <a:gd name="T45" fmla="*/ T44 w 30"/>
                              <a:gd name="T46" fmla="+- 0 449 427"/>
                              <a:gd name="T47" fmla="*/ 449 h 29"/>
                              <a:gd name="T48" fmla="+- 0 9096 9081"/>
                              <a:gd name="T49" fmla="*/ T48 w 30"/>
                              <a:gd name="T50" fmla="+- 0 427 427"/>
                              <a:gd name="T51" fmla="*/ 427 h 29"/>
                              <a:gd name="T52" fmla="+- 0 9093 9081"/>
                              <a:gd name="T53" fmla="*/ T52 w 30"/>
                              <a:gd name="T54" fmla="+- 0 438 427"/>
                              <a:gd name="T55" fmla="*/ 438 h 29"/>
                              <a:gd name="T56" fmla="+- 0 9100 9081"/>
                              <a:gd name="T57" fmla="*/ T56 w 30"/>
                              <a:gd name="T58" fmla="+- 0 438 427"/>
                              <a:gd name="T59" fmla="*/ 438 h 29"/>
                              <a:gd name="T60" fmla="+- 0 9096 9081"/>
                              <a:gd name="T61" fmla="*/ T60 w 30"/>
                              <a:gd name="T62" fmla="+- 0 427 427"/>
                              <a:gd name="T63" fmla="*/ 427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0" h="29">
                                <a:moveTo>
                                  <a:pt x="30" y="11"/>
                                </a:moveTo>
                                <a:lnTo>
                                  <a:pt x="0" y="11"/>
                                </a:lnTo>
                                <a:lnTo>
                                  <a:pt x="9" y="18"/>
                                </a:lnTo>
                                <a:lnTo>
                                  <a:pt x="6" y="29"/>
                                </a:lnTo>
                                <a:lnTo>
                                  <a:pt x="15" y="22"/>
                                </a:lnTo>
                                <a:lnTo>
                                  <a:pt x="22" y="22"/>
                                </a:lnTo>
                                <a:lnTo>
                                  <a:pt x="21" y="18"/>
                                </a:lnTo>
                                <a:lnTo>
                                  <a:pt x="30" y="11"/>
                                </a:lnTo>
                                <a:close/>
                                <a:moveTo>
                                  <a:pt x="22" y="22"/>
                                </a:moveTo>
                                <a:lnTo>
                                  <a:pt x="15" y="22"/>
                                </a:lnTo>
                                <a:lnTo>
                                  <a:pt x="24" y="29"/>
                                </a:lnTo>
                                <a:lnTo>
                                  <a:pt x="22" y="22"/>
                                </a:lnTo>
                                <a:close/>
                                <a:moveTo>
                                  <a:pt x="15" y="0"/>
                                </a:moveTo>
                                <a:lnTo>
                                  <a:pt x="12" y="11"/>
                                </a:lnTo>
                                <a:lnTo>
                                  <a:pt x="19" y="11"/>
                                </a:lnTo>
                                <a:lnTo>
                                  <a:pt x="1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7" name="Freeform 505"/>
                        <wps:cNvSpPr>
                          <a:spLocks/>
                        </wps:cNvSpPr>
                        <wps:spPr bwMode="auto">
                          <a:xfrm>
                            <a:off x="9081" y="427"/>
                            <a:ext cx="30" cy="29"/>
                          </a:xfrm>
                          <a:custGeom>
                            <a:avLst/>
                            <a:gdLst>
                              <a:gd name="T0" fmla="+- 0 9096 9081"/>
                              <a:gd name="T1" fmla="*/ T0 w 30"/>
                              <a:gd name="T2" fmla="+- 0 427 427"/>
                              <a:gd name="T3" fmla="*/ 427 h 29"/>
                              <a:gd name="T4" fmla="+- 0 9093 9081"/>
                              <a:gd name="T5" fmla="*/ T4 w 30"/>
                              <a:gd name="T6" fmla="+- 0 438 427"/>
                              <a:gd name="T7" fmla="*/ 438 h 29"/>
                              <a:gd name="T8" fmla="+- 0 9081 9081"/>
                              <a:gd name="T9" fmla="*/ T8 w 30"/>
                              <a:gd name="T10" fmla="+- 0 438 427"/>
                              <a:gd name="T11" fmla="*/ 438 h 29"/>
                              <a:gd name="T12" fmla="+- 0 9090 9081"/>
                              <a:gd name="T13" fmla="*/ T12 w 30"/>
                              <a:gd name="T14" fmla="+- 0 445 427"/>
                              <a:gd name="T15" fmla="*/ 445 h 29"/>
                              <a:gd name="T16" fmla="+- 0 9087 9081"/>
                              <a:gd name="T17" fmla="*/ T16 w 30"/>
                              <a:gd name="T18" fmla="+- 0 456 427"/>
                              <a:gd name="T19" fmla="*/ 456 h 29"/>
                              <a:gd name="T20" fmla="+- 0 9096 9081"/>
                              <a:gd name="T21" fmla="*/ T20 w 30"/>
                              <a:gd name="T22" fmla="+- 0 449 427"/>
                              <a:gd name="T23" fmla="*/ 449 h 29"/>
                              <a:gd name="T24" fmla="+- 0 9105 9081"/>
                              <a:gd name="T25" fmla="*/ T24 w 30"/>
                              <a:gd name="T26" fmla="+- 0 456 427"/>
                              <a:gd name="T27" fmla="*/ 456 h 29"/>
                              <a:gd name="T28" fmla="+- 0 9102 9081"/>
                              <a:gd name="T29" fmla="*/ T28 w 30"/>
                              <a:gd name="T30" fmla="+- 0 445 427"/>
                              <a:gd name="T31" fmla="*/ 445 h 29"/>
                              <a:gd name="T32" fmla="+- 0 9111 9081"/>
                              <a:gd name="T33" fmla="*/ T32 w 30"/>
                              <a:gd name="T34" fmla="+- 0 438 427"/>
                              <a:gd name="T35" fmla="*/ 438 h 29"/>
                              <a:gd name="T36" fmla="+- 0 9100 9081"/>
                              <a:gd name="T37" fmla="*/ T36 w 30"/>
                              <a:gd name="T38" fmla="+- 0 438 427"/>
                              <a:gd name="T39" fmla="*/ 438 h 29"/>
                              <a:gd name="T40" fmla="+- 0 9096 9081"/>
                              <a:gd name="T41" fmla="*/ T40 w 30"/>
                              <a:gd name="T42" fmla="+- 0 427 427"/>
                              <a:gd name="T43" fmla="*/ 427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0" h="29">
                                <a:moveTo>
                                  <a:pt x="15" y="0"/>
                                </a:moveTo>
                                <a:lnTo>
                                  <a:pt x="12" y="11"/>
                                </a:lnTo>
                                <a:lnTo>
                                  <a:pt x="0" y="11"/>
                                </a:lnTo>
                                <a:lnTo>
                                  <a:pt x="9" y="18"/>
                                </a:lnTo>
                                <a:lnTo>
                                  <a:pt x="6" y="29"/>
                                </a:lnTo>
                                <a:lnTo>
                                  <a:pt x="15" y="22"/>
                                </a:lnTo>
                                <a:lnTo>
                                  <a:pt x="24" y="29"/>
                                </a:lnTo>
                                <a:lnTo>
                                  <a:pt x="21" y="18"/>
                                </a:lnTo>
                                <a:lnTo>
                                  <a:pt x="30" y="11"/>
                                </a:lnTo>
                                <a:lnTo>
                                  <a:pt x="19" y="11"/>
                                </a:lnTo>
                                <a:lnTo>
                                  <a:pt x="15" y="0"/>
                                </a:lnTo>
                                <a:close/>
                              </a:path>
                            </a:pathLst>
                          </a:custGeom>
                          <a:noFill/>
                          <a:ln w="3311">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 name="Freeform 504"/>
                        <wps:cNvSpPr>
                          <a:spLocks/>
                        </wps:cNvSpPr>
                        <wps:spPr bwMode="auto">
                          <a:xfrm>
                            <a:off x="9080" y="534"/>
                            <a:ext cx="32" cy="32"/>
                          </a:xfrm>
                          <a:custGeom>
                            <a:avLst/>
                            <a:gdLst>
                              <a:gd name="T0" fmla="+- 0 9100 9080"/>
                              <a:gd name="T1" fmla="*/ T0 w 32"/>
                              <a:gd name="T2" fmla="+- 0 534 534"/>
                              <a:gd name="T3" fmla="*/ 534 h 32"/>
                              <a:gd name="T4" fmla="+- 0 9092 9080"/>
                              <a:gd name="T5" fmla="*/ T4 w 32"/>
                              <a:gd name="T6" fmla="+- 0 534 534"/>
                              <a:gd name="T7" fmla="*/ 534 h 32"/>
                              <a:gd name="T8" fmla="+- 0 9088 9080"/>
                              <a:gd name="T9" fmla="*/ T8 w 32"/>
                              <a:gd name="T10" fmla="+- 0 536 534"/>
                              <a:gd name="T11" fmla="*/ 536 h 32"/>
                              <a:gd name="T12" fmla="+- 0 9082 9080"/>
                              <a:gd name="T13" fmla="*/ T12 w 32"/>
                              <a:gd name="T14" fmla="+- 0 542 534"/>
                              <a:gd name="T15" fmla="*/ 542 h 32"/>
                              <a:gd name="T16" fmla="+- 0 9080 9080"/>
                              <a:gd name="T17" fmla="*/ T16 w 32"/>
                              <a:gd name="T18" fmla="+- 0 546 534"/>
                              <a:gd name="T19" fmla="*/ 546 h 32"/>
                              <a:gd name="T20" fmla="+- 0 9080 9080"/>
                              <a:gd name="T21" fmla="*/ T20 w 32"/>
                              <a:gd name="T22" fmla="+- 0 554 534"/>
                              <a:gd name="T23" fmla="*/ 554 h 32"/>
                              <a:gd name="T24" fmla="+- 0 9082 9080"/>
                              <a:gd name="T25" fmla="*/ T24 w 32"/>
                              <a:gd name="T26" fmla="+- 0 558 534"/>
                              <a:gd name="T27" fmla="*/ 558 h 32"/>
                              <a:gd name="T28" fmla="+- 0 9088 9080"/>
                              <a:gd name="T29" fmla="*/ T28 w 32"/>
                              <a:gd name="T30" fmla="+- 0 564 534"/>
                              <a:gd name="T31" fmla="*/ 564 h 32"/>
                              <a:gd name="T32" fmla="+- 0 9092 9080"/>
                              <a:gd name="T33" fmla="*/ T32 w 32"/>
                              <a:gd name="T34" fmla="+- 0 566 534"/>
                              <a:gd name="T35" fmla="*/ 566 h 32"/>
                              <a:gd name="T36" fmla="+- 0 9100 9080"/>
                              <a:gd name="T37" fmla="*/ T36 w 32"/>
                              <a:gd name="T38" fmla="+- 0 566 534"/>
                              <a:gd name="T39" fmla="*/ 566 h 32"/>
                              <a:gd name="T40" fmla="+- 0 9104 9080"/>
                              <a:gd name="T41" fmla="*/ T40 w 32"/>
                              <a:gd name="T42" fmla="+- 0 564 534"/>
                              <a:gd name="T43" fmla="*/ 564 h 32"/>
                              <a:gd name="T44" fmla="+- 0 9110 9080"/>
                              <a:gd name="T45" fmla="*/ T44 w 32"/>
                              <a:gd name="T46" fmla="+- 0 558 534"/>
                              <a:gd name="T47" fmla="*/ 558 h 32"/>
                              <a:gd name="T48" fmla="+- 0 9112 9080"/>
                              <a:gd name="T49" fmla="*/ T48 w 32"/>
                              <a:gd name="T50" fmla="+- 0 554 534"/>
                              <a:gd name="T51" fmla="*/ 554 h 32"/>
                              <a:gd name="T52" fmla="+- 0 9112 9080"/>
                              <a:gd name="T53" fmla="*/ T52 w 32"/>
                              <a:gd name="T54" fmla="+- 0 546 534"/>
                              <a:gd name="T55" fmla="*/ 546 h 32"/>
                              <a:gd name="T56" fmla="+- 0 9110 9080"/>
                              <a:gd name="T57" fmla="*/ T56 w 32"/>
                              <a:gd name="T58" fmla="+- 0 542 534"/>
                              <a:gd name="T59" fmla="*/ 542 h 32"/>
                              <a:gd name="T60" fmla="+- 0 9104 9080"/>
                              <a:gd name="T61" fmla="*/ T60 w 32"/>
                              <a:gd name="T62" fmla="+- 0 536 534"/>
                              <a:gd name="T63" fmla="*/ 536 h 32"/>
                              <a:gd name="T64" fmla="+- 0 9100 9080"/>
                              <a:gd name="T65" fmla="*/ T64 w 32"/>
                              <a:gd name="T66" fmla="+- 0 534 534"/>
                              <a:gd name="T67" fmla="*/ 534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 h="32">
                                <a:moveTo>
                                  <a:pt x="20" y="0"/>
                                </a:moveTo>
                                <a:lnTo>
                                  <a:pt x="12" y="0"/>
                                </a:lnTo>
                                <a:lnTo>
                                  <a:pt x="8" y="2"/>
                                </a:lnTo>
                                <a:lnTo>
                                  <a:pt x="2" y="8"/>
                                </a:lnTo>
                                <a:lnTo>
                                  <a:pt x="0" y="12"/>
                                </a:lnTo>
                                <a:lnTo>
                                  <a:pt x="0" y="20"/>
                                </a:lnTo>
                                <a:lnTo>
                                  <a:pt x="2" y="24"/>
                                </a:lnTo>
                                <a:lnTo>
                                  <a:pt x="8" y="30"/>
                                </a:lnTo>
                                <a:lnTo>
                                  <a:pt x="12" y="32"/>
                                </a:lnTo>
                                <a:lnTo>
                                  <a:pt x="20" y="32"/>
                                </a:lnTo>
                                <a:lnTo>
                                  <a:pt x="24" y="30"/>
                                </a:lnTo>
                                <a:lnTo>
                                  <a:pt x="30" y="24"/>
                                </a:lnTo>
                                <a:lnTo>
                                  <a:pt x="32" y="20"/>
                                </a:lnTo>
                                <a:lnTo>
                                  <a:pt x="32" y="12"/>
                                </a:lnTo>
                                <a:lnTo>
                                  <a:pt x="30" y="8"/>
                                </a:lnTo>
                                <a:lnTo>
                                  <a:pt x="24" y="2"/>
                                </a:lnTo>
                                <a:lnTo>
                                  <a:pt x="20"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9" name="Freeform 503"/>
                        <wps:cNvSpPr>
                          <a:spLocks/>
                        </wps:cNvSpPr>
                        <wps:spPr bwMode="auto">
                          <a:xfrm>
                            <a:off x="9080" y="534"/>
                            <a:ext cx="32" cy="32"/>
                          </a:xfrm>
                          <a:custGeom>
                            <a:avLst/>
                            <a:gdLst>
                              <a:gd name="T0" fmla="+- 0 9096 9080"/>
                              <a:gd name="T1" fmla="*/ T0 w 32"/>
                              <a:gd name="T2" fmla="+- 0 566 534"/>
                              <a:gd name="T3" fmla="*/ 566 h 32"/>
                              <a:gd name="T4" fmla="+- 0 9100 9080"/>
                              <a:gd name="T5" fmla="*/ T4 w 32"/>
                              <a:gd name="T6" fmla="+- 0 566 534"/>
                              <a:gd name="T7" fmla="*/ 566 h 32"/>
                              <a:gd name="T8" fmla="+- 0 9104 9080"/>
                              <a:gd name="T9" fmla="*/ T8 w 32"/>
                              <a:gd name="T10" fmla="+- 0 564 534"/>
                              <a:gd name="T11" fmla="*/ 564 h 32"/>
                              <a:gd name="T12" fmla="+- 0 9107 9080"/>
                              <a:gd name="T13" fmla="*/ T12 w 32"/>
                              <a:gd name="T14" fmla="+- 0 561 534"/>
                              <a:gd name="T15" fmla="*/ 561 h 32"/>
                              <a:gd name="T16" fmla="+- 0 9110 9080"/>
                              <a:gd name="T17" fmla="*/ T16 w 32"/>
                              <a:gd name="T18" fmla="+- 0 558 534"/>
                              <a:gd name="T19" fmla="*/ 558 h 32"/>
                              <a:gd name="T20" fmla="+- 0 9112 9080"/>
                              <a:gd name="T21" fmla="*/ T20 w 32"/>
                              <a:gd name="T22" fmla="+- 0 554 534"/>
                              <a:gd name="T23" fmla="*/ 554 h 32"/>
                              <a:gd name="T24" fmla="+- 0 9112 9080"/>
                              <a:gd name="T25" fmla="*/ T24 w 32"/>
                              <a:gd name="T26" fmla="+- 0 550 534"/>
                              <a:gd name="T27" fmla="*/ 550 h 32"/>
                              <a:gd name="T28" fmla="+- 0 9112 9080"/>
                              <a:gd name="T29" fmla="*/ T28 w 32"/>
                              <a:gd name="T30" fmla="+- 0 546 534"/>
                              <a:gd name="T31" fmla="*/ 546 h 32"/>
                              <a:gd name="T32" fmla="+- 0 9110 9080"/>
                              <a:gd name="T33" fmla="*/ T32 w 32"/>
                              <a:gd name="T34" fmla="+- 0 542 534"/>
                              <a:gd name="T35" fmla="*/ 542 h 32"/>
                              <a:gd name="T36" fmla="+- 0 9107 9080"/>
                              <a:gd name="T37" fmla="*/ T36 w 32"/>
                              <a:gd name="T38" fmla="+- 0 539 534"/>
                              <a:gd name="T39" fmla="*/ 539 h 32"/>
                              <a:gd name="T40" fmla="+- 0 9104 9080"/>
                              <a:gd name="T41" fmla="*/ T40 w 32"/>
                              <a:gd name="T42" fmla="+- 0 536 534"/>
                              <a:gd name="T43" fmla="*/ 536 h 32"/>
                              <a:gd name="T44" fmla="+- 0 9100 9080"/>
                              <a:gd name="T45" fmla="*/ T44 w 32"/>
                              <a:gd name="T46" fmla="+- 0 534 534"/>
                              <a:gd name="T47" fmla="*/ 534 h 32"/>
                              <a:gd name="T48" fmla="+- 0 9096 9080"/>
                              <a:gd name="T49" fmla="*/ T48 w 32"/>
                              <a:gd name="T50" fmla="+- 0 534 534"/>
                              <a:gd name="T51" fmla="*/ 534 h 32"/>
                              <a:gd name="T52" fmla="+- 0 9092 9080"/>
                              <a:gd name="T53" fmla="*/ T52 w 32"/>
                              <a:gd name="T54" fmla="+- 0 534 534"/>
                              <a:gd name="T55" fmla="*/ 534 h 32"/>
                              <a:gd name="T56" fmla="+- 0 9088 9080"/>
                              <a:gd name="T57" fmla="*/ T56 w 32"/>
                              <a:gd name="T58" fmla="+- 0 536 534"/>
                              <a:gd name="T59" fmla="*/ 536 h 32"/>
                              <a:gd name="T60" fmla="+- 0 9085 9080"/>
                              <a:gd name="T61" fmla="*/ T60 w 32"/>
                              <a:gd name="T62" fmla="+- 0 539 534"/>
                              <a:gd name="T63" fmla="*/ 539 h 32"/>
                              <a:gd name="T64" fmla="+- 0 9082 9080"/>
                              <a:gd name="T65" fmla="*/ T64 w 32"/>
                              <a:gd name="T66" fmla="+- 0 542 534"/>
                              <a:gd name="T67" fmla="*/ 542 h 32"/>
                              <a:gd name="T68" fmla="+- 0 9080 9080"/>
                              <a:gd name="T69" fmla="*/ T68 w 32"/>
                              <a:gd name="T70" fmla="+- 0 546 534"/>
                              <a:gd name="T71" fmla="*/ 546 h 32"/>
                              <a:gd name="T72" fmla="+- 0 9080 9080"/>
                              <a:gd name="T73" fmla="*/ T72 w 32"/>
                              <a:gd name="T74" fmla="+- 0 550 534"/>
                              <a:gd name="T75" fmla="*/ 550 h 32"/>
                              <a:gd name="T76" fmla="+- 0 9080 9080"/>
                              <a:gd name="T77" fmla="*/ T76 w 32"/>
                              <a:gd name="T78" fmla="+- 0 554 534"/>
                              <a:gd name="T79" fmla="*/ 554 h 32"/>
                              <a:gd name="T80" fmla="+- 0 9082 9080"/>
                              <a:gd name="T81" fmla="*/ T80 w 32"/>
                              <a:gd name="T82" fmla="+- 0 558 534"/>
                              <a:gd name="T83" fmla="*/ 558 h 32"/>
                              <a:gd name="T84" fmla="+- 0 9085 9080"/>
                              <a:gd name="T85" fmla="*/ T84 w 32"/>
                              <a:gd name="T86" fmla="+- 0 561 534"/>
                              <a:gd name="T87" fmla="*/ 561 h 32"/>
                              <a:gd name="T88" fmla="+- 0 9088 9080"/>
                              <a:gd name="T89" fmla="*/ T88 w 32"/>
                              <a:gd name="T90" fmla="+- 0 564 534"/>
                              <a:gd name="T91" fmla="*/ 564 h 32"/>
                              <a:gd name="T92" fmla="+- 0 9092 9080"/>
                              <a:gd name="T93" fmla="*/ T92 w 32"/>
                              <a:gd name="T94" fmla="+- 0 566 534"/>
                              <a:gd name="T95" fmla="*/ 566 h 32"/>
                              <a:gd name="T96" fmla="+- 0 9096 9080"/>
                              <a:gd name="T97" fmla="*/ T96 w 32"/>
                              <a:gd name="T98" fmla="+- 0 566 534"/>
                              <a:gd name="T99" fmla="*/ 566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2" h="32">
                                <a:moveTo>
                                  <a:pt x="16" y="32"/>
                                </a:moveTo>
                                <a:lnTo>
                                  <a:pt x="20" y="32"/>
                                </a:lnTo>
                                <a:lnTo>
                                  <a:pt x="24" y="30"/>
                                </a:lnTo>
                                <a:lnTo>
                                  <a:pt x="27" y="27"/>
                                </a:lnTo>
                                <a:lnTo>
                                  <a:pt x="30" y="24"/>
                                </a:lnTo>
                                <a:lnTo>
                                  <a:pt x="32" y="20"/>
                                </a:lnTo>
                                <a:lnTo>
                                  <a:pt x="32" y="16"/>
                                </a:lnTo>
                                <a:lnTo>
                                  <a:pt x="32" y="12"/>
                                </a:lnTo>
                                <a:lnTo>
                                  <a:pt x="30" y="8"/>
                                </a:lnTo>
                                <a:lnTo>
                                  <a:pt x="27" y="5"/>
                                </a:lnTo>
                                <a:lnTo>
                                  <a:pt x="24" y="2"/>
                                </a:lnTo>
                                <a:lnTo>
                                  <a:pt x="20" y="0"/>
                                </a:lnTo>
                                <a:lnTo>
                                  <a:pt x="16" y="0"/>
                                </a:lnTo>
                                <a:lnTo>
                                  <a:pt x="12" y="0"/>
                                </a:lnTo>
                                <a:lnTo>
                                  <a:pt x="8" y="2"/>
                                </a:lnTo>
                                <a:lnTo>
                                  <a:pt x="5" y="5"/>
                                </a:lnTo>
                                <a:lnTo>
                                  <a:pt x="2" y="8"/>
                                </a:lnTo>
                                <a:lnTo>
                                  <a:pt x="0" y="12"/>
                                </a:lnTo>
                                <a:lnTo>
                                  <a:pt x="0" y="16"/>
                                </a:lnTo>
                                <a:lnTo>
                                  <a:pt x="0" y="20"/>
                                </a:lnTo>
                                <a:lnTo>
                                  <a:pt x="2" y="24"/>
                                </a:lnTo>
                                <a:lnTo>
                                  <a:pt x="5" y="27"/>
                                </a:lnTo>
                                <a:lnTo>
                                  <a:pt x="8" y="30"/>
                                </a:lnTo>
                                <a:lnTo>
                                  <a:pt x="12" y="32"/>
                                </a:lnTo>
                                <a:lnTo>
                                  <a:pt x="16" y="32"/>
                                </a:lnTo>
                                <a:close/>
                              </a:path>
                            </a:pathLst>
                          </a:custGeom>
                          <a:noFill/>
                          <a:ln w="3311">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0" name="AutoShape 502"/>
                        <wps:cNvSpPr>
                          <a:spLocks/>
                        </wps:cNvSpPr>
                        <wps:spPr bwMode="auto">
                          <a:xfrm>
                            <a:off x="9081" y="748"/>
                            <a:ext cx="30" cy="29"/>
                          </a:xfrm>
                          <a:custGeom>
                            <a:avLst/>
                            <a:gdLst>
                              <a:gd name="T0" fmla="+- 0 9111 9081"/>
                              <a:gd name="T1" fmla="*/ T0 w 30"/>
                              <a:gd name="T2" fmla="+- 0 759 748"/>
                              <a:gd name="T3" fmla="*/ 759 h 29"/>
                              <a:gd name="T4" fmla="+- 0 9081 9081"/>
                              <a:gd name="T5" fmla="*/ T4 w 30"/>
                              <a:gd name="T6" fmla="+- 0 759 748"/>
                              <a:gd name="T7" fmla="*/ 759 h 29"/>
                              <a:gd name="T8" fmla="+- 0 9090 9081"/>
                              <a:gd name="T9" fmla="*/ T8 w 30"/>
                              <a:gd name="T10" fmla="+- 0 765 748"/>
                              <a:gd name="T11" fmla="*/ 765 h 29"/>
                              <a:gd name="T12" fmla="+- 0 9087 9081"/>
                              <a:gd name="T13" fmla="*/ T12 w 30"/>
                              <a:gd name="T14" fmla="+- 0 776 748"/>
                              <a:gd name="T15" fmla="*/ 776 h 29"/>
                              <a:gd name="T16" fmla="+- 0 9096 9081"/>
                              <a:gd name="T17" fmla="*/ T16 w 30"/>
                              <a:gd name="T18" fmla="+- 0 770 748"/>
                              <a:gd name="T19" fmla="*/ 770 h 29"/>
                              <a:gd name="T20" fmla="+- 0 9103 9081"/>
                              <a:gd name="T21" fmla="*/ T20 w 30"/>
                              <a:gd name="T22" fmla="+- 0 770 748"/>
                              <a:gd name="T23" fmla="*/ 770 h 29"/>
                              <a:gd name="T24" fmla="+- 0 9102 9081"/>
                              <a:gd name="T25" fmla="*/ T24 w 30"/>
                              <a:gd name="T26" fmla="+- 0 765 748"/>
                              <a:gd name="T27" fmla="*/ 765 h 29"/>
                              <a:gd name="T28" fmla="+- 0 9111 9081"/>
                              <a:gd name="T29" fmla="*/ T28 w 30"/>
                              <a:gd name="T30" fmla="+- 0 759 748"/>
                              <a:gd name="T31" fmla="*/ 759 h 29"/>
                              <a:gd name="T32" fmla="+- 0 9103 9081"/>
                              <a:gd name="T33" fmla="*/ T32 w 30"/>
                              <a:gd name="T34" fmla="+- 0 770 748"/>
                              <a:gd name="T35" fmla="*/ 770 h 29"/>
                              <a:gd name="T36" fmla="+- 0 9096 9081"/>
                              <a:gd name="T37" fmla="*/ T36 w 30"/>
                              <a:gd name="T38" fmla="+- 0 770 748"/>
                              <a:gd name="T39" fmla="*/ 770 h 29"/>
                              <a:gd name="T40" fmla="+- 0 9105 9081"/>
                              <a:gd name="T41" fmla="*/ T40 w 30"/>
                              <a:gd name="T42" fmla="+- 0 776 748"/>
                              <a:gd name="T43" fmla="*/ 776 h 29"/>
                              <a:gd name="T44" fmla="+- 0 9103 9081"/>
                              <a:gd name="T45" fmla="*/ T44 w 30"/>
                              <a:gd name="T46" fmla="+- 0 770 748"/>
                              <a:gd name="T47" fmla="*/ 770 h 29"/>
                              <a:gd name="T48" fmla="+- 0 9096 9081"/>
                              <a:gd name="T49" fmla="*/ T48 w 30"/>
                              <a:gd name="T50" fmla="+- 0 748 748"/>
                              <a:gd name="T51" fmla="*/ 748 h 29"/>
                              <a:gd name="T52" fmla="+- 0 9093 9081"/>
                              <a:gd name="T53" fmla="*/ T52 w 30"/>
                              <a:gd name="T54" fmla="+- 0 759 748"/>
                              <a:gd name="T55" fmla="*/ 759 h 29"/>
                              <a:gd name="T56" fmla="+- 0 9100 9081"/>
                              <a:gd name="T57" fmla="*/ T56 w 30"/>
                              <a:gd name="T58" fmla="+- 0 759 748"/>
                              <a:gd name="T59" fmla="*/ 759 h 29"/>
                              <a:gd name="T60" fmla="+- 0 9096 9081"/>
                              <a:gd name="T61" fmla="*/ T60 w 30"/>
                              <a:gd name="T62" fmla="+- 0 748 748"/>
                              <a:gd name="T63" fmla="*/ 748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0" h="29">
                                <a:moveTo>
                                  <a:pt x="30" y="11"/>
                                </a:moveTo>
                                <a:lnTo>
                                  <a:pt x="0" y="11"/>
                                </a:lnTo>
                                <a:lnTo>
                                  <a:pt x="9" y="17"/>
                                </a:lnTo>
                                <a:lnTo>
                                  <a:pt x="6" y="28"/>
                                </a:lnTo>
                                <a:lnTo>
                                  <a:pt x="15" y="22"/>
                                </a:lnTo>
                                <a:lnTo>
                                  <a:pt x="22" y="22"/>
                                </a:lnTo>
                                <a:lnTo>
                                  <a:pt x="21" y="17"/>
                                </a:lnTo>
                                <a:lnTo>
                                  <a:pt x="30" y="11"/>
                                </a:lnTo>
                                <a:close/>
                                <a:moveTo>
                                  <a:pt x="22" y="22"/>
                                </a:moveTo>
                                <a:lnTo>
                                  <a:pt x="15" y="22"/>
                                </a:lnTo>
                                <a:lnTo>
                                  <a:pt x="24" y="28"/>
                                </a:lnTo>
                                <a:lnTo>
                                  <a:pt x="22" y="22"/>
                                </a:lnTo>
                                <a:close/>
                                <a:moveTo>
                                  <a:pt x="15" y="0"/>
                                </a:moveTo>
                                <a:lnTo>
                                  <a:pt x="12" y="11"/>
                                </a:lnTo>
                                <a:lnTo>
                                  <a:pt x="19" y="11"/>
                                </a:lnTo>
                                <a:lnTo>
                                  <a:pt x="1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 name="Freeform 501"/>
                        <wps:cNvSpPr>
                          <a:spLocks/>
                        </wps:cNvSpPr>
                        <wps:spPr bwMode="auto">
                          <a:xfrm>
                            <a:off x="9081" y="748"/>
                            <a:ext cx="30" cy="29"/>
                          </a:xfrm>
                          <a:custGeom>
                            <a:avLst/>
                            <a:gdLst>
                              <a:gd name="T0" fmla="+- 0 9096 9081"/>
                              <a:gd name="T1" fmla="*/ T0 w 30"/>
                              <a:gd name="T2" fmla="+- 0 748 748"/>
                              <a:gd name="T3" fmla="*/ 748 h 29"/>
                              <a:gd name="T4" fmla="+- 0 9093 9081"/>
                              <a:gd name="T5" fmla="*/ T4 w 30"/>
                              <a:gd name="T6" fmla="+- 0 759 748"/>
                              <a:gd name="T7" fmla="*/ 759 h 29"/>
                              <a:gd name="T8" fmla="+- 0 9081 9081"/>
                              <a:gd name="T9" fmla="*/ T8 w 30"/>
                              <a:gd name="T10" fmla="+- 0 759 748"/>
                              <a:gd name="T11" fmla="*/ 759 h 29"/>
                              <a:gd name="T12" fmla="+- 0 9090 9081"/>
                              <a:gd name="T13" fmla="*/ T12 w 30"/>
                              <a:gd name="T14" fmla="+- 0 765 748"/>
                              <a:gd name="T15" fmla="*/ 765 h 29"/>
                              <a:gd name="T16" fmla="+- 0 9087 9081"/>
                              <a:gd name="T17" fmla="*/ T16 w 30"/>
                              <a:gd name="T18" fmla="+- 0 776 748"/>
                              <a:gd name="T19" fmla="*/ 776 h 29"/>
                              <a:gd name="T20" fmla="+- 0 9096 9081"/>
                              <a:gd name="T21" fmla="*/ T20 w 30"/>
                              <a:gd name="T22" fmla="+- 0 770 748"/>
                              <a:gd name="T23" fmla="*/ 770 h 29"/>
                              <a:gd name="T24" fmla="+- 0 9105 9081"/>
                              <a:gd name="T25" fmla="*/ T24 w 30"/>
                              <a:gd name="T26" fmla="+- 0 776 748"/>
                              <a:gd name="T27" fmla="*/ 776 h 29"/>
                              <a:gd name="T28" fmla="+- 0 9102 9081"/>
                              <a:gd name="T29" fmla="*/ T28 w 30"/>
                              <a:gd name="T30" fmla="+- 0 765 748"/>
                              <a:gd name="T31" fmla="*/ 765 h 29"/>
                              <a:gd name="T32" fmla="+- 0 9111 9081"/>
                              <a:gd name="T33" fmla="*/ T32 w 30"/>
                              <a:gd name="T34" fmla="+- 0 759 748"/>
                              <a:gd name="T35" fmla="*/ 759 h 29"/>
                              <a:gd name="T36" fmla="+- 0 9100 9081"/>
                              <a:gd name="T37" fmla="*/ T36 w 30"/>
                              <a:gd name="T38" fmla="+- 0 759 748"/>
                              <a:gd name="T39" fmla="*/ 759 h 29"/>
                              <a:gd name="T40" fmla="+- 0 9096 9081"/>
                              <a:gd name="T41" fmla="*/ T40 w 30"/>
                              <a:gd name="T42" fmla="+- 0 748 748"/>
                              <a:gd name="T43" fmla="*/ 748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0" h="29">
                                <a:moveTo>
                                  <a:pt x="15" y="0"/>
                                </a:moveTo>
                                <a:lnTo>
                                  <a:pt x="12" y="11"/>
                                </a:lnTo>
                                <a:lnTo>
                                  <a:pt x="0" y="11"/>
                                </a:lnTo>
                                <a:lnTo>
                                  <a:pt x="9" y="17"/>
                                </a:lnTo>
                                <a:lnTo>
                                  <a:pt x="6" y="28"/>
                                </a:lnTo>
                                <a:lnTo>
                                  <a:pt x="15" y="22"/>
                                </a:lnTo>
                                <a:lnTo>
                                  <a:pt x="24" y="28"/>
                                </a:lnTo>
                                <a:lnTo>
                                  <a:pt x="21" y="17"/>
                                </a:lnTo>
                                <a:lnTo>
                                  <a:pt x="30" y="11"/>
                                </a:lnTo>
                                <a:lnTo>
                                  <a:pt x="19" y="11"/>
                                </a:lnTo>
                                <a:lnTo>
                                  <a:pt x="15" y="0"/>
                                </a:lnTo>
                                <a:close/>
                              </a:path>
                            </a:pathLst>
                          </a:custGeom>
                          <a:noFill/>
                          <a:ln w="3311">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 name="Text Box 500"/>
                        <wps:cNvSpPr txBox="1">
                          <a:spLocks noChangeArrowheads="1"/>
                        </wps:cNvSpPr>
                        <wps:spPr bwMode="auto">
                          <a:xfrm>
                            <a:off x="8999" y="137"/>
                            <a:ext cx="437"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13" w:lineRule="exact"/>
                                <w:ind w:left="45" w:right="-4"/>
                                <w:rPr>
                                  <w:rFonts w:ascii="Arial"/>
                                  <w:sz w:val="14"/>
                                </w:rPr>
                              </w:pPr>
                              <w:r>
                                <w:rPr>
                                  <w:w w:val="104"/>
                                  <w:position w:val="7"/>
                                  <w:sz w:val="9"/>
                                  <w:u w:val="single" w:color="1F77B3"/>
                                </w:rPr>
                                <w:t xml:space="preserve"> </w:t>
                              </w:r>
                              <w:r>
                                <w:rPr>
                                  <w:position w:val="7"/>
                                  <w:sz w:val="9"/>
                                  <w:u w:val="single" w:color="1F77B3"/>
                                </w:rPr>
                                <w:t xml:space="preserve">    </w:t>
                              </w:r>
                              <w:r>
                                <w:rPr>
                                  <w:spacing w:val="-10"/>
                                  <w:position w:val="7"/>
                                  <w:sz w:val="9"/>
                                  <w:u w:val="single" w:color="1F77B3"/>
                                </w:rPr>
                                <w:t xml:space="preserve"> </w:t>
                              </w:r>
                              <w:r>
                                <w:rPr>
                                  <w:spacing w:val="-3"/>
                                  <w:position w:val="7"/>
                                  <w:sz w:val="9"/>
                                </w:rPr>
                                <w:t xml:space="preserve"> </w:t>
                              </w:r>
                              <w:r>
                                <w:rPr>
                                  <w:rFonts w:ascii="Arial"/>
                                  <w:w w:val="55"/>
                                  <w:sz w:val="14"/>
                                </w:rPr>
                                <w:t>SPAR-</w:t>
                              </w:r>
                            </w:p>
                            <w:p w:rsidR="0009622D" w:rsidRDefault="0009622D">
                              <w:pPr>
                                <w:spacing w:line="107" w:lineRule="exact"/>
                                <w:ind w:left="45"/>
                                <w:rPr>
                                  <w:rFonts w:ascii="Arial"/>
                                  <w:sz w:val="14"/>
                                </w:rPr>
                              </w:pPr>
                              <w:r>
                                <w:rPr>
                                  <w:w w:val="104"/>
                                  <w:position w:val="2"/>
                                  <w:sz w:val="8"/>
                                  <w:u w:val="single" w:color="FF7F0E"/>
                                </w:rPr>
                                <w:t xml:space="preserve"> </w:t>
                              </w:r>
                              <w:r>
                                <w:rPr>
                                  <w:position w:val="2"/>
                                  <w:sz w:val="8"/>
                                  <w:u w:val="single" w:color="FF7F0E"/>
                                </w:rPr>
                                <w:t xml:space="preserve">     </w:t>
                              </w:r>
                              <w:r>
                                <w:rPr>
                                  <w:position w:val="2"/>
                                  <w:sz w:val="8"/>
                                </w:rPr>
                                <w:t xml:space="preserve"> </w:t>
                              </w:r>
                              <w:r>
                                <w:rPr>
                                  <w:rFonts w:ascii="Arial"/>
                                  <w:w w:val="60"/>
                                  <w:sz w:val="14"/>
                                </w:rPr>
                                <w:t>SEMI-</w:t>
                              </w:r>
                            </w:p>
                            <w:p w:rsidR="0009622D" w:rsidRDefault="0009622D">
                              <w:pPr>
                                <w:spacing w:line="106" w:lineRule="exact"/>
                                <w:ind w:left="45" w:right="-5"/>
                                <w:rPr>
                                  <w:rFonts w:ascii="Arial"/>
                                  <w:sz w:val="14"/>
                                </w:rPr>
                              </w:pPr>
                              <w:r>
                                <w:rPr>
                                  <w:w w:val="104"/>
                                  <w:sz w:val="8"/>
                                  <w:u w:val="single" w:color="2BA02B"/>
                                </w:rPr>
                                <w:t xml:space="preserve"> </w:t>
                              </w:r>
                              <w:r>
                                <w:rPr>
                                  <w:sz w:val="8"/>
                                  <w:u w:val="single" w:color="2BA02B"/>
                                </w:rPr>
                                <w:t xml:space="preserve">    </w:t>
                              </w:r>
                              <w:r>
                                <w:rPr>
                                  <w:spacing w:val="3"/>
                                  <w:sz w:val="8"/>
                                  <w:u w:val="single" w:color="2BA02B"/>
                                </w:rPr>
                                <w:t xml:space="preserve"> </w:t>
                              </w:r>
                              <w:r>
                                <w:rPr>
                                  <w:spacing w:val="2"/>
                                  <w:sz w:val="8"/>
                                </w:rPr>
                                <w:t xml:space="preserve"> </w:t>
                              </w:r>
                              <w:r>
                                <w:rPr>
                                  <w:rFonts w:ascii="Arial"/>
                                  <w:w w:val="55"/>
                                  <w:sz w:val="14"/>
                                </w:rPr>
                                <w:t>TLP-M</w:t>
                              </w:r>
                            </w:p>
                          </w:txbxContent>
                        </wps:txbx>
                        <wps:bodyPr rot="0" vert="horz" wrap="square" lIns="0" tIns="0" rIns="0" bIns="0" anchor="t" anchorCtr="0" upright="1">
                          <a:noAutofit/>
                        </wps:bodyPr>
                      </wps:wsp>
                      <wps:wsp>
                        <wps:cNvPr id="573" name="Text Box 499"/>
                        <wps:cNvSpPr txBox="1">
                          <a:spLocks noChangeArrowheads="1"/>
                        </wps:cNvSpPr>
                        <wps:spPr bwMode="auto">
                          <a:xfrm>
                            <a:off x="9435" y="137"/>
                            <a:ext cx="437"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13" w:lineRule="exact"/>
                                <w:ind w:left="3"/>
                                <w:rPr>
                                  <w:rFonts w:ascii="Arial"/>
                                  <w:sz w:val="14"/>
                                </w:rPr>
                              </w:pPr>
                              <w:r>
                                <w:rPr>
                                  <w:rFonts w:ascii="Arial"/>
                                  <w:w w:val="60"/>
                                  <w:sz w:val="14"/>
                                </w:rPr>
                                <w:t>MASS Per</w:t>
                              </w:r>
                            </w:p>
                            <w:p w:rsidR="0009622D" w:rsidRDefault="0009622D">
                              <w:pPr>
                                <w:spacing w:before="17" w:line="158" w:lineRule="auto"/>
                                <w:ind w:left="4" w:right="-32" w:hanging="18"/>
                                <w:rPr>
                                  <w:rFonts w:ascii="Arial"/>
                                  <w:sz w:val="14"/>
                                </w:rPr>
                              </w:pPr>
                              <w:r>
                                <w:rPr>
                                  <w:rFonts w:ascii="Arial"/>
                                  <w:w w:val="60"/>
                                  <w:sz w:val="14"/>
                                </w:rPr>
                                <w:t>MASS Perm ASS</w:t>
                              </w:r>
                              <w:r>
                                <w:rPr>
                                  <w:rFonts w:ascii="Arial"/>
                                  <w:spacing w:val="14"/>
                                  <w:w w:val="60"/>
                                  <w:sz w:val="14"/>
                                </w:rPr>
                                <w:t xml:space="preserve"> </w:t>
                              </w:r>
                              <w:r>
                                <w:rPr>
                                  <w:rFonts w:ascii="Arial"/>
                                  <w:w w:val="60"/>
                                  <w:sz w:val="14"/>
                                </w:rPr>
                                <w:t>Perm</w:t>
                              </w:r>
                            </w:p>
                          </w:txbxContent>
                        </wps:txbx>
                        <wps:bodyPr rot="0" vert="horz" wrap="square" lIns="0" tIns="0" rIns="0" bIns="0" anchor="t" anchorCtr="0" upright="1">
                          <a:noAutofit/>
                        </wps:bodyPr>
                      </wps:wsp>
                      <wps:wsp>
                        <wps:cNvPr id="574" name="Text Box 498"/>
                        <wps:cNvSpPr txBox="1">
                          <a:spLocks noChangeArrowheads="1"/>
                        </wps:cNvSpPr>
                        <wps:spPr bwMode="auto">
                          <a:xfrm>
                            <a:off x="9872" y="137"/>
                            <a:ext cx="437"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23" w:line="158" w:lineRule="auto"/>
                                <w:ind w:left="1" w:right="80" w:hanging="38"/>
                                <w:jc w:val="both"/>
                                <w:rPr>
                                  <w:rFonts w:ascii="Arial"/>
                                  <w:sz w:val="14"/>
                                </w:rPr>
                              </w:pPr>
                              <w:r>
                                <w:rPr>
                                  <w:rFonts w:ascii="Arial"/>
                                  <w:w w:val="70"/>
                                  <w:sz w:val="14"/>
                                </w:rPr>
                                <w:t>m</w:t>
                              </w:r>
                              <w:r>
                                <w:rPr>
                                  <w:rFonts w:ascii="Arial"/>
                                  <w:spacing w:val="-12"/>
                                  <w:w w:val="70"/>
                                  <w:sz w:val="14"/>
                                </w:rPr>
                                <w:t xml:space="preserve"> </w:t>
                              </w:r>
                              <w:r>
                                <w:rPr>
                                  <w:rFonts w:ascii="Arial"/>
                                  <w:w w:val="70"/>
                                  <w:sz w:val="14"/>
                                </w:rPr>
                                <w:t xml:space="preserve">Ballast </w:t>
                              </w:r>
                              <w:proofErr w:type="spellStart"/>
                              <w:r>
                                <w:rPr>
                                  <w:rFonts w:ascii="Arial"/>
                                  <w:w w:val="75"/>
                                  <w:sz w:val="14"/>
                                </w:rPr>
                                <w:t>Ballast</w:t>
                              </w:r>
                              <w:proofErr w:type="spellEnd"/>
                              <w:r>
                                <w:rPr>
                                  <w:rFonts w:ascii="Arial"/>
                                  <w:w w:val="75"/>
                                  <w:sz w:val="14"/>
                                </w:rPr>
                                <w:t xml:space="preserve"> </w:t>
                              </w:r>
                              <w:proofErr w:type="spellStart"/>
                              <w:r>
                                <w:rPr>
                                  <w:rFonts w:ascii="Arial"/>
                                  <w:w w:val="75"/>
                                  <w:sz w:val="14"/>
                                </w:rPr>
                                <w:t>Ballast</w:t>
                              </w:r>
                              <w:proofErr w:type="spellEnd"/>
                            </w:p>
                          </w:txbxContent>
                        </wps:txbx>
                        <wps:bodyPr rot="0" vert="horz" wrap="square" lIns="0" tIns="0" rIns="0" bIns="0" anchor="t" anchorCtr="0" upright="1">
                          <a:noAutofit/>
                        </wps:bodyPr>
                      </wps:wsp>
                      <wps:wsp>
                        <wps:cNvPr id="575" name="Text Box 497"/>
                        <wps:cNvSpPr txBox="1">
                          <a:spLocks noChangeArrowheads="1"/>
                        </wps:cNvSpPr>
                        <wps:spPr bwMode="auto">
                          <a:xfrm>
                            <a:off x="8999" y="463"/>
                            <a:ext cx="437"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08" w:lineRule="exact"/>
                                <w:ind w:left="45" w:right="-4"/>
                                <w:rPr>
                                  <w:rFonts w:ascii="Arial"/>
                                  <w:sz w:val="14"/>
                                </w:rPr>
                              </w:pPr>
                              <w:r>
                                <w:rPr>
                                  <w:w w:val="104"/>
                                  <w:sz w:val="8"/>
                                  <w:u w:val="dotted" w:color="1F77B3"/>
                                </w:rPr>
                                <w:t xml:space="preserve"> </w:t>
                              </w:r>
                              <w:r>
                                <w:rPr>
                                  <w:sz w:val="8"/>
                                  <w:u w:val="dotted" w:color="1F77B3"/>
                                </w:rPr>
                                <w:t xml:space="preserve">    </w:t>
                              </w:r>
                              <w:r>
                                <w:rPr>
                                  <w:spacing w:val="3"/>
                                  <w:sz w:val="8"/>
                                  <w:u w:val="dotted" w:color="1F77B3"/>
                                </w:rPr>
                                <w:t xml:space="preserve"> </w:t>
                              </w:r>
                              <w:r>
                                <w:rPr>
                                  <w:spacing w:val="2"/>
                                  <w:sz w:val="8"/>
                                </w:rPr>
                                <w:t xml:space="preserve"> </w:t>
                              </w:r>
                              <w:r>
                                <w:rPr>
                                  <w:rFonts w:ascii="Arial"/>
                                  <w:w w:val="55"/>
                                  <w:sz w:val="14"/>
                                </w:rPr>
                                <w:t>SPAR-</w:t>
                              </w:r>
                            </w:p>
                            <w:p w:rsidR="0009622D" w:rsidRDefault="0009622D">
                              <w:pPr>
                                <w:spacing w:line="107" w:lineRule="exact"/>
                                <w:ind w:left="45"/>
                                <w:rPr>
                                  <w:rFonts w:ascii="Arial"/>
                                  <w:sz w:val="14"/>
                                </w:rPr>
                              </w:pPr>
                              <w:r>
                                <w:rPr>
                                  <w:w w:val="104"/>
                                  <w:sz w:val="8"/>
                                  <w:u w:val="dotted" w:color="FF7F0E"/>
                                </w:rPr>
                                <w:t xml:space="preserve"> </w:t>
                              </w:r>
                              <w:r>
                                <w:rPr>
                                  <w:sz w:val="8"/>
                                  <w:u w:val="dotted" w:color="FF7F0E"/>
                                </w:rPr>
                                <w:t xml:space="preserve">     </w:t>
                              </w:r>
                              <w:r>
                                <w:rPr>
                                  <w:sz w:val="8"/>
                                </w:rPr>
                                <w:t xml:space="preserve"> </w:t>
                              </w:r>
                              <w:r>
                                <w:rPr>
                                  <w:rFonts w:ascii="Arial"/>
                                  <w:w w:val="60"/>
                                  <w:sz w:val="14"/>
                                </w:rPr>
                                <w:t>SEMI-</w:t>
                              </w:r>
                            </w:p>
                            <w:p w:rsidR="0009622D" w:rsidRDefault="0009622D">
                              <w:pPr>
                                <w:spacing w:line="110" w:lineRule="exact"/>
                                <w:ind w:left="45" w:right="-5"/>
                                <w:rPr>
                                  <w:rFonts w:ascii="Arial"/>
                                  <w:sz w:val="14"/>
                                </w:rPr>
                              </w:pPr>
                              <w:r>
                                <w:rPr>
                                  <w:w w:val="104"/>
                                  <w:sz w:val="8"/>
                                  <w:u w:val="dotted" w:color="2BA02B"/>
                                </w:rPr>
                                <w:t xml:space="preserve"> </w:t>
                              </w:r>
                              <w:r>
                                <w:rPr>
                                  <w:sz w:val="8"/>
                                  <w:u w:val="dotted" w:color="2BA02B"/>
                                </w:rPr>
                                <w:t xml:space="preserve">    </w:t>
                              </w:r>
                              <w:r>
                                <w:rPr>
                                  <w:spacing w:val="3"/>
                                  <w:sz w:val="8"/>
                                  <w:u w:val="dotted" w:color="2BA02B"/>
                                </w:rPr>
                                <w:t xml:space="preserve"> </w:t>
                              </w:r>
                              <w:r>
                                <w:rPr>
                                  <w:spacing w:val="2"/>
                                  <w:sz w:val="8"/>
                                </w:rPr>
                                <w:t xml:space="preserve"> </w:t>
                              </w:r>
                              <w:r>
                                <w:rPr>
                                  <w:rFonts w:ascii="Arial"/>
                                  <w:w w:val="55"/>
                                  <w:sz w:val="14"/>
                                </w:rPr>
                                <w:t>TLP-M</w:t>
                              </w:r>
                            </w:p>
                          </w:txbxContent>
                        </wps:txbx>
                        <wps:bodyPr rot="0" vert="horz" wrap="square" lIns="0" tIns="0" rIns="0" bIns="0" anchor="t" anchorCtr="0" upright="1">
                          <a:noAutofit/>
                        </wps:bodyPr>
                      </wps:wsp>
                      <wps:wsp>
                        <wps:cNvPr id="576" name="Text Box 496"/>
                        <wps:cNvSpPr txBox="1">
                          <a:spLocks noChangeArrowheads="1"/>
                        </wps:cNvSpPr>
                        <wps:spPr bwMode="auto">
                          <a:xfrm>
                            <a:off x="9435" y="463"/>
                            <a:ext cx="437"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08" w:lineRule="exact"/>
                                <w:ind w:left="3"/>
                                <w:rPr>
                                  <w:rFonts w:ascii="Arial"/>
                                  <w:sz w:val="14"/>
                                </w:rPr>
                              </w:pPr>
                              <w:r>
                                <w:rPr>
                                  <w:rFonts w:ascii="Arial"/>
                                  <w:w w:val="60"/>
                                  <w:sz w:val="14"/>
                                </w:rPr>
                                <w:t>MASS Wat</w:t>
                              </w:r>
                            </w:p>
                            <w:p w:rsidR="0009622D" w:rsidRDefault="0009622D">
                              <w:pPr>
                                <w:spacing w:before="17" w:line="158" w:lineRule="auto"/>
                                <w:ind w:left="4" w:right="-50" w:hanging="18"/>
                                <w:rPr>
                                  <w:rFonts w:ascii="Arial"/>
                                  <w:sz w:val="14"/>
                                </w:rPr>
                              </w:pPr>
                              <w:r>
                                <w:rPr>
                                  <w:rFonts w:ascii="Arial"/>
                                  <w:w w:val="65"/>
                                  <w:sz w:val="14"/>
                                </w:rPr>
                                <w:t>MASS</w:t>
                              </w:r>
                              <w:r>
                                <w:rPr>
                                  <w:rFonts w:ascii="Arial"/>
                                  <w:spacing w:val="-15"/>
                                  <w:w w:val="65"/>
                                  <w:sz w:val="14"/>
                                </w:rPr>
                                <w:t xml:space="preserve"> </w:t>
                              </w:r>
                              <w:proofErr w:type="spellStart"/>
                              <w:r>
                                <w:rPr>
                                  <w:rFonts w:ascii="Arial"/>
                                  <w:w w:val="65"/>
                                  <w:sz w:val="14"/>
                                </w:rPr>
                                <w:t>Wate</w:t>
                              </w:r>
                              <w:proofErr w:type="spellEnd"/>
                              <w:r>
                                <w:rPr>
                                  <w:rFonts w:ascii="Arial"/>
                                  <w:w w:val="66"/>
                                  <w:sz w:val="14"/>
                                </w:rPr>
                                <w:t xml:space="preserve"> </w:t>
                              </w:r>
                              <w:r>
                                <w:rPr>
                                  <w:rFonts w:ascii="Arial"/>
                                  <w:w w:val="65"/>
                                  <w:sz w:val="14"/>
                                </w:rPr>
                                <w:t>ASS</w:t>
                              </w:r>
                              <w:r>
                                <w:rPr>
                                  <w:rFonts w:ascii="Arial"/>
                                  <w:spacing w:val="-10"/>
                                  <w:w w:val="65"/>
                                  <w:sz w:val="14"/>
                                </w:rPr>
                                <w:t xml:space="preserve"> </w:t>
                              </w:r>
                              <w:r>
                                <w:rPr>
                                  <w:rFonts w:ascii="Arial"/>
                                  <w:w w:val="65"/>
                                  <w:sz w:val="14"/>
                                </w:rPr>
                                <w:t>Water</w:t>
                              </w:r>
                            </w:p>
                          </w:txbxContent>
                        </wps:txbx>
                        <wps:bodyPr rot="0" vert="horz" wrap="square" lIns="0" tIns="0" rIns="0" bIns="0" anchor="t" anchorCtr="0" upright="1">
                          <a:noAutofit/>
                        </wps:bodyPr>
                      </wps:wsp>
                      <wps:wsp>
                        <wps:cNvPr id="577" name="Text Box 495"/>
                        <wps:cNvSpPr txBox="1">
                          <a:spLocks noChangeArrowheads="1"/>
                        </wps:cNvSpPr>
                        <wps:spPr bwMode="auto">
                          <a:xfrm>
                            <a:off x="9872" y="463"/>
                            <a:ext cx="437"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19" w:line="158" w:lineRule="auto"/>
                                <w:ind w:left="30" w:right="45" w:hanging="36"/>
                                <w:jc w:val="both"/>
                                <w:rPr>
                                  <w:rFonts w:ascii="Arial"/>
                                  <w:sz w:val="14"/>
                                </w:rPr>
                              </w:pPr>
                              <w:proofErr w:type="spellStart"/>
                              <w:r>
                                <w:rPr>
                                  <w:rFonts w:ascii="Arial"/>
                                  <w:w w:val="70"/>
                                  <w:sz w:val="14"/>
                                </w:rPr>
                                <w:t>er</w:t>
                              </w:r>
                              <w:proofErr w:type="spellEnd"/>
                              <w:r>
                                <w:rPr>
                                  <w:rFonts w:ascii="Arial"/>
                                  <w:spacing w:val="-13"/>
                                  <w:w w:val="70"/>
                                  <w:sz w:val="14"/>
                                </w:rPr>
                                <w:t xml:space="preserve"> </w:t>
                              </w:r>
                              <w:r>
                                <w:rPr>
                                  <w:rFonts w:ascii="Arial"/>
                                  <w:w w:val="70"/>
                                  <w:sz w:val="14"/>
                                </w:rPr>
                                <w:t xml:space="preserve">Ballast r Ballast </w:t>
                              </w:r>
                              <w:proofErr w:type="spellStart"/>
                              <w:r>
                                <w:rPr>
                                  <w:rFonts w:ascii="Arial"/>
                                  <w:w w:val="75"/>
                                  <w:sz w:val="14"/>
                                </w:rPr>
                                <w:t>Ballast</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62F3E8" id="Group 494" o:spid="_x0000_s1779" style="position:absolute;left:0;text-align:left;margin-left:339.8pt;margin-top:6.75pt;width:176.1pt;height:131.3pt;z-index:-251616256;mso-position-horizontal-relative:page;mso-position-vertical-relative:text" coordorigin="6796,135" coordsize="3522,2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">
                <v:line id="Line 566" o:spid="_x0000_s1780" style="position:absolute;visibility:visible;mso-wrap-style:square" from="6816,2739" to="6816,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" strokecolor="#afafaf" strokeweight=".07358mm"/>
                <v:line id="Line 565" o:spid="_x0000_s1781" style="position:absolute;visibility:visible;mso-wrap-style:square" from="6816,2748" to="6816,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" strokeweight=".32192mm"/>
                <v:line id="Line 564" o:spid="_x0000_s1782" style="position:absolute;visibility:visible;mso-wrap-style:square" from="6816,2739" to="6816,2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" strokeweight=".07358mm"/>
                <v:line id="Line 563" o:spid="_x0000_s1783" style="position:absolute;visibility:visible;mso-wrap-style:square" from="7253,2739" to="7253,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" strokecolor="#afafaf" strokeweight=".07358mm"/>
                <v:line id="Line 562" o:spid="_x0000_s1784" style="position:absolute;visibility:visible;mso-wrap-style:square" from="7253,2748" to="7253,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" strokeweight=".32192mm"/>
                <v:line id="Line 561" o:spid="_x0000_s1785" style="position:absolute;visibility:visible;mso-wrap-style:square" from="7253,2739" to="7253,2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" strokeweight=".07358mm"/>
                <v:line id="Line 560" o:spid="_x0000_s1786" style="position:absolute;visibility:visible;mso-wrap-style:square" from="7689,2739" to="7689,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" strokecolor="#afafaf" strokeweight=".07358mm"/>
                <v:line id="Line 559" o:spid="_x0000_s1787" style="position:absolute;visibility:visible;mso-wrap-style:square" from="7689,2748" to="7689,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" strokeweight=".32192mm"/>
                <v:line id="Line 558" o:spid="_x0000_s1788" style="position:absolute;visibility:visible;mso-wrap-style:square" from="7689,2739" to="7689,2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" strokeweight=".07358mm"/>
                <v:line id="Line 557" o:spid="_x0000_s1789" style="position:absolute;visibility:visible;mso-wrap-style:square" from="8126,2739" to="8126,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" strokecolor="#afafaf" strokeweight=".07358mm"/>
                <v:line id="Line 556" o:spid="_x0000_s1790" style="position:absolute;visibility:visible;mso-wrap-style:square" from="8126,2748" to="8126,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" strokeweight=".32192mm"/>
                <v:line id="Line 555" o:spid="_x0000_s1791" style="position:absolute;visibility:visible;mso-wrap-style:square" from="8126,2739" to="8126,2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" strokeweight=".07358mm"/>
                <v:line id="Line 554" o:spid="_x0000_s1792" style="position:absolute;visibility:visible;mso-wrap-style:square" from="8562,2739" to="8562,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" strokecolor="#afafaf" strokeweight=".07358mm"/>
                <v:line id="Line 553" o:spid="_x0000_s1793" style="position:absolute;visibility:visible;mso-wrap-style:square" from="8562,2748" to="8562,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" strokeweight=".32192mm"/>
                <v:line id="Line 552" o:spid="_x0000_s1794" style="position:absolute;visibility:visible;mso-wrap-style:square" from="8562,2739" to="8562,2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" strokeweight=".07358mm"/>
                <v:line id="Line 551" o:spid="_x0000_s1795" style="position:absolute;visibility:visible;mso-wrap-style:square" from="8999,2739" to="8999,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" strokecolor="#afafaf" strokeweight=".07358mm"/>
                <v:line id="Line 550" o:spid="_x0000_s1796" style="position:absolute;visibility:visible;mso-wrap-style:square" from="8999,2748" to="8999,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" strokeweight=".32192mm"/>
                <v:line id="Line 549" o:spid="_x0000_s1797" style="position:absolute;visibility:visible;mso-wrap-style:square" from="8999,2739" to="8999,2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" strokeweight=".07358mm"/>
                <v:line id="Line 548" o:spid="_x0000_s1798" style="position:absolute;visibility:visible;mso-wrap-style:square" from="9435,2739" to="9435,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" strokecolor="#afafaf" strokeweight=".07358mm"/>
                <v:line id="Line 547" o:spid="_x0000_s1799" style="position:absolute;visibility:visible;mso-wrap-style:square" from="9435,2748" to="9435,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" strokeweight=".32192mm"/>
                <v:line id="Line 546" o:spid="_x0000_s1800" style="position:absolute;visibility:visible;mso-wrap-style:square" from="9435,2739" to="9435,2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" strokeweight=".07358mm"/>
                <v:line id="Line 545" o:spid="_x0000_s1801" style="position:absolute;visibility:visible;mso-wrap-style:square" from="9872,2739" to="9872,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" strokecolor="#afafaf" strokeweight=".07358mm"/>
                <v:line id="Line 544" o:spid="_x0000_s1802" style="position:absolute;visibility:visible;mso-wrap-style:square" from="9872,2748" to="9872,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" strokeweight=".32192mm"/>
                <v:line id="Line 543" o:spid="_x0000_s1803" style="position:absolute;visibility:visible;mso-wrap-style:square" from="9872,2739" to="9872,2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" strokeweight=".07358mm"/>
                <v:line id="Line 542" o:spid="_x0000_s1804" style="position:absolute;visibility:visible;mso-wrap-style:square" from="10308,2739" to="10308,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" strokecolor="#afafaf" strokeweight=".07358mm"/>
                <v:line id="Line 541" o:spid="_x0000_s1805" style="position:absolute;visibility:visible;mso-wrap-style:square" from="10308,2748" to="10308,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" strokeweight=".32192mm"/>
                <v:line id="Line 540" o:spid="_x0000_s1806" style="position:absolute;visibility:visible;mso-wrap-style:square" from="10308,2739" to="10308,2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" strokeweight=".07358mm"/>
                <v:line id="Line 539" o:spid="_x0000_s1807" style="position:absolute;visibility:visible;mso-wrap-style:square" from="6816,2739" to="10308,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" strokecolor="#afafaf" strokeweight=".07358mm"/>
                <v:line id="Line 538" o:spid="_x0000_s1808" style="position:absolute;visibility:visible;mso-wrap-style:square" from="6798,2739" to="6816,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" strokeweight="0"/>
                <v:line id="Line 537" o:spid="_x0000_s1809" style="position:absolute;visibility:visible;mso-wrap-style:square" from="6816,2739" to="6816,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" strokeweight=".07358mm"/>
                <v:line id="Line 536" o:spid="_x0000_s1810" style="position:absolute;visibility:visible;mso-wrap-style:square" from="6816,2414" to="10308,2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" strokecolor="#afafaf" strokeweight=".07358mm"/>
                <v:line id="Line 535" o:spid="_x0000_s1811" style="position:absolute;visibility:visible;mso-wrap-style:square" from="6798,2414" to="6816,2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" strokeweight="0"/>
                <v:line id="Line 534" o:spid="_x0000_s1812" style="position:absolute;visibility:visible;mso-wrap-style:square" from="6816,2414" to="6816,2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" strokeweight=".07358mm"/>
                <v:line id="Line 533" o:spid="_x0000_s1813" style="position:absolute;visibility:visible;mso-wrap-style:square" from="6816,2089" to="10308,2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" strokecolor="#afafaf" strokeweight=".07358mm"/>
                <v:line id="Line 532" o:spid="_x0000_s1814" style="position:absolute;visibility:visible;mso-wrap-style:square" from="6798,2089" to="6816,2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" strokeweight="0"/>
                <v:line id="Line 531" o:spid="_x0000_s1815" style="position:absolute;visibility:visible;mso-wrap-style:square" from="6816,2089" to="6816,2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" strokeweight=".07358mm"/>
                <v:line id="Line 530" o:spid="_x0000_s1816" style="position:absolute;visibility:visible;mso-wrap-style:square" from="6816,1764" to="10308,1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" strokecolor="#afafaf" strokeweight=".07358mm"/>
                <v:line id="Line 529" o:spid="_x0000_s1817" style="position:absolute;visibility:visible;mso-wrap-style:square" from="6798,1764" to="6816,1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" strokeweight="0"/>
                <v:line id="Line 528" o:spid="_x0000_s1818" style="position:absolute;visibility:visible;mso-wrap-style:square" from="6816,1764" to="6816,1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" strokeweight=".07358mm"/>
                <v:line id="Line 527" o:spid="_x0000_s1819" style="position:absolute;visibility:visible;mso-wrap-style:square" from="6816,1438" to="10308,1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" strokecolor="#afafaf" strokeweight=".07358mm"/>
                <v:line id="Line 526" o:spid="_x0000_s1820" style="position:absolute;visibility:visible;mso-wrap-style:square" from="6798,1438" to="6816,1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" strokeweight="0"/>
                <v:line id="Line 525" o:spid="_x0000_s1821" style="position:absolute;visibility:visible;mso-wrap-style:square" from="6816,1438" to="6816,1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" strokeweight=".07358mm"/>
                <v:line id="Line 524" o:spid="_x0000_s1822" style="position:absolute;visibility:visible;mso-wrap-style:square" from="6816,1113" to="10308,1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" strokecolor="#afafaf" strokeweight=".07358mm"/>
                <v:line id="Line 523" o:spid="_x0000_s1823" style="position:absolute;visibility:visible;mso-wrap-style:square" from="6798,1113" to="6816,1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" strokeweight="0"/>
                <v:line id="Line 522" o:spid="_x0000_s1824" style="position:absolute;visibility:visible;mso-wrap-style:square" from="6816,1113" to="6816,1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" strokeweight=".07358mm"/>
                <v:line id="Line 521" o:spid="_x0000_s1825" style="position:absolute;visibility:visible;mso-wrap-style:square" from="6816,788" to="10308,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" strokecolor="#afafaf" strokeweight=".07358mm"/>
                <v:line id="Line 520" o:spid="_x0000_s1826" style="position:absolute;visibility:visible;mso-wrap-style:square" from="6798,788" to="6816,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" strokeweight="0"/>
                <v:line id="Line 519" o:spid="_x0000_s1827" style="position:absolute;visibility:visible;mso-wrap-style:square" from="6816,788" to="6816,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" strokeweight=".07358mm"/>
                <v:line id="Line 518" o:spid="_x0000_s1828" style="position:absolute;visibility:visible;mso-wrap-style:square" from="6816,463" to="10308,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" strokecolor="#afafaf" strokeweight=".07358mm"/>
                <v:line id="Line 517" o:spid="_x0000_s1829" style="position:absolute;visibility:visible;mso-wrap-style:square" from="6798,463" to="6816,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" strokeweight="0"/>
                <v:line id="Line 516" o:spid="_x0000_s1830" style="position:absolute;visibility:visible;mso-wrap-style:square" from="6816,463" to="6816,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" strokeweight=".07358mm"/>
                <v:line id="Line 515" o:spid="_x0000_s1831" style="position:absolute;visibility:visible;mso-wrap-style:square" from="6816,137" to="10308,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" strokecolor="#afafaf" strokeweight=".07358mm"/>
                <v:line id="Line 514" o:spid="_x0000_s1832" style="position:absolute;visibility:visible;mso-wrap-style:square" from="6798,137" to="6816,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" strokeweight="0"/>
                <v:line id="Line 513" o:spid="_x0000_s1833" style="position:absolute;visibility:visible;mso-wrap-style:square" from="6816,137" to="6816,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" strokeweight=".07358mm"/>
                <v:shape id="Picture 512" o:spid="_x0000_s1834" type="#_x0000_t75" style="position:absolute;left:7201;top:236;width:2723;height:2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">
                  <v:imagedata r:id="rId195" o:title=""/>
                </v:shape>
                <v:shape id="AutoShape 511" o:spid="_x0000_s1835" style="position:absolute;left:1895;top:28;width:13392;height:9980;visibility:visible;mso-wrap-style:square;v-text-anchor:top" coordsize="13392,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" path="m4921,2711r,-2602m8413,2711r,-2602m4921,2711r3492,m4921,109r3492,e" filled="f" strokeweight=".07358mm">
                  <v:path arrowok="t" o:connecttype="custom" o:connectlocs="4921,2739;4921,137;8413,2739;8413,137;4921,2739;8413,2739;4921,137;8413,137" o:connectangles="0,0,0,0,0,0,0,0"/>
                </v:shape>
                <v:shape id="Freeform 510" o:spid="_x0000_s1836" style="position:absolute;left:9023;top:164;width:1259;height:657;visibility:visible;mso-wrap-style:square;v-text-anchor:top" coordsize="1259,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" path="m1255,l4,,,3,,653r4,3l1255,656r4,-3l1259,3,1255,xe" stroked="f">
                  <v:fill opacity="52428f"/>
                  <v:path arrowok="t" o:connecttype="custom" o:connectlocs="1255,164;4,164;0,167;0,817;4,820;1255,820;1259,817;1259,167;1255,164" o:connectangles="0,0,0,0,0,0,0,0,0"/>
                </v:shape>
                <v:shape id="Freeform 509" o:spid="_x0000_s1837" style="position:absolute;left:9023;top:164;width:1259;height:657;visibility:visible;mso-wrap-style:square;v-text-anchor:top" coordsize="1259,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" path="m11,656r1237,l1255,656r4,-3l1259,646r,-636l1259,3,1255,r-7,l11,,4,,,3r,7l,646r,7l4,656r7,xe" filled="f" strokecolor="#ccc" strokeweight=".09197mm">
                  <v:path arrowok="t" o:connecttype="custom" o:connectlocs="11,820;1248,820;1255,820;1259,817;1259,810;1259,174;1259,167;1255,164;1248,164;11,164;4,164;0,167;0,174;0,810;0,817;4,820;11,820" o:connectangles="0,0,0,0,0,0,0,0,0,0,0,0,0,0,0,0,0"/>
                </v:shape>
                <v:shape id="Freeform 508" o:spid="_x0000_s1838" style="position:absolute;left:9080;top:214;width:32;height:32;visibility:visible;mso-wrap-style:square;v-text-anchor:top" coordsize="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" path="m20,l12,,8,2,2,7,,11r,9l2,24r6,5l12,31r8,l24,29r6,-5l32,20r,-9l30,7,24,2,20,xe" fillcolor="#1f77b3" stroked="f">
                  <v:path arrowok="t" o:connecttype="custom" o:connectlocs="20,214;12,214;8,216;2,221;0,225;0,234;2,238;8,243;12,245;20,245;24,243;30,238;32,234;32,225;30,221;24,216;20,214" o:connectangles="0,0,0,0,0,0,0,0,0,0,0,0,0,0,0,0,0"/>
                </v:shape>
                <v:shape id="Freeform 507" o:spid="_x0000_s1839" style="position:absolute;left:9080;top:214;width:32;height:32;visibility:visible;mso-wrap-style:square;v-text-anchor:top" coordsize="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" path="m16,31r4,l24,29r3,-2l30,24r2,-4l32,16r,-5l30,7,27,4,24,2,20,,16,,12,,8,2,5,4,2,7,,11r,5l,20r2,4l5,27r3,2l12,31r4,xe" filled="f" strokecolor="#1f77b3" strokeweight=".09197mm">
                  <v:path arrowok="t" o:connecttype="custom" o:connectlocs="16,245;20,245;24,243;27,241;30,238;32,234;32,230;32,225;30,221;27,218;24,216;20,214;16,214;12,214;8,216;5,218;2,221;0,225;0,230;0,234;2,238;5,241;8,243;12,245;16,245" o:connectangles="0,0,0,0,0,0,0,0,0,0,0,0,0,0,0,0,0,0,0,0,0,0,0,0,0"/>
                </v:shape>
                <v:shape id="AutoShape 506" o:spid="_x0000_s1840" style="position:absolute;left:9081;top:427;width:30;height:29;visibility:visible;mso-wrap-style:square;v-text-anchor:top" coordsize="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" path="m30,11l,11r9,7l6,29r9,-7l22,22,21,18r9,-7xm22,22r-7,l24,29,22,22xm15,l12,11r7,l15,xe" fillcolor="#2ba02b" stroked="f">
                  <v:path arrowok="t" o:connecttype="custom" o:connectlocs="30,438;0,438;9,445;6,456;15,449;22,449;21,445;30,438;22,449;15,449;24,456;22,449;15,427;12,438;19,438;15,427" o:connectangles="0,0,0,0,0,0,0,0,0,0,0,0,0,0,0,0"/>
                </v:shape>
                <v:shape id="Freeform 505" o:spid="_x0000_s1841" style="position:absolute;left:9081;top:427;width:30;height:29;visibility:visible;mso-wrap-style:square;v-text-anchor:top" coordsize="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" path="m15,l12,11,,11r9,7l6,29r9,-7l24,29,21,18r9,-7l19,11,15,xe" filled="f" strokecolor="#2ba02b" strokeweight=".09197mm">
                  <v:path arrowok="t" o:connecttype="custom" o:connectlocs="15,427;12,438;0,438;9,445;6,456;15,449;24,456;21,445;30,438;19,438;15,427" o:connectangles="0,0,0,0,0,0,0,0,0,0,0"/>
                </v:shape>
                <v:shape id="Freeform 504" o:spid="_x0000_s1842" style="position:absolute;left:9080;top:534;width:32;height:32;visibility:visible;mso-wrap-style:square;v-text-anchor:top" coordsize="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" path="m20,l12,,8,2,2,8,,12r,8l2,24r6,6l12,32r8,l24,30r6,-6l32,20r,-8l30,8,24,2,20,xe" fillcolor="#1f77b3" stroked="f">
                  <v:path arrowok="t" o:connecttype="custom" o:connectlocs="20,534;12,534;8,536;2,542;0,546;0,554;2,558;8,564;12,566;20,566;24,564;30,558;32,554;32,546;30,542;24,536;20,534" o:connectangles="0,0,0,0,0,0,0,0,0,0,0,0,0,0,0,0,0"/>
                </v:shape>
                <v:shape id="Freeform 503" o:spid="_x0000_s1843" style="position:absolute;left:9080;top:534;width:32;height:32;visibility:visible;mso-wrap-style:square;v-text-anchor:top" coordsize="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" path="m16,32r4,l24,30r3,-3l30,24r2,-4l32,16r,-4l30,8,27,5,24,2,20,,16,,12,,8,2,5,5,2,8,,12r,4l,20r2,4l5,27r3,3l12,32r4,xe" filled="f" strokecolor="#1f77b3" strokeweight=".09197mm">
                  <v:path arrowok="t" o:connecttype="custom" o:connectlocs="16,566;20,566;24,564;27,561;30,558;32,554;32,550;32,546;30,542;27,539;24,536;20,534;16,534;12,534;8,536;5,539;2,542;0,546;0,550;0,554;2,558;5,561;8,564;12,566;16,566" o:connectangles="0,0,0,0,0,0,0,0,0,0,0,0,0,0,0,0,0,0,0,0,0,0,0,0,0"/>
                </v:shape>
                <v:shape id="AutoShape 502" o:spid="_x0000_s1844" style="position:absolute;left:9081;top:748;width:30;height:29;visibility:visible;mso-wrap-style:square;v-text-anchor:top" coordsize="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" path="m30,11l,11r9,6l6,28r9,-6l22,22,21,17r9,-6xm22,22r-7,l24,28,22,22xm15,l12,11r7,l15,xe" fillcolor="#2ba02b" stroked="f">
                  <v:path arrowok="t" o:connecttype="custom" o:connectlocs="30,759;0,759;9,765;6,776;15,770;22,770;21,765;30,759;22,770;15,770;24,776;22,770;15,748;12,759;19,759;15,748" o:connectangles="0,0,0,0,0,0,0,0,0,0,0,0,0,0,0,0"/>
                </v:shape>
                <v:shape id="Freeform 501" o:spid="_x0000_s1845" style="position:absolute;left:9081;top:748;width:30;height:29;visibility:visible;mso-wrap-style:square;v-text-anchor:top" coordsize="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" path="m15,l12,11,,11r9,6l6,28r9,-6l24,28,21,17r9,-6l19,11,15,xe" filled="f" strokecolor="#2ba02b" strokeweight=".09197mm">
                  <v:path arrowok="t" o:connecttype="custom" o:connectlocs="15,748;12,759;0,759;9,765;6,776;15,770;24,776;21,765;30,759;19,759;15,748" o:connectangles="0,0,0,0,0,0,0,0,0,0,0"/>
                </v:shape>
                <v:shape id="Text Box 500" o:spid="_x0000_s1846" type="#_x0000_t202" style="position:absolute;left:8999;top:137;width:437;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bVnxgAAANwAAAAPAAAAZHJzL2Rvd25yZXYueG1sRI9Ba8JA&#10;FITvhf6H5RW81U0Fta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vcm1Z8YAAADcAAAA&#10;DwAAAAAAAAAAAAAAAAAHAgAAZHJzL2Rvd25yZXYueG1sUEsFBgAAAAADAAMAtwAAAPoCAAAAAA==&#10;" filled="f" stroked="f">
                  <v:textbox inset="0,0,0,0">
                    <w:txbxContent>
                      <w:p w:rsidR="0009622D" w:rsidRDefault="0009622D">
                        <w:pPr>
                          <w:spacing w:line="113" w:lineRule="exact"/>
                          <w:ind w:left="45" w:right="-4"/>
                          <w:rPr>
                            <w:rFonts w:ascii="Arial"/>
                            <w:sz w:val="14"/>
                          </w:rPr>
                        </w:pPr>
                        <w:r>
                          <w:rPr>
                            <w:w w:val="104"/>
                            <w:position w:val="7"/>
                            <w:sz w:val="9"/>
                            <w:u w:val="single" w:color="1F77B3"/>
                          </w:rPr>
                          <w:t xml:space="preserve"> </w:t>
                        </w:r>
                        <w:r>
                          <w:rPr>
                            <w:position w:val="7"/>
                            <w:sz w:val="9"/>
                            <w:u w:val="single" w:color="1F77B3"/>
                          </w:rPr>
                          <w:t xml:space="preserve">    </w:t>
                        </w:r>
                        <w:r>
                          <w:rPr>
                            <w:spacing w:val="-10"/>
                            <w:position w:val="7"/>
                            <w:sz w:val="9"/>
                            <w:u w:val="single" w:color="1F77B3"/>
                          </w:rPr>
                          <w:t xml:space="preserve"> </w:t>
                        </w:r>
                        <w:r>
                          <w:rPr>
                            <w:spacing w:val="-3"/>
                            <w:position w:val="7"/>
                            <w:sz w:val="9"/>
                          </w:rPr>
                          <w:t xml:space="preserve"> </w:t>
                        </w:r>
                        <w:r>
                          <w:rPr>
                            <w:rFonts w:ascii="Arial"/>
                            <w:w w:val="55"/>
                            <w:sz w:val="14"/>
                          </w:rPr>
                          <w:t>SPAR-</w:t>
                        </w:r>
                      </w:p>
                      <w:p w:rsidR="0009622D" w:rsidRDefault="0009622D">
                        <w:pPr>
                          <w:spacing w:line="107" w:lineRule="exact"/>
                          <w:ind w:left="45"/>
                          <w:rPr>
                            <w:rFonts w:ascii="Arial"/>
                            <w:sz w:val="14"/>
                          </w:rPr>
                        </w:pPr>
                        <w:r>
                          <w:rPr>
                            <w:w w:val="104"/>
                            <w:position w:val="2"/>
                            <w:sz w:val="8"/>
                            <w:u w:val="single" w:color="FF7F0E"/>
                          </w:rPr>
                          <w:t xml:space="preserve"> </w:t>
                        </w:r>
                        <w:r>
                          <w:rPr>
                            <w:position w:val="2"/>
                            <w:sz w:val="8"/>
                            <w:u w:val="single" w:color="FF7F0E"/>
                          </w:rPr>
                          <w:t xml:space="preserve">     </w:t>
                        </w:r>
                        <w:r>
                          <w:rPr>
                            <w:position w:val="2"/>
                            <w:sz w:val="8"/>
                          </w:rPr>
                          <w:t xml:space="preserve"> </w:t>
                        </w:r>
                        <w:r>
                          <w:rPr>
                            <w:rFonts w:ascii="Arial"/>
                            <w:w w:val="60"/>
                            <w:sz w:val="14"/>
                          </w:rPr>
                          <w:t>SEMI-</w:t>
                        </w:r>
                      </w:p>
                      <w:p w:rsidR="0009622D" w:rsidRDefault="0009622D">
                        <w:pPr>
                          <w:spacing w:line="106" w:lineRule="exact"/>
                          <w:ind w:left="45" w:right="-5"/>
                          <w:rPr>
                            <w:rFonts w:ascii="Arial"/>
                            <w:sz w:val="14"/>
                          </w:rPr>
                        </w:pPr>
                        <w:r>
                          <w:rPr>
                            <w:w w:val="104"/>
                            <w:sz w:val="8"/>
                            <w:u w:val="single" w:color="2BA02B"/>
                          </w:rPr>
                          <w:t xml:space="preserve"> </w:t>
                        </w:r>
                        <w:r>
                          <w:rPr>
                            <w:sz w:val="8"/>
                            <w:u w:val="single" w:color="2BA02B"/>
                          </w:rPr>
                          <w:t xml:space="preserve">    </w:t>
                        </w:r>
                        <w:r>
                          <w:rPr>
                            <w:spacing w:val="3"/>
                            <w:sz w:val="8"/>
                            <w:u w:val="single" w:color="2BA02B"/>
                          </w:rPr>
                          <w:t xml:space="preserve"> </w:t>
                        </w:r>
                        <w:r>
                          <w:rPr>
                            <w:spacing w:val="2"/>
                            <w:sz w:val="8"/>
                          </w:rPr>
                          <w:t xml:space="preserve"> </w:t>
                        </w:r>
                        <w:r>
                          <w:rPr>
                            <w:rFonts w:ascii="Arial"/>
                            <w:w w:val="55"/>
                            <w:sz w:val="14"/>
                          </w:rPr>
                          <w:t>TLP-M</w:t>
                        </w:r>
                      </w:p>
                    </w:txbxContent>
                  </v:textbox>
                </v:shape>
                <v:shape id="Text Box 499" o:spid="_x0000_s1847" type="#_x0000_t202" style="position:absolute;left:9435;top:137;width:437;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RD8xgAAANwAAAAPAAAAZHJzL2Rvd25yZXYueG1sRI9Ba8JA&#10;FITvQv/D8gq96aYt2p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0oUQ/MYAAADcAAAA&#10;DwAAAAAAAAAAAAAAAAAHAgAAZHJzL2Rvd25yZXYueG1sUEsFBgAAAAADAAMAtwAAAPoCAAAAAA==&#10;" filled="f" stroked="f">
                  <v:textbox inset="0,0,0,0">
                    <w:txbxContent>
                      <w:p w:rsidR="0009622D" w:rsidRDefault="0009622D">
                        <w:pPr>
                          <w:spacing w:line="113" w:lineRule="exact"/>
                          <w:ind w:left="3"/>
                          <w:rPr>
                            <w:rFonts w:ascii="Arial"/>
                            <w:sz w:val="14"/>
                          </w:rPr>
                        </w:pPr>
                        <w:r>
                          <w:rPr>
                            <w:rFonts w:ascii="Arial"/>
                            <w:w w:val="60"/>
                            <w:sz w:val="14"/>
                          </w:rPr>
                          <w:t>MASS Per</w:t>
                        </w:r>
                      </w:p>
                      <w:p w:rsidR="0009622D" w:rsidRDefault="0009622D">
                        <w:pPr>
                          <w:spacing w:before="17" w:line="158" w:lineRule="auto"/>
                          <w:ind w:left="4" w:right="-32" w:hanging="18"/>
                          <w:rPr>
                            <w:rFonts w:ascii="Arial"/>
                            <w:sz w:val="14"/>
                          </w:rPr>
                        </w:pPr>
                        <w:r>
                          <w:rPr>
                            <w:rFonts w:ascii="Arial"/>
                            <w:w w:val="60"/>
                            <w:sz w:val="14"/>
                          </w:rPr>
                          <w:t>MASS Perm ASS</w:t>
                        </w:r>
                        <w:r>
                          <w:rPr>
                            <w:rFonts w:ascii="Arial"/>
                            <w:spacing w:val="14"/>
                            <w:w w:val="60"/>
                            <w:sz w:val="14"/>
                          </w:rPr>
                          <w:t xml:space="preserve"> </w:t>
                        </w:r>
                        <w:r>
                          <w:rPr>
                            <w:rFonts w:ascii="Arial"/>
                            <w:w w:val="60"/>
                            <w:sz w:val="14"/>
                          </w:rPr>
                          <w:t>Perm</w:t>
                        </w:r>
                      </w:p>
                    </w:txbxContent>
                  </v:textbox>
                </v:shape>
                <v:shape id="Text Box 498" o:spid="_x0000_s1848" type="#_x0000_t202" style="position:absolute;left:9872;top:137;width:437;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IiIxgAAANwAAAAPAAAAZHJzL2Rvd25yZXYueG1sRI9Ba8JA&#10;FITvQv/D8gq96aal2p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XWyIiMYAAADcAAAA&#10;DwAAAAAAAAAAAAAAAAAHAgAAZHJzL2Rvd25yZXYueG1sUEsFBgAAAAADAAMAtwAAAPoCAAAAAA==&#10;" filled="f" stroked="f">
                  <v:textbox inset="0,0,0,0">
                    <w:txbxContent>
                      <w:p w:rsidR="0009622D" w:rsidRDefault="0009622D">
                        <w:pPr>
                          <w:spacing w:before="23" w:line="158" w:lineRule="auto"/>
                          <w:ind w:left="1" w:right="80" w:hanging="38"/>
                          <w:jc w:val="both"/>
                          <w:rPr>
                            <w:rFonts w:ascii="Arial"/>
                            <w:sz w:val="14"/>
                          </w:rPr>
                        </w:pPr>
                        <w:r>
                          <w:rPr>
                            <w:rFonts w:ascii="Arial"/>
                            <w:w w:val="70"/>
                            <w:sz w:val="14"/>
                          </w:rPr>
                          <w:t>m</w:t>
                        </w:r>
                        <w:r>
                          <w:rPr>
                            <w:rFonts w:ascii="Arial"/>
                            <w:spacing w:val="-12"/>
                            <w:w w:val="70"/>
                            <w:sz w:val="14"/>
                          </w:rPr>
                          <w:t xml:space="preserve"> </w:t>
                        </w:r>
                        <w:r>
                          <w:rPr>
                            <w:rFonts w:ascii="Arial"/>
                            <w:w w:val="70"/>
                            <w:sz w:val="14"/>
                          </w:rPr>
                          <w:t xml:space="preserve">Ballast </w:t>
                        </w:r>
                        <w:proofErr w:type="spellStart"/>
                        <w:r>
                          <w:rPr>
                            <w:rFonts w:ascii="Arial"/>
                            <w:w w:val="75"/>
                            <w:sz w:val="14"/>
                          </w:rPr>
                          <w:t>Ballast</w:t>
                        </w:r>
                        <w:proofErr w:type="spellEnd"/>
                        <w:r>
                          <w:rPr>
                            <w:rFonts w:ascii="Arial"/>
                            <w:w w:val="75"/>
                            <w:sz w:val="14"/>
                          </w:rPr>
                          <w:t xml:space="preserve"> </w:t>
                        </w:r>
                        <w:proofErr w:type="spellStart"/>
                        <w:r>
                          <w:rPr>
                            <w:rFonts w:ascii="Arial"/>
                            <w:w w:val="75"/>
                            <w:sz w:val="14"/>
                          </w:rPr>
                          <w:t>Ballast</w:t>
                        </w:r>
                        <w:proofErr w:type="spellEnd"/>
                      </w:p>
                    </w:txbxContent>
                  </v:textbox>
                </v:shape>
                <v:shape id="Text Box 497" o:spid="_x0000_s1849" type="#_x0000_t202" style="position:absolute;left:8999;top:463;width:437;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0T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" filled="f" stroked="f">
                  <v:textbox inset="0,0,0,0">
                    <w:txbxContent>
                      <w:p w:rsidR="0009622D" w:rsidRDefault="0009622D">
                        <w:pPr>
                          <w:spacing w:line="108" w:lineRule="exact"/>
                          <w:ind w:left="45" w:right="-4"/>
                          <w:rPr>
                            <w:rFonts w:ascii="Arial"/>
                            <w:sz w:val="14"/>
                          </w:rPr>
                        </w:pPr>
                        <w:r>
                          <w:rPr>
                            <w:w w:val="104"/>
                            <w:sz w:val="8"/>
                            <w:u w:val="dotted" w:color="1F77B3"/>
                          </w:rPr>
                          <w:t xml:space="preserve"> </w:t>
                        </w:r>
                        <w:r>
                          <w:rPr>
                            <w:sz w:val="8"/>
                            <w:u w:val="dotted" w:color="1F77B3"/>
                          </w:rPr>
                          <w:t xml:space="preserve">    </w:t>
                        </w:r>
                        <w:r>
                          <w:rPr>
                            <w:spacing w:val="3"/>
                            <w:sz w:val="8"/>
                            <w:u w:val="dotted" w:color="1F77B3"/>
                          </w:rPr>
                          <w:t xml:space="preserve"> </w:t>
                        </w:r>
                        <w:r>
                          <w:rPr>
                            <w:spacing w:val="2"/>
                            <w:sz w:val="8"/>
                          </w:rPr>
                          <w:t xml:space="preserve"> </w:t>
                        </w:r>
                        <w:r>
                          <w:rPr>
                            <w:rFonts w:ascii="Arial"/>
                            <w:w w:val="55"/>
                            <w:sz w:val="14"/>
                          </w:rPr>
                          <w:t>SPAR-</w:t>
                        </w:r>
                      </w:p>
                      <w:p w:rsidR="0009622D" w:rsidRDefault="0009622D">
                        <w:pPr>
                          <w:spacing w:line="107" w:lineRule="exact"/>
                          <w:ind w:left="45"/>
                          <w:rPr>
                            <w:rFonts w:ascii="Arial"/>
                            <w:sz w:val="14"/>
                          </w:rPr>
                        </w:pPr>
                        <w:r>
                          <w:rPr>
                            <w:w w:val="104"/>
                            <w:sz w:val="8"/>
                            <w:u w:val="dotted" w:color="FF7F0E"/>
                          </w:rPr>
                          <w:t xml:space="preserve"> </w:t>
                        </w:r>
                        <w:r>
                          <w:rPr>
                            <w:sz w:val="8"/>
                            <w:u w:val="dotted" w:color="FF7F0E"/>
                          </w:rPr>
                          <w:t xml:space="preserve">     </w:t>
                        </w:r>
                        <w:r>
                          <w:rPr>
                            <w:sz w:val="8"/>
                          </w:rPr>
                          <w:t xml:space="preserve"> </w:t>
                        </w:r>
                        <w:r>
                          <w:rPr>
                            <w:rFonts w:ascii="Arial"/>
                            <w:w w:val="60"/>
                            <w:sz w:val="14"/>
                          </w:rPr>
                          <w:t>SEMI-</w:t>
                        </w:r>
                      </w:p>
                      <w:p w:rsidR="0009622D" w:rsidRDefault="0009622D">
                        <w:pPr>
                          <w:spacing w:line="110" w:lineRule="exact"/>
                          <w:ind w:left="45" w:right="-5"/>
                          <w:rPr>
                            <w:rFonts w:ascii="Arial"/>
                            <w:sz w:val="14"/>
                          </w:rPr>
                        </w:pPr>
                        <w:r>
                          <w:rPr>
                            <w:w w:val="104"/>
                            <w:sz w:val="8"/>
                            <w:u w:val="dotted" w:color="2BA02B"/>
                          </w:rPr>
                          <w:t xml:space="preserve"> </w:t>
                        </w:r>
                        <w:r>
                          <w:rPr>
                            <w:sz w:val="8"/>
                            <w:u w:val="dotted" w:color="2BA02B"/>
                          </w:rPr>
                          <w:t xml:space="preserve">    </w:t>
                        </w:r>
                        <w:r>
                          <w:rPr>
                            <w:spacing w:val="3"/>
                            <w:sz w:val="8"/>
                            <w:u w:val="dotted" w:color="2BA02B"/>
                          </w:rPr>
                          <w:t xml:space="preserve"> </w:t>
                        </w:r>
                        <w:r>
                          <w:rPr>
                            <w:spacing w:val="2"/>
                            <w:sz w:val="8"/>
                          </w:rPr>
                          <w:t xml:space="preserve"> </w:t>
                        </w:r>
                        <w:r>
                          <w:rPr>
                            <w:rFonts w:ascii="Arial"/>
                            <w:w w:val="55"/>
                            <w:sz w:val="14"/>
                          </w:rPr>
                          <w:t>TLP-M</w:t>
                        </w:r>
                      </w:p>
                    </w:txbxContent>
                  </v:textbox>
                </v:shape>
                <v:shape id="Text Box 496" o:spid="_x0000_s1850" type="#_x0000_t202" style="position:absolute;left:9435;top:463;width:437;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rNkxQAAANwAAAAPAAAAZHJzL2Rvd25yZXYueG1sRI9Ba8JA&#10;FITvgv9heYXedFOh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DC8rNkxQAAANwAAAAP&#10;AAAAAAAAAAAAAAAAAAcCAABkcnMvZG93bnJldi54bWxQSwUGAAAAAAMAAwC3AAAA+QIAAAAA&#10;" filled="f" stroked="f">
                  <v:textbox inset="0,0,0,0">
                    <w:txbxContent>
                      <w:p w:rsidR="0009622D" w:rsidRDefault="0009622D">
                        <w:pPr>
                          <w:spacing w:line="108" w:lineRule="exact"/>
                          <w:ind w:left="3"/>
                          <w:rPr>
                            <w:rFonts w:ascii="Arial"/>
                            <w:sz w:val="14"/>
                          </w:rPr>
                        </w:pPr>
                        <w:r>
                          <w:rPr>
                            <w:rFonts w:ascii="Arial"/>
                            <w:w w:val="60"/>
                            <w:sz w:val="14"/>
                          </w:rPr>
                          <w:t>MASS Wat</w:t>
                        </w:r>
                      </w:p>
                      <w:p w:rsidR="0009622D" w:rsidRDefault="0009622D">
                        <w:pPr>
                          <w:spacing w:before="17" w:line="158" w:lineRule="auto"/>
                          <w:ind w:left="4" w:right="-50" w:hanging="18"/>
                          <w:rPr>
                            <w:rFonts w:ascii="Arial"/>
                            <w:sz w:val="14"/>
                          </w:rPr>
                        </w:pPr>
                        <w:r>
                          <w:rPr>
                            <w:rFonts w:ascii="Arial"/>
                            <w:w w:val="65"/>
                            <w:sz w:val="14"/>
                          </w:rPr>
                          <w:t>MASS</w:t>
                        </w:r>
                        <w:r>
                          <w:rPr>
                            <w:rFonts w:ascii="Arial"/>
                            <w:spacing w:val="-15"/>
                            <w:w w:val="65"/>
                            <w:sz w:val="14"/>
                          </w:rPr>
                          <w:t xml:space="preserve"> </w:t>
                        </w:r>
                        <w:proofErr w:type="spellStart"/>
                        <w:r>
                          <w:rPr>
                            <w:rFonts w:ascii="Arial"/>
                            <w:w w:val="65"/>
                            <w:sz w:val="14"/>
                          </w:rPr>
                          <w:t>Wate</w:t>
                        </w:r>
                        <w:proofErr w:type="spellEnd"/>
                        <w:r>
                          <w:rPr>
                            <w:rFonts w:ascii="Arial"/>
                            <w:w w:val="66"/>
                            <w:sz w:val="14"/>
                          </w:rPr>
                          <w:t xml:space="preserve"> </w:t>
                        </w:r>
                        <w:r>
                          <w:rPr>
                            <w:rFonts w:ascii="Arial"/>
                            <w:w w:val="65"/>
                            <w:sz w:val="14"/>
                          </w:rPr>
                          <w:t>ASS</w:t>
                        </w:r>
                        <w:r>
                          <w:rPr>
                            <w:rFonts w:ascii="Arial"/>
                            <w:spacing w:val="-10"/>
                            <w:w w:val="65"/>
                            <w:sz w:val="14"/>
                          </w:rPr>
                          <w:t xml:space="preserve"> </w:t>
                        </w:r>
                        <w:r>
                          <w:rPr>
                            <w:rFonts w:ascii="Arial"/>
                            <w:w w:val="65"/>
                            <w:sz w:val="14"/>
                          </w:rPr>
                          <w:t>Water</w:t>
                        </w:r>
                      </w:p>
                    </w:txbxContent>
                  </v:textbox>
                </v:shape>
                <v:shape id="Text Box 495" o:spid="_x0000_s1851" type="#_x0000_t202" style="position:absolute;left:9872;top:463;width:437;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" filled="f" stroked="f">
                  <v:textbox inset="0,0,0,0">
                    <w:txbxContent>
                      <w:p w:rsidR="0009622D" w:rsidRDefault="0009622D">
                        <w:pPr>
                          <w:spacing w:before="19" w:line="158" w:lineRule="auto"/>
                          <w:ind w:left="30" w:right="45" w:hanging="36"/>
                          <w:jc w:val="both"/>
                          <w:rPr>
                            <w:rFonts w:ascii="Arial"/>
                            <w:sz w:val="14"/>
                          </w:rPr>
                        </w:pPr>
                        <w:proofErr w:type="spellStart"/>
                        <w:r>
                          <w:rPr>
                            <w:rFonts w:ascii="Arial"/>
                            <w:w w:val="70"/>
                            <w:sz w:val="14"/>
                          </w:rPr>
                          <w:t>er</w:t>
                        </w:r>
                        <w:proofErr w:type="spellEnd"/>
                        <w:r>
                          <w:rPr>
                            <w:rFonts w:ascii="Arial"/>
                            <w:spacing w:val="-13"/>
                            <w:w w:val="70"/>
                            <w:sz w:val="14"/>
                          </w:rPr>
                          <w:t xml:space="preserve"> </w:t>
                        </w:r>
                        <w:r>
                          <w:rPr>
                            <w:rFonts w:ascii="Arial"/>
                            <w:w w:val="70"/>
                            <w:sz w:val="14"/>
                          </w:rPr>
                          <w:t xml:space="preserve">Ballast r Ballast </w:t>
                        </w:r>
                        <w:proofErr w:type="spellStart"/>
                        <w:r>
                          <w:rPr>
                            <w:rFonts w:ascii="Arial"/>
                            <w:w w:val="75"/>
                            <w:sz w:val="14"/>
                          </w:rPr>
                          <w:t>Ballast</w:t>
                        </w:r>
                        <w:proofErr w:type="spellEnd"/>
                      </w:p>
                    </w:txbxContent>
                  </v:textbox>
                </v:shape>
                <w10:wrap anchorx="page"/>
              </v:group>
            </w:pict>
          </mc:Fallback>
        </mc:AlternateContent>
      </w:r>
      <w:r w:rsidR="0009622D">
        <w:rPr>
          <w:rFonts w:ascii="Arial"/>
          <w:w w:val="75"/>
          <w:sz w:val="16"/>
        </w:rPr>
        <w:t>12.5%</w:t>
      </w:r>
    </w:p>
    <w:p w:rsidR="00012D33" w:rsidRDefault="0009622D">
      <w:pPr>
        <w:spacing w:before="140"/>
        <w:ind w:left="685"/>
        <w:rPr>
          <w:rFonts w:ascii="Arial"/>
          <w:sz w:val="16"/>
        </w:rPr>
      </w:pPr>
      <w:r>
        <w:rPr>
          <w:rFonts w:ascii="Arial"/>
          <w:w w:val="75"/>
          <w:sz w:val="16"/>
        </w:rPr>
        <w:t>10%</w:t>
      </w:r>
    </w:p>
    <w:p w:rsidR="00012D33" w:rsidRDefault="00F23B9E">
      <w:pPr>
        <w:spacing w:before="140"/>
        <w:ind w:left="655"/>
        <w:rPr>
          <w:rFonts w:ascii="Arial"/>
          <w:sz w:val="16"/>
        </w:rPr>
      </w:pPr>
      <w:r>
        <w:rPr>
          <w:noProof/>
        </w:rPr>
        <mc:AlternateContent>
          <mc:Choice Requires="wps">
            <w:drawing>
              <wp:anchor distT="0" distB="0" distL="114300" distR="114300" simplePos="0" relativeHeight="251617280" behindDoc="0" locked="0" layoutInCell="1" allowOverlap="1" wp14:anchorId="2C33F036" wp14:editId="489BD3BB">
                <wp:simplePos x="0" y="0"/>
                <wp:positionH relativeFrom="page">
                  <wp:posOffset>3995420</wp:posOffset>
                </wp:positionH>
                <wp:positionV relativeFrom="paragraph">
                  <wp:posOffset>144145</wp:posOffset>
                </wp:positionV>
                <wp:extent cx="130810" cy="793750"/>
                <wp:effectExtent l="4445" t="0" r="0" b="0"/>
                <wp:wrapNone/>
                <wp:docPr id="504" name="Text Box 4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 cy="79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76" w:lineRule="exact"/>
                              <w:ind w:left="20" w:right="-603"/>
                              <w:rPr>
                                <w:rFonts w:ascii="Arial"/>
                                <w:b/>
                                <w:sz w:val="16"/>
                              </w:rPr>
                            </w:pPr>
                            <w:r>
                              <w:rPr>
                                <w:rFonts w:ascii="Arial"/>
                                <w:b/>
                                <w:w w:val="70"/>
                                <w:sz w:val="16"/>
                              </w:rPr>
                              <w:t>S</w:t>
                            </w:r>
                            <w:r>
                              <w:rPr>
                                <w:rFonts w:ascii="Arial"/>
                                <w:b/>
                                <w:w w:val="75"/>
                                <w:sz w:val="16"/>
                              </w:rPr>
                              <w:t>u</w:t>
                            </w:r>
                            <w:r>
                              <w:rPr>
                                <w:rFonts w:ascii="Arial"/>
                                <w:b/>
                                <w:w w:val="76"/>
                                <w:sz w:val="16"/>
                              </w:rPr>
                              <w:t>b</w:t>
                            </w:r>
                            <w:r>
                              <w:rPr>
                                <w:rFonts w:ascii="Arial"/>
                                <w:b/>
                                <w:w w:val="69"/>
                                <w:sz w:val="16"/>
                              </w:rPr>
                              <w:t>s</w:t>
                            </w:r>
                            <w:r>
                              <w:rPr>
                                <w:rFonts w:ascii="Arial"/>
                                <w:b/>
                                <w:w w:val="93"/>
                                <w:sz w:val="16"/>
                              </w:rPr>
                              <w:t>t</w:t>
                            </w:r>
                            <w:r>
                              <w:rPr>
                                <w:rFonts w:ascii="Arial"/>
                                <w:b/>
                                <w:w w:val="82"/>
                                <w:sz w:val="16"/>
                              </w:rPr>
                              <w:t>r</w:t>
                            </w:r>
                            <w:r>
                              <w:rPr>
                                <w:rFonts w:ascii="Arial"/>
                                <w:b/>
                                <w:w w:val="75"/>
                                <w:sz w:val="16"/>
                              </w:rPr>
                              <w:t>u</w:t>
                            </w:r>
                            <w:r>
                              <w:rPr>
                                <w:rFonts w:ascii="Arial"/>
                                <w:b/>
                                <w:spacing w:val="-1"/>
                                <w:w w:val="69"/>
                                <w:sz w:val="16"/>
                              </w:rPr>
                              <w:t>c</w:t>
                            </w:r>
                            <w:r>
                              <w:rPr>
                                <w:rFonts w:ascii="Arial"/>
                                <w:b/>
                                <w:w w:val="93"/>
                                <w:sz w:val="16"/>
                              </w:rPr>
                              <w:t>t</w:t>
                            </w:r>
                            <w:r>
                              <w:rPr>
                                <w:rFonts w:ascii="Arial"/>
                                <w:b/>
                                <w:w w:val="75"/>
                                <w:sz w:val="16"/>
                              </w:rPr>
                              <w:t>u</w:t>
                            </w:r>
                            <w:r>
                              <w:rPr>
                                <w:rFonts w:ascii="Arial"/>
                                <w:b/>
                                <w:w w:val="82"/>
                                <w:sz w:val="16"/>
                              </w:rPr>
                              <w:t>r</w:t>
                            </w:r>
                            <w:r>
                              <w:rPr>
                                <w:rFonts w:ascii="Arial"/>
                                <w:b/>
                                <w:w w:val="79"/>
                                <w:sz w:val="16"/>
                              </w:rPr>
                              <w:t>e</w:t>
                            </w:r>
                            <w:r>
                              <w:rPr>
                                <w:rFonts w:ascii="Arial"/>
                                <w:b/>
                                <w:spacing w:val="-9"/>
                                <w:sz w:val="16"/>
                              </w:rPr>
                              <w:t xml:space="preserve"> </w:t>
                            </w:r>
                            <w:r>
                              <w:rPr>
                                <w:rFonts w:ascii="Arial"/>
                                <w:b/>
                                <w:w w:val="68"/>
                                <w:sz w:val="16"/>
                              </w:rPr>
                              <w:t>B</w:t>
                            </w:r>
                            <w:r>
                              <w:rPr>
                                <w:rFonts w:ascii="Arial"/>
                                <w:b/>
                                <w:spacing w:val="-1"/>
                                <w:w w:val="79"/>
                                <w:sz w:val="16"/>
                              </w:rPr>
                              <w:t>a</w:t>
                            </w:r>
                            <w:r>
                              <w:rPr>
                                <w:rFonts w:ascii="Arial"/>
                                <w:b/>
                                <w:spacing w:val="-1"/>
                                <w:w w:val="80"/>
                                <w:sz w:val="16"/>
                              </w:rPr>
                              <w:t>ll</w:t>
                            </w:r>
                            <w:r>
                              <w:rPr>
                                <w:rFonts w:ascii="Arial"/>
                                <w:b/>
                                <w:spacing w:val="-1"/>
                                <w:w w:val="79"/>
                                <w:sz w:val="16"/>
                              </w:rPr>
                              <w:t>a</w:t>
                            </w:r>
                            <w:r>
                              <w:rPr>
                                <w:rFonts w:ascii="Arial"/>
                                <w:b/>
                                <w:w w:val="69"/>
                                <w:sz w:val="16"/>
                              </w:rPr>
                              <w:t>s</w:t>
                            </w:r>
                            <w:r>
                              <w:rPr>
                                <w:rFonts w:ascii="Arial"/>
                                <w:b/>
                                <w:w w:val="93"/>
                                <w:sz w:val="16"/>
                              </w:rPr>
                              <w:t>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3F036" id="Text Box 493" o:spid="_x0000_s1852" type="#_x0000_t202" style="position:absolute;left:0;text-align:left;margin-left:314.6pt;margin-top:11.35pt;width:10.3pt;height:62.5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" filled="f" stroked="f">
                <v:textbox style="layout-flow:vertical;mso-layout-flow-alt:bottom-to-top" inset="0,0,0,0">
                  <w:txbxContent>
                    <w:p w:rsidR="0009622D" w:rsidRDefault="0009622D">
                      <w:pPr>
                        <w:spacing w:line="176" w:lineRule="exact"/>
                        <w:ind w:left="20" w:right="-603"/>
                        <w:rPr>
                          <w:rFonts w:ascii="Arial"/>
                          <w:b/>
                          <w:sz w:val="16"/>
                        </w:rPr>
                      </w:pPr>
                      <w:r>
                        <w:rPr>
                          <w:rFonts w:ascii="Arial"/>
                          <w:b/>
                          <w:w w:val="70"/>
                          <w:sz w:val="16"/>
                        </w:rPr>
                        <w:t>S</w:t>
                      </w:r>
                      <w:r>
                        <w:rPr>
                          <w:rFonts w:ascii="Arial"/>
                          <w:b/>
                          <w:w w:val="75"/>
                          <w:sz w:val="16"/>
                        </w:rPr>
                        <w:t>u</w:t>
                      </w:r>
                      <w:r>
                        <w:rPr>
                          <w:rFonts w:ascii="Arial"/>
                          <w:b/>
                          <w:w w:val="76"/>
                          <w:sz w:val="16"/>
                        </w:rPr>
                        <w:t>b</w:t>
                      </w:r>
                      <w:r>
                        <w:rPr>
                          <w:rFonts w:ascii="Arial"/>
                          <w:b/>
                          <w:w w:val="69"/>
                          <w:sz w:val="16"/>
                        </w:rPr>
                        <w:t>s</w:t>
                      </w:r>
                      <w:r>
                        <w:rPr>
                          <w:rFonts w:ascii="Arial"/>
                          <w:b/>
                          <w:w w:val="93"/>
                          <w:sz w:val="16"/>
                        </w:rPr>
                        <w:t>t</w:t>
                      </w:r>
                      <w:r>
                        <w:rPr>
                          <w:rFonts w:ascii="Arial"/>
                          <w:b/>
                          <w:w w:val="82"/>
                          <w:sz w:val="16"/>
                        </w:rPr>
                        <w:t>r</w:t>
                      </w:r>
                      <w:r>
                        <w:rPr>
                          <w:rFonts w:ascii="Arial"/>
                          <w:b/>
                          <w:w w:val="75"/>
                          <w:sz w:val="16"/>
                        </w:rPr>
                        <w:t>u</w:t>
                      </w:r>
                      <w:r>
                        <w:rPr>
                          <w:rFonts w:ascii="Arial"/>
                          <w:b/>
                          <w:spacing w:val="-1"/>
                          <w:w w:val="69"/>
                          <w:sz w:val="16"/>
                        </w:rPr>
                        <w:t>c</w:t>
                      </w:r>
                      <w:r>
                        <w:rPr>
                          <w:rFonts w:ascii="Arial"/>
                          <w:b/>
                          <w:w w:val="93"/>
                          <w:sz w:val="16"/>
                        </w:rPr>
                        <w:t>t</w:t>
                      </w:r>
                      <w:r>
                        <w:rPr>
                          <w:rFonts w:ascii="Arial"/>
                          <w:b/>
                          <w:w w:val="75"/>
                          <w:sz w:val="16"/>
                        </w:rPr>
                        <w:t>u</w:t>
                      </w:r>
                      <w:r>
                        <w:rPr>
                          <w:rFonts w:ascii="Arial"/>
                          <w:b/>
                          <w:w w:val="82"/>
                          <w:sz w:val="16"/>
                        </w:rPr>
                        <w:t>r</w:t>
                      </w:r>
                      <w:r>
                        <w:rPr>
                          <w:rFonts w:ascii="Arial"/>
                          <w:b/>
                          <w:w w:val="79"/>
                          <w:sz w:val="16"/>
                        </w:rPr>
                        <w:t>e</w:t>
                      </w:r>
                      <w:r>
                        <w:rPr>
                          <w:rFonts w:ascii="Arial"/>
                          <w:b/>
                          <w:spacing w:val="-9"/>
                          <w:sz w:val="16"/>
                        </w:rPr>
                        <w:t xml:space="preserve"> </w:t>
                      </w:r>
                      <w:r>
                        <w:rPr>
                          <w:rFonts w:ascii="Arial"/>
                          <w:b/>
                          <w:w w:val="68"/>
                          <w:sz w:val="16"/>
                        </w:rPr>
                        <w:t>B</w:t>
                      </w:r>
                      <w:r>
                        <w:rPr>
                          <w:rFonts w:ascii="Arial"/>
                          <w:b/>
                          <w:spacing w:val="-1"/>
                          <w:w w:val="79"/>
                          <w:sz w:val="16"/>
                        </w:rPr>
                        <w:t>a</w:t>
                      </w:r>
                      <w:r>
                        <w:rPr>
                          <w:rFonts w:ascii="Arial"/>
                          <w:b/>
                          <w:spacing w:val="-1"/>
                          <w:w w:val="80"/>
                          <w:sz w:val="16"/>
                        </w:rPr>
                        <w:t>ll</w:t>
                      </w:r>
                      <w:r>
                        <w:rPr>
                          <w:rFonts w:ascii="Arial"/>
                          <w:b/>
                          <w:spacing w:val="-1"/>
                          <w:w w:val="79"/>
                          <w:sz w:val="16"/>
                        </w:rPr>
                        <w:t>a</w:t>
                      </w:r>
                      <w:r>
                        <w:rPr>
                          <w:rFonts w:ascii="Arial"/>
                          <w:b/>
                          <w:w w:val="69"/>
                          <w:sz w:val="16"/>
                        </w:rPr>
                        <w:t>s</w:t>
                      </w:r>
                      <w:r>
                        <w:rPr>
                          <w:rFonts w:ascii="Arial"/>
                          <w:b/>
                          <w:w w:val="93"/>
                          <w:sz w:val="16"/>
                        </w:rPr>
                        <w:t>t</w:t>
                      </w:r>
                    </w:p>
                  </w:txbxContent>
                </v:textbox>
                <w10:wrap anchorx="page"/>
              </v:shape>
            </w:pict>
          </mc:Fallback>
        </mc:AlternateContent>
      </w:r>
      <w:r w:rsidR="0009622D">
        <w:rPr>
          <w:rFonts w:ascii="Arial"/>
          <w:w w:val="75"/>
          <w:sz w:val="16"/>
        </w:rPr>
        <w:t>7.5%</w:t>
      </w:r>
    </w:p>
    <w:p w:rsidR="00012D33" w:rsidRDefault="0009622D">
      <w:pPr>
        <w:spacing w:before="140"/>
        <w:ind w:left="555" w:right="5268"/>
        <w:jc w:val="center"/>
        <w:rPr>
          <w:rFonts w:ascii="Arial"/>
          <w:sz w:val="16"/>
        </w:rPr>
      </w:pPr>
      <w:r>
        <w:rPr>
          <w:rFonts w:ascii="Arial"/>
          <w:w w:val="75"/>
          <w:sz w:val="16"/>
        </w:rPr>
        <w:t>5%</w:t>
      </w:r>
    </w:p>
    <w:p w:rsidR="00012D33" w:rsidRDefault="0009622D">
      <w:pPr>
        <w:spacing w:before="140"/>
        <w:ind w:left="655"/>
        <w:rPr>
          <w:rFonts w:ascii="Arial"/>
          <w:sz w:val="16"/>
        </w:rPr>
      </w:pPr>
      <w:r>
        <w:rPr>
          <w:rFonts w:ascii="Arial"/>
          <w:w w:val="75"/>
          <w:sz w:val="16"/>
        </w:rPr>
        <w:t>2.5%</w:t>
      </w:r>
    </w:p>
    <w:p w:rsidR="00012D33" w:rsidRDefault="0009622D">
      <w:pPr>
        <w:spacing w:before="140"/>
        <w:ind w:left="555" w:right="5268"/>
        <w:jc w:val="center"/>
        <w:rPr>
          <w:rFonts w:ascii="Arial"/>
          <w:sz w:val="16"/>
        </w:rPr>
      </w:pPr>
      <w:r>
        <w:rPr>
          <w:rFonts w:ascii="Arial"/>
          <w:w w:val="75"/>
          <w:sz w:val="16"/>
        </w:rPr>
        <w:t>0%</w:t>
      </w:r>
    </w:p>
    <w:p w:rsidR="00012D33" w:rsidRDefault="00F23B9E">
      <w:pPr>
        <w:spacing w:before="140"/>
        <w:ind w:left="621"/>
        <w:rPr>
          <w:rFonts w:ascii="Arial"/>
          <w:sz w:val="16"/>
        </w:rPr>
      </w:pPr>
      <w:r>
        <w:rPr>
          <w:noProof/>
        </w:rPr>
        <mc:AlternateContent>
          <mc:Choice Requires="wps">
            <w:drawing>
              <wp:anchor distT="0" distB="0" distL="114300" distR="114300" simplePos="0" relativeHeight="251615232" behindDoc="0" locked="0" layoutInCell="1" allowOverlap="1" wp14:anchorId="5F9314CB" wp14:editId="6F2B6C38">
                <wp:simplePos x="0" y="0"/>
                <wp:positionH relativeFrom="page">
                  <wp:posOffset>4037965</wp:posOffset>
                </wp:positionH>
                <wp:positionV relativeFrom="paragraph">
                  <wp:posOffset>122555</wp:posOffset>
                </wp:positionV>
                <wp:extent cx="48895" cy="44450"/>
                <wp:effectExtent l="8890" t="8890" r="8890" b="3810"/>
                <wp:wrapNone/>
                <wp:docPr id="503" name="AutoShape 4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895" cy="44450"/>
                        </a:xfrm>
                        <a:custGeom>
                          <a:avLst/>
                          <a:gdLst>
                            <a:gd name="T0" fmla="+- 0 6359 6359"/>
                            <a:gd name="T1" fmla="*/ T0 w 77"/>
                            <a:gd name="T2" fmla="+- 0 222 193"/>
                            <a:gd name="T3" fmla="*/ 222 h 70"/>
                            <a:gd name="T4" fmla="+- 0 6359 6359"/>
                            <a:gd name="T5" fmla="*/ T4 w 77"/>
                            <a:gd name="T6" fmla="+- 0 234 193"/>
                            <a:gd name="T7" fmla="*/ 234 h 70"/>
                            <a:gd name="T8" fmla="+- 0 6435 6359"/>
                            <a:gd name="T9" fmla="*/ T8 w 77"/>
                            <a:gd name="T10" fmla="+- 0 263 193"/>
                            <a:gd name="T11" fmla="*/ 263 h 70"/>
                            <a:gd name="T12" fmla="+- 0 6435 6359"/>
                            <a:gd name="T13" fmla="*/ T12 w 77"/>
                            <a:gd name="T14" fmla="+- 0 193 193"/>
                            <a:gd name="T15" fmla="*/ 193 h 70"/>
                            <a:gd name="T16" fmla="+- 0 6426 6359"/>
                            <a:gd name="T17" fmla="*/ T16 w 77"/>
                            <a:gd name="T18" fmla="+- 0 196 193"/>
                            <a:gd name="T19" fmla="*/ 196 h 70"/>
                            <a:gd name="T20" fmla="+- 0 6426 6359"/>
                            <a:gd name="T21" fmla="*/ T20 w 77"/>
                            <a:gd name="T22" fmla="+- 0 249 193"/>
                            <a:gd name="T23" fmla="*/ 249 h 70"/>
                            <a:gd name="T24" fmla="+- 0 6369 6359"/>
                            <a:gd name="T25" fmla="*/ T24 w 77"/>
                            <a:gd name="T26" fmla="+- 0 228 193"/>
                            <a:gd name="T27" fmla="*/ 228 h 70"/>
                            <a:gd name="T28" fmla="+- 0 6369 6359"/>
                            <a:gd name="T29" fmla="*/ T28 w 77"/>
                            <a:gd name="T30" fmla="+- 0 218 193"/>
                            <a:gd name="T31" fmla="*/ 218 h 70"/>
                            <a:gd name="T32" fmla="+- 0 6359 6359"/>
                            <a:gd name="T33" fmla="*/ T32 w 77"/>
                            <a:gd name="T34" fmla="+- 0 222 193"/>
                            <a:gd name="T35" fmla="*/ 222 h 70"/>
                            <a:gd name="T36" fmla="+- 0 6369 6359"/>
                            <a:gd name="T37" fmla="*/ T36 w 77"/>
                            <a:gd name="T38" fmla="+- 0 218 193"/>
                            <a:gd name="T39" fmla="*/ 218 h 70"/>
                            <a:gd name="T40" fmla="+- 0 6369 6359"/>
                            <a:gd name="T41" fmla="*/ T40 w 77"/>
                            <a:gd name="T42" fmla="+- 0 228 193"/>
                            <a:gd name="T43" fmla="*/ 228 h 70"/>
                            <a:gd name="T44" fmla="+- 0 6426 6359"/>
                            <a:gd name="T45" fmla="*/ T44 w 77"/>
                            <a:gd name="T46" fmla="+- 0 207 193"/>
                            <a:gd name="T47" fmla="*/ 207 h 70"/>
                            <a:gd name="T48" fmla="+- 0 6426 6359"/>
                            <a:gd name="T49" fmla="*/ T48 w 77"/>
                            <a:gd name="T50" fmla="+- 0 196 193"/>
                            <a:gd name="T51" fmla="*/ 196 h 70"/>
                            <a:gd name="T52" fmla="+- 0 6369 6359"/>
                            <a:gd name="T53" fmla="*/ T52 w 77"/>
                            <a:gd name="T54" fmla="+- 0 218 193"/>
                            <a:gd name="T55" fmla="*/ 218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7" h="70">
                              <a:moveTo>
                                <a:pt x="0" y="29"/>
                              </a:moveTo>
                              <a:lnTo>
                                <a:pt x="0" y="41"/>
                              </a:lnTo>
                              <a:lnTo>
                                <a:pt x="76" y="70"/>
                              </a:lnTo>
                              <a:lnTo>
                                <a:pt x="76" y="0"/>
                              </a:lnTo>
                              <a:lnTo>
                                <a:pt x="67" y="3"/>
                              </a:lnTo>
                              <a:lnTo>
                                <a:pt x="67" y="56"/>
                              </a:lnTo>
                              <a:lnTo>
                                <a:pt x="10" y="35"/>
                              </a:lnTo>
                              <a:lnTo>
                                <a:pt x="10" y="25"/>
                              </a:lnTo>
                              <a:lnTo>
                                <a:pt x="0" y="29"/>
                              </a:lnTo>
                              <a:close/>
                              <a:moveTo>
                                <a:pt x="10" y="25"/>
                              </a:moveTo>
                              <a:lnTo>
                                <a:pt x="10" y="35"/>
                              </a:lnTo>
                              <a:lnTo>
                                <a:pt x="67" y="14"/>
                              </a:lnTo>
                              <a:lnTo>
                                <a:pt x="67" y="3"/>
                              </a:lnTo>
                              <a:lnTo>
                                <a:pt x="10" y="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3ACE4C" id="AutoShape 492" o:spid="_x0000_s1026" style="position:absolute;margin-left:317.95pt;margin-top:9.65pt;width:3.85pt;height:3.5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" path="m,29l,41,76,70,76,,67,3r,53l10,35r,-10l,29xm10,25r,10l67,14,67,3,10,25xe" fillcolor="black" stroked="f">
                <v:path arrowok="t" o:connecttype="custom" o:connectlocs="0,140970;0,148590;48260,167005;48260,122555;42545,124460;42545,158115;6350,144780;6350,138430;0,140970;6350,138430;6350,144780;42545,131445;42545,124460;6350,138430" o:connectangles="0,0,0,0,0,0,0,0,0,0,0,0,0,0"/>
                <w10:wrap anchorx="page"/>
              </v:shape>
            </w:pict>
          </mc:Fallback>
        </mc:AlternateContent>
      </w:r>
      <w:r w:rsidR="0009622D">
        <w:rPr>
          <w:rFonts w:ascii="Arial"/>
          <w:w w:val="75"/>
          <w:sz w:val="16"/>
        </w:rPr>
        <w:t>-2.5%</w:t>
      </w:r>
    </w:p>
    <w:p w:rsidR="00012D33" w:rsidRDefault="0009622D">
      <w:pPr>
        <w:spacing w:before="140"/>
        <w:ind w:left="711"/>
        <w:rPr>
          <w:rFonts w:ascii="Arial"/>
          <w:sz w:val="16"/>
        </w:rPr>
      </w:pPr>
      <w:r>
        <w:rPr>
          <w:rFonts w:ascii="Arial"/>
          <w:w w:val="75"/>
          <w:sz w:val="16"/>
        </w:rPr>
        <w:t>-5%</w:t>
      </w:r>
    </w:p>
    <w:p w:rsidR="00012D33" w:rsidRDefault="0009622D">
      <w:pPr>
        <w:tabs>
          <w:tab w:val="left" w:pos="3474"/>
          <w:tab w:val="left" w:pos="3881"/>
          <w:tab w:val="left" w:pos="4317"/>
        </w:tabs>
        <w:spacing w:before="143" w:line="220" w:lineRule="exact"/>
        <w:ind w:left="621"/>
        <w:rPr>
          <w:rFonts w:ascii="Arial"/>
          <w:sz w:val="16"/>
        </w:rPr>
      </w:pPr>
      <w:r>
        <w:rPr>
          <w:rFonts w:ascii="Arial"/>
          <w:w w:val="66"/>
          <w:position w:val="7"/>
          <w:sz w:val="16"/>
        </w:rPr>
        <w:t>-7.5</w:t>
      </w:r>
      <w:r>
        <w:rPr>
          <w:rFonts w:ascii="Arial"/>
          <w:spacing w:val="-85"/>
          <w:w w:val="62"/>
          <w:position w:val="7"/>
          <w:sz w:val="16"/>
        </w:rPr>
        <w:t>%</w:t>
      </w:r>
      <w:r>
        <w:rPr>
          <w:rFonts w:ascii="Arial"/>
          <w:w w:val="64"/>
          <w:sz w:val="16"/>
        </w:rPr>
        <w:t>-60%</w:t>
      </w:r>
      <w:r>
        <w:rPr>
          <w:rFonts w:ascii="Arial"/>
          <w:sz w:val="16"/>
        </w:rPr>
        <w:t xml:space="preserve">   </w:t>
      </w:r>
      <w:r>
        <w:rPr>
          <w:rFonts w:ascii="Arial"/>
          <w:spacing w:val="16"/>
          <w:sz w:val="16"/>
        </w:rPr>
        <w:t xml:space="preserve"> </w:t>
      </w:r>
      <w:r>
        <w:rPr>
          <w:rFonts w:ascii="Arial"/>
          <w:w w:val="64"/>
          <w:sz w:val="16"/>
        </w:rPr>
        <w:t>-50%</w:t>
      </w:r>
      <w:r>
        <w:rPr>
          <w:rFonts w:ascii="Arial"/>
          <w:sz w:val="16"/>
        </w:rPr>
        <w:t xml:space="preserve">   </w:t>
      </w:r>
      <w:r>
        <w:rPr>
          <w:rFonts w:ascii="Arial"/>
          <w:spacing w:val="16"/>
          <w:sz w:val="16"/>
        </w:rPr>
        <w:t xml:space="preserve"> </w:t>
      </w:r>
      <w:r>
        <w:rPr>
          <w:rFonts w:ascii="Arial"/>
          <w:w w:val="64"/>
          <w:sz w:val="16"/>
        </w:rPr>
        <w:t>-40%</w:t>
      </w:r>
      <w:r>
        <w:rPr>
          <w:rFonts w:ascii="Arial"/>
          <w:sz w:val="16"/>
        </w:rPr>
        <w:t xml:space="preserve">   </w:t>
      </w:r>
      <w:r>
        <w:rPr>
          <w:rFonts w:ascii="Arial"/>
          <w:spacing w:val="16"/>
          <w:sz w:val="16"/>
        </w:rPr>
        <w:t xml:space="preserve"> </w:t>
      </w:r>
      <w:r>
        <w:rPr>
          <w:rFonts w:ascii="Arial"/>
          <w:w w:val="64"/>
          <w:sz w:val="16"/>
        </w:rPr>
        <w:t>-30%</w:t>
      </w:r>
      <w:r>
        <w:rPr>
          <w:rFonts w:ascii="Arial"/>
          <w:sz w:val="16"/>
        </w:rPr>
        <w:t xml:space="preserve">   </w:t>
      </w:r>
      <w:r>
        <w:rPr>
          <w:rFonts w:ascii="Arial"/>
          <w:spacing w:val="16"/>
          <w:sz w:val="16"/>
        </w:rPr>
        <w:t xml:space="preserve"> </w:t>
      </w:r>
      <w:r>
        <w:rPr>
          <w:rFonts w:ascii="Arial"/>
          <w:w w:val="64"/>
          <w:sz w:val="16"/>
        </w:rPr>
        <w:t>-20%</w:t>
      </w:r>
      <w:r>
        <w:rPr>
          <w:rFonts w:ascii="Arial"/>
          <w:sz w:val="16"/>
        </w:rPr>
        <w:t xml:space="preserve">   </w:t>
      </w:r>
      <w:r>
        <w:rPr>
          <w:rFonts w:ascii="Arial"/>
          <w:spacing w:val="16"/>
          <w:sz w:val="16"/>
        </w:rPr>
        <w:t xml:space="preserve"> </w:t>
      </w:r>
      <w:r>
        <w:rPr>
          <w:rFonts w:ascii="Arial"/>
          <w:w w:val="64"/>
          <w:sz w:val="16"/>
        </w:rPr>
        <w:t>-10%</w:t>
      </w:r>
      <w:r>
        <w:rPr>
          <w:rFonts w:ascii="Arial"/>
          <w:sz w:val="16"/>
        </w:rPr>
        <w:tab/>
      </w:r>
      <w:r>
        <w:rPr>
          <w:rFonts w:ascii="Arial"/>
          <w:w w:val="64"/>
          <w:sz w:val="16"/>
        </w:rPr>
        <w:t>0%</w:t>
      </w:r>
      <w:r>
        <w:rPr>
          <w:rFonts w:ascii="Arial"/>
          <w:sz w:val="16"/>
        </w:rPr>
        <w:tab/>
      </w:r>
      <w:r>
        <w:rPr>
          <w:rFonts w:ascii="Arial"/>
          <w:w w:val="65"/>
          <w:sz w:val="16"/>
        </w:rPr>
        <w:t>10%</w:t>
      </w:r>
      <w:r>
        <w:rPr>
          <w:rFonts w:ascii="Arial"/>
          <w:sz w:val="16"/>
        </w:rPr>
        <w:tab/>
      </w:r>
      <w:r>
        <w:rPr>
          <w:rFonts w:ascii="Arial"/>
          <w:w w:val="65"/>
          <w:sz w:val="16"/>
        </w:rPr>
        <w:t>20%</w:t>
      </w:r>
    </w:p>
    <w:p w:rsidR="00012D33" w:rsidRDefault="00F23B9E">
      <w:pPr>
        <w:spacing w:line="150" w:lineRule="exact"/>
        <w:ind w:left="555" w:right="1448"/>
        <w:jc w:val="center"/>
        <w:rPr>
          <w:rFonts w:ascii="Arial"/>
          <w:b/>
          <w:sz w:val="16"/>
        </w:rPr>
      </w:pPr>
      <w:r>
        <w:rPr>
          <w:noProof/>
        </w:rPr>
        <mc:AlternateContent>
          <mc:Choice Requires="wps">
            <w:drawing>
              <wp:anchor distT="0" distB="0" distL="114300" distR="114300" simplePos="0" relativeHeight="251614208" behindDoc="0" locked="0" layoutInCell="1" allowOverlap="1" wp14:anchorId="28918D09" wp14:editId="5A2D2F7B">
                <wp:simplePos x="0" y="0"/>
                <wp:positionH relativeFrom="page">
                  <wp:posOffset>5157470</wp:posOffset>
                </wp:positionH>
                <wp:positionV relativeFrom="paragraph">
                  <wp:posOffset>25400</wp:posOffset>
                </wp:positionV>
                <wp:extent cx="44450" cy="48895"/>
                <wp:effectExtent l="4445" t="1270" r="8255" b="6985"/>
                <wp:wrapNone/>
                <wp:docPr id="502" name="AutoShape 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450" cy="48895"/>
                        </a:xfrm>
                        <a:custGeom>
                          <a:avLst/>
                          <a:gdLst>
                            <a:gd name="T0" fmla="+- 0 8163 8122"/>
                            <a:gd name="T1" fmla="*/ T0 w 70"/>
                            <a:gd name="T2" fmla="+- 0 40 40"/>
                            <a:gd name="T3" fmla="*/ 40 h 77"/>
                            <a:gd name="T4" fmla="+- 0 8151 8122"/>
                            <a:gd name="T5" fmla="*/ T4 w 70"/>
                            <a:gd name="T6" fmla="+- 0 40 40"/>
                            <a:gd name="T7" fmla="*/ 40 h 77"/>
                            <a:gd name="T8" fmla="+- 0 8122 8122"/>
                            <a:gd name="T9" fmla="*/ T8 w 70"/>
                            <a:gd name="T10" fmla="+- 0 116 40"/>
                            <a:gd name="T11" fmla="*/ 116 h 77"/>
                            <a:gd name="T12" fmla="+- 0 8192 8122"/>
                            <a:gd name="T13" fmla="*/ T12 w 70"/>
                            <a:gd name="T14" fmla="+- 0 116 40"/>
                            <a:gd name="T15" fmla="*/ 116 h 77"/>
                            <a:gd name="T16" fmla="+- 0 8189 8122"/>
                            <a:gd name="T17" fmla="*/ T16 w 70"/>
                            <a:gd name="T18" fmla="+- 0 107 40"/>
                            <a:gd name="T19" fmla="*/ 107 h 77"/>
                            <a:gd name="T20" fmla="+- 0 8136 8122"/>
                            <a:gd name="T21" fmla="*/ T20 w 70"/>
                            <a:gd name="T22" fmla="+- 0 107 40"/>
                            <a:gd name="T23" fmla="*/ 107 h 77"/>
                            <a:gd name="T24" fmla="+- 0 8157 8122"/>
                            <a:gd name="T25" fmla="*/ T24 w 70"/>
                            <a:gd name="T26" fmla="+- 0 50 40"/>
                            <a:gd name="T27" fmla="*/ 50 h 77"/>
                            <a:gd name="T28" fmla="+- 0 8167 8122"/>
                            <a:gd name="T29" fmla="*/ T28 w 70"/>
                            <a:gd name="T30" fmla="+- 0 50 40"/>
                            <a:gd name="T31" fmla="*/ 50 h 77"/>
                            <a:gd name="T32" fmla="+- 0 8163 8122"/>
                            <a:gd name="T33" fmla="*/ T32 w 70"/>
                            <a:gd name="T34" fmla="+- 0 40 40"/>
                            <a:gd name="T35" fmla="*/ 40 h 77"/>
                            <a:gd name="T36" fmla="+- 0 8167 8122"/>
                            <a:gd name="T37" fmla="*/ T36 w 70"/>
                            <a:gd name="T38" fmla="+- 0 50 40"/>
                            <a:gd name="T39" fmla="*/ 50 h 77"/>
                            <a:gd name="T40" fmla="+- 0 8157 8122"/>
                            <a:gd name="T41" fmla="*/ T40 w 70"/>
                            <a:gd name="T42" fmla="+- 0 50 40"/>
                            <a:gd name="T43" fmla="*/ 50 h 77"/>
                            <a:gd name="T44" fmla="+- 0 8178 8122"/>
                            <a:gd name="T45" fmla="*/ T44 w 70"/>
                            <a:gd name="T46" fmla="+- 0 107 40"/>
                            <a:gd name="T47" fmla="*/ 107 h 77"/>
                            <a:gd name="T48" fmla="+- 0 8189 8122"/>
                            <a:gd name="T49" fmla="*/ T48 w 70"/>
                            <a:gd name="T50" fmla="+- 0 107 40"/>
                            <a:gd name="T51" fmla="*/ 107 h 77"/>
                            <a:gd name="T52" fmla="+- 0 8167 8122"/>
                            <a:gd name="T53" fmla="*/ T52 w 70"/>
                            <a:gd name="T54" fmla="+- 0 50 40"/>
                            <a:gd name="T55" fmla="*/ 50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0" h="77">
                              <a:moveTo>
                                <a:pt x="41" y="0"/>
                              </a:moveTo>
                              <a:lnTo>
                                <a:pt x="29" y="0"/>
                              </a:lnTo>
                              <a:lnTo>
                                <a:pt x="0" y="76"/>
                              </a:lnTo>
                              <a:lnTo>
                                <a:pt x="70" y="76"/>
                              </a:lnTo>
                              <a:lnTo>
                                <a:pt x="67" y="67"/>
                              </a:lnTo>
                              <a:lnTo>
                                <a:pt x="14" y="67"/>
                              </a:lnTo>
                              <a:lnTo>
                                <a:pt x="35" y="10"/>
                              </a:lnTo>
                              <a:lnTo>
                                <a:pt x="45" y="10"/>
                              </a:lnTo>
                              <a:lnTo>
                                <a:pt x="41" y="0"/>
                              </a:lnTo>
                              <a:close/>
                              <a:moveTo>
                                <a:pt x="45" y="10"/>
                              </a:moveTo>
                              <a:lnTo>
                                <a:pt x="35" y="10"/>
                              </a:lnTo>
                              <a:lnTo>
                                <a:pt x="56" y="67"/>
                              </a:lnTo>
                              <a:lnTo>
                                <a:pt x="67" y="67"/>
                              </a:lnTo>
                              <a:lnTo>
                                <a:pt x="45"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5438D" id="AutoShape 491" o:spid="_x0000_s1026" style="position:absolute;margin-left:406.1pt;margin-top:2pt;width:3.5pt;height:3.85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" path="m41,l29,,,76r70,l67,67r-53,l35,10r10,l41,xm45,10r-10,l56,67r11,l45,10xe" fillcolor="black" stroked="f">
                <v:path arrowok="t" o:connecttype="custom" o:connectlocs="26035,25400;18415,25400;0,73660;44450,73660;42545,67945;8890,67945;22225,31750;28575,31750;26035,25400;28575,31750;22225,31750;35560,67945;42545,67945;28575,31750" o:connectangles="0,0,0,0,0,0,0,0,0,0,0,0,0,0"/>
                <w10:wrap anchorx="page"/>
              </v:shape>
            </w:pict>
          </mc:Fallback>
        </mc:AlternateContent>
      </w:r>
      <w:r w:rsidR="0009622D">
        <w:rPr>
          <w:rFonts w:ascii="Arial"/>
          <w:b/>
          <w:w w:val="75"/>
          <w:sz w:val="16"/>
        </w:rPr>
        <w:t>Nacelle mass</w:t>
      </w:r>
    </w:p>
    <w:p w:rsidR="00012D33" w:rsidRDefault="0009622D">
      <w:pPr>
        <w:pStyle w:val="ListParagraph"/>
        <w:numPr>
          <w:ilvl w:val="1"/>
          <w:numId w:val="5"/>
        </w:numPr>
        <w:tabs>
          <w:tab w:val="left" w:pos="844"/>
        </w:tabs>
        <w:spacing w:before="134"/>
        <w:ind w:left="843" w:hanging="354"/>
        <w:jc w:val="left"/>
        <w:rPr>
          <w:sz w:val="18"/>
        </w:rPr>
      </w:pPr>
      <w:r>
        <w:rPr>
          <w:w w:val="115"/>
          <w:sz w:val="18"/>
        </w:rPr>
        <w:t>Permanent (solid) and water (dashed)</w:t>
      </w:r>
      <w:r>
        <w:rPr>
          <w:spacing w:val="-36"/>
          <w:w w:val="115"/>
          <w:sz w:val="18"/>
        </w:rPr>
        <w:t xml:space="preserve"> </w:t>
      </w:r>
      <w:r>
        <w:rPr>
          <w:w w:val="115"/>
          <w:sz w:val="18"/>
        </w:rPr>
        <w:t>ballast</w:t>
      </w:r>
    </w:p>
    <w:p w:rsidR="00012D33" w:rsidRDefault="00012D33">
      <w:pPr>
        <w:rPr>
          <w:sz w:val="18"/>
        </w:rPr>
        <w:sectPr w:rsidR="00012D33">
          <w:type w:val="continuous"/>
          <w:pgSz w:w="12240" w:h="15840"/>
          <w:pgMar w:top="1500" w:right="0" w:bottom="980" w:left="1340" w:header="720" w:footer="720" w:gutter="0"/>
          <w:cols w:num="2" w:space="720" w:equalWidth="0">
            <w:col w:w="4420" w:space="126"/>
            <w:col w:w="6354"/>
          </w:cols>
        </w:sectPr>
      </w:pPr>
    </w:p>
    <w:p w:rsidR="00012D33" w:rsidRDefault="00012D33">
      <w:pPr>
        <w:pStyle w:val="BodyText"/>
        <w:spacing w:before="6"/>
        <w:rPr>
          <w:sz w:val="12"/>
        </w:rPr>
      </w:pPr>
    </w:p>
    <w:p w:rsidR="00012D33" w:rsidRDefault="0009622D">
      <w:pPr>
        <w:spacing w:before="66" w:line="254" w:lineRule="auto"/>
        <w:ind w:left="1137" w:right="1396" w:hanging="1038"/>
        <w:rPr>
          <w:sz w:val="18"/>
        </w:rPr>
      </w:pPr>
      <w:r>
        <w:rPr>
          <w:b/>
          <w:w w:val="110"/>
          <w:sz w:val="18"/>
        </w:rPr>
        <w:t xml:space="preserve">Figure 14: </w:t>
      </w:r>
      <w:r>
        <w:rPr>
          <w:w w:val="110"/>
          <w:sz w:val="18"/>
        </w:rPr>
        <w:t>Sensitivity of other substructure metrics (volume, water ballast, mooring tension, total cost) relative to mass changes in nacelle for mass-optimized baseline designs.</w:t>
      </w:r>
    </w:p>
    <w:p w:rsidR="00012D33" w:rsidRDefault="00012D33">
      <w:pPr>
        <w:pStyle w:val="BodyText"/>
        <w:rPr>
          <w:sz w:val="18"/>
        </w:rPr>
      </w:pPr>
    </w:p>
    <w:p w:rsidR="00012D33" w:rsidRDefault="0009622D">
      <w:pPr>
        <w:pStyle w:val="BodyText"/>
        <w:spacing w:before="138" w:line="232" w:lineRule="auto"/>
        <w:ind w:left="100" w:right="1437"/>
        <w:jc w:val="both"/>
      </w:pPr>
      <w:r>
        <w:rPr>
          <w:w w:val="110"/>
        </w:rPr>
        <w:t>demonstrates a mass reduction slope of 1</w:t>
      </w:r>
      <w:r>
        <w:rPr>
          <w:i/>
          <w:w w:val="110"/>
        </w:rPr>
        <w:t>.</w:t>
      </w:r>
      <w:r>
        <w:rPr>
          <w:w w:val="110"/>
        </w:rPr>
        <w:t xml:space="preserve">5 </w:t>
      </w:r>
      <w:r>
        <w:rPr>
          <w:rFonts w:ascii="Meiryo" w:hAnsi="Meiryo"/>
          <w:i/>
          <w:w w:val="110"/>
        </w:rPr>
        <w:t>− −</w:t>
      </w:r>
      <w:r>
        <w:rPr>
          <w:w w:val="110"/>
        </w:rPr>
        <w:t xml:space="preserve">2 relative to nacelle mass reduction, which </w:t>
      </w:r>
      <w:proofErr w:type="gramStart"/>
      <w:r>
        <w:rPr>
          <w:w w:val="110"/>
        </w:rPr>
        <w:t>is a reflection of</w:t>
      </w:r>
      <w:proofErr w:type="gramEnd"/>
      <w:r>
        <w:rPr>
          <w:w w:val="110"/>
        </w:rPr>
        <w:t xml:space="preserve"> decreases in the spar diameter, thickness, and permanent ballast.  This leads to a net cost savings of</w:t>
      </w:r>
    </w:p>
    <w:p w:rsidR="00012D33" w:rsidRDefault="0009622D">
      <w:pPr>
        <w:pStyle w:val="BodyText"/>
        <w:spacing w:before="34" w:line="273" w:lineRule="auto"/>
        <w:ind w:left="100" w:right="1437"/>
        <w:jc w:val="both"/>
      </w:pPr>
      <w:commentRangeStart w:id="279"/>
      <w:r>
        <w:rPr>
          <w:w w:val="110"/>
        </w:rPr>
        <w:t>approximately $150M f</w:t>
      </w:r>
      <w:commentRangeEnd w:id="279"/>
      <w:r w:rsidR="00E12EA4">
        <w:rPr>
          <w:rStyle w:val="CommentReference"/>
        </w:rPr>
        <w:commentReference w:id="279"/>
      </w:r>
      <w:r>
        <w:rPr>
          <w:w w:val="110"/>
        </w:rPr>
        <w:t>or a 50% reduction in nacelle mass, which is less than 1% of the total cost and far from</w:t>
      </w:r>
      <w:r>
        <w:rPr>
          <w:spacing w:val="-11"/>
          <w:w w:val="110"/>
        </w:rPr>
        <w:t xml:space="preserve"> </w:t>
      </w:r>
      <w:r>
        <w:rPr>
          <w:w w:val="110"/>
        </w:rPr>
        <w:t>the</w:t>
      </w:r>
      <w:r>
        <w:rPr>
          <w:spacing w:val="-11"/>
          <w:w w:val="110"/>
        </w:rPr>
        <w:t xml:space="preserve"> </w:t>
      </w:r>
      <w:r>
        <w:rPr>
          <w:w w:val="110"/>
        </w:rPr>
        <w:t>4%</w:t>
      </w:r>
      <w:r>
        <w:rPr>
          <w:spacing w:val="-11"/>
          <w:w w:val="110"/>
        </w:rPr>
        <w:t xml:space="preserve"> </w:t>
      </w:r>
      <w:r>
        <w:rPr>
          <w:w w:val="110"/>
        </w:rPr>
        <w:t>reduction</w:t>
      </w:r>
      <w:r>
        <w:rPr>
          <w:spacing w:val="-11"/>
          <w:w w:val="110"/>
        </w:rPr>
        <w:t xml:space="preserve"> </w:t>
      </w:r>
      <w:r>
        <w:rPr>
          <w:w w:val="110"/>
        </w:rPr>
        <w:t>in</w:t>
      </w:r>
      <w:r>
        <w:rPr>
          <w:spacing w:val="-11"/>
          <w:w w:val="110"/>
        </w:rPr>
        <w:t xml:space="preserve"> </w:t>
      </w:r>
      <w:r>
        <w:rPr>
          <w:w w:val="110"/>
        </w:rPr>
        <w:t>substructure</w:t>
      </w:r>
      <w:r>
        <w:rPr>
          <w:spacing w:val="-11"/>
          <w:w w:val="110"/>
        </w:rPr>
        <w:t xml:space="preserve"> </w:t>
      </w:r>
      <w:r>
        <w:rPr>
          <w:w w:val="110"/>
        </w:rPr>
        <w:t>mass.</w:t>
      </w:r>
      <w:r>
        <w:rPr>
          <w:spacing w:val="5"/>
          <w:w w:val="110"/>
        </w:rPr>
        <w:t xml:space="preserve"> </w:t>
      </w:r>
      <w:r>
        <w:rPr>
          <w:w w:val="110"/>
        </w:rPr>
        <w:t>The</w:t>
      </w:r>
      <w:r>
        <w:rPr>
          <w:spacing w:val="-11"/>
          <w:w w:val="110"/>
        </w:rPr>
        <w:t xml:space="preserve"> </w:t>
      </w:r>
      <w:r>
        <w:rPr>
          <w:w w:val="110"/>
        </w:rPr>
        <w:t>mass-optimized</w:t>
      </w:r>
      <w:r>
        <w:rPr>
          <w:spacing w:val="-11"/>
          <w:w w:val="110"/>
        </w:rPr>
        <w:t xml:space="preserve"> </w:t>
      </w:r>
      <w:r>
        <w:rPr>
          <w:w w:val="110"/>
        </w:rPr>
        <w:t>TLP</w:t>
      </w:r>
      <w:r>
        <w:rPr>
          <w:spacing w:val="-11"/>
          <w:w w:val="110"/>
        </w:rPr>
        <w:t xml:space="preserve"> </w:t>
      </w:r>
      <w:r>
        <w:rPr>
          <w:w w:val="110"/>
        </w:rPr>
        <w:t>design</w:t>
      </w:r>
      <w:r>
        <w:rPr>
          <w:spacing w:val="-11"/>
          <w:w w:val="110"/>
        </w:rPr>
        <w:t xml:space="preserve"> </w:t>
      </w:r>
      <w:r>
        <w:rPr>
          <w:w w:val="110"/>
        </w:rPr>
        <w:t>shows</w:t>
      </w:r>
      <w:r>
        <w:rPr>
          <w:spacing w:val="-11"/>
          <w:w w:val="110"/>
        </w:rPr>
        <w:t xml:space="preserve"> </w:t>
      </w:r>
      <w:r>
        <w:rPr>
          <w:w w:val="110"/>
        </w:rPr>
        <w:t>negligible</w:t>
      </w:r>
      <w:r>
        <w:rPr>
          <w:spacing w:val="-11"/>
          <w:w w:val="110"/>
        </w:rPr>
        <w:t xml:space="preserve"> </w:t>
      </w:r>
      <w:r>
        <w:rPr>
          <w:w w:val="110"/>
        </w:rPr>
        <w:t>cost</w:t>
      </w:r>
      <w:r>
        <w:rPr>
          <w:spacing w:val="-11"/>
          <w:w w:val="110"/>
        </w:rPr>
        <w:t xml:space="preserve"> </w:t>
      </w:r>
      <w:r>
        <w:rPr>
          <w:w w:val="110"/>
        </w:rPr>
        <w:t xml:space="preserve">savings for all nacelle mass perturbations, despite a consistent mass reduction slope of 1. The mass-optimized semisubmersible design has a small margin for overall mass reduction since it is tightly constrained, but nevertheless does achieve measurable reductions </w:t>
      </w:r>
      <w:r>
        <w:rPr>
          <w:spacing w:val="-3"/>
          <w:w w:val="110"/>
        </w:rPr>
        <w:t xml:space="preserve">over </w:t>
      </w:r>
      <w:r>
        <w:rPr>
          <w:w w:val="110"/>
        </w:rPr>
        <w:t xml:space="preserve">the course of the parameterization. </w:t>
      </w:r>
      <w:r>
        <w:rPr>
          <w:spacing w:val="-3"/>
          <w:w w:val="110"/>
        </w:rPr>
        <w:t xml:space="preserve">However, </w:t>
      </w:r>
      <w:r>
        <w:rPr>
          <w:w w:val="110"/>
        </w:rPr>
        <w:t xml:space="preserve">Figure </w:t>
      </w:r>
      <w:hyperlink w:anchor="_bookmark32" w:history="1">
        <w:r>
          <w:rPr>
            <w:w w:val="110"/>
          </w:rPr>
          <w:t>15</w:t>
        </w:r>
      </w:hyperlink>
      <w:r>
        <w:rPr>
          <w:w w:val="110"/>
        </w:rPr>
        <w:t xml:space="preserve"> shows that this mass reduction </w:t>
      </w:r>
      <w:proofErr w:type="gramStart"/>
      <w:r>
        <w:rPr>
          <w:w w:val="110"/>
        </w:rPr>
        <w:t>actually incurs</w:t>
      </w:r>
      <w:proofErr w:type="gramEnd"/>
      <w:r>
        <w:rPr>
          <w:w w:val="110"/>
        </w:rPr>
        <w:t xml:space="preserve"> a cost increase. This is inconsistent with expectations, but can </w:t>
      </w:r>
      <w:r>
        <w:rPr>
          <w:spacing w:val="2"/>
          <w:w w:val="110"/>
        </w:rPr>
        <w:t xml:space="preserve">be </w:t>
      </w:r>
      <w:r>
        <w:rPr>
          <w:w w:val="110"/>
        </w:rPr>
        <w:t xml:space="preserve">understood through the results in Figure </w:t>
      </w:r>
      <w:hyperlink w:anchor="_bookmark31" w:history="1">
        <w:r>
          <w:rPr>
            <w:w w:val="110"/>
          </w:rPr>
          <w:t>14d</w:t>
        </w:r>
      </w:hyperlink>
      <w:r>
        <w:rPr>
          <w:w w:val="110"/>
        </w:rPr>
        <w:t xml:space="preserve"> and </w:t>
      </w:r>
      <w:r>
        <w:rPr>
          <w:spacing w:val="-4"/>
          <w:w w:val="110"/>
        </w:rPr>
        <w:t xml:space="preserve">Table </w:t>
      </w:r>
      <w:hyperlink w:anchor="_bookmark12" w:history="1">
        <w:r>
          <w:rPr>
            <w:w w:val="110"/>
          </w:rPr>
          <w:t>1.</w:t>
        </w:r>
      </w:hyperlink>
      <w:r>
        <w:rPr>
          <w:w w:val="110"/>
        </w:rPr>
        <w:t xml:space="preserve"> </w:t>
      </w:r>
      <w:r>
        <w:rPr>
          <w:spacing w:val="-9"/>
          <w:w w:val="110"/>
        </w:rPr>
        <w:t xml:space="preserve">To </w:t>
      </w:r>
      <w:r>
        <w:rPr>
          <w:w w:val="110"/>
        </w:rPr>
        <w:t xml:space="preserve">reduce the mass, the optimizer  has aggressively reduced the amount of permanent ballast in </w:t>
      </w:r>
      <w:r>
        <w:rPr>
          <w:spacing w:val="-3"/>
          <w:w w:val="110"/>
        </w:rPr>
        <w:t xml:space="preserve">favor </w:t>
      </w:r>
      <w:r>
        <w:rPr>
          <w:w w:val="110"/>
        </w:rPr>
        <w:t xml:space="preserve">of water ballast. </w:t>
      </w:r>
      <w:r>
        <w:rPr>
          <w:spacing w:val="-9"/>
          <w:w w:val="110"/>
        </w:rPr>
        <w:t xml:space="preserve">To </w:t>
      </w:r>
      <w:r>
        <w:rPr>
          <w:w w:val="110"/>
        </w:rPr>
        <w:t>maintain stability despite</w:t>
      </w:r>
      <w:r>
        <w:rPr>
          <w:spacing w:val="-13"/>
          <w:w w:val="110"/>
        </w:rPr>
        <w:t xml:space="preserve"> </w:t>
      </w:r>
      <w:r>
        <w:rPr>
          <w:w w:val="110"/>
        </w:rPr>
        <w:t>this</w:t>
      </w:r>
      <w:r>
        <w:rPr>
          <w:spacing w:val="-13"/>
          <w:w w:val="110"/>
        </w:rPr>
        <w:t xml:space="preserve"> </w:t>
      </w:r>
      <w:r>
        <w:rPr>
          <w:w w:val="110"/>
        </w:rPr>
        <w:t>change,</w:t>
      </w:r>
      <w:r>
        <w:rPr>
          <w:spacing w:val="-12"/>
          <w:w w:val="110"/>
        </w:rPr>
        <w:t xml:space="preserve"> </w:t>
      </w:r>
      <w:r>
        <w:rPr>
          <w:w w:val="110"/>
        </w:rPr>
        <w:t>the</w:t>
      </w:r>
      <w:r>
        <w:rPr>
          <w:spacing w:val="-13"/>
          <w:w w:val="110"/>
        </w:rPr>
        <w:t xml:space="preserve"> </w:t>
      </w:r>
      <w:r>
        <w:rPr>
          <w:w w:val="110"/>
        </w:rPr>
        <w:t>column</w:t>
      </w:r>
      <w:r>
        <w:rPr>
          <w:spacing w:val="-13"/>
          <w:w w:val="110"/>
        </w:rPr>
        <w:t xml:space="preserve"> </w:t>
      </w:r>
      <w:r>
        <w:rPr>
          <w:w w:val="110"/>
        </w:rPr>
        <w:t>diameter</w:t>
      </w:r>
      <w:r>
        <w:rPr>
          <w:spacing w:val="-13"/>
          <w:w w:val="110"/>
        </w:rPr>
        <w:t xml:space="preserve"> </w:t>
      </w:r>
      <w:r>
        <w:rPr>
          <w:w w:val="110"/>
        </w:rPr>
        <w:t>and</w:t>
      </w:r>
      <w:r>
        <w:rPr>
          <w:spacing w:val="-13"/>
          <w:w w:val="110"/>
        </w:rPr>
        <w:t xml:space="preserve"> </w:t>
      </w:r>
      <w:r>
        <w:rPr>
          <w:w w:val="110"/>
        </w:rPr>
        <w:t>draft</w:t>
      </w:r>
      <w:r>
        <w:rPr>
          <w:spacing w:val="-13"/>
          <w:w w:val="110"/>
        </w:rPr>
        <w:t xml:space="preserve"> </w:t>
      </w:r>
      <w:r>
        <w:rPr>
          <w:w w:val="110"/>
        </w:rPr>
        <w:t>(which</w:t>
      </w:r>
      <w:r>
        <w:rPr>
          <w:spacing w:val="-13"/>
          <w:w w:val="110"/>
        </w:rPr>
        <w:t xml:space="preserve"> </w:t>
      </w:r>
      <w:r>
        <w:rPr>
          <w:w w:val="110"/>
        </w:rPr>
        <w:t>was</w:t>
      </w:r>
      <w:r>
        <w:rPr>
          <w:spacing w:val="-13"/>
          <w:w w:val="110"/>
        </w:rPr>
        <w:t xml:space="preserve"> </w:t>
      </w:r>
      <w:r>
        <w:rPr>
          <w:w w:val="110"/>
        </w:rPr>
        <w:t>not</w:t>
      </w:r>
      <w:r>
        <w:rPr>
          <w:spacing w:val="-13"/>
          <w:w w:val="110"/>
        </w:rPr>
        <w:t xml:space="preserve"> </w:t>
      </w:r>
      <w:r>
        <w:rPr>
          <w:w w:val="110"/>
        </w:rPr>
        <w:t>shown)</w:t>
      </w:r>
      <w:r>
        <w:rPr>
          <w:spacing w:val="-13"/>
          <w:w w:val="110"/>
        </w:rPr>
        <w:t xml:space="preserve"> </w:t>
      </w:r>
      <w:proofErr w:type="gramStart"/>
      <w:r>
        <w:rPr>
          <w:w w:val="110"/>
        </w:rPr>
        <w:t>actually</w:t>
      </w:r>
      <w:r>
        <w:rPr>
          <w:spacing w:val="-13"/>
          <w:w w:val="110"/>
        </w:rPr>
        <w:t xml:space="preserve"> </w:t>
      </w:r>
      <w:r>
        <w:rPr>
          <w:w w:val="110"/>
        </w:rPr>
        <w:t>increased</w:t>
      </w:r>
      <w:proofErr w:type="gramEnd"/>
      <w:r>
        <w:rPr>
          <w:spacing w:val="-13"/>
          <w:w w:val="110"/>
        </w:rPr>
        <w:t xml:space="preserve"> </w:t>
      </w:r>
      <w:r>
        <w:rPr>
          <w:spacing w:val="-3"/>
          <w:w w:val="110"/>
        </w:rPr>
        <w:t>slightly.</w:t>
      </w:r>
      <w:r>
        <w:rPr>
          <w:spacing w:val="9"/>
          <w:w w:val="110"/>
        </w:rPr>
        <w:t xml:space="preserve"> </w:t>
      </w:r>
      <w:r>
        <w:rPr>
          <w:w w:val="110"/>
        </w:rPr>
        <w:t>While permanent</w:t>
      </w:r>
      <w:r>
        <w:rPr>
          <w:spacing w:val="-15"/>
          <w:w w:val="110"/>
        </w:rPr>
        <w:t xml:space="preserve"> </w:t>
      </w:r>
      <w:r>
        <w:rPr>
          <w:w w:val="110"/>
        </w:rPr>
        <w:t>ballast</w:t>
      </w:r>
      <w:r>
        <w:rPr>
          <w:spacing w:val="-15"/>
          <w:w w:val="110"/>
        </w:rPr>
        <w:t xml:space="preserve"> </w:t>
      </w:r>
      <w:r>
        <w:rPr>
          <w:w w:val="110"/>
        </w:rPr>
        <w:t>is</w:t>
      </w:r>
      <w:r>
        <w:rPr>
          <w:spacing w:val="-15"/>
          <w:w w:val="110"/>
        </w:rPr>
        <w:t xml:space="preserve"> </w:t>
      </w:r>
      <w:r>
        <w:rPr>
          <w:spacing w:val="-4"/>
          <w:w w:val="110"/>
        </w:rPr>
        <w:t>heavy,</w:t>
      </w:r>
      <w:r>
        <w:rPr>
          <w:spacing w:val="-14"/>
          <w:w w:val="110"/>
        </w:rPr>
        <w:t xml:space="preserve"> </w:t>
      </w:r>
      <w:r>
        <w:rPr>
          <w:w w:val="110"/>
        </w:rPr>
        <w:t>it</w:t>
      </w:r>
      <w:r>
        <w:rPr>
          <w:spacing w:val="-15"/>
          <w:w w:val="110"/>
        </w:rPr>
        <w:t xml:space="preserve"> </w:t>
      </w:r>
      <w:r>
        <w:rPr>
          <w:w w:val="110"/>
        </w:rPr>
        <w:t>is</w:t>
      </w:r>
      <w:r>
        <w:rPr>
          <w:spacing w:val="-15"/>
          <w:w w:val="110"/>
        </w:rPr>
        <w:t xml:space="preserve"> </w:t>
      </w:r>
      <w:r>
        <w:rPr>
          <w:w w:val="110"/>
        </w:rPr>
        <w:t>also</w:t>
      </w:r>
      <w:r>
        <w:rPr>
          <w:spacing w:val="-15"/>
          <w:w w:val="110"/>
        </w:rPr>
        <w:t xml:space="preserve"> </w:t>
      </w:r>
      <w:r>
        <w:rPr>
          <w:w w:val="110"/>
        </w:rPr>
        <w:t>inexpensive</w:t>
      </w:r>
      <w:r>
        <w:rPr>
          <w:spacing w:val="-15"/>
          <w:w w:val="110"/>
        </w:rPr>
        <w:t xml:space="preserve"> </w:t>
      </w:r>
      <w:r>
        <w:rPr>
          <w:w w:val="110"/>
        </w:rPr>
        <w:t>per</w:t>
      </w:r>
      <w:r>
        <w:rPr>
          <w:spacing w:val="-15"/>
          <w:w w:val="110"/>
        </w:rPr>
        <w:t xml:space="preserve"> </w:t>
      </w:r>
      <w:r>
        <w:rPr>
          <w:w w:val="110"/>
        </w:rPr>
        <w:t>unit</w:t>
      </w:r>
      <w:r>
        <w:rPr>
          <w:spacing w:val="-15"/>
          <w:w w:val="110"/>
        </w:rPr>
        <w:t xml:space="preserve"> </w:t>
      </w:r>
      <w:r>
        <w:rPr>
          <w:w w:val="110"/>
        </w:rPr>
        <w:t>mass,</w:t>
      </w:r>
      <w:r>
        <w:rPr>
          <w:spacing w:val="-14"/>
          <w:w w:val="110"/>
        </w:rPr>
        <w:t xml:space="preserve"> </w:t>
      </w:r>
      <w:r>
        <w:rPr>
          <w:w w:val="110"/>
        </w:rPr>
        <w:t>whereas</w:t>
      </w:r>
      <w:r>
        <w:rPr>
          <w:spacing w:val="-15"/>
          <w:w w:val="110"/>
        </w:rPr>
        <w:t xml:space="preserve"> </w:t>
      </w:r>
      <w:r>
        <w:rPr>
          <w:w w:val="110"/>
        </w:rPr>
        <w:t>rolled</w:t>
      </w:r>
      <w:r>
        <w:rPr>
          <w:spacing w:val="-15"/>
          <w:w w:val="110"/>
        </w:rPr>
        <w:t xml:space="preserve"> </w:t>
      </w:r>
      <w:r>
        <w:rPr>
          <w:w w:val="110"/>
        </w:rPr>
        <w:t>steel</w:t>
      </w:r>
      <w:r>
        <w:rPr>
          <w:spacing w:val="-15"/>
          <w:w w:val="110"/>
        </w:rPr>
        <w:t xml:space="preserve"> </w:t>
      </w:r>
      <w:r>
        <w:rPr>
          <w:w w:val="110"/>
        </w:rPr>
        <w:t>columns</w:t>
      </w:r>
      <w:r>
        <w:rPr>
          <w:spacing w:val="-15"/>
          <w:w w:val="110"/>
        </w:rPr>
        <w:t xml:space="preserve"> </w:t>
      </w:r>
      <w:r>
        <w:rPr>
          <w:w w:val="110"/>
        </w:rPr>
        <w:t>are</w:t>
      </w:r>
      <w:r>
        <w:rPr>
          <w:spacing w:val="-15"/>
          <w:w w:val="110"/>
        </w:rPr>
        <w:t xml:space="preserve"> </w:t>
      </w:r>
      <w:r>
        <w:rPr>
          <w:w w:val="110"/>
        </w:rPr>
        <w:t>an</w:t>
      </w:r>
      <w:r>
        <w:rPr>
          <w:spacing w:val="-15"/>
          <w:w w:val="110"/>
        </w:rPr>
        <w:t xml:space="preserve"> </w:t>
      </w:r>
      <w:r>
        <w:rPr>
          <w:w w:val="110"/>
        </w:rPr>
        <w:t>order-of- magnitude</w:t>
      </w:r>
      <w:r>
        <w:rPr>
          <w:spacing w:val="-23"/>
          <w:w w:val="110"/>
        </w:rPr>
        <w:t xml:space="preserve"> </w:t>
      </w:r>
      <w:r>
        <w:rPr>
          <w:w w:val="110"/>
        </w:rPr>
        <w:t>more</w:t>
      </w:r>
      <w:r>
        <w:rPr>
          <w:spacing w:val="-23"/>
          <w:w w:val="110"/>
        </w:rPr>
        <w:t xml:space="preserve"> </w:t>
      </w:r>
      <w:r>
        <w:rPr>
          <w:w w:val="110"/>
        </w:rPr>
        <w:t>expensive.</w:t>
      </w:r>
      <w:r>
        <w:rPr>
          <w:spacing w:val="3"/>
          <w:w w:val="110"/>
        </w:rPr>
        <w:t xml:space="preserve"> </w:t>
      </w:r>
      <w:r>
        <w:rPr>
          <w:w w:val="110"/>
        </w:rPr>
        <w:t>Since</w:t>
      </w:r>
      <w:r>
        <w:rPr>
          <w:spacing w:val="-23"/>
          <w:w w:val="110"/>
        </w:rPr>
        <w:t xml:space="preserve"> </w:t>
      </w:r>
      <w:r>
        <w:rPr>
          <w:w w:val="110"/>
        </w:rPr>
        <w:t>the</w:t>
      </w:r>
      <w:r>
        <w:rPr>
          <w:spacing w:val="-23"/>
          <w:w w:val="110"/>
        </w:rPr>
        <w:t xml:space="preserve"> </w:t>
      </w:r>
      <w:r>
        <w:rPr>
          <w:w w:val="110"/>
        </w:rPr>
        <w:t>mass-optimized</w:t>
      </w:r>
      <w:r>
        <w:rPr>
          <w:spacing w:val="-23"/>
          <w:w w:val="110"/>
        </w:rPr>
        <w:t xml:space="preserve"> </w:t>
      </w:r>
      <w:r>
        <w:rPr>
          <w:w w:val="110"/>
        </w:rPr>
        <w:t>design</w:t>
      </w:r>
      <w:r>
        <w:rPr>
          <w:spacing w:val="-23"/>
          <w:w w:val="110"/>
        </w:rPr>
        <w:t xml:space="preserve"> </w:t>
      </w:r>
      <w:r>
        <w:rPr>
          <w:w w:val="110"/>
        </w:rPr>
        <w:t>is</w:t>
      </w:r>
      <w:r>
        <w:rPr>
          <w:spacing w:val="-23"/>
          <w:w w:val="110"/>
        </w:rPr>
        <w:t xml:space="preserve"> </w:t>
      </w:r>
      <w:r>
        <w:rPr>
          <w:w w:val="110"/>
        </w:rPr>
        <w:t>blind</w:t>
      </w:r>
      <w:r>
        <w:rPr>
          <w:spacing w:val="-23"/>
          <w:w w:val="110"/>
        </w:rPr>
        <w:t xml:space="preserve"> </w:t>
      </w:r>
      <w:r>
        <w:rPr>
          <w:w w:val="110"/>
        </w:rPr>
        <w:t>to</w:t>
      </w:r>
      <w:r>
        <w:rPr>
          <w:spacing w:val="-23"/>
          <w:w w:val="110"/>
        </w:rPr>
        <w:t xml:space="preserve"> </w:t>
      </w:r>
      <w:r>
        <w:rPr>
          <w:w w:val="110"/>
        </w:rPr>
        <w:t>cost,</w:t>
      </w:r>
      <w:r>
        <w:rPr>
          <w:spacing w:val="-20"/>
          <w:w w:val="110"/>
        </w:rPr>
        <w:t xml:space="preserve"> </w:t>
      </w:r>
      <w:r>
        <w:rPr>
          <w:w w:val="110"/>
        </w:rPr>
        <w:t>the</w:t>
      </w:r>
      <w:r>
        <w:rPr>
          <w:spacing w:val="-23"/>
          <w:w w:val="110"/>
        </w:rPr>
        <w:t xml:space="preserve"> </w:t>
      </w:r>
      <w:r>
        <w:rPr>
          <w:w w:val="110"/>
        </w:rPr>
        <w:t>algorithm</w:t>
      </w:r>
      <w:r>
        <w:rPr>
          <w:spacing w:val="-22"/>
          <w:w w:val="110"/>
        </w:rPr>
        <w:t xml:space="preserve"> </w:t>
      </w:r>
      <w:r>
        <w:rPr>
          <w:w w:val="110"/>
        </w:rPr>
        <w:t>traded</w:t>
      </w:r>
      <w:r>
        <w:rPr>
          <w:spacing w:val="-23"/>
          <w:w w:val="110"/>
        </w:rPr>
        <w:t xml:space="preserve"> </w:t>
      </w:r>
      <w:r>
        <w:rPr>
          <w:w w:val="110"/>
        </w:rPr>
        <w:t>a</w:t>
      </w:r>
      <w:r>
        <w:rPr>
          <w:spacing w:val="-23"/>
          <w:w w:val="110"/>
        </w:rPr>
        <w:t xml:space="preserve"> </w:t>
      </w:r>
      <w:r>
        <w:rPr>
          <w:w w:val="110"/>
        </w:rPr>
        <w:t>heavy</w:t>
      </w:r>
      <w:r>
        <w:rPr>
          <w:spacing w:val="-23"/>
          <w:w w:val="110"/>
        </w:rPr>
        <w:t xml:space="preserve"> </w:t>
      </w:r>
      <w:r>
        <w:rPr>
          <w:w w:val="110"/>
        </w:rPr>
        <w:t>but cheap ingredient for a lighter but more expensive ingredient. This explains the ostensibly counter-intuitive trends seen in Figure</w:t>
      </w:r>
      <w:r>
        <w:rPr>
          <w:spacing w:val="-14"/>
          <w:w w:val="110"/>
        </w:rPr>
        <w:t xml:space="preserve"> </w:t>
      </w:r>
      <w:hyperlink w:anchor="_bookmark32" w:history="1">
        <w:r>
          <w:rPr>
            <w:w w:val="110"/>
          </w:rPr>
          <w:t>15.</w:t>
        </w:r>
      </w:hyperlink>
    </w:p>
    <w:p w:rsidR="00012D33" w:rsidRDefault="00012D33">
      <w:pPr>
        <w:pStyle w:val="BodyText"/>
        <w:spacing w:before="4"/>
        <w:rPr>
          <w:sz w:val="24"/>
        </w:rPr>
      </w:pPr>
    </w:p>
    <w:p w:rsidR="00012D33" w:rsidRDefault="0009622D">
      <w:pPr>
        <w:pStyle w:val="Heading4"/>
        <w:numPr>
          <w:ilvl w:val="2"/>
          <w:numId w:val="6"/>
        </w:numPr>
        <w:tabs>
          <w:tab w:val="left" w:pos="801"/>
        </w:tabs>
        <w:ind w:hanging="700"/>
        <w:jc w:val="both"/>
      </w:pPr>
      <w:bookmarkStart w:id="280" w:name="Cost-Optimized_Design_Sensitivity"/>
      <w:bookmarkEnd w:id="280"/>
      <w:r>
        <w:rPr>
          <w:w w:val="115"/>
        </w:rPr>
        <w:t>Cost-</w:t>
      </w:r>
      <w:proofErr w:type="gramStart"/>
      <w:r>
        <w:rPr>
          <w:w w:val="115"/>
        </w:rPr>
        <w:t>Optimized  Design</w:t>
      </w:r>
      <w:proofErr w:type="gramEnd"/>
      <w:r>
        <w:rPr>
          <w:spacing w:val="38"/>
          <w:w w:val="115"/>
        </w:rPr>
        <w:t xml:space="preserve"> </w:t>
      </w:r>
      <w:r>
        <w:rPr>
          <w:w w:val="115"/>
        </w:rPr>
        <w:t>Sensitivity</w:t>
      </w:r>
    </w:p>
    <w:p w:rsidR="00012D33" w:rsidRDefault="0009622D">
      <w:pPr>
        <w:pStyle w:val="BodyText"/>
        <w:spacing w:before="161" w:line="273" w:lineRule="auto"/>
        <w:ind w:left="100" w:right="1437"/>
        <w:jc w:val="both"/>
      </w:pPr>
      <w:proofErr w:type="gramStart"/>
      <w:r>
        <w:rPr>
          <w:spacing w:val="-6"/>
          <w:w w:val="105"/>
        </w:rPr>
        <w:t xml:space="preserve">For  </w:t>
      </w:r>
      <w:r>
        <w:rPr>
          <w:w w:val="105"/>
        </w:rPr>
        <w:t>a</w:t>
      </w:r>
      <w:proofErr w:type="gramEnd"/>
      <w:r>
        <w:rPr>
          <w:w w:val="105"/>
        </w:rPr>
        <w:t xml:space="preserve"> consistent reduction in both substructure mass and cost with respect to mass reductions in the nacelle,   </w:t>
      </w:r>
      <w:r>
        <w:rPr>
          <w:spacing w:val="-3"/>
          <w:w w:val="105"/>
        </w:rPr>
        <w:t>we</w:t>
      </w:r>
      <w:r>
        <w:rPr>
          <w:spacing w:val="33"/>
          <w:w w:val="105"/>
        </w:rPr>
        <w:t xml:space="preserve"> </w:t>
      </w:r>
      <w:r>
        <w:rPr>
          <w:w w:val="105"/>
        </w:rPr>
        <w:t>must</w:t>
      </w:r>
      <w:r>
        <w:rPr>
          <w:spacing w:val="33"/>
          <w:w w:val="105"/>
        </w:rPr>
        <w:t xml:space="preserve"> </w:t>
      </w:r>
      <w:r>
        <w:rPr>
          <w:w w:val="105"/>
        </w:rPr>
        <w:t>look</w:t>
      </w:r>
      <w:r>
        <w:rPr>
          <w:spacing w:val="33"/>
          <w:w w:val="105"/>
        </w:rPr>
        <w:t xml:space="preserve"> </w:t>
      </w:r>
      <w:r>
        <w:rPr>
          <w:w w:val="105"/>
        </w:rPr>
        <w:t>to</w:t>
      </w:r>
      <w:r>
        <w:rPr>
          <w:spacing w:val="33"/>
          <w:w w:val="105"/>
        </w:rPr>
        <w:t xml:space="preserve"> </w:t>
      </w:r>
      <w:r>
        <w:rPr>
          <w:w w:val="105"/>
        </w:rPr>
        <w:t>the</w:t>
      </w:r>
      <w:r>
        <w:rPr>
          <w:spacing w:val="33"/>
          <w:w w:val="105"/>
        </w:rPr>
        <w:t xml:space="preserve"> </w:t>
      </w:r>
      <w:r>
        <w:rPr>
          <w:w w:val="105"/>
        </w:rPr>
        <w:t>cost-optimized</w:t>
      </w:r>
      <w:r>
        <w:rPr>
          <w:spacing w:val="33"/>
          <w:w w:val="105"/>
        </w:rPr>
        <w:t xml:space="preserve"> </w:t>
      </w:r>
      <w:r>
        <w:rPr>
          <w:w w:val="105"/>
        </w:rPr>
        <w:t>design</w:t>
      </w:r>
      <w:r>
        <w:rPr>
          <w:spacing w:val="33"/>
          <w:w w:val="105"/>
        </w:rPr>
        <w:t xml:space="preserve"> </w:t>
      </w:r>
      <w:r>
        <w:rPr>
          <w:w w:val="105"/>
        </w:rPr>
        <w:t>sensitivity</w:t>
      </w:r>
      <w:r>
        <w:rPr>
          <w:spacing w:val="33"/>
          <w:w w:val="105"/>
        </w:rPr>
        <w:t xml:space="preserve"> </w:t>
      </w:r>
      <w:r>
        <w:rPr>
          <w:w w:val="105"/>
        </w:rPr>
        <w:t xml:space="preserve">results. </w:t>
      </w:r>
      <w:r>
        <w:rPr>
          <w:spacing w:val="33"/>
          <w:w w:val="105"/>
        </w:rPr>
        <w:t xml:space="preserve"> </w:t>
      </w:r>
      <w:r>
        <w:rPr>
          <w:w w:val="105"/>
        </w:rPr>
        <w:t>These</w:t>
      </w:r>
      <w:r>
        <w:rPr>
          <w:spacing w:val="33"/>
          <w:w w:val="105"/>
        </w:rPr>
        <w:t xml:space="preserve"> </w:t>
      </w:r>
      <w:r>
        <w:rPr>
          <w:w w:val="105"/>
        </w:rPr>
        <w:t>results</w:t>
      </w:r>
      <w:r>
        <w:rPr>
          <w:spacing w:val="33"/>
          <w:w w:val="105"/>
        </w:rPr>
        <w:t xml:space="preserve"> </w:t>
      </w:r>
      <w:r>
        <w:rPr>
          <w:w w:val="105"/>
        </w:rPr>
        <w:t>are</w:t>
      </w:r>
      <w:r>
        <w:rPr>
          <w:spacing w:val="33"/>
          <w:w w:val="105"/>
        </w:rPr>
        <w:t xml:space="preserve"> </w:t>
      </w:r>
      <w:r>
        <w:rPr>
          <w:w w:val="105"/>
        </w:rPr>
        <w:t>shown</w:t>
      </w:r>
      <w:r>
        <w:rPr>
          <w:spacing w:val="33"/>
          <w:w w:val="105"/>
        </w:rPr>
        <w:t xml:space="preserve"> </w:t>
      </w:r>
      <w:r>
        <w:rPr>
          <w:w w:val="105"/>
        </w:rPr>
        <w:t>in</w:t>
      </w:r>
      <w:r>
        <w:rPr>
          <w:spacing w:val="33"/>
          <w:w w:val="105"/>
        </w:rPr>
        <w:t xml:space="preserve"> </w:t>
      </w:r>
      <w:r>
        <w:rPr>
          <w:w w:val="105"/>
        </w:rPr>
        <w:t>Figure</w:t>
      </w:r>
      <w:r>
        <w:rPr>
          <w:spacing w:val="33"/>
          <w:w w:val="105"/>
        </w:rPr>
        <w:t xml:space="preserve"> </w:t>
      </w:r>
      <w:hyperlink w:anchor="_bookmark33" w:history="1">
        <w:r>
          <w:rPr>
            <w:w w:val="105"/>
          </w:rPr>
          <w:t>16.</w:t>
        </w:r>
      </w:hyperlink>
      <w:r>
        <w:rPr>
          <w:w w:val="105"/>
        </w:rPr>
        <w:t xml:space="preserve"> </w:t>
      </w:r>
      <w:r>
        <w:rPr>
          <w:spacing w:val="33"/>
          <w:w w:val="105"/>
        </w:rPr>
        <w:t xml:space="preserve"> </w:t>
      </w:r>
      <w:r>
        <w:rPr>
          <w:w w:val="105"/>
        </w:rPr>
        <w:t>The</w:t>
      </w:r>
    </w:p>
    <w:p w:rsidR="00012D33" w:rsidRDefault="00012D33">
      <w:pPr>
        <w:spacing w:line="273" w:lineRule="auto"/>
        <w:jc w:val="both"/>
        <w:sectPr w:rsidR="00012D33">
          <w:type w:val="continuous"/>
          <w:pgSz w:w="12240" w:h="15840"/>
          <w:pgMar w:top="1500" w:right="0" w:bottom="980" w:left="1340" w:header="720" w:footer="720" w:gutter="0"/>
          <w:cols w:space="720"/>
        </w:sectPr>
      </w:pPr>
    </w:p>
    <w:p w:rsidR="00012D33" w:rsidRDefault="00012D33">
      <w:pPr>
        <w:pStyle w:val="BodyText"/>
        <w:rPr>
          <w:sz w:val="16"/>
        </w:rPr>
      </w:pPr>
    </w:p>
    <w:p w:rsidR="00012D33" w:rsidRDefault="00F23B9E">
      <w:pPr>
        <w:spacing w:before="127"/>
        <w:jc w:val="right"/>
        <w:rPr>
          <w:rFonts w:ascii="Arial"/>
          <w:sz w:val="16"/>
        </w:rPr>
      </w:pPr>
      <w:r>
        <w:rPr>
          <w:noProof/>
        </w:rPr>
        <mc:AlternateContent>
          <mc:Choice Requires="wps">
            <w:drawing>
              <wp:anchor distT="0" distB="0" distL="114300" distR="114300" simplePos="0" relativeHeight="251623424" behindDoc="0" locked="0" layoutInCell="1" allowOverlap="1" wp14:anchorId="72DC4B36" wp14:editId="62B8572F">
                <wp:simplePos x="0" y="0"/>
                <wp:positionH relativeFrom="page">
                  <wp:posOffset>1040765</wp:posOffset>
                </wp:positionH>
                <wp:positionV relativeFrom="paragraph">
                  <wp:posOffset>223520</wp:posOffset>
                </wp:positionV>
                <wp:extent cx="134620" cy="1054100"/>
                <wp:effectExtent l="2540" t="3810" r="0" b="0"/>
                <wp:wrapNone/>
                <wp:docPr id="501" name="Text 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 cy="1054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82" w:lineRule="exact"/>
                              <w:ind w:left="20" w:right="-602"/>
                              <w:rPr>
                                <w:rFonts w:ascii="Arial"/>
                                <w:b/>
                                <w:sz w:val="17"/>
                              </w:rPr>
                            </w:pPr>
                            <w:r>
                              <w:rPr>
                                <w:rFonts w:ascii="Arial"/>
                                <w:b/>
                                <w:w w:val="68"/>
                                <w:sz w:val="17"/>
                              </w:rPr>
                              <w:t>S</w:t>
                            </w:r>
                            <w:r>
                              <w:rPr>
                                <w:rFonts w:ascii="Arial"/>
                                <w:b/>
                                <w:w w:val="73"/>
                                <w:sz w:val="17"/>
                              </w:rPr>
                              <w:t>u</w:t>
                            </w:r>
                            <w:r>
                              <w:rPr>
                                <w:rFonts w:ascii="Arial"/>
                                <w:b/>
                                <w:w w:val="74"/>
                                <w:sz w:val="17"/>
                              </w:rPr>
                              <w:t>b</w:t>
                            </w:r>
                            <w:r>
                              <w:rPr>
                                <w:rFonts w:ascii="Arial"/>
                                <w:b/>
                                <w:w w:val="67"/>
                                <w:sz w:val="17"/>
                              </w:rPr>
                              <w:t>s</w:t>
                            </w:r>
                            <w:r>
                              <w:rPr>
                                <w:rFonts w:ascii="Arial"/>
                                <w:b/>
                                <w:w w:val="90"/>
                                <w:sz w:val="17"/>
                              </w:rPr>
                              <w:t>t</w:t>
                            </w:r>
                            <w:r>
                              <w:rPr>
                                <w:rFonts w:ascii="Arial"/>
                                <w:b/>
                                <w:w w:val="80"/>
                                <w:sz w:val="17"/>
                              </w:rPr>
                              <w:t>r</w:t>
                            </w:r>
                            <w:r>
                              <w:rPr>
                                <w:rFonts w:ascii="Arial"/>
                                <w:b/>
                                <w:w w:val="73"/>
                                <w:sz w:val="17"/>
                              </w:rPr>
                              <w:t>u</w:t>
                            </w:r>
                            <w:r>
                              <w:rPr>
                                <w:rFonts w:ascii="Arial"/>
                                <w:b/>
                                <w:spacing w:val="-1"/>
                                <w:w w:val="67"/>
                                <w:sz w:val="17"/>
                              </w:rPr>
                              <w:t>c</w:t>
                            </w:r>
                            <w:r>
                              <w:rPr>
                                <w:rFonts w:ascii="Arial"/>
                                <w:b/>
                                <w:w w:val="90"/>
                                <w:sz w:val="17"/>
                              </w:rPr>
                              <w:t>t</w:t>
                            </w:r>
                            <w:r>
                              <w:rPr>
                                <w:rFonts w:ascii="Arial"/>
                                <w:b/>
                                <w:w w:val="73"/>
                                <w:sz w:val="17"/>
                              </w:rPr>
                              <w:t>u</w:t>
                            </w:r>
                            <w:r>
                              <w:rPr>
                                <w:rFonts w:ascii="Arial"/>
                                <w:b/>
                                <w:w w:val="80"/>
                                <w:sz w:val="17"/>
                              </w:rPr>
                              <w:t>r</w:t>
                            </w:r>
                            <w:r>
                              <w:rPr>
                                <w:rFonts w:ascii="Arial"/>
                                <w:b/>
                                <w:w w:val="77"/>
                                <w:sz w:val="17"/>
                              </w:rPr>
                              <w:t>e</w:t>
                            </w:r>
                            <w:r>
                              <w:rPr>
                                <w:rFonts w:ascii="Arial"/>
                                <w:b/>
                                <w:spacing w:val="-10"/>
                                <w:sz w:val="17"/>
                              </w:rPr>
                              <w:t xml:space="preserve"> </w:t>
                            </w:r>
                            <w:r>
                              <w:rPr>
                                <w:rFonts w:ascii="Arial"/>
                                <w:b/>
                                <w:spacing w:val="-1"/>
                                <w:w w:val="67"/>
                                <w:sz w:val="17"/>
                              </w:rPr>
                              <w:t>c</w:t>
                            </w:r>
                            <w:r>
                              <w:rPr>
                                <w:rFonts w:ascii="Arial"/>
                                <w:b/>
                                <w:w w:val="71"/>
                                <w:sz w:val="17"/>
                              </w:rPr>
                              <w:t>o</w:t>
                            </w:r>
                            <w:r>
                              <w:rPr>
                                <w:rFonts w:ascii="Arial"/>
                                <w:b/>
                                <w:w w:val="67"/>
                                <w:sz w:val="17"/>
                              </w:rPr>
                              <w:t>s</w:t>
                            </w:r>
                            <w:r>
                              <w:rPr>
                                <w:rFonts w:ascii="Arial"/>
                                <w:b/>
                                <w:w w:val="90"/>
                                <w:sz w:val="17"/>
                              </w:rPr>
                              <w:t>t</w:t>
                            </w:r>
                            <w:r>
                              <w:rPr>
                                <w:rFonts w:ascii="Arial"/>
                                <w:b/>
                                <w:spacing w:val="-10"/>
                                <w:sz w:val="17"/>
                              </w:rPr>
                              <w:t xml:space="preserve"> </w:t>
                            </w:r>
                            <w:r>
                              <w:rPr>
                                <w:rFonts w:ascii="Arial"/>
                                <w:b/>
                                <w:w w:val="86"/>
                                <w:sz w:val="17"/>
                              </w:rPr>
                              <w:t>[</w:t>
                            </w:r>
                            <w:r>
                              <w:rPr>
                                <w:rFonts w:ascii="Arial"/>
                                <w:b/>
                                <w:w w:val="75"/>
                                <w:sz w:val="17"/>
                              </w:rPr>
                              <w:t>M</w:t>
                            </w:r>
                            <w:r>
                              <w:rPr>
                                <w:rFonts w:ascii="Arial"/>
                                <w:b/>
                                <w:spacing w:val="-10"/>
                                <w:sz w:val="17"/>
                              </w:rPr>
                              <w:t xml:space="preserve"> </w:t>
                            </w:r>
                            <w:r>
                              <w:rPr>
                                <w:rFonts w:ascii="Arial"/>
                                <w:b/>
                                <w:w w:val="71"/>
                                <w:sz w:val="17"/>
                              </w:rPr>
                              <w:t>U</w:t>
                            </w:r>
                            <w:r>
                              <w:rPr>
                                <w:rFonts w:ascii="Arial"/>
                                <w:b/>
                                <w:w w:val="68"/>
                                <w:sz w:val="17"/>
                              </w:rPr>
                              <w:t>S</w:t>
                            </w:r>
                            <w:r>
                              <w:rPr>
                                <w:rFonts w:ascii="Arial"/>
                                <w:b/>
                                <w:w w:val="72"/>
                                <w:sz w:val="17"/>
                              </w:rPr>
                              <w:t>D</w:t>
                            </w:r>
                            <w:r>
                              <w:rPr>
                                <w:rFonts w:ascii="Arial"/>
                                <w:b/>
                                <w:w w:val="86"/>
                                <w:sz w:val="17"/>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DC4B36" id="Text Box 490" o:spid="_x0000_s1853" type="#_x0000_t202" style="position:absolute;left:0;text-align:left;margin-left:81.95pt;margin-top:17.6pt;width:10.6pt;height:83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" filled="f" stroked="f">
                <v:textbox style="layout-flow:vertical;mso-layout-flow-alt:bottom-to-top" inset="0,0,0,0">
                  <w:txbxContent>
                    <w:p w:rsidR="0009622D" w:rsidRDefault="0009622D">
                      <w:pPr>
                        <w:spacing w:line="182" w:lineRule="exact"/>
                        <w:ind w:left="20" w:right="-602"/>
                        <w:rPr>
                          <w:rFonts w:ascii="Arial"/>
                          <w:b/>
                          <w:sz w:val="17"/>
                        </w:rPr>
                      </w:pPr>
                      <w:r>
                        <w:rPr>
                          <w:rFonts w:ascii="Arial"/>
                          <w:b/>
                          <w:w w:val="68"/>
                          <w:sz w:val="17"/>
                        </w:rPr>
                        <w:t>S</w:t>
                      </w:r>
                      <w:r>
                        <w:rPr>
                          <w:rFonts w:ascii="Arial"/>
                          <w:b/>
                          <w:w w:val="73"/>
                          <w:sz w:val="17"/>
                        </w:rPr>
                        <w:t>u</w:t>
                      </w:r>
                      <w:r>
                        <w:rPr>
                          <w:rFonts w:ascii="Arial"/>
                          <w:b/>
                          <w:w w:val="74"/>
                          <w:sz w:val="17"/>
                        </w:rPr>
                        <w:t>b</w:t>
                      </w:r>
                      <w:r>
                        <w:rPr>
                          <w:rFonts w:ascii="Arial"/>
                          <w:b/>
                          <w:w w:val="67"/>
                          <w:sz w:val="17"/>
                        </w:rPr>
                        <w:t>s</w:t>
                      </w:r>
                      <w:r>
                        <w:rPr>
                          <w:rFonts w:ascii="Arial"/>
                          <w:b/>
                          <w:w w:val="90"/>
                          <w:sz w:val="17"/>
                        </w:rPr>
                        <w:t>t</w:t>
                      </w:r>
                      <w:r>
                        <w:rPr>
                          <w:rFonts w:ascii="Arial"/>
                          <w:b/>
                          <w:w w:val="80"/>
                          <w:sz w:val="17"/>
                        </w:rPr>
                        <w:t>r</w:t>
                      </w:r>
                      <w:r>
                        <w:rPr>
                          <w:rFonts w:ascii="Arial"/>
                          <w:b/>
                          <w:w w:val="73"/>
                          <w:sz w:val="17"/>
                        </w:rPr>
                        <w:t>u</w:t>
                      </w:r>
                      <w:r>
                        <w:rPr>
                          <w:rFonts w:ascii="Arial"/>
                          <w:b/>
                          <w:spacing w:val="-1"/>
                          <w:w w:val="67"/>
                          <w:sz w:val="17"/>
                        </w:rPr>
                        <w:t>c</w:t>
                      </w:r>
                      <w:r>
                        <w:rPr>
                          <w:rFonts w:ascii="Arial"/>
                          <w:b/>
                          <w:w w:val="90"/>
                          <w:sz w:val="17"/>
                        </w:rPr>
                        <w:t>t</w:t>
                      </w:r>
                      <w:r>
                        <w:rPr>
                          <w:rFonts w:ascii="Arial"/>
                          <w:b/>
                          <w:w w:val="73"/>
                          <w:sz w:val="17"/>
                        </w:rPr>
                        <w:t>u</w:t>
                      </w:r>
                      <w:r>
                        <w:rPr>
                          <w:rFonts w:ascii="Arial"/>
                          <w:b/>
                          <w:w w:val="80"/>
                          <w:sz w:val="17"/>
                        </w:rPr>
                        <w:t>r</w:t>
                      </w:r>
                      <w:r>
                        <w:rPr>
                          <w:rFonts w:ascii="Arial"/>
                          <w:b/>
                          <w:w w:val="77"/>
                          <w:sz w:val="17"/>
                        </w:rPr>
                        <w:t>e</w:t>
                      </w:r>
                      <w:r>
                        <w:rPr>
                          <w:rFonts w:ascii="Arial"/>
                          <w:b/>
                          <w:spacing w:val="-10"/>
                          <w:sz w:val="17"/>
                        </w:rPr>
                        <w:t xml:space="preserve"> </w:t>
                      </w:r>
                      <w:r>
                        <w:rPr>
                          <w:rFonts w:ascii="Arial"/>
                          <w:b/>
                          <w:spacing w:val="-1"/>
                          <w:w w:val="67"/>
                          <w:sz w:val="17"/>
                        </w:rPr>
                        <w:t>c</w:t>
                      </w:r>
                      <w:r>
                        <w:rPr>
                          <w:rFonts w:ascii="Arial"/>
                          <w:b/>
                          <w:w w:val="71"/>
                          <w:sz w:val="17"/>
                        </w:rPr>
                        <w:t>o</w:t>
                      </w:r>
                      <w:r>
                        <w:rPr>
                          <w:rFonts w:ascii="Arial"/>
                          <w:b/>
                          <w:w w:val="67"/>
                          <w:sz w:val="17"/>
                        </w:rPr>
                        <w:t>s</w:t>
                      </w:r>
                      <w:r>
                        <w:rPr>
                          <w:rFonts w:ascii="Arial"/>
                          <w:b/>
                          <w:w w:val="90"/>
                          <w:sz w:val="17"/>
                        </w:rPr>
                        <w:t>t</w:t>
                      </w:r>
                      <w:r>
                        <w:rPr>
                          <w:rFonts w:ascii="Arial"/>
                          <w:b/>
                          <w:spacing w:val="-10"/>
                          <w:sz w:val="17"/>
                        </w:rPr>
                        <w:t xml:space="preserve"> </w:t>
                      </w:r>
                      <w:r>
                        <w:rPr>
                          <w:rFonts w:ascii="Arial"/>
                          <w:b/>
                          <w:w w:val="86"/>
                          <w:sz w:val="17"/>
                        </w:rPr>
                        <w:t>[</w:t>
                      </w:r>
                      <w:r>
                        <w:rPr>
                          <w:rFonts w:ascii="Arial"/>
                          <w:b/>
                          <w:w w:val="75"/>
                          <w:sz w:val="17"/>
                        </w:rPr>
                        <w:t>M</w:t>
                      </w:r>
                      <w:r>
                        <w:rPr>
                          <w:rFonts w:ascii="Arial"/>
                          <w:b/>
                          <w:spacing w:val="-10"/>
                          <w:sz w:val="17"/>
                        </w:rPr>
                        <w:t xml:space="preserve"> </w:t>
                      </w:r>
                      <w:r>
                        <w:rPr>
                          <w:rFonts w:ascii="Arial"/>
                          <w:b/>
                          <w:w w:val="71"/>
                          <w:sz w:val="17"/>
                        </w:rPr>
                        <w:t>U</w:t>
                      </w:r>
                      <w:r>
                        <w:rPr>
                          <w:rFonts w:ascii="Arial"/>
                          <w:b/>
                          <w:w w:val="68"/>
                          <w:sz w:val="17"/>
                        </w:rPr>
                        <w:t>S</w:t>
                      </w:r>
                      <w:r>
                        <w:rPr>
                          <w:rFonts w:ascii="Arial"/>
                          <w:b/>
                          <w:w w:val="72"/>
                          <w:sz w:val="17"/>
                        </w:rPr>
                        <w:t>D</w:t>
                      </w:r>
                      <w:r>
                        <w:rPr>
                          <w:rFonts w:ascii="Arial"/>
                          <w:b/>
                          <w:w w:val="86"/>
                          <w:sz w:val="17"/>
                        </w:rPr>
                        <w:t>]</w:t>
                      </w:r>
                    </w:p>
                  </w:txbxContent>
                </v:textbox>
                <w10:wrap anchorx="page"/>
              </v:shape>
            </w:pict>
          </mc:Fallback>
        </mc:AlternateContent>
      </w:r>
      <w:bookmarkStart w:id="281" w:name="_bookmark32"/>
      <w:bookmarkEnd w:id="281"/>
      <w:r w:rsidR="0009622D">
        <w:rPr>
          <w:rFonts w:ascii="Arial"/>
          <w:w w:val="70"/>
          <w:sz w:val="16"/>
        </w:rPr>
        <w:t>400</w:t>
      </w:r>
    </w:p>
    <w:p w:rsidR="00012D33" w:rsidRDefault="00012D33">
      <w:pPr>
        <w:pStyle w:val="BodyText"/>
        <w:spacing w:before="7"/>
        <w:rPr>
          <w:rFonts w:ascii="Arial"/>
          <w:sz w:val="18"/>
        </w:rPr>
      </w:pPr>
    </w:p>
    <w:p w:rsidR="00012D33" w:rsidRDefault="0009622D">
      <w:pPr>
        <w:jc w:val="right"/>
        <w:rPr>
          <w:rFonts w:ascii="Arial"/>
          <w:sz w:val="16"/>
        </w:rPr>
      </w:pPr>
      <w:r>
        <w:rPr>
          <w:rFonts w:ascii="Arial"/>
          <w:w w:val="70"/>
          <w:sz w:val="16"/>
        </w:rPr>
        <w:t>300</w:t>
      </w:r>
    </w:p>
    <w:p w:rsidR="00012D33" w:rsidRDefault="00012D33">
      <w:pPr>
        <w:pStyle w:val="BodyText"/>
        <w:spacing w:before="6"/>
        <w:rPr>
          <w:rFonts w:ascii="Arial"/>
          <w:sz w:val="18"/>
        </w:rPr>
      </w:pPr>
    </w:p>
    <w:p w:rsidR="00012D33" w:rsidRDefault="0009622D">
      <w:pPr>
        <w:spacing w:before="1"/>
        <w:jc w:val="right"/>
        <w:rPr>
          <w:rFonts w:ascii="Arial"/>
          <w:sz w:val="16"/>
        </w:rPr>
      </w:pPr>
      <w:r>
        <w:rPr>
          <w:rFonts w:ascii="Arial"/>
          <w:w w:val="70"/>
          <w:sz w:val="16"/>
        </w:rPr>
        <w:t>200</w:t>
      </w:r>
    </w:p>
    <w:p w:rsidR="00012D33" w:rsidRDefault="00012D33">
      <w:pPr>
        <w:pStyle w:val="BodyText"/>
        <w:spacing w:before="7"/>
        <w:rPr>
          <w:rFonts w:ascii="Arial"/>
          <w:sz w:val="18"/>
        </w:rPr>
      </w:pPr>
    </w:p>
    <w:p w:rsidR="00012D33" w:rsidRDefault="0009622D">
      <w:pPr>
        <w:jc w:val="right"/>
        <w:rPr>
          <w:rFonts w:ascii="Arial"/>
          <w:sz w:val="16"/>
        </w:rPr>
      </w:pPr>
      <w:r>
        <w:rPr>
          <w:rFonts w:ascii="Arial"/>
          <w:w w:val="70"/>
          <w:sz w:val="16"/>
        </w:rPr>
        <w:t>100</w:t>
      </w:r>
    </w:p>
    <w:p w:rsidR="00012D33" w:rsidRDefault="00012D33">
      <w:pPr>
        <w:pStyle w:val="BodyText"/>
        <w:spacing w:before="6"/>
        <w:rPr>
          <w:rFonts w:ascii="Arial"/>
          <w:sz w:val="18"/>
        </w:rPr>
      </w:pPr>
    </w:p>
    <w:p w:rsidR="00012D33" w:rsidRDefault="0009622D">
      <w:pPr>
        <w:spacing w:before="1"/>
        <w:jc w:val="right"/>
        <w:rPr>
          <w:rFonts w:ascii="Arial"/>
          <w:sz w:val="16"/>
        </w:rPr>
      </w:pPr>
      <w:r>
        <w:rPr>
          <w:rFonts w:ascii="Arial"/>
          <w:w w:val="69"/>
          <w:sz w:val="16"/>
        </w:rPr>
        <w:t>0</w:t>
      </w:r>
    </w:p>
    <w:p w:rsidR="00012D33" w:rsidRDefault="00012D33">
      <w:pPr>
        <w:pStyle w:val="BodyText"/>
        <w:spacing w:before="10"/>
        <w:rPr>
          <w:rFonts w:ascii="Arial"/>
          <w:sz w:val="10"/>
        </w:rPr>
      </w:pPr>
    </w:p>
    <w:p w:rsidR="00012D33" w:rsidRDefault="00F23B9E">
      <w:pPr>
        <w:pStyle w:val="BodyText"/>
        <w:spacing w:line="71" w:lineRule="exact"/>
        <w:ind w:left="387"/>
        <w:rPr>
          <w:rFonts w:ascii="Arial"/>
          <w:sz w:val="7"/>
        </w:rPr>
      </w:pPr>
      <w:r>
        <w:rPr>
          <w:rFonts w:ascii="Arial"/>
          <w:noProof/>
          <w:sz w:val="7"/>
        </w:rPr>
        <mc:AlternateContent>
          <mc:Choice Requires="wpg">
            <w:drawing>
              <wp:inline distT="0" distB="0" distL="0" distR="0" wp14:anchorId="083E589F" wp14:editId="5C8F395C">
                <wp:extent cx="50165" cy="45720"/>
                <wp:effectExtent l="7620" t="8890" r="0" b="2540"/>
                <wp:docPr id="499" name="Group 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 cy="45720"/>
                          <a:chOff x="0" y="0"/>
                          <a:chExt cx="79" cy="72"/>
                        </a:xfrm>
                      </wpg:grpSpPr>
                      <wps:wsp>
                        <wps:cNvPr id="500" name="AutoShape 489"/>
                        <wps:cNvSpPr>
                          <a:spLocks/>
                        </wps:cNvSpPr>
                        <wps:spPr bwMode="auto">
                          <a:xfrm>
                            <a:off x="0" y="0"/>
                            <a:ext cx="79" cy="72"/>
                          </a:xfrm>
                          <a:custGeom>
                            <a:avLst/>
                            <a:gdLst>
                              <a:gd name="T0" fmla="*/ 0 w 79"/>
                              <a:gd name="T1" fmla="*/ 30 h 72"/>
                              <a:gd name="T2" fmla="*/ 0 w 79"/>
                              <a:gd name="T3" fmla="*/ 42 h 72"/>
                              <a:gd name="T4" fmla="*/ 78 w 79"/>
                              <a:gd name="T5" fmla="*/ 72 h 72"/>
                              <a:gd name="T6" fmla="*/ 78 w 79"/>
                              <a:gd name="T7" fmla="*/ 0 h 72"/>
                              <a:gd name="T8" fmla="*/ 70 w 79"/>
                              <a:gd name="T9" fmla="*/ 3 h 72"/>
                              <a:gd name="T10" fmla="*/ 70 w 79"/>
                              <a:gd name="T11" fmla="*/ 57 h 72"/>
                              <a:gd name="T12" fmla="*/ 10 w 79"/>
                              <a:gd name="T13" fmla="*/ 36 h 72"/>
                              <a:gd name="T14" fmla="*/ 10 w 79"/>
                              <a:gd name="T15" fmla="*/ 26 h 72"/>
                              <a:gd name="T16" fmla="*/ 0 w 79"/>
                              <a:gd name="T17" fmla="*/ 30 h 72"/>
                              <a:gd name="T18" fmla="*/ 10 w 79"/>
                              <a:gd name="T19" fmla="*/ 26 h 72"/>
                              <a:gd name="T20" fmla="*/ 10 w 79"/>
                              <a:gd name="T21" fmla="*/ 36 h 72"/>
                              <a:gd name="T22" fmla="*/ 70 w 79"/>
                              <a:gd name="T23" fmla="*/ 14 h 72"/>
                              <a:gd name="T24" fmla="*/ 70 w 79"/>
                              <a:gd name="T25" fmla="*/ 3 h 72"/>
                              <a:gd name="T26" fmla="*/ 10 w 79"/>
                              <a:gd name="T27" fmla="*/ 26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9" h="72">
                                <a:moveTo>
                                  <a:pt x="0" y="30"/>
                                </a:moveTo>
                                <a:lnTo>
                                  <a:pt x="0" y="42"/>
                                </a:lnTo>
                                <a:lnTo>
                                  <a:pt x="78" y="72"/>
                                </a:lnTo>
                                <a:lnTo>
                                  <a:pt x="78" y="0"/>
                                </a:lnTo>
                                <a:lnTo>
                                  <a:pt x="70" y="3"/>
                                </a:lnTo>
                                <a:lnTo>
                                  <a:pt x="70" y="57"/>
                                </a:lnTo>
                                <a:lnTo>
                                  <a:pt x="10" y="36"/>
                                </a:lnTo>
                                <a:lnTo>
                                  <a:pt x="10" y="26"/>
                                </a:lnTo>
                                <a:lnTo>
                                  <a:pt x="0" y="30"/>
                                </a:lnTo>
                                <a:close/>
                                <a:moveTo>
                                  <a:pt x="10" y="26"/>
                                </a:moveTo>
                                <a:lnTo>
                                  <a:pt x="10" y="36"/>
                                </a:lnTo>
                                <a:lnTo>
                                  <a:pt x="70" y="14"/>
                                </a:lnTo>
                                <a:lnTo>
                                  <a:pt x="70" y="3"/>
                                </a:lnTo>
                                <a:lnTo>
                                  <a:pt x="10" y="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48C9775" id="Group 488" o:spid="_x0000_s1026" style="width:3.95pt;height:3.6pt;mso-position-horizontal-relative:char;mso-position-vertical-relative:line" coordsize="7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">
                <v:shape id="AutoShape 489" o:spid="_x0000_s1027" style="position:absolute;width:79;height:72;visibility:visible;mso-wrap-style:square;v-text-anchor:top" coordsize="7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" path="m,30l,42,78,72,78,,70,3r,54l10,36r,-10l,30xm10,26r,10l70,14,70,3,10,26xe" fillcolor="black" stroked="f">
                  <v:path arrowok="t" o:connecttype="custom" o:connectlocs="0,30;0,42;78,72;78,0;70,3;70,57;10,36;10,26;0,30;10,26;10,36;70,14;70,3;10,26" o:connectangles="0,0,0,0,0,0,0,0,0,0,0,0,0,0"/>
                </v:shape>
                <w10:anchorlock/>
              </v:group>
            </w:pict>
          </mc:Fallback>
        </mc:AlternateContent>
      </w:r>
    </w:p>
    <w:p w:rsidR="00012D33" w:rsidRDefault="00F23B9E">
      <w:pPr>
        <w:spacing w:before="18"/>
        <w:jc w:val="right"/>
        <w:rPr>
          <w:rFonts w:ascii="Arial"/>
          <w:sz w:val="16"/>
        </w:rPr>
      </w:pPr>
      <w:r>
        <w:rPr>
          <w:noProof/>
        </w:rPr>
        <mc:AlternateContent>
          <mc:Choice Requires="wps">
            <w:drawing>
              <wp:anchor distT="0" distB="0" distL="114300" distR="114300" simplePos="0" relativeHeight="251620352" behindDoc="0" locked="0" layoutInCell="1" allowOverlap="1" wp14:anchorId="0C2A8F02" wp14:editId="614B8647">
                <wp:simplePos x="0" y="0"/>
                <wp:positionH relativeFrom="page">
                  <wp:posOffset>1170940</wp:posOffset>
                </wp:positionH>
                <wp:positionV relativeFrom="paragraph">
                  <wp:posOffset>87630</wp:posOffset>
                </wp:positionV>
                <wp:extent cx="38735" cy="0"/>
                <wp:effectExtent l="8890" t="10160" r="9525" b="8890"/>
                <wp:wrapNone/>
                <wp:docPr id="498" name="Lin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0"/>
                        </a:xfrm>
                        <a:prstGeom prst="line">
                          <a:avLst/>
                        </a:prstGeom>
                        <a:noFill/>
                        <a:ln w="510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F1FF7" id="Line 487"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2pt,6.9pt" to="95.2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q4GHgIAAEM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" strokeweight=".14178mm">
                <w10:wrap anchorx="page"/>
              </v:line>
            </w:pict>
          </mc:Fallback>
        </mc:AlternateContent>
      </w:r>
      <w:r w:rsidR="0009622D">
        <w:rPr>
          <w:rFonts w:ascii="Arial"/>
          <w:w w:val="70"/>
          <w:sz w:val="16"/>
        </w:rPr>
        <w:t>100</w:t>
      </w:r>
    </w:p>
    <w:p w:rsidR="00012D33" w:rsidRDefault="0009622D">
      <w:pPr>
        <w:spacing w:before="36"/>
        <w:jc w:val="right"/>
        <w:rPr>
          <w:rFonts w:ascii="Arial"/>
          <w:sz w:val="16"/>
        </w:rPr>
      </w:pPr>
      <w:r>
        <w:br w:type="column"/>
      </w:r>
      <w:r>
        <w:rPr>
          <w:rFonts w:ascii="Arial"/>
          <w:w w:val="65"/>
          <w:sz w:val="16"/>
        </w:rPr>
        <w:t>3%</w:t>
      </w:r>
    </w:p>
    <w:p w:rsidR="00012D33" w:rsidRDefault="0009622D">
      <w:pPr>
        <w:spacing w:before="106"/>
        <w:jc w:val="right"/>
        <w:rPr>
          <w:rFonts w:ascii="Arial"/>
          <w:sz w:val="16"/>
        </w:rPr>
      </w:pPr>
      <w:r>
        <w:rPr>
          <w:rFonts w:ascii="Arial"/>
          <w:w w:val="65"/>
          <w:sz w:val="16"/>
        </w:rPr>
        <w:t>2.5%</w:t>
      </w:r>
    </w:p>
    <w:p w:rsidR="00012D33" w:rsidRDefault="0009622D">
      <w:pPr>
        <w:spacing w:before="106"/>
        <w:jc w:val="right"/>
        <w:rPr>
          <w:rFonts w:ascii="Arial"/>
          <w:sz w:val="16"/>
        </w:rPr>
      </w:pPr>
      <w:r>
        <w:rPr>
          <w:rFonts w:ascii="Arial"/>
          <w:w w:val="65"/>
          <w:sz w:val="16"/>
        </w:rPr>
        <w:t>2%</w:t>
      </w:r>
    </w:p>
    <w:p w:rsidR="00012D33" w:rsidRDefault="00F23B9E">
      <w:pPr>
        <w:spacing w:before="106"/>
        <w:jc w:val="right"/>
        <w:rPr>
          <w:rFonts w:ascii="Arial"/>
          <w:sz w:val="16"/>
        </w:rPr>
      </w:pPr>
      <w:r>
        <w:rPr>
          <w:noProof/>
        </w:rPr>
        <mc:AlternateContent>
          <mc:Choice Requires="wps">
            <w:drawing>
              <wp:anchor distT="0" distB="0" distL="114300" distR="114300" simplePos="0" relativeHeight="251624448" behindDoc="0" locked="0" layoutInCell="1" allowOverlap="1" wp14:anchorId="57BCEC75" wp14:editId="489B62D6">
                <wp:simplePos x="0" y="0"/>
                <wp:positionH relativeFrom="page">
                  <wp:posOffset>3995420</wp:posOffset>
                </wp:positionH>
                <wp:positionV relativeFrom="paragraph">
                  <wp:posOffset>34925</wp:posOffset>
                </wp:positionV>
                <wp:extent cx="131445" cy="697865"/>
                <wp:effectExtent l="4445" t="0" r="0" b="635"/>
                <wp:wrapNone/>
                <wp:docPr id="497" name="Text 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 cy="697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77" w:lineRule="exact"/>
                              <w:ind w:left="20" w:right="-607"/>
                              <w:rPr>
                                <w:rFonts w:ascii="Arial"/>
                                <w:b/>
                                <w:sz w:val="16"/>
                              </w:rPr>
                            </w:pPr>
                            <w:r>
                              <w:rPr>
                                <w:rFonts w:ascii="Arial"/>
                                <w:b/>
                                <w:w w:val="70"/>
                                <w:sz w:val="16"/>
                              </w:rPr>
                              <w:t>S</w:t>
                            </w:r>
                            <w:r>
                              <w:rPr>
                                <w:rFonts w:ascii="Arial"/>
                                <w:b/>
                                <w:w w:val="76"/>
                                <w:sz w:val="16"/>
                              </w:rPr>
                              <w:t>ub</w:t>
                            </w:r>
                            <w:r>
                              <w:rPr>
                                <w:rFonts w:ascii="Arial"/>
                                <w:b/>
                                <w:w w:val="70"/>
                                <w:sz w:val="16"/>
                              </w:rPr>
                              <w:t>s</w:t>
                            </w:r>
                            <w:r>
                              <w:rPr>
                                <w:rFonts w:ascii="Arial"/>
                                <w:b/>
                                <w:w w:val="94"/>
                                <w:sz w:val="16"/>
                              </w:rPr>
                              <w:t>t</w:t>
                            </w:r>
                            <w:r>
                              <w:rPr>
                                <w:rFonts w:ascii="Arial"/>
                                <w:b/>
                                <w:w w:val="83"/>
                                <w:sz w:val="16"/>
                              </w:rPr>
                              <w:t>r</w:t>
                            </w:r>
                            <w:r>
                              <w:rPr>
                                <w:rFonts w:ascii="Arial"/>
                                <w:b/>
                                <w:w w:val="76"/>
                                <w:sz w:val="16"/>
                              </w:rPr>
                              <w:t>u</w:t>
                            </w:r>
                            <w:r>
                              <w:rPr>
                                <w:rFonts w:ascii="Arial"/>
                                <w:b/>
                                <w:spacing w:val="-1"/>
                                <w:w w:val="69"/>
                                <w:sz w:val="16"/>
                              </w:rPr>
                              <w:t>c</w:t>
                            </w:r>
                            <w:r>
                              <w:rPr>
                                <w:rFonts w:ascii="Arial"/>
                                <w:b/>
                                <w:w w:val="94"/>
                                <w:sz w:val="16"/>
                              </w:rPr>
                              <w:t>t</w:t>
                            </w:r>
                            <w:r>
                              <w:rPr>
                                <w:rFonts w:ascii="Arial"/>
                                <w:b/>
                                <w:w w:val="76"/>
                                <w:sz w:val="16"/>
                              </w:rPr>
                              <w:t>u</w:t>
                            </w:r>
                            <w:r>
                              <w:rPr>
                                <w:rFonts w:ascii="Arial"/>
                                <w:b/>
                                <w:w w:val="83"/>
                                <w:sz w:val="16"/>
                              </w:rPr>
                              <w:t>r</w:t>
                            </w:r>
                            <w:r>
                              <w:rPr>
                                <w:rFonts w:ascii="Arial"/>
                                <w:b/>
                                <w:w w:val="79"/>
                                <w:sz w:val="16"/>
                              </w:rPr>
                              <w:t>e</w:t>
                            </w:r>
                            <w:r>
                              <w:rPr>
                                <w:rFonts w:ascii="Arial"/>
                                <w:b/>
                                <w:spacing w:val="-8"/>
                                <w:sz w:val="16"/>
                              </w:rPr>
                              <w:t xml:space="preserve"> </w:t>
                            </w:r>
                            <w:r>
                              <w:rPr>
                                <w:rFonts w:ascii="Arial"/>
                                <w:b/>
                                <w:spacing w:val="-1"/>
                                <w:w w:val="69"/>
                                <w:sz w:val="16"/>
                              </w:rPr>
                              <w:t>c</w:t>
                            </w:r>
                            <w:r>
                              <w:rPr>
                                <w:rFonts w:ascii="Arial"/>
                                <w:b/>
                                <w:w w:val="73"/>
                                <w:sz w:val="16"/>
                              </w:rPr>
                              <w:t>o</w:t>
                            </w:r>
                            <w:r>
                              <w:rPr>
                                <w:rFonts w:ascii="Arial"/>
                                <w:b/>
                                <w:w w:val="70"/>
                                <w:sz w:val="16"/>
                              </w:rPr>
                              <w:t>s</w:t>
                            </w:r>
                            <w:r>
                              <w:rPr>
                                <w:rFonts w:ascii="Arial"/>
                                <w:b/>
                                <w:w w:val="94"/>
                                <w:sz w:val="16"/>
                              </w:rPr>
                              <w:t>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CEC75" id="Text Box 486" o:spid="_x0000_s1854" type="#_x0000_t202" style="position:absolute;left:0;text-align:left;margin-left:314.6pt;margin-top:2.75pt;width:10.35pt;height:54.95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" filled="f" stroked="f">
                <v:textbox style="layout-flow:vertical;mso-layout-flow-alt:bottom-to-top" inset="0,0,0,0">
                  <w:txbxContent>
                    <w:p w:rsidR="0009622D" w:rsidRDefault="0009622D">
                      <w:pPr>
                        <w:spacing w:line="177" w:lineRule="exact"/>
                        <w:ind w:left="20" w:right="-607"/>
                        <w:rPr>
                          <w:rFonts w:ascii="Arial"/>
                          <w:b/>
                          <w:sz w:val="16"/>
                        </w:rPr>
                      </w:pPr>
                      <w:r>
                        <w:rPr>
                          <w:rFonts w:ascii="Arial"/>
                          <w:b/>
                          <w:w w:val="70"/>
                          <w:sz w:val="16"/>
                        </w:rPr>
                        <w:t>S</w:t>
                      </w:r>
                      <w:r>
                        <w:rPr>
                          <w:rFonts w:ascii="Arial"/>
                          <w:b/>
                          <w:w w:val="76"/>
                          <w:sz w:val="16"/>
                        </w:rPr>
                        <w:t>ub</w:t>
                      </w:r>
                      <w:r>
                        <w:rPr>
                          <w:rFonts w:ascii="Arial"/>
                          <w:b/>
                          <w:w w:val="70"/>
                          <w:sz w:val="16"/>
                        </w:rPr>
                        <w:t>s</w:t>
                      </w:r>
                      <w:r>
                        <w:rPr>
                          <w:rFonts w:ascii="Arial"/>
                          <w:b/>
                          <w:w w:val="94"/>
                          <w:sz w:val="16"/>
                        </w:rPr>
                        <w:t>t</w:t>
                      </w:r>
                      <w:r>
                        <w:rPr>
                          <w:rFonts w:ascii="Arial"/>
                          <w:b/>
                          <w:w w:val="83"/>
                          <w:sz w:val="16"/>
                        </w:rPr>
                        <w:t>r</w:t>
                      </w:r>
                      <w:r>
                        <w:rPr>
                          <w:rFonts w:ascii="Arial"/>
                          <w:b/>
                          <w:w w:val="76"/>
                          <w:sz w:val="16"/>
                        </w:rPr>
                        <w:t>u</w:t>
                      </w:r>
                      <w:r>
                        <w:rPr>
                          <w:rFonts w:ascii="Arial"/>
                          <w:b/>
                          <w:spacing w:val="-1"/>
                          <w:w w:val="69"/>
                          <w:sz w:val="16"/>
                        </w:rPr>
                        <w:t>c</w:t>
                      </w:r>
                      <w:r>
                        <w:rPr>
                          <w:rFonts w:ascii="Arial"/>
                          <w:b/>
                          <w:w w:val="94"/>
                          <w:sz w:val="16"/>
                        </w:rPr>
                        <w:t>t</w:t>
                      </w:r>
                      <w:r>
                        <w:rPr>
                          <w:rFonts w:ascii="Arial"/>
                          <w:b/>
                          <w:w w:val="76"/>
                          <w:sz w:val="16"/>
                        </w:rPr>
                        <w:t>u</w:t>
                      </w:r>
                      <w:r>
                        <w:rPr>
                          <w:rFonts w:ascii="Arial"/>
                          <w:b/>
                          <w:w w:val="83"/>
                          <w:sz w:val="16"/>
                        </w:rPr>
                        <w:t>r</w:t>
                      </w:r>
                      <w:r>
                        <w:rPr>
                          <w:rFonts w:ascii="Arial"/>
                          <w:b/>
                          <w:w w:val="79"/>
                          <w:sz w:val="16"/>
                        </w:rPr>
                        <w:t>e</w:t>
                      </w:r>
                      <w:r>
                        <w:rPr>
                          <w:rFonts w:ascii="Arial"/>
                          <w:b/>
                          <w:spacing w:val="-8"/>
                          <w:sz w:val="16"/>
                        </w:rPr>
                        <w:t xml:space="preserve"> </w:t>
                      </w:r>
                      <w:r>
                        <w:rPr>
                          <w:rFonts w:ascii="Arial"/>
                          <w:b/>
                          <w:spacing w:val="-1"/>
                          <w:w w:val="69"/>
                          <w:sz w:val="16"/>
                        </w:rPr>
                        <w:t>c</w:t>
                      </w:r>
                      <w:r>
                        <w:rPr>
                          <w:rFonts w:ascii="Arial"/>
                          <w:b/>
                          <w:w w:val="73"/>
                          <w:sz w:val="16"/>
                        </w:rPr>
                        <w:t>o</w:t>
                      </w:r>
                      <w:r>
                        <w:rPr>
                          <w:rFonts w:ascii="Arial"/>
                          <w:b/>
                          <w:w w:val="70"/>
                          <w:sz w:val="16"/>
                        </w:rPr>
                        <w:t>s</w:t>
                      </w:r>
                      <w:r>
                        <w:rPr>
                          <w:rFonts w:ascii="Arial"/>
                          <w:b/>
                          <w:w w:val="94"/>
                          <w:sz w:val="16"/>
                        </w:rPr>
                        <w:t>t</w:t>
                      </w:r>
                    </w:p>
                  </w:txbxContent>
                </v:textbox>
                <w10:wrap anchorx="page"/>
              </v:shape>
            </w:pict>
          </mc:Fallback>
        </mc:AlternateContent>
      </w:r>
      <w:r w:rsidR="0009622D">
        <w:rPr>
          <w:rFonts w:ascii="Arial"/>
          <w:w w:val="65"/>
          <w:sz w:val="16"/>
        </w:rPr>
        <w:t>1.5%</w:t>
      </w:r>
    </w:p>
    <w:p w:rsidR="00012D33" w:rsidRDefault="0009622D">
      <w:pPr>
        <w:spacing w:before="106"/>
        <w:jc w:val="right"/>
        <w:rPr>
          <w:rFonts w:ascii="Arial"/>
          <w:sz w:val="16"/>
        </w:rPr>
      </w:pPr>
      <w:r>
        <w:rPr>
          <w:rFonts w:ascii="Arial"/>
          <w:w w:val="65"/>
          <w:sz w:val="16"/>
        </w:rPr>
        <w:t>1%</w:t>
      </w:r>
    </w:p>
    <w:p w:rsidR="00012D33" w:rsidRDefault="0009622D">
      <w:pPr>
        <w:spacing w:before="106"/>
        <w:jc w:val="right"/>
        <w:rPr>
          <w:rFonts w:ascii="Arial"/>
          <w:sz w:val="16"/>
        </w:rPr>
      </w:pPr>
      <w:r>
        <w:rPr>
          <w:rFonts w:ascii="Arial"/>
          <w:w w:val="65"/>
          <w:sz w:val="16"/>
        </w:rPr>
        <w:t>0.5%</w:t>
      </w:r>
    </w:p>
    <w:p w:rsidR="00012D33" w:rsidRDefault="0009622D">
      <w:pPr>
        <w:spacing w:before="106"/>
        <w:jc w:val="right"/>
        <w:rPr>
          <w:rFonts w:ascii="Arial"/>
          <w:sz w:val="16"/>
        </w:rPr>
      </w:pPr>
      <w:r>
        <w:rPr>
          <w:rFonts w:ascii="Arial"/>
          <w:w w:val="65"/>
          <w:sz w:val="16"/>
        </w:rPr>
        <w:t>0%</w:t>
      </w:r>
    </w:p>
    <w:p w:rsidR="00012D33" w:rsidRDefault="00F23B9E">
      <w:pPr>
        <w:pStyle w:val="BodyText"/>
        <w:spacing w:line="70" w:lineRule="exact"/>
        <w:ind w:left="471"/>
        <w:rPr>
          <w:rFonts w:ascii="Arial"/>
          <w:sz w:val="7"/>
        </w:rPr>
      </w:pPr>
      <w:r>
        <w:rPr>
          <w:rFonts w:ascii="Arial"/>
          <w:noProof/>
          <w:sz w:val="7"/>
        </w:rPr>
        <mc:AlternateContent>
          <mc:Choice Requires="wpg">
            <w:drawing>
              <wp:inline distT="0" distB="0" distL="0" distR="0" wp14:anchorId="05C82F35" wp14:editId="257867C8">
                <wp:extent cx="48895" cy="45085"/>
                <wp:effectExtent l="8890" t="635" r="8890" b="1905"/>
                <wp:docPr id="495" name="Group 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5085"/>
                          <a:chOff x="0" y="0"/>
                          <a:chExt cx="77" cy="71"/>
                        </a:xfrm>
                      </wpg:grpSpPr>
                      <wps:wsp>
                        <wps:cNvPr id="496" name="AutoShape 485"/>
                        <wps:cNvSpPr>
                          <a:spLocks/>
                        </wps:cNvSpPr>
                        <wps:spPr bwMode="auto">
                          <a:xfrm>
                            <a:off x="0" y="0"/>
                            <a:ext cx="77" cy="71"/>
                          </a:xfrm>
                          <a:custGeom>
                            <a:avLst/>
                            <a:gdLst>
                              <a:gd name="T0" fmla="*/ 0 w 77"/>
                              <a:gd name="T1" fmla="*/ 29 h 71"/>
                              <a:gd name="T2" fmla="*/ 0 w 77"/>
                              <a:gd name="T3" fmla="*/ 41 h 71"/>
                              <a:gd name="T4" fmla="*/ 77 w 77"/>
                              <a:gd name="T5" fmla="*/ 70 h 71"/>
                              <a:gd name="T6" fmla="*/ 77 w 77"/>
                              <a:gd name="T7" fmla="*/ 0 h 71"/>
                              <a:gd name="T8" fmla="*/ 68 w 77"/>
                              <a:gd name="T9" fmla="*/ 3 h 71"/>
                              <a:gd name="T10" fmla="*/ 68 w 77"/>
                              <a:gd name="T11" fmla="*/ 56 h 71"/>
                              <a:gd name="T12" fmla="*/ 10 w 77"/>
                              <a:gd name="T13" fmla="*/ 35 h 71"/>
                              <a:gd name="T14" fmla="*/ 10 w 77"/>
                              <a:gd name="T15" fmla="*/ 25 h 71"/>
                              <a:gd name="T16" fmla="*/ 0 w 77"/>
                              <a:gd name="T17" fmla="*/ 29 h 71"/>
                              <a:gd name="T18" fmla="*/ 10 w 77"/>
                              <a:gd name="T19" fmla="*/ 25 h 71"/>
                              <a:gd name="T20" fmla="*/ 10 w 77"/>
                              <a:gd name="T21" fmla="*/ 35 h 71"/>
                              <a:gd name="T22" fmla="*/ 68 w 77"/>
                              <a:gd name="T23" fmla="*/ 14 h 71"/>
                              <a:gd name="T24" fmla="*/ 68 w 77"/>
                              <a:gd name="T25" fmla="*/ 3 h 71"/>
                              <a:gd name="T26" fmla="*/ 10 w 77"/>
                              <a:gd name="T27" fmla="*/ 25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7" h="71">
                                <a:moveTo>
                                  <a:pt x="0" y="29"/>
                                </a:moveTo>
                                <a:lnTo>
                                  <a:pt x="0" y="41"/>
                                </a:lnTo>
                                <a:lnTo>
                                  <a:pt x="77" y="70"/>
                                </a:lnTo>
                                <a:lnTo>
                                  <a:pt x="77" y="0"/>
                                </a:lnTo>
                                <a:lnTo>
                                  <a:pt x="68" y="3"/>
                                </a:lnTo>
                                <a:lnTo>
                                  <a:pt x="68" y="56"/>
                                </a:lnTo>
                                <a:lnTo>
                                  <a:pt x="10" y="35"/>
                                </a:lnTo>
                                <a:lnTo>
                                  <a:pt x="10" y="25"/>
                                </a:lnTo>
                                <a:lnTo>
                                  <a:pt x="0" y="29"/>
                                </a:lnTo>
                                <a:close/>
                                <a:moveTo>
                                  <a:pt x="10" y="25"/>
                                </a:moveTo>
                                <a:lnTo>
                                  <a:pt x="10" y="35"/>
                                </a:lnTo>
                                <a:lnTo>
                                  <a:pt x="68" y="14"/>
                                </a:lnTo>
                                <a:lnTo>
                                  <a:pt x="68" y="3"/>
                                </a:lnTo>
                                <a:lnTo>
                                  <a:pt x="10" y="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7932EC6" id="Group 484" o:spid="_x0000_s1026" style="width:3.85pt;height:3.55pt;mso-position-horizontal-relative:char;mso-position-vertical-relative:line" coordsize="7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">
                <v:shape id="AutoShape 485" o:spid="_x0000_s1027" style="position:absolute;width:77;height:71;visibility:visible;mso-wrap-style:square;v-text-anchor:top" coordsize="7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" path="m,29l,41,77,70,77,,68,3r,53l10,35r,-10l,29xm10,25r,10l68,14,68,3,10,25xe" fillcolor="black" stroked="f">
                  <v:path arrowok="t" o:connecttype="custom" o:connectlocs="0,29;0,41;77,70;77,0;68,3;68,56;10,35;10,25;0,29;10,25;10,35;68,14;68,3;10,25" o:connectangles="0,0,0,0,0,0,0,0,0,0,0,0,0,0"/>
                </v:shape>
                <w10:anchorlock/>
              </v:group>
            </w:pict>
          </mc:Fallback>
        </mc:AlternateContent>
      </w:r>
    </w:p>
    <w:p w:rsidR="00012D33" w:rsidRDefault="0009622D">
      <w:pPr>
        <w:spacing w:before="36"/>
        <w:jc w:val="right"/>
        <w:rPr>
          <w:rFonts w:ascii="Arial"/>
          <w:sz w:val="16"/>
        </w:rPr>
      </w:pPr>
      <w:r>
        <w:rPr>
          <w:rFonts w:ascii="Arial"/>
          <w:w w:val="65"/>
          <w:sz w:val="16"/>
        </w:rPr>
        <w:t>-0.5%</w:t>
      </w:r>
    </w:p>
    <w:p w:rsidR="00012D33" w:rsidRDefault="0009622D">
      <w:pPr>
        <w:spacing w:before="106"/>
        <w:jc w:val="right"/>
        <w:rPr>
          <w:rFonts w:ascii="Arial"/>
          <w:sz w:val="16"/>
        </w:rPr>
      </w:pPr>
      <w:r>
        <w:rPr>
          <w:rFonts w:ascii="Arial"/>
          <w:w w:val="60"/>
          <w:sz w:val="16"/>
        </w:rPr>
        <w:t>-1%</w:t>
      </w:r>
    </w:p>
    <w:p w:rsidR="00012D33" w:rsidRDefault="0009622D">
      <w:pPr>
        <w:pStyle w:val="BodyText"/>
        <w:spacing w:before="1"/>
        <w:rPr>
          <w:rFonts w:ascii="Arial"/>
          <w:sz w:val="15"/>
        </w:rPr>
      </w:pPr>
      <w:r>
        <w:br w:type="column"/>
      </w:r>
    </w:p>
    <w:p w:rsidR="00012D33" w:rsidRDefault="0009622D">
      <w:pPr>
        <w:spacing w:line="160" w:lineRule="auto"/>
        <w:ind w:left="741" w:right="1978" w:hanging="147"/>
        <w:rPr>
          <w:rFonts w:ascii="Arial"/>
          <w:sz w:val="14"/>
        </w:rPr>
      </w:pPr>
      <w:r>
        <w:rPr>
          <w:w w:val="104"/>
          <w:sz w:val="8"/>
          <w:u w:val="single" w:color="1F77B3"/>
        </w:rPr>
        <w:t xml:space="preserve"> </w:t>
      </w:r>
      <w:r>
        <w:rPr>
          <w:w w:val="107"/>
          <w:position w:val="-3"/>
          <w:sz w:val="8"/>
          <w:u w:val="single" w:color="1F77B3"/>
        </w:rPr>
        <w:t xml:space="preserve"> </w:t>
      </w:r>
      <w:r>
        <w:rPr>
          <w:position w:val="-3"/>
          <w:sz w:val="8"/>
          <w:u w:val="single" w:color="1F77B3"/>
        </w:rPr>
        <w:t xml:space="preserve">     </w:t>
      </w:r>
      <w:r>
        <w:rPr>
          <w:position w:val="-3"/>
          <w:sz w:val="8"/>
        </w:rPr>
        <w:t xml:space="preserve"> </w:t>
      </w:r>
      <w:r>
        <w:rPr>
          <w:rFonts w:ascii="Arial"/>
          <w:w w:val="55"/>
          <w:sz w:val="14"/>
        </w:rPr>
        <w:t xml:space="preserve">SPAR-MASS </w:t>
      </w:r>
      <w:r>
        <w:rPr>
          <w:rFonts w:ascii="Arial"/>
          <w:w w:val="60"/>
          <w:sz w:val="14"/>
        </w:rPr>
        <w:t>SEMI-MASS</w:t>
      </w:r>
    </w:p>
    <w:p w:rsidR="00012D33" w:rsidRDefault="00F23B9E">
      <w:pPr>
        <w:spacing w:line="117" w:lineRule="exact"/>
        <w:ind w:left="594"/>
        <w:rPr>
          <w:rFonts w:ascii="Arial"/>
          <w:sz w:val="14"/>
        </w:rPr>
      </w:pPr>
      <w:r>
        <w:rPr>
          <w:noProof/>
        </w:rPr>
        <mc:AlternateContent>
          <mc:Choice Requires="wpg">
            <w:drawing>
              <wp:anchor distT="0" distB="0" distL="114300" distR="114300" simplePos="0" relativeHeight="251706368" behindDoc="1" locked="0" layoutInCell="1" allowOverlap="1" wp14:anchorId="65E6695D" wp14:editId="7DEEC7AF">
                <wp:simplePos x="0" y="0"/>
                <wp:positionH relativeFrom="page">
                  <wp:posOffset>4300855</wp:posOffset>
                </wp:positionH>
                <wp:positionV relativeFrom="paragraph">
                  <wp:posOffset>-153035</wp:posOffset>
                </wp:positionV>
                <wp:extent cx="2251075" cy="1677670"/>
                <wp:effectExtent l="5080" t="4445" r="1270" b="3810"/>
                <wp:wrapNone/>
                <wp:docPr id="402"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1075" cy="1677670"/>
                          <a:chOff x="6773" y="-241"/>
                          <a:chExt cx="3545" cy="2642"/>
                        </a:xfrm>
                      </wpg:grpSpPr>
                      <wps:wsp>
                        <wps:cNvPr id="403" name="Line 483"/>
                        <wps:cNvCnPr>
                          <a:cxnSpLocks noChangeShapeType="1"/>
                        </wps:cNvCnPr>
                        <wps:spPr bwMode="auto">
                          <a:xfrm>
                            <a:off x="6793" y="2380"/>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404" name="Line 482"/>
                        <wps:cNvCnPr>
                          <a:cxnSpLocks noChangeShapeType="1"/>
                        </wps:cNvCnPr>
                        <wps:spPr bwMode="auto">
                          <a:xfrm>
                            <a:off x="6793" y="2389"/>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5" name="Line 481"/>
                        <wps:cNvCnPr>
                          <a:cxnSpLocks noChangeShapeType="1"/>
                        </wps:cNvCnPr>
                        <wps:spPr bwMode="auto">
                          <a:xfrm>
                            <a:off x="6793" y="2380"/>
                            <a:ext cx="0" cy="18"/>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6" name="Line 480"/>
                        <wps:cNvCnPr>
                          <a:cxnSpLocks noChangeShapeType="1"/>
                        </wps:cNvCnPr>
                        <wps:spPr bwMode="auto">
                          <a:xfrm>
                            <a:off x="7233" y="2380"/>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407" name="Line 479"/>
                        <wps:cNvCnPr>
                          <a:cxnSpLocks noChangeShapeType="1"/>
                        </wps:cNvCnPr>
                        <wps:spPr bwMode="auto">
                          <a:xfrm>
                            <a:off x="7233" y="2389"/>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8" name="Line 478"/>
                        <wps:cNvCnPr>
                          <a:cxnSpLocks noChangeShapeType="1"/>
                        </wps:cNvCnPr>
                        <wps:spPr bwMode="auto">
                          <a:xfrm>
                            <a:off x="7233" y="2380"/>
                            <a:ext cx="0" cy="18"/>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9" name="Line 477"/>
                        <wps:cNvCnPr>
                          <a:cxnSpLocks noChangeShapeType="1"/>
                        </wps:cNvCnPr>
                        <wps:spPr bwMode="auto">
                          <a:xfrm>
                            <a:off x="7672" y="2380"/>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410" name="Line 476"/>
                        <wps:cNvCnPr>
                          <a:cxnSpLocks noChangeShapeType="1"/>
                        </wps:cNvCnPr>
                        <wps:spPr bwMode="auto">
                          <a:xfrm>
                            <a:off x="7672" y="2389"/>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1" name="Line 475"/>
                        <wps:cNvCnPr>
                          <a:cxnSpLocks noChangeShapeType="1"/>
                        </wps:cNvCnPr>
                        <wps:spPr bwMode="auto">
                          <a:xfrm>
                            <a:off x="7672" y="2380"/>
                            <a:ext cx="0" cy="18"/>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2" name="Line 474"/>
                        <wps:cNvCnPr>
                          <a:cxnSpLocks noChangeShapeType="1"/>
                        </wps:cNvCnPr>
                        <wps:spPr bwMode="auto">
                          <a:xfrm>
                            <a:off x="8111" y="2380"/>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413" name="Line 473"/>
                        <wps:cNvCnPr>
                          <a:cxnSpLocks noChangeShapeType="1"/>
                        </wps:cNvCnPr>
                        <wps:spPr bwMode="auto">
                          <a:xfrm>
                            <a:off x="8111" y="2389"/>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4" name="Line 472"/>
                        <wps:cNvCnPr>
                          <a:cxnSpLocks noChangeShapeType="1"/>
                        </wps:cNvCnPr>
                        <wps:spPr bwMode="auto">
                          <a:xfrm>
                            <a:off x="8111" y="2380"/>
                            <a:ext cx="0" cy="18"/>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5" name="Line 471"/>
                        <wps:cNvCnPr>
                          <a:cxnSpLocks noChangeShapeType="1"/>
                        </wps:cNvCnPr>
                        <wps:spPr bwMode="auto">
                          <a:xfrm>
                            <a:off x="8550" y="2380"/>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416" name="Line 470"/>
                        <wps:cNvCnPr>
                          <a:cxnSpLocks noChangeShapeType="1"/>
                        </wps:cNvCnPr>
                        <wps:spPr bwMode="auto">
                          <a:xfrm>
                            <a:off x="8550" y="2389"/>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7" name="Line 469"/>
                        <wps:cNvCnPr>
                          <a:cxnSpLocks noChangeShapeType="1"/>
                        </wps:cNvCnPr>
                        <wps:spPr bwMode="auto">
                          <a:xfrm>
                            <a:off x="8550" y="2380"/>
                            <a:ext cx="0" cy="18"/>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8" name="Line 468"/>
                        <wps:cNvCnPr>
                          <a:cxnSpLocks noChangeShapeType="1"/>
                        </wps:cNvCnPr>
                        <wps:spPr bwMode="auto">
                          <a:xfrm>
                            <a:off x="8989" y="2380"/>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419" name="Line 467"/>
                        <wps:cNvCnPr>
                          <a:cxnSpLocks noChangeShapeType="1"/>
                        </wps:cNvCnPr>
                        <wps:spPr bwMode="auto">
                          <a:xfrm>
                            <a:off x="8989" y="2389"/>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0" name="Line 466"/>
                        <wps:cNvCnPr>
                          <a:cxnSpLocks noChangeShapeType="1"/>
                        </wps:cNvCnPr>
                        <wps:spPr bwMode="auto">
                          <a:xfrm>
                            <a:off x="8989" y="2380"/>
                            <a:ext cx="0" cy="18"/>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1" name="Line 465"/>
                        <wps:cNvCnPr>
                          <a:cxnSpLocks noChangeShapeType="1"/>
                        </wps:cNvCnPr>
                        <wps:spPr bwMode="auto">
                          <a:xfrm>
                            <a:off x="9429" y="2380"/>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422" name="Line 464"/>
                        <wps:cNvCnPr>
                          <a:cxnSpLocks noChangeShapeType="1"/>
                        </wps:cNvCnPr>
                        <wps:spPr bwMode="auto">
                          <a:xfrm>
                            <a:off x="9429" y="2389"/>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3" name="Line 463"/>
                        <wps:cNvCnPr>
                          <a:cxnSpLocks noChangeShapeType="1"/>
                        </wps:cNvCnPr>
                        <wps:spPr bwMode="auto">
                          <a:xfrm>
                            <a:off x="9429" y="2380"/>
                            <a:ext cx="0" cy="18"/>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4" name="Line 462"/>
                        <wps:cNvCnPr>
                          <a:cxnSpLocks noChangeShapeType="1"/>
                        </wps:cNvCnPr>
                        <wps:spPr bwMode="auto">
                          <a:xfrm>
                            <a:off x="9868" y="2380"/>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425" name="Line 461"/>
                        <wps:cNvCnPr>
                          <a:cxnSpLocks noChangeShapeType="1"/>
                        </wps:cNvCnPr>
                        <wps:spPr bwMode="auto">
                          <a:xfrm>
                            <a:off x="9868" y="2389"/>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6" name="Line 460"/>
                        <wps:cNvCnPr>
                          <a:cxnSpLocks noChangeShapeType="1"/>
                        </wps:cNvCnPr>
                        <wps:spPr bwMode="auto">
                          <a:xfrm>
                            <a:off x="9868" y="2380"/>
                            <a:ext cx="0" cy="18"/>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7" name="Line 459"/>
                        <wps:cNvCnPr>
                          <a:cxnSpLocks noChangeShapeType="1"/>
                        </wps:cNvCnPr>
                        <wps:spPr bwMode="auto">
                          <a:xfrm>
                            <a:off x="10307" y="2380"/>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428" name="Line 458"/>
                        <wps:cNvCnPr>
                          <a:cxnSpLocks noChangeShapeType="1"/>
                        </wps:cNvCnPr>
                        <wps:spPr bwMode="auto">
                          <a:xfrm>
                            <a:off x="10307" y="2389"/>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 name="Line 457"/>
                        <wps:cNvCnPr>
                          <a:cxnSpLocks noChangeShapeType="1"/>
                        </wps:cNvCnPr>
                        <wps:spPr bwMode="auto">
                          <a:xfrm>
                            <a:off x="10307" y="2380"/>
                            <a:ext cx="0" cy="18"/>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0" name="Line 456"/>
                        <wps:cNvCnPr>
                          <a:cxnSpLocks noChangeShapeType="1"/>
                        </wps:cNvCnPr>
                        <wps:spPr bwMode="auto">
                          <a:xfrm>
                            <a:off x="6793" y="2380"/>
                            <a:ext cx="3514"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431" name="Line 455"/>
                        <wps:cNvCnPr>
                          <a:cxnSpLocks noChangeShapeType="1"/>
                        </wps:cNvCnPr>
                        <wps:spPr bwMode="auto">
                          <a:xfrm>
                            <a:off x="6775" y="2380"/>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2" name="Line 454"/>
                        <wps:cNvCnPr>
                          <a:cxnSpLocks noChangeShapeType="1"/>
                        </wps:cNvCnPr>
                        <wps:spPr bwMode="auto">
                          <a:xfrm>
                            <a:off x="6793" y="2380"/>
                            <a:ext cx="0" cy="0"/>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3" name="Line 453"/>
                        <wps:cNvCnPr>
                          <a:cxnSpLocks noChangeShapeType="1"/>
                        </wps:cNvCnPr>
                        <wps:spPr bwMode="auto">
                          <a:xfrm>
                            <a:off x="6793" y="2089"/>
                            <a:ext cx="3514"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434" name="Line 452"/>
                        <wps:cNvCnPr>
                          <a:cxnSpLocks noChangeShapeType="1"/>
                        </wps:cNvCnPr>
                        <wps:spPr bwMode="auto">
                          <a:xfrm>
                            <a:off x="6775" y="2089"/>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5" name="Line 451"/>
                        <wps:cNvCnPr>
                          <a:cxnSpLocks noChangeShapeType="1"/>
                        </wps:cNvCnPr>
                        <wps:spPr bwMode="auto">
                          <a:xfrm>
                            <a:off x="6793" y="2089"/>
                            <a:ext cx="0" cy="0"/>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6" name="Line 450"/>
                        <wps:cNvCnPr>
                          <a:cxnSpLocks noChangeShapeType="1"/>
                        </wps:cNvCnPr>
                        <wps:spPr bwMode="auto">
                          <a:xfrm>
                            <a:off x="6793" y="1798"/>
                            <a:ext cx="3514"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437" name="Line 449"/>
                        <wps:cNvCnPr>
                          <a:cxnSpLocks noChangeShapeType="1"/>
                        </wps:cNvCnPr>
                        <wps:spPr bwMode="auto">
                          <a:xfrm>
                            <a:off x="6775" y="1798"/>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8" name="Line 448"/>
                        <wps:cNvCnPr>
                          <a:cxnSpLocks noChangeShapeType="1"/>
                        </wps:cNvCnPr>
                        <wps:spPr bwMode="auto">
                          <a:xfrm>
                            <a:off x="6793" y="1798"/>
                            <a:ext cx="0" cy="0"/>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9" name="Line 447"/>
                        <wps:cNvCnPr>
                          <a:cxnSpLocks noChangeShapeType="1"/>
                        </wps:cNvCnPr>
                        <wps:spPr bwMode="auto">
                          <a:xfrm>
                            <a:off x="6793" y="1507"/>
                            <a:ext cx="3514"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440" name="Line 446"/>
                        <wps:cNvCnPr>
                          <a:cxnSpLocks noChangeShapeType="1"/>
                        </wps:cNvCnPr>
                        <wps:spPr bwMode="auto">
                          <a:xfrm>
                            <a:off x="6775" y="1507"/>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1" name="Line 445"/>
                        <wps:cNvCnPr>
                          <a:cxnSpLocks noChangeShapeType="1"/>
                        </wps:cNvCnPr>
                        <wps:spPr bwMode="auto">
                          <a:xfrm>
                            <a:off x="6793" y="1507"/>
                            <a:ext cx="0" cy="0"/>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2" name="Line 444"/>
                        <wps:cNvCnPr>
                          <a:cxnSpLocks noChangeShapeType="1"/>
                        </wps:cNvCnPr>
                        <wps:spPr bwMode="auto">
                          <a:xfrm>
                            <a:off x="6793" y="1216"/>
                            <a:ext cx="3514"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443" name="Line 443"/>
                        <wps:cNvCnPr>
                          <a:cxnSpLocks noChangeShapeType="1"/>
                        </wps:cNvCnPr>
                        <wps:spPr bwMode="auto">
                          <a:xfrm>
                            <a:off x="6775" y="1216"/>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4" name="Line 442"/>
                        <wps:cNvCnPr>
                          <a:cxnSpLocks noChangeShapeType="1"/>
                        </wps:cNvCnPr>
                        <wps:spPr bwMode="auto">
                          <a:xfrm>
                            <a:off x="6793" y="1216"/>
                            <a:ext cx="0" cy="0"/>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5" name="Line 441"/>
                        <wps:cNvCnPr>
                          <a:cxnSpLocks noChangeShapeType="1"/>
                        </wps:cNvCnPr>
                        <wps:spPr bwMode="auto">
                          <a:xfrm>
                            <a:off x="6793" y="925"/>
                            <a:ext cx="3514"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446" name="Line 440"/>
                        <wps:cNvCnPr>
                          <a:cxnSpLocks noChangeShapeType="1"/>
                        </wps:cNvCnPr>
                        <wps:spPr bwMode="auto">
                          <a:xfrm>
                            <a:off x="6775" y="925"/>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7" name="Line 439"/>
                        <wps:cNvCnPr>
                          <a:cxnSpLocks noChangeShapeType="1"/>
                        </wps:cNvCnPr>
                        <wps:spPr bwMode="auto">
                          <a:xfrm>
                            <a:off x="6793" y="925"/>
                            <a:ext cx="0" cy="0"/>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8" name="Line 438"/>
                        <wps:cNvCnPr>
                          <a:cxnSpLocks noChangeShapeType="1"/>
                        </wps:cNvCnPr>
                        <wps:spPr bwMode="auto">
                          <a:xfrm>
                            <a:off x="6793" y="634"/>
                            <a:ext cx="3514"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449" name="Line 437"/>
                        <wps:cNvCnPr>
                          <a:cxnSpLocks noChangeShapeType="1"/>
                        </wps:cNvCnPr>
                        <wps:spPr bwMode="auto">
                          <a:xfrm>
                            <a:off x="6775" y="634"/>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0" name="Line 436"/>
                        <wps:cNvCnPr>
                          <a:cxnSpLocks noChangeShapeType="1"/>
                        </wps:cNvCnPr>
                        <wps:spPr bwMode="auto">
                          <a:xfrm>
                            <a:off x="6793" y="634"/>
                            <a:ext cx="0" cy="0"/>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1" name="Line 435"/>
                        <wps:cNvCnPr>
                          <a:cxnSpLocks noChangeShapeType="1"/>
                        </wps:cNvCnPr>
                        <wps:spPr bwMode="auto">
                          <a:xfrm>
                            <a:off x="6793" y="343"/>
                            <a:ext cx="3514"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452" name="Line 434"/>
                        <wps:cNvCnPr>
                          <a:cxnSpLocks noChangeShapeType="1"/>
                        </wps:cNvCnPr>
                        <wps:spPr bwMode="auto">
                          <a:xfrm>
                            <a:off x="6775" y="343"/>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3" name="Line 433"/>
                        <wps:cNvCnPr>
                          <a:cxnSpLocks noChangeShapeType="1"/>
                        </wps:cNvCnPr>
                        <wps:spPr bwMode="auto">
                          <a:xfrm>
                            <a:off x="6793" y="343"/>
                            <a:ext cx="0" cy="0"/>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4" name="Line 432"/>
                        <wps:cNvCnPr>
                          <a:cxnSpLocks noChangeShapeType="1"/>
                        </wps:cNvCnPr>
                        <wps:spPr bwMode="auto">
                          <a:xfrm>
                            <a:off x="6793" y="53"/>
                            <a:ext cx="3514"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455" name="Line 431"/>
                        <wps:cNvCnPr>
                          <a:cxnSpLocks noChangeShapeType="1"/>
                        </wps:cNvCnPr>
                        <wps:spPr bwMode="auto">
                          <a:xfrm>
                            <a:off x="6775" y="53"/>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6" name="Line 430"/>
                        <wps:cNvCnPr>
                          <a:cxnSpLocks noChangeShapeType="1"/>
                        </wps:cNvCnPr>
                        <wps:spPr bwMode="auto">
                          <a:xfrm>
                            <a:off x="6793" y="53"/>
                            <a:ext cx="0" cy="0"/>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7" name="Line 429"/>
                        <wps:cNvCnPr>
                          <a:cxnSpLocks noChangeShapeType="1"/>
                        </wps:cNvCnPr>
                        <wps:spPr bwMode="auto">
                          <a:xfrm>
                            <a:off x="6793" y="-238"/>
                            <a:ext cx="3514"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458" name="Line 428"/>
                        <wps:cNvCnPr>
                          <a:cxnSpLocks noChangeShapeType="1"/>
                        </wps:cNvCnPr>
                        <wps:spPr bwMode="auto">
                          <a:xfrm>
                            <a:off x="6775" y="-238"/>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9" name="Line 427"/>
                        <wps:cNvCnPr>
                          <a:cxnSpLocks noChangeShapeType="1"/>
                        </wps:cNvCnPr>
                        <wps:spPr bwMode="auto">
                          <a:xfrm>
                            <a:off x="6793" y="-238"/>
                            <a:ext cx="0" cy="0"/>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0" name="Freeform 426"/>
                        <wps:cNvSpPr>
                          <a:spLocks/>
                        </wps:cNvSpPr>
                        <wps:spPr bwMode="auto">
                          <a:xfrm>
                            <a:off x="7233" y="1418"/>
                            <a:ext cx="2636" cy="509"/>
                          </a:xfrm>
                          <a:custGeom>
                            <a:avLst/>
                            <a:gdLst>
                              <a:gd name="T0" fmla="+- 0 9868 7233"/>
                              <a:gd name="T1" fmla="*/ T0 w 2636"/>
                              <a:gd name="T2" fmla="+- 0 1418 1418"/>
                              <a:gd name="T3" fmla="*/ 1418 h 509"/>
                              <a:gd name="T4" fmla="+- 0 9429 7233"/>
                              <a:gd name="T5" fmla="*/ T4 w 2636"/>
                              <a:gd name="T6" fmla="+- 0 1507 1418"/>
                              <a:gd name="T7" fmla="*/ 1507 h 509"/>
                              <a:gd name="T8" fmla="+- 0 8989 7233"/>
                              <a:gd name="T9" fmla="*/ T8 w 2636"/>
                              <a:gd name="T10" fmla="+- 0 1667 1418"/>
                              <a:gd name="T11" fmla="*/ 1667 h 509"/>
                              <a:gd name="T12" fmla="+- 0 8331 7233"/>
                              <a:gd name="T13" fmla="*/ T12 w 2636"/>
                              <a:gd name="T14" fmla="+- 0 1837 1418"/>
                              <a:gd name="T15" fmla="*/ 1837 h 509"/>
                              <a:gd name="T16" fmla="+- 0 7966 7233"/>
                              <a:gd name="T17" fmla="*/ T16 w 2636"/>
                              <a:gd name="T18" fmla="+- 0 1861 1418"/>
                              <a:gd name="T19" fmla="*/ 1861 h 509"/>
                              <a:gd name="T20" fmla="+- 0 7233 7233"/>
                              <a:gd name="T21" fmla="*/ T20 w 2636"/>
                              <a:gd name="T22" fmla="+- 0 1926 1418"/>
                              <a:gd name="T23" fmla="*/ 1926 h 509"/>
                            </a:gdLst>
                            <a:ahLst/>
                            <a:cxnLst>
                              <a:cxn ang="0">
                                <a:pos x="T1" y="T3"/>
                              </a:cxn>
                              <a:cxn ang="0">
                                <a:pos x="T5" y="T7"/>
                              </a:cxn>
                              <a:cxn ang="0">
                                <a:pos x="T9" y="T11"/>
                              </a:cxn>
                              <a:cxn ang="0">
                                <a:pos x="T13" y="T15"/>
                              </a:cxn>
                              <a:cxn ang="0">
                                <a:pos x="T17" y="T19"/>
                              </a:cxn>
                              <a:cxn ang="0">
                                <a:pos x="T21" y="T23"/>
                              </a:cxn>
                            </a:cxnLst>
                            <a:rect l="0" t="0" r="r" b="b"/>
                            <a:pathLst>
                              <a:path w="2636" h="509">
                                <a:moveTo>
                                  <a:pt x="2635" y="0"/>
                                </a:moveTo>
                                <a:lnTo>
                                  <a:pt x="2196" y="89"/>
                                </a:lnTo>
                                <a:lnTo>
                                  <a:pt x="1756" y="249"/>
                                </a:lnTo>
                                <a:lnTo>
                                  <a:pt x="1098" y="419"/>
                                </a:lnTo>
                                <a:lnTo>
                                  <a:pt x="733" y="443"/>
                                </a:lnTo>
                                <a:lnTo>
                                  <a:pt x="0" y="508"/>
                                </a:lnTo>
                              </a:path>
                            </a:pathLst>
                          </a:custGeom>
                          <a:noFill/>
                          <a:ln w="13328">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Freeform 425"/>
                        <wps:cNvSpPr>
                          <a:spLocks/>
                        </wps:cNvSpPr>
                        <wps:spPr bwMode="auto">
                          <a:xfrm>
                            <a:off x="9842" y="1391"/>
                            <a:ext cx="53" cy="53"/>
                          </a:xfrm>
                          <a:custGeom>
                            <a:avLst/>
                            <a:gdLst>
                              <a:gd name="T0" fmla="+- 0 9875 9842"/>
                              <a:gd name="T1" fmla="*/ T0 w 53"/>
                              <a:gd name="T2" fmla="+- 0 1391 1391"/>
                              <a:gd name="T3" fmla="*/ 1391 h 53"/>
                              <a:gd name="T4" fmla="+- 0 9861 9842"/>
                              <a:gd name="T5" fmla="*/ T4 w 53"/>
                              <a:gd name="T6" fmla="+- 0 1391 1391"/>
                              <a:gd name="T7" fmla="*/ 1391 h 53"/>
                              <a:gd name="T8" fmla="+- 0 9854 9842"/>
                              <a:gd name="T9" fmla="*/ T8 w 53"/>
                              <a:gd name="T10" fmla="+- 0 1394 1391"/>
                              <a:gd name="T11" fmla="*/ 1394 h 53"/>
                              <a:gd name="T12" fmla="+- 0 9844 9842"/>
                              <a:gd name="T13" fmla="*/ T12 w 53"/>
                              <a:gd name="T14" fmla="+- 0 1404 1391"/>
                              <a:gd name="T15" fmla="*/ 1404 h 53"/>
                              <a:gd name="T16" fmla="+- 0 9842 9842"/>
                              <a:gd name="T17" fmla="*/ T16 w 53"/>
                              <a:gd name="T18" fmla="+- 0 1411 1391"/>
                              <a:gd name="T19" fmla="*/ 1411 h 53"/>
                              <a:gd name="T20" fmla="+- 0 9842 9842"/>
                              <a:gd name="T21" fmla="*/ T20 w 53"/>
                              <a:gd name="T22" fmla="+- 0 1425 1391"/>
                              <a:gd name="T23" fmla="*/ 1425 h 53"/>
                              <a:gd name="T24" fmla="+- 0 9844 9842"/>
                              <a:gd name="T25" fmla="*/ T24 w 53"/>
                              <a:gd name="T26" fmla="+- 0 1431 1391"/>
                              <a:gd name="T27" fmla="*/ 1431 h 53"/>
                              <a:gd name="T28" fmla="+- 0 9854 9842"/>
                              <a:gd name="T29" fmla="*/ T28 w 53"/>
                              <a:gd name="T30" fmla="+- 0 1441 1391"/>
                              <a:gd name="T31" fmla="*/ 1441 h 53"/>
                              <a:gd name="T32" fmla="+- 0 9861 9842"/>
                              <a:gd name="T33" fmla="*/ T32 w 53"/>
                              <a:gd name="T34" fmla="+- 0 1444 1391"/>
                              <a:gd name="T35" fmla="*/ 1444 h 53"/>
                              <a:gd name="T36" fmla="+- 0 9875 9842"/>
                              <a:gd name="T37" fmla="*/ T36 w 53"/>
                              <a:gd name="T38" fmla="+- 0 1444 1391"/>
                              <a:gd name="T39" fmla="*/ 1444 h 53"/>
                              <a:gd name="T40" fmla="+- 0 9881 9842"/>
                              <a:gd name="T41" fmla="*/ T40 w 53"/>
                              <a:gd name="T42" fmla="+- 0 1441 1391"/>
                              <a:gd name="T43" fmla="*/ 1441 h 53"/>
                              <a:gd name="T44" fmla="+- 0 9891 9842"/>
                              <a:gd name="T45" fmla="*/ T44 w 53"/>
                              <a:gd name="T46" fmla="+- 0 1431 1391"/>
                              <a:gd name="T47" fmla="*/ 1431 h 53"/>
                              <a:gd name="T48" fmla="+- 0 9894 9842"/>
                              <a:gd name="T49" fmla="*/ T48 w 53"/>
                              <a:gd name="T50" fmla="+- 0 1425 1391"/>
                              <a:gd name="T51" fmla="*/ 1425 h 53"/>
                              <a:gd name="T52" fmla="+- 0 9894 9842"/>
                              <a:gd name="T53" fmla="*/ T52 w 53"/>
                              <a:gd name="T54" fmla="+- 0 1411 1391"/>
                              <a:gd name="T55" fmla="*/ 1411 h 53"/>
                              <a:gd name="T56" fmla="+- 0 9891 9842"/>
                              <a:gd name="T57" fmla="*/ T56 w 53"/>
                              <a:gd name="T58" fmla="+- 0 1404 1391"/>
                              <a:gd name="T59" fmla="*/ 1404 h 53"/>
                              <a:gd name="T60" fmla="+- 0 9881 9842"/>
                              <a:gd name="T61" fmla="*/ T60 w 53"/>
                              <a:gd name="T62" fmla="+- 0 1394 1391"/>
                              <a:gd name="T63" fmla="*/ 1394 h 53"/>
                              <a:gd name="T64" fmla="+- 0 9875 9842"/>
                              <a:gd name="T65" fmla="*/ T64 w 53"/>
                              <a:gd name="T66" fmla="+- 0 1391 1391"/>
                              <a:gd name="T67" fmla="*/ 1391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53">
                                <a:moveTo>
                                  <a:pt x="33" y="0"/>
                                </a:moveTo>
                                <a:lnTo>
                                  <a:pt x="19" y="0"/>
                                </a:lnTo>
                                <a:lnTo>
                                  <a:pt x="12" y="3"/>
                                </a:lnTo>
                                <a:lnTo>
                                  <a:pt x="2" y="13"/>
                                </a:lnTo>
                                <a:lnTo>
                                  <a:pt x="0" y="20"/>
                                </a:lnTo>
                                <a:lnTo>
                                  <a:pt x="0" y="34"/>
                                </a:lnTo>
                                <a:lnTo>
                                  <a:pt x="2" y="40"/>
                                </a:lnTo>
                                <a:lnTo>
                                  <a:pt x="12" y="50"/>
                                </a:lnTo>
                                <a:lnTo>
                                  <a:pt x="19" y="53"/>
                                </a:lnTo>
                                <a:lnTo>
                                  <a:pt x="33" y="53"/>
                                </a:lnTo>
                                <a:lnTo>
                                  <a:pt x="39" y="50"/>
                                </a:lnTo>
                                <a:lnTo>
                                  <a:pt x="49" y="40"/>
                                </a:lnTo>
                                <a:lnTo>
                                  <a:pt x="52" y="34"/>
                                </a:lnTo>
                                <a:lnTo>
                                  <a:pt x="52" y="20"/>
                                </a:lnTo>
                                <a:lnTo>
                                  <a:pt x="49" y="13"/>
                                </a:lnTo>
                                <a:lnTo>
                                  <a:pt x="39" y="3"/>
                                </a:lnTo>
                                <a:lnTo>
                                  <a:pt x="33"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Freeform 424"/>
                        <wps:cNvSpPr>
                          <a:spLocks/>
                        </wps:cNvSpPr>
                        <wps:spPr bwMode="auto">
                          <a:xfrm>
                            <a:off x="9842" y="1391"/>
                            <a:ext cx="53" cy="53"/>
                          </a:xfrm>
                          <a:custGeom>
                            <a:avLst/>
                            <a:gdLst>
                              <a:gd name="T0" fmla="+- 0 9868 9842"/>
                              <a:gd name="T1" fmla="*/ T0 w 53"/>
                              <a:gd name="T2" fmla="+- 0 1444 1391"/>
                              <a:gd name="T3" fmla="*/ 1444 h 53"/>
                              <a:gd name="T4" fmla="+- 0 9875 9842"/>
                              <a:gd name="T5" fmla="*/ T4 w 53"/>
                              <a:gd name="T6" fmla="+- 0 1444 1391"/>
                              <a:gd name="T7" fmla="*/ 1444 h 53"/>
                              <a:gd name="T8" fmla="+- 0 9881 9842"/>
                              <a:gd name="T9" fmla="*/ T8 w 53"/>
                              <a:gd name="T10" fmla="+- 0 1441 1391"/>
                              <a:gd name="T11" fmla="*/ 1441 h 53"/>
                              <a:gd name="T12" fmla="+- 0 9886 9842"/>
                              <a:gd name="T13" fmla="*/ T12 w 53"/>
                              <a:gd name="T14" fmla="+- 0 1436 1391"/>
                              <a:gd name="T15" fmla="*/ 1436 h 53"/>
                              <a:gd name="T16" fmla="+- 0 9891 9842"/>
                              <a:gd name="T17" fmla="*/ T16 w 53"/>
                              <a:gd name="T18" fmla="+- 0 1431 1391"/>
                              <a:gd name="T19" fmla="*/ 1431 h 53"/>
                              <a:gd name="T20" fmla="+- 0 9894 9842"/>
                              <a:gd name="T21" fmla="*/ T20 w 53"/>
                              <a:gd name="T22" fmla="+- 0 1425 1391"/>
                              <a:gd name="T23" fmla="*/ 1425 h 53"/>
                              <a:gd name="T24" fmla="+- 0 9894 9842"/>
                              <a:gd name="T25" fmla="*/ T24 w 53"/>
                              <a:gd name="T26" fmla="+- 0 1418 1391"/>
                              <a:gd name="T27" fmla="*/ 1418 h 53"/>
                              <a:gd name="T28" fmla="+- 0 9894 9842"/>
                              <a:gd name="T29" fmla="*/ T28 w 53"/>
                              <a:gd name="T30" fmla="+- 0 1411 1391"/>
                              <a:gd name="T31" fmla="*/ 1411 h 53"/>
                              <a:gd name="T32" fmla="+- 0 9891 9842"/>
                              <a:gd name="T33" fmla="*/ T32 w 53"/>
                              <a:gd name="T34" fmla="+- 0 1404 1391"/>
                              <a:gd name="T35" fmla="*/ 1404 h 53"/>
                              <a:gd name="T36" fmla="+- 0 9886 9842"/>
                              <a:gd name="T37" fmla="*/ T36 w 53"/>
                              <a:gd name="T38" fmla="+- 0 1399 1391"/>
                              <a:gd name="T39" fmla="*/ 1399 h 53"/>
                              <a:gd name="T40" fmla="+- 0 9881 9842"/>
                              <a:gd name="T41" fmla="*/ T40 w 53"/>
                              <a:gd name="T42" fmla="+- 0 1394 1391"/>
                              <a:gd name="T43" fmla="*/ 1394 h 53"/>
                              <a:gd name="T44" fmla="+- 0 9875 9842"/>
                              <a:gd name="T45" fmla="*/ T44 w 53"/>
                              <a:gd name="T46" fmla="+- 0 1391 1391"/>
                              <a:gd name="T47" fmla="*/ 1391 h 53"/>
                              <a:gd name="T48" fmla="+- 0 9868 9842"/>
                              <a:gd name="T49" fmla="*/ T48 w 53"/>
                              <a:gd name="T50" fmla="+- 0 1391 1391"/>
                              <a:gd name="T51" fmla="*/ 1391 h 53"/>
                              <a:gd name="T52" fmla="+- 0 9861 9842"/>
                              <a:gd name="T53" fmla="*/ T52 w 53"/>
                              <a:gd name="T54" fmla="+- 0 1391 1391"/>
                              <a:gd name="T55" fmla="*/ 1391 h 53"/>
                              <a:gd name="T56" fmla="+- 0 9854 9842"/>
                              <a:gd name="T57" fmla="*/ T56 w 53"/>
                              <a:gd name="T58" fmla="+- 0 1394 1391"/>
                              <a:gd name="T59" fmla="*/ 1394 h 53"/>
                              <a:gd name="T60" fmla="+- 0 9849 9842"/>
                              <a:gd name="T61" fmla="*/ T60 w 53"/>
                              <a:gd name="T62" fmla="+- 0 1399 1391"/>
                              <a:gd name="T63" fmla="*/ 1399 h 53"/>
                              <a:gd name="T64" fmla="+- 0 9844 9842"/>
                              <a:gd name="T65" fmla="*/ T64 w 53"/>
                              <a:gd name="T66" fmla="+- 0 1404 1391"/>
                              <a:gd name="T67" fmla="*/ 1404 h 53"/>
                              <a:gd name="T68" fmla="+- 0 9842 9842"/>
                              <a:gd name="T69" fmla="*/ T68 w 53"/>
                              <a:gd name="T70" fmla="+- 0 1411 1391"/>
                              <a:gd name="T71" fmla="*/ 1411 h 53"/>
                              <a:gd name="T72" fmla="+- 0 9842 9842"/>
                              <a:gd name="T73" fmla="*/ T72 w 53"/>
                              <a:gd name="T74" fmla="+- 0 1418 1391"/>
                              <a:gd name="T75" fmla="*/ 1418 h 53"/>
                              <a:gd name="T76" fmla="+- 0 9842 9842"/>
                              <a:gd name="T77" fmla="*/ T76 w 53"/>
                              <a:gd name="T78" fmla="+- 0 1425 1391"/>
                              <a:gd name="T79" fmla="*/ 1425 h 53"/>
                              <a:gd name="T80" fmla="+- 0 9844 9842"/>
                              <a:gd name="T81" fmla="*/ T80 w 53"/>
                              <a:gd name="T82" fmla="+- 0 1431 1391"/>
                              <a:gd name="T83" fmla="*/ 1431 h 53"/>
                              <a:gd name="T84" fmla="+- 0 9849 9842"/>
                              <a:gd name="T85" fmla="*/ T84 w 53"/>
                              <a:gd name="T86" fmla="+- 0 1436 1391"/>
                              <a:gd name="T87" fmla="*/ 1436 h 53"/>
                              <a:gd name="T88" fmla="+- 0 9854 9842"/>
                              <a:gd name="T89" fmla="*/ T88 w 53"/>
                              <a:gd name="T90" fmla="+- 0 1441 1391"/>
                              <a:gd name="T91" fmla="*/ 1441 h 53"/>
                              <a:gd name="T92" fmla="+- 0 9861 9842"/>
                              <a:gd name="T93" fmla="*/ T92 w 53"/>
                              <a:gd name="T94" fmla="+- 0 1444 1391"/>
                              <a:gd name="T95" fmla="*/ 1444 h 53"/>
                              <a:gd name="T96" fmla="+- 0 9868 9842"/>
                              <a:gd name="T97" fmla="*/ T96 w 53"/>
                              <a:gd name="T98" fmla="+- 0 1444 1391"/>
                              <a:gd name="T99" fmla="*/ 1444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 h="53">
                                <a:moveTo>
                                  <a:pt x="26" y="53"/>
                                </a:moveTo>
                                <a:lnTo>
                                  <a:pt x="33" y="53"/>
                                </a:lnTo>
                                <a:lnTo>
                                  <a:pt x="39" y="50"/>
                                </a:lnTo>
                                <a:lnTo>
                                  <a:pt x="44" y="45"/>
                                </a:lnTo>
                                <a:lnTo>
                                  <a:pt x="49" y="40"/>
                                </a:lnTo>
                                <a:lnTo>
                                  <a:pt x="52" y="34"/>
                                </a:lnTo>
                                <a:lnTo>
                                  <a:pt x="52" y="27"/>
                                </a:lnTo>
                                <a:lnTo>
                                  <a:pt x="52" y="20"/>
                                </a:lnTo>
                                <a:lnTo>
                                  <a:pt x="49" y="13"/>
                                </a:lnTo>
                                <a:lnTo>
                                  <a:pt x="44" y="8"/>
                                </a:lnTo>
                                <a:lnTo>
                                  <a:pt x="39" y="3"/>
                                </a:lnTo>
                                <a:lnTo>
                                  <a:pt x="33" y="0"/>
                                </a:lnTo>
                                <a:lnTo>
                                  <a:pt x="26" y="0"/>
                                </a:lnTo>
                                <a:lnTo>
                                  <a:pt x="19" y="0"/>
                                </a:lnTo>
                                <a:lnTo>
                                  <a:pt x="12" y="3"/>
                                </a:lnTo>
                                <a:lnTo>
                                  <a:pt x="7" y="8"/>
                                </a:lnTo>
                                <a:lnTo>
                                  <a:pt x="2" y="13"/>
                                </a:lnTo>
                                <a:lnTo>
                                  <a:pt x="0" y="20"/>
                                </a:lnTo>
                                <a:lnTo>
                                  <a:pt x="0" y="27"/>
                                </a:lnTo>
                                <a:lnTo>
                                  <a:pt x="0" y="34"/>
                                </a:lnTo>
                                <a:lnTo>
                                  <a:pt x="2" y="40"/>
                                </a:lnTo>
                                <a:lnTo>
                                  <a:pt x="7" y="45"/>
                                </a:lnTo>
                                <a:lnTo>
                                  <a:pt x="12" y="50"/>
                                </a:lnTo>
                                <a:lnTo>
                                  <a:pt x="19" y="53"/>
                                </a:lnTo>
                                <a:lnTo>
                                  <a:pt x="26" y="53"/>
                                </a:lnTo>
                                <a:close/>
                              </a:path>
                            </a:pathLst>
                          </a:custGeom>
                          <a:noFill/>
                          <a:ln w="333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Freeform 423"/>
                        <wps:cNvSpPr>
                          <a:spLocks/>
                        </wps:cNvSpPr>
                        <wps:spPr bwMode="auto">
                          <a:xfrm>
                            <a:off x="9402" y="1481"/>
                            <a:ext cx="53" cy="53"/>
                          </a:xfrm>
                          <a:custGeom>
                            <a:avLst/>
                            <a:gdLst>
                              <a:gd name="T0" fmla="+- 0 9436 9402"/>
                              <a:gd name="T1" fmla="*/ T0 w 53"/>
                              <a:gd name="T2" fmla="+- 0 1481 1481"/>
                              <a:gd name="T3" fmla="*/ 1481 h 53"/>
                              <a:gd name="T4" fmla="+- 0 9422 9402"/>
                              <a:gd name="T5" fmla="*/ T4 w 53"/>
                              <a:gd name="T6" fmla="+- 0 1481 1481"/>
                              <a:gd name="T7" fmla="*/ 1481 h 53"/>
                              <a:gd name="T8" fmla="+- 0 9415 9402"/>
                              <a:gd name="T9" fmla="*/ T8 w 53"/>
                              <a:gd name="T10" fmla="+- 0 1484 1481"/>
                              <a:gd name="T11" fmla="*/ 1484 h 53"/>
                              <a:gd name="T12" fmla="+- 0 9405 9402"/>
                              <a:gd name="T13" fmla="*/ T12 w 53"/>
                              <a:gd name="T14" fmla="+- 0 1493 1481"/>
                              <a:gd name="T15" fmla="*/ 1493 h 53"/>
                              <a:gd name="T16" fmla="+- 0 9402 9402"/>
                              <a:gd name="T17" fmla="*/ T16 w 53"/>
                              <a:gd name="T18" fmla="+- 0 1500 1481"/>
                              <a:gd name="T19" fmla="*/ 1500 h 53"/>
                              <a:gd name="T20" fmla="+- 0 9402 9402"/>
                              <a:gd name="T21" fmla="*/ T20 w 53"/>
                              <a:gd name="T22" fmla="+- 0 1514 1481"/>
                              <a:gd name="T23" fmla="*/ 1514 h 53"/>
                              <a:gd name="T24" fmla="+- 0 9405 9402"/>
                              <a:gd name="T25" fmla="*/ T24 w 53"/>
                              <a:gd name="T26" fmla="+- 0 1521 1481"/>
                              <a:gd name="T27" fmla="*/ 1521 h 53"/>
                              <a:gd name="T28" fmla="+- 0 9415 9402"/>
                              <a:gd name="T29" fmla="*/ T28 w 53"/>
                              <a:gd name="T30" fmla="+- 0 1531 1481"/>
                              <a:gd name="T31" fmla="*/ 1531 h 53"/>
                              <a:gd name="T32" fmla="+- 0 9422 9402"/>
                              <a:gd name="T33" fmla="*/ T32 w 53"/>
                              <a:gd name="T34" fmla="+- 0 1533 1481"/>
                              <a:gd name="T35" fmla="*/ 1533 h 53"/>
                              <a:gd name="T36" fmla="+- 0 9436 9402"/>
                              <a:gd name="T37" fmla="*/ T36 w 53"/>
                              <a:gd name="T38" fmla="+- 0 1533 1481"/>
                              <a:gd name="T39" fmla="*/ 1533 h 53"/>
                              <a:gd name="T40" fmla="+- 0 9442 9402"/>
                              <a:gd name="T41" fmla="*/ T40 w 53"/>
                              <a:gd name="T42" fmla="+- 0 1531 1481"/>
                              <a:gd name="T43" fmla="*/ 1531 h 53"/>
                              <a:gd name="T44" fmla="+- 0 9452 9402"/>
                              <a:gd name="T45" fmla="*/ T44 w 53"/>
                              <a:gd name="T46" fmla="+- 0 1521 1481"/>
                              <a:gd name="T47" fmla="*/ 1521 h 53"/>
                              <a:gd name="T48" fmla="+- 0 9455 9402"/>
                              <a:gd name="T49" fmla="*/ T48 w 53"/>
                              <a:gd name="T50" fmla="+- 0 1514 1481"/>
                              <a:gd name="T51" fmla="*/ 1514 h 53"/>
                              <a:gd name="T52" fmla="+- 0 9455 9402"/>
                              <a:gd name="T53" fmla="*/ T52 w 53"/>
                              <a:gd name="T54" fmla="+- 0 1500 1481"/>
                              <a:gd name="T55" fmla="*/ 1500 h 53"/>
                              <a:gd name="T56" fmla="+- 0 9452 9402"/>
                              <a:gd name="T57" fmla="*/ T56 w 53"/>
                              <a:gd name="T58" fmla="+- 0 1493 1481"/>
                              <a:gd name="T59" fmla="*/ 1493 h 53"/>
                              <a:gd name="T60" fmla="+- 0 9442 9402"/>
                              <a:gd name="T61" fmla="*/ T60 w 53"/>
                              <a:gd name="T62" fmla="+- 0 1484 1481"/>
                              <a:gd name="T63" fmla="*/ 1484 h 53"/>
                              <a:gd name="T64" fmla="+- 0 9436 9402"/>
                              <a:gd name="T65" fmla="*/ T64 w 53"/>
                              <a:gd name="T66" fmla="+- 0 1481 1481"/>
                              <a:gd name="T67" fmla="*/ 1481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53">
                                <a:moveTo>
                                  <a:pt x="34" y="0"/>
                                </a:moveTo>
                                <a:lnTo>
                                  <a:pt x="20" y="0"/>
                                </a:lnTo>
                                <a:lnTo>
                                  <a:pt x="13" y="3"/>
                                </a:lnTo>
                                <a:lnTo>
                                  <a:pt x="3" y="12"/>
                                </a:lnTo>
                                <a:lnTo>
                                  <a:pt x="0" y="19"/>
                                </a:lnTo>
                                <a:lnTo>
                                  <a:pt x="0" y="33"/>
                                </a:lnTo>
                                <a:lnTo>
                                  <a:pt x="3" y="40"/>
                                </a:lnTo>
                                <a:lnTo>
                                  <a:pt x="13" y="50"/>
                                </a:lnTo>
                                <a:lnTo>
                                  <a:pt x="20" y="52"/>
                                </a:lnTo>
                                <a:lnTo>
                                  <a:pt x="34" y="52"/>
                                </a:lnTo>
                                <a:lnTo>
                                  <a:pt x="40" y="50"/>
                                </a:lnTo>
                                <a:lnTo>
                                  <a:pt x="50" y="40"/>
                                </a:lnTo>
                                <a:lnTo>
                                  <a:pt x="53" y="33"/>
                                </a:lnTo>
                                <a:lnTo>
                                  <a:pt x="53" y="19"/>
                                </a:lnTo>
                                <a:lnTo>
                                  <a:pt x="50" y="12"/>
                                </a:lnTo>
                                <a:lnTo>
                                  <a:pt x="40" y="3"/>
                                </a:lnTo>
                                <a:lnTo>
                                  <a:pt x="34"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Freeform 422"/>
                        <wps:cNvSpPr>
                          <a:spLocks/>
                        </wps:cNvSpPr>
                        <wps:spPr bwMode="auto">
                          <a:xfrm>
                            <a:off x="9402" y="1481"/>
                            <a:ext cx="53" cy="53"/>
                          </a:xfrm>
                          <a:custGeom>
                            <a:avLst/>
                            <a:gdLst>
                              <a:gd name="T0" fmla="+- 0 9429 9402"/>
                              <a:gd name="T1" fmla="*/ T0 w 53"/>
                              <a:gd name="T2" fmla="+- 0 1533 1481"/>
                              <a:gd name="T3" fmla="*/ 1533 h 53"/>
                              <a:gd name="T4" fmla="+- 0 9436 9402"/>
                              <a:gd name="T5" fmla="*/ T4 w 53"/>
                              <a:gd name="T6" fmla="+- 0 1533 1481"/>
                              <a:gd name="T7" fmla="*/ 1533 h 53"/>
                              <a:gd name="T8" fmla="+- 0 9442 9402"/>
                              <a:gd name="T9" fmla="*/ T8 w 53"/>
                              <a:gd name="T10" fmla="+- 0 1531 1481"/>
                              <a:gd name="T11" fmla="*/ 1531 h 53"/>
                              <a:gd name="T12" fmla="+- 0 9447 9402"/>
                              <a:gd name="T13" fmla="*/ T12 w 53"/>
                              <a:gd name="T14" fmla="+- 0 1526 1481"/>
                              <a:gd name="T15" fmla="*/ 1526 h 53"/>
                              <a:gd name="T16" fmla="+- 0 9452 9402"/>
                              <a:gd name="T17" fmla="*/ T16 w 53"/>
                              <a:gd name="T18" fmla="+- 0 1521 1481"/>
                              <a:gd name="T19" fmla="*/ 1521 h 53"/>
                              <a:gd name="T20" fmla="+- 0 9455 9402"/>
                              <a:gd name="T21" fmla="*/ T20 w 53"/>
                              <a:gd name="T22" fmla="+- 0 1514 1481"/>
                              <a:gd name="T23" fmla="*/ 1514 h 53"/>
                              <a:gd name="T24" fmla="+- 0 9455 9402"/>
                              <a:gd name="T25" fmla="*/ T24 w 53"/>
                              <a:gd name="T26" fmla="+- 0 1507 1481"/>
                              <a:gd name="T27" fmla="*/ 1507 h 53"/>
                              <a:gd name="T28" fmla="+- 0 9455 9402"/>
                              <a:gd name="T29" fmla="*/ T28 w 53"/>
                              <a:gd name="T30" fmla="+- 0 1500 1481"/>
                              <a:gd name="T31" fmla="*/ 1500 h 53"/>
                              <a:gd name="T32" fmla="+- 0 9452 9402"/>
                              <a:gd name="T33" fmla="*/ T32 w 53"/>
                              <a:gd name="T34" fmla="+- 0 1493 1481"/>
                              <a:gd name="T35" fmla="*/ 1493 h 53"/>
                              <a:gd name="T36" fmla="+- 0 9447 9402"/>
                              <a:gd name="T37" fmla="*/ T36 w 53"/>
                              <a:gd name="T38" fmla="+- 0 1489 1481"/>
                              <a:gd name="T39" fmla="*/ 1489 h 53"/>
                              <a:gd name="T40" fmla="+- 0 9442 9402"/>
                              <a:gd name="T41" fmla="*/ T40 w 53"/>
                              <a:gd name="T42" fmla="+- 0 1484 1481"/>
                              <a:gd name="T43" fmla="*/ 1484 h 53"/>
                              <a:gd name="T44" fmla="+- 0 9436 9402"/>
                              <a:gd name="T45" fmla="*/ T44 w 53"/>
                              <a:gd name="T46" fmla="+- 0 1481 1481"/>
                              <a:gd name="T47" fmla="*/ 1481 h 53"/>
                              <a:gd name="T48" fmla="+- 0 9429 9402"/>
                              <a:gd name="T49" fmla="*/ T48 w 53"/>
                              <a:gd name="T50" fmla="+- 0 1481 1481"/>
                              <a:gd name="T51" fmla="*/ 1481 h 53"/>
                              <a:gd name="T52" fmla="+- 0 9422 9402"/>
                              <a:gd name="T53" fmla="*/ T52 w 53"/>
                              <a:gd name="T54" fmla="+- 0 1481 1481"/>
                              <a:gd name="T55" fmla="*/ 1481 h 53"/>
                              <a:gd name="T56" fmla="+- 0 9415 9402"/>
                              <a:gd name="T57" fmla="*/ T56 w 53"/>
                              <a:gd name="T58" fmla="+- 0 1484 1481"/>
                              <a:gd name="T59" fmla="*/ 1484 h 53"/>
                              <a:gd name="T60" fmla="+- 0 9410 9402"/>
                              <a:gd name="T61" fmla="*/ T60 w 53"/>
                              <a:gd name="T62" fmla="+- 0 1489 1481"/>
                              <a:gd name="T63" fmla="*/ 1489 h 53"/>
                              <a:gd name="T64" fmla="+- 0 9405 9402"/>
                              <a:gd name="T65" fmla="*/ T64 w 53"/>
                              <a:gd name="T66" fmla="+- 0 1493 1481"/>
                              <a:gd name="T67" fmla="*/ 1493 h 53"/>
                              <a:gd name="T68" fmla="+- 0 9402 9402"/>
                              <a:gd name="T69" fmla="*/ T68 w 53"/>
                              <a:gd name="T70" fmla="+- 0 1500 1481"/>
                              <a:gd name="T71" fmla="*/ 1500 h 53"/>
                              <a:gd name="T72" fmla="+- 0 9402 9402"/>
                              <a:gd name="T73" fmla="*/ T72 w 53"/>
                              <a:gd name="T74" fmla="+- 0 1507 1481"/>
                              <a:gd name="T75" fmla="*/ 1507 h 53"/>
                              <a:gd name="T76" fmla="+- 0 9402 9402"/>
                              <a:gd name="T77" fmla="*/ T76 w 53"/>
                              <a:gd name="T78" fmla="+- 0 1514 1481"/>
                              <a:gd name="T79" fmla="*/ 1514 h 53"/>
                              <a:gd name="T80" fmla="+- 0 9405 9402"/>
                              <a:gd name="T81" fmla="*/ T80 w 53"/>
                              <a:gd name="T82" fmla="+- 0 1521 1481"/>
                              <a:gd name="T83" fmla="*/ 1521 h 53"/>
                              <a:gd name="T84" fmla="+- 0 9410 9402"/>
                              <a:gd name="T85" fmla="*/ T84 w 53"/>
                              <a:gd name="T86" fmla="+- 0 1526 1481"/>
                              <a:gd name="T87" fmla="*/ 1526 h 53"/>
                              <a:gd name="T88" fmla="+- 0 9415 9402"/>
                              <a:gd name="T89" fmla="*/ T88 w 53"/>
                              <a:gd name="T90" fmla="+- 0 1531 1481"/>
                              <a:gd name="T91" fmla="*/ 1531 h 53"/>
                              <a:gd name="T92" fmla="+- 0 9422 9402"/>
                              <a:gd name="T93" fmla="*/ T92 w 53"/>
                              <a:gd name="T94" fmla="+- 0 1533 1481"/>
                              <a:gd name="T95" fmla="*/ 1533 h 53"/>
                              <a:gd name="T96" fmla="+- 0 9429 9402"/>
                              <a:gd name="T97" fmla="*/ T96 w 53"/>
                              <a:gd name="T98" fmla="+- 0 1533 1481"/>
                              <a:gd name="T99" fmla="*/ 1533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 h="53">
                                <a:moveTo>
                                  <a:pt x="27" y="52"/>
                                </a:moveTo>
                                <a:lnTo>
                                  <a:pt x="34" y="52"/>
                                </a:lnTo>
                                <a:lnTo>
                                  <a:pt x="40" y="50"/>
                                </a:lnTo>
                                <a:lnTo>
                                  <a:pt x="45" y="45"/>
                                </a:lnTo>
                                <a:lnTo>
                                  <a:pt x="50" y="40"/>
                                </a:lnTo>
                                <a:lnTo>
                                  <a:pt x="53" y="33"/>
                                </a:lnTo>
                                <a:lnTo>
                                  <a:pt x="53" y="26"/>
                                </a:lnTo>
                                <a:lnTo>
                                  <a:pt x="53" y="19"/>
                                </a:lnTo>
                                <a:lnTo>
                                  <a:pt x="50" y="12"/>
                                </a:lnTo>
                                <a:lnTo>
                                  <a:pt x="45" y="8"/>
                                </a:lnTo>
                                <a:lnTo>
                                  <a:pt x="40" y="3"/>
                                </a:lnTo>
                                <a:lnTo>
                                  <a:pt x="34" y="0"/>
                                </a:lnTo>
                                <a:lnTo>
                                  <a:pt x="27" y="0"/>
                                </a:lnTo>
                                <a:lnTo>
                                  <a:pt x="20" y="0"/>
                                </a:lnTo>
                                <a:lnTo>
                                  <a:pt x="13" y="3"/>
                                </a:lnTo>
                                <a:lnTo>
                                  <a:pt x="8" y="8"/>
                                </a:lnTo>
                                <a:lnTo>
                                  <a:pt x="3" y="12"/>
                                </a:lnTo>
                                <a:lnTo>
                                  <a:pt x="0" y="19"/>
                                </a:lnTo>
                                <a:lnTo>
                                  <a:pt x="0" y="26"/>
                                </a:lnTo>
                                <a:lnTo>
                                  <a:pt x="0" y="33"/>
                                </a:lnTo>
                                <a:lnTo>
                                  <a:pt x="3" y="40"/>
                                </a:lnTo>
                                <a:lnTo>
                                  <a:pt x="8" y="45"/>
                                </a:lnTo>
                                <a:lnTo>
                                  <a:pt x="13" y="50"/>
                                </a:lnTo>
                                <a:lnTo>
                                  <a:pt x="20" y="52"/>
                                </a:lnTo>
                                <a:lnTo>
                                  <a:pt x="27" y="52"/>
                                </a:lnTo>
                                <a:close/>
                              </a:path>
                            </a:pathLst>
                          </a:custGeom>
                          <a:noFill/>
                          <a:ln w="333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 name="Freeform 421"/>
                        <wps:cNvSpPr>
                          <a:spLocks/>
                        </wps:cNvSpPr>
                        <wps:spPr bwMode="auto">
                          <a:xfrm>
                            <a:off x="8963" y="1641"/>
                            <a:ext cx="53" cy="53"/>
                          </a:xfrm>
                          <a:custGeom>
                            <a:avLst/>
                            <a:gdLst>
                              <a:gd name="T0" fmla="+- 0 8996 8963"/>
                              <a:gd name="T1" fmla="*/ T0 w 53"/>
                              <a:gd name="T2" fmla="+- 0 1641 1641"/>
                              <a:gd name="T3" fmla="*/ 1641 h 53"/>
                              <a:gd name="T4" fmla="+- 0 8982 8963"/>
                              <a:gd name="T5" fmla="*/ T4 w 53"/>
                              <a:gd name="T6" fmla="+- 0 1641 1641"/>
                              <a:gd name="T7" fmla="*/ 1641 h 53"/>
                              <a:gd name="T8" fmla="+- 0 8976 8963"/>
                              <a:gd name="T9" fmla="*/ T8 w 53"/>
                              <a:gd name="T10" fmla="+- 0 1643 1641"/>
                              <a:gd name="T11" fmla="*/ 1643 h 53"/>
                              <a:gd name="T12" fmla="+- 0 8966 8963"/>
                              <a:gd name="T13" fmla="*/ T12 w 53"/>
                              <a:gd name="T14" fmla="+- 0 1653 1641"/>
                              <a:gd name="T15" fmla="*/ 1653 h 53"/>
                              <a:gd name="T16" fmla="+- 0 8963 8963"/>
                              <a:gd name="T17" fmla="*/ T16 w 53"/>
                              <a:gd name="T18" fmla="+- 0 1660 1641"/>
                              <a:gd name="T19" fmla="*/ 1660 h 53"/>
                              <a:gd name="T20" fmla="+- 0 8963 8963"/>
                              <a:gd name="T21" fmla="*/ T20 w 53"/>
                              <a:gd name="T22" fmla="+- 0 1674 1641"/>
                              <a:gd name="T23" fmla="*/ 1674 h 53"/>
                              <a:gd name="T24" fmla="+- 0 8966 8963"/>
                              <a:gd name="T25" fmla="*/ T24 w 53"/>
                              <a:gd name="T26" fmla="+- 0 1680 1641"/>
                              <a:gd name="T27" fmla="*/ 1680 h 53"/>
                              <a:gd name="T28" fmla="+- 0 8976 8963"/>
                              <a:gd name="T29" fmla="*/ T28 w 53"/>
                              <a:gd name="T30" fmla="+- 0 1690 1641"/>
                              <a:gd name="T31" fmla="*/ 1690 h 53"/>
                              <a:gd name="T32" fmla="+- 0 8982 8963"/>
                              <a:gd name="T33" fmla="*/ T32 w 53"/>
                              <a:gd name="T34" fmla="+- 0 1693 1641"/>
                              <a:gd name="T35" fmla="*/ 1693 h 53"/>
                              <a:gd name="T36" fmla="+- 0 8996 8963"/>
                              <a:gd name="T37" fmla="*/ T36 w 53"/>
                              <a:gd name="T38" fmla="+- 0 1693 1641"/>
                              <a:gd name="T39" fmla="*/ 1693 h 53"/>
                              <a:gd name="T40" fmla="+- 0 9003 8963"/>
                              <a:gd name="T41" fmla="*/ T40 w 53"/>
                              <a:gd name="T42" fmla="+- 0 1690 1641"/>
                              <a:gd name="T43" fmla="*/ 1690 h 53"/>
                              <a:gd name="T44" fmla="+- 0 9013 8963"/>
                              <a:gd name="T45" fmla="*/ T44 w 53"/>
                              <a:gd name="T46" fmla="+- 0 1680 1641"/>
                              <a:gd name="T47" fmla="*/ 1680 h 53"/>
                              <a:gd name="T48" fmla="+- 0 9016 8963"/>
                              <a:gd name="T49" fmla="*/ T48 w 53"/>
                              <a:gd name="T50" fmla="+- 0 1674 1641"/>
                              <a:gd name="T51" fmla="*/ 1674 h 53"/>
                              <a:gd name="T52" fmla="+- 0 9016 8963"/>
                              <a:gd name="T53" fmla="*/ T52 w 53"/>
                              <a:gd name="T54" fmla="+- 0 1660 1641"/>
                              <a:gd name="T55" fmla="*/ 1660 h 53"/>
                              <a:gd name="T56" fmla="+- 0 9013 8963"/>
                              <a:gd name="T57" fmla="*/ T56 w 53"/>
                              <a:gd name="T58" fmla="+- 0 1653 1641"/>
                              <a:gd name="T59" fmla="*/ 1653 h 53"/>
                              <a:gd name="T60" fmla="+- 0 9003 8963"/>
                              <a:gd name="T61" fmla="*/ T60 w 53"/>
                              <a:gd name="T62" fmla="+- 0 1643 1641"/>
                              <a:gd name="T63" fmla="*/ 1643 h 53"/>
                              <a:gd name="T64" fmla="+- 0 8996 8963"/>
                              <a:gd name="T65" fmla="*/ T64 w 53"/>
                              <a:gd name="T66" fmla="+- 0 1641 1641"/>
                              <a:gd name="T67" fmla="*/ 1641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53">
                                <a:moveTo>
                                  <a:pt x="33" y="0"/>
                                </a:moveTo>
                                <a:lnTo>
                                  <a:pt x="19" y="0"/>
                                </a:lnTo>
                                <a:lnTo>
                                  <a:pt x="13" y="2"/>
                                </a:lnTo>
                                <a:lnTo>
                                  <a:pt x="3" y="12"/>
                                </a:lnTo>
                                <a:lnTo>
                                  <a:pt x="0" y="19"/>
                                </a:lnTo>
                                <a:lnTo>
                                  <a:pt x="0" y="33"/>
                                </a:lnTo>
                                <a:lnTo>
                                  <a:pt x="3" y="39"/>
                                </a:lnTo>
                                <a:lnTo>
                                  <a:pt x="13" y="49"/>
                                </a:lnTo>
                                <a:lnTo>
                                  <a:pt x="19" y="52"/>
                                </a:lnTo>
                                <a:lnTo>
                                  <a:pt x="33" y="52"/>
                                </a:lnTo>
                                <a:lnTo>
                                  <a:pt x="40" y="49"/>
                                </a:lnTo>
                                <a:lnTo>
                                  <a:pt x="50" y="39"/>
                                </a:lnTo>
                                <a:lnTo>
                                  <a:pt x="53" y="33"/>
                                </a:lnTo>
                                <a:lnTo>
                                  <a:pt x="53" y="19"/>
                                </a:lnTo>
                                <a:lnTo>
                                  <a:pt x="50" y="12"/>
                                </a:lnTo>
                                <a:lnTo>
                                  <a:pt x="40" y="2"/>
                                </a:lnTo>
                                <a:lnTo>
                                  <a:pt x="33"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Freeform 420"/>
                        <wps:cNvSpPr>
                          <a:spLocks/>
                        </wps:cNvSpPr>
                        <wps:spPr bwMode="auto">
                          <a:xfrm>
                            <a:off x="8963" y="1641"/>
                            <a:ext cx="53" cy="53"/>
                          </a:xfrm>
                          <a:custGeom>
                            <a:avLst/>
                            <a:gdLst>
                              <a:gd name="T0" fmla="+- 0 8989 8963"/>
                              <a:gd name="T1" fmla="*/ T0 w 53"/>
                              <a:gd name="T2" fmla="+- 0 1693 1641"/>
                              <a:gd name="T3" fmla="*/ 1693 h 53"/>
                              <a:gd name="T4" fmla="+- 0 8996 8963"/>
                              <a:gd name="T5" fmla="*/ T4 w 53"/>
                              <a:gd name="T6" fmla="+- 0 1693 1641"/>
                              <a:gd name="T7" fmla="*/ 1693 h 53"/>
                              <a:gd name="T8" fmla="+- 0 9003 8963"/>
                              <a:gd name="T9" fmla="*/ T8 w 53"/>
                              <a:gd name="T10" fmla="+- 0 1690 1641"/>
                              <a:gd name="T11" fmla="*/ 1690 h 53"/>
                              <a:gd name="T12" fmla="+- 0 9008 8963"/>
                              <a:gd name="T13" fmla="*/ T12 w 53"/>
                              <a:gd name="T14" fmla="+- 0 1685 1641"/>
                              <a:gd name="T15" fmla="*/ 1685 h 53"/>
                              <a:gd name="T16" fmla="+- 0 9013 8963"/>
                              <a:gd name="T17" fmla="*/ T16 w 53"/>
                              <a:gd name="T18" fmla="+- 0 1680 1641"/>
                              <a:gd name="T19" fmla="*/ 1680 h 53"/>
                              <a:gd name="T20" fmla="+- 0 9016 8963"/>
                              <a:gd name="T21" fmla="*/ T20 w 53"/>
                              <a:gd name="T22" fmla="+- 0 1674 1641"/>
                              <a:gd name="T23" fmla="*/ 1674 h 53"/>
                              <a:gd name="T24" fmla="+- 0 9016 8963"/>
                              <a:gd name="T25" fmla="*/ T24 w 53"/>
                              <a:gd name="T26" fmla="+- 0 1667 1641"/>
                              <a:gd name="T27" fmla="*/ 1667 h 53"/>
                              <a:gd name="T28" fmla="+- 0 9016 8963"/>
                              <a:gd name="T29" fmla="*/ T28 w 53"/>
                              <a:gd name="T30" fmla="+- 0 1660 1641"/>
                              <a:gd name="T31" fmla="*/ 1660 h 53"/>
                              <a:gd name="T32" fmla="+- 0 9013 8963"/>
                              <a:gd name="T33" fmla="*/ T32 w 53"/>
                              <a:gd name="T34" fmla="+- 0 1653 1641"/>
                              <a:gd name="T35" fmla="*/ 1653 h 53"/>
                              <a:gd name="T36" fmla="+- 0 9008 8963"/>
                              <a:gd name="T37" fmla="*/ T36 w 53"/>
                              <a:gd name="T38" fmla="+- 0 1648 1641"/>
                              <a:gd name="T39" fmla="*/ 1648 h 53"/>
                              <a:gd name="T40" fmla="+- 0 9003 8963"/>
                              <a:gd name="T41" fmla="*/ T40 w 53"/>
                              <a:gd name="T42" fmla="+- 0 1643 1641"/>
                              <a:gd name="T43" fmla="*/ 1643 h 53"/>
                              <a:gd name="T44" fmla="+- 0 8996 8963"/>
                              <a:gd name="T45" fmla="*/ T44 w 53"/>
                              <a:gd name="T46" fmla="+- 0 1641 1641"/>
                              <a:gd name="T47" fmla="*/ 1641 h 53"/>
                              <a:gd name="T48" fmla="+- 0 8989 8963"/>
                              <a:gd name="T49" fmla="*/ T48 w 53"/>
                              <a:gd name="T50" fmla="+- 0 1641 1641"/>
                              <a:gd name="T51" fmla="*/ 1641 h 53"/>
                              <a:gd name="T52" fmla="+- 0 8982 8963"/>
                              <a:gd name="T53" fmla="*/ T52 w 53"/>
                              <a:gd name="T54" fmla="+- 0 1641 1641"/>
                              <a:gd name="T55" fmla="*/ 1641 h 53"/>
                              <a:gd name="T56" fmla="+- 0 8976 8963"/>
                              <a:gd name="T57" fmla="*/ T56 w 53"/>
                              <a:gd name="T58" fmla="+- 0 1643 1641"/>
                              <a:gd name="T59" fmla="*/ 1643 h 53"/>
                              <a:gd name="T60" fmla="+- 0 8971 8963"/>
                              <a:gd name="T61" fmla="*/ T60 w 53"/>
                              <a:gd name="T62" fmla="+- 0 1648 1641"/>
                              <a:gd name="T63" fmla="*/ 1648 h 53"/>
                              <a:gd name="T64" fmla="+- 0 8966 8963"/>
                              <a:gd name="T65" fmla="*/ T64 w 53"/>
                              <a:gd name="T66" fmla="+- 0 1653 1641"/>
                              <a:gd name="T67" fmla="*/ 1653 h 53"/>
                              <a:gd name="T68" fmla="+- 0 8963 8963"/>
                              <a:gd name="T69" fmla="*/ T68 w 53"/>
                              <a:gd name="T70" fmla="+- 0 1660 1641"/>
                              <a:gd name="T71" fmla="*/ 1660 h 53"/>
                              <a:gd name="T72" fmla="+- 0 8963 8963"/>
                              <a:gd name="T73" fmla="*/ T72 w 53"/>
                              <a:gd name="T74" fmla="+- 0 1667 1641"/>
                              <a:gd name="T75" fmla="*/ 1667 h 53"/>
                              <a:gd name="T76" fmla="+- 0 8963 8963"/>
                              <a:gd name="T77" fmla="*/ T76 w 53"/>
                              <a:gd name="T78" fmla="+- 0 1674 1641"/>
                              <a:gd name="T79" fmla="*/ 1674 h 53"/>
                              <a:gd name="T80" fmla="+- 0 8966 8963"/>
                              <a:gd name="T81" fmla="*/ T80 w 53"/>
                              <a:gd name="T82" fmla="+- 0 1680 1641"/>
                              <a:gd name="T83" fmla="*/ 1680 h 53"/>
                              <a:gd name="T84" fmla="+- 0 8971 8963"/>
                              <a:gd name="T85" fmla="*/ T84 w 53"/>
                              <a:gd name="T86" fmla="+- 0 1685 1641"/>
                              <a:gd name="T87" fmla="*/ 1685 h 53"/>
                              <a:gd name="T88" fmla="+- 0 8976 8963"/>
                              <a:gd name="T89" fmla="*/ T88 w 53"/>
                              <a:gd name="T90" fmla="+- 0 1690 1641"/>
                              <a:gd name="T91" fmla="*/ 1690 h 53"/>
                              <a:gd name="T92" fmla="+- 0 8982 8963"/>
                              <a:gd name="T93" fmla="*/ T92 w 53"/>
                              <a:gd name="T94" fmla="+- 0 1693 1641"/>
                              <a:gd name="T95" fmla="*/ 1693 h 53"/>
                              <a:gd name="T96" fmla="+- 0 8989 8963"/>
                              <a:gd name="T97" fmla="*/ T96 w 53"/>
                              <a:gd name="T98" fmla="+- 0 1693 1641"/>
                              <a:gd name="T99" fmla="*/ 1693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 h="53">
                                <a:moveTo>
                                  <a:pt x="26" y="52"/>
                                </a:moveTo>
                                <a:lnTo>
                                  <a:pt x="33" y="52"/>
                                </a:lnTo>
                                <a:lnTo>
                                  <a:pt x="40" y="49"/>
                                </a:lnTo>
                                <a:lnTo>
                                  <a:pt x="45" y="44"/>
                                </a:lnTo>
                                <a:lnTo>
                                  <a:pt x="50" y="39"/>
                                </a:lnTo>
                                <a:lnTo>
                                  <a:pt x="53" y="33"/>
                                </a:lnTo>
                                <a:lnTo>
                                  <a:pt x="53" y="26"/>
                                </a:lnTo>
                                <a:lnTo>
                                  <a:pt x="53" y="19"/>
                                </a:lnTo>
                                <a:lnTo>
                                  <a:pt x="50" y="12"/>
                                </a:lnTo>
                                <a:lnTo>
                                  <a:pt x="45" y="7"/>
                                </a:lnTo>
                                <a:lnTo>
                                  <a:pt x="40" y="2"/>
                                </a:lnTo>
                                <a:lnTo>
                                  <a:pt x="33" y="0"/>
                                </a:lnTo>
                                <a:lnTo>
                                  <a:pt x="26" y="0"/>
                                </a:lnTo>
                                <a:lnTo>
                                  <a:pt x="19" y="0"/>
                                </a:lnTo>
                                <a:lnTo>
                                  <a:pt x="13" y="2"/>
                                </a:lnTo>
                                <a:lnTo>
                                  <a:pt x="8" y="7"/>
                                </a:lnTo>
                                <a:lnTo>
                                  <a:pt x="3" y="12"/>
                                </a:lnTo>
                                <a:lnTo>
                                  <a:pt x="0" y="19"/>
                                </a:lnTo>
                                <a:lnTo>
                                  <a:pt x="0" y="26"/>
                                </a:lnTo>
                                <a:lnTo>
                                  <a:pt x="0" y="33"/>
                                </a:lnTo>
                                <a:lnTo>
                                  <a:pt x="3" y="39"/>
                                </a:lnTo>
                                <a:lnTo>
                                  <a:pt x="8" y="44"/>
                                </a:lnTo>
                                <a:lnTo>
                                  <a:pt x="13" y="49"/>
                                </a:lnTo>
                                <a:lnTo>
                                  <a:pt x="19" y="52"/>
                                </a:lnTo>
                                <a:lnTo>
                                  <a:pt x="26" y="52"/>
                                </a:lnTo>
                                <a:close/>
                              </a:path>
                            </a:pathLst>
                          </a:custGeom>
                          <a:noFill/>
                          <a:ln w="333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Freeform 419"/>
                        <wps:cNvSpPr>
                          <a:spLocks/>
                        </wps:cNvSpPr>
                        <wps:spPr bwMode="auto">
                          <a:xfrm>
                            <a:off x="8304" y="1811"/>
                            <a:ext cx="53" cy="53"/>
                          </a:xfrm>
                          <a:custGeom>
                            <a:avLst/>
                            <a:gdLst>
                              <a:gd name="T0" fmla="+- 0 8338 8304"/>
                              <a:gd name="T1" fmla="*/ T0 w 53"/>
                              <a:gd name="T2" fmla="+- 0 1811 1811"/>
                              <a:gd name="T3" fmla="*/ 1811 h 53"/>
                              <a:gd name="T4" fmla="+- 0 8324 8304"/>
                              <a:gd name="T5" fmla="*/ T4 w 53"/>
                              <a:gd name="T6" fmla="+- 0 1811 1811"/>
                              <a:gd name="T7" fmla="*/ 1811 h 53"/>
                              <a:gd name="T8" fmla="+- 0 8317 8304"/>
                              <a:gd name="T9" fmla="*/ T8 w 53"/>
                              <a:gd name="T10" fmla="+- 0 1814 1811"/>
                              <a:gd name="T11" fmla="*/ 1814 h 53"/>
                              <a:gd name="T12" fmla="+- 0 8307 8304"/>
                              <a:gd name="T13" fmla="*/ T12 w 53"/>
                              <a:gd name="T14" fmla="+- 0 1824 1811"/>
                              <a:gd name="T15" fmla="*/ 1824 h 53"/>
                              <a:gd name="T16" fmla="+- 0 8304 8304"/>
                              <a:gd name="T17" fmla="*/ T16 w 53"/>
                              <a:gd name="T18" fmla="+- 0 1830 1811"/>
                              <a:gd name="T19" fmla="*/ 1830 h 53"/>
                              <a:gd name="T20" fmla="+- 0 8304 8304"/>
                              <a:gd name="T21" fmla="*/ T20 w 53"/>
                              <a:gd name="T22" fmla="+- 0 1844 1811"/>
                              <a:gd name="T23" fmla="*/ 1844 h 53"/>
                              <a:gd name="T24" fmla="+- 0 8307 8304"/>
                              <a:gd name="T25" fmla="*/ T24 w 53"/>
                              <a:gd name="T26" fmla="+- 0 1851 1811"/>
                              <a:gd name="T27" fmla="*/ 1851 h 53"/>
                              <a:gd name="T28" fmla="+- 0 8317 8304"/>
                              <a:gd name="T29" fmla="*/ T28 w 53"/>
                              <a:gd name="T30" fmla="+- 0 1861 1811"/>
                              <a:gd name="T31" fmla="*/ 1861 h 53"/>
                              <a:gd name="T32" fmla="+- 0 8324 8304"/>
                              <a:gd name="T33" fmla="*/ T32 w 53"/>
                              <a:gd name="T34" fmla="+- 0 1863 1811"/>
                              <a:gd name="T35" fmla="*/ 1863 h 53"/>
                              <a:gd name="T36" fmla="+- 0 8338 8304"/>
                              <a:gd name="T37" fmla="*/ T36 w 53"/>
                              <a:gd name="T38" fmla="+- 0 1863 1811"/>
                              <a:gd name="T39" fmla="*/ 1863 h 53"/>
                              <a:gd name="T40" fmla="+- 0 8344 8304"/>
                              <a:gd name="T41" fmla="*/ T40 w 53"/>
                              <a:gd name="T42" fmla="+- 0 1861 1811"/>
                              <a:gd name="T43" fmla="*/ 1861 h 53"/>
                              <a:gd name="T44" fmla="+- 0 8354 8304"/>
                              <a:gd name="T45" fmla="*/ T44 w 53"/>
                              <a:gd name="T46" fmla="+- 0 1851 1811"/>
                              <a:gd name="T47" fmla="*/ 1851 h 53"/>
                              <a:gd name="T48" fmla="+- 0 8357 8304"/>
                              <a:gd name="T49" fmla="*/ T48 w 53"/>
                              <a:gd name="T50" fmla="+- 0 1844 1811"/>
                              <a:gd name="T51" fmla="*/ 1844 h 53"/>
                              <a:gd name="T52" fmla="+- 0 8357 8304"/>
                              <a:gd name="T53" fmla="*/ T52 w 53"/>
                              <a:gd name="T54" fmla="+- 0 1830 1811"/>
                              <a:gd name="T55" fmla="*/ 1830 h 53"/>
                              <a:gd name="T56" fmla="+- 0 8354 8304"/>
                              <a:gd name="T57" fmla="*/ T56 w 53"/>
                              <a:gd name="T58" fmla="+- 0 1824 1811"/>
                              <a:gd name="T59" fmla="*/ 1824 h 53"/>
                              <a:gd name="T60" fmla="+- 0 8344 8304"/>
                              <a:gd name="T61" fmla="*/ T60 w 53"/>
                              <a:gd name="T62" fmla="+- 0 1814 1811"/>
                              <a:gd name="T63" fmla="*/ 1814 h 53"/>
                              <a:gd name="T64" fmla="+- 0 8338 8304"/>
                              <a:gd name="T65" fmla="*/ T64 w 53"/>
                              <a:gd name="T66" fmla="+- 0 1811 1811"/>
                              <a:gd name="T67" fmla="*/ 1811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53">
                                <a:moveTo>
                                  <a:pt x="34" y="0"/>
                                </a:moveTo>
                                <a:lnTo>
                                  <a:pt x="20" y="0"/>
                                </a:lnTo>
                                <a:lnTo>
                                  <a:pt x="13" y="3"/>
                                </a:lnTo>
                                <a:lnTo>
                                  <a:pt x="3" y="13"/>
                                </a:lnTo>
                                <a:lnTo>
                                  <a:pt x="0" y="19"/>
                                </a:lnTo>
                                <a:lnTo>
                                  <a:pt x="0" y="33"/>
                                </a:lnTo>
                                <a:lnTo>
                                  <a:pt x="3" y="40"/>
                                </a:lnTo>
                                <a:lnTo>
                                  <a:pt x="13" y="50"/>
                                </a:lnTo>
                                <a:lnTo>
                                  <a:pt x="20" y="52"/>
                                </a:lnTo>
                                <a:lnTo>
                                  <a:pt x="34" y="52"/>
                                </a:lnTo>
                                <a:lnTo>
                                  <a:pt x="40" y="50"/>
                                </a:lnTo>
                                <a:lnTo>
                                  <a:pt x="50" y="40"/>
                                </a:lnTo>
                                <a:lnTo>
                                  <a:pt x="53" y="33"/>
                                </a:lnTo>
                                <a:lnTo>
                                  <a:pt x="53" y="19"/>
                                </a:lnTo>
                                <a:lnTo>
                                  <a:pt x="50" y="13"/>
                                </a:lnTo>
                                <a:lnTo>
                                  <a:pt x="40" y="3"/>
                                </a:lnTo>
                                <a:lnTo>
                                  <a:pt x="34"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Freeform 418"/>
                        <wps:cNvSpPr>
                          <a:spLocks/>
                        </wps:cNvSpPr>
                        <wps:spPr bwMode="auto">
                          <a:xfrm>
                            <a:off x="8304" y="1811"/>
                            <a:ext cx="53" cy="53"/>
                          </a:xfrm>
                          <a:custGeom>
                            <a:avLst/>
                            <a:gdLst>
                              <a:gd name="T0" fmla="+- 0 8331 8304"/>
                              <a:gd name="T1" fmla="*/ T0 w 53"/>
                              <a:gd name="T2" fmla="+- 0 1863 1811"/>
                              <a:gd name="T3" fmla="*/ 1863 h 53"/>
                              <a:gd name="T4" fmla="+- 0 8338 8304"/>
                              <a:gd name="T5" fmla="*/ T4 w 53"/>
                              <a:gd name="T6" fmla="+- 0 1863 1811"/>
                              <a:gd name="T7" fmla="*/ 1863 h 53"/>
                              <a:gd name="T8" fmla="+- 0 8344 8304"/>
                              <a:gd name="T9" fmla="*/ T8 w 53"/>
                              <a:gd name="T10" fmla="+- 0 1861 1811"/>
                              <a:gd name="T11" fmla="*/ 1861 h 53"/>
                              <a:gd name="T12" fmla="+- 0 8349 8304"/>
                              <a:gd name="T13" fmla="*/ T12 w 53"/>
                              <a:gd name="T14" fmla="+- 0 1856 1811"/>
                              <a:gd name="T15" fmla="*/ 1856 h 53"/>
                              <a:gd name="T16" fmla="+- 0 8354 8304"/>
                              <a:gd name="T17" fmla="*/ T16 w 53"/>
                              <a:gd name="T18" fmla="+- 0 1851 1811"/>
                              <a:gd name="T19" fmla="*/ 1851 h 53"/>
                              <a:gd name="T20" fmla="+- 0 8357 8304"/>
                              <a:gd name="T21" fmla="*/ T20 w 53"/>
                              <a:gd name="T22" fmla="+- 0 1844 1811"/>
                              <a:gd name="T23" fmla="*/ 1844 h 53"/>
                              <a:gd name="T24" fmla="+- 0 8357 8304"/>
                              <a:gd name="T25" fmla="*/ T24 w 53"/>
                              <a:gd name="T26" fmla="+- 0 1837 1811"/>
                              <a:gd name="T27" fmla="*/ 1837 h 53"/>
                              <a:gd name="T28" fmla="+- 0 8357 8304"/>
                              <a:gd name="T29" fmla="*/ T28 w 53"/>
                              <a:gd name="T30" fmla="+- 0 1830 1811"/>
                              <a:gd name="T31" fmla="*/ 1830 h 53"/>
                              <a:gd name="T32" fmla="+- 0 8354 8304"/>
                              <a:gd name="T33" fmla="*/ T32 w 53"/>
                              <a:gd name="T34" fmla="+- 0 1824 1811"/>
                              <a:gd name="T35" fmla="*/ 1824 h 53"/>
                              <a:gd name="T36" fmla="+- 0 8349 8304"/>
                              <a:gd name="T37" fmla="*/ T36 w 53"/>
                              <a:gd name="T38" fmla="+- 0 1819 1811"/>
                              <a:gd name="T39" fmla="*/ 1819 h 53"/>
                              <a:gd name="T40" fmla="+- 0 8344 8304"/>
                              <a:gd name="T41" fmla="*/ T40 w 53"/>
                              <a:gd name="T42" fmla="+- 0 1814 1811"/>
                              <a:gd name="T43" fmla="*/ 1814 h 53"/>
                              <a:gd name="T44" fmla="+- 0 8338 8304"/>
                              <a:gd name="T45" fmla="*/ T44 w 53"/>
                              <a:gd name="T46" fmla="+- 0 1811 1811"/>
                              <a:gd name="T47" fmla="*/ 1811 h 53"/>
                              <a:gd name="T48" fmla="+- 0 8331 8304"/>
                              <a:gd name="T49" fmla="*/ T48 w 53"/>
                              <a:gd name="T50" fmla="+- 0 1811 1811"/>
                              <a:gd name="T51" fmla="*/ 1811 h 53"/>
                              <a:gd name="T52" fmla="+- 0 8324 8304"/>
                              <a:gd name="T53" fmla="*/ T52 w 53"/>
                              <a:gd name="T54" fmla="+- 0 1811 1811"/>
                              <a:gd name="T55" fmla="*/ 1811 h 53"/>
                              <a:gd name="T56" fmla="+- 0 8317 8304"/>
                              <a:gd name="T57" fmla="*/ T56 w 53"/>
                              <a:gd name="T58" fmla="+- 0 1814 1811"/>
                              <a:gd name="T59" fmla="*/ 1814 h 53"/>
                              <a:gd name="T60" fmla="+- 0 8312 8304"/>
                              <a:gd name="T61" fmla="*/ T60 w 53"/>
                              <a:gd name="T62" fmla="+- 0 1819 1811"/>
                              <a:gd name="T63" fmla="*/ 1819 h 53"/>
                              <a:gd name="T64" fmla="+- 0 8307 8304"/>
                              <a:gd name="T65" fmla="*/ T64 w 53"/>
                              <a:gd name="T66" fmla="+- 0 1824 1811"/>
                              <a:gd name="T67" fmla="*/ 1824 h 53"/>
                              <a:gd name="T68" fmla="+- 0 8304 8304"/>
                              <a:gd name="T69" fmla="*/ T68 w 53"/>
                              <a:gd name="T70" fmla="+- 0 1830 1811"/>
                              <a:gd name="T71" fmla="*/ 1830 h 53"/>
                              <a:gd name="T72" fmla="+- 0 8304 8304"/>
                              <a:gd name="T73" fmla="*/ T72 w 53"/>
                              <a:gd name="T74" fmla="+- 0 1837 1811"/>
                              <a:gd name="T75" fmla="*/ 1837 h 53"/>
                              <a:gd name="T76" fmla="+- 0 8304 8304"/>
                              <a:gd name="T77" fmla="*/ T76 w 53"/>
                              <a:gd name="T78" fmla="+- 0 1844 1811"/>
                              <a:gd name="T79" fmla="*/ 1844 h 53"/>
                              <a:gd name="T80" fmla="+- 0 8307 8304"/>
                              <a:gd name="T81" fmla="*/ T80 w 53"/>
                              <a:gd name="T82" fmla="+- 0 1851 1811"/>
                              <a:gd name="T83" fmla="*/ 1851 h 53"/>
                              <a:gd name="T84" fmla="+- 0 8312 8304"/>
                              <a:gd name="T85" fmla="*/ T84 w 53"/>
                              <a:gd name="T86" fmla="+- 0 1856 1811"/>
                              <a:gd name="T87" fmla="*/ 1856 h 53"/>
                              <a:gd name="T88" fmla="+- 0 8317 8304"/>
                              <a:gd name="T89" fmla="*/ T88 w 53"/>
                              <a:gd name="T90" fmla="+- 0 1861 1811"/>
                              <a:gd name="T91" fmla="*/ 1861 h 53"/>
                              <a:gd name="T92" fmla="+- 0 8324 8304"/>
                              <a:gd name="T93" fmla="*/ T92 w 53"/>
                              <a:gd name="T94" fmla="+- 0 1863 1811"/>
                              <a:gd name="T95" fmla="*/ 1863 h 53"/>
                              <a:gd name="T96" fmla="+- 0 8331 8304"/>
                              <a:gd name="T97" fmla="*/ T96 w 53"/>
                              <a:gd name="T98" fmla="+- 0 1863 1811"/>
                              <a:gd name="T99" fmla="*/ 1863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 h="53">
                                <a:moveTo>
                                  <a:pt x="27" y="52"/>
                                </a:moveTo>
                                <a:lnTo>
                                  <a:pt x="34" y="52"/>
                                </a:lnTo>
                                <a:lnTo>
                                  <a:pt x="40" y="50"/>
                                </a:lnTo>
                                <a:lnTo>
                                  <a:pt x="45" y="45"/>
                                </a:lnTo>
                                <a:lnTo>
                                  <a:pt x="50" y="40"/>
                                </a:lnTo>
                                <a:lnTo>
                                  <a:pt x="53" y="33"/>
                                </a:lnTo>
                                <a:lnTo>
                                  <a:pt x="53" y="26"/>
                                </a:lnTo>
                                <a:lnTo>
                                  <a:pt x="53" y="19"/>
                                </a:lnTo>
                                <a:lnTo>
                                  <a:pt x="50" y="13"/>
                                </a:lnTo>
                                <a:lnTo>
                                  <a:pt x="45" y="8"/>
                                </a:lnTo>
                                <a:lnTo>
                                  <a:pt x="40" y="3"/>
                                </a:lnTo>
                                <a:lnTo>
                                  <a:pt x="34" y="0"/>
                                </a:lnTo>
                                <a:lnTo>
                                  <a:pt x="27" y="0"/>
                                </a:lnTo>
                                <a:lnTo>
                                  <a:pt x="20" y="0"/>
                                </a:lnTo>
                                <a:lnTo>
                                  <a:pt x="13" y="3"/>
                                </a:lnTo>
                                <a:lnTo>
                                  <a:pt x="8" y="8"/>
                                </a:lnTo>
                                <a:lnTo>
                                  <a:pt x="3" y="13"/>
                                </a:lnTo>
                                <a:lnTo>
                                  <a:pt x="0" y="19"/>
                                </a:lnTo>
                                <a:lnTo>
                                  <a:pt x="0" y="26"/>
                                </a:lnTo>
                                <a:lnTo>
                                  <a:pt x="0" y="33"/>
                                </a:lnTo>
                                <a:lnTo>
                                  <a:pt x="3" y="40"/>
                                </a:lnTo>
                                <a:lnTo>
                                  <a:pt x="8" y="45"/>
                                </a:lnTo>
                                <a:lnTo>
                                  <a:pt x="13" y="50"/>
                                </a:lnTo>
                                <a:lnTo>
                                  <a:pt x="20" y="52"/>
                                </a:lnTo>
                                <a:lnTo>
                                  <a:pt x="27" y="52"/>
                                </a:lnTo>
                                <a:close/>
                              </a:path>
                            </a:pathLst>
                          </a:custGeom>
                          <a:noFill/>
                          <a:ln w="333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Freeform 417"/>
                        <wps:cNvSpPr>
                          <a:spLocks/>
                        </wps:cNvSpPr>
                        <wps:spPr bwMode="auto">
                          <a:xfrm>
                            <a:off x="7940" y="1834"/>
                            <a:ext cx="53" cy="53"/>
                          </a:xfrm>
                          <a:custGeom>
                            <a:avLst/>
                            <a:gdLst>
                              <a:gd name="T0" fmla="+- 0 7973 7940"/>
                              <a:gd name="T1" fmla="*/ T0 w 53"/>
                              <a:gd name="T2" fmla="+- 0 1834 1834"/>
                              <a:gd name="T3" fmla="*/ 1834 h 53"/>
                              <a:gd name="T4" fmla="+- 0 7959 7940"/>
                              <a:gd name="T5" fmla="*/ T4 w 53"/>
                              <a:gd name="T6" fmla="+- 0 1834 1834"/>
                              <a:gd name="T7" fmla="*/ 1834 h 53"/>
                              <a:gd name="T8" fmla="+- 0 7952 7940"/>
                              <a:gd name="T9" fmla="*/ T8 w 53"/>
                              <a:gd name="T10" fmla="+- 0 1837 1834"/>
                              <a:gd name="T11" fmla="*/ 1837 h 53"/>
                              <a:gd name="T12" fmla="+- 0 7943 7940"/>
                              <a:gd name="T13" fmla="*/ T12 w 53"/>
                              <a:gd name="T14" fmla="+- 0 1847 1834"/>
                              <a:gd name="T15" fmla="*/ 1847 h 53"/>
                              <a:gd name="T16" fmla="+- 0 7940 7940"/>
                              <a:gd name="T17" fmla="*/ T16 w 53"/>
                              <a:gd name="T18" fmla="+- 0 1854 1834"/>
                              <a:gd name="T19" fmla="*/ 1854 h 53"/>
                              <a:gd name="T20" fmla="+- 0 7940 7940"/>
                              <a:gd name="T21" fmla="*/ T20 w 53"/>
                              <a:gd name="T22" fmla="+- 0 1868 1834"/>
                              <a:gd name="T23" fmla="*/ 1868 h 53"/>
                              <a:gd name="T24" fmla="+- 0 7943 7940"/>
                              <a:gd name="T25" fmla="*/ T24 w 53"/>
                              <a:gd name="T26" fmla="+- 0 1874 1834"/>
                              <a:gd name="T27" fmla="*/ 1874 h 53"/>
                              <a:gd name="T28" fmla="+- 0 7952 7940"/>
                              <a:gd name="T29" fmla="*/ T28 w 53"/>
                              <a:gd name="T30" fmla="+- 0 1884 1834"/>
                              <a:gd name="T31" fmla="*/ 1884 h 53"/>
                              <a:gd name="T32" fmla="+- 0 7959 7940"/>
                              <a:gd name="T33" fmla="*/ T32 w 53"/>
                              <a:gd name="T34" fmla="+- 0 1887 1834"/>
                              <a:gd name="T35" fmla="*/ 1887 h 53"/>
                              <a:gd name="T36" fmla="+- 0 7973 7940"/>
                              <a:gd name="T37" fmla="*/ T36 w 53"/>
                              <a:gd name="T38" fmla="+- 0 1887 1834"/>
                              <a:gd name="T39" fmla="*/ 1887 h 53"/>
                              <a:gd name="T40" fmla="+- 0 7980 7940"/>
                              <a:gd name="T41" fmla="*/ T40 w 53"/>
                              <a:gd name="T42" fmla="+- 0 1884 1834"/>
                              <a:gd name="T43" fmla="*/ 1884 h 53"/>
                              <a:gd name="T44" fmla="+- 0 7990 7940"/>
                              <a:gd name="T45" fmla="*/ T44 w 53"/>
                              <a:gd name="T46" fmla="+- 0 1874 1834"/>
                              <a:gd name="T47" fmla="*/ 1874 h 53"/>
                              <a:gd name="T48" fmla="+- 0 7992 7940"/>
                              <a:gd name="T49" fmla="*/ T48 w 53"/>
                              <a:gd name="T50" fmla="+- 0 1868 1834"/>
                              <a:gd name="T51" fmla="*/ 1868 h 53"/>
                              <a:gd name="T52" fmla="+- 0 7992 7940"/>
                              <a:gd name="T53" fmla="*/ T52 w 53"/>
                              <a:gd name="T54" fmla="+- 0 1854 1834"/>
                              <a:gd name="T55" fmla="*/ 1854 h 53"/>
                              <a:gd name="T56" fmla="+- 0 7990 7940"/>
                              <a:gd name="T57" fmla="*/ T56 w 53"/>
                              <a:gd name="T58" fmla="+- 0 1847 1834"/>
                              <a:gd name="T59" fmla="*/ 1847 h 53"/>
                              <a:gd name="T60" fmla="+- 0 7980 7940"/>
                              <a:gd name="T61" fmla="*/ T60 w 53"/>
                              <a:gd name="T62" fmla="+- 0 1837 1834"/>
                              <a:gd name="T63" fmla="*/ 1837 h 53"/>
                              <a:gd name="T64" fmla="+- 0 7973 7940"/>
                              <a:gd name="T65" fmla="*/ T64 w 53"/>
                              <a:gd name="T66" fmla="+- 0 1834 1834"/>
                              <a:gd name="T67" fmla="*/ 1834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53">
                                <a:moveTo>
                                  <a:pt x="33" y="0"/>
                                </a:moveTo>
                                <a:lnTo>
                                  <a:pt x="19" y="0"/>
                                </a:lnTo>
                                <a:lnTo>
                                  <a:pt x="12" y="3"/>
                                </a:lnTo>
                                <a:lnTo>
                                  <a:pt x="3" y="13"/>
                                </a:lnTo>
                                <a:lnTo>
                                  <a:pt x="0" y="20"/>
                                </a:lnTo>
                                <a:lnTo>
                                  <a:pt x="0" y="34"/>
                                </a:lnTo>
                                <a:lnTo>
                                  <a:pt x="3" y="40"/>
                                </a:lnTo>
                                <a:lnTo>
                                  <a:pt x="12" y="50"/>
                                </a:lnTo>
                                <a:lnTo>
                                  <a:pt x="19" y="53"/>
                                </a:lnTo>
                                <a:lnTo>
                                  <a:pt x="33" y="53"/>
                                </a:lnTo>
                                <a:lnTo>
                                  <a:pt x="40" y="50"/>
                                </a:lnTo>
                                <a:lnTo>
                                  <a:pt x="50" y="40"/>
                                </a:lnTo>
                                <a:lnTo>
                                  <a:pt x="52" y="34"/>
                                </a:lnTo>
                                <a:lnTo>
                                  <a:pt x="52" y="20"/>
                                </a:lnTo>
                                <a:lnTo>
                                  <a:pt x="50" y="13"/>
                                </a:lnTo>
                                <a:lnTo>
                                  <a:pt x="40" y="3"/>
                                </a:lnTo>
                                <a:lnTo>
                                  <a:pt x="33"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0" name="Freeform 416"/>
                        <wps:cNvSpPr>
                          <a:spLocks/>
                        </wps:cNvSpPr>
                        <wps:spPr bwMode="auto">
                          <a:xfrm>
                            <a:off x="7940" y="1834"/>
                            <a:ext cx="53" cy="53"/>
                          </a:xfrm>
                          <a:custGeom>
                            <a:avLst/>
                            <a:gdLst>
                              <a:gd name="T0" fmla="+- 0 7966 7940"/>
                              <a:gd name="T1" fmla="*/ T0 w 53"/>
                              <a:gd name="T2" fmla="+- 0 1887 1834"/>
                              <a:gd name="T3" fmla="*/ 1887 h 53"/>
                              <a:gd name="T4" fmla="+- 0 7973 7940"/>
                              <a:gd name="T5" fmla="*/ T4 w 53"/>
                              <a:gd name="T6" fmla="+- 0 1887 1834"/>
                              <a:gd name="T7" fmla="*/ 1887 h 53"/>
                              <a:gd name="T8" fmla="+- 0 7980 7940"/>
                              <a:gd name="T9" fmla="*/ T8 w 53"/>
                              <a:gd name="T10" fmla="+- 0 1884 1834"/>
                              <a:gd name="T11" fmla="*/ 1884 h 53"/>
                              <a:gd name="T12" fmla="+- 0 7985 7940"/>
                              <a:gd name="T13" fmla="*/ T12 w 53"/>
                              <a:gd name="T14" fmla="+- 0 1879 1834"/>
                              <a:gd name="T15" fmla="*/ 1879 h 53"/>
                              <a:gd name="T16" fmla="+- 0 7990 7940"/>
                              <a:gd name="T17" fmla="*/ T16 w 53"/>
                              <a:gd name="T18" fmla="+- 0 1874 1834"/>
                              <a:gd name="T19" fmla="*/ 1874 h 53"/>
                              <a:gd name="T20" fmla="+- 0 7992 7940"/>
                              <a:gd name="T21" fmla="*/ T20 w 53"/>
                              <a:gd name="T22" fmla="+- 0 1868 1834"/>
                              <a:gd name="T23" fmla="*/ 1868 h 53"/>
                              <a:gd name="T24" fmla="+- 0 7992 7940"/>
                              <a:gd name="T25" fmla="*/ T24 w 53"/>
                              <a:gd name="T26" fmla="+- 0 1861 1834"/>
                              <a:gd name="T27" fmla="*/ 1861 h 53"/>
                              <a:gd name="T28" fmla="+- 0 7992 7940"/>
                              <a:gd name="T29" fmla="*/ T28 w 53"/>
                              <a:gd name="T30" fmla="+- 0 1854 1834"/>
                              <a:gd name="T31" fmla="*/ 1854 h 53"/>
                              <a:gd name="T32" fmla="+- 0 7990 7940"/>
                              <a:gd name="T33" fmla="*/ T32 w 53"/>
                              <a:gd name="T34" fmla="+- 0 1847 1834"/>
                              <a:gd name="T35" fmla="*/ 1847 h 53"/>
                              <a:gd name="T36" fmla="+- 0 7985 7940"/>
                              <a:gd name="T37" fmla="*/ T36 w 53"/>
                              <a:gd name="T38" fmla="+- 0 1842 1834"/>
                              <a:gd name="T39" fmla="*/ 1842 h 53"/>
                              <a:gd name="T40" fmla="+- 0 7980 7940"/>
                              <a:gd name="T41" fmla="*/ T40 w 53"/>
                              <a:gd name="T42" fmla="+- 0 1837 1834"/>
                              <a:gd name="T43" fmla="*/ 1837 h 53"/>
                              <a:gd name="T44" fmla="+- 0 7973 7940"/>
                              <a:gd name="T45" fmla="*/ T44 w 53"/>
                              <a:gd name="T46" fmla="+- 0 1834 1834"/>
                              <a:gd name="T47" fmla="*/ 1834 h 53"/>
                              <a:gd name="T48" fmla="+- 0 7966 7940"/>
                              <a:gd name="T49" fmla="*/ T48 w 53"/>
                              <a:gd name="T50" fmla="+- 0 1834 1834"/>
                              <a:gd name="T51" fmla="*/ 1834 h 53"/>
                              <a:gd name="T52" fmla="+- 0 7959 7940"/>
                              <a:gd name="T53" fmla="*/ T52 w 53"/>
                              <a:gd name="T54" fmla="+- 0 1834 1834"/>
                              <a:gd name="T55" fmla="*/ 1834 h 53"/>
                              <a:gd name="T56" fmla="+- 0 7952 7940"/>
                              <a:gd name="T57" fmla="*/ T56 w 53"/>
                              <a:gd name="T58" fmla="+- 0 1837 1834"/>
                              <a:gd name="T59" fmla="*/ 1837 h 53"/>
                              <a:gd name="T60" fmla="+- 0 7948 7940"/>
                              <a:gd name="T61" fmla="*/ T60 w 53"/>
                              <a:gd name="T62" fmla="+- 0 1842 1834"/>
                              <a:gd name="T63" fmla="*/ 1842 h 53"/>
                              <a:gd name="T64" fmla="+- 0 7943 7940"/>
                              <a:gd name="T65" fmla="*/ T64 w 53"/>
                              <a:gd name="T66" fmla="+- 0 1847 1834"/>
                              <a:gd name="T67" fmla="*/ 1847 h 53"/>
                              <a:gd name="T68" fmla="+- 0 7940 7940"/>
                              <a:gd name="T69" fmla="*/ T68 w 53"/>
                              <a:gd name="T70" fmla="+- 0 1854 1834"/>
                              <a:gd name="T71" fmla="*/ 1854 h 53"/>
                              <a:gd name="T72" fmla="+- 0 7940 7940"/>
                              <a:gd name="T73" fmla="*/ T72 w 53"/>
                              <a:gd name="T74" fmla="+- 0 1861 1834"/>
                              <a:gd name="T75" fmla="*/ 1861 h 53"/>
                              <a:gd name="T76" fmla="+- 0 7940 7940"/>
                              <a:gd name="T77" fmla="*/ T76 w 53"/>
                              <a:gd name="T78" fmla="+- 0 1868 1834"/>
                              <a:gd name="T79" fmla="*/ 1868 h 53"/>
                              <a:gd name="T80" fmla="+- 0 7943 7940"/>
                              <a:gd name="T81" fmla="*/ T80 w 53"/>
                              <a:gd name="T82" fmla="+- 0 1874 1834"/>
                              <a:gd name="T83" fmla="*/ 1874 h 53"/>
                              <a:gd name="T84" fmla="+- 0 7948 7940"/>
                              <a:gd name="T85" fmla="*/ T84 w 53"/>
                              <a:gd name="T86" fmla="+- 0 1879 1834"/>
                              <a:gd name="T87" fmla="*/ 1879 h 53"/>
                              <a:gd name="T88" fmla="+- 0 7952 7940"/>
                              <a:gd name="T89" fmla="*/ T88 w 53"/>
                              <a:gd name="T90" fmla="+- 0 1884 1834"/>
                              <a:gd name="T91" fmla="*/ 1884 h 53"/>
                              <a:gd name="T92" fmla="+- 0 7959 7940"/>
                              <a:gd name="T93" fmla="*/ T92 w 53"/>
                              <a:gd name="T94" fmla="+- 0 1887 1834"/>
                              <a:gd name="T95" fmla="*/ 1887 h 53"/>
                              <a:gd name="T96" fmla="+- 0 7966 7940"/>
                              <a:gd name="T97" fmla="*/ T96 w 53"/>
                              <a:gd name="T98" fmla="+- 0 1887 1834"/>
                              <a:gd name="T99" fmla="*/ 1887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 h="53">
                                <a:moveTo>
                                  <a:pt x="26" y="53"/>
                                </a:moveTo>
                                <a:lnTo>
                                  <a:pt x="33" y="53"/>
                                </a:lnTo>
                                <a:lnTo>
                                  <a:pt x="40" y="50"/>
                                </a:lnTo>
                                <a:lnTo>
                                  <a:pt x="45" y="45"/>
                                </a:lnTo>
                                <a:lnTo>
                                  <a:pt x="50" y="40"/>
                                </a:lnTo>
                                <a:lnTo>
                                  <a:pt x="52" y="34"/>
                                </a:lnTo>
                                <a:lnTo>
                                  <a:pt x="52" y="27"/>
                                </a:lnTo>
                                <a:lnTo>
                                  <a:pt x="52" y="20"/>
                                </a:lnTo>
                                <a:lnTo>
                                  <a:pt x="50" y="13"/>
                                </a:lnTo>
                                <a:lnTo>
                                  <a:pt x="45" y="8"/>
                                </a:lnTo>
                                <a:lnTo>
                                  <a:pt x="40" y="3"/>
                                </a:lnTo>
                                <a:lnTo>
                                  <a:pt x="33" y="0"/>
                                </a:lnTo>
                                <a:lnTo>
                                  <a:pt x="26" y="0"/>
                                </a:lnTo>
                                <a:lnTo>
                                  <a:pt x="19" y="0"/>
                                </a:lnTo>
                                <a:lnTo>
                                  <a:pt x="12" y="3"/>
                                </a:lnTo>
                                <a:lnTo>
                                  <a:pt x="8" y="8"/>
                                </a:lnTo>
                                <a:lnTo>
                                  <a:pt x="3" y="13"/>
                                </a:lnTo>
                                <a:lnTo>
                                  <a:pt x="0" y="20"/>
                                </a:lnTo>
                                <a:lnTo>
                                  <a:pt x="0" y="27"/>
                                </a:lnTo>
                                <a:lnTo>
                                  <a:pt x="0" y="34"/>
                                </a:lnTo>
                                <a:lnTo>
                                  <a:pt x="3" y="40"/>
                                </a:lnTo>
                                <a:lnTo>
                                  <a:pt x="8" y="45"/>
                                </a:lnTo>
                                <a:lnTo>
                                  <a:pt x="12" y="50"/>
                                </a:lnTo>
                                <a:lnTo>
                                  <a:pt x="19" y="53"/>
                                </a:lnTo>
                                <a:lnTo>
                                  <a:pt x="26" y="53"/>
                                </a:lnTo>
                                <a:close/>
                              </a:path>
                            </a:pathLst>
                          </a:custGeom>
                          <a:noFill/>
                          <a:ln w="333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Freeform 415"/>
                        <wps:cNvSpPr>
                          <a:spLocks/>
                        </wps:cNvSpPr>
                        <wps:spPr bwMode="auto">
                          <a:xfrm>
                            <a:off x="7206" y="1900"/>
                            <a:ext cx="53" cy="53"/>
                          </a:xfrm>
                          <a:custGeom>
                            <a:avLst/>
                            <a:gdLst>
                              <a:gd name="T0" fmla="+- 0 7240 7206"/>
                              <a:gd name="T1" fmla="*/ T0 w 53"/>
                              <a:gd name="T2" fmla="+- 0 1900 1900"/>
                              <a:gd name="T3" fmla="*/ 1900 h 53"/>
                              <a:gd name="T4" fmla="+- 0 7226 7206"/>
                              <a:gd name="T5" fmla="*/ T4 w 53"/>
                              <a:gd name="T6" fmla="+- 0 1900 1900"/>
                              <a:gd name="T7" fmla="*/ 1900 h 53"/>
                              <a:gd name="T8" fmla="+- 0 7219 7206"/>
                              <a:gd name="T9" fmla="*/ T8 w 53"/>
                              <a:gd name="T10" fmla="+- 0 1903 1900"/>
                              <a:gd name="T11" fmla="*/ 1903 h 53"/>
                              <a:gd name="T12" fmla="+- 0 7209 7206"/>
                              <a:gd name="T13" fmla="*/ T12 w 53"/>
                              <a:gd name="T14" fmla="+- 0 1913 1900"/>
                              <a:gd name="T15" fmla="*/ 1913 h 53"/>
                              <a:gd name="T16" fmla="+- 0 7206 7206"/>
                              <a:gd name="T17" fmla="*/ T16 w 53"/>
                              <a:gd name="T18" fmla="+- 0 1919 1900"/>
                              <a:gd name="T19" fmla="*/ 1919 h 53"/>
                              <a:gd name="T20" fmla="+- 0 7206 7206"/>
                              <a:gd name="T21" fmla="*/ T20 w 53"/>
                              <a:gd name="T22" fmla="+- 0 1933 1900"/>
                              <a:gd name="T23" fmla="*/ 1933 h 53"/>
                              <a:gd name="T24" fmla="+- 0 7209 7206"/>
                              <a:gd name="T25" fmla="*/ T24 w 53"/>
                              <a:gd name="T26" fmla="+- 0 1940 1900"/>
                              <a:gd name="T27" fmla="*/ 1940 h 53"/>
                              <a:gd name="T28" fmla="+- 0 7219 7206"/>
                              <a:gd name="T29" fmla="*/ T28 w 53"/>
                              <a:gd name="T30" fmla="+- 0 1950 1900"/>
                              <a:gd name="T31" fmla="*/ 1950 h 53"/>
                              <a:gd name="T32" fmla="+- 0 7226 7206"/>
                              <a:gd name="T33" fmla="*/ T32 w 53"/>
                              <a:gd name="T34" fmla="+- 0 1953 1900"/>
                              <a:gd name="T35" fmla="*/ 1953 h 53"/>
                              <a:gd name="T36" fmla="+- 0 7240 7206"/>
                              <a:gd name="T37" fmla="*/ T36 w 53"/>
                              <a:gd name="T38" fmla="+- 0 1953 1900"/>
                              <a:gd name="T39" fmla="*/ 1953 h 53"/>
                              <a:gd name="T40" fmla="+- 0 7246 7206"/>
                              <a:gd name="T41" fmla="*/ T40 w 53"/>
                              <a:gd name="T42" fmla="+- 0 1950 1900"/>
                              <a:gd name="T43" fmla="*/ 1950 h 53"/>
                              <a:gd name="T44" fmla="+- 0 7256 7206"/>
                              <a:gd name="T45" fmla="*/ T44 w 53"/>
                              <a:gd name="T46" fmla="+- 0 1940 1900"/>
                              <a:gd name="T47" fmla="*/ 1940 h 53"/>
                              <a:gd name="T48" fmla="+- 0 7259 7206"/>
                              <a:gd name="T49" fmla="*/ T48 w 53"/>
                              <a:gd name="T50" fmla="+- 0 1933 1900"/>
                              <a:gd name="T51" fmla="*/ 1933 h 53"/>
                              <a:gd name="T52" fmla="+- 0 7259 7206"/>
                              <a:gd name="T53" fmla="*/ T52 w 53"/>
                              <a:gd name="T54" fmla="+- 0 1919 1900"/>
                              <a:gd name="T55" fmla="*/ 1919 h 53"/>
                              <a:gd name="T56" fmla="+- 0 7256 7206"/>
                              <a:gd name="T57" fmla="*/ T56 w 53"/>
                              <a:gd name="T58" fmla="+- 0 1913 1900"/>
                              <a:gd name="T59" fmla="*/ 1913 h 53"/>
                              <a:gd name="T60" fmla="+- 0 7246 7206"/>
                              <a:gd name="T61" fmla="*/ T60 w 53"/>
                              <a:gd name="T62" fmla="+- 0 1903 1900"/>
                              <a:gd name="T63" fmla="*/ 1903 h 53"/>
                              <a:gd name="T64" fmla="+- 0 7240 7206"/>
                              <a:gd name="T65" fmla="*/ T64 w 53"/>
                              <a:gd name="T66" fmla="+- 0 1900 1900"/>
                              <a:gd name="T67" fmla="*/ 1900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53">
                                <a:moveTo>
                                  <a:pt x="34" y="0"/>
                                </a:moveTo>
                                <a:lnTo>
                                  <a:pt x="20" y="0"/>
                                </a:lnTo>
                                <a:lnTo>
                                  <a:pt x="13" y="3"/>
                                </a:lnTo>
                                <a:lnTo>
                                  <a:pt x="3" y="13"/>
                                </a:lnTo>
                                <a:lnTo>
                                  <a:pt x="0" y="19"/>
                                </a:lnTo>
                                <a:lnTo>
                                  <a:pt x="0" y="33"/>
                                </a:lnTo>
                                <a:lnTo>
                                  <a:pt x="3" y="40"/>
                                </a:lnTo>
                                <a:lnTo>
                                  <a:pt x="13" y="50"/>
                                </a:lnTo>
                                <a:lnTo>
                                  <a:pt x="20" y="53"/>
                                </a:lnTo>
                                <a:lnTo>
                                  <a:pt x="34" y="53"/>
                                </a:lnTo>
                                <a:lnTo>
                                  <a:pt x="40" y="50"/>
                                </a:lnTo>
                                <a:lnTo>
                                  <a:pt x="50" y="40"/>
                                </a:lnTo>
                                <a:lnTo>
                                  <a:pt x="53" y="33"/>
                                </a:lnTo>
                                <a:lnTo>
                                  <a:pt x="53" y="19"/>
                                </a:lnTo>
                                <a:lnTo>
                                  <a:pt x="50" y="13"/>
                                </a:lnTo>
                                <a:lnTo>
                                  <a:pt x="40" y="3"/>
                                </a:lnTo>
                                <a:lnTo>
                                  <a:pt x="34"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 name="Freeform 414"/>
                        <wps:cNvSpPr>
                          <a:spLocks/>
                        </wps:cNvSpPr>
                        <wps:spPr bwMode="auto">
                          <a:xfrm>
                            <a:off x="7206" y="1900"/>
                            <a:ext cx="53" cy="53"/>
                          </a:xfrm>
                          <a:custGeom>
                            <a:avLst/>
                            <a:gdLst>
                              <a:gd name="T0" fmla="+- 0 7233 7206"/>
                              <a:gd name="T1" fmla="*/ T0 w 53"/>
                              <a:gd name="T2" fmla="+- 0 1953 1900"/>
                              <a:gd name="T3" fmla="*/ 1953 h 53"/>
                              <a:gd name="T4" fmla="+- 0 7240 7206"/>
                              <a:gd name="T5" fmla="*/ T4 w 53"/>
                              <a:gd name="T6" fmla="+- 0 1953 1900"/>
                              <a:gd name="T7" fmla="*/ 1953 h 53"/>
                              <a:gd name="T8" fmla="+- 0 7246 7206"/>
                              <a:gd name="T9" fmla="*/ T8 w 53"/>
                              <a:gd name="T10" fmla="+- 0 1950 1900"/>
                              <a:gd name="T11" fmla="*/ 1950 h 53"/>
                              <a:gd name="T12" fmla="+- 0 7251 7206"/>
                              <a:gd name="T13" fmla="*/ T12 w 53"/>
                              <a:gd name="T14" fmla="+- 0 1945 1900"/>
                              <a:gd name="T15" fmla="*/ 1945 h 53"/>
                              <a:gd name="T16" fmla="+- 0 7256 7206"/>
                              <a:gd name="T17" fmla="*/ T16 w 53"/>
                              <a:gd name="T18" fmla="+- 0 1940 1900"/>
                              <a:gd name="T19" fmla="*/ 1940 h 53"/>
                              <a:gd name="T20" fmla="+- 0 7259 7206"/>
                              <a:gd name="T21" fmla="*/ T20 w 53"/>
                              <a:gd name="T22" fmla="+- 0 1933 1900"/>
                              <a:gd name="T23" fmla="*/ 1933 h 53"/>
                              <a:gd name="T24" fmla="+- 0 7259 7206"/>
                              <a:gd name="T25" fmla="*/ T24 w 53"/>
                              <a:gd name="T26" fmla="+- 0 1926 1900"/>
                              <a:gd name="T27" fmla="*/ 1926 h 53"/>
                              <a:gd name="T28" fmla="+- 0 7259 7206"/>
                              <a:gd name="T29" fmla="*/ T28 w 53"/>
                              <a:gd name="T30" fmla="+- 0 1919 1900"/>
                              <a:gd name="T31" fmla="*/ 1919 h 53"/>
                              <a:gd name="T32" fmla="+- 0 7256 7206"/>
                              <a:gd name="T33" fmla="*/ T32 w 53"/>
                              <a:gd name="T34" fmla="+- 0 1913 1900"/>
                              <a:gd name="T35" fmla="*/ 1913 h 53"/>
                              <a:gd name="T36" fmla="+- 0 7251 7206"/>
                              <a:gd name="T37" fmla="*/ T36 w 53"/>
                              <a:gd name="T38" fmla="+- 0 1908 1900"/>
                              <a:gd name="T39" fmla="*/ 1908 h 53"/>
                              <a:gd name="T40" fmla="+- 0 7246 7206"/>
                              <a:gd name="T41" fmla="*/ T40 w 53"/>
                              <a:gd name="T42" fmla="+- 0 1903 1900"/>
                              <a:gd name="T43" fmla="*/ 1903 h 53"/>
                              <a:gd name="T44" fmla="+- 0 7240 7206"/>
                              <a:gd name="T45" fmla="*/ T44 w 53"/>
                              <a:gd name="T46" fmla="+- 0 1900 1900"/>
                              <a:gd name="T47" fmla="*/ 1900 h 53"/>
                              <a:gd name="T48" fmla="+- 0 7233 7206"/>
                              <a:gd name="T49" fmla="*/ T48 w 53"/>
                              <a:gd name="T50" fmla="+- 0 1900 1900"/>
                              <a:gd name="T51" fmla="*/ 1900 h 53"/>
                              <a:gd name="T52" fmla="+- 0 7226 7206"/>
                              <a:gd name="T53" fmla="*/ T52 w 53"/>
                              <a:gd name="T54" fmla="+- 0 1900 1900"/>
                              <a:gd name="T55" fmla="*/ 1900 h 53"/>
                              <a:gd name="T56" fmla="+- 0 7219 7206"/>
                              <a:gd name="T57" fmla="*/ T56 w 53"/>
                              <a:gd name="T58" fmla="+- 0 1903 1900"/>
                              <a:gd name="T59" fmla="*/ 1903 h 53"/>
                              <a:gd name="T60" fmla="+- 0 7214 7206"/>
                              <a:gd name="T61" fmla="*/ T60 w 53"/>
                              <a:gd name="T62" fmla="+- 0 1908 1900"/>
                              <a:gd name="T63" fmla="*/ 1908 h 53"/>
                              <a:gd name="T64" fmla="+- 0 7209 7206"/>
                              <a:gd name="T65" fmla="*/ T64 w 53"/>
                              <a:gd name="T66" fmla="+- 0 1913 1900"/>
                              <a:gd name="T67" fmla="*/ 1913 h 53"/>
                              <a:gd name="T68" fmla="+- 0 7206 7206"/>
                              <a:gd name="T69" fmla="*/ T68 w 53"/>
                              <a:gd name="T70" fmla="+- 0 1919 1900"/>
                              <a:gd name="T71" fmla="*/ 1919 h 53"/>
                              <a:gd name="T72" fmla="+- 0 7206 7206"/>
                              <a:gd name="T73" fmla="*/ T72 w 53"/>
                              <a:gd name="T74" fmla="+- 0 1926 1900"/>
                              <a:gd name="T75" fmla="*/ 1926 h 53"/>
                              <a:gd name="T76" fmla="+- 0 7206 7206"/>
                              <a:gd name="T77" fmla="*/ T76 w 53"/>
                              <a:gd name="T78" fmla="+- 0 1933 1900"/>
                              <a:gd name="T79" fmla="*/ 1933 h 53"/>
                              <a:gd name="T80" fmla="+- 0 7209 7206"/>
                              <a:gd name="T81" fmla="*/ T80 w 53"/>
                              <a:gd name="T82" fmla="+- 0 1940 1900"/>
                              <a:gd name="T83" fmla="*/ 1940 h 53"/>
                              <a:gd name="T84" fmla="+- 0 7214 7206"/>
                              <a:gd name="T85" fmla="*/ T84 w 53"/>
                              <a:gd name="T86" fmla="+- 0 1945 1900"/>
                              <a:gd name="T87" fmla="*/ 1945 h 53"/>
                              <a:gd name="T88" fmla="+- 0 7219 7206"/>
                              <a:gd name="T89" fmla="*/ T88 w 53"/>
                              <a:gd name="T90" fmla="+- 0 1950 1900"/>
                              <a:gd name="T91" fmla="*/ 1950 h 53"/>
                              <a:gd name="T92" fmla="+- 0 7226 7206"/>
                              <a:gd name="T93" fmla="*/ T92 w 53"/>
                              <a:gd name="T94" fmla="+- 0 1953 1900"/>
                              <a:gd name="T95" fmla="*/ 1953 h 53"/>
                              <a:gd name="T96" fmla="+- 0 7233 7206"/>
                              <a:gd name="T97" fmla="*/ T96 w 53"/>
                              <a:gd name="T98" fmla="+- 0 1953 1900"/>
                              <a:gd name="T99" fmla="*/ 1953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 h="53">
                                <a:moveTo>
                                  <a:pt x="27" y="53"/>
                                </a:moveTo>
                                <a:lnTo>
                                  <a:pt x="34" y="53"/>
                                </a:lnTo>
                                <a:lnTo>
                                  <a:pt x="40" y="50"/>
                                </a:lnTo>
                                <a:lnTo>
                                  <a:pt x="45" y="45"/>
                                </a:lnTo>
                                <a:lnTo>
                                  <a:pt x="50" y="40"/>
                                </a:lnTo>
                                <a:lnTo>
                                  <a:pt x="53" y="33"/>
                                </a:lnTo>
                                <a:lnTo>
                                  <a:pt x="53" y="26"/>
                                </a:lnTo>
                                <a:lnTo>
                                  <a:pt x="53" y="19"/>
                                </a:lnTo>
                                <a:lnTo>
                                  <a:pt x="50" y="13"/>
                                </a:lnTo>
                                <a:lnTo>
                                  <a:pt x="45" y="8"/>
                                </a:lnTo>
                                <a:lnTo>
                                  <a:pt x="40" y="3"/>
                                </a:lnTo>
                                <a:lnTo>
                                  <a:pt x="34" y="0"/>
                                </a:lnTo>
                                <a:lnTo>
                                  <a:pt x="27" y="0"/>
                                </a:lnTo>
                                <a:lnTo>
                                  <a:pt x="20" y="0"/>
                                </a:lnTo>
                                <a:lnTo>
                                  <a:pt x="13" y="3"/>
                                </a:lnTo>
                                <a:lnTo>
                                  <a:pt x="8" y="8"/>
                                </a:lnTo>
                                <a:lnTo>
                                  <a:pt x="3" y="13"/>
                                </a:lnTo>
                                <a:lnTo>
                                  <a:pt x="0" y="19"/>
                                </a:lnTo>
                                <a:lnTo>
                                  <a:pt x="0" y="26"/>
                                </a:lnTo>
                                <a:lnTo>
                                  <a:pt x="0" y="33"/>
                                </a:lnTo>
                                <a:lnTo>
                                  <a:pt x="3" y="40"/>
                                </a:lnTo>
                                <a:lnTo>
                                  <a:pt x="8" y="45"/>
                                </a:lnTo>
                                <a:lnTo>
                                  <a:pt x="13" y="50"/>
                                </a:lnTo>
                                <a:lnTo>
                                  <a:pt x="20" y="53"/>
                                </a:lnTo>
                                <a:lnTo>
                                  <a:pt x="27" y="53"/>
                                </a:lnTo>
                                <a:close/>
                              </a:path>
                            </a:pathLst>
                          </a:custGeom>
                          <a:noFill/>
                          <a:ln w="333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 name="Freeform 413"/>
                        <wps:cNvSpPr>
                          <a:spLocks/>
                        </wps:cNvSpPr>
                        <wps:spPr bwMode="auto">
                          <a:xfrm>
                            <a:off x="7233" y="35"/>
                            <a:ext cx="2636" cy="1503"/>
                          </a:xfrm>
                          <a:custGeom>
                            <a:avLst/>
                            <a:gdLst>
                              <a:gd name="T0" fmla="+- 0 9868 7233"/>
                              <a:gd name="T1" fmla="*/ T0 w 2636"/>
                              <a:gd name="T2" fmla="+- 0 1472 35"/>
                              <a:gd name="T3" fmla="*/ 1472 h 1503"/>
                              <a:gd name="T4" fmla="+- 0 9429 7233"/>
                              <a:gd name="T5" fmla="*/ T4 w 2636"/>
                              <a:gd name="T6" fmla="+- 0 1507 35"/>
                              <a:gd name="T7" fmla="*/ 1507 h 1503"/>
                              <a:gd name="T8" fmla="+- 0 8989 7233"/>
                              <a:gd name="T9" fmla="*/ T8 w 2636"/>
                              <a:gd name="T10" fmla="+- 0 1538 35"/>
                              <a:gd name="T11" fmla="*/ 1538 h 1503"/>
                              <a:gd name="T12" fmla="+- 0 8331 7233"/>
                              <a:gd name="T13" fmla="*/ T12 w 2636"/>
                              <a:gd name="T14" fmla="+- 0 519 35"/>
                              <a:gd name="T15" fmla="*/ 519 h 1503"/>
                              <a:gd name="T16" fmla="+- 0 7966 7233"/>
                              <a:gd name="T17" fmla="*/ T16 w 2636"/>
                              <a:gd name="T18" fmla="+- 0 161 35"/>
                              <a:gd name="T19" fmla="*/ 161 h 1503"/>
                              <a:gd name="T20" fmla="+- 0 7233 7233"/>
                              <a:gd name="T21" fmla="*/ T20 w 2636"/>
                              <a:gd name="T22" fmla="+- 0 35 35"/>
                              <a:gd name="T23" fmla="*/ 35 h 1503"/>
                            </a:gdLst>
                            <a:ahLst/>
                            <a:cxnLst>
                              <a:cxn ang="0">
                                <a:pos x="T1" y="T3"/>
                              </a:cxn>
                              <a:cxn ang="0">
                                <a:pos x="T5" y="T7"/>
                              </a:cxn>
                              <a:cxn ang="0">
                                <a:pos x="T9" y="T11"/>
                              </a:cxn>
                              <a:cxn ang="0">
                                <a:pos x="T13" y="T15"/>
                              </a:cxn>
                              <a:cxn ang="0">
                                <a:pos x="T17" y="T19"/>
                              </a:cxn>
                              <a:cxn ang="0">
                                <a:pos x="T21" y="T23"/>
                              </a:cxn>
                            </a:cxnLst>
                            <a:rect l="0" t="0" r="r" b="b"/>
                            <a:pathLst>
                              <a:path w="2636" h="1503">
                                <a:moveTo>
                                  <a:pt x="2635" y="1437"/>
                                </a:moveTo>
                                <a:lnTo>
                                  <a:pt x="2196" y="1472"/>
                                </a:lnTo>
                                <a:lnTo>
                                  <a:pt x="1756" y="1503"/>
                                </a:lnTo>
                                <a:lnTo>
                                  <a:pt x="1098" y="484"/>
                                </a:lnTo>
                                <a:lnTo>
                                  <a:pt x="733" y="126"/>
                                </a:lnTo>
                                <a:lnTo>
                                  <a:pt x="0" y="0"/>
                                </a:lnTo>
                              </a:path>
                            </a:pathLst>
                          </a:custGeom>
                          <a:noFill/>
                          <a:ln w="13328">
                            <a:solidFill>
                              <a:srgbClr val="FF7F0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AutoShape 412"/>
                        <wps:cNvSpPr>
                          <a:spLocks/>
                        </wps:cNvSpPr>
                        <wps:spPr bwMode="auto">
                          <a:xfrm>
                            <a:off x="7206" y="35"/>
                            <a:ext cx="2688" cy="1503"/>
                          </a:xfrm>
                          <a:custGeom>
                            <a:avLst/>
                            <a:gdLst>
                              <a:gd name="T0" fmla="+- 0 9842 7206"/>
                              <a:gd name="T1" fmla="*/ T0 w 2688"/>
                              <a:gd name="T2" fmla="+- 0 1472 35"/>
                              <a:gd name="T3" fmla="*/ 1472 h 1503"/>
                              <a:gd name="T4" fmla="+- 0 9894 7206"/>
                              <a:gd name="T5" fmla="*/ T4 w 2688"/>
                              <a:gd name="T6" fmla="+- 0 1472 35"/>
                              <a:gd name="T7" fmla="*/ 1472 h 1503"/>
                              <a:gd name="T8" fmla="+- 0 9402 7206"/>
                              <a:gd name="T9" fmla="*/ T8 w 2688"/>
                              <a:gd name="T10" fmla="+- 0 1507 35"/>
                              <a:gd name="T11" fmla="*/ 1507 h 1503"/>
                              <a:gd name="T12" fmla="+- 0 9455 7206"/>
                              <a:gd name="T13" fmla="*/ T12 w 2688"/>
                              <a:gd name="T14" fmla="+- 0 1507 35"/>
                              <a:gd name="T15" fmla="*/ 1507 h 1503"/>
                              <a:gd name="T16" fmla="+- 0 8963 7206"/>
                              <a:gd name="T17" fmla="*/ T16 w 2688"/>
                              <a:gd name="T18" fmla="+- 0 1538 35"/>
                              <a:gd name="T19" fmla="*/ 1538 h 1503"/>
                              <a:gd name="T20" fmla="+- 0 9016 7206"/>
                              <a:gd name="T21" fmla="*/ T20 w 2688"/>
                              <a:gd name="T22" fmla="+- 0 1538 35"/>
                              <a:gd name="T23" fmla="*/ 1538 h 1503"/>
                              <a:gd name="T24" fmla="+- 0 8304 7206"/>
                              <a:gd name="T25" fmla="*/ T24 w 2688"/>
                              <a:gd name="T26" fmla="+- 0 519 35"/>
                              <a:gd name="T27" fmla="*/ 519 h 1503"/>
                              <a:gd name="T28" fmla="+- 0 8357 7206"/>
                              <a:gd name="T29" fmla="*/ T28 w 2688"/>
                              <a:gd name="T30" fmla="+- 0 519 35"/>
                              <a:gd name="T31" fmla="*/ 519 h 1503"/>
                              <a:gd name="T32" fmla="+- 0 7940 7206"/>
                              <a:gd name="T33" fmla="*/ T32 w 2688"/>
                              <a:gd name="T34" fmla="+- 0 161 35"/>
                              <a:gd name="T35" fmla="*/ 161 h 1503"/>
                              <a:gd name="T36" fmla="+- 0 7992 7206"/>
                              <a:gd name="T37" fmla="*/ T36 w 2688"/>
                              <a:gd name="T38" fmla="+- 0 161 35"/>
                              <a:gd name="T39" fmla="*/ 161 h 1503"/>
                              <a:gd name="T40" fmla="+- 0 7206 7206"/>
                              <a:gd name="T41" fmla="*/ T40 w 2688"/>
                              <a:gd name="T42" fmla="+- 0 35 35"/>
                              <a:gd name="T43" fmla="*/ 35 h 1503"/>
                              <a:gd name="T44" fmla="+- 0 7259 7206"/>
                              <a:gd name="T45" fmla="*/ T44 w 2688"/>
                              <a:gd name="T46" fmla="+- 0 35 35"/>
                              <a:gd name="T47" fmla="*/ 35 h 1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688" h="1503">
                                <a:moveTo>
                                  <a:pt x="2636" y="1437"/>
                                </a:moveTo>
                                <a:lnTo>
                                  <a:pt x="2688" y="1437"/>
                                </a:lnTo>
                                <a:moveTo>
                                  <a:pt x="2196" y="1472"/>
                                </a:moveTo>
                                <a:lnTo>
                                  <a:pt x="2249" y="1472"/>
                                </a:lnTo>
                                <a:moveTo>
                                  <a:pt x="1757" y="1503"/>
                                </a:moveTo>
                                <a:lnTo>
                                  <a:pt x="1810" y="1503"/>
                                </a:lnTo>
                                <a:moveTo>
                                  <a:pt x="1098" y="484"/>
                                </a:moveTo>
                                <a:lnTo>
                                  <a:pt x="1151" y="484"/>
                                </a:lnTo>
                                <a:moveTo>
                                  <a:pt x="734" y="126"/>
                                </a:moveTo>
                                <a:lnTo>
                                  <a:pt x="786" y="126"/>
                                </a:lnTo>
                                <a:moveTo>
                                  <a:pt x="0" y="0"/>
                                </a:moveTo>
                                <a:lnTo>
                                  <a:pt x="53" y="0"/>
                                </a:lnTo>
                              </a:path>
                            </a:pathLst>
                          </a:custGeom>
                          <a:noFill/>
                          <a:ln w="33321">
                            <a:solidFill>
                              <a:srgbClr val="FF7F0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 name="Freeform 411"/>
                        <wps:cNvSpPr>
                          <a:spLocks/>
                        </wps:cNvSpPr>
                        <wps:spPr bwMode="auto">
                          <a:xfrm>
                            <a:off x="7233" y="1126"/>
                            <a:ext cx="2636" cy="1037"/>
                          </a:xfrm>
                          <a:custGeom>
                            <a:avLst/>
                            <a:gdLst>
                              <a:gd name="T0" fmla="+- 0 9868 7233"/>
                              <a:gd name="T1" fmla="*/ T0 w 2636"/>
                              <a:gd name="T2" fmla="+- 0 1161 1126"/>
                              <a:gd name="T3" fmla="*/ 1161 h 1037"/>
                              <a:gd name="T4" fmla="+- 0 9429 7233"/>
                              <a:gd name="T5" fmla="*/ T4 w 2636"/>
                              <a:gd name="T6" fmla="+- 0 1507 1126"/>
                              <a:gd name="T7" fmla="*/ 1507 h 1037"/>
                              <a:gd name="T8" fmla="+- 0 8989 7233"/>
                              <a:gd name="T9" fmla="*/ T8 w 2636"/>
                              <a:gd name="T10" fmla="+- 0 1963 1126"/>
                              <a:gd name="T11" fmla="*/ 1963 h 1037"/>
                              <a:gd name="T12" fmla="+- 0 8331 7233"/>
                              <a:gd name="T13" fmla="*/ T12 w 2636"/>
                              <a:gd name="T14" fmla="+- 0 2162 1126"/>
                              <a:gd name="T15" fmla="*/ 2162 h 1037"/>
                              <a:gd name="T16" fmla="+- 0 7966 7233"/>
                              <a:gd name="T17" fmla="*/ T16 w 2636"/>
                              <a:gd name="T18" fmla="+- 0 2013 1126"/>
                              <a:gd name="T19" fmla="*/ 2013 h 1037"/>
                              <a:gd name="T20" fmla="+- 0 7233 7233"/>
                              <a:gd name="T21" fmla="*/ T20 w 2636"/>
                              <a:gd name="T22" fmla="+- 0 1126 1126"/>
                              <a:gd name="T23" fmla="*/ 1126 h 1037"/>
                            </a:gdLst>
                            <a:ahLst/>
                            <a:cxnLst>
                              <a:cxn ang="0">
                                <a:pos x="T1" y="T3"/>
                              </a:cxn>
                              <a:cxn ang="0">
                                <a:pos x="T5" y="T7"/>
                              </a:cxn>
                              <a:cxn ang="0">
                                <a:pos x="T9" y="T11"/>
                              </a:cxn>
                              <a:cxn ang="0">
                                <a:pos x="T13" y="T15"/>
                              </a:cxn>
                              <a:cxn ang="0">
                                <a:pos x="T17" y="T19"/>
                              </a:cxn>
                              <a:cxn ang="0">
                                <a:pos x="T21" y="T23"/>
                              </a:cxn>
                            </a:cxnLst>
                            <a:rect l="0" t="0" r="r" b="b"/>
                            <a:pathLst>
                              <a:path w="2636" h="1037">
                                <a:moveTo>
                                  <a:pt x="2635" y="35"/>
                                </a:moveTo>
                                <a:lnTo>
                                  <a:pt x="2196" y="381"/>
                                </a:lnTo>
                                <a:lnTo>
                                  <a:pt x="1756" y="837"/>
                                </a:lnTo>
                                <a:lnTo>
                                  <a:pt x="1098" y="1036"/>
                                </a:lnTo>
                                <a:lnTo>
                                  <a:pt x="733" y="887"/>
                                </a:lnTo>
                                <a:lnTo>
                                  <a:pt x="0" y="0"/>
                                </a:lnTo>
                              </a:path>
                            </a:pathLst>
                          </a:custGeom>
                          <a:noFill/>
                          <a:ln w="13328">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 name="AutoShape 410"/>
                        <wps:cNvSpPr>
                          <a:spLocks/>
                        </wps:cNvSpPr>
                        <wps:spPr bwMode="auto">
                          <a:xfrm>
                            <a:off x="9843" y="1135"/>
                            <a:ext cx="50" cy="48"/>
                          </a:xfrm>
                          <a:custGeom>
                            <a:avLst/>
                            <a:gdLst>
                              <a:gd name="T0" fmla="+- 0 9893 9843"/>
                              <a:gd name="T1" fmla="*/ T0 w 50"/>
                              <a:gd name="T2" fmla="+- 0 1153 1135"/>
                              <a:gd name="T3" fmla="*/ 1153 h 48"/>
                              <a:gd name="T4" fmla="+- 0 9843 9843"/>
                              <a:gd name="T5" fmla="*/ T4 w 50"/>
                              <a:gd name="T6" fmla="+- 0 1153 1135"/>
                              <a:gd name="T7" fmla="*/ 1153 h 48"/>
                              <a:gd name="T8" fmla="+- 0 9858 9843"/>
                              <a:gd name="T9" fmla="*/ T8 w 50"/>
                              <a:gd name="T10" fmla="+- 0 1164 1135"/>
                              <a:gd name="T11" fmla="*/ 1164 h 48"/>
                              <a:gd name="T12" fmla="+- 0 9852 9843"/>
                              <a:gd name="T13" fmla="*/ T12 w 50"/>
                              <a:gd name="T14" fmla="+- 0 1182 1135"/>
                              <a:gd name="T15" fmla="*/ 1182 h 48"/>
                              <a:gd name="T16" fmla="+- 0 9868 9843"/>
                              <a:gd name="T17" fmla="*/ T16 w 50"/>
                              <a:gd name="T18" fmla="+- 0 1171 1135"/>
                              <a:gd name="T19" fmla="*/ 1171 h 48"/>
                              <a:gd name="T20" fmla="+- 0 9880 9843"/>
                              <a:gd name="T21" fmla="*/ T20 w 50"/>
                              <a:gd name="T22" fmla="+- 0 1171 1135"/>
                              <a:gd name="T23" fmla="*/ 1171 h 48"/>
                              <a:gd name="T24" fmla="+- 0 9877 9843"/>
                              <a:gd name="T25" fmla="*/ T24 w 50"/>
                              <a:gd name="T26" fmla="+- 0 1164 1135"/>
                              <a:gd name="T27" fmla="*/ 1164 h 48"/>
                              <a:gd name="T28" fmla="+- 0 9893 9843"/>
                              <a:gd name="T29" fmla="*/ T28 w 50"/>
                              <a:gd name="T30" fmla="+- 0 1153 1135"/>
                              <a:gd name="T31" fmla="*/ 1153 h 48"/>
                              <a:gd name="T32" fmla="+- 0 9880 9843"/>
                              <a:gd name="T33" fmla="*/ T32 w 50"/>
                              <a:gd name="T34" fmla="+- 0 1171 1135"/>
                              <a:gd name="T35" fmla="*/ 1171 h 48"/>
                              <a:gd name="T36" fmla="+- 0 9868 9843"/>
                              <a:gd name="T37" fmla="*/ T36 w 50"/>
                              <a:gd name="T38" fmla="+- 0 1171 1135"/>
                              <a:gd name="T39" fmla="*/ 1171 h 48"/>
                              <a:gd name="T40" fmla="+- 0 9883 9843"/>
                              <a:gd name="T41" fmla="*/ T40 w 50"/>
                              <a:gd name="T42" fmla="+- 0 1182 1135"/>
                              <a:gd name="T43" fmla="*/ 1182 h 48"/>
                              <a:gd name="T44" fmla="+- 0 9880 9843"/>
                              <a:gd name="T45" fmla="*/ T44 w 50"/>
                              <a:gd name="T46" fmla="+- 0 1171 1135"/>
                              <a:gd name="T47" fmla="*/ 1171 h 48"/>
                              <a:gd name="T48" fmla="+- 0 9868 9843"/>
                              <a:gd name="T49" fmla="*/ T48 w 50"/>
                              <a:gd name="T50" fmla="+- 0 1135 1135"/>
                              <a:gd name="T51" fmla="*/ 1135 h 48"/>
                              <a:gd name="T52" fmla="+- 0 9862 9843"/>
                              <a:gd name="T53" fmla="*/ T52 w 50"/>
                              <a:gd name="T54" fmla="+- 0 1153 1135"/>
                              <a:gd name="T55" fmla="*/ 1153 h 48"/>
                              <a:gd name="T56" fmla="+- 0 9874 9843"/>
                              <a:gd name="T57" fmla="*/ T56 w 50"/>
                              <a:gd name="T58" fmla="+- 0 1153 1135"/>
                              <a:gd name="T59" fmla="*/ 1153 h 48"/>
                              <a:gd name="T60" fmla="+- 0 9868 9843"/>
                              <a:gd name="T61" fmla="*/ T60 w 50"/>
                              <a:gd name="T62" fmla="+- 0 1135 1135"/>
                              <a:gd name="T63" fmla="*/ 113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 h="48">
                                <a:moveTo>
                                  <a:pt x="50" y="18"/>
                                </a:moveTo>
                                <a:lnTo>
                                  <a:pt x="0" y="18"/>
                                </a:lnTo>
                                <a:lnTo>
                                  <a:pt x="15" y="29"/>
                                </a:lnTo>
                                <a:lnTo>
                                  <a:pt x="9" y="47"/>
                                </a:lnTo>
                                <a:lnTo>
                                  <a:pt x="25" y="36"/>
                                </a:lnTo>
                                <a:lnTo>
                                  <a:pt x="37" y="36"/>
                                </a:lnTo>
                                <a:lnTo>
                                  <a:pt x="34" y="29"/>
                                </a:lnTo>
                                <a:lnTo>
                                  <a:pt x="50" y="18"/>
                                </a:lnTo>
                                <a:close/>
                                <a:moveTo>
                                  <a:pt x="37" y="36"/>
                                </a:moveTo>
                                <a:lnTo>
                                  <a:pt x="25" y="36"/>
                                </a:lnTo>
                                <a:lnTo>
                                  <a:pt x="40" y="47"/>
                                </a:lnTo>
                                <a:lnTo>
                                  <a:pt x="37" y="36"/>
                                </a:lnTo>
                                <a:close/>
                                <a:moveTo>
                                  <a:pt x="25" y="0"/>
                                </a:moveTo>
                                <a:lnTo>
                                  <a:pt x="19" y="18"/>
                                </a:lnTo>
                                <a:lnTo>
                                  <a:pt x="31" y="18"/>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7" name="Freeform 409"/>
                        <wps:cNvSpPr>
                          <a:spLocks/>
                        </wps:cNvSpPr>
                        <wps:spPr bwMode="auto">
                          <a:xfrm>
                            <a:off x="9843" y="1135"/>
                            <a:ext cx="50" cy="48"/>
                          </a:xfrm>
                          <a:custGeom>
                            <a:avLst/>
                            <a:gdLst>
                              <a:gd name="T0" fmla="+- 0 9868 9843"/>
                              <a:gd name="T1" fmla="*/ T0 w 50"/>
                              <a:gd name="T2" fmla="+- 0 1135 1135"/>
                              <a:gd name="T3" fmla="*/ 1135 h 48"/>
                              <a:gd name="T4" fmla="+- 0 9862 9843"/>
                              <a:gd name="T5" fmla="*/ T4 w 50"/>
                              <a:gd name="T6" fmla="+- 0 1153 1135"/>
                              <a:gd name="T7" fmla="*/ 1153 h 48"/>
                              <a:gd name="T8" fmla="+- 0 9843 9843"/>
                              <a:gd name="T9" fmla="*/ T8 w 50"/>
                              <a:gd name="T10" fmla="+- 0 1153 1135"/>
                              <a:gd name="T11" fmla="*/ 1153 h 48"/>
                              <a:gd name="T12" fmla="+- 0 9858 9843"/>
                              <a:gd name="T13" fmla="*/ T12 w 50"/>
                              <a:gd name="T14" fmla="+- 0 1164 1135"/>
                              <a:gd name="T15" fmla="*/ 1164 h 48"/>
                              <a:gd name="T16" fmla="+- 0 9852 9843"/>
                              <a:gd name="T17" fmla="*/ T16 w 50"/>
                              <a:gd name="T18" fmla="+- 0 1182 1135"/>
                              <a:gd name="T19" fmla="*/ 1182 h 48"/>
                              <a:gd name="T20" fmla="+- 0 9868 9843"/>
                              <a:gd name="T21" fmla="*/ T20 w 50"/>
                              <a:gd name="T22" fmla="+- 0 1171 1135"/>
                              <a:gd name="T23" fmla="*/ 1171 h 48"/>
                              <a:gd name="T24" fmla="+- 0 9883 9843"/>
                              <a:gd name="T25" fmla="*/ T24 w 50"/>
                              <a:gd name="T26" fmla="+- 0 1182 1135"/>
                              <a:gd name="T27" fmla="*/ 1182 h 48"/>
                              <a:gd name="T28" fmla="+- 0 9877 9843"/>
                              <a:gd name="T29" fmla="*/ T28 w 50"/>
                              <a:gd name="T30" fmla="+- 0 1164 1135"/>
                              <a:gd name="T31" fmla="*/ 1164 h 48"/>
                              <a:gd name="T32" fmla="+- 0 9893 9843"/>
                              <a:gd name="T33" fmla="*/ T32 w 50"/>
                              <a:gd name="T34" fmla="+- 0 1153 1135"/>
                              <a:gd name="T35" fmla="*/ 1153 h 48"/>
                              <a:gd name="T36" fmla="+- 0 9874 9843"/>
                              <a:gd name="T37" fmla="*/ T36 w 50"/>
                              <a:gd name="T38" fmla="+- 0 1153 1135"/>
                              <a:gd name="T39" fmla="*/ 1153 h 48"/>
                              <a:gd name="T40" fmla="+- 0 9868 9843"/>
                              <a:gd name="T41" fmla="*/ T40 w 50"/>
                              <a:gd name="T42" fmla="+- 0 1135 1135"/>
                              <a:gd name="T43" fmla="*/ 113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0" h="48">
                                <a:moveTo>
                                  <a:pt x="25" y="0"/>
                                </a:moveTo>
                                <a:lnTo>
                                  <a:pt x="19" y="18"/>
                                </a:lnTo>
                                <a:lnTo>
                                  <a:pt x="0" y="18"/>
                                </a:lnTo>
                                <a:lnTo>
                                  <a:pt x="15" y="29"/>
                                </a:lnTo>
                                <a:lnTo>
                                  <a:pt x="9" y="47"/>
                                </a:lnTo>
                                <a:lnTo>
                                  <a:pt x="25" y="36"/>
                                </a:lnTo>
                                <a:lnTo>
                                  <a:pt x="40" y="47"/>
                                </a:lnTo>
                                <a:lnTo>
                                  <a:pt x="34" y="29"/>
                                </a:lnTo>
                                <a:lnTo>
                                  <a:pt x="50" y="18"/>
                                </a:lnTo>
                                <a:lnTo>
                                  <a:pt x="31" y="18"/>
                                </a:lnTo>
                                <a:lnTo>
                                  <a:pt x="25" y="0"/>
                                </a:lnTo>
                                <a:close/>
                              </a:path>
                            </a:pathLst>
                          </a:custGeom>
                          <a:noFill/>
                          <a:ln w="333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AutoShape 408"/>
                        <wps:cNvSpPr>
                          <a:spLocks/>
                        </wps:cNvSpPr>
                        <wps:spPr bwMode="auto">
                          <a:xfrm>
                            <a:off x="9404" y="1481"/>
                            <a:ext cx="50" cy="48"/>
                          </a:xfrm>
                          <a:custGeom>
                            <a:avLst/>
                            <a:gdLst>
                              <a:gd name="T0" fmla="+- 0 9454 9404"/>
                              <a:gd name="T1" fmla="*/ T0 w 50"/>
                              <a:gd name="T2" fmla="+- 0 1499 1481"/>
                              <a:gd name="T3" fmla="*/ 1499 h 48"/>
                              <a:gd name="T4" fmla="+- 0 9404 9404"/>
                              <a:gd name="T5" fmla="*/ T4 w 50"/>
                              <a:gd name="T6" fmla="+- 0 1499 1481"/>
                              <a:gd name="T7" fmla="*/ 1499 h 48"/>
                              <a:gd name="T8" fmla="+- 0 9419 9404"/>
                              <a:gd name="T9" fmla="*/ T8 w 50"/>
                              <a:gd name="T10" fmla="+- 0 1510 1481"/>
                              <a:gd name="T11" fmla="*/ 1510 h 48"/>
                              <a:gd name="T12" fmla="+- 0 9413 9404"/>
                              <a:gd name="T13" fmla="*/ T12 w 50"/>
                              <a:gd name="T14" fmla="+- 0 1528 1481"/>
                              <a:gd name="T15" fmla="*/ 1528 h 48"/>
                              <a:gd name="T16" fmla="+- 0 9429 9404"/>
                              <a:gd name="T17" fmla="*/ T16 w 50"/>
                              <a:gd name="T18" fmla="+- 0 1517 1481"/>
                              <a:gd name="T19" fmla="*/ 1517 h 48"/>
                              <a:gd name="T20" fmla="+- 0 9440 9404"/>
                              <a:gd name="T21" fmla="*/ T20 w 50"/>
                              <a:gd name="T22" fmla="+- 0 1517 1481"/>
                              <a:gd name="T23" fmla="*/ 1517 h 48"/>
                              <a:gd name="T24" fmla="+- 0 9438 9404"/>
                              <a:gd name="T25" fmla="*/ T24 w 50"/>
                              <a:gd name="T26" fmla="+- 0 1510 1481"/>
                              <a:gd name="T27" fmla="*/ 1510 h 48"/>
                              <a:gd name="T28" fmla="+- 0 9454 9404"/>
                              <a:gd name="T29" fmla="*/ T28 w 50"/>
                              <a:gd name="T30" fmla="+- 0 1499 1481"/>
                              <a:gd name="T31" fmla="*/ 1499 h 48"/>
                              <a:gd name="T32" fmla="+- 0 9440 9404"/>
                              <a:gd name="T33" fmla="*/ T32 w 50"/>
                              <a:gd name="T34" fmla="+- 0 1517 1481"/>
                              <a:gd name="T35" fmla="*/ 1517 h 48"/>
                              <a:gd name="T36" fmla="+- 0 9429 9404"/>
                              <a:gd name="T37" fmla="*/ T36 w 50"/>
                              <a:gd name="T38" fmla="+- 0 1517 1481"/>
                              <a:gd name="T39" fmla="*/ 1517 h 48"/>
                              <a:gd name="T40" fmla="+- 0 9444 9404"/>
                              <a:gd name="T41" fmla="*/ T40 w 50"/>
                              <a:gd name="T42" fmla="+- 0 1528 1481"/>
                              <a:gd name="T43" fmla="*/ 1528 h 48"/>
                              <a:gd name="T44" fmla="+- 0 9440 9404"/>
                              <a:gd name="T45" fmla="*/ T44 w 50"/>
                              <a:gd name="T46" fmla="+- 0 1517 1481"/>
                              <a:gd name="T47" fmla="*/ 1517 h 48"/>
                              <a:gd name="T48" fmla="+- 0 9429 9404"/>
                              <a:gd name="T49" fmla="*/ T48 w 50"/>
                              <a:gd name="T50" fmla="+- 0 1481 1481"/>
                              <a:gd name="T51" fmla="*/ 1481 h 48"/>
                              <a:gd name="T52" fmla="+- 0 9423 9404"/>
                              <a:gd name="T53" fmla="*/ T52 w 50"/>
                              <a:gd name="T54" fmla="+- 0 1499 1481"/>
                              <a:gd name="T55" fmla="*/ 1499 h 48"/>
                              <a:gd name="T56" fmla="+- 0 9435 9404"/>
                              <a:gd name="T57" fmla="*/ T56 w 50"/>
                              <a:gd name="T58" fmla="+- 0 1499 1481"/>
                              <a:gd name="T59" fmla="*/ 1499 h 48"/>
                              <a:gd name="T60" fmla="+- 0 9429 9404"/>
                              <a:gd name="T61" fmla="*/ T60 w 50"/>
                              <a:gd name="T62" fmla="+- 0 1481 1481"/>
                              <a:gd name="T63" fmla="*/ 148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 h="48">
                                <a:moveTo>
                                  <a:pt x="50" y="18"/>
                                </a:moveTo>
                                <a:lnTo>
                                  <a:pt x="0" y="18"/>
                                </a:lnTo>
                                <a:lnTo>
                                  <a:pt x="15" y="29"/>
                                </a:lnTo>
                                <a:lnTo>
                                  <a:pt x="9" y="47"/>
                                </a:lnTo>
                                <a:lnTo>
                                  <a:pt x="25" y="36"/>
                                </a:lnTo>
                                <a:lnTo>
                                  <a:pt x="36" y="36"/>
                                </a:lnTo>
                                <a:lnTo>
                                  <a:pt x="34" y="29"/>
                                </a:lnTo>
                                <a:lnTo>
                                  <a:pt x="50" y="18"/>
                                </a:lnTo>
                                <a:close/>
                                <a:moveTo>
                                  <a:pt x="36" y="36"/>
                                </a:moveTo>
                                <a:lnTo>
                                  <a:pt x="25" y="36"/>
                                </a:lnTo>
                                <a:lnTo>
                                  <a:pt x="40" y="47"/>
                                </a:lnTo>
                                <a:lnTo>
                                  <a:pt x="36" y="36"/>
                                </a:lnTo>
                                <a:close/>
                                <a:moveTo>
                                  <a:pt x="25" y="0"/>
                                </a:moveTo>
                                <a:lnTo>
                                  <a:pt x="19" y="18"/>
                                </a:lnTo>
                                <a:lnTo>
                                  <a:pt x="31" y="18"/>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 name="Freeform 407"/>
                        <wps:cNvSpPr>
                          <a:spLocks/>
                        </wps:cNvSpPr>
                        <wps:spPr bwMode="auto">
                          <a:xfrm>
                            <a:off x="9404" y="1481"/>
                            <a:ext cx="50" cy="48"/>
                          </a:xfrm>
                          <a:custGeom>
                            <a:avLst/>
                            <a:gdLst>
                              <a:gd name="T0" fmla="+- 0 9429 9404"/>
                              <a:gd name="T1" fmla="*/ T0 w 50"/>
                              <a:gd name="T2" fmla="+- 0 1481 1481"/>
                              <a:gd name="T3" fmla="*/ 1481 h 48"/>
                              <a:gd name="T4" fmla="+- 0 9423 9404"/>
                              <a:gd name="T5" fmla="*/ T4 w 50"/>
                              <a:gd name="T6" fmla="+- 0 1499 1481"/>
                              <a:gd name="T7" fmla="*/ 1499 h 48"/>
                              <a:gd name="T8" fmla="+- 0 9404 9404"/>
                              <a:gd name="T9" fmla="*/ T8 w 50"/>
                              <a:gd name="T10" fmla="+- 0 1499 1481"/>
                              <a:gd name="T11" fmla="*/ 1499 h 48"/>
                              <a:gd name="T12" fmla="+- 0 9419 9404"/>
                              <a:gd name="T13" fmla="*/ T12 w 50"/>
                              <a:gd name="T14" fmla="+- 0 1510 1481"/>
                              <a:gd name="T15" fmla="*/ 1510 h 48"/>
                              <a:gd name="T16" fmla="+- 0 9413 9404"/>
                              <a:gd name="T17" fmla="*/ T16 w 50"/>
                              <a:gd name="T18" fmla="+- 0 1528 1481"/>
                              <a:gd name="T19" fmla="*/ 1528 h 48"/>
                              <a:gd name="T20" fmla="+- 0 9429 9404"/>
                              <a:gd name="T21" fmla="*/ T20 w 50"/>
                              <a:gd name="T22" fmla="+- 0 1517 1481"/>
                              <a:gd name="T23" fmla="*/ 1517 h 48"/>
                              <a:gd name="T24" fmla="+- 0 9444 9404"/>
                              <a:gd name="T25" fmla="*/ T24 w 50"/>
                              <a:gd name="T26" fmla="+- 0 1528 1481"/>
                              <a:gd name="T27" fmla="*/ 1528 h 48"/>
                              <a:gd name="T28" fmla="+- 0 9438 9404"/>
                              <a:gd name="T29" fmla="*/ T28 w 50"/>
                              <a:gd name="T30" fmla="+- 0 1510 1481"/>
                              <a:gd name="T31" fmla="*/ 1510 h 48"/>
                              <a:gd name="T32" fmla="+- 0 9454 9404"/>
                              <a:gd name="T33" fmla="*/ T32 w 50"/>
                              <a:gd name="T34" fmla="+- 0 1499 1481"/>
                              <a:gd name="T35" fmla="*/ 1499 h 48"/>
                              <a:gd name="T36" fmla="+- 0 9435 9404"/>
                              <a:gd name="T37" fmla="*/ T36 w 50"/>
                              <a:gd name="T38" fmla="+- 0 1499 1481"/>
                              <a:gd name="T39" fmla="*/ 1499 h 48"/>
                              <a:gd name="T40" fmla="+- 0 9429 9404"/>
                              <a:gd name="T41" fmla="*/ T40 w 50"/>
                              <a:gd name="T42" fmla="+- 0 1481 1481"/>
                              <a:gd name="T43" fmla="*/ 148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0" h="48">
                                <a:moveTo>
                                  <a:pt x="25" y="0"/>
                                </a:moveTo>
                                <a:lnTo>
                                  <a:pt x="19" y="18"/>
                                </a:lnTo>
                                <a:lnTo>
                                  <a:pt x="0" y="18"/>
                                </a:lnTo>
                                <a:lnTo>
                                  <a:pt x="15" y="29"/>
                                </a:lnTo>
                                <a:lnTo>
                                  <a:pt x="9" y="47"/>
                                </a:lnTo>
                                <a:lnTo>
                                  <a:pt x="25" y="36"/>
                                </a:lnTo>
                                <a:lnTo>
                                  <a:pt x="40" y="47"/>
                                </a:lnTo>
                                <a:lnTo>
                                  <a:pt x="34" y="29"/>
                                </a:lnTo>
                                <a:lnTo>
                                  <a:pt x="50" y="18"/>
                                </a:lnTo>
                                <a:lnTo>
                                  <a:pt x="31" y="18"/>
                                </a:lnTo>
                                <a:lnTo>
                                  <a:pt x="25" y="0"/>
                                </a:lnTo>
                                <a:close/>
                              </a:path>
                            </a:pathLst>
                          </a:custGeom>
                          <a:noFill/>
                          <a:ln w="333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 name="AutoShape 406"/>
                        <wps:cNvSpPr>
                          <a:spLocks/>
                        </wps:cNvSpPr>
                        <wps:spPr bwMode="auto">
                          <a:xfrm>
                            <a:off x="8964" y="1937"/>
                            <a:ext cx="50" cy="48"/>
                          </a:xfrm>
                          <a:custGeom>
                            <a:avLst/>
                            <a:gdLst>
                              <a:gd name="T0" fmla="+- 0 9014 8964"/>
                              <a:gd name="T1" fmla="*/ T0 w 50"/>
                              <a:gd name="T2" fmla="+- 0 1955 1937"/>
                              <a:gd name="T3" fmla="*/ 1955 h 48"/>
                              <a:gd name="T4" fmla="+- 0 8964 8964"/>
                              <a:gd name="T5" fmla="*/ T4 w 50"/>
                              <a:gd name="T6" fmla="+- 0 1955 1937"/>
                              <a:gd name="T7" fmla="*/ 1955 h 48"/>
                              <a:gd name="T8" fmla="+- 0 8980 8964"/>
                              <a:gd name="T9" fmla="*/ T8 w 50"/>
                              <a:gd name="T10" fmla="+- 0 1966 1937"/>
                              <a:gd name="T11" fmla="*/ 1966 h 48"/>
                              <a:gd name="T12" fmla="+- 0 8974 8964"/>
                              <a:gd name="T13" fmla="*/ T12 w 50"/>
                              <a:gd name="T14" fmla="+- 0 1984 1937"/>
                              <a:gd name="T15" fmla="*/ 1984 h 48"/>
                              <a:gd name="T16" fmla="+- 0 8989 8964"/>
                              <a:gd name="T17" fmla="*/ T16 w 50"/>
                              <a:gd name="T18" fmla="+- 0 1973 1937"/>
                              <a:gd name="T19" fmla="*/ 1973 h 48"/>
                              <a:gd name="T20" fmla="+- 0 9001 8964"/>
                              <a:gd name="T21" fmla="*/ T20 w 50"/>
                              <a:gd name="T22" fmla="+- 0 1973 1937"/>
                              <a:gd name="T23" fmla="*/ 1973 h 48"/>
                              <a:gd name="T24" fmla="+- 0 8999 8964"/>
                              <a:gd name="T25" fmla="*/ T24 w 50"/>
                              <a:gd name="T26" fmla="+- 0 1966 1937"/>
                              <a:gd name="T27" fmla="*/ 1966 h 48"/>
                              <a:gd name="T28" fmla="+- 0 9014 8964"/>
                              <a:gd name="T29" fmla="*/ T28 w 50"/>
                              <a:gd name="T30" fmla="+- 0 1955 1937"/>
                              <a:gd name="T31" fmla="*/ 1955 h 48"/>
                              <a:gd name="T32" fmla="+- 0 9001 8964"/>
                              <a:gd name="T33" fmla="*/ T32 w 50"/>
                              <a:gd name="T34" fmla="+- 0 1973 1937"/>
                              <a:gd name="T35" fmla="*/ 1973 h 48"/>
                              <a:gd name="T36" fmla="+- 0 8989 8964"/>
                              <a:gd name="T37" fmla="*/ T36 w 50"/>
                              <a:gd name="T38" fmla="+- 0 1973 1937"/>
                              <a:gd name="T39" fmla="*/ 1973 h 48"/>
                              <a:gd name="T40" fmla="+- 0 9005 8964"/>
                              <a:gd name="T41" fmla="*/ T40 w 50"/>
                              <a:gd name="T42" fmla="+- 0 1984 1937"/>
                              <a:gd name="T43" fmla="*/ 1984 h 48"/>
                              <a:gd name="T44" fmla="+- 0 9001 8964"/>
                              <a:gd name="T45" fmla="*/ T44 w 50"/>
                              <a:gd name="T46" fmla="+- 0 1973 1937"/>
                              <a:gd name="T47" fmla="*/ 1973 h 48"/>
                              <a:gd name="T48" fmla="+- 0 8989 8964"/>
                              <a:gd name="T49" fmla="*/ T48 w 50"/>
                              <a:gd name="T50" fmla="+- 0 1937 1937"/>
                              <a:gd name="T51" fmla="*/ 1937 h 48"/>
                              <a:gd name="T52" fmla="+- 0 8984 8964"/>
                              <a:gd name="T53" fmla="*/ T52 w 50"/>
                              <a:gd name="T54" fmla="+- 0 1955 1937"/>
                              <a:gd name="T55" fmla="*/ 1955 h 48"/>
                              <a:gd name="T56" fmla="+- 0 8995 8964"/>
                              <a:gd name="T57" fmla="*/ T56 w 50"/>
                              <a:gd name="T58" fmla="+- 0 1955 1937"/>
                              <a:gd name="T59" fmla="*/ 1955 h 48"/>
                              <a:gd name="T60" fmla="+- 0 8989 8964"/>
                              <a:gd name="T61" fmla="*/ T60 w 50"/>
                              <a:gd name="T62" fmla="+- 0 1937 1937"/>
                              <a:gd name="T63" fmla="*/ 19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 h="48">
                                <a:moveTo>
                                  <a:pt x="50" y="18"/>
                                </a:moveTo>
                                <a:lnTo>
                                  <a:pt x="0" y="18"/>
                                </a:lnTo>
                                <a:lnTo>
                                  <a:pt x="16" y="29"/>
                                </a:lnTo>
                                <a:lnTo>
                                  <a:pt x="10" y="47"/>
                                </a:lnTo>
                                <a:lnTo>
                                  <a:pt x="25" y="36"/>
                                </a:lnTo>
                                <a:lnTo>
                                  <a:pt x="37" y="36"/>
                                </a:lnTo>
                                <a:lnTo>
                                  <a:pt x="35" y="29"/>
                                </a:lnTo>
                                <a:lnTo>
                                  <a:pt x="50" y="18"/>
                                </a:lnTo>
                                <a:close/>
                                <a:moveTo>
                                  <a:pt x="37" y="36"/>
                                </a:moveTo>
                                <a:lnTo>
                                  <a:pt x="25" y="36"/>
                                </a:lnTo>
                                <a:lnTo>
                                  <a:pt x="41" y="47"/>
                                </a:lnTo>
                                <a:lnTo>
                                  <a:pt x="37" y="36"/>
                                </a:lnTo>
                                <a:close/>
                                <a:moveTo>
                                  <a:pt x="25" y="0"/>
                                </a:moveTo>
                                <a:lnTo>
                                  <a:pt x="20" y="18"/>
                                </a:lnTo>
                                <a:lnTo>
                                  <a:pt x="31" y="18"/>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1" name="Freeform 405"/>
                        <wps:cNvSpPr>
                          <a:spLocks/>
                        </wps:cNvSpPr>
                        <wps:spPr bwMode="auto">
                          <a:xfrm>
                            <a:off x="8964" y="1937"/>
                            <a:ext cx="50" cy="48"/>
                          </a:xfrm>
                          <a:custGeom>
                            <a:avLst/>
                            <a:gdLst>
                              <a:gd name="T0" fmla="+- 0 8989 8964"/>
                              <a:gd name="T1" fmla="*/ T0 w 50"/>
                              <a:gd name="T2" fmla="+- 0 1937 1937"/>
                              <a:gd name="T3" fmla="*/ 1937 h 48"/>
                              <a:gd name="T4" fmla="+- 0 8984 8964"/>
                              <a:gd name="T5" fmla="*/ T4 w 50"/>
                              <a:gd name="T6" fmla="+- 0 1955 1937"/>
                              <a:gd name="T7" fmla="*/ 1955 h 48"/>
                              <a:gd name="T8" fmla="+- 0 8964 8964"/>
                              <a:gd name="T9" fmla="*/ T8 w 50"/>
                              <a:gd name="T10" fmla="+- 0 1955 1937"/>
                              <a:gd name="T11" fmla="*/ 1955 h 48"/>
                              <a:gd name="T12" fmla="+- 0 8980 8964"/>
                              <a:gd name="T13" fmla="*/ T12 w 50"/>
                              <a:gd name="T14" fmla="+- 0 1966 1937"/>
                              <a:gd name="T15" fmla="*/ 1966 h 48"/>
                              <a:gd name="T16" fmla="+- 0 8974 8964"/>
                              <a:gd name="T17" fmla="*/ T16 w 50"/>
                              <a:gd name="T18" fmla="+- 0 1984 1937"/>
                              <a:gd name="T19" fmla="*/ 1984 h 48"/>
                              <a:gd name="T20" fmla="+- 0 8989 8964"/>
                              <a:gd name="T21" fmla="*/ T20 w 50"/>
                              <a:gd name="T22" fmla="+- 0 1973 1937"/>
                              <a:gd name="T23" fmla="*/ 1973 h 48"/>
                              <a:gd name="T24" fmla="+- 0 9005 8964"/>
                              <a:gd name="T25" fmla="*/ T24 w 50"/>
                              <a:gd name="T26" fmla="+- 0 1984 1937"/>
                              <a:gd name="T27" fmla="*/ 1984 h 48"/>
                              <a:gd name="T28" fmla="+- 0 8999 8964"/>
                              <a:gd name="T29" fmla="*/ T28 w 50"/>
                              <a:gd name="T30" fmla="+- 0 1966 1937"/>
                              <a:gd name="T31" fmla="*/ 1966 h 48"/>
                              <a:gd name="T32" fmla="+- 0 9014 8964"/>
                              <a:gd name="T33" fmla="*/ T32 w 50"/>
                              <a:gd name="T34" fmla="+- 0 1955 1937"/>
                              <a:gd name="T35" fmla="*/ 1955 h 48"/>
                              <a:gd name="T36" fmla="+- 0 8995 8964"/>
                              <a:gd name="T37" fmla="*/ T36 w 50"/>
                              <a:gd name="T38" fmla="+- 0 1955 1937"/>
                              <a:gd name="T39" fmla="*/ 1955 h 48"/>
                              <a:gd name="T40" fmla="+- 0 8989 8964"/>
                              <a:gd name="T41" fmla="*/ T40 w 50"/>
                              <a:gd name="T42" fmla="+- 0 1937 1937"/>
                              <a:gd name="T43" fmla="*/ 19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0" h="48">
                                <a:moveTo>
                                  <a:pt x="25" y="0"/>
                                </a:moveTo>
                                <a:lnTo>
                                  <a:pt x="20" y="18"/>
                                </a:lnTo>
                                <a:lnTo>
                                  <a:pt x="0" y="18"/>
                                </a:lnTo>
                                <a:lnTo>
                                  <a:pt x="16" y="29"/>
                                </a:lnTo>
                                <a:lnTo>
                                  <a:pt x="10" y="47"/>
                                </a:lnTo>
                                <a:lnTo>
                                  <a:pt x="25" y="36"/>
                                </a:lnTo>
                                <a:lnTo>
                                  <a:pt x="41" y="47"/>
                                </a:lnTo>
                                <a:lnTo>
                                  <a:pt x="35" y="29"/>
                                </a:lnTo>
                                <a:lnTo>
                                  <a:pt x="50" y="18"/>
                                </a:lnTo>
                                <a:lnTo>
                                  <a:pt x="31" y="18"/>
                                </a:lnTo>
                                <a:lnTo>
                                  <a:pt x="25" y="0"/>
                                </a:lnTo>
                                <a:close/>
                              </a:path>
                            </a:pathLst>
                          </a:custGeom>
                          <a:noFill/>
                          <a:ln w="333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 name="AutoShape 404"/>
                        <wps:cNvSpPr>
                          <a:spLocks/>
                        </wps:cNvSpPr>
                        <wps:spPr bwMode="auto">
                          <a:xfrm>
                            <a:off x="8306" y="2136"/>
                            <a:ext cx="50" cy="48"/>
                          </a:xfrm>
                          <a:custGeom>
                            <a:avLst/>
                            <a:gdLst>
                              <a:gd name="T0" fmla="+- 0 8356 8306"/>
                              <a:gd name="T1" fmla="*/ T0 w 50"/>
                              <a:gd name="T2" fmla="+- 0 2154 2136"/>
                              <a:gd name="T3" fmla="*/ 2154 h 48"/>
                              <a:gd name="T4" fmla="+- 0 8306 8306"/>
                              <a:gd name="T5" fmla="*/ T4 w 50"/>
                              <a:gd name="T6" fmla="+- 0 2154 2136"/>
                              <a:gd name="T7" fmla="*/ 2154 h 48"/>
                              <a:gd name="T8" fmla="+- 0 8321 8306"/>
                              <a:gd name="T9" fmla="*/ T8 w 50"/>
                              <a:gd name="T10" fmla="+- 0 2165 2136"/>
                              <a:gd name="T11" fmla="*/ 2165 h 48"/>
                              <a:gd name="T12" fmla="+- 0 8315 8306"/>
                              <a:gd name="T13" fmla="*/ T12 w 50"/>
                              <a:gd name="T14" fmla="+- 0 2183 2136"/>
                              <a:gd name="T15" fmla="*/ 2183 h 48"/>
                              <a:gd name="T16" fmla="+- 0 8331 8306"/>
                              <a:gd name="T17" fmla="*/ T16 w 50"/>
                              <a:gd name="T18" fmla="+- 0 2172 2136"/>
                              <a:gd name="T19" fmla="*/ 2172 h 48"/>
                              <a:gd name="T20" fmla="+- 0 8342 8306"/>
                              <a:gd name="T21" fmla="*/ T20 w 50"/>
                              <a:gd name="T22" fmla="+- 0 2172 2136"/>
                              <a:gd name="T23" fmla="*/ 2172 h 48"/>
                              <a:gd name="T24" fmla="+- 0 8340 8306"/>
                              <a:gd name="T25" fmla="*/ T24 w 50"/>
                              <a:gd name="T26" fmla="+- 0 2165 2136"/>
                              <a:gd name="T27" fmla="*/ 2165 h 48"/>
                              <a:gd name="T28" fmla="+- 0 8356 8306"/>
                              <a:gd name="T29" fmla="*/ T28 w 50"/>
                              <a:gd name="T30" fmla="+- 0 2154 2136"/>
                              <a:gd name="T31" fmla="*/ 2154 h 48"/>
                              <a:gd name="T32" fmla="+- 0 8342 8306"/>
                              <a:gd name="T33" fmla="*/ T32 w 50"/>
                              <a:gd name="T34" fmla="+- 0 2172 2136"/>
                              <a:gd name="T35" fmla="*/ 2172 h 48"/>
                              <a:gd name="T36" fmla="+- 0 8331 8306"/>
                              <a:gd name="T37" fmla="*/ T36 w 50"/>
                              <a:gd name="T38" fmla="+- 0 2172 2136"/>
                              <a:gd name="T39" fmla="*/ 2172 h 48"/>
                              <a:gd name="T40" fmla="+- 0 8346 8306"/>
                              <a:gd name="T41" fmla="*/ T40 w 50"/>
                              <a:gd name="T42" fmla="+- 0 2183 2136"/>
                              <a:gd name="T43" fmla="*/ 2183 h 48"/>
                              <a:gd name="T44" fmla="+- 0 8342 8306"/>
                              <a:gd name="T45" fmla="*/ T44 w 50"/>
                              <a:gd name="T46" fmla="+- 0 2172 2136"/>
                              <a:gd name="T47" fmla="*/ 2172 h 48"/>
                              <a:gd name="T48" fmla="+- 0 8331 8306"/>
                              <a:gd name="T49" fmla="*/ T48 w 50"/>
                              <a:gd name="T50" fmla="+- 0 2136 2136"/>
                              <a:gd name="T51" fmla="*/ 2136 h 48"/>
                              <a:gd name="T52" fmla="+- 0 8325 8306"/>
                              <a:gd name="T53" fmla="*/ T52 w 50"/>
                              <a:gd name="T54" fmla="+- 0 2154 2136"/>
                              <a:gd name="T55" fmla="*/ 2154 h 48"/>
                              <a:gd name="T56" fmla="+- 0 8337 8306"/>
                              <a:gd name="T57" fmla="*/ T56 w 50"/>
                              <a:gd name="T58" fmla="+- 0 2154 2136"/>
                              <a:gd name="T59" fmla="*/ 2154 h 48"/>
                              <a:gd name="T60" fmla="+- 0 8331 8306"/>
                              <a:gd name="T61" fmla="*/ T60 w 50"/>
                              <a:gd name="T62" fmla="+- 0 2136 2136"/>
                              <a:gd name="T63" fmla="*/ 213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 h="48">
                                <a:moveTo>
                                  <a:pt x="50" y="18"/>
                                </a:moveTo>
                                <a:lnTo>
                                  <a:pt x="0" y="18"/>
                                </a:lnTo>
                                <a:lnTo>
                                  <a:pt x="15" y="29"/>
                                </a:lnTo>
                                <a:lnTo>
                                  <a:pt x="9" y="47"/>
                                </a:lnTo>
                                <a:lnTo>
                                  <a:pt x="25" y="36"/>
                                </a:lnTo>
                                <a:lnTo>
                                  <a:pt x="36" y="36"/>
                                </a:lnTo>
                                <a:lnTo>
                                  <a:pt x="34" y="29"/>
                                </a:lnTo>
                                <a:lnTo>
                                  <a:pt x="50" y="18"/>
                                </a:lnTo>
                                <a:close/>
                                <a:moveTo>
                                  <a:pt x="36" y="36"/>
                                </a:moveTo>
                                <a:lnTo>
                                  <a:pt x="25" y="36"/>
                                </a:lnTo>
                                <a:lnTo>
                                  <a:pt x="40" y="47"/>
                                </a:lnTo>
                                <a:lnTo>
                                  <a:pt x="36" y="36"/>
                                </a:lnTo>
                                <a:close/>
                                <a:moveTo>
                                  <a:pt x="25" y="0"/>
                                </a:moveTo>
                                <a:lnTo>
                                  <a:pt x="19" y="18"/>
                                </a:lnTo>
                                <a:lnTo>
                                  <a:pt x="31" y="18"/>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3" name="Freeform 403"/>
                        <wps:cNvSpPr>
                          <a:spLocks/>
                        </wps:cNvSpPr>
                        <wps:spPr bwMode="auto">
                          <a:xfrm>
                            <a:off x="8306" y="2136"/>
                            <a:ext cx="50" cy="48"/>
                          </a:xfrm>
                          <a:custGeom>
                            <a:avLst/>
                            <a:gdLst>
                              <a:gd name="T0" fmla="+- 0 8331 8306"/>
                              <a:gd name="T1" fmla="*/ T0 w 50"/>
                              <a:gd name="T2" fmla="+- 0 2136 2136"/>
                              <a:gd name="T3" fmla="*/ 2136 h 48"/>
                              <a:gd name="T4" fmla="+- 0 8325 8306"/>
                              <a:gd name="T5" fmla="*/ T4 w 50"/>
                              <a:gd name="T6" fmla="+- 0 2154 2136"/>
                              <a:gd name="T7" fmla="*/ 2154 h 48"/>
                              <a:gd name="T8" fmla="+- 0 8306 8306"/>
                              <a:gd name="T9" fmla="*/ T8 w 50"/>
                              <a:gd name="T10" fmla="+- 0 2154 2136"/>
                              <a:gd name="T11" fmla="*/ 2154 h 48"/>
                              <a:gd name="T12" fmla="+- 0 8321 8306"/>
                              <a:gd name="T13" fmla="*/ T12 w 50"/>
                              <a:gd name="T14" fmla="+- 0 2165 2136"/>
                              <a:gd name="T15" fmla="*/ 2165 h 48"/>
                              <a:gd name="T16" fmla="+- 0 8315 8306"/>
                              <a:gd name="T17" fmla="*/ T16 w 50"/>
                              <a:gd name="T18" fmla="+- 0 2183 2136"/>
                              <a:gd name="T19" fmla="*/ 2183 h 48"/>
                              <a:gd name="T20" fmla="+- 0 8331 8306"/>
                              <a:gd name="T21" fmla="*/ T20 w 50"/>
                              <a:gd name="T22" fmla="+- 0 2172 2136"/>
                              <a:gd name="T23" fmla="*/ 2172 h 48"/>
                              <a:gd name="T24" fmla="+- 0 8346 8306"/>
                              <a:gd name="T25" fmla="*/ T24 w 50"/>
                              <a:gd name="T26" fmla="+- 0 2183 2136"/>
                              <a:gd name="T27" fmla="*/ 2183 h 48"/>
                              <a:gd name="T28" fmla="+- 0 8340 8306"/>
                              <a:gd name="T29" fmla="*/ T28 w 50"/>
                              <a:gd name="T30" fmla="+- 0 2165 2136"/>
                              <a:gd name="T31" fmla="*/ 2165 h 48"/>
                              <a:gd name="T32" fmla="+- 0 8356 8306"/>
                              <a:gd name="T33" fmla="*/ T32 w 50"/>
                              <a:gd name="T34" fmla="+- 0 2154 2136"/>
                              <a:gd name="T35" fmla="*/ 2154 h 48"/>
                              <a:gd name="T36" fmla="+- 0 8337 8306"/>
                              <a:gd name="T37" fmla="*/ T36 w 50"/>
                              <a:gd name="T38" fmla="+- 0 2154 2136"/>
                              <a:gd name="T39" fmla="*/ 2154 h 48"/>
                              <a:gd name="T40" fmla="+- 0 8331 8306"/>
                              <a:gd name="T41" fmla="*/ T40 w 50"/>
                              <a:gd name="T42" fmla="+- 0 2136 2136"/>
                              <a:gd name="T43" fmla="*/ 213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0" h="48">
                                <a:moveTo>
                                  <a:pt x="25" y="0"/>
                                </a:moveTo>
                                <a:lnTo>
                                  <a:pt x="19" y="18"/>
                                </a:lnTo>
                                <a:lnTo>
                                  <a:pt x="0" y="18"/>
                                </a:lnTo>
                                <a:lnTo>
                                  <a:pt x="15" y="29"/>
                                </a:lnTo>
                                <a:lnTo>
                                  <a:pt x="9" y="47"/>
                                </a:lnTo>
                                <a:lnTo>
                                  <a:pt x="25" y="36"/>
                                </a:lnTo>
                                <a:lnTo>
                                  <a:pt x="40" y="47"/>
                                </a:lnTo>
                                <a:lnTo>
                                  <a:pt x="34" y="29"/>
                                </a:lnTo>
                                <a:lnTo>
                                  <a:pt x="50" y="18"/>
                                </a:lnTo>
                                <a:lnTo>
                                  <a:pt x="31" y="18"/>
                                </a:lnTo>
                                <a:lnTo>
                                  <a:pt x="25" y="0"/>
                                </a:lnTo>
                                <a:close/>
                              </a:path>
                            </a:pathLst>
                          </a:custGeom>
                          <a:noFill/>
                          <a:ln w="333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4" name="AutoShape 402"/>
                        <wps:cNvSpPr>
                          <a:spLocks/>
                        </wps:cNvSpPr>
                        <wps:spPr bwMode="auto">
                          <a:xfrm>
                            <a:off x="7941" y="1987"/>
                            <a:ext cx="50" cy="48"/>
                          </a:xfrm>
                          <a:custGeom>
                            <a:avLst/>
                            <a:gdLst>
                              <a:gd name="T0" fmla="+- 0 7991 7941"/>
                              <a:gd name="T1" fmla="*/ T0 w 50"/>
                              <a:gd name="T2" fmla="+- 0 2005 1987"/>
                              <a:gd name="T3" fmla="*/ 2005 h 48"/>
                              <a:gd name="T4" fmla="+- 0 7941 7941"/>
                              <a:gd name="T5" fmla="*/ T4 w 50"/>
                              <a:gd name="T6" fmla="+- 0 2005 1987"/>
                              <a:gd name="T7" fmla="*/ 2005 h 48"/>
                              <a:gd name="T8" fmla="+- 0 7957 7941"/>
                              <a:gd name="T9" fmla="*/ T8 w 50"/>
                              <a:gd name="T10" fmla="+- 0 2016 1987"/>
                              <a:gd name="T11" fmla="*/ 2016 h 48"/>
                              <a:gd name="T12" fmla="+- 0 7951 7941"/>
                              <a:gd name="T13" fmla="*/ T12 w 50"/>
                              <a:gd name="T14" fmla="+- 0 2034 1987"/>
                              <a:gd name="T15" fmla="*/ 2034 h 48"/>
                              <a:gd name="T16" fmla="+- 0 7966 7941"/>
                              <a:gd name="T17" fmla="*/ T16 w 50"/>
                              <a:gd name="T18" fmla="+- 0 2023 1987"/>
                              <a:gd name="T19" fmla="*/ 2023 h 48"/>
                              <a:gd name="T20" fmla="+- 0 7978 7941"/>
                              <a:gd name="T21" fmla="*/ T20 w 50"/>
                              <a:gd name="T22" fmla="+- 0 2023 1987"/>
                              <a:gd name="T23" fmla="*/ 2023 h 48"/>
                              <a:gd name="T24" fmla="+- 0 7976 7941"/>
                              <a:gd name="T25" fmla="*/ T24 w 50"/>
                              <a:gd name="T26" fmla="+- 0 2016 1987"/>
                              <a:gd name="T27" fmla="*/ 2016 h 48"/>
                              <a:gd name="T28" fmla="+- 0 7991 7941"/>
                              <a:gd name="T29" fmla="*/ T28 w 50"/>
                              <a:gd name="T30" fmla="+- 0 2005 1987"/>
                              <a:gd name="T31" fmla="*/ 2005 h 48"/>
                              <a:gd name="T32" fmla="+- 0 7978 7941"/>
                              <a:gd name="T33" fmla="*/ T32 w 50"/>
                              <a:gd name="T34" fmla="+- 0 2023 1987"/>
                              <a:gd name="T35" fmla="*/ 2023 h 48"/>
                              <a:gd name="T36" fmla="+- 0 7966 7941"/>
                              <a:gd name="T37" fmla="*/ T36 w 50"/>
                              <a:gd name="T38" fmla="+- 0 2023 1987"/>
                              <a:gd name="T39" fmla="*/ 2023 h 48"/>
                              <a:gd name="T40" fmla="+- 0 7981 7941"/>
                              <a:gd name="T41" fmla="*/ T40 w 50"/>
                              <a:gd name="T42" fmla="+- 0 2034 1987"/>
                              <a:gd name="T43" fmla="*/ 2034 h 48"/>
                              <a:gd name="T44" fmla="+- 0 7978 7941"/>
                              <a:gd name="T45" fmla="*/ T44 w 50"/>
                              <a:gd name="T46" fmla="+- 0 2023 1987"/>
                              <a:gd name="T47" fmla="*/ 2023 h 48"/>
                              <a:gd name="T48" fmla="+- 0 7966 7941"/>
                              <a:gd name="T49" fmla="*/ T48 w 50"/>
                              <a:gd name="T50" fmla="+- 0 1987 1987"/>
                              <a:gd name="T51" fmla="*/ 1987 h 48"/>
                              <a:gd name="T52" fmla="+- 0 7960 7941"/>
                              <a:gd name="T53" fmla="*/ T52 w 50"/>
                              <a:gd name="T54" fmla="+- 0 2005 1987"/>
                              <a:gd name="T55" fmla="*/ 2005 h 48"/>
                              <a:gd name="T56" fmla="+- 0 7972 7941"/>
                              <a:gd name="T57" fmla="*/ T56 w 50"/>
                              <a:gd name="T58" fmla="+- 0 2005 1987"/>
                              <a:gd name="T59" fmla="*/ 2005 h 48"/>
                              <a:gd name="T60" fmla="+- 0 7966 7941"/>
                              <a:gd name="T61" fmla="*/ T60 w 50"/>
                              <a:gd name="T62" fmla="+- 0 1987 1987"/>
                              <a:gd name="T63" fmla="*/ 198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 h="48">
                                <a:moveTo>
                                  <a:pt x="50" y="18"/>
                                </a:moveTo>
                                <a:lnTo>
                                  <a:pt x="0" y="18"/>
                                </a:lnTo>
                                <a:lnTo>
                                  <a:pt x="16" y="29"/>
                                </a:lnTo>
                                <a:lnTo>
                                  <a:pt x="10" y="47"/>
                                </a:lnTo>
                                <a:lnTo>
                                  <a:pt x="25" y="36"/>
                                </a:lnTo>
                                <a:lnTo>
                                  <a:pt x="37" y="36"/>
                                </a:lnTo>
                                <a:lnTo>
                                  <a:pt x="35" y="29"/>
                                </a:lnTo>
                                <a:lnTo>
                                  <a:pt x="50" y="18"/>
                                </a:lnTo>
                                <a:close/>
                                <a:moveTo>
                                  <a:pt x="37" y="36"/>
                                </a:moveTo>
                                <a:lnTo>
                                  <a:pt x="25" y="36"/>
                                </a:lnTo>
                                <a:lnTo>
                                  <a:pt x="40" y="47"/>
                                </a:lnTo>
                                <a:lnTo>
                                  <a:pt x="37" y="36"/>
                                </a:lnTo>
                                <a:close/>
                                <a:moveTo>
                                  <a:pt x="25" y="0"/>
                                </a:moveTo>
                                <a:lnTo>
                                  <a:pt x="19" y="18"/>
                                </a:lnTo>
                                <a:lnTo>
                                  <a:pt x="31" y="18"/>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5" name="Freeform 401"/>
                        <wps:cNvSpPr>
                          <a:spLocks/>
                        </wps:cNvSpPr>
                        <wps:spPr bwMode="auto">
                          <a:xfrm>
                            <a:off x="7941" y="1987"/>
                            <a:ext cx="50" cy="48"/>
                          </a:xfrm>
                          <a:custGeom>
                            <a:avLst/>
                            <a:gdLst>
                              <a:gd name="T0" fmla="+- 0 7966 7941"/>
                              <a:gd name="T1" fmla="*/ T0 w 50"/>
                              <a:gd name="T2" fmla="+- 0 1987 1987"/>
                              <a:gd name="T3" fmla="*/ 1987 h 48"/>
                              <a:gd name="T4" fmla="+- 0 7960 7941"/>
                              <a:gd name="T5" fmla="*/ T4 w 50"/>
                              <a:gd name="T6" fmla="+- 0 2005 1987"/>
                              <a:gd name="T7" fmla="*/ 2005 h 48"/>
                              <a:gd name="T8" fmla="+- 0 7941 7941"/>
                              <a:gd name="T9" fmla="*/ T8 w 50"/>
                              <a:gd name="T10" fmla="+- 0 2005 1987"/>
                              <a:gd name="T11" fmla="*/ 2005 h 48"/>
                              <a:gd name="T12" fmla="+- 0 7957 7941"/>
                              <a:gd name="T13" fmla="*/ T12 w 50"/>
                              <a:gd name="T14" fmla="+- 0 2016 1987"/>
                              <a:gd name="T15" fmla="*/ 2016 h 48"/>
                              <a:gd name="T16" fmla="+- 0 7951 7941"/>
                              <a:gd name="T17" fmla="*/ T16 w 50"/>
                              <a:gd name="T18" fmla="+- 0 2034 1987"/>
                              <a:gd name="T19" fmla="*/ 2034 h 48"/>
                              <a:gd name="T20" fmla="+- 0 7966 7941"/>
                              <a:gd name="T21" fmla="*/ T20 w 50"/>
                              <a:gd name="T22" fmla="+- 0 2023 1987"/>
                              <a:gd name="T23" fmla="*/ 2023 h 48"/>
                              <a:gd name="T24" fmla="+- 0 7981 7941"/>
                              <a:gd name="T25" fmla="*/ T24 w 50"/>
                              <a:gd name="T26" fmla="+- 0 2034 1987"/>
                              <a:gd name="T27" fmla="*/ 2034 h 48"/>
                              <a:gd name="T28" fmla="+- 0 7976 7941"/>
                              <a:gd name="T29" fmla="*/ T28 w 50"/>
                              <a:gd name="T30" fmla="+- 0 2016 1987"/>
                              <a:gd name="T31" fmla="*/ 2016 h 48"/>
                              <a:gd name="T32" fmla="+- 0 7991 7941"/>
                              <a:gd name="T33" fmla="*/ T32 w 50"/>
                              <a:gd name="T34" fmla="+- 0 2005 1987"/>
                              <a:gd name="T35" fmla="*/ 2005 h 48"/>
                              <a:gd name="T36" fmla="+- 0 7972 7941"/>
                              <a:gd name="T37" fmla="*/ T36 w 50"/>
                              <a:gd name="T38" fmla="+- 0 2005 1987"/>
                              <a:gd name="T39" fmla="*/ 2005 h 48"/>
                              <a:gd name="T40" fmla="+- 0 7966 7941"/>
                              <a:gd name="T41" fmla="*/ T40 w 50"/>
                              <a:gd name="T42" fmla="+- 0 1987 1987"/>
                              <a:gd name="T43" fmla="*/ 198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0" h="48">
                                <a:moveTo>
                                  <a:pt x="25" y="0"/>
                                </a:moveTo>
                                <a:lnTo>
                                  <a:pt x="19" y="18"/>
                                </a:lnTo>
                                <a:lnTo>
                                  <a:pt x="0" y="18"/>
                                </a:lnTo>
                                <a:lnTo>
                                  <a:pt x="16" y="29"/>
                                </a:lnTo>
                                <a:lnTo>
                                  <a:pt x="10" y="47"/>
                                </a:lnTo>
                                <a:lnTo>
                                  <a:pt x="25" y="36"/>
                                </a:lnTo>
                                <a:lnTo>
                                  <a:pt x="40" y="47"/>
                                </a:lnTo>
                                <a:lnTo>
                                  <a:pt x="35" y="29"/>
                                </a:lnTo>
                                <a:lnTo>
                                  <a:pt x="50" y="18"/>
                                </a:lnTo>
                                <a:lnTo>
                                  <a:pt x="31" y="18"/>
                                </a:lnTo>
                                <a:lnTo>
                                  <a:pt x="25" y="0"/>
                                </a:lnTo>
                                <a:close/>
                              </a:path>
                            </a:pathLst>
                          </a:custGeom>
                          <a:noFill/>
                          <a:ln w="333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AutoShape 400"/>
                        <wps:cNvSpPr>
                          <a:spLocks/>
                        </wps:cNvSpPr>
                        <wps:spPr bwMode="auto">
                          <a:xfrm>
                            <a:off x="7208" y="1099"/>
                            <a:ext cx="50" cy="48"/>
                          </a:xfrm>
                          <a:custGeom>
                            <a:avLst/>
                            <a:gdLst>
                              <a:gd name="T0" fmla="+- 0 7258 7208"/>
                              <a:gd name="T1" fmla="*/ T0 w 50"/>
                              <a:gd name="T2" fmla="+- 0 1118 1099"/>
                              <a:gd name="T3" fmla="*/ 1118 h 48"/>
                              <a:gd name="T4" fmla="+- 0 7208 7208"/>
                              <a:gd name="T5" fmla="*/ T4 w 50"/>
                              <a:gd name="T6" fmla="+- 0 1118 1099"/>
                              <a:gd name="T7" fmla="*/ 1118 h 48"/>
                              <a:gd name="T8" fmla="+- 0 7223 7208"/>
                              <a:gd name="T9" fmla="*/ T8 w 50"/>
                              <a:gd name="T10" fmla="+- 0 1129 1099"/>
                              <a:gd name="T11" fmla="*/ 1129 h 48"/>
                              <a:gd name="T12" fmla="+- 0 7217 7208"/>
                              <a:gd name="T13" fmla="*/ T12 w 50"/>
                              <a:gd name="T14" fmla="+- 0 1147 1099"/>
                              <a:gd name="T15" fmla="*/ 1147 h 48"/>
                              <a:gd name="T16" fmla="+- 0 7233 7208"/>
                              <a:gd name="T17" fmla="*/ T16 w 50"/>
                              <a:gd name="T18" fmla="+- 0 1136 1099"/>
                              <a:gd name="T19" fmla="*/ 1136 h 48"/>
                              <a:gd name="T20" fmla="+- 0 7244 7208"/>
                              <a:gd name="T21" fmla="*/ T20 w 50"/>
                              <a:gd name="T22" fmla="+- 0 1136 1099"/>
                              <a:gd name="T23" fmla="*/ 1136 h 48"/>
                              <a:gd name="T24" fmla="+- 0 7242 7208"/>
                              <a:gd name="T25" fmla="*/ T24 w 50"/>
                              <a:gd name="T26" fmla="+- 0 1129 1099"/>
                              <a:gd name="T27" fmla="*/ 1129 h 48"/>
                              <a:gd name="T28" fmla="+- 0 7258 7208"/>
                              <a:gd name="T29" fmla="*/ T28 w 50"/>
                              <a:gd name="T30" fmla="+- 0 1118 1099"/>
                              <a:gd name="T31" fmla="*/ 1118 h 48"/>
                              <a:gd name="T32" fmla="+- 0 7244 7208"/>
                              <a:gd name="T33" fmla="*/ T32 w 50"/>
                              <a:gd name="T34" fmla="+- 0 1136 1099"/>
                              <a:gd name="T35" fmla="*/ 1136 h 48"/>
                              <a:gd name="T36" fmla="+- 0 7233 7208"/>
                              <a:gd name="T37" fmla="*/ T36 w 50"/>
                              <a:gd name="T38" fmla="+- 0 1136 1099"/>
                              <a:gd name="T39" fmla="*/ 1136 h 48"/>
                              <a:gd name="T40" fmla="+- 0 7248 7208"/>
                              <a:gd name="T41" fmla="*/ T40 w 50"/>
                              <a:gd name="T42" fmla="+- 0 1147 1099"/>
                              <a:gd name="T43" fmla="*/ 1147 h 48"/>
                              <a:gd name="T44" fmla="+- 0 7244 7208"/>
                              <a:gd name="T45" fmla="*/ T44 w 50"/>
                              <a:gd name="T46" fmla="+- 0 1136 1099"/>
                              <a:gd name="T47" fmla="*/ 1136 h 48"/>
                              <a:gd name="T48" fmla="+- 0 7233 7208"/>
                              <a:gd name="T49" fmla="*/ T48 w 50"/>
                              <a:gd name="T50" fmla="+- 0 1099 1099"/>
                              <a:gd name="T51" fmla="*/ 1099 h 48"/>
                              <a:gd name="T52" fmla="+- 0 7227 7208"/>
                              <a:gd name="T53" fmla="*/ T52 w 50"/>
                              <a:gd name="T54" fmla="+- 0 1118 1099"/>
                              <a:gd name="T55" fmla="*/ 1118 h 48"/>
                              <a:gd name="T56" fmla="+- 0 7238 7208"/>
                              <a:gd name="T57" fmla="*/ T56 w 50"/>
                              <a:gd name="T58" fmla="+- 0 1118 1099"/>
                              <a:gd name="T59" fmla="*/ 1118 h 48"/>
                              <a:gd name="T60" fmla="+- 0 7233 7208"/>
                              <a:gd name="T61" fmla="*/ T60 w 50"/>
                              <a:gd name="T62" fmla="+- 0 1099 1099"/>
                              <a:gd name="T63" fmla="*/ 109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 h="48">
                                <a:moveTo>
                                  <a:pt x="50" y="19"/>
                                </a:moveTo>
                                <a:lnTo>
                                  <a:pt x="0" y="19"/>
                                </a:lnTo>
                                <a:lnTo>
                                  <a:pt x="15" y="30"/>
                                </a:lnTo>
                                <a:lnTo>
                                  <a:pt x="9" y="48"/>
                                </a:lnTo>
                                <a:lnTo>
                                  <a:pt x="25" y="37"/>
                                </a:lnTo>
                                <a:lnTo>
                                  <a:pt x="36" y="37"/>
                                </a:lnTo>
                                <a:lnTo>
                                  <a:pt x="34" y="30"/>
                                </a:lnTo>
                                <a:lnTo>
                                  <a:pt x="50" y="19"/>
                                </a:lnTo>
                                <a:close/>
                                <a:moveTo>
                                  <a:pt x="36" y="37"/>
                                </a:moveTo>
                                <a:lnTo>
                                  <a:pt x="25" y="37"/>
                                </a:lnTo>
                                <a:lnTo>
                                  <a:pt x="40" y="48"/>
                                </a:lnTo>
                                <a:lnTo>
                                  <a:pt x="36" y="37"/>
                                </a:lnTo>
                                <a:close/>
                                <a:moveTo>
                                  <a:pt x="25" y="0"/>
                                </a:moveTo>
                                <a:lnTo>
                                  <a:pt x="19" y="19"/>
                                </a:lnTo>
                                <a:lnTo>
                                  <a:pt x="30" y="19"/>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7" name="Freeform 399"/>
                        <wps:cNvSpPr>
                          <a:spLocks/>
                        </wps:cNvSpPr>
                        <wps:spPr bwMode="auto">
                          <a:xfrm>
                            <a:off x="7208" y="1099"/>
                            <a:ext cx="50" cy="48"/>
                          </a:xfrm>
                          <a:custGeom>
                            <a:avLst/>
                            <a:gdLst>
                              <a:gd name="T0" fmla="+- 0 7233 7208"/>
                              <a:gd name="T1" fmla="*/ T0 w 50"/>
                              <a:gd name="T2" fmla="+- 0 1099 1099"/>
                              <a:gd name="T3" fmla="*/ 1099 h 48"/>
                              <a:gd name="T4" fmla="+- 0 7227 7208"/>
                              <a:gd name="T5" fmla="*/ T4 w 50"/>
                              <a:gd name="T6" fmla="+- 0 1118 1099"/>
                              <a:gd name="T7" fmla="*/ 1118 h 48"/>
                              <a:gd name="T8" fmla="+- 0 7208 7208"/>
                              <a:gd name="T9" fmla="*/ T8 w 50"/>
                              <a:gd name="T10" fmla="+- 0 1118 1099"/>
                              <a:gd name="T11" fmla="*/ 1118 h 48"/>
                              <a:gd name="T12" fmla="+- 0 7223 7208"/>
                              <a:gd name="T13" fmla="*/ T12 w 50"/>
                              <a:gd name="T14" fmla="+- 0 1129 1099"/>
                              <a:gd name="T15" fmla="*/ 1129 h 48"/>
                              <a:gd name="T16" fmla="+- 0 7217 7208"/>
                              <a:gd name="T17" fmla="*/ T16 w 50"/>
                              <a:gd name="T18" fmla="+- 0 1147 1099"/>
                              <a:gd name="T19" fmla="*/ 1147 h 48"/>
                              <a:gd name="T20" fmla="+- 0 7233 7208"/>
                              <a:gd name="T21" fmla="*/ T20 w 50"/>
                              <a:gd name="T22" fmla="+- 0 1136 1099"/>
                              <a:gd name="T23" fmla="*/ 1136 h 48"/>
                              <a:gd name="T24" fmla="+- 0 7248 7208"/>
                              <a:gd name="T25" fmla="*/ T24 w 50"/>
                              <a:gd name="T26" fmla="+- 0 1147 1099"/>
                              <a:gd name="T27" fmla="*/ 1147 h 48"/>
                              <a:gd name="T28" fmla="+- 0 7242 7208"/>
                              <a:gd name="T29" fmla="*/ T28 w 50"/>
                              <a:gd name="T30" fmla="+- 0 1129 1099"/>
                              <a:gd name="T31" fmla="*/ 1129 h 48"/>
                              <a:gd name="T32" fmla="+- 0 7258 7208"/>
                              <a:gd name="T33" fmla="*/ T32 w 50"/>
                              <a:gd name="T34" fmla="+- 0 1118 1099"/>
                              <a:gd name="T35" fmla="*/ 1118 h 48"/>
                              <a:gd name="T36" fmla="+- 0 7238 7208"/>
                              <a:gd name="T37" fmla="*/ T36 w 50"/>
                              <a:gd name="T38" fmla="+- 0 1118 1099"/>
                              <a:gd name="T39" fmla="*/ 1118 h 48"/>
                              <a:gd name="T40" fmla="+- 0 7233 7208"/>
                              <a:gd name="T41" fmla="*/ T40 w 50"/>
                              <a:gd name="T42" fmla="+- 0 1099 1099"/>
                              <a:gd name="T43" fmla="*/ 109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0" h="48">
                                <a:moveTo>
                                  <a:pt x="25" y="0"/>
                                </a:moveTo>
                                <a:lnTo>
                                  <a:pt x="19" y="19"/>
                                </a:lnTo>
                                <a:lnTo>
                                  <a:pt x="0" y="19"/>
                                </a:lnTo>
                                <a:lnTo>
                                  <a:pt x="15" y="30"/>
                                </a:lnTo>
                                <a:lnTo>
                                  <a:pt x="9" y="48"/>
                                </a:lnTo>
                                <a:lnTo>
                                  <a:pt x="25" y="37"/>
                                </a:lnTo>
                                <a:lnTo>
                                  <a:pt x="40" y="48"/>
                                </a:lnTo>
                                <a:lnTo>
                                  <a:pt x="34" y="30"/>
                                </a:lnTo>
                                <a:lnTo>
                                  <a:pt x="50" y="19"/>
                                </a:lnTo>
                                <a:lnTo>
                                  <a:pt x="30" y="19"/>
                                </a:lnTo>
                                <a:lnTo>
                                  <a:pt x="25" y="0"/>
                                </a:lnTo>
                                <a:close/>
                              </a:path>
                            </a:pathLst>
                          </a:custGeom>
                          <a:noFill/>
                          <a:ln w="333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AutoShape 398"/>
                        <wps:cNvSpPr>
                          <a:spLocks/>
                        </wps:cNvSpPr>
                        <wps:spPr bwMode="auto">
                          <a:xfrm>
                            <a:off x="1796" y="2952"/>
                            <a:ext cx="13392" cy="9980"/>
                          </a:xfrm>
                          <a:custGeom>
                            <a:avLst/>
                            <a:gdLst>
                              <a:gd name="T0" fmla="+- 0 6793 1796"/>
                              <a:gd name="T1" fmla="*/ T0 w 13392"/>
                              <a:gd name="T2" fmla="+- 0 2380 2952"/>
                              <a:gd name="T3" fmla="*/ 2380 h 9980"/>
                              <a:gd name="T4" fmla="+- 0 6793 1796"/>
                              <a:gd name="T5" fmla="*/ T4 w 13392"/>
                              <a:gd name="T6" fmla="+- 0 -238 2952"/>
                              <a:gd name="T7" fmla="*/ -238 h 9980"/>
                              <a:gd name="T8" fmla="+- 0 10307 1796"/>
                              <a:gd name="T9" fmla="*/ T8 w 13392"/>
                              <a:gd name="T10" fmla="+- 0 2380 2952"/>
                              <a:gd name="T11" fmla="*/ 2380 h 9980"/>
                              <a:gd name="T12" fmla="+- 0 10307 1796"/>
                              <a:gd name="T13" fmla="*/ T12 w 13392"/>
                              <a:gd name="T14" fmla="+- 0 -238 2952"/>
                              <a:gd name="T15" fmla="*/ -238 h 9980"/>
                              <a:gd name="T16" fmla="+- 0 6793 1796"/>
                              <a:gd name="T17" fmla="*/ T16 w 13392"/>
                              <a:gd name="T18" fmla="+- 0 2380 2952"/>
                              <a:gd name="T19" fmla="*/ 2380 h 9980"/>
                              <a:gd name="T20" fmla="+- 0 10307 1796"/>
                              <a:gd name="T21" fmla="*/ T20 w 13392"/>
                              <a:gd name="T22" fmla="+- 0 2380 2952"/>
                              <a:gd name="T23" fmla="*/ 2380 h 9980"/>
                              <a:gd name="T24" fmla="+- 0 6793 1796"/>
                              <a:gd name="T25" fmla="*/ T24 w 13392"/>
                              <a:gd name="T26" fmla="+- 0 -238 2952"/>
                              <a:gd name="T27" fmla="*/ -238 h 9980"/>
                              <a:gd name="T28" fmla="+- 0 10307 1796"/>
                              <a:gd name="T29" fmla="*/ T28 w 13392"/>
                              <a:gd name="T30" fmla="+- 0 -238 2952"/>
                              <a:gd name="T31" fmla="*/ -238 h 99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392" h="9980">
                                <a:moveTo>
                                  <a:pt x="4997" y="-572"/>
                                </a:moveTo>
                                <a:lnTo>
                                  <a:pt x="4997" y="-3190"/>
                                </a:lnTo>
                                <a:moveTo>
                                  <a:pt x="8511" y="-572"/>
                                </a:moveTo>
                                <a:lnTo>
                                  <a:pt x="8511" y="-3190"/>
                                </a:lnTo>
                                <a:moveTo>
                                  <a:pt x="4997" y="-572"/>
                                </a:moveTo>
                                <a:lnTo>
                                  <a:pt x="8511" y="-572"/>
                                </a:lnTo>
                                <a:moveTo>
                                  <a:pt x="4997" y="-3190"/>
                                </a:moveTo>
                                <a:lnTo>
                                  <a:pt x="8511" y="-3190"/>
                                </a:lnTo>
                              </a:path>
                            </a:pathLst>
                          </a:custGeom>
                          <a:noFill/>
                          <a:ln w="2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Freeform 397"/>
                        <wps:cNvSpPr>
                          <a:spLocks/>
                        </wps:cNvSpPr>
                        <wps:spPr bwMode="auto">
                          <a:xfrm>
                            <a:off x="9605" y="-212"/>
                            <a:ext cx="676" cy="339"/>
                          </a:xfrm>
                          <a:custGeom>
                            <a:avLst/>
                            <a:gdLst>
                              <a:gd name="T0" fmla="+- 0 10277 9605"/>
                              <a:gd name="T1" fmla="*/ T0 w 676"/>
                              <a:gd name="T2" fmla="+- 0 -212 -212"/>
                              <a:gd name="T3" fmla="*/ -212 h 339"/>
                              <a:gd name="T4" fmla="+- 0 9609 9605"/>
                              <a:gd name="T5" fmla="*/ T4 w 676"/>
                              <a:gd name="T6" fmla="+- 0 -212 -212"/>
                              <a:gd name="T7" fmla="*/ -212 h 339"/>
                              <a:gd name="T8" fmla="+- 0 9605 9605"/>
                              <a:gd name="T9" fmla="*/ T8 w 676"/>
                              <a:gd name="T10" fmla="+- 0 -209 -212"/>
                              <a:gd name="T11" fmla="*/ -209 h 339"/>
                              <a:gd name="T12" fmla="+- 0 9605 9605"/>
                              <a:gd name="T13" fmla="*/ T12 w 676"/>
                              <a:gd name="T14" fmla="+- 0 123 -212"/>
                              <a:gd name="T15" fmla="*/ 123 h 339"/>
                              <a:gd name="T16" fmla="+- 0 9609 9605"/>
                              <a:gd name="T17" fmla="*/ T16 w 676"/>
                              <a:gd name="T18" fmla="+- 0 126 -212"/>
                              <a:gd name="T19" fmla="*/ 126 h 339"/>
                              <a:gd name="T20" fmla="+- 0 10277 9605"/>
                              <a:gd name="T21" fmla="*/ T20 w 676"/>
                              <a:gd name="T22" fmla="+- 0 126 -212"/>
                              <a:gd name="T23" fmla="*/ 126 h 339"/>
                              <a:gd name="T24" fmla="+- 0 10281 9605"/>
                              <a:gd name="T25" fmla="*/ T24 w 676"/>
                              <a:gd name="T26" fmla="+- 0 123 -212"/>
                              <a:gd name="T27" fmla="*/ 123 h 339"/>
                              <a:gd name="T28" fmla="+- 0 10281 9605"/>
                              <a:gd name="T29" fmla="*/ T28 w 676"/>
                              <a:gd name="T30" fmla="+- 0 -209 -212"/>
                              <a:gd name="T31" fmla="*/ -209 h 339"/>
                              <a:gd name="T32" fmla="+- 0 10277 9605"/>
                              <a:gd name="T33" fmla="*/ T32 w 676"/>
                              <a:gd name="T34" fmla="+- 0 -212 -212"/>
                              <a:gd name="T35" fmla="*/ -212 h 3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76" h="339">
                                <a:moveTo>
                                  <a:pt x="672" y="0"/>
                                </a:moveTo>
                                <a:lnTo>
                                  <a:pt x="4" y="0"/>
                                </a:lnTo>
                                <a:lnTo>
                                  <a:pt x="0" y="3"/>
                                </a:lnTo>
                                <a:lnTo>
                                  <a:pt x="0" y="335"/>
                                </a:lnTo>
                                <a:lnTo>
                                  <a:pt x="4" y="338"/>
                                </a:lnTo>
                                <a:lnTo>
                                  <a:pt x="672" y="338"/>
                                </a:lnTo>
                                <a:lnTo>
                                  <a:pt x="676" y="335"/>
                                </a:lnTo>
                                <a:lnTo>
                                  <a:pt x="676" y="3"/>
                                </a:lnTo>
                                <a:lnTo>
                                  <a:pt x="672" y="0"/>
                                </a:lnTo>
                                <a:close/>
                              </a:path>
                            </a:pathLst>
                          </a:custGeom>
                          <a:solidFill>
                            <a:srgbClr val="FFFF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 name="Freeform 396"/>
                        <wps:cNvSpPr>
                          <a:spLocks/>
                        </wps:cNvSpPr>
                        <wps:spPr bwMode="auto">
                          <a:xfrm>
                            <a:off x="9605" y="-212"/>
                            <a:ext cx="676" cy="339"/>
                          </a:xfrm>
                          <a:custGeom>
                            <a:avLst/>
                            <a:gdLst>
                              <a:gd name="T0" fmla="+- 0 9616 9605"/>
                              <a:gd name="T1" fmla="*/ T0 w 676"/>
                              <a:gd name="T2" fmla="+- 0 126 -212"/>
                              <a:gd name="T3" fmla="*/ 126 h 339"/>
                              <a:gd name="T4" fmla="+- 0 10270 9605"/>
                              <a:gd name="T5" fmla="*/ T4 w 676"/>
                              <a:gd name="T6" fmla="+- 0 126 -212"/>
                              <a:gd name="T7" fmla="*/ 126 h 339"/>
                              <a:gd name="T8" fmla="+- 0 10277 9605"/>
                              <a:gd name="T9" fmla="*/ T8 w 676"/>
                              <a:gd name="T10" fmla="+- 0 126 -212"/>
                              <a:gd name="T11" fmla="*/ 126 h 339"/>
                              <a:gd name="T12" fmla="+- 0 10281 9605"/>
                              <a:gd name="T13" fmla="*/ T12 w 676"/>
                              <a:gd name="T14" fmla="+- 0 123 -212"/>
                              <a:gd name="T15" fmla="*/ 123 h 339"/>
                              <a:gd name="T16" fmla="+- 0 10281 9605"/>
                              <a:gd name="T17" fmla="*/ T16 w 676"/>
                              <a:gd name="T18" fmla="+- 0 116 -212"/>
                              <a:gd name="T19" fmla="*/ 116 h 339"/>
                              <a:gd name="T20" fmla="+- 0 10281 9605"/>
                              <a:gd name="T21" fmla="*/ T20 w 676"/>
                              <a:gd name="T22" fmla="+- 0 -202 -212"/>
                              <a:gd name="T23" fmla="*/ -202 h 339"/>
                              <a:gd name="T24" fmla="+- 0 10281 9605"/>
                              <a:gd name="T25" fmla="*/ T24 w 676"/>
                              <a:gd name="T26" fmla="+- 0 -209 -212"/>
                              <a:gd name="T27" fmla="*/ -209 h 339"/>
                              <a:gd name="T28" fmla="+- 0 10277 9605"/>
                              <a:gd name="T29" fmla="*/ T28 w 676"/>
                              <a:gd name="T30" fmla="+- 0 -212 -212"/>
                              <a:gd name="T31" fmla="*/ -212 h 339"/>
                              <a:gd name="T32" fmla="+- 0 10270 9605"/>
                              <a:gd name="T33" fmla="*/ T32 w 676"/>
                              <a:gd name="T34" fmla="+- 0 -212 -212"/>
                              <a:gd name="T35" fmla="*/ -212 h 339"/>
                              <a:gd name="T36" fmla="+- 0 9616 9605"/>
                              <a:gd name="T37" fmla="*/ T36 w 676"/>
                              <a:gd name="T38" fmla="+- 0 -212 -212"/>
                              <a:gd name="T39" fmla="*/ -212 h 339"/>
                              <a:gd name="T40" fmla="+- 0 9609 9605"/>
                              <a:gd name="T41" fmla="*/ T40 w 676"/>
                              <a:gd name="T42" fmla="+- 0 -212 -212"/>
                              <a:gd name="T43" fmla="*/ -212 h 339"/>
                              <a:gd name="T44" fmla="+- 0 9605 9605"/>
                              <a:gd name="T45" fmla="*/ T44 w 676"/>
                              <a:gd name="T46" fmla="+- 0 -209 -212"/>
                              <a:gd name="T47" fmla="*/ -209 h 339"/>
                              <a:gd name="T48" fmla="+- 0 9605 9605"/>
                              <a:gd name="T49" fmla="*/ T48 w 676"/>
                              <a:gd name="T50" fmla="+- 0 -202 -212"/>
                              <a:gd name="T51" fmla="*/ -202 h 339"/>
                              <a:gd name="T52" fmla="+- 0 9605 9605"/>
                              <a:gd name="T53" fmla="*/ T52 w 676"/>
                              <a:gd name="T54" fmla="+- 0 116 -212"/>
                              <a:gd name="T55" fmla="*/ 116 h 339"/>
                              <a:gd name="T56" fmla="+- 0 9605 9605"/>
                              <a:gd name="T57" fmla="*/ T56 w 676"/>
                              <a:gd name="T58" fmla="+- 0 123 -212"/>
                              <a:gd name="T59" fmla="*/ 123 h 339"/>
                              <a:gd name="T60" fmla="+- 0 9609 9605"/>
                              <a:gd name="T61" fmla="*/ T60 w 676"/>
                              <a:gd name="T62" fmla="+- 0 126 -212"/>
                              <a:gd name="T63" fmla="*/ 126 h 339"/>
                              <a:gd name="T64" fmla="+- 0 9616 9605"/>
                              <a:gd name="T65" fmla="*/ T64 w 676"/>
                              <a:gd name="T66" fmla="+- 0 126 -212"/>
                              <a:gd name="T67" fmla="*/ 126 h 3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76" h="339">
                                <a:moveTo>
                                  <a:pt x="11" y="338"/>
                                </a:moveTo>
                                <a:lnTo>
                                  <a:pt x="665" y="338"/>
                                </a:lnTo>
                                <a:lnTo>
                                  <a:pt x="672" y="338"/>
                                </a:lnTo>
                                <a:lnTo>
                                  <a:pt x="676" y="335"/>
                                </a:lnTo>
                                <a:lnTo>
                                  <a:pt x="676" y="328"/>
                                </a:lnTo>
                                <a:lnTo>
                                  <a:pt x="676" y="10"/>
                                </a:lnTo>
                                <a:lnTo>
                                  <a:pt x="676" y="3"/>
                                </a:lnTo>
                                <a:lnTo>
                                  <a:pt x="672" y="0"/>
                                </a:lnTo>
                                <a:lnTo>
                                  <a:pt x="665" y="0"/>
                                </a:lnTo>
                                <a:lnTo>
                                  <a:pt x="11" y="0"/>
                                </a:lnTo>
                                <a:lnTo>
                                  <a:pt x="4" y="0"/>
                                </a:lnTo>
                                <a:lnTo>
                                  <a:pt x="0" y="3"/>
                                </a:lnTo>
                                <a:lnTo>
                                  <a:pt x="0" y="10"/>
                                </a:lnTo>
                                <a:lnTo>
                                  <a:pt x="0" y="328"/>
                                </a:lnTo>
                                <a:lnTo>
                                  <a:pt x="0" y="335"/>
                                </a:lnTo>
                                <a:lnTo>
                                  <a:pt x="4" y="338"/>
                                </a:lnTo>
                                <a:lnTo>
                                  <a:pt x="11" y="338"/>
                                </a:lnTo>
                                <a:close/>
                              </a:path>
                            </a:pathLst>
                          </a:custGeom>
                          <a:noFill/>
                          <a:ln w="3332">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Freeform 395"/>
                        <wps:cNvSpPr>
                          <a:spLocks/>
                        </wps:cNvSpPr>
                        <wps:spPr bwMode="auto">
                          <a:xfrm>
                            <a:off x="9663" y="-161"/>
                            <a:ext cx="32" cy="32"/>
                          </a:xfrm>
                          <a:custGeom>
                            <a:avLst/>
                            <a:gdLst>
                              <a:gd name="T0" fmla="+- 0 9683 9663"/>
                              <a:gd name="T1" fmla="*/ T0 w 32"/>
                              <a:gd name="T2" fmla="+- 0 -161 -161"/>
                              <a:gd name="T3" fmla="*/ -161 h 32"/>
                              <a:gd name="T4" fmla="+- 0 9675 9663"/>
                              <a:gd name="T5" fmla="*/ T4 w 32"/>
                              <a:gd name="T6" fmla="+- 0 -161 -161"/>
                              <a:gd name="T7" fmla="*/ -161 h 32"/>
                              <a:gd name="T8" fmla="+- 0 9671 9663"/>
                              <a:gd name="T9" fmla="*/ T8 w 32"/>
                              <a:gd name="T10" fmla="+- 0 -160 -161"/>
                              <a:gd name="T11" fmla="*/ -160 h 32"/>
                              <a:gd name="T12" fmla="+- 0 9665 9663"/>
                              <a:gd name="T13" fmla="*/ T12 w 32"/>
                              <a:gd name="T14" fmla="+- 0 -154 -161"/>
                              <a:gd name="T15" fmla="*/ -154 h 32"/>
                              <a:gd name="T16" fmla="+- 0 9663 9663"/>
                              <a:gd name="T17" fmla="*/ T16 w 32"/>
                              <a:gd name="T18" fmla="+- 0 -150 -161"/>
                              <a:gd name="T19" fmla="*/ -150 h 32"/>
                              <a:gd name="T20" fmla="+- 0 9663 9663"/>
                              <a:gd name="T21" fmla="*/ T20 w 32"/>
                              <a:gd name="T22" fmla="+- 0 -142 -161"/>
                              <a:gd name="T23" fmla="*/ -142 h 32"/>
                              <a:gd name="T24" fmla="+- 0 9665 9663"/>
                              <a:gd name="T25" fmla="*/ T24 w 32"/>
                              <a:gd name="T26" fmla="+- 0 -138 -161"/>
                              <a:gd name="T27" fmla="*/ -138 h 32"/>
                              <a:gd name="T28" fmla="+- 0 9671 9663"/>
                              <a:gd name="T29" fmla="*/ T28 w 32"/>
                              <a:gd name="T30" fmla="+- 0 -132 -161"/>
                              <a:gd name="T31" fmla="*/ -132 h 32"/>
                              <a:gd name="T32" fmla="+- 0 9675 9663"/>
                              <a:gd name="T33" fmla="*/ T32 w 32"/>
                              <a:gd name="T34" fmla="+- 0 -130 -161"/>
                              <a:gd name="T35" fmla="*/ -130 h 32"/>
                              <a:gd name="T36" fmla="+- 0 9683 9663"/>
                              <a:gd name="T37" fmla="*/ T36 w 32"/>
                              <a:gd name="T38" fmla="+- 0 -130 -161"/>
                              <a:gd name="T39" fmla="*/ -130 h 32"/>
                              <a:gd name="T40" fmla="+- 0 9687 9663"/>
                              <a:gd name="T41" fmla="*/ T40 w 32"/>
                              <a:gd name="T42" fmla="+- 0 -132 -161"/>
                              <a:gd name="T43" fmla="*/ -132 h 32"/>
                              <a:gd name="T44" fmla="+- 0 9693 9663"/>
                              <a:gd name="T45" fmla="*/ T44 w 32"/>
                              <a:gd name="T46" fmla="+- 0 -138 -161"/>
                              <a:gd name="T47" fmla="*/ -138 h 32"/>
                              <a:gd name="T48" fmla="+- 0 9694 9663"/>
                              <a:gd name="T49" fmla="*/ T48 w 32"/>
                              <a:gd name="T50" fmla="+- 0 -142 -161"/>
                              <a:gd name="T51" fmla="*/ -142 h 32"/>
                              <a:gd name="T52" fmla="+- 0 9694 9663"/>
                              <a:gd name="T53" fmla="*/ T52 w 32"/>
                              <a:gd name="T54" fmla="+- 0 -150 -161"/>
                              <a:gd name="T55" fmla="*/ -150 h 32"/>
                              <a:gd name="T56" fmla="+- 0 9693 9663"/>
                              <a:gd name="T57" fmla="*/ T56 w 32"/>
                              <a:gd name="T58" fmla="+- 0 -154 -161"/>
                              <a:gd name="T59" fmla="*/ -154 h 32"/>
                              <a:gd name="T60" fmla="+- 0 9687 9663"/>
                              <a:gd name="T61" fmla="*/ T60 w 32"/>
                              <a:gd name="T62" fmla="+- 0 -160 -161"/>
                              <a:gd name="T63" fmla="*/ -160 h 32"/>
                              <a:gd name="T64" fmla="+- 0 9683 9663"/>
                              <a:gd name="T65" fmla="*/ T64 w 32"/>
                              <a:gd name="T66" fmla="+- 0 -161 -161"/>
                              <a:gd name="T67" fmla="*/ -161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 h="32">
                                <a:moveTo>
                                  <a:pt x="20" y="0"/>
                                </a:moveTo>
                                <a:lnTo>
                                  <a:pt x="12" y="0"/>
                                </a:lnTo>
                                <a:lnTo>
                                  <a:pt x="8" y="1"/>
                                </a:lnTo>
                                <a:lnTo>
                                  <a:pt x="2" y="7"/>
                                </a:lnTo>
                                <a:lnTo>
                                  <a:pt x="0" y="11"/>
                                </a:lnTo>
                                <a:lnTo>
                                  <a:pt x="0" y="19"/>
                                </a:lnTo>
                                <a:lnTo>
                                  <a:pt x="2" y="23"/>
                                </a:lnTo>
                                <a:lnTo>
                                  <a:pt x="8" y="29"/>
                                </a:lnTo>
                                <a:lnTo>
                                  <a:pt x="12" y="31"/>
                                </a:lnTo>
                                <a:lnTo>
                                  <a:pt x="20" y="31"/>
                                </a:lnTo>
                                <a:lnTo>
                                  <a:pt x="24" y="29"/>
                                </a:lnTo>
                                <a:lnTo>
                                  <a:pt x="30" y="23"/>
                                </a:lnTo>
                                <a:lnTo>
                                  <a:pt x="31" y="19"/>
                                </a:lnTo>
                                <a:lnTo>
                                  <a:pt x="31" y="11"/>
                                </a:lnTo>
                                <a:lnTo>
                                  <a:pt x="30" y="7"/>
                                </a:lnTo>
                                <a:lnTo>
                                  <a:pt x="24" y="1"/>
                                </a:lnTo>
                                <a:lnTo>
                                  <a:pt x="20"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2" name="Freeform 394"/>
                        <wps:cNvSpPr>
                          <a:spLocks/>
                        </wps:cNvSpPr>
                        <wps:spPr bwMode="auto">
                          <a:xfrm>
                            <a:off x="9663" y="-161"/>
                            <a:ext cx="32" cy="32"/>
                          </a:xfrm>
                          <a:custGeom>
                            <a:avLst/>
                            <a:gdLst>
                              <a:gd name="T0" fmla="+- 0 9679 9663"/>
                              <a:gd name="T1" fmla="*/ T0 w 32"/>
                              <a:gd name="T2" fmla="+- 0 -130 -161"/>
                              <a:gd name="T3" fmla="*/ -130 h 32"/>
                              <a:gd name="T4" fmla="+- 0 9683 9663"/>
                              <a:gd name="T5" fmla="*/ T4 w 32"/>
                              <a:gd name="T6" fmla="+- 0 -130 -161"/>
                              <a:gd name="T7" fmla="*/ -130 h 32"/>
                              <a:gd name="T8" fmla="+- 0 9687 9663"/>
                              <a:gd name="T9" fmla="*/ T8 w 32"/>
                              <a:gd name="T10" fmla="+- 0 -132 -161"/>
                              <a:gd name="T11" fmla="*/ -132 h 32"/>
                              <a:gd name="T12" fmla="+- 0 9690 9663"/>
                              <a:gd name="T13" fmla="*/ T12 w 32"/>
                              <a:gd name="T14" fmla="+- 0 -135 -161"/>
                              <a:gd name="T15" fmla="*/ -135 h 32"/>
                              <a:gd name="T16" fmla="+- 0 9693 9663"/>
                              <a:gd name="T17" fmla="*/ T16 w 32"/>
                              <a:gd name="T18" fmla="+- 0 -138 -161"/>
                              <a:gd name="T19" fmla="*/ -138 h 32"/>
                              <a:gd name="T20" fmla="+- 0 9694 9663"/>
                              <a:gd name="T21" fmla="*/ T20 w 32"/>
                              <a:gd name="T22" fmla="+- 0 -142 -161"/>
                              <a:gd name="T23" fmla="*/ -142 h 32"/>
                              <a:gd name="T24" fmla="+- 0 9694 9663"/>
                              <a:gd name="T25" fmla="*/ T24 w 32"/>
                              <a:gd name="T26" fmla="+- 0 -146 -161"/>
                              <a:gd name="T27" fmla="*/ -146 h 32"/>
                              <a:gd name="T28" fmla="+- 0 9694 9663"/>
                              <a:gd name="T29" fmla="*/ T28 w 32"/>
                              <a:gd name="T30" fmla="+- 0 -150 -161"/>
                              <a:gd name="T31" fmla="*/ -150 h 32"/>
                              <a:gd name="T32" fmla="+- 0 9693 9663"/>
                              <a:gd name="T33" fmla="*/ T32 w 32"/>
                              <a:gd name="T34" fmla="+- 0 -154 -161"/>
                              <a:gd name="T35" fmla="*/ -154 h 32"/>
                              <a:gd name="T36" fmla="+- 0 9690 9663"/>
                              <a:gd name="T37" fmla="*/ T36 w 32"/>
                              <a:gd name="T38" fmla="+- 0 -157 -161"/>
                              <a:gd name="T39" fmla="*/ -157 h 32"/>
                              <a:gd name="T40" fmla="+- 0 9687 9663"/>
                              <a:gd name="T41" fmla="*/ T40 w 32"/>
                              <a:gd name="T42" fmla="+- 0 -160 -161"/>
                              <a:gd name="T43" fmla="*/ -160 h 32"/>
                              <a:gd name="T44" fmla="+- 0 9683 9663"/>
                              <a:gd name="T45" fmla="*/ T44 w 32"/>
                              <a:gd name="T46" fmla="+- 0 -161 -161"/>
                              <a:gd name="T47" fmla="*/ -161 h 32"/>
                              <a:gd name="T48" fmla="+- 0 9679 9663"/>
                              <a:gd name="T49" fmla="*/ T48 w 32"/>
                              <a:gd name="T50" fmla="+- 0 -161 -161"/>
                              <a:gd name="T51" fmla="*/ -161 h 32"/>
                              <a:gd name="T52" fmla="+- 0 9675 9663"/>
                              <a:gd name="T53" fmla="*/ T52 w 32"/>
                              <a:gd name="T54" fmla="+- 0 -161 -161"/>
                              <a:gd name="T55" fmla="*/ -161 h 32"/>
                              <a:gd name="T56" fmla="+- 0 9671 9663"/>
                              <a:gd name="T57" fmla="*/ T56 w 32"/>
                              <a:gd name="T58" fmla="+- 0 -160 -161"/>
                              <a:gd name="T59" fmla="*/ -160 h 32"/>
                              <a:gd name="T60" fmla="+- 0 9668 9663"/>
                              <a:gd name="T61" fmla="*/ T60 w 32"/>
                              <a:gd name="T62" fmla="+- 0 -157 -161"/>
                              <a:gd name="T63" fmla="*/ -157 h 32"/>
                              <a:gd name="T64" fmla="+- 0 9665 9663"/>
                              <a:gd name="T65" fmla="*/ T64 w 32"/>
                              <a:gd name="T66" fmla="+- 0 -154 -161"/>
                              <a:gd name="T67" fmla="*/ -154 h 32"/>
                              <a:gd name="T68" fmla="+- 0 9663 9663"/>
                              <a:gd name="T69" fmla="*/ T68 w 32"/>
                              <a:gd name="T70" fmla="+- 0 -150 -161"/>
                              <a:gd name="T71" fmla="*/ -150 h 32"/>
                              <a:gd name="T72" fmla="+- 0 9663 9663"/>
                              <a:gd name="T73" fmla="*/ T72 w 32"/>
                              <a:gd name="T74" fmla="+- 0 -146 -161"/>
                              <a:gd name="T75" fmla="*/ -146 h 32"/>
                              <a:gd name="T76" fmla="+- 0 9663 9663"/>
                              <a:gd name="T77" fmla="*/ T76 w 32"/>
                              <a:gd name="T78" fmla="+- 0 -142 -161"/>
                              <a:gd name="T79" fmla="*/ -142 h 32"/>
                              <a:gd name="T80" fmla="+- 0 9665 9663"/>
                              <a:gd name="T81" fmla="*/ T80 w 32"/>
                              <a:gd name="T82" fmla="+- 0 -138 -161"/>
                              <a:gd name="T83" fmla="*/ -138 h 32"/>
                              <a:gd name="T84" fmla="+- 0 9668 9663"/>
                              <a:gd name="T85" fmla="*/ T84 w 32"/>
                              <a:gd name="T86" fmla="+- 0 -135 -161"/>
                              <a:gd name="T87" fmla="*/ -135 h 32"/>
                              <a:gd name="T88" fmla="+- 0 9671 9663"/>
                              <a:gd name="T89" fmla="*/ T88 w 32"/>
                              <a:gd name="T90" fmla="+- 0 -132 -161"/>
                              <a:gd name="T91" fmla="*/ -132 h 32"/>
                              <a:gd name="T92" fmla="+- 0 9675 9663"/>
                              <a:gd name="T93" fmla="*/ T92 w 32"/>
                              <a:gd name="T94" fmla="+- 0 -130 -161"/>
                              <a:gd name="T95" fmla="*/ -130 h 32"/>
                              <a:gd name="T96" fmla="+- 0 9679 9663"/>
                              <a:gd name="T97" fmla="*/ T96 w 32"/>
                              <a:gd name="T98" fmla="+- 0 -130 -161"/>
                              <a:gd name="T99" fmla="*/ -130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2" h="32">
                                <a:moveTo>
                                  <a:pt x="16" y="31"/>
                                </a:moveTo>
                                <a:lnTo>
                                  <a:pt x="20" y="31"/>
                                </a:lnTo>
                                <a:lnTo>
                                  <a:pt x="24" y="29"/>
                                </a:lnTo>
                                <a:lnTo>
                                  <a:pt x="27" y="26"/>
                                </a:lnTo>
                                <a:lnTo>
                                  <a:pt x="30" y="23"/>
                                </a:lnTo>
                                <a:lnTo>
                                  <a:pt x="31" y="19"/>
                                </a:lnTo>
                                <a:lnTo>
                                  <a:pt x="31" y="15"/>
                                </a:lnTo>
                                <a:lnTo>
                                  <a:pt x="31" y="11"/>
                                </a:lnTo>
                                <a:lnTo>
                                  <a:pt x="30" y="7"/>
                                </a:lnTo>
                                <a:lnTo>
                                  <a:pt x="27" y="4"/>
                                </a:lnTo>
                                <a:lnTo>
                                  <a:pt x="24" y="1"/>
                                </a:lnTo>
                                <a:lnTo>
                                  <a:pt x="20" y="0"/>
                                </a:lnTo>
                                <a:lnTo>
                                  <a:pt x="16" y="0"/>
                                </a:lnTo>
                                <a:lnTo>
                                  <a:pt x="12" y="0"/>
                                </a:lnTo>
                                <a:lnTo>
                                  <a:pt x="8" y="1"/>
                                </a:lnTo>
                                <a:lnTo>
                                  <a:pt x="5" y="4"/>
                                </a:lnTo>
                                <a:lnTo>
                                  <a:pt x="2" y="7"/>
                                </a:lnTo>
                                <a:lnTo>
                                  <a:pt x="0" y="11"/>
                                </a:lnTo>
                                <a:lnTo>
                                  <a:pt x="0" y="15"/>
                                </a:lnTo>
                                <a:lnTo>
                                  <a:pt x="0" y="19"/>
                                </a:lnTo>
                                <a:lnTo>
                                  <a:pt x="2" y="23"/>
                                </a:lnTo>
                                <a:lnTo>
                                  <a:pt x="5" y="26"/>
                                </a:lnTo>
                                <a:lnTo>
                                  <a:pt x="8" y="29"/>
                                </a:lnTo>
                                <a:lnTo>
                                  <a:pt x="12" y="31"/>
                                </a:lnTo>
                                <a:lnTo>
                                  <a:pt x="16" y="31"/>
                                </a:lnTo>
                                <a:close/>
                              </a:path>
                            </a:pathLst>
                          </a:custGeom>
                          <a:noFill/>
                          <a:ln w="333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AutoShape 393"/>
                        <wps:cNvSpPr>
                          <a:spLocks/>
                        </wps:cNvSpPr>
                        <wps:spPr bwMode="auto">
                          <a:xfrm>
                            <a:off x="9664" y="54"/>
                            <a:ext cx="30" cy="29"/>
                          </a:xfrm>
                          <a:custGeom>
                            <a:avLst/>
                            <a:gdLst>
                              <a:gd name="T0" fmla="+- 0 9694 9664"/>
                              <a:gd name="T1" fmla="*/ T0 w 30"/>
                              <a:gd name="T2" fmla="+- 0 64 54"/>
                              <a:gd name="T3" fmla="*/ 64 h 29"/>
                              <a:gd name="T4" fmla="+- 0 9664 9664"/>
                              <a:gd name="T5" fmla="*/ T4 w 30"/>
                              <a:gd name="T6" fmla="+- 0 64 54"/>
                              <a:gd name="T7" fmla="*/ 64 h 29"/>
                              <a:gd name="T8" fmla="+- 0 9673 9664"/>
                              <a:gd name="T9" fmla="*/ T8 w 30"/>
                              <a:gd name="T10" fmla="+- 0 71 54"/>
                              <a:gd name="T11" fmla="*/ 71 h 29"/>
                              <a:gd name="T12" fmla="+- 0 9669 9664"/>
                              <a:gd name="T13" fmla="*/ T12 w 30"/>
                              <a:gd name="T14" fmla="+- 0 82 54"/>
                              <a:gd name="T15" fmla="*/ 82 h 29"/>
                              <a:gd name="T16" fmla="+- 0 9679 9664"/>
                              <a:gd name="T17" fmla="*/ T16 w 30"/>
                              <a:gd name="T18" fmla="+- 0 75 54"/>
                              <a:gd name="T19" fmla="*/ 75 h 29"/>
                              <a:gd name="T20" fmla="+- 0 9686 9664"/>
                              <a:gd name="T21" fmla="*/ T20 w 30"/>
                              <a:gd name="T22" fmla="+- 0 75 54"/>
                              <a:gd name="T23" fmla="*/ 75 h 29"/>
                              <a:gd name="T24" fmla="+- 0 9684 9664"/>
                              <a:gd name="T25" fmla="*/ T24 w 30"/>
                              <a:gd name="T26" fmla="+- 0 71 54"/>
                              <a:gd name="T27" fmla="*/ 71 h 29"/>
                              <a:gd name="T28" fmla="+- 0 9694 9664"/>
                              <a:gd name="T29" fmla="*/ T28 w 30"/>
                              <a:gd name="T30" fmla="+- 0 64 54"/>
                              <a:gd name="T31" fmla="*/ 64 h 29"/>
                              <a:gd name="T32" fmla="+- 0 9686 9664"/>
                              <a:gd name="T33" fmla="*/ T32 w 30"/>
                              <a:gd name="T34" fmla="+- 0 75 54"/>
                              <a:gd name="T35" fmla="*/ 75 h 29"/>
                              <a:gd name="T36" fmla="+- 0 9679 9664"/>
                              <a:gd name="T37" fmla="*/ T36 w 30"/>
                              <a:gd name="T38" fmla="+- 0 75 54"/>
                              <a:gd name="T39" fmla="*/ 75 h 29"/>
                              <a:gd name="T40" fmla="+- 0 9688 9664"/>
                              <a:gd name="T41" fmla="*/ T40 w 30"/>
                              <a:gd name="T42" fmla="+- 0 82 54"/>
                              <a:gd name="T43" fmla="*/ 82 h 29"/>
                              <a:gd name="T44" fmla="+- 0 9686 9664"/>
                              <a:gd name="T45" fmla="*/ T44 w 30"/>
                              <a:gd name="T46" fmla="+- 0 75 54"/>
                              <a:gd name="T47" fmla="*/ 75 h 29"/>
                              <a:gd name="T48" fmla="+- 0 9679 9664"/>
                              <a:gd name="T49" fmla="*/ T48 w 30"/>
                              <a:gd name="T50" fmla="+- 0 54 54"/>
                              <a:gd name="T51" fmla="*/ 54 h 29"/>
                              <a:gd name="T52" fmla="+- 0 9675 9664"/>
                              <a:gd name="T53" fmla="*/ T52 w 30"/>
                              <a:gd name="T54" fmla="+- 0 64 54"/>
                              <a:gd name="T55" fmla="*/ 64 h 29"/>
                              <a:gd name="T56" fmla="+- 0 9682 9664"/>
                              <a:gd name="T57" fmla="*/ T56 w 30"/>
                              <a:gd name="T58" fmla="+- 0 64 54"/>
                              <a:gd name="T59" fmla="*/ 64 h 29"/>
                              <a:gd name="T60" fmla="+- 0 9679 9664"/>
                              <a:gd name="T61" fmla="*/ T60 w 30"/>
                              <a:gd name="T62" fmla="+- 0 54 54"/>
                              <a:gd name="T63" fmla="*/ 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0" h="29">
                                <a:moveTo>
                                  <a:pt x="30" y="10"/>
                                </a:moveTo>
                                <a:lnTo>
                                  <a:pt x="0" y="10"/>
                                </a:lnTo>
                                <a:lnTo>
                                  <a:pt x="9" y="17"/>
                                </a:lnTo>
                                <a:lnTo>
                                  <a:pt x="5" y="28"/>
                                </a:lnTo>
                                <a:lnTo>
                                  <a:pt x="15" y="21"/>
                                </a:lnTo>
                                <a:lnTo>
                                  <a:pt x="22" y="21"/>
                                </a:lnTo>
                                <a:lnTo>
                                  <a:pt x="20" y="17"/>
                                </a:lnTo>
                                <a:lnTo>
                                  <a:pt x="30" y="10"/>
                                </a:lnTo>
                                <a:close/>
                                <a:moveTo>
                                  <a:pt x="22" y="21"/>
                                </a:moveTo>
                                <a:lnTo>
                                  <a:pt x="15" y="21"/>
                                </a:lnTo>
                                <a:lnTo>
                                  <a:pt x="24" y="28"/>
                                </a:lnTo>
                                <a:lnTo>
                                  <a:pt x="22" y="21"/>
                                </a:lnTo>
                                <a:close/>
                                <a:moveTo>
                                  <a:pt x="15" y="0"/>
                                </a:moveTo>
                                <a:lnTo>
                                  <a:pt x="11" y="10"/>
                                </a:lnTo>
                                <a:lnTo>
                                  <a:pt x="18" y="10"/>
                                </a:lnTo>
                                <a:lnTo>
                                  <a:pt x="1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4" name="Freeform 392"/>
                        <wps:cNvSpPr>
                          <a:spLocks/>
                        </wps:cNvSpPr>
                        <wps:spPr bwMode="auto">
                          <a:xfrm>
                            <a:off x="9664" y="54"/>
                            <a:ext cx="30" cy="29"/>
                          </a:xfrm>
                          <a:custGeom>
                            <a:avLst/>
                            <a:gdLst>
                              <a:gd name="T0" fmla="+- 0 9679 9664"/>
                              <a:gd name="T1" fmla="*/ T0 w 30"/>
                              <a:gd name="T2" fmla="+- 0 54 54"/>
                              <a:gd name="T3" fmla="*/ 54 h 29"/>
                              <a:gd name="T4" fmla="+- 0 9675 9664"/>
                              <a:gd name="T5" fmla="*/ T4 w 30"/>
                              <a:gd name="T6" fmla="+- 0 64 54"/>
                              <a:gd name="T7" fmla="*/ 64 h 29"/>
                              <a:gd name="T8" fmla="+- 0 9664 9664"/>
                              <a:gd name="T9" fmla="*/ T8 w 30"/>
                              <a:gd name="T10" fmla="+- 0 64 54"/>
                              <a:gd name="T11" fmla="*/ 64 h 29"/>
                              <a:gd name="T12" fmla="+- 0 9673 9664"/>
                              <a:gd name="T13" fmla="*/ T12 w 30"/>
                              <a:gd name="T14" fmla="+- 0 71 54"/>
                              <a:gd name="T15" fmla="*/ 71 h 29"/>
                              <a:gd name="T16" fmla="+- 0 9669 9664"/>
                              <a:gd name="T17" fmla="*/ T16 w 30"/>
                              <a:gd name="T18" fmla="+- 0 82 54"/>
                              <a:gd name="T19" fmla="*/ 82 h 29"/>
                              <a:gd name="T20" fmla="+- 0 9679 9664"/>
                              <a:gd name="T21" fmla="*/ T20 w 30"/>
                              <a:gd name="T22" fmla="+- 0 75 54"/>
                              <a:gd name="T23" fmla="*/ 75 h 29"/>
                              <a:gd name="T24" fmla="+- 0 9688 9664"/>
                              <a:gd name="T25" fmla="*/ T24 w 30"/>
                              <a:gd name="T26" fmla="+- 0 82 54"/>
                              <a:gd name="T27" fmla="*/ 82 h 29"/>
                              <a:gd name="T28" fmla="+- 0 9684 9664"/>
                              <a:gd name="T29" fmla="*/ T28 w 30"/>
                              <a:gd name="T30" fmla="+- 0 71 54"/>
                              <a:gd name="T31" fmla="*/ 71 h 29"/>
                              <a:gd name="T32" fmla="+- 0 9694 9664"/>
                              <a:gd name="T33" fmla="*/ T32 w 30"/>
                              <a:gd name="T34" fmla="+- 0 64 54"/>
                              <a:gd name="T35" fmla="*/ 64 h 29"/>
                              <a:gd name="T36" fmla="+- 0 9682 9664"/>
                              <a:gd name="T37" fmla="*/ T36 w 30"/>
                              <a:gd name="T38" fmla="+- 0 64 54"/>
                              <a:gd name="T39" fmla="*/ 64 h 29"/>
                              <a:gd name="T40" fmla="+- 0 9679 9664"/>
                              <a:gd name="T41" fmla="*/ T40 w 30"/>
                              <a:gd name="T42" fmla="+- 0 54 54"/>
                              <a:gd name="T43" fmla="*/ 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0" h="29">
                                <a:moveTo>
                                  <a:pt x="15" y="0"/>
                                </a:moveTo>
                                <a:lnTo>
                                  <a:pt x="11" y="10"/>
                                </a:lnTo>
                                <a:lnTo>
                                  <a:pt x="0" y="10"/>
                                </a:lnTo>
                                <a:lnTo>
                                  <a:pt x="9" y="17"/>
                                </a:lnTo>
                                <a:lnTo>
                                  <a:pt x="5" y="28"/>
                                </a:lnTo>
                                <a:lnTo>
                                  <a:pt x="15" y="21"/>
                                </a:lnTo>
                                <a:lnTo>
                                  <a:pt x="24" y="28"/>
                                </a:lnTo>
                                <a:lnTo>
                                  <a:pt x="20" y="17"/>
                                </a:lnTo>
                                <a:lnTo>
                                  <a:pt x="30" y="10"/>
                                </a:lnTo>
                                <a:lnTo>
                                  <a:pt x="18" y="10"/>
                                </a:lnTo>
                                <a:lnTo>
                                  <a:pt x="15" y="0"/>
                                </a:lnTo>
                                <a:close/>
                              </a:path>
                            </a:pathLst>
                          </a:custGeom>
                          <a:noFill/>
                          <a:ln w="333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6E1124" id="Group 391" o:spid="_x0000_s1026" style="position:absolute;margin-left:338.65pt;margin-top:-12.05pt;width:177.25pt;height:132.1pt;z-index:-251610112;mso-position-horizontal-relative:page" coordorigin="6773,-241" coordsize="3545,2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">
                <v:line id="Line 483" o:spid="_x0000_s1027" style="position:absolute;visibility:visible;mso-wrap-style:square" from="6793,2380" to="6793,2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" strokecolor="#afafaf" strokeweight=".07406mm"/>
                <v:line id="Line 482" o:spid="_x0000_s1028" style="position:absolute;visibility:visible;mso-wrap-style:square" from="6793,2389" to="6793,2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" strokeweight=".32394mm"/>
                <v:line id="Line 481" o:spid="_x0000_s1029" style="position:absolute;visibility:visible;mso-wrap-style:square" from="6793,2380" to="6793,2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" strokeweight=".07406mm"/>
                <v:line id="Line 480" o:spid="_x0000_s1030" style="position:absolute;visibility:visible;mso-wrap-style:square" from="7233,2380" to="7233,2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" strokecolor="#afafaf" strokeweight=".07406mm"/>
                <v:line id="Line 479" o:spid="_x0000_s1031" style="position:absolute;visibility:visible;mso-wrap-style:square" from="7233,2389" to="7233,2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" strokeweight=".32394mm"/>
                <v:line id="Line 478" o:spid="_x0000_s1032" style="position:absolute;visibility:visible;mso-wrap-style:square" from="7233,2380" to="7233,2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" strokeweight=".07406mm"/>
                <v:line id="Line 477" o:spid="_x0000_s1033" style="position:absolute;visibility:visible;mso-wrap-style:square" from="7672,2380" to="7672,2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" strokecolor="#afafaf" strokeweight=".07406mm"/>
                <v:line id="Line 476" o:spid="_x0000_s1034" style="position:absolute;visibility:visible;mso-wrap-style:square" from="7672,2389" to="7672,2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" strokeweight=".32394mm"/>
                <v:line id="Line 475" o:spid="_x0000_s1035" style="position:absolute;visibility:visible;mso-wrap-style:square" from="7672,2380" to="7672,2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" strokeweight=".07406mm"/>
                <v:line id="Line 474" o:spid="_x0000_s1036" style="position:absolute;visibility:visible;mso-wrap-style:square" from="8111,2380" to="8111,2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" strokecolor="#afafaf" strokeweight=".07406mm"/>
                <v:line id="Line 473" o:spid="_x0000_s1037" style="position:absolute;visibility:visible;mso-wrap-style:square" from="8111,2389" to="8111,2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" strokeweight=".32394mm"/>
                <v:line id="Line 472" o:spid="_x0000_s1038" style="position:absolute;visibility:visible;mso-wrap-style:square" from="8111,2380" to="8111,2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" strokeweight=".07406mm"/>
                <v:line id="Line 471" o:spid="_x0000_s1039" style="position:absolute;visibility:visible;mso-wrap-style:square" from="8550,2380" to="8550,2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" strokecolor="#afafaf" strokeweight=".07406mm"/>
                <v:line id="Line 470" o:spid="_x0000_s1040" style="position:absolute;visibility:visible;mso-wrap-style:square" from="8550,2389" to="8550,2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" strokeweight=".32394mm"/>
                <v:line id="Line 469" o:spid="_x0000_s1041" style="position:absolute;visibility:visible;mso-wrap-style:square" from="8550,2380" to="8550,2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" strokeweight=".07406mm"/>
                <v:line id="Line 468" o:spid="_x0000_s1042" style="position:absolute;visibility:visible;mso-wrap-style:square" from="8989,2380" to="8989,2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" strokecolor="#afafaf" strokeweight=".07406mm"/>
                <v:line id="Line 467" o:spid="_x0000_s1043" style="position:absolute;visibility:visible;mso-wrap-style:square" from="8989,2389" to="8989,2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" strokeweight=".32394mm"/>
                <v:line id="Line 466" o:spid="_x0000_s1044" style="position:absolute;visibility:visible;mso-wrap-style:square" from="8989,2380" to="8989,2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" strokeweight=".07406mm"/>
                <v:line id="Line 465" o:spid="_x0000_s1045" style="position:absolute;visibility:visible;mso-wrap-style:square" from="9429,2380" to="9429,2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" strokecolor="#afafaf" strokeweight=".07406mm"/>
                <v:line id="Line 464" o:spid="_x0000_s1046" style="position:absolute;visibility:visible;mso-wrap-style:square" from="9429,2389" to="9429,2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" strokeweight=".32394mm"/>
                <v:line id="Line 463" o:spid="_x0000_s1047" style="position:absolute;visibility:visible;mso-wrap-style:square" from="9429,2380" to="9429,2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" strokeweight=".07406mm"/>
                <v:line id="Line 462" o:spid="_x0000_s1048" style="position:absolute;visibility:visible;mso-wrap-style:square" from="9868,2380" to="9868,2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" strokecolor="#afafaf" strokeweight=".07406mm"/>
                <v:line id="Line 461" o:spid="_x0000_s1049" style="position:absolute;visibility:visible;mso-wrap-style:square" from="9868,2389" to="9868,2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" strokeweight=".32394mm"/>
                <v:line id="Line 460" o:spid="_x0000_s1050" style="position:absolute;visibility:visible;mso-wrap-style:square" from="9868,2380" to="9868,2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" strokeweight=".07406mm"/>
                <v:line id="Line 459" o:spid="_x0000_s1051" style="position:absolute;visibility:visible;mso-wrap-style:square" from="10307,2380" to="10307,2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" strokecolor="#afafaf" strokeweight=".07406mm"/>
                <v:line id="Line 458" o:spid="_x0000_s1052" style="position:absolute;visibility:visible;mso-wrap-style:square" from="10307,2389" to="10307,2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" strokeweight=".32394mm"/>
                <v:line id="Line 457" o:spid="_x0000_s1053" style="position:absolute;visibility:visible;mso-wrap-style:square" from="10307,2380" to="10307,2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" strokeweight=".07406mm"/>
                <v:line id="Line 456" o:spid="_x0000_s1054" style="position:absolute;visibility:visible;mso-wrap-style:square" from="6793,2380" to="10307,2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" strokecolor="#afafaf" strokeweight=".07406mm"/>
                <v:line id="Line 455" o:spid="_x0000_s1055" style="position:absolute;visibility:visible;mso-wrap-style:square" from="6775,2380" to="6793,2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" strokeweight="0"/>
                <v:line id="Line 454" o:spid="_x0000_s1056" style="position:absolute;visibility:visible;mso-wrap-style:square" from="6793,2380" to="6793,2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" strokeweight=".07406mm"/>
                <v:line id="Line 453" o:spid="_x0000_s1057" style="position:absolute;visibility:visible;mso-wrap-style:square" from="6793,2089" to="10307,2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" strokecolor="#afafaf" strokeweight=".07406mm"/>
                <v:line id="Line 452" o:spid="_x0000_s1058" style="position:absolute;visibility:visible;mso-wrap-style:square" from="6775,2089" to="6793,2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" strokeweight="0"/>
                <v:line id="Line 451" o:spid="_x0000_s1059" style="position:absolute;visibility:visible;mso-wrap-style:square" from="6793,2089" to="6793,2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" strokeweight=".07406mm"/>
                <v:line id="Line 450" o:spid="_x0000_s1060" style="position:absolute;visibility:visible;mso-wrap-style:square" from="6793,1798" to="10307,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" strokecolor="#afafaf" strokeweight=".07406mm"/>
                <v:line id="Line 449" o:spid="_x0000_s1061" style="position:absolute;visibility:visible;mso-wrap-style:square" from="6775,1798" to="6793,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" strokeweight="0"/>
                <v:line id="Line 448" o:spid="_x0000_s1062" style="position:absolute;visibility:visible;mso-wrap-style:square" from="6793,1798" to="6793,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" strokeweight=".07406mm"/>
                <v:line id="Line 447" o:spid="_x0000_s1063" style="position:absolute;visibility:visible;mso-wrap-style:square" from="6793,1507" to="10307,1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" strokecolor="#afafaf" strokeweight=".07406mm"/>
                <v:line id="Line 446" o:spid="_x0000_s1064" style="position:absolute;visibility:visible;mso-wrap-style:square" from="6775,1507" to="6793,1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" strokeweight="0"/>
                <v:line id="Line 445" o:spid="_x0000_s1065" style="position:absolute;visibility:visible;mso-wrap-style:square" from="6793,1507" to="6793,1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" strokeweight=".07406mm"/>
                <v:line id="Line 444" o:spid="_x0000_s1066" style="position:absolute;visibility:visible;mso-wrap-style:square" from="6793,1216" to="10307,1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" strokecolor="#afafaf" strokeweight=".07406mm"/>
                <v:line id="Line 443" o:spid="_x0000_s1067" style="position:absolute;visibility:visible;mso-wrap-style:square" from="6775,1216" to="6793,1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" strokeweight="0"/>
                <v:line id="Line 442" o:spid="_x0000_s1068" style="position:absolute;visibility:visible;mso-wrap-style:square" from="6793,1216" to="6793,1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" strokeweight=".07406mm"/>
                <v:line id="Line 441" o:spid="_x0000_s1069" style="position:absolute;visibility:visible;mso-wrap-style:square" from="6793,925" to="10307,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" strokecolor="#afafaf" strokeweight=".07406mm"/>
                <v:line id="Line 440" o:spid="_x0000_s1070" style="position:absolute;visibility:visible;mso-wrap-style:square" from="6775,925" to="6793,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" strokeweight="0"/>
                <v:line id="Line 439" o:spid="_x0000_s1071" style="position:absolute;visibility:visible;mso-wrap-style:square" from="6793,925" to="6793,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" strokeweight=".07406mm"/>
                <v:line id="Line 438" o:spid="_x0000_s1072" style="position:absolute;visibility:visible;mso-wrap-style:square" from="6793,634" to="10307,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" strokecolor="#afafaf" strokeweight=".07406mm"/>
                <v:line id="Line 437" o:spid="_x0000_s1073" style="position:absolute;visibility:visible;mso-wrap-style:square" from="6775,634" to="6793,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" strokeweight="0"/>
                <v:line id="Line 436" o:spid="_x0000_s1074" style="position:absolute;visibility:visible;mso-wrap-style:square" from="6793,634" to="6793,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" strokeweight=".07406mm"/>
                <v:line id="Line 435" o:spid="_x0000_s1075" style="position:absolute;visibility:visible;mso-wrap-style:square" from="6793,343" to="10307,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" strokecolor="#afafaf" strokeweight=".07406mm"/>
                <v:line id="Line 434" o:spid="_x0000_s1076" style="position:absolute;visibility:visible;mso-wrap-style:square" from="6775,343" to="6793,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" strokeweight="0"/>
                <v:line id="Line 433" o:spid="_x0000_s1077" style="position:absolute;visibility:visible;mso-wrap-style:square" from="6793,343" to="6793,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" strokeweight=".07406mm"/>
                <v:line id="Line 432" o:spid="_x0000_s1078" style="position:absolute;visibility:visible;mso-wrap-style:square" from="6793,53" to="1030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" strokecolor="#afafaf" strokeweight=".07406mm"/>
                <v:line id="Line 431" o:spid="_x0000_s1079" style="position:absolute;visibility:visible;mso-wrap-style:square" from="6775,53" to="679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" strokeweight="0"/>
                <v:line id="Line 430" o:spid="_x0000_s1080" style="position:absolute;visibility:visible;mso-wrap-style:square" from="6793,53" to="679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" strokeweight=".07406mm"/>
                <v:line id="Line 429" o:spid="_x0000_s1081" style="position:absolute;visibility:visible;mso-wrap-style:square" from="6793,-238" to="10307,-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" strokecolor="#afafaf" strokeweight=".07406mm"/>
                <v:line id="Line 428" o:spid="_x0000_s1082" style="position:absolute;visibility:visible;mso-wrap-style:square" from="6775,-238" to="679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" strokeweight="0"/>
                <v:line id="Line 427" o:spid="_x0000_s1083" style="position:absolute;visibility:visible;mso-wrap-style:square" from="6793,-238" to="679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" strokeweight=".07406mm"/>
                <v:shape id="Freeform 426" o:spid="_x0000_s1084" style="position:absolute;left:7233;top:1418;width:2636;height:509;visibility:visible;mso-wrap-style:square;v-text-anchor:top" coordsize="2636,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" path="m2635,l2196,89,1756,249,1098,419,733,443,,508e" filled="f" strokecolor="#1f77b3" strokeweight=".37022mm">
                  <v:path arrowok="t" o:connecttype="custom" o:connectlocs="2635,1418;2196,1507;1756,1667;1098,1837;733,1861;0,1926" o:connectangles="0,0,0,0,0,0"/>
                </v:shape>
                <v:shape id="Freeform 425" o:spid="_x0000_s1085" style="position:absolute;left:9842;top:1391;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" path="m33,l19,,12,3,2,13,,20,,34r2,6l12,50r7,3l33,53r6,-3l49,40r3,-6l52,20,49,13,39,3,33,xe" fillcolor="#1f77b3" stroked="f">
                  <v:path arrowok="t" o:connecttype="custom" o:connectlocs="33,1391;19,1391;12,1394;2,1404;0,1411;0,1425;2,1431;12,1441;19,1444;33,1444;39,1441;49,1431;52,1425;52,1411;49,1404;39,1394;33,1391" o:connectangles="0,0,0,0,0,0,0,0,0,0,0,0,0,0,0,0,0"/>
                </v:shape>
                <v:shape id="Freeform 424" o:spid="_x0000_s1086" style="position:absolute;left:9842;top:1391;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" path="m26,53r7,l39,50r5,-5l49,40r3,-6l52,27r,-7l49,13,44,8,39,3,33,,26,,19,,12,3,7,8,2,13,,20r,7l,34r2,6l7,45r5,5l19,53r7,xe" filled="f" strokecolor="#1f77b3" strokeweight=".09256mm">
                  <v:path arrowok="t" o:connecttype="custom" o:connectlocs="26,1444;33,1444;39,1441;44,1436;49,1431;52,1425;52,1418;52,1411;49,1404;44,1399;39,1394;33,1391;26,1391;19,1391;12,1394;7,1399;2,1404;0,1411;0,1418;0,1425;2,1431;7,1436;12,1441;19,1444;26,1444" o:connectangles="0,0,0,0,0,0,0,0,0,0,0,0,0,0,0,0,0,0,0,0,0,0,0,0,0"/>
                </v:shape>
                <v:shape id="Freeform 423" o:spid="_x0000_s1087" style="position:absolute;left:9402;top:1481;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" path="m34,l20,,13,3,3,12,,19,,33r3,7l13,50r7,2l34,52r6,-2l50,40r3,-7l53,19,50,12,40,3,34,xe" fillcolor="#1f77b3" stroked="f">
                  <v:path arrowok="t" o:connecttype="custom" o:connectlocs="34,1481;20,1481;13,1484;3,1493;0,1500;0,1514;3,1521;13,1531;20,1533;34,1533;40,1531;50,1521;53,1514;53,1500;50,1493;40,1484;34,1481" o:connectangles="0,0,0,0,0,0,0,0,0,0,0,0,0,0,0,0,0"/>
                </v:shape>
                <v:shape id="Freeform 422" o:spid="_x0000_s1088" style="position:absolute;left:9402;top:1481;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" path="m27,52r7,l40,50r5,-5l50,40r3,-7l53,26r,-7l50,12,45,8,40,3,34,,27,,20,,13,3,8,8,3,12,,19r,7l,33r3,7l8,45r5,5l20,52r7,xe" filled="f" strokecolor="#1f77b3" strokeweight=".09256mm">
                  <v:path arrowok="t" o:connecttype="custom" o:connectlocs="27,1533;34,1533;40,1531;45,1526;50,1521;53,1514;53,1507;53,1500;50,1493;45,1489;40,1484;34,1481;27,1481;20,1481;13,1484;8,1489;3,1493;0,1500;0,1507;0,1514;3,1521;8,1526;13,1531;20,1533;27,1533" o:connectangles="0,0,0,0,0,0,0,0,0,0,0,0,0,0,0,0,0,0,0,0,0,0,0,0,0"/>
                </v:shape>
                <v:shape id="Freeform 421" o:spid="_x0000_s1089" style="position:absolute;left:8963;top:1641;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" path="m33,l19,,13,2,3,12,,19,,33r3,6l13,49r6,3l33,52r7,-3l50,39r3,-6l53,19,50,12,40,2,33,xe" fillcolor="#1f77b3" stroked="f">
                  <v:path arrowok="t" o:connecttype="custom" o:connectlocs="33,1641;19,1641;13,1643;3,1653;0,1660;0,1674;3,1680;13,1690;19,1693;33,1693;40,1690;50,1680;53,1674;53,1660;50,1653;40,1643;33,1641" o:connectangles="0,0,0,0,0,0,0,0,0,0,0,0,0,0,0,0,0"/>
                </v:shape>
                <v:shape id="Freeform 420" o:spid="_x0000_s1090" style="position:absolute;left:8963;top:1641;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" path="m26,52r7,l40,49r5,-5l50,39r3,-6l53,26r,-7l50,12,45,7,40,2,33,,26,,19,,13,2,8,7,3,12,,19r,7l,33r3,6l8,44r5,5l19,52r7,xe" filled="f" strokecolor="#1f77b3" strokeweight=".09256mm">
                  <v:path arrowok="t" o:connecttype="custom" o:connectlocs="26,1693;33,1693;40,1690;45,1685;50,1680;53,1674;53,1667;53,1660;50,1653;45,1648;40,1643;33,1641;26,1641;19,1641;13,1643;8,1648;3,1653;0,1660;0,1667;0,1674;3,1680;8,1685;13,1690;19,1693;26,1693" o:connectangles="0,0,0,0,0,0,0,0,0,0,0,0,0,0,0,0,0,0,0,0,0,0,0,0,0"/>
                </v:shape>
                <v:shape id="Freeform 419" o:spid="_x0000_s1091" style="position:absolute;left:8304;top:1811;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" path="m34,l20,,13,3,3,13,,19,,33r3,7l13,50r7,2l34,52r6,-2l50,40r3,-7l53,19,50,13,40,3,34,xe" fillcolor="#1f77b3" stroked="f">
                  <v:path arrowok="t" o:connecttype="custom" o:connectlocs="34,1811;20,1811;13,1814;3,1824;0,1830;0,1844;3,1851;13,1861;20,1863;34,1863;40,1861;50,1851;53,1844;53,1830;50,1824;40,1814;34,1811" o:connectangles="0,0,0,0,0,0,0,0,0,0,0,0,0,0,0,0,0"/>
                </v:shape>
                <v:shape id="Freeform 418" o:spid="_x0000_s1092" style="position:absolute;left:8304;top:1811;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" path="m27,52r7,l40,50r5,-5l50,40r3,-7l53,26r,-7l50,13,45,8,40,3,34,,27,,20,,13,3,8,8,3,13,,19r,7l,33r3,7l8,45r5,5l20,52r7,xe" filled="f" strokecolor="#1f77b3" strokeweight=".09256mm">
                  <v:path arrowok="t" o:connecttype="custom" o:connectlocs="27,1863;34,1863;40,1861;45,1856;50,1851;53,1844;53,1837;53,1830;50,1824;45,1819;40,1814;34,1811;27,1811;20,1811;13,1814;8,1819;3,1824;0,1830;0,1837;0,1844;3,1851;8,1856;13,1861;20,1863;27,1863" o:connectangles="0,0,0,0,0,0,0,0,0,0,0,0,0,0,0,0,0,0,0,0,0,0,0,0,0"/>
                </v:shape>
                <v:shape id="Freeform 417" o:spid="_x0000_s1093" style="position:absolute;left:7940;top:1834;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" path="m33,l19,,12,3,3,13,,20,,34r3,6l12,50r7,3l33,53r7,-3l50,40r2,-6l52,20,50,13,40,3,33,xe" fillcolor="#1f77b3" stroked="f">
                  <v:path arrowok="t" o:connecttype="custom" o:connectlocs="33,1834;19,1834;12,1837;3,1847;0,1854;0,1868;3,1874;12,1884;19,1887;33,1887;40,1884;50,1874;52,1868;52,1854;50,1847;40,1837;33,1834" o:connectangles="0,0,0,0,0,0,0,0,0,0,0,0,0,0,0,0,0"/>
                </v:shape>
                <v:shape id="Freeform 416" o:spid="_x0000_s1094" style="position:absolute;left:7940;top:1834;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" path="m26,53r7,l40,50r5,-5l50,40r2,-6l52,27r,-7l50,13,45,8,40,3,33,,26,,19,,12,3,8,8,3,13,,20r,7l,34r3,6l8,45r4,5l19,53r7,xe" filled="f" strokecolor="#1f77b3" strokeweight=".09256mm">
                  <v:path arrowok="t" o:connecttype="custom" o:connectlocs="26,1887;33,1887;40,1884;45,1879;50,1874;52,1868;52,1861;52,1854;50,1847;45,1842;40,1837;33,1834;26,1834;19,1834;12,1837;8,1842;3,1847;0,1854;0,1861;0,1868;3,1874;8,1879;12,1884;19,1887;26,1887" o:connectangles="0,0,0,0,0,0,0,0,0,0,0,0,0,0,0,0,0,0,0,0,0,0,0,0,0"/>
                </v:shape>
                <v:shape id="Freeform 415" o:spid="_x0000_s1095" style="position:absolute;left:7206;top:1900;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" path="m34,l20,,13,3,3,13,,19,,33r3,7l13,50r7,3l34,53r6,-3l50,40r3,-7l53,19,50,13,40,3,34,xe" fillcolor="#1f77b3" stroked="f">
                  <v:path arrowok="t" o:connecttype="custom" o:connectlocs="34,1900;20,1900;13,1903;3,1913;0,1919;0,1933;3,1940;13,1950;20,1953;34,1953;40,1950;50,1940;53,1933;53,1919;50,1913;40,1903;34,1900" o:connectangles="0,0,0,0,0,0,0,0,0,0,0,0,0,0,0,0,0"/>
                </v:shape>
                <v:shape id="Freeform 414" o:spid="_x0000_s1096" style="position:absolute;left:7206;top:1900;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" path="m27,53r7,l40,50r5,-5l50,40r3,-7l53,26r,-7l50,13,45,8,40,3,34,,27,,20,,13,3,8,8,3,13,,19r,7l,33r3,7l8,45r5,5l20,53r7,xe" filled="f" strokecolor="#1f77b3" strokeweight=".09256mm">
                  <v:path arrowok="t" o:connecttype="custom" o:connectlocs="27,1953;34,1953;40,1950;45,1945;50,1940;53,1933;53,1926;53,1919;50,1913;45,1908;40,1903;34,1900;27,1900;20,1900;13,1903;8,1908;3,1913;0,1919;0,1926;0,1933;3,1940;8,1945;13,1950;20,1953;27,1953" o:connectangles="0,0,0,0,0,0,0,0,0,0,0,0,0,0,0,0,0,0,0,0,0,0,0,0,0"/>
                </v:shape>
                <v:shape id="Freeform 413" o:spid="_x0000_s1097" style="position:absolute;left:7233;top:35;width:2636;height:1503;visibility:visible;mso-wrap-style:square;v-text-anchor:top" coordsize="2636,1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" path="m2635,1437r-439,35l1756,1503,1098,484,733,126,,e" filled="f" strokecolor="#ff7f0e" strokeweight=".37022mm">
                  <v:path arrowok="t" o:connecttype="custom" o:connectlocs="2635,1472;2196,1507;1756,1538;1098,519;733,161;0,35" o:connectangles="0,0,0,0,0,0"/>
                </v:shape>
                <v:shape id="AutoShape 412" o:spid="_x0000_s1098" style="position:absolute;left:7206;top:35;width:2688;height:1503;visibility:visible;mso-wrap-style:square;v-text-anchor:top" coordsize="2688,1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" path="m2636,1437r52,m2196,1472r53,m1757,1503r53,m1098,484r53,m734,126r52,m,l53,e" filled="f" strokecolor="#ff7f0e" strokeweight=".92558mm">
                  <v:path arrowok="t" o:connecttype="custom" o:connectlocs="2636,1472;2688,1472;2196,1507;2249,1507;1757,1538;1810,1538;1098,519;1151,519;734,161;786,161;0,35;53,35" o:connectangles="0,0,0,0,0,0,0,0,0,0,0,0"/>
                </v:shape>
                <v:shape id="Freeform 411" o:spid="_x0000_s1099" style="position:absolute;left:7233;top:1126;width:2636;height:1037;visibility:visible;mso-wrap-style:square;v-text-anchor:top" coordsize="2636,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" path="m2635,35l2196,381,1756,837r-658,199l733,887,,e" filled="f" strokecolor="#2ba02b" strokeweight=".37022mm">
                  <v:path arrowok="t" o:connecttype="custom" o:connectlocs="2635,1161;2196,1507;1756,1963;1098,2162;733,2013;0,1126" o:connectangles="0,0,0,0,0,0"/>
                </v:shape>
                <v:shape id="AutoShape 410" o:spid="_x0000_s1100" style="position:absolute;left:9843;top:1135;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" path="m50,18l,18,15,29,9,47,25,36r12,l34,29,50,18xm37,36r-12,l40,47,37,36xm25,l19,18r12,l25,xe" fillcolor="#2ba02b" stroked="f">
                  <v:path arrowok="t" o:connecttype="custom" o:connectlocs="50,1153;0,1153;15,1164;9,1182;25,1171;37,1171;34,1164;50,1153;37,1171;25,1171;40,1182;37,1171;25,1135;19,1153;31,1153;25,1135" o:connectangles="0,0,0,0,0,0,0,0,0,0,0,0,0,0,0,0"/>
                </v:shape>
                <v:shape id="Freeform 409" o:spid="_x0000_s1101" style="position:absolute;left:9843;top:1135;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" path="m25,l19,18,,18,15,29,9,47,25,36,40,47,34,29,50,18r-19,l25,xe" filled="f" strokecolor="#2ba02b" strokeweight=".09256mm">
                  <v:path arrowok="t" o:connecttype="custom" o:connectlocs="25,1135;19,1153;0,1153;15,1164;9,1182;25,1171;40,1182;34,1164;50,1153;31,1153;25,1135" o:connectangles="0,0,0,0,0,0,0,0,0,0,0"/>
                </v:shape>
                <v:shape id="AutoShape 408" o:spid="_x0000_s1102" style="position:absolute;left:9404;top:1481;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" path="m50,18l,18,15,29,9,47,25,36r11,l34,29,50,18xm36,36r-11,l40,47,36,36xm25,l19,18r12,l25,xe" fillcolor="#2ba02b" stroked="f">
                  <v:path arrowok="t" o:connecttype="custom" o:connectlocs="50,1499;0,1499;15,1510;9,1528;25,1517;36,1517;34,1510;50,1499;36,1517;25,1517;40,1528;36,1517;25,1481;19,1499;31,1499;25,1481" o:connectangles="0,0,0,0,0,0,0,0,0,0,0,0,0,0,0,0"/>
                </v:shape>
                <v:shape id="Freeform 407" o:spid="_x0000_s1103" style="position:absolute;left:9404;top:1481;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" path="m25,l19,18,,18,15,29,9,47,25,36,40,47,34,29,50,18r-19,l25,xe" filled="f" strokecolor="#2ba02b" strokeweight=".09256mm">
                  <v:path arrowok="t" o:connecttype="custom" o:connectlocs="25,1481;19,1499;0,1499;15,1510;9,1528;25,1517;40,1528;34,1510;50,1499;31,1499;25,1481" o:connectangles="0,0,0,0,0,0,0,0,0,0,0"/>
                </v:shape>
                <v:shape id="AutoShape 406" o:spid="_x0000_s1104" style="position:absolute;left:8964;top:1937;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" path="m50,18l,18,16,29,10,47,25,36r12,l35,29,50,18xm37,36r-12,l41,47,37,36xm25,l20,18r11,l25,xe" fillcolor="#2ba02b" stroked="f">
                  <v:path arrowok="t" o:connecttype="custom" o:connectlocs="50,1955;0,1955;16,1966;10,1984;25,1973;37,1973;35,1966;50,1955;37,1973;25,1973;41,1984;37,1973;25,1937;20,1955;31,1955;25,1937" o:connectangles="0,0,0,0,0,0,0,0,0,0,0,0,0,0,0,0"/>
                </v:shape>
                <v:shape id="Freeform 405" o:spid="_x0000_s1105" style="position:absolute;left:8964;top:1937;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" path="m25,l20,18,,18,16,29,10,47,25,36,41,47,35,29,50,18r-19,l25,xe" filled="f" strokecolor="#2ba02b" strokeweight=".09256mm">
                  <v:path arrowok="t" o:connecttype="custom" o:connectlocs="25,1937;20,1955;0,1955;16,1966;10,1984;25,1973;41,1984;35,1966;50,1955;31,1955;25,1937" o:connectangles="0,0,0,0,0,0,0,0,0,0,0"/>
                </v:shape>
                <v:shape id="AutoShape 404" o:spid="_x0000_s1106" style="position:absolute;left:8306;top:2136;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" path="m50,18l,18,15,29,9,47,25,36r11,l34,29,50,18xm36,36r-11,l40,47,36,36xm25,l19,18r12,l25,xe" fillcolor="#2ba02b" stroked="f">
                  <v:path arrowok="t" o:connecttype="custom" o:connectlocs="50,2154;0,2154;15,2165;9,2183;25,2172;36,2172;34,2165;50,2154;36,2172;25,2172;40,2183;36,2172;25,2136;19,2154;31,2154;25,2136" o:connectangles="0,0,0,0,0,0,0,0,0,0,0,0,0,0,0,0"/>
                </v:shape>
                <v:shape id="Freeform 403" o:spid="_x0000_s1107" style="position:absolute;left:8306;top:2136;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" path="m25,l19,18,,18,15,29,9,47,25,36,40,47,34,29,50,18r-19,l25,xe" filled="f" strokecolor="#2ba02b" strokeweight=".09256mm">
                  <v:path arrowok="t" o:connecttype="custom" o:connectlocs="25,2136;19,2154;0,2154;15,2165;9,2183;25,2172;40,2183;34,2165;50,2154;31,2154;25,2136" o:connectangles="0,0,0,0,0,0,0,0,0,0,0"/>
                </v:shape>
                <v:shape id="AutoShape 402" o:spid="_x0000_s1108" style="position:absolute;left:7941;top:1987;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" path="m50,18l,18,16,29,10,47,25,36r12,l35,29,50,18xm37,36r-12,l40,47,37,36xm25,l19,18r12,l25,xe" fillcolor="#2ba02b" stroked="f">
                  <v:path arrowok="t" o:connecttype="custom" o:connectlocs="50,2005;0,2005;16,2016;10,2034;25,2023;37,2023;35,2016;50,2005;37,2023;25,2023;40,2034;37,2023;25,1987;19,2005;31,2005;25,1987" o:connectangles="0,0,0,0,0,0,0,0,0,0,0,0,0,0,0,0"/>
                </v:shape>
                <v:shape id="Freeform 401" o:spid="_x0000_s1109" style="position:absolute;left:7941;top:1987;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" path="m25,l19,18,,18,16,29,10,47,25,36,40,47,35,29,50,18r-19,l25,xe" filled="f" strokecolor="#2ba02b" strokeweight=".09256mm">
                  <v:path arrowok="t" o:connecttype="custom" o:connectlocs="25,1987;19,2005;0,2005;16,2016;10,2034;25,2023;40,2034;35,2016;50,2005;31,2005;25,1987" o:connectangles="0,0,0,0,0,0,0,0,0,0,0"/>
                </v:shape>
                <v:shape id="AutoShape 400" o:spid="_x0000_s1110" style="position:absolute;left:7208;top:1099;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" path="m50,19l,19,15,30,9,48,25,37r11,l34,30,50,19xm36,37r-11,l40,48,36,37xm25,l19,19r11,l25,xe" fillcolor="#2ba02b" stroked="f">
                  <v:path arrowok="t" o:connecttype="custom" o:connectlocs="50,1118;0,1118;15,1129;9,1147;25,1136;36,1136;34,1129;50,1118;36,1136;25,1136;40,1147;36,1136;25,1099;19,1118;30,1118;25,1099" o:connectangles="0,0,0,0,0,0,0,0,0,0,0,0,0,0,0,0"/>
                </v:shape>
                <v:shape id="Freeform 399" o:spid="_x0000_s1111" style="position:absolute;left:7208;top:1099;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" path="m25,l19,19,,19,15,30,9,48,25,37,40,48,34,30,50,19r-20,l25,xe" filled="f" strokecolor="#2ba02b" strokeweight=".09256mm">
                  <v:path arrowok="t" o:connecttype="custom" o:connectlocs="25,1099;19,1118;0,1118;15,1129;9,1147;25,1136;40,1147;34,1129;50,1118;30,1118;25,1099" o:connectangles="0,0,0,0,0,0,0,0,0,0,0"/>
                </v:shape>
                <v:shape id="AutoShape 398" o:spid="_x0000_s1112" style="position:absolute;left:1796;top:2952;width:13392;height:9980;visibility:visible;mso-wrap-style:square;v-text-anchor:top" coordsize="13392,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" path="m4997,-572r,-2618m8511,-572r,-2618m4997,-572r3514,m4997,-3190r3514,e" filled="f" strokeweight=".07406mm">
                  <v:path arrowok="t" o:connecttype="custom" o:connectlocs="4997,2380;4997,-238;8511,2380;8511,-238;4997,2380;8511,2380;4997,-238;8511,-238" o:connectangles="0,0,0,0,0,0,0,0"/>
                </v:shape>
                <v:shape id="Freeform 397" o:spid="_x0000_s1113" style="position:absolute;left:9605;top:-212;width:676;height:339;visibility:visible;mso-wrap-style:square;v-text-anchor:top" coordsize="67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" path="m672,l4,,,3,,335r4,3l672,338r4,-3l676,3,672,xe" stroked="f">
                  <v:fill opacity="52428f"/>
                  <v:path arrowok="t" o:connecttype="custom" o:connectlocs="672,-212;4,-212;0,-209;0,123;4,126;672,126;676,123;676,-209;672,-212" o:connectangles="0,0,0,0,0,0,0,0,0"/>
                </v:shape>
                <v:shape id="Freeform 396" o:spid="_x0000_s1114" style="position:absolute;left:9605;top:-212;width:676;height:339;visibility:visible;mso-wrap-style:square;v-text-anchor:top" coordsize="67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" path="m11,338r654,l672,338r4,-3l676,328r,-318l676,3,672,r-7,l11,,4,,,3r,7l,328r,7l4,338r7,xe" filled="f" strokecolor="#ccc" strokeweight=".09256mm">
                  <v:path arrowok="t" o:connecttype="custom" o:connectlocs="11,126;665,126;672,126;676,123;676,116;676,-202;676,-209;672,-212;665,-212;11,-212;4,-212;0,-209;0,-202;0,116;0,123;4,126;11,126" o:connectangles="0,0,0,0,0,0,0,0,0,0,0,0,0,0,0,0,0"/>
                </v:shape>
                <v:shape id="Freeform 395" o:spid="_x0000_s1115" style="position:absolute;left:9663;top:-161;width:32;height:32;visibility:visible;mso-wrap-style:square;v-text-anchor:top" coordsize="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" path="m20,l12,,8,1,2,7,,11r,8l2,23r6,6l12,31r8,l24,29r6,-6l31,19r,-8l30,7,24,1,20,xe" fillcolor="#1f77b3" stroked="f">
                  <v:path arrowok="t" o:connecttype="custom" o:connectlocs="20,-161;12,-161;8,-160;2,-154;0,-150;0,-142;2,-138;8,-132;12,-130;20,-130;24,-132;30,-138;31,-142;31,-150;30,-154;24,-160;20,-161" o:connectangles="0,0,0,0,0,0,0,0,0,0,0,0,0,0,0,0,0"/>
                </v:shape>
                <v:shape id="Freeform 394" o:spid="_x0000_s1116" style="position:absolute;left:9663;top:-161;width:32;height:32;visibility:visible;mso-wrap-style:square;v-text-anchor:top" coordsize="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" path="m16,31r4,l24,29r3,-3l30,23r1,-4l31,15r,-4l30,7,27,4,24,1,20,,16,,12,,8,1,5,4,2,7,,11r,4l,19r2,4l5,26r3,3l12,31r4,xe" filled="f" strokecolor="#1f77b3" strokeweight=".09256mm">
                  <v:path arrowok="t" o:connecttype="custom" o:connectlocs="16,-130;20,-130;24,-132;27,-135;30,-138;31,-142;31,-146;31,-150;30,-154;27,-157;24,-160;20,-161;16,-161;12,-161;8,-160;5,-157;2,-154;0,-150;0,-146;0,-142;2,-138;5,-135;8,-132;12,-130;16,-130" o:connectangles="0,0,0,0,0,0,0,0,0,0,0,0,0,0,0,0,0,0,0,0,0,0,0,0,0"/>
                </v:shape>
                <v:shape id="AutoShape 393" o:spid="_x0000_s1117" style="position:absolute;left:9664;top:54;width:30;height:29;visibility:visible;mso-wrap-style:square;v-text-anchor:top" coordsize="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" path="m30,10l,10r9,7l5,28,15,21r7,l20,17,30,10xm22,21r-7,l24,28,22,21xm15,l11,10r7,l15,xe" fillcolor="#2ba02b" stroked="f">
                  <v:path arrowok="t" o:connecttype="custom" o:connectlocs="30,64;0,64;9,71;5,82;15,75;22,75;20,71;30,64;22,75;15,75;24,82;22,75;15,54;11,64;18,64;15,54" o:connectangles="0,0,0,0,0,0,0,0,0,0,0,0,0,0,0,0"/>
                </v:shape>
                <v:shape id="Freeform 392" o:spid="_x0000_s1118" style="position:absolute;left:9664;top:54;width:30;height:29;visibility:visible;mso-wrap-style:square;v-text-anchor:top" coordsize="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" path="m15,l11,10,,10r9,7l5,28,15,21r9,7l20,17,30,10r-12,l15,xe" filled="f" strokecolor="#2ba02b" strokeweight=".09256mm">
                  <v:path arrowok="t" o:connecttype="custom" o:connectlocs="15,54;11,64;0,64;9,71;5,82;15,75;24,82;20,71;30,64;18,64;15,54" o:connectangles="0,0,0,0,0,0,0,0,0,0,0"/>
                </v:shape>
                <w10:wrap anchorx="page"/>
              </v:group>
            </w:pict>
          </mc:Fallback>
        </mc:AlternateContent>
      </w:r>
      <w:r w:rsidR="0009622D">
        <w:rPr>
          <w:w w:val="104"/>
          <w:sz w:val="8"/>
          <w:u w:val="single" w:color="2BA02B"/>
        </w:rPr>
        <w:t xml:space="preserve"> </w:t>
      </w:r>
      <w:r w:rsidR="0009622D">
        <w:rPr>
          <w:sz w:val="8"/>
          <w:u w:val="single" w:color="2BA02B"/>
        </w:rPr>
        <w:t xml:space="preserve">     </w:t>
      </w:r>
      <w:r w:rsidR="0009622D">
        <w:rPr>
          <w:sz w:val="8"/>
        </w:rPr>
        <w:t xml:space="preserve"> </w:t>
      </w:r>
      <w:r w:rsidR="0009622D">
        <w:rPr>
          <w:rFonts w:ascii="Arial"/>
          <w:w w:val="70"/>
          <w:sz w:val="14"/>
        </w:rPr>
        <w:t>TLP-MASS</w:t>
      </w:r>
    </w:p>
    <w:p w:rsidR="00012D33" w:rsidRDefault="00012D33">
      <w:pPr>
        <w:spacing w:line="117" w:lineRule="exact"/>
        <w:rPr>
          <w:rFonts w:ascii="Arial"/>
          <w:sz w:val="14"/>
        </w:rPr>
        <w:sectPr w:rsidR="00012D33">
          <w:pgSz w:w="12240" w:h="15840"/>
          <w:pgMar w:top="1420" w:right="0" w:bottom="980" w:left="1320" w:header="0" w:footer="792" w:gutter="0"/>
          <w:cols w:num="3" w:space="720" w:equalWidth="0">
            <w:col w:w="780" w:space="3788"/>
            <w:col w:w="869" w:space="2274"/>
            <w:col w:w="3209"/>
          </w:cols>
        </w:sectPr>
      </w:pPr>
    </w:p>
    <w:p w:rsidR="00012D33" w:rsidRDefault="00012D33">
      <w:pPr>
        <w:pStyle w:val="BodyText"/>
        <w:spacing w:before="1"/>
        <w:rPr>
          <w:rFonts w:ascii="Arial"/>
          <w:sz w:val="15"/>
        </w:rPr>
      </w:pPr>
    </w:p>
    <w:p w:rsidR="00012D33" w:rsidRDefault="00F23B9E">
      <w:pPr>
        <w:tabs>
          <w:tab w:val="left" w:pos="1807"/>
          <w:tab w:val="left" w:pos="2419"/>
          <w:tab w:val="left" w:pos="3030"/>
          <w:tab w:val="left" w:pos="3602"/>
          <w:tab w:val="left" w:pos="4213"/>
        </w:tabs>
        <w:spacing w:before="1" w:line="147" w:lineRule="exact"/>
        <w:ind w:left="1195"/>
        <w:rPr>
          <w:rFonts w:ascii="Arial"/>
          <w:sz w:val="16"/>
        </w:rPr>
      </w:pPr>
      <w:r>
        <w:rPr>
          <w:noProof/>
        </w:rPr>
        <mc:AlternateContent>
          <mc:Choice Requires="wps">
            <w:drawing>
              <wp:anchor distT="0" distB="0" distL="114300" distR="114300" simplePos="0" relativeHeight="251618304" behindDoc="0" locked="0" layoutInCell="1" allowOverlap="1" wp14:anchorId="53651117" wp14:editId="5109C697">
                <wp:simplePos x="0" y="0"/>
                <wp:positionH relativeFrom="page">
                  <wp:posOffset>1552575</wp:posOffset>
                </wp:positionH>
                <wp:positionV relativeFrom="paragraph">
                  <wp:posOffset>76835</wp:posOffset>
                </wp:positionV>
                <wp:extent cx="38100" cy="0"/>
                <wp:effectExtent l="9525" t="5715" r="9525" b="13335"/>
                <wp:wrapNone/>
                <wp:docPr id="401"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10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574132" id="Line 390"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2.25pt,6.05pt" to="125.2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" strokeweight=".14178mm">
                <w10:wrap anchorx="page"/>
              </v:line>
            </w:pict>
          </mc:Fallback>
        </mc:AlternateContent>
      </w:r>
      <w:r>
        <w:rPr>
          <w:noProof/>
        </w:rPr>
        <mc:AlternateContent>
          <mc:Choice Requires="wps">
            <w:drawing>
              <wp:anchor distT="0" distB="0" distL="114300" distR="114300" simplePos="0" relativeHeight="251703296" behindDoc="1" locked="0" layoutInCell="1" allowOverlap="1" wp14:anchorId="674D864E" wp14:editId="6110B978">
                <wp:simplePos x="0" y="0"/>
                <wp:positionH relativeFrom="page">
                  <wp:posOffset>1940560</wp:posOffset>
                </wp:positionH>
                <wp:positionV relativeFrom="paragraph">
                  <wp:posOffset>76835</wp:posOffset>
                </wp:positionV>
                <wp:extent cx="38735" cy="0"/>
                <wp:effectExtent l="6985" t="5715" r="11430" b="13335"/>
                <wp:wrapNone/>
                <wp:docPr id="400" name="Lin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0"/>
                        </a:xfrm>
                        <a:prstGeom prst="line">
                          <a:avLst/>
                        </a:prstGeom>
                        <a:noFill/>
                        <a:ln w="510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6E7525" id="Line 389"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2.8pt,6.05pt" to="155.8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uLHgIAAEM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" strokeweight=".14178mm">
                <w10:wrap anchorx="page"/>
              </v:line>
            </w:pict>
          </mc:Fallback>
        </mc:AlternateContent>
      </w:r>
      <w:r>
        <w:rPr>
          <w:noProof/>
        </w:rPr>
        <mc:AlternateContent>
          <mc:Choice Requires="wps">
            <w:drawing>
              <wp:anchor distT="0" distB="0" distL="114300" distR="114300" simplePos="0" relativeHeight="251704320" behindDoc="1" locked="0" layoutInCell="1" allowOverlap="1" wp14:anchorId="24264E35" wp14:editId="700405DB">
                <wp:simplePos x="0" y="0"/>
                <wp:positionH relativeFrom="page">
                  <wp:posOffset>2329180</wp:posOffset>
                </wp:positionH>
                <wp:positionV relativeFrom="paragraph">
                  <wp:posOffset>76835</wp:posOffset>
                </wp:positionV>
                <wp:extent cx="38735" cy="0"/>
                <wp:effectExtent l="5080" t="5715" r="13335" b="13335"/>
                <wp:wrapNone/>
                <wp:docPr id="399" name="Lin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0"/>
                        </a:xfrm>
                        <a:prstGeom prst="line">
                          <a:avLst/>
                        </a:prstGeom>
                        <a:noFill/>
                        <a:ln w="510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D1008A" id="Line 388"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4pt,6.05pt" to="186.4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eETHgIAAEM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" strokeweight=".14178mm">
                <w10:wrap anchorx="page"/>
              </v:line>
            </w:pict>
          </mc:Fallback>
        </mc:AlternateContent>
      </w:r>
      <w:r>
        <w:rPr>
          <w:noProof/>
        </w:rPr>
        <mc:AlternateContent>
          <mc:Choice Requires="wps">
            <w:drawing>
              <wp:anchor distT="0" distB="0" distL="114300" distR="114300" simplePos="0" relativeHeight="251705344" behindDoc="1" locked="0" layoutInCell="1" allowOverlap="1" wp14:anchorId="6C9301FF" wp14:editId="0051F84F">
                <wp:simplePos x="0" y="0"/>
                <wp:positionH relativeFrom="page">
                  <wp:posOffset>2717800</wp:posOffset>
                </wp:positionH>
                <wp:positionV relativeFrom="paragraph">
                  <wp:posOffset>76835</wp:posOffset>
                </wp:positionV>
                <wp:extent cx="38735" cy="0"/>
                <wp:effectExtent l="12700" t="5715" r="5715" b="13335"/>
                <wp:wrapNone/>
                <wp:docPr id="398"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0"/>
                        </a:xfrm>
                        <a:prstGeom prst="line">
                          <a:avLst/>
                        </a:prstGeom>
                        <a:noFill/>
                        <a:ln w="510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C199A2" id="Line 387"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pt,6.05pt" to="217.0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v9FHQIAAEM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" strokeweight=".14178mm">
                <w10:wrap anchorx="page"/>
              </v:line>
            </w:pict>
          </mc:Fallback>
        </mc:AlternateContent>
      </w:r>
      <w:r>
        <w:rPr>
          <w:noProof/>
        </w:rPr>
        <mc:AlternateContent>
          <mc:Choice Requires="wpg">
            <w:drawing>
              <wp:anchor distT="0" distB="0" distL="114300" distR="114300" simplePos="0" relativeHeight="251621376" behindDoc="0" locked="0" layoutInCell="1" allowOverlap="1" wp14:anchorId="5EC07D0F" wp14:editId="47322360">
                <wp:simplePos x="0" y="0"/>
                <wp:positionH relativeFrom="page">
                  <wp:posOffset>1426845</wp:posOffset>
                </wp:positionH>
                <wp:positionV relativeFrom="paragraph">
                  <wp:posOffset>-1674495</wp:posOffset>
                </wp:positionV>
                <wp:extent cx="2202815" cy="1641475"/>
                <wp:effectExtent l="7620" t="0" r="8890" b="8890"/>
                <wp:wrapNone/>
                <wp:docPr id="370" name="Group 3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02815" cy="1641475"/>
                          <a:chOff x="2247" y="-2637"/>
                          <a:chExt cx="3469" cy="2585"/>
                        </a:xfrm>
                      </wpg:grpSpPr>
                      <wps:wsp>
                        <wps:cNvPr id="371" name="Freeform 386"/>
                        <wps:cNvSpPr>
                          <a:spLocks/>
                        </wps:cNvSpPr>
                        <wps:spPr bwMode="auto">
                          <a:xfrm>
                            <a:off x="2301" y="-837"/>
                            <a:ext cx="3275" cy="756"/>
                          </a:xfrm>
                          <a:custGeom>
                            <a:avLst/>
                            <a:gdLst>
                              <a:gd name="T0" fmla="+- 0 5576 2301"/>
                              <a:gd name="T1" fmla="*/ T0 w 3275"/>
                              <a:gd name="T2" fmla="+- 0 -837 -837"/>
                              <a:gd name="T3" fmla="*/ -837 h 756"/>
                              <a:gd name="T4" fmla="+- 0 5030 2301"/>
                              <a:gd name="T5" fmla="*/ T4 w 3275"/>
                              <a:gd name="T6" fmla="+- 0 -705 -837"/>
                              <a:gd name="T7" fmla="*/ -705 h 756"/>
                              <a:gd name="T8" fmla="+- 0 4484 2301"/>
                              <a:gd name="T9" fmla="*/ T8 w 3275"/>
                              <a:gd name="T10" fmla="+- 0 -468 -837"/>
                              <a:gd name="T11" fmla="*/ -468 h 756"/>
                              <a:gd name="T12" fmla="+- 0 3666 2301"/>
                              <a:gd name="T13" fmla="*/ T12 w 3275"/>
                              <a:gd name="T14" fmla="+- 0 -214 -837"/>
                              <a:gd name="T15" fmla="*/ -214 h 756"/>
                              <a:gd name="T16" fmla="+- 0 3213 2301"/>
                              <a:gd name="T17" fmla="*/ T16 w 3275"/>
                              <a:gd name="T18" fmla="+- 0 -180 -837"/>
                              <a:gd name="T19" fmla="*/ -180 h 756"/>
                              <a:gd name="T20" fmla="+- 0 2301 2301"/>
                              <a:gd name="T21" fmla="*/ T20 w 3275"/>
                              <a:gd name="T22" fmla="+- 0 -82 -837"/>
                              <a:gd name="T23" fmla="*/ -82 h 756"/>
                            </a:gdLst>
                            <a:ahLst/>
                            <a:cxnLst>
                              <a:cxn ang="0">
                                <a:pos x="T1" y="T3"/>
                              </a:cxn>
                              <a:cxn ang="0">
                                <a:pos x="T5" y="T7"/>
                              </a:cxn>
                              <a:cxn ang="0">
                                <a:pos x="T9" y="T11"/>
                              </a:cxn>
                              <a:cxn ang="0">
                                <a:pos x="T13" y="T15"/>
                              </a:cxn>
                              <a:cxn ang="0">
                                <a:pos x="T17" y="T19"/>
                              </a:cxn>
                              <a:cxn ang="0">
                                <a:pos x="T21" y="T23"/>
                              </a:cxn>
                            </a:cxnLst>
                            <a:rect l="0" t="0" r="r" b="b"/>
                            <a:pathLst>
                              <a:path w="3275" h="756">
                                <a:moveTo>
                                  <a:pt x="3275" y="0"/>
                                </a:moveTo>
                                <a:lnTo>
                                  <a:pt x="2729" y="132"/>
                                </a:lnTo>
                                <a:lnTo>
                                  <a:pt x="2183" y="369"/>
                                </a:lnTo>
                                <a:lnTo>
                                  <a:pt x="1365" y="623"/>
                                </a:lnTo>
                                <a:lnTo>
                                  <a:pt x="912" y="657"/>
                                </a:lnTo>
                                <a:lnTo>
                                  <a:pt x="0" y="755"/>
                                </a:lnTo>
                              </a:path>
                            </a:pathLst>
                          </a:custGeom>
                          <a:noFill/>
                          <a:ln w="13664">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385"/>
                        <wps:cNvSpPr>
                          <a:spLocks/>
                        </wps:cNvSpPr>
                        <wps:spPr bwMode="auto">
                          <a:xfrm>
                            <a:off x="5549" y="-864"/>
                            <a:ext cx="54" cy="54"/>
                          </a:xfrm>
                          <a:custGeom>
                            <a:avLst/>
                            <a:gdLst>
                              <a:gd name="T0" fmla="+- 0 5583 5549"/>
                              <a:gd name="T1" fmla="*/ T0 w 54"/>
                              <a:gd name="T2" fmla="+- 0 -864 -864"/>
                              <a:gd name="T3" fmla="*/ -864 h 54"/>
                              <a:gd name="T4" fmla="+- 0 5569 5549"/>
                              <a:gd name="T5" fmla="*/ T4 w 54"/>
                              <a:gd name="T6" fmla="+- 0 -864 -864"/>
                              <a:gd name="T7" fmla="*/ -864 h 54"/>
                              <a:gd name="T8" fmla="+- 0 5562 5549"/>
                              <a:gd name="T9" fmla="*/ T8 w 54"/>
                              <a:gd name="T10" fmla="+- 0 -861 -864"/>
                              <a:gd name="T11" fmla="*/ -861 h 54"/>
                              <a:gd name="T12" fmla="+- 0 5552 5549"/>
                              <a:gd name="T13" fmla="*/ T12 w 54"/>
                              <a:gd name="T14" fmla="+- 0 -851 -864"/>
                              <a:gd name="T15" fmla="*/ -851 h 54"/>
                              <a:gd name="T16" fmla="+- 0 5549 5549"/>
                              <a:gd name="T17" fmla="*/ T16 w 54"/>
                              <a:gd name="T18" fmla="+- 0 -845 -864"/>
                              <a:gd name="T19" fmla="*/ -845 h 54"/>
                              <a:gd name="T20" fmla="+- 0 5549 5549"/>
                              <a:gd name="T21" fmla="*/ T20 w 54"/>
                              <a:gd name="T22" fmla="+- 0 -830 -864"/>
                              <a:gd name="T23" fmla="*/ -830 h 54"/>
                              <a:gd name="T24" fmla="+- 0 5552 5549"/>
                              <a:gd name="T25" fmla="*/ T24 w 54"/>
                              <a:gd name="T26" fmla="+- 0 -823 -864"/>
                              <a:gd name="T27" fmla="*/ -823 h 54"/>
                              <a:gd name="T28" fmla="+- 0 5562 5549"/>
                              <a:gd name="T29" fmla="*/ T28 w 54"/>
                              <a:gd name="T30" fmla="+- 0 -813 -864"/>
                              <a:gd name="T31" fmla="*/ -813 h 54"/>
                              <a:gd name="T32" fmla="+- 0 5569 5549"/>
                              <a:gd name="T33" fmla="*/ T32 w 54"/>
                              <a:gd name="T34" fmla="+- 0 -811 -864"/>
                              <a:gd name="T35" fmla="*/ -811 h 54"/>
                              <a:gd name="T36" fmla="+- 0 5583 5549"/>
                              <a:gd name="T37" fmla="*/ T36 w 54"/>
                              <a:gd name="T38" fmla="+- 0 -811 -864"/>
                              <a:gd name="T39" fmla="*/ -811 h 54"/>
                              <a:gd name="T40" fmla="+- 0 5590 5549"/>
                              <a:gd name="T41" fmla="*/ T40 w 54"/>
                              <a:gd name="T42" fmla="+- 0 -813 -864"/>
                              <a:gd name="T43" fmla="*/ -813 h 54"/>
                              <a:gd name="T44" fmla="+- 0 5600 5549"/>
                              <a:gd name="T45" fmla="*/ T44 w 54"/>
                              <a:gd name="T46" fmla="+- 0 -823 -864"/>
                              <a:gd name="T47" fmla="*/ -823 h 54"/>
                              <a:gd name="T48" fmla="+- 0 5603 5549"/>
                              <a:gd name="T49" fmla="*/ T48 w 54"/>
                              <a:gd name="T50" fmla="+- 0 -830 -864"/>
                              <a:gd name="T51" fmla="*/ -830 h 54"/>
                              <a:gd name="T52" fmla="+- 0 5603 5549"/>
                              <a:gd name="T53" fmla="*/ T52 w 54"/>
                              <a:gd name="T54" fmla="+- 0 -845 -864"/>
                              <a:gd name="T55" fmla="*/ -845 h 54"/>
                              <a:gd name="T56" fmla="+- 0 5600 5549"/>
                              <a:gd name="T57" fmla="*/ T56 w 54"/>
                              <a:gd name="T58" fmla="+- 0 -851 -864"/>
                              <a:gd name="T59" fmla="*/ -851 h 54"/>
                              <a:gd name="T60" fmla="+- 0 5590 5549"/>
                              <a:gd name="T61" fmla="*/ T60 w 54"/>
                              <a:gd name="T62" fmla="+- 0 -861 -864"/>
                              <a:gd name="T63" fmla="*/ -861 h 54"/>
                              <a:gd name="T64" fmla="+- 0 5583 5549"/>
                              <a:gd name="T65" fmla="*/ T64 w 54"/>
                              <a:gd name="T66" fmla="+- 0 -864 -864"/>
                              <a:gd name="T67" fmla="*/ -864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54">
                                <a:moveTo>
                                  <a:pt x="34" y="0"/>
                                </a:moveTo>
                                <a:lnTo>
                                  <a:pt x="20" y="0"/>
                                </a:lnTo>
                                <a:lnTo>
                                  <a:pt x="13" y="3"/>
                                </a:lnTo>
                                <a:lnTo>
                                  <a:pt x="3" y="13"/>
                                </a:lnTo>
                                <a:lnTo>
                                  <a:pt x="0" y="19"/>
                                </a:lnTo>
                                <a:lnTo>
                                  <a:pt x="0" y="34"/>
                                </a:lnTo>
                                <a:lnTo>
                                  <a:pt x="3" y="41"/>
                                </a:lnTo>
                                <a:lnTo>
                                  <a:pt x="13" y="51"/>
                                </a:lnTo>
                                <a:lnTo>
                                  <a:pt x="20" y="53"/>
                                </a:lnTo>
                                <a:lnTo>
                                  <a:pt x="34" y="53"/>
                                </a:lnTo>
                                <a:lnTo>
                                  <a:pt x="41" y="51"/>
                                </a:lnTo>
                                <a:lnTo>
                                  <a:pt x="51" y="41"/>
                                </a:lnTo>
                                <a:lnTo>
                                  <a:pt x="54" y="34"/>
                                </a:lnTo>
                                <a:lnTo>
                                  <a:pt x="54" y="19"/>
                                </a:lnTo>
                                <a:lnTo>
                                  <a:pt x="51" y="13"/>
                                </a:lnTo>
                                <a:lnTo>
                                  <a:pt x="41" y="3"/>
                                </a:lnTo>
                                <a:lnTo>
                                  <a:pt x="34"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384"/>
                        <wps:cNvSpPr>
                          <a:spLocks/>
                        </wps:cNvSpPr>
                        <wps:spPr bwMode="auto">
                          <a:xfrm>
                            <a:off x="5549" y="-864"/>
                            <a:ext cx="54" cy="54"/>
                          </a:xfrm>
                          <a:custGeom>
                            <a:avLst/>
                            <a:gdLst>
                              <a:gd name="T0" fmla="+- 0 5576 5549"/>
                              <a:gd name="T1" fmla="*/ T0 w 54"/>
                              <a:gd name="T2" fmla="+- 0 -811 -864"/>
                              <a:gd name="T3" fmla="*/ -811 h 54"/>
                              <a:gd name="T4" fmla="+- 0 5583 5549"/>
                              <a:gd name="T5" fmla="*/ T4 w 54"/>
                              <a:gd name="T6" fmla="+- 0 -811 -864"/>
                              <a:gd name="T7" fmla="*/ -811 h 54"/>
                              <a:gd name="T8" fmla="+- 0 5590 5549"/>
                              <a:gd name="T9" fmla="*/ T8 w 54"/>
                              <a:gd name="T10" fmla="+- 0 -813 -864"/>
                              <a:gd name="T11" fmla="*/ -813 h 54"/>
                              <a:gd name="T12" fmla="+- 0 5595 5549"/>
                              <a:gd name="T13" fmla="*/ T12 w 54"/>
                              <a:gd name="T14" fmla="+- 0 -818 -864"/>
                              <a:gd name="T15" fmla="*/ -818 h 54"/>
                              <a:gd name="T16" fmla="+- 0 5600 5549"/>
                              <a:gd name="T17" fmla="*/ T16 w 54"/>
                              <a:gd name="T18" fmla="+- 0 -823 -864"/>
                              <a:gd name="T19" fmla="*/ -823 h 54"/>
                              <a:gd name="T20" fmla="+- 0 5603 5549"/>
                              <a:gd name="T21" fmla="*/ T20 w 54"/>
                              <a:gd name="T22" fmla="+- 0 -830 -864"/>
                              <a:gd name="T23" fmla="*/ -830 h 54"/>
                              <a:gd name="T24" fmla="+- 0 5603 5549"/>
                              <a:gd name="T25" fmla="*/ T24 w 54"/>
                              <a:gd name="T26" fmla="+- 0 -837 -864"/>
                              <a:gd name="T27" fmla="*/ -837 h 54"/>
                              <a:gd name="T28" fmla="+- 0 5603 5549"/>
                              <a:gd name="T29" fmla="*/ T28 w 54"/>
                              <a:gd name="T30" fmla="+- 0 -845 -864"/>
                              <a:gd name="T31" fmla="*/ -845 h 54"/>
                              <a:gd name="T32" fmla="+- 0 5600 5549"/>
                              <a:gd name="T33" fmla="*/ T32 w 54"/>
                              <a:gd name="T34" fmla="+- 0 -851 -864"/>
                              <a:gd name="T35" fmla="*/ -851 h 54"/>
                              <a:gd name="T36" fmla="+- 0 5595 5549"/>
                              <a:gd name="T37" fmla="*/ T36 w 54"/>
                              <a:gd name="T38" fmla="+- 0 -856 -864"/>
                              <a:gd name="T39" fmla="*/ -856 h 54"/>
                              <a:gd name="T40" fmla="+- 0 5590 5549"/>
                              <a:gd name="T41" fmla="*/ T40 w 54"/>
                              <a:gd name="T42" fmla="+- 0 -861 -864"/>
                              <a:gd name="T43" fmla="*/ -861 h 54"/>
                              <a:gd name="T44" fmla="+- 0 5583 5549"/>
                              <a:gd name="T45" fmla="*/ T44 w 54"/>
                              <a:gd name="T46" fmla="+- 0 -864 -864"/>
                              <a:gd name="T47" fmla="*/ -864 h 54"/>
                              <a:gd name="T48" fmla="+- 0 5576 5549"/>
                              <a:gd name="T49" fmla="*/ T48 w 54"/>
                              <a:gd name="T50" fmla="+- 0 -864 -864"/>
                              <a:gd name="T51" fmla="*/ -864 h 54"/>
                              <a:gd name="T52" fmla="+- 0 5569 5549"/>
                              <a:gd name="T53" fmla="*/ T52 w 54"/>
                              <a:gd name="T54" fmla="+- 0 -864 -864"/>
                              <a:gd name="T55" fmla="*/ -864 h 54"/>
                              <a:gd name="T56" fmla="+- 0 5562 5549"/>
                              <a:gd name="T57" fmla="*/ T56 w 54"/>
                              <a:gd name="T58" fmla="+- 0 -861 -864"/>
                              <a:gd name="T59" fmla="*/ -861 h 54"/>
                              <a:gd name="T60" fmla="+- 0 5557 5549"/>
                              <a:gd name="T61" fmla="*/ T60 w 54"/>
                              <a:gd name="T62" fmla="+- 0 -856 -864"/>
                              <a:gd name="T63" fmla="*/ -856 h 54"/>
                              <a:gd name="T64" fmla="+- 0 5552 5549"/>
                              <a:gd name="T65" fmla="*/ T64 w 54"/>
                              <a:gd name="T66" fmla="+- 0 -851 -864"/>
                              <a:gd name="T67" fmla="*/ -851 h 54"/>
                              <a:gd name="T68" fmla="+- 0 5549 5549"/>
                              <a:gd name="T69" fmla="*/ T68 w 54"/>
                              <a:gd name="T70" fmla="+- 0 -845 -864"/>
                              <a:gd name="T71" fmla="*/ -845 h 54"/>
                              <a:gd name="T72" fmla="+- 0 5549 5549"/>
                              <a:gd name="T73" fmla="*/ T72 w 54"/>
                              <a:gd name="T74" fmla="+- 0 -837 -864"/>
                              <a:gd name="T75" fmla="*/ -837 h 54"/>
                              <a:gd name="T76" fmla="+- 0 5549 5549"/>
                              <a:gd name="T77" fmla="*/ T76 w 54"/>
                              <a:gd name="T78" fmla="+- 0 -830 -864"/>
                              <a:gd name="T79" fmla="*/ -830 h 54"/>
                              <a:gd name="T80" fmla="+- 0 5552 5549"/>
                              <a:gd name="T81" fmla="*/ T80 w 54"/>
                              <a:gd name="T82" fmla="+- 0 -823 -864"/>
                              <a:gd name="T83" fmla="*/ -823 h 54"/>
                              <a:gd name="T84" fmla="+- 0 5557 5549"/>
                              <a:gd name="T85" fmla="*/ T84 w 54"/>
                              <a:gd name="T86" fmla="+- 0 -818 -864"/>
                              <a:gd name="T87" fmla="*/ -818 h 54"/>
                              <a:gd name="T88" fmla="+- 0 5562 5549"/>
                              <a:gd name="T89" fmla="*/ T88 w 54"/>
                              <a:gd name="T90" fmla="+- 0 -813 -864"/>
                              <a:gd name="T91" fmla="*/ -813 h 54"/>
                              <a:gd name="T92" fmla="+- 0 5569 5549"/>
                              <a:gd name="T93" fmla="*/ T92 w 54"/>
                              <a:gd name="T94" fmla="+- 0 -811 -864"/>
                              <a:gd name="T95" fmla="*/ -811 h 54"/>
                              <a:gd name="T96" fmla="+- 0 5576 5549"/>
                              <a:gd name="T97" fmla="*/ T96 w 54"/>
                              <a:gd name="T98" fmla="+- 0 -811 -864"/>
                              <a:gd name="T99" fmla="*/ -811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 h="54">
                                <a:moveTo>
                                  <a:pt x="27" y="53"/>
                                </a:moveTo>
                                <a:lnTo>
                                  <a:pt x="34" y="53"/>
                                </a:lnTo>
                                <a:lnTo>
                                  <a:pt x="41" y="51"/>
                                </a:lnTo>
                                <a:lnTo>
                                  <a:pt x="46" y="46"/>
                                </a:lnTo>
                                <a:lnTo>
                                  <a:pt x="51" y="41"/>
                                </a:lnTo>
                                <a:lnTo>
                                  <a:pt x="54" y="34"/>
                                </a:lnTo>
                                <a:lnTo>
                                  <a:pt x="54" y="27"/>
                                </a:lnTo>
                                <a:lnTo>
                                  <a:pt x="54" y="19"/>
                                </a:lnTo>
                                <a:lnTo>
                                  <a:pt x="51" y="13"/>
                                </a:lnTo>
                                <a:lnTo>
                                  <a:pt x="46" y="8"/>
                                </a:lnTo>
                                <a:lnTo>
                                  <a:pt x="41" y="3"/>
                                </a:lnTo>
                                <a:lnTo>
                                  <a:pt x="34" y="0"/>
                                </a:lnTo>
                                <a:lnTo>
                                  <a:pt x="27" y="0"/>
                                </a:lnTo>
                                <a:lnTo>
                                  <a:pt x="20" y="0"/>
                                </a:lnTo>
                                <a:lnTo>
                                  <a:pt x="13" y="3"/>
                                </a:lnTo>
                                <a:lnTo>
                                  <a:pt x="8" y="8"/>
                                </a:lnTo>
                                <a:lnTo>
                                  <a:pt x="3" y="13"/>
                                </a:lnTo>
                                <a:lnTo>
                                  <a:pt x="0" y="19"/>
                                </a:lnTo>
                                <a:lnTo>
                                  <a:pt x="0" y="27"/>
                                </a:lnTo>
                                <a:lnTo>
                                  <a:pt x="0" y="34"/>
                                </a:lnTo>
                                <a:lnTo>
                                  <a:pt x="3" y="41"/>
                                </a:lnTo>
                                <a:lnTo>
                                  <a:pt x="8" y="46"/>
                                </a:lnTo>
                                <a:lnTo>
                                  <a:pt x="13" y="51"/>
                                </a:lnTo>
                                <a:lnTo>
                                  <a:pt x="20" y="53"/>
                                </a:lnTo>
                                <a:lnTo>
                                  <a:pt x="27" y="53"/>
                                </a:lnTo>
                                <a:close/>
                              </a:path>
                            </a:pathLst>
                          </a:custGeom>
                          <a:noFill/>
                          <a:ln w="3416">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383"/>
                        <wps:cNvSpPr>
                          <a:spLocks/>
                        </wps:cNvSpPr>
                        <wps:spPr bwMode="auto">
                          <a:xfrm>
                            <a:off x="4457" y="-494"/>
                            <a:ext cx="54" cy="54"/>
                          </a:xfrm>
                          <a:custGeom>
                            <a:avLst/>
                            <a:gdLst>
                              <a:gd name="T0" fmla="+- 0 4491 4457"/>
                              <a:gd name="T1" fmla="*/ T0 w 54"/>
                              <a:gd name="T2" fmla="+- 0 -494 -494"/>
                              <a:gd name="T3" fmla="*/ -494 h 54"/>
                              <a:gd name="T4" fmla="+- 0 4477 4457"/>
                              <a:gd name="T5" fmla="*/ T4 w 54"/>
                              <a:gd name="T6" fmla="+- 0 -494 -494"/>
                              <a:gd name="T7" fmla="*/ -494 h 54"/>
                              <a:gd name="T8" fmla="+- 0 4470 4457"/>
                              <a:gd name="T9" fmla="*/ T8 w 54"/>
                              <a:gd name="T10" fmla="+- 0 -492 -494"/>
                              <a:gd name="T11" fmla="*/ -492 h 54"/>
                              <a:gd name="T12" fmla="+- 0 4460 4457"/>
                              <a:gd name="T13" fmla="*/ T12 w 54"/>
                              <a:gd name="T14" fmla="+- 0 -482 -494"/>
                              <a:gd name="T15" fmla="*/ -482 h 54"/>
                              <a:gd name="T16" fmla="+- 0 4457 4457"/>
                              <a:gd name="T17" fmla="*/ T16 w 54"/>
                              <a:gd name="T18" fmla="+- 0 -475 -494"/>
                              <a:gd name="T19" fmla="*/ -475 h 54"/>
                              <a:gd name="T20" fmla="+- 0 4457 4457"/>
                              <a:gd name="T21" fmla="*/ T20 w 54"/>
                              <a:gd name="T22" fmla="+- 0 -460 -494"/>
                              <a:gd name="T23" fmla="*/ -460 h 54"/>
                              <a:gd name="T24" fmla="+- 0 4460 4457"/>
                              <a:gd name="T25" fmla="*/ T24 w 54"/>
                              <a:gd name="T26" fmla="+- 0 -454 -494"/>
                              <a:gd name="T27" fmla="*/ -454 h 54"/>
                              <a:gd name="T28" fmla="+- 0 4470 4457"/>
                              <a:gd name="T29" fmla="*/ T28 w 54"/>
                              <a:gd name="T30" fmla="+- 0 -444 -494"/>
                              <a:gd name="T31" fmla="*/ -444 h 54"/>
                              <a:gd name="T32" fmla="+- 0 4477 4457"/>
                              <a:gd name="T33" fmla="*/ T32 w 54"/>
                              <a:gd name="T34" fmla="+- 0 -441 -494"/>
                              <a:gd name="T35" fmla="*/ -441 h 54"/>
                              <a:gd name="T36" fmla="+- 0 4491 4457"/>
                              <a:gd name="T37" fmla="*/ T36 w 54"/>
                              <a:gd name="T38" fmla="+- 0 -441 -494"/>
                              <a:gd name="T39" fmla="*/ -441 h 54"/>
                              <a:gd name="T40" fmla="+- 0 4498 4457"/>
                              <a:gd name="T41" fmla="*/ T40 w 54"/>
                              <a:gd name="T42" fmla="+- 0 -444 -494"/>
                              <a:gd name="T43" fmla="*/ -444 h 54"/>
                              <a:gd name="T44" fmla="+- 0 4508 4457"/>
                              <a:gd name="T45" fmla="*/ T44 w 54"/>
                              <a:gd name="T46" fmla="+- 0 -454 -494"/>
                              <a:gd name="T47" fmla="*/ -454 h 54"/>
                              <a:gd name="T48" fmla="+- 0 4511 4457"/>
                              <a:gd name="T49" fmla="*/ T48 w 54"/>
                              <a:gd name="T50" fmla="+- 0 -460 -494"/>
                              <a:gd name="T51" fmla="*/ -460 h 54"/>
                              <a:gd name="T52" fmla="+- 0 4511 4457"/>
                              <a:gd name="T53" fmla="*/ T52 w 54"/>
                              <a:gd name="T54" fmla="+- 0 -475 -494"/>
                              <a:gd name="T55" fmla="*/ -475 h 54"/>
                              <a:gd name="T56" fmla="+- 0 4508 4457"/>
                              <a:gd name="T57" fmla="*/ T56 w 54"/>
                              <a:gd name="T58" fmla="+- 0 -482 -494"/>
                              <a:gd name="T59" fmla="*/ -482 h 54"/>
                              <a:gd name="T60" fmla="+- 0 4498 4457"/>
                              <a:gd name="T61" fmla="*/ T60 w 54"/>
                              <a:gd name="T62" fmla="+- 0 -492 -494"/>
                              <a:gd name="T63" fmla="*/ -492 h 54"/>
                              <a:gd name="T64" fmla="+- 0 4491 4457"/>
                              <a:gd name="T65" fmla="*/ T64 w 54"/>
                              <a:gd name="T66" fmla="+- 0 -494 -494"/>
                              <a:gd name="T67" fmla="*/ -494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54">
                                <a:moveTo>
                                  <a:pt x="34" y="0"/>
                                </a:moveTo>
                                <a:lnTo>
                                  <a:pt x="20" y="0"/>
                                </a:lnTo>
                                <a:lnTo>
                                  <a:pt x="13" y="2"/>
                                </a:lnTo>
                                <a:lnTo>
                                  <a:pt x="3" y="12"/>
                                </a:lnTo>
                                <a:lnTo>
                                  <a:pt x="0" y="19"/>
                                </a:lnTo>
                                <a:lnTo>
                                  <a:pt x="0" y="34"/>
                                </a:lnTo>
                                <a:lnTo>
                                  <a:pt x="3" y="40"/>
                                </a:lnTo>
                                <a:lnTo>
                                  <a:pt x="13" y="50"/>
                                </a:lnTo>
                                <a:lnTo>
                                  <a:pt x="20" y="53"/>
                                </a:lnTo>
                                <a:lnTo>
                                  <a:pt x="34" y="53"/>
                                </a:lnTo>
                                <a:lnTo>
                                  <a:pt x="41" y="50"/>
                                </a:lnTo>
                                <a:lnTo>
                                  <a:pt x="51" y="40"/>
                                </a:lnTo>
                                <a:lnTo>
                                  <a:pt x="54" y="34"/>
                                </a:lnTo>
                                <a:lnTo>
                                  <a:pt x="54" y="19"/>
                                </a:lnTo>
                                <a:lnTo>
                                  <a:pt x="51" y="12"/>
                                </a:lnTo>
                                <a:lnTo>
                                  <a:pt x="41" y="2"/>
                                </a:lnTo>
                                <a:lnTo>
                                  <a:pt x="34"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382"/>
                        <wps:cNvSpPr>
                          <a:spLocks/>
                        </wps:cNvSpPr>
                        <wps:spPr bwMode="auto">
                          <a:xfrm>
                            <a:off x="4457" y="-494"/>
                            <a:ext cx="54" cy="54"/>
                          </a:xfrm>
                          <a:custGeom>
                            <a:avLst/>
                            <a:gdLst>
                              <a:gd name="T0" fmla="+- 0 4484 4457"/>
                              <a:gd name="T1" fmla="*/ T0 w 54"/>
                              <a:gd name="T2" fmla="+- 0 -441 -494"/>
                              <a:gd name="T3" fmla="*/ -441 h 54"/>
                              <a:gd name="T4" fmla="+- 0 4491 4457"/>
                              <a:gd name="T5" fmla="*/ T4 w 54"/>
                              <a:gd name="T6" fmla="+- 0 -441 -494"/>
                              <a:gd name="T7" fmla="*/ -441 h 54"/>
                              <a:gd name="T8" fmla="+- 0 4498 4457"/>
                              <a:gd name="T9" fmla="*/ T8 w 54"/>
                              <a:gd name="T10" fmla="+- 0 -444 -494"/>
                              <a:gd name="T11" fmla="*/ -444 h 54"/>
                              <a:gd name="T12" fmla="+- 0 4503 4457"/>
                              <a:gd name="T13" fmla="*/ T12 w 54"/>
                              <a:gd name="T14" fmla="+- 0 -449 -494"/>
                              <a:gd name="T15" fmla="*/ -449 h 54"/>
                              <a:gd name="T16" fmla="+- 0 4508 4457"/>
                              <a:gd name="T17" fmla="*/ T16 w 54"/>
                              <a:gd name="T18" fmla="+- 0 -454 -494"/>
                              <a:gd name="T19" fmla="*/ -454 h 54"/>
                              <a:gd name="T20" fmla="+- 0 4511 4457"/>
                              <a:gd name="T21" fmla="*/ T20 w 54"/>
                              <a:gd name="T22" fmla="+- 0 -460 -494"/>
                              <a:gd name="T23" fmla="*/ -460 h 54"/>
                              <a:gd name="T24" fmla="+- 0 4511 4457"/>
                              <a:gd name="T25" fmla="*/ T24 w 54"/>
                              <a:gd name="T26" fmla="+- 0 -468 -494"/>
                              <a:gd name="T27" fmla="*/ -468 h 54"/>
                              <a:gd name="T28" fmla="+- 0 4511 4457"/>
                              <a:gd name="T29" fmla="*/ T28 w 54"/>
                              <a:gd name="T30" fmla="+- 0 -475 -494"/>
                              <a:gd name="T31" fmla="*/ -475 h 54"/>
                              <a:gd name="T32" fmla="+- 0 4508 4457"/>
                              <a:gd name="T33" fmla="*/ T32 w 54"/>
                              <a:gd name="T34" fmla="+- 0 -482 -494"/>
                              <a:gd name="T35" fmla="*/ -482 h 54"/>
                              <a:gd name="T36" fmla="+- 0 4503 4457"/>
                              <a:gd name="T37" fmla="*/ T36 w 54"/>
                              <a:gd name="T38" fmla="+- 0 -487 -494"/>
                              <a:gd name="T39" fmla="*/ -487 h 54"/>
                              <a:gd name="T40" fmla="+- 0 4498 4457"/>
                              <a:gd name="T41" fmla="*/ T40 w 54"/>
                              <a:gd name="T42" fmla="+- 0 -492 -494"/>
                              <a:gd name="T43" fmla="*/ -492 h 54"/>
                              <a:gd name="T44" fmla="+- 0 4491 4457"/>
                              <a:gd name="T45" fmla="*/ T44 w 54"/>
                              <a:gd name="T46" fmla="+- 0 -494 -494"/>
                              <a:gd name="T47" fmla="*/ -494 h 54"/>
                              <a:gd name="T48" fmla="+- 0 4484 4457"/>
                              <a:gd name="T49" fmla="*/ T48 w 54"/>
                              <a:gd name="T50" fmla="+- 0 -494 -494"/>
                              <a:gd name="T51" fmla="*/ -494 h 54"/>
                              <a:gd name="T52" fmla="+- 0 4477 4457"/>
                              <a:gd name="T53" fmla="*/ T52 w 54"/>
                              <a:gd name="T54" fmla="+- 0 -494 -494"/>
                              <a:gd name="T55" fmla="*/ -494 h 54"/>
                              <a:gd name="T56" fmla="+- 0 4470 4457"/>
                              <a:gd name="T57" fmla="*/ T56 w 54"/>
                              <a:gd name="T58" fmla="+- 0 -492 -494"/>
                              <a:gd name="T59" fmla="*/ -492 h 54"/>
                              <a:gd name="T60" fmla="+- 0 4465 4457"/>
                              <a:gd name="T61" fmla="*/ T60 w 54"/>
                              <a:gd name="T62" fmla="+- 0 -487 -494"/>
                              <a:gd name="T63" fmla="*/ -487 h 54"/>
                              <a:gd name="T64" fmla="+- 0 4460 4457"/>
                              <a:gd name="T65" fmla="*/ T64 w 54"/>
                              <a:gd name="T66" fmla="+- 0 -482 -494"/>
                              <a:gd name="T67" fmla="*/ -482 h 54"/>
                              <a:gd name="T68" fmla="+- 0 4457 4457"/>
                              <a:gd name="T69" fmla="*/ T68 w 54"/>
                              <a:gd name="T70" fmla="+- 0 -475 -494"/>
                              <a:gd name="T71" fmla="*/ -475 h 54"/>
                              <a:gd name="T72" fmla="+- 0 4457 4457"/>
                              <a:gd name="T73" fmla="*/ T72 w 54"/>
                              <a:gd name="T74" fmla="+- 0 -468 -494"/>
                              <a:gd name="T75" fmla="*/ -468 h 54"/>
                              <a:gd name="T76" fmla="+- 0 4457 4457"/>
                              <a:gd name="T77" fmla="*/ T76 w 54"/>
                              <a:gd name="T78" fmla="+- 0 -460 -494"/>
                              <a:gd name="T79" fmla="*/ -460 h 54"/>
                              <a:gd name="T80" fmla="+- 0 4460 4457"/>
                              <a:gd name="T81" fmla="*/ T80 w 54"/>
                              <a:gd name="T82" fmla="+- 0 -454 -494"/>
                              <a:gd name="T83" fmla="*/ -454 h 54"/>
                              <a:gd name="T84" fmla="+- 0 4465 4457"/>
                              <a:gd name="T85" fmla="*/ T84 w 54"/>
                              <a:gd name="T86" fmla="+- 0 -449 -494"/>
                              <a:gd name="T87" fmla="*/ -449 h 54"/>
                              <a:gd name="T88" fmla="+- 0 4470 4457"/>
                              <a:gd name="T89" fmla="*/ T88 w 54"/>
                              <a:gd name="T90" fmla="+- 0 -444 -494"/>
                              <a:gd name="T91" fmla="*/ -444 h 54"/>
                              <a:gd name="T92" fmla="+- 0 4477 4457"/>
                              <a:gd name="T93" fmla="*/ T92 w 54"/>
                              <a:gd name="T94" fmla="+- 0 -441 -494"/>
                              <a:gd name="T95" fmla="*/ -441 h 54"/>
                              <a:gd name="T96" fmla="+- 0 4484 4457"/>
                              <a:gd name="T97" fmla="*/ T96 w 54"/>
                              <a:gd name="T98" fmla="+- 0 -441 -494"/>
                              <a:gd name="T99" fmla="*/ -441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 h="54">
                                <a:moveTo>
                                  <a:pt x="27" y="53"/>
                                </a:moveTo>
                                <a:lnTo>
                                  <a:pt x="34" y="53"/>
                                </a:lnTo>
                                <a:lnTo>
                                  <a:pt x="41" y="50"/>
                                </a:lnTo>
                                <a:lnTo>
                                  <a:pt x="46" y="45"/>
                                </a:lnTo>
                                <a:lnTo>
                                  <a:pt x="51" y="40"/>
                                </a:lnTo>
                                <a:lnTo>
                                  <a:pt x="54" y="34"/>
                                </a:lnTo>
                                <a:lnTo>
                                  <a:pt x="54" y="26"/>
                                </a:lnTo>
                                <a:lnTo>
                                  <a:pt x="54" y="19"/>
                                </a:lnTo>
                                <a:lnTo>
                                  <a:pt x="51" y="12"/>
                                </a:lnTo>
                                <a:lnTo>
                                  <a:pt x="46" y="7"/>
                                </a:lnTo>
                                <a:lnTo>
                                  <a:pt x="41" y="2"/>
                                </a:lnTo>
                                <a:lnTo>
                                  <a:pt x="34" y="0"/>
                                </a:lnTo>
                                <a:lnTo>
                                  <a:pt x="27" y="0"/>
                                </a:lnTo>
                                <a:lnTo>
                                  <a:pt x="20" y="0"/>
                                </a:lnTo>
                                <a:lnTo>
                                  <a:pt x="13" y="2"/>
                                </a:lnTo>
                                <a:lnTo>
                                  <a:pt x="8" y="7"/>
                                </a:lnTo>
                                <a:lnTo>
                                  <a:pt x="3" y="12"/>
                                </a:lnTo>
                                <a:lnTo>
                                  <a:pt x="0" y="19"/>
                                </a:lnTo>
                                <a:lnTo>
                                  <a:pt x="0" y="26"/>
                                </a:lnTo>
                                <a:lnTo>
                                  <a:pt x="0" y="34"/>
                                </a:lnTo>
                                <a:lnTo>
                                  <a:pt x="3" y="40"/>
                                </a:lnTo>
                                <a:lnTo>
                                  <a:pt x="8" y="45"/>
                                </a:lnTo>
                                <a:lnTo>
                                  <a:pt x="13" y="50"/>
                                </a:lnTo>
                                <a:lnTo>
                                  <a:pt x="20" y="53"/>
                                </a:lnTo>
                                <a:lnTo>
                                  <a:pt x="27" y="53"/>
                                </a:lnTo>
                                <a:close/>
                              </a:path>
                            </a:pathLst>
                          </a:custGeom>
                          <a:noFill/>
                          <a:ln w="3416">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Freeform 381"/>
                        <wps:cNvSpPr>
                          <a:spLocks/>
                        </wps:cNvSpPr>
                        <wps:spPr bwMode="auto">
                          <a:xfrm>
                            <a:off x="3639" y="-241"/>
                            <a:ext cx="54" cy="54"/>
                          </a:xfrm>
                          <a:custGeom>
                            <a:avLst/>
                            <a:gdLst>
                              <a:gd name="T0" fmla="+- 0 3673 3639"/>
                              <a:gd name="T1" fmla="*/ T0 w 54"/>
                              <a:gd name="T2" fmla="+- 0 -241 -241"/>
                              <a:gd name="T3" fmla="*/ -241 h 54"/>
                              <a:gd name="T4" fmla="+- 0 3658 3639"/>
                              <a:gd name="T5" fmla="*/ T4 w 54"/>
                              <a:gd name="T6" fmla="+- 0 -241 -241"/>
                              <a:gd name="T7" fmla="*/ -241 h 54"/>
                              <a:gd name="T8" fmla="+- 0 3652 3639"/>
                              <a:gd name="T9" fmla="*/ T8 w 54"/>
                              <a:gd name="T10" fmla="+- 0 -239 -241"/>
                              <a:gd name="T11" fmla="*/ -239 h 54"/>
                              <a:gd name="T12" fmla="+- 0 3641 3639"/>
                              <a:gd name="T13" fmla="*/ T12 w 54"/>
                              <a:gd name="T14" fmla="+- 0 -228 -241"/>
                              <a:gd name="T15" fmla="*/ -228 h 54"/>
                              <a:gd name="T16" fmla="+- 0 3639 3639"/>
                              <a:gd name="T17" fmla="*/ T16 w 54"/>
                              <a:gd name="T18" fmla="+- 0 -222 -241"/>
                              <a:gd name="T19" fmla="*/ -222 h 54"/>
                              <a:gd name="T20" fmla="+- 0 3639 3639"/>
                              <a:gd name="T21" fmla="*/ T20 w 54"/>
                              <a:gd name="T22" fmla="+- 0 -207 -241"/>
                              <a:gd name="T23" fmla="*/ -207 h 54"/>
                              <a:gd name="T24" fmla="+- 0 3641 3639"/>
                              <a:gd name="T25" fmla="*/ T24 w 54"/>
                              <a:gd name="T26" fmla="+- 0 -200 -241"/>
                              <a:gd name="T27" fmla="*/ -200 h 54"/>
                              <a:gd name="T28" fmla="+- 0 3652 3639"/>
                              <a:gd name="T29" fmla="*/ T28 w 54"/>
                              <a:gd name="T30" fmla="+- 0 -190 -241"/>
                              <a:gd name="T31" fmla="*/ -190 h 54"/>
                              <a:gd name="T32" fmla="+- 0 3658 3639"/>
                              <a:gd name="T33" fmla="*/ T32 w 54"/>
                              <a:gd name="T34" fmla="+- 0 -188 -241"/>
                              <a:gd name="T35" fmla="*/ -188 h 54"/>
                              <a:gd name="T36" fmla="+- 0 3673 3639"/>
                              <a:gd name="T37" fmla="*/ T36 w 54"/>
                              <a:gd name="T38" fmla="+- 0 -188 -241"/>
                              <a:gd name="T39" fmla="*/ -188 h 54"/>
                              <a:gd name="T40" fmla="+- 0 3680 3639"/>
                              <a:gd name="T41" fmla="*/ T40 w 54"/>
                              <a:gd name="T42" fmla="+- 0 -190 -241"/>
                              <a:gd name="T43" fmla="*/ -190 h 54"/>
                              <a:gd name="T44" fmla="+- 0 3690 3639"/>
                              <a:gd name="T45" fmla="*/ T44 w 54"/>
                              <a:gd name="T46" fmla="+- 0 -200 -241"/>
                              <a:gd name="T47" fmla="*/ -200 h 54"/>
                              <a:gd name="T48" fmla="+- 0 3692 3639"/>
                              <a:gd name="T49" fmla="*/ T48 w 54"/>
                              <a:gd name="T50" fmla="+- 0 -207 -241"/>
                              <a:gd name="T51" fmla="*/ -207 h 54"/>
                              <a:gd name="T52" fmla="+- 0 3692 3639"/>
                              <a:gd name="T53" fmla="*/ T52 w 54"/>
                              <a:gd name="T54" fmla="+- 0 -222 -241"/>
                              <a:gd name="T55" fmla="*/ -222 h 54"/>
                              <a:gd name="T56" fmla="+- 0 3690 3639"/>
                              <a:gd name="T57" fmla="*/ T56 w 54"/>
                              <a:gd name="T58" fmla="+- 0 -228 -241"/>
                              <a:gd name="T59" fmla="*/ -228 h 54"/>
                              <a:gd name="T60" fmla="+- 0 3680 3639"/>
                              <a:gd name="T61" fmla="*/ T60 w 54"/>
                              <a:gd name="T62" fmla="+- 0 -239 -241"/>
                              <a:gd name="T63" fmla="*/ -239 h 54"/>
                              <a:gd name="T64" fmla="+- 0 3673 3639"/>
                              <a:gd name="T65" fmla="*/ T64 w 54"/>
                              <a:gd name="T66" fmla="+- 0 -241 -241"/>
                              <a:gd name="T67" fmla="*/ -241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54">
                                <a:moveTo>
                                  <a:pt x="34" y="0"/>
                                </a:moveTo>
                                <a:lnTo>
                                  <a:pt x="19" y="0"/>
                                </a:lnTo>
                                <a:lnTo>
                                  <a:pt x="13" y="2"/>
                                </a:lnTo>
                                <a:lnTo>
                                  <a:pt x="2" y="13"/>
                                </a:lnTo>
                                <a:lnTo>
                                  <a:pt x="0" y="19"/>
                                </a:lnTo>
                                <a:lnTo>
                                  <a:pt x="0" y="34"/>
                                </a:lnTo>
                                <a:lnTo>
                                  <a:pt x="2" y="41"/>
                                </a:lnTo>
                                <a:lnTo>
                                  <a:pt x="13" y="51"/>
                                </a:lnTo>
                                <a:lnTo>
                                  <a:pt x="19" y="53"/>
                                </a:lnTo>
                                <a:lnTo>
                                  <a:pt x="34" y="53"/>
                                </a:lnTo>
                                <a:lnTo>
                                  <a:pt x="41" y="51"/>
                                </a:lnTo>
                                <a:lnTo>
                                  <a:pt x="51" y="41"/>
                                </a:lnTo>
                                <a:lnTo>
                                  <a:pt x="53" y="34"/>
                                </a:lnTo>
                                <a:lnTo>
                                  <a:pt x="53" y="19"/>
                                </a:lnTo>
                                <a:lnTo>
                                  <a:pt x="51" y="13"/>
                                </a:lnTo>
                                <a:lnTo>
                                  <a:pt x="41" y="2"/>
                                </a:lnTo>
                                <a:lnTo>
                                  <a:pt x="34"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Freeform 380"/>
                        <wps:cNvSpPr>
                          <a:spLocks/>
                        </wps:cNvSpPr>
                        <wps:spPr bwMode="auto">
                          <a:xfrm>
                            <a:off x="3639" y="-241"/>
                            <a:ext cx="54" cy="54"/>
                          </a:xfrm>
                          <a:custGeom>
                            <a:avLst/>
                            <a:gdLst>
                              <a:gd name="T0" fmla="+- 0 3666 3639"/>
                              <a:gd name="T1" fmla="*/ T0 w 54"/>
                              <a:gd name="T2" fmla="+- 0 -188 -241"/>
                              <a:gd name="T3" fmla="*/ -188 h 54"/>
                              <a:gd name="T4" fmla="+- 0 3673 3639"/>
                              <a:gd name="T5" fmla="*/ T4 w 54"/>
                              <a:gd name="T6" fmla="+- 0 -188 -241"/>
                              <a:gd name="T7" fmla="*/ -188 h 54"/>
                              <a:gd name="T8" fmla="+- 0 3680 3639"/>
                              <a:gd name="T9" fmla="*/ T8 w 54"/>
                              <a:gd name="T10" fmla="+- 0 -190 -241"/>
                              <a:gd name="T11" fmla="*/ -190 h 54"/>
                              <a:gd name="T12" fmla="+- 0 3685 3639"/>
                              <a:gd name="T13" fmla="*/ T12 w 54"/>
                              <a:gd name="T14" fmla="+- 0 -195 -241"/>
                              <a:gd name="T15" fmla="*/ -195 h 54"/>
                              <a:gd name="T16" fmla="+- 0 3690 3639"/>
                              <a:gd name="T17" fmla="*/ T16 w 54"/>
                              <a:gd name="T18" fmla="+- 0 -200 -241"/>
                              <a:gd name="T19" fmla="*/ -200 h 54"/>
                              <a:gd name="T20" fmla="+- 0 3692 3639"/>
                              <a:gd name="T21" fmla="*/ T20 w 54"/>
                              <a:gd name="T22" fmla="+- 0 -207 -241"/>
                              <a:gd name="T23" fmla="*/ -207 h 54"/>
                              <a:gd name="T24" fmla="+- 0 3692 3639"/>
                              <a:gd name="T25" fmla="*/ T24 w 54"/>
                              <a:gd name="T26" fmla="+- 0 -214 -241"/>
                              <a:gd name="T27" fmla="*/ -214 h 54"/>
                              <a:gd name="T28" fmla="+- 0 3692 3639"/>
                              <a:gd name="T29" fmla="*/ T28 w 54"/>
                              <a:gd name="T30" fmla="+- 0 -222 -241"/>
                              <a:gd name="T31" fmla="*/ -222 h 54"/>
                              <a:gd name="T32" fmla="+- 0 3690 3639"/>
                              <a:gd name="T33" fmla="*/ T32 w 54"/>
                              <a:gd name="T34" fmla="+- 0 -228 -241"/>
                              <a:gd name="T35" fmla="*/ -228 h 54"/>
                              <a:gd name="T36" fmla="+- 0 3685 3639"/>
                              <a:gd name="T37" fmla="*/ T36 w 54"/>
                              <a:gd name="T38" fmla="+- 0 -233 -241"/>
                              <a:gd name="T39" fmla="*/ -233 h 54"/>
                              <a:gd name="T40" fmla="+- 0 3680 3639"/>
                              <a:gd name="T41" fmla="*/ T40 w 54"/>
                              <a:gd name="T42" fmla="+- 0 -239 -241"/>
                              <a:gd name="T43" fmla="*/ -239 h 54"/>
                              <a:gd name="T44" fmla="+- 0 3673 3639"/>
                              <a:gd name="T45" fmla="*/ T44 w 54"/>
                              <a:gd name="T46" fmla="+- 0 -241 -241"/>
                              <a:gd name="T47" fmla="*/ -241 h 54"/>
                              <a:gd name="T48" fmla="+- 0 3666 3639"/>
                              <a:gd name="T49" fmla="*/ T48 w 54"/>
                              <a:gd name="T50" fmla="+- 0 -241 -241"/>
                              <a:gd name="T51" fmla="*/ -241 h 54"/>
                              <a:gd name="T52" fmla="+- 0 3658 3639"/>
                              <a:gd name="T53" fmla="*/ T52 w 54"/>
                              <a:gd name="T54" fmla="+- 0 -241 -241"/>
                              <a:gd name="T55" fmla="*/ -241 h 54"/>
                              <a:gd name="T56" fmla="+- 0 3652 3639"/>
                              <a:gd name="T57" fmla="*/ T56 w 54"/>
                              <a:gd name="T58" fmla="+- 0 -239 -241"/>
                              <a:gd name="T59" fmla="*/ -239 h 54"/>
                              <a:gd name="T60" fmla="+- 0 3647 3639"/>
                              <a:gd name="T61" fmla="*/ T60 w 54"/>
                              <a:gd name="T62" fmla="+- 0 -233 -241"/>
                              <a:gd name="T63" fmla="*/ -233 h 54"/>
                              <a:gd name="T64" fmla="+- 0 3641 3639"/>
                              <a:gd name="T65" fmla="*/ T64 w 54"/>
                              <a:gd name="T66" fmla="+- 0 -228 -241"/>
                              <a:gd name="T67" fmla="*/ -228 h 54"/>
                              <a:gd name="T68" fmla="+- 0 3639 3639"/>
                              <a:gd name="T69" fmla="*/ T68 w 54"/>
                              <a:gd name="T70" fmla="+- 0 -222 -241"/>
                              <a:gd name="T71" fmla="*/ -222 h 54"/>
                              <a:gd name="T72" fmla="+- 0 3639 3639"/>
                              <a:gd name="T73" fmla="*/ T72 w 54"/>
                              <a:gd name="T74" fmla="+- 0 -214 -241"/>
                              <a:gd name="T75" fmla="*/ -214 h 54"/>
                              <a:gd name="T76" fmla="+- 0 3639 3639"/>
                              <a:gd name="T77" fmla="*/ T76 w 54"/>
                              <a:gd name="T78" fmla="+- 0 -207 -241"/>
                              <a:gd name="T79" fmla="*/ -207 h 54"/>
                              <a:gd name="T80" fmla="+- 0 3641 3639"/>
                              <a:gd name="T81" fmla="*/ T80 w 54"/>
                              <a:gd name="T82" fmla="+- 0 -200 -241"/>
                              <a:gd name="T83" fmla="*/ -200 h 54"/>
                              <a:gd name="T84" fmla="+- 0 3647 3639"/>
                              <a:gd name="T85" fmla="*/ T84 w 54"/>
                              <a:gd name="T86" fmla="+- 0 -195 -241"/>
                              <a:gd name="T87" fmla="*/ -195 h 54"/>
                              <a:gd name="T88" fmla="+- 0 3652 3639"/>
                              <a:gd name="T89" fmla="*/ T88 w 54"/>
                              <a:gd name="T90" fmla="+- 0 -190 -241"/>
                              <a:gd name="T91" fmla="*/ -190 h 54"/>
                              <a:gd name="T92" fmla="+- 0 3658 3639"/>
                              <a:gd name="T93" fmla="*/ T92 w 54"/>
                              <a:gd name="T94" fmla="+- 0 -188 -241"/>
                              <a:gd name="T95" fmla="*/ -188 h 54"/>
                              <a:gd name="T96" fmla="+- 0 3666 3639"/>
                              <a:gd name="T97" fmla="*/ T96 w 54"/>
                              <a:gd name="T98" fmla="+- 0 -188 -241"/>
                              <a:gd name="T99" fmla="*/ -188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 h="54">
                                <a:moveTo>
                                  <a:pt x="27" y="53"/>
                                </a:moveTo>
                                <a:lnTo>
                                  <a:pt x="34" y="53"/>
                                </a:lnTo>
                                <a:lnTo>
                                  <a:pt x="41" y="51"/>
                                </a:lnTo>
                                <a:lnTo>
                                  <a:pt x="46" y="46"/>
                                </a:lnTo>
                                <a:lnTo>
                                  <a:pt x="51" y="41"/>
                                </a:lnTo>
                                <a:lnTo>
                                  <a:pt x="53" y="34"/>
                                </a:lnTo>
                                <a:lnTo>
                                  <a:pt x="53" y="27"/>
                                </a:lnTo>
                                <a:lnTo>
                                  <a:pt x="53" y="19"/>
                                </a:lnTo>
                                <a:lnTo>
                                  <a:pt x="51" y="13"/>
                                </a:lnTo>
                                <a:lnTo>
                                  <a:pt x="46" y="8"/>
                                </a:lnTo>
                                <a:lnTo>
                                  <a:pt x="41" y="2"/>
                                </a:lnTo>
                                <a:lnTo>
                                  <a:pt x="34" y="0"/>
                                </a:lnTo>
                                <a:lnTo>
                                  <a:pt x="27" y="0"/>
                                </a:lnTo>
                                <a:lnTo>
                                  <a:pt x="19" y="0"/>
                                </a:lnTo>
                                <a:lnTo>
                                  <a:pt x="13" y="2"/>
                                </a:lnTo>
                                <a:lnTo>
                                  <a:pt x="8" y="8"/>
                                </a:lnTo>
                                <a:lnTo>
                                  <a:pt x="2" y="13"/>
                                </a:lnTo>
                                <a:lnTo>
                                  <a:pt x="0" y="19"/>
                                </a:lnTo>
                                <a:lnTo>
                                  <a:pt x="0" y="27"/>
                                </a:lnTo>
                                <a:lnTo>
                                  <a:pt x="0" y="34"/>
                                </a:lnTo>
                                <a:lnTo>
                                  <a:pt x="2" y="41"/>
                                </a:lnTo>
                                <a:lnTo>
                                  <a:pt x="8" y="46"/>
                                </a:lnTo>
                                <a:lnTo>
                                  <a:pt x="13" y="51"/>
                                </a:lnTo>
                                <a:lnTo>
                                  <a:pt x="19" y="53"/>
                                </a:lnTo>
                                <a:lnTo>
                                  <a:pt x="27" y="53"/>
                                </a:lnTo>
                                <a:close/>
                              </a:path>
                            </a:pathLst>
                          </a:custGeom>
                          <a:noFill/>
                          <a:ln w="3416">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 name="Freeform 379"/>
                        <wps:cNvSpPr>
                          <a:spLocks/>
                        </wps:cNvSpPr>
                        <wps:spPr bwMode="auto">
                          <a:xfrm>
                            <a:off x="2274" y="-109"/>
                            <a:ext cx="54" cy="54"/>
                          </a:xfrm>
                          <a:custGeom>
                            <a:avLst/>
                            <a:gdLst>
                              <a:gd name="T0" fmla="+- 0 2308 2274"/>
                              <a:gd name="T1" fmla="*/ T0 w 54"/>
                              <a:gd name="T2" fmla="+- 0 -109 -109"/>
                              <a:gd name="T3" fmla="*/ -109 h 54"/>
                              <a:gd name="T4" fmla="+- 0 2294 2274"/>
                              <a:gd name="T5" fmla="*/ T4 w 54"/>
                              <a:gd name="T6" fmla="+- 0 -109 -109"/>
                              <a:gd name="T7" fmla="*/ -109 h 54"/>
                              <a:gd name="T8" fmla="+- 0 2287 2274"/>
                              <a:gd name="T9" fmla="*/ T8 w 54"/>
                              <a:gd name="T10" fmla="+- 0 -106 -109"/>
                              <a:gd name="T11" fmla="*/ -106 h 54"/>
                              <a:gd name="T12" fmla="+- 0 2277 2274"/>
                              <a:gd name="T13" fmla="*/ T12 w 54"/>
                              <a:gd name="T14" fmla="+- 0 -96 -109"/>
                              <a:gd name="T15" fmla="*/ -96 h 54"/>
                              <a:gd name="T16" fmla="+- 0 2274 2274"/>
                              <a:gd name="T17" fmla="*/ T16 w 54"/>
                              <a:gd name="T18" fmla="+- 0 -89 -109"/>
                              <a:gd name="T19" fmla="*/ -89 h 54"/>
                              <a:gd name="T20" fmla="+- 0 2274 2274"/>
                              <a:gd name="T21" fmla="*/ T20 w 54"/>
                              <a:gd name="T22" fmla="+- 0 -75 -109"/>
                              <a:gd name="T23" fmla="*/ -75 h 54"/>
                              <a:gd name="T24" fmla="+- 0 2277 2274"/>
                              <a:gd name="T25" fmla="*/ T24 w 54"/>
                              <a:gd name="T26" fmla="+- 0 -68 -109"/>
                              <a:gd name="T27" fmla="*/ -68 h 54"/>
                              <a:gd name="T28" fmla="+- 0 2287 2274"/>
                              <a:gd name="T29" fmla="*/ T28 w 54"/>
                              <a:gd name="T30" fmla="+- 0 -58 -109"/>
                              <a:gd name="T31" fmla="*/ -58 h 54"/>
                              <a:gd name="T32" fmla="+- 0 2294 2274"/>
                              <a:gd name="T33" fmla="*/ T32 w 54"/>
                              <a:gd name="T34" fmla="+- 0 -55 -109"/>
                              <a:gd name="T35" fmla="*/ -55 h 54"/>
                              <a:gd name="T36" fmla="+- 0 2308 2274"/>
                              <a:gd name="T37" fmla="*/ T36 w 54"/>
                              <a:gd name="T38" fmla="+- 0 -55 -109"/>
                              <a:gd name="T39" fmla="*/ -55 h 54"/>
                              <a:gd name="T40" fmla="+- 0 2315 2274"/>
                              <a:gd name="T41" fmla="*/ T40 w 54"/>
                              <a:gd name="T42" fmla="+- 0 -58 -109"/>
                              <a:gd name="T43" fmla="*/ -58 h 54"/>
                              <a:gd name="T44" fmla="+- 0 2325 2274"/>
                              <a:gd name="T45" fmla="*/ T44 w 54"/>
                              <a:gd name="T46" fmla="+- 0 -68 -109"/>
                              <a:gd name="T47" fmla="*/ -68 h 54"/>
                              <a:gd name="T48" fmla="+- 0 2328 2274"/>
                              <a:gd name="T49" fmla="*/ T48 w 54"/>
                              <a:gd name="T50" fmla="+- 0 -75 -109"/>
                              <a:gd name="T51" fmla="*/ -75 h 54"/>
                              <a:gd name="T52" fmla="+- 0 2328 2274"/>
                              <a:gd name="T53" fmla="*/ T52 w 54"/>
                              <a:gd name="T54" fmla="+- 0 -89 -109"/>
                              <a:gd name="T55" fmla="*/ -89 h 54"/>
                              <a:gd name="T56" fmla="+- 0 2325 2274"/>
                              <a:gd name="T57" fmla="*/ T56 w 54"/>
                              <a:gd name="T58" fmla="+- 0 -96 -109"/>
                              <a:gd name="T59" fmla="*/ -96 h 54"/>
                              <a:gd name="T60" fmla="+- 0 2315 2274"/>
                              <a:gd name="T61" fmla="*/ T60 w 54"/>
                              <a:gd name="T62" fmla="+- 0 -106 -109"/>
                              <a:gd name="T63" fmla="*/ -106 h 54"/>
                              <a:gd name="T64" fmla="+- 0 2308 2274"/>
                              <a:gd name="T65" fmla="*/ T64 w 54"/>
                              <a:gd name="T66" fmla="+- 0 -109 -109"/>
                              <a:gd name="T67" fmla="*/ -109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54">
                                <a:moveTo>
                                  <a:pt x="34" y="0"/>
                                </a:moveTo>
                                <a:lnTo>
                                  <a:pt x="20" y="0"/>
                                </a:lnTo>
                                <a:lnTo>
                                  <a:pt x="13" y="3"/>
                                </a:lnTo>
                                <a:lnTo>
                                  <a:pt x="3" y="13"/>
                                </a:lnTo>
                                <a:lnTo>
                                  <a:pt x="0" y="20"/>
                                </a:lnTo>
                                <a:lnTo>
                                  <a:pt x="0" y="34"/>
                                </a:lnTo>
                                <a:lnTo>
                                  <a:pt x="3" y="41"/>
                                </a:lnTo>
                                <a:lnTo>
                                  <a:pt x="13" y="51"/>
                                </a:lnTo>
                                <a:lnTo>
                                  <a:pt x="20" y="54"/>
                                </a:lnTo>
                                <a:lnTo>
                                  <a:pt x="34" y="54"/>
                                </a:lnTo>
                                <a:lnTo>
                                  <a:pt x="41" y="51"/>
                                </a:lnTo>
                                <a:lnTo>
                                  <a:pt x="51" y="41"/>
                                </a:lnTo>
                                <a:lnTo>
                                  <a:pt x="54" y="34"/>
                                </a:lnTo>
                                <a:lnTo>
                                  <a:pt x="54" y="20"/>
                                </a:lnTo>
                                <a:lnTo>
                                  <a:pt x="51" y="13"/>
                                </a:lnTo>
                                <a:lnTo>
                                  <a:pt x="41" y="3"/>
                                </a:lnTo>
                                <a:lnTo>
                                  <a:pt x="34"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378"/>
                        <wps:cNvSpPr>
                          <a:spLocks/>
                        </wps:cNvSpPr>
                        <wps:spPr bwMode="auto">
                          <a:xfrm>
                            <a:off x="2274" y="-109"/>
                            <a:ext cx="54" cy="54"/>
                          </a:xfrm>
                          <a:custGeom>
                            <a:avLst/>
                            <a:gdLst>
                              <a:gd name="T0" fmla="+- 0 2301 2274"/>
                              <a:gd name="T1" fmla="*/ T0 w 54"/>
                              <a:gd name="T2" fmla="+- 0 -55 -109"/>
                              <a:gd name="T3" fmla="*/ -55 h 54"/>
                              <a:gd name="T4" fmla="+- 0 2308 2274"/>
                              <a:gd name="T5" fmla="*/ T4 w 54"/>
                              <a:gd name="T6" fmla="+- 0 -55 -109"/>
                              <a:gd name="T7" fmla="*/ -55 h 54"/>
                              <a:gd name="T8" fmla="+- 0 2315 2274"/>
                              <a:gd name="T9" fmla="*/ T8 w 54"/>
                              <a:gd name="T10" fmla="+- 0 -58 -109"/>
                              <a:gd name="T11" fmla="*/ -58 h 54"/>
                              <a:gd name="T12" fmla="+- 0 2320 2274"/>
                              <a:gd name="T13" fmla="*/ T12 w 54"/>
                              <a:gd name="T14" fmla="+- 0 -63 -109"/>
                              <a:gd name="T15" fmla="*/ -63 h 54"/>
                              <a:gd name="T16" fmla="+- 0 2325 2274"/>
                              <a:gd name="T17" fmla="*/ T16 w 54"/>
                              <a:gd name="T18" fmla="+- 0 -68 -109"/>
                              <a:gd name="T19" fmla="*/ -68 h 54"/>
                              <a:gd name="T20" fmla="+- 0 2328 2274"/>
                              <a:gd name="T21" fmla="*/ T20 w 54"/>
                              <a:gd name="T22" fmla="+- 0 -75 -109"/>
                              <a:gd name="T23" fmla="*/ -75 h 54"/>
                              <a:gd name="T24" fmla="+- 0 2328 2274"/>
                              <a:gd name="T25" fmla="*/ T24 w 54"/>
                              <a:gd name="T26" fmla="+- 0 -82 -109"/>
                              <a:gd name="T27" fmla="*/ -82 h 54"/>
                              <a:gd name="T28" fmla="+- 0 2328 2274"/>
                              <a:gd name="T29" fmla="*/ T28 w 54"/>
                              <a:gd name="T30" fmla="+- 0 -89 -109"/>
                              <a:gd name="T31" fmla="*/ -89 h 54"/>
                              <a:gd name="T32" fmla="+- 0 2325 2274"/>
                              <a:gd name="T33" fmla="*/ T32 w 54"/>
                              <a:gd name="T34" fmla="+- 0 -96 -109"/>
                              <a:gd name="T35" fmla="*/ -96 h 54"/>
                              <a:gd name="T36" fmla="+- 0 2320 2274"/>
                              <a:gd name="T37" fmla="*/ T36 w 54"/>
                              <a:gd name="T38" fmla="+- 0 -101 -109"/>
                              <a:gd name="T39" fmla="*/ -101 h 54"/>
                              <a:gd name="T40" fmla="+- 0 2315 2274"/>
                              <a:gd name="T41" fmla="*/ T40 w 54"/>
                              <a:gd name="T42" fmla="+- 0 -106 -109"/>
                              <a:gd name="T43" fmla="*/ -106 h 54"/>
                              <a:gd name="T44" fmla="+- 0 2308 2274"/>
                              <a:gd name="T45" fmla="*/ T44 w 54"/>
                              <a:gd name="T46" fmla="+- 0 -109 -109"/>
                              <a:gd name="T47" fmla="*/ -109 h 54"/>
                              <a:gd name="T48" fmla="+- 0 2301 2274"/>
                              <a:gd name="T49" fmla="*/ T48 w 54"/>
                              <a:gd name="T50" fmla="+- 0 -109 -109"/>
                              <a:gd name="T51" fmla="*/ -109 h 54"/>
                              <a:gd name="T52" fmla="+- 0 2294 2274"/>
                              <a:gd name="T53" fmla="*/ T52 w 54"/>
                              <a:gd name="T54" fmla="+- 0 -109 -109"/>
                              <a:gd name="T55" fmla="*/ -109 h 54"/>
                              <a:gd name="T56" fmla="+- 0 2287 2274"/>
                              <a:gd name="T57" fmla="*/ T56 w 54"/>
                              <a:gd name="T58" fmla="+- 0 -106 -109"/>
                              <a:gd name="T59" fmla="*/ -106 h 54"/>
                              <a:gd name="T60" fmla="+- 0 2282 2274"/>
                              <a:gd name="T61" fmla="*/ T60 w 54"/>
                              <a:gd name="T62" fmla="+- 0 -101 -109"/>
                              <a:gd name="T63" fmla="*/ -101 h 54"/>
                              <a:gd name="T64" fmla="+- 0 2277 2274"/>
                              <a:gd name="T65" fmla="*/ T64 w 54"/>
                              <a:gd name="T66" fmla="+- 0 -96 -109"/>
                              <a:gd name="T67" fmla="*/ -96 h 54"/>
                              <a:gd name="T68" fmla="+- 0 2274 2274"/>
                              <a:gd name="T69" fmla="*/ T68 w 54"/>
                              <a:gd name="T70" fmla="+- 0 -89 -109"/>
                              <a:gd name="T71" fmla="*/ -89 h 54"/>
                              <a:gd name="T72" fmla="+- 0 2274 2274"/>
                              <a:gd name="T73" fmla="*/ T72 w 54"/>
                              <a:gd name="T74" fmla="+- 0 -82 -109"/>
                              <a:gd name="T75" fmla="*/ -82 h 54"/>
                              <a:gd name="T76" fmla="+- 0 2274 2274"/>
                              <a:gd name="T77" fmla="*/ T76 w 54"/>
                              <a:gd name="T78" fmla="+- 0 -75 -109"/>
                              <a:gd name="T79" fmla="*/ -75 h 54"/>
                              <a:gd name="T80" fmla="+- 0 2277 2274"/>
                              <a:gd name="T81" fmla="*/ T80 w 54"/>
                              <a:gd name="T82" fmla="+- 0 -68 -109"/>
                              <a:gd name="T83" fmla="*/ -68 h 54"/>
                              <a:gd name="T84" fmla="+- 0 2282 2274"/>
                              <a:gd name="T85" fmla="*/ T84 w 54"/>
                              <a:gd name="T86" fmla="+- 0 -63 -109"/>
                              <a:gd name="T87" fmla="*/ -63 h 54"/>
                              <a:gd name="T88" fmla="+- 0 2287 2274"/>
                              <a:gd name="T89" fmla="*/ T88 w 54"/>
                              <a:gd name="T90" fmla="+- 0 -58 -109"/>
                              <a:gd name="T91" fmla="*/ -58 h 54"/>
                              <a:gd name="T92" fmla="+- 0 2294 2274"/>
                              <a:gd name="T93" fmla="*/ T92 w 54"/>
                              <a:gd name="T94" fmla="+- 0 -55 -109"/>
                              <a:gd name="T95" fmla="*/ -55 h 54"/>
                              <a:gd name="T96" fmla="+- 0 2301 2274"/>
                              <a:gd name="T97" fmla="*/ T96 w 54"/>
                              <a:gd name="T98" fmla="+- 0 -55 -109"/>
                              <a:gd name="T99" fmla="*/ -55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 h="54">
                                <a:moveTo>
                                  <a:pt x="27" y="54"/>
                                </a:moveTo>
                                <a:lnTo>
                                  <a:pt x="34" y="54"/>
                                </a:lnTo>
                                <a:lnTo>
                                  <a:pt x="41" y="51"/>
                                </a:lnTo>
                                <a:lnTo>
                                  <a:pt x="46" y="46"/>
                                </a:lnTo>
                                <a:lnTo>
                                  <a:pt x="51" y="41"/>
                                </a:lnTo>
                                <a:lnTo>
                                  <a:pt x="54" y="34"/>
                                </a:lnTo>
                                <a:lnTo>
                                  <a:pt x="54" y="27"/>
                                </a:lnTo>
                                <a:lnTo>
                                  <a:pt x="54" y="20"/>
                                </a:lnTo>
                                <a:lnTo>
                                  <a:pt x="51" y="13"/>
                                </a:lnTo>
                                <a:lnTo>
                                  <a:pt x="46" y="8"/>
                                </a:lnTo>
                                <a:lnTo>
                                  <a:pt x="41" y="3"/>
                                </a:lnTo>
                                <a:lnTo>
                                  <a:pt x="34" y="0"/>
                                </a:lnTo>
                                <a:lnTo>
                                  <a:pt x="27" y="0"/>
                                </a:lnTo>
                                <a:lnTo>
                                  <a:pt x="20" y="0"/>
                                </a:lnTo>
                                <a:lnTo>
                                  <a:pt x="13" y="3"/>
                                </a:lnTo>
                                <a:lnTo>
                                  <a:pt x="8" y="8"/>
                                </a:lnTo>
                                <a:lnTo>
                                  <a:pt x="3" y="13"/>
                                </a:lnTo>
                                <a:lnTo>
                                  <a:pt x="0" y="20"/>
                                </a:lnTo>
                                <a:lnTo>
                                  <a:pt x="0" y="27"/>
                                </a:lnTo>
                                <a:lnTo>
                                  <a:pt x="0" y="34"/>
                                </a:lnTo>
                                <a:lnTo>
                                  <a:pt x="3" y="41"/>
                                </a:lnTo>
                                <a:lnTo>
                                  <a:pt x="8" y="46"/>
                                </a:lnTo>
                                <a:lnTo>
                                  <a:pt x="13" y="51"/>
                                </a:lnTo>
                                <a:lnTo>
                                  <a:pt x="20" y="54"/>
                                </a:lnTo>
                                <a:lnTo>
                                  <a:pt x="27" y="54"/>
                                </a:lnTo>
                                <a:close/>
                              </a:path>
                            </a:pathLst>
                          </a:custGeom>
                          <a:noFill/>
                          <a:ln w="3416">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Freeform 377"/>
                        <wps:cNvSpPr>
                          <a:spLocks/>
                        </wps:cNvSpPr>
                        <wps:spPr bwMode="auto">
                          <a:xfrm>
                            <a:off x="2301" y="-2522"/>
                            <a:ext cx="3275" cy="1856"/>
                          </a:xfrm>
                          <a:custGeom>
                            <a:avLst/>
                            <a:gdLst>
                              <a:gd name="T0" fmla="+- 0 5576 2301"/>
                              <a:gd name="T1" fmla="*/ T0 w 3275"/>
                              <a:gd name="T2" fmla="+- 0 -748 -2522"/>
                              <a:gd name="T3" fmla="*/ -748 h 1856"/>
                              <a:gd name="T4" fmla="+- 0 5030 2301"/>
                              <a:gd name="T5" fmla="*/ T4 w 3275"/>
                              <a:gd name="T6" fmla="+- 0 -705 -2522"/>
                              <a:gd name="T7" fmla="*/ -705 h 1856"/>
                              <a:gd name="T8" fmla="+- 0 4484 2301"/>
                              <a:gd name="T9" fmla="*/ T8 w 3275"/>
                              <a:gd name="T10" fmla="+- 0 -667 -2522"/>
                              <a:gd name="T11" fmla="*/ -667 h 1856"/>
                              <a:gd name="T12" fmla="+- 0 3666 2301"/>
                              <a:gd name="T13" fmla="*/ T12 w 3275"/>
                              <a:gd name="T14" fmla="+- 0 -1924 -2522"/>
                              <a:gd name="T15" fmla="*/ -1924 h 1856"/>
                              <a:gd name="T16" fmla="+- 0 3213 2301"/>
                              <a:gd name="T17" fmla="*/ T16 w 3275"/>
                              <a:gd name="T18" fmla="+- 0 -2366 -2522"/>
                              <a:gd name="T19" fmla="*/ -2366 h 1856"/>
                              <a:gd name="T20" fmla="+- 0 2301 2301"/>
                              <a:gd name="T21" fmla="*/ T20 w 3275"/>
                              <a:gd name="T22" fmla="+- 0 -2522 -2522"/>
                              <a:gd name="T23" fmla="*/ -2522 h 1856"/>
                            </a:gdLst>
                            <a:ahLst/>
                            <a:cxnLst>
                              <a:cxn ang="0">
                                <a:pos x="T1" y="T3"/>
                              </a:cxn>
                              <a:cxn ang="0">
                                <a:pos x="T5" y="T7"/>
                              </a:cxn>
                              <a:cxn ang="0">
                                <a:pos x="T9" y="T11"/>
                              </a:cxn>
                              <a:cxn ang="0">
                                <a:pos x="T13" y="T15"/>
                              </a:cxn>
                              <a:cxn ang="0">
                                <a:pos x="T17" y="T19"/>
                              </a:cxn>
                              <a:cxn ang="0">
                                <a:pos x="T21" y="T23"/>
                              </a:cxn>
                            </a:cxnLst>
                            <a:rect l="0" t="0" r="r" b="b"/>
                            <a:pathLst>
                              <a:path w="3275" h="1856">
                                <a:moveTo>
                                  <a:pt x="3275" y="1774"/>
                                </a:moveTo>
                                <a:lnTo>
                                  <a:pt x="2729" y="1817"/>
                                </a:lnTo>
                                <a:lnTo>
                                  <a:pt x="2183" y="1855"/>
                                </a:lnTo>
                                <a:lnTo>
                                  <a:pt x="1365" y="598"/>
                                </a:lnTo>
                                <a:lnTo>
                                  <a:pt x="912" y="156"/>
                                </a:lnTo>
                                <a:lnTo>
                                  <a:pt x="0" y="0"/>
                                </a:lnTo>
                              </a:path>
                            </a:pathLst>
                          </a:custGeom>
                          <a:noFill/>
                          <a:ln w="13664">
                            <a:solidFill>
                              <a:srgbClr val="FF7F0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Line 376"/>
                        <wps:cNvCnPr>
                          <a:cxnSpLocks noChangeShapeType="1"/>
                        </wps:cNvCnPr>
                        <wps:spPr bwMode="auto">
                          <a:xfrm>
                            <a:off x="2274" y="-2522"/>
                            <a:ext cx="54" cy="0"/>
                          </a:xfrm>
                          <a:prstGeom prst="line">
                            <a:avLst/>
                          </a:prstGeom>
                          <a:noFill/>
                          <a:ln w="34160">
                            <a:solidFill>
                              <a:srgbClr val="FF7F0E"/>
                            </a:solidFill>
                            <a:prstDash val="solid"/>
                            <a:round/>
                            <a:headEnd/>
                            <a:tailEnd/>
                          </a:ln>
                          <a:extLst>
                            <a:ext uri="{909E8E84-426E-40DD-AFC4-6F175D3DCCD1}">
                              <a14:hiddenFill xmlns:a14="http://schemas.microsoft.com/office/drawing/2010/main">
                                <a:noFill/>
                              </a14:hiddenFill>
                            </a:ext>
                          </a:extLst>
                        </wps:spPr>
                        <wps:bodyPr/>
                      </wps:wsp>
                      <wps:wsp>
                        <wps:cNvPr id="382" name="Freeform 375"/>
                        <wps:cNvSpPr>
                          <a:spLocks/>
                        </wps:cNvSpPr>
                        <wps:spPr bwMode="auto">
                          <a:xfrm>
                            <a:off x="2301" y="-792"/>
                            <a:ext cx="3275" cy="238"/>
                          </a:xfrm>
                          <a:custGeom>
                            <a:avLst/>
                            <a:gdLst>
                              <a:gd name="T0" fmla="+- 0 5576 2301"/>
                              <a:gd name="T1" fmla="*/ T0 w 3275"/>
                              <a:gd name="T2" fmla="+- 0 -784 -792"/>
                              <a:gd name="T3" fmla="*/ -784 h 238"/>
                              <a:gd name="T4" fmla="+- 0 5030 2301"/>
                              <a:gd name="T5" fmla="*/ T4 w 3275"/>
                              <a:gd name="T6" fmla="+- 0 -705 -792"/>
                              <a:gd name="T7" fmla="*/ -705 h 238"/>
                              <a:gd name="T8" fmla="+- 0 4484 2301"/>
                              <a:gd name="T9" fmla="*/ T8 w 3275"/>
                              <a:gd name="T10" fmla="+- 0 -600 -792"/>
                              <a:gd name="T11" fmla="*/ -600 h 238"/>
                              <a:gd name="T12" fmla="+- 0 3666 2301"/>
                              <a:gd name="T13" fmla="*/ T12 w 3275"/>
                              <a:gd name="T14" fmla="+- 0 -555 -792"/>
                              <a:gd name="T15" fmla="*/ -555 h 238"/>
                              <a:gd name="T16" fmla="+- 0 3213 2301"/>
                              <a:gd name="T17" fmla="*/ T16 w 3275"/>
                              <a:gd name="T18" fmla="+- 0 -589 -792"/>
                              <a:gd name="T19" fmla="*/ -589 h 238"/>
                              <a:gd name="T20" fmla="+- 0 2301 2301"/>
                              <a:gd name="T21" fmla="*/ T20 w 3275"/>
                              <a:gd name="T22" fmla="+- 0 -792 -792"/>
                              <a:gd name="T23" fmla="*/ -792 h 238"/>
                            </a:gdLst>
                            <a:ahLst/>
                            <a:cxnLst>
                              <a:cxn ang="0">
                                <a:pos x="T1" y="T3"/>
                              </a:cxn>
                              <a:cxn ang="0">
                                <a:pos x="T5" y="T7"/>
                              </a:cxn>
                              <a:cxn ang="0">
                                <a:pos x="T9" y="T11"/>
                              </a:cxn>
                              <a:cxn ang="0">
                                <a:pos x="T13" y="T15"/>
                              </a:cxn>
                              <a:cxn ang="0">
                                <a:pos x="T17" y="T19"/>
                              </a:cxn>
                              <a:cxn ang="0">
                                <a:pos x="T21" y="T23"/>
                              </a:cxn>
                            </a:cxnLst>
                            <a:rect l="0" t="0" r="r" b="b"/>
                            <a:pathLst>
                              <a:path w="3275" h="238">
                                <a:moveTo>
                                  <a:pt x="3275" y="8"/>
                                </a:moveTo>
                                <a:lnTo>
                                  <a:pt x="2729" y="87"/>
                                </a:lnTo>
                                <a:lnTo>
                                  <a:pt x="2183" y="192"/>
                                </a:lnTo>
                                <a:lnTo>
                                  <a:pt x="1365" y="237"/>
                                </a:lnTo>
                                <a:lnTo>
                                  <a:pt x="912" y="203"/>
                                </a:lnTo>
                                <a:lnTo>
                                  <a:pt x="0" y="0"/>
                                </a:lnTo>
                              </a:path>
                            </a:pathLst>
                          </a:custGeom>
                          <a:noFill/>
                          <a:ln w="13664">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3" name="AutoShape 374"/>
                        <wps:cNvSpPr>
                          <a:spLocks/>
                        </wps:cNvSpPr>
                        <wps:spPr bwMode="auto">
                          <a:xfrm>
                            <a:off x="5550" y="-811"/>
                            <a:ext cx="52" cy="49"/>
                          </a:xfrm>
                          <a:custGeom>
                            <a:avLst/>
                            <a:gdLst>
                              <a:gd name="T0" fmla="+- 0 5601 5550"/>
                              <a:gd name="T1" fmla="*/ T0 w 52"/>
                              <a:gd name="T2" fmla="+- 0 -792 -811"/>
                              <a:gd name="T3" fmla="*/ -792 h 49"/>
                              <a:gd name="T4" fmla="+- 0 5550 5550"/>
                              <a:gd name="T5" fmla="*/ T4 w 52"/>
                              <a:gd name="T6" fmla="+- 0 -792 -811"/>
                              <a:gd name="T7" fmla="*/ -792 h 49"/>
                              <a:gd name="T8" fmla="+- 0 5566 5550"/>
                              <a:gd name="T9" fmla="*/ T8 w 52"/>
                              <a:gd name="T10" fmla="+- 0 -781 -811"/>
                              <a:gd name="T11" fmla="*/ -781 h 49"/>
                              <a:gd name="T12" fmla="+- 0 5560 5550"/>
                              <a:gd name="T13" fmla="*/ T12 w 52"/>
                              <a:gd name="T14" fmla="+- 0 -762 -811"/>
                              <a:gd name="T15" fmla="*/ -762 h 49"/>
                              <a:gd name="T16" fmla="+- 0 5576 5550"/>
                              <a:gd name="T17" fmla="*/ T16 w 52"/>
                              <a:gd name="T18" fmla="+- 0 -774 -811"/>
                              <a:gd name="T19" fmla="*/ -774 h 49"/>
                              <a:gd name="T20" fmla="+- 0 5588 5550"/>
                              <a:gd name="T21" fmla="*/ T20 w 52"/>
                              <a:gd name="T22" fmla="+- 0 -774 -811"/>
                              <a:gd name="T23" fmla="*/ -774 h 49"/>
                              <a:gd name="T24" fmla="+- 0 5586 5550"/>
                              <a:gd name="T25" fmla="*/ T24 w 52"/>
                              <a:gd name="T26" fmla="+- 0 -781 -811"/>
                              <a:gd name="T27" fmla="*/ -781 h 49"/>
                              <a:gd name="T28" fmla="+- 0 5601 5550"/>
                              <a:gd name="T29" fmla="*/ T28 w 52"/>
                              <a:gd name="T30" fmla="+- 0 -792 -811"/>
                              <a:gd name="T31" fmla="*/ -792 h 49"/>
                              <a:gd name="T32" fmla="+- 0 5588 5550"/>
                              <a:gd name="T33" fmla="*/ T32 w 52"/>
                              <a:gd name="T34" fmla="+- 0 -774 -811"/>
                              <a:gd name="T35" fmla="*/ -774 h 49"/>
                              <a:gd name="T36" fmla="+- 0 5576 5550"/>
                              <a:gd name="T37" fmla="*/ T36 w 52"/>
                              <a:gd name="T38" fmla="+- 0 -774 -811"/>
                              <a:gd name="T39" fmla="*/ -774 h 49"/>
                              <a:gd name="T40" fmla="+- 0 5592 5550"/>
                              <a:gd name="T41" fmla="*/ T40 w 52"/>
                              <a:gd name="T42" fmla="+- 0 -762 -811"/>
                              <a:gd name="T43" fmla="*/ -762 h 49"/>
                              <a:gd name="T44" fmla="+- 0 5588 5550"/>
                              <a:gd name="T45" fmla="*/ T44 w 52"/>
                              <a:gd name="T46" fmla="+- 0 -774 -811"/>
                              <a:gd name="T47" fmla="*/ -774 h 49"/>
                              <a:gd name="T48" fmla="+- 0 5576 5550"/>
                              <a:gd name="T49" fmla="*/ T48 w 52"/>
                              <a:gd name="T50" fmla="+- 0 -811 -811"/>
                              <a:gd name="T51" fmla="*/ -811 h 49"/>
                              <a:gd name="T52" fmla="+- 0 5570 5550"/>
                              <a:gd name="T53" fmla="*/ T52 w 52"/>
                              <a:gd name="T54" fmla="+- 0 -792 -811"/>
                              <a:gd name="T55" fmla="*/ -792 h 49"/>
                              <a:gd name="T56" fmla="+- 0 5582 5550"/>
                              <a:gd name="T57" fmla="*/ T56 w 52"/>
                              <a:gd name="T58" fmla="+- 0 -792 -811"/>
                              <a:gd name="T59" fmla="*/ -792 h 49"/>
                              <a:gd name="T60" fmla="+- 0 5576 5550"/>
                              <a:gd name="T61" fmla="*/ T60 w 52"/>
                              <a:gd name="T62" fmla="+- 0 -811 -811"/>
                              <a:gd name="T63" fmla="*/ -811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2" h="49">
                                <a:moveTo>
                                  <a:pt x="51" y="19"/>
                                </a:moveTo>
                                <a:lnTo>
                                  <a:pt x="0" y="19"/>
                                </a:lnTo>
                                <a:lnTo>
                                  <a:pt x="16" y="30"/>
                                </a:lnTo>
                                <a:lnTo>
                                  <a:pt x="10" y="49"/>
                                </a:lnTo>
                                <a:lnTo>
                                  <a:pt x="26" y="37"/>
                                </a:lnTo>
                                <a:lnTo>
                                  <a:pt x="38" y="37"/>
                                </a:lnTo>
                                <a:lnTo>
                                  <a:pt x="36" y="30"/>
                                </a:lnTo>
                                <a:lnTo>
                                  <a:pt x="51" y="19"/>
                                </a:lnTo>
                                <a:close/>
                                <a:moveTo>
                                  <a:pt x="38" y="37"/>
                                </a:moveTo>
                                <a:lnTo>
                                  <a:pt x="26" y="37"/>
                                </a:lnTo>
                                <a:lnTo>
                                  <a:pt x="42" y="49"/>
                                </a:lnTo>
                                <a:lnTo>
                                  <a:pt x="38" y="37"/>
                                </a:lnTo>
                                <a:close/>
                                <a:moveTo>
                                  <a:pt x="26" y="0"/>
                                </a:moveTo>
                                <a:lnTo>
                                  <a:pt x="20" y="19"/>
                                </a:lnTo>
                                <a:lnTo>
                                  <a:pt x="32" y="19"/>
                                </a:lnTo>
                                <a:lnTo>
                                  <a:pt x="26"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Freeform 373"/>
                        <wps:cNvSpPr>
                          <a:spLocks/>
                        </wps:cNvSpPr>
                        <wps:spPr bwMode="auto">
                          <a:xfrm>
                            <a:off x="5550" y="-811"/>
                            <a:ext cx="52" cy="49"/>
                          </a:xfrm>
                          <a:custGeom>
                            <a:avLst/>
                            <a:gdLst>
                              <a:gd name="T0" fmla="+- 0 5576 5550"/>
                              <a:gd name="T1" fmla="*/ T0 w 52"/>
                              <a:gd name="T2" fmla="+- 0 -811 -811"/>
                              <a:gd name="T3" fmla="*/ -811 h 49"/>
                              <a:gd name="T4" fmla="+- 0 5570 5550"/>
                              <a:gd name="T5" fmla="*/ T4 w 52"/>
                              <a:gd name="T6" fmla="+- 0 -792 -811"/>
                              <a:gd name="T7" fmla="*/ -792 h 49"/>
                              <a:gd name="T8" fmla="+- 0 5550 5550"/>
                              <a:gd name="T9" fmla="*/ T8 w 52"/>
                              <a:gd name="T10" fmla="+- 0 -792 -811"/>
                              <a:gd name="T11" fmla="*/ -792 h 49"/>
                              <a:gd name="T12" fmla="+- 0 5566 5550"/>
                              <a:gd name="T13" fmla="*/ T12 w 52"/>
                              <a:gd name="T14" fmla="+- 0 -781 -811"/>
                              <a:gd name="T15" fmla="*/ -781 h 49"/>
                              <a:gd name="T16" fmla="+- 0 5560 5550"/>
                              <a:gd name="T17" fmla="*/ T16 w 52"/>
                              <a:gd name="T18" fmla="+- 0 -762 -811"/>
                              <a:gd name="T19" fmla="*/ -762 h 49"/>
                              <a:gd name="T20" fmla="+- 0 5576 5550"/>
                              <a:gd name="T21" fmla="*/ T20 w 52"/>
                              <a:gd name="T22" fmla="+- 0 -774 -811"/>
                              <a:gd name="T23" fmla="*/ -774 h 49"/>
                              <a:gd name="T24" fmla="+- 0 5592 5550"/>
                              <a:gd name="T25" fmla="*/ T24 w 52"/>
                              <a:gd name="T26" fmla="+- 0 -762 -811"/>
                              <a:gd name="T27" fmla="*/ -762 h 49"/>
                              <a:gd name="T28" fmla="+- 0 5586 5550"/>
                              <a:gd name="T29" fmla="*/ T28 w 52"/>
                              <a:gd name="T30" fmla="+- 0 -781 -811"/>
                              <a:gd name="T31" fmla="*/ -781 h 49"/>
                              <a:gd name="T32" fmla="+- 0 5601 5550"/>
                              <a:gd name="T33" fmla="*/ T32 w 52"/>
                              <a:gd name="T34" fmla="+- 0 -792 -811"/>
                              <a:gd name="T35" fmla="*/ -792 h 49"/>
                              <a:gd name="T36" fmla="+- 0 5582 5550"/>
                              <a:gd name="T37" fmla="*/ T36 w 52"/>
                              <a:gd name="T38" fmla="+- 0 -792 -811"/>
                              <a:gd name="T39" fmla="*/ -792 h 49"/>
                              <a:gd name="T40" fmla="+- 0 5576 5550"/>
                              <a:gd name="T41" fmla="*/ T40 w 52"/>
                              <a:gd name="T42" fmla="+- 0 -811 -811"/>
                              <a:gd name="T43" fmla="*/ -811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 h="49">
                                <a:moveTo>
                                  <a:pt x="26" y="0"/>
                                </a:moveTo>
                                <a:lnTo>
                                  <a:pt x="20" y="19"/>
                                </a:lnTo>
                                <a:lnTo>
                                  <a:pt x="0" y="19"/>
                                </a:lnTo>
                                <a:lnTo>
                                  <a:pt x="16" y="30"/>
                                </a:lnTo>
                                <a:lnTo>
                                  <a:pt x="10" y="49"/>
                                </a:lnTo>
                                <a:lnTo>
                                  <a:pt x="26" y="37"/>
                                </a:lnTo>
                                <a:lnTo>
                                  <a:pt x="42" y="49"/>
                                </a:lnTo>
                                <a:lnTo>
                                  <a:pt x="36" y="30"/>
                                </a:lnTo>
                                <a:lnTo>
                                  <a:pt x="51" y="19"/>
                                </a:lnTo>
                                <a:lnTo>
                                  <a:pt x="32" y="19"/>
                                </a:lnTo>
                                <a:lnTo>
                                  <a:pt x="26" y="0"/>
                                </a:lnTo>
                                <a:close/>
                              </a:path>
                            </a:pathLst>
                          </a:custGeom>
                          <a:noFill/>
                          <a:ln w="3416">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AutoShape 372"/>
                        <wps:cNvSpPr>
                          <a:spLocks/>
                        </wps:cNvSpPr>
                        <wps:spPr bwMode="auto">
                          <a:xfrm>
                            <a:off x="4459" y="-627"/>
                            <a:ext cx="52" cy="49"/>
                          </a:xfrm>
                          <a:custGeom>
                            <a:avLst/>
                            <a:gdLst>
                              <a:gd name="T0" fmla="+- 0 4510 4459"/>
                              <a:gd name="T1" fmla="*/ T0 w 52"/>
                              <a:gd name="T2" fmla="+- 0 -609 -627"/>
                              <a:gd name="T3" fmla="*/ -609 h 49"/>
                              <a:gd name="T4" fmla="+- 0 4459 4459"/>
                              <a:gd name="T5" fmla="*/ T4 w 52"/>
                              <a:gd name="T6" fmla="+- 0 -609 -627"/>
                              <a:gd name="T7" fmla="*/ -609 h 49"/>
                              <a:gd name="T8" fmla="+- 0 4474 4459"/>
                              <a:gd name="T9" fmla="*/ T8 w 52"/>
                              <a:gd name="T10" fmla="+- 0 -597 -627"/>
                              <a:gd name="T11" fmla="*/ -597 h 49"/>
                              <a:gd name="T12" fmla="+- 0 4468 4459"/>
                              <a:gd name="T13" fmla="*/ T12 w 52"/>
                              <a:gd name="T14" fmla="+- 0 -579 -627"/>
                              <a:gd name="T15" fmla="*/ -579 h 49"/>
                              <a:gd name="T16" fmla="+- 0 4484 4459"/>
                              <a:gd name="T17" fmla="*/ T16 w 52"/>
                              <a:gd name="T18" fmla="+- 0 -590 -627"/>
                              <a:gd name="T19" fmla="*/ -590 h 49"/>
                              <a:gd name="T20" fmla="+- 0 4496 4459"/>
                              <a:gd name="T21" fmla="*/ T20 w 52"/>
                              <a:gd name="T22" fmla="+- 0 -590 -627"/>
                              <a:gd name="T23" fmla="*/ -590 h 49"/>
                              <a:gd name="T24" fmla="+- 0 4494 4459"/>
                              <a:gd name="T25" fmla="*/ T24 w 52"/>
                              <a:gd name="T26" fmla="+- 0 -597 -627"/>
                              <a:gd name="T27" fmla="*/ -597 h 49"/>
                              <a:gd name="T28" fmla="+- 0 4510 4459"/>
                              <a:gd name="T29" fmla="*/ T28 w 52"/>
                              <a:gd name="T30" fmla="+- 0 -609 -627"/>
                              <a:gd name="T31" fmla="*/ -609 h 49"/>
                              <a:gd name="T32" fmla="+- 0 4496 4459"/>
                              <a:gd name="T33" fmla="*/ T32 w 52"/>
                              <a:gd name="T34" fmla="+- 0 -590 -627"/>
                              <a:gd name="T35" fmla="*/ -590 h 49"/>
                              <a:gd name="T36" fmla="+- 0 4484 4459"/>
                              <a:gd name="T37" fmla="*/ T36 w 52"/>
                              <a:gd name="T38" fmla="+- 0 -590 -627"/>
                              <a:gd name="T39" fmla="*/ -590 h 49"/>
                              <a:gd name="T40" fmla="+- 0 4500 4459"/>
                              <a:gd name="T41" fmla="*/ T40 w 52"/>
                              <a:gd name="T42" fmla="+- 0 -579 -627"/>
                              <a:gd name="T43" fmla="*/ -579 h 49"/>
                              <a:gd name="T44" fmla="+- 0 4496 4459"/>
                              <a:gd name="T45" fmla="*/ T44 w 52"/>
                              <a:gd name="T46" fmla="+- 0 -590 -627"/>
                              <a:gd name="T47" fmla="*/ -590 h 49"/>
                              <a:gd name="T48" fmla="+- 0 4484 4459"/>
                              <a:gd name="T49" fmla="*/ T48 w 52"/>
                              <a:gd name="T50" fmla="+- 0 -627 -627"/>
                              <a:gd name="T51" fmla="*/ -627 h 49"/>
                              <a:gd name="T52" fmla="+- 0 4478 4459"/>
                              <a:gd name="T53" fmla="*/ T52 w 52"/>
                              <a:gd name="T54" fmla="+- 0 -609 -627"/>
                              <a:gd name="T55" fmla="*/ -609 h 49"/>
                              <a:gd name="T56" fmla="+- 0 4490 4459"/>
                              <a:gd name="T57" fmla="*/ T56 w 52"/>
                              <a:gd name="T58" fmla="+- 0 -609 -627"/>
                              <a:gd name="T59" fmla="*/ -609 h 49"/>
                              <a:gd name="T60" fmla="+- 0 4484 4459"/>
                              <a:gd name="T61" fmla="*/ T60 w 52"/>
                              <a:gd name="T62" fmla="+- 0 -627 -627"/>
                              <a:gd name="T63" fmla="*/ -627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2" h="49">
                                <a:moveTo>
                                  <a:pt x="51" y="18"/>
                                </a:moveTo>
                                <a:lnTo>
                                  <a:pt x="0" y="18"/>
                                </a:lnTo>
                                <a:lnTo>
                                  <a:pt x="15" y="30"/>
                                </a:lnTo>
                                <a:lnTo>
                                  <a:pt x="9" y="48"/>
                                </a:lnTo>
                                <a:lnTo>
                                  <a:pt x="25" y="37"/>
                                </a:lnTo>
                                <a:lnTo>
                                  <a:pt x="37" y="37"/>
                                </a:lnTo>
                                <a:lnTo>
                                  <a:pt x="35" y="30"/>
                                </a:lnTo>
                                <a:lnTo>
                                  <a:pt x="51" y="18"/>
                                </a:lnTo>
                                <a:close/>
                                <a:moveTo>
                                  <a:pt x="37" y="37"/>
                                </a:moveTo>
                                <a:lnTo>
                                  <a:pt x="25" y="37"/>
                                </a:lnTo>
                                <a:lnTo>
                                  <a:pt x="41" y="48"/>
                                </a:lnTo>
                                <a:lnTo>
                                  <a:pt x="37" y="37"/>
                                </a:lnTo>
                                <a:close/>
                                <a:moveTo>
                                  <a:pt x="25" y="0"/>
                                </a:moveTo>
                                <a:lnTo>
                                  <a:pt x="19" y="18"/>
                                </a:lnTo>
                                <a:lnTo>
                                  <a:pt x="31" y="18"/>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371"/>
                        <wps:cNvSpPr>
                          <a:spLocks/>
                        </wps:cNvSpPr>
                        <wps:spPr bwMode="auto">
                          <a:xfrm>
                            <a:off x="4459" y="-627"/>
                            <a:ext cx="52" cy="49"/>
                          </a:xfrm>
                          <a:custGeom>
                            <a:avLst/>
                            <a:gdLst>
                              <a:gd name="T0" fmla="+- 0 4484 4459"/>
                              <a:gd name="T1" fmla="*/ T0 w 52"/>
                              <a:gd name="T2" fmla="+- 0 -627 -627"/>
                              <a:gd name="T3" fmla="*/ -627 h 49"/>
                              <a:gd name="T4" fmla="+- 0 4478 4459"/>
                              <a:gd name="T5" fmla="*/ T4 w 52"/>
                              <a:gd name="T6" fmla="+- 0 -609 -627"/>
                              <a:gd name="T7" fmla="*/ -609 h 49"/>
                              <a:gd name="T8" fmla="+- 0 4459 4459"/>
                              <a:gd name="T9" fmla="*/ T8 w 52"/>
                              <a:gd name="T10" fmla="+- 0 -609 -627"/>
                              <a:gd name="T11" fmla="*/ -609 h 49"/>
                              <a:gd name="T12" fmla="+- 0 4474 4459"/>
                              <a:gd name="T13" fmla="*/ T12 w 52"/>
                              <a:gd name="T14" fmla="+- 0 -597 -627"/>
                              <a:gd name="T15" fmla="*/ -597 h 49"/>
                              <a:gd name="T16" fmla="+- 0 4468 4459"/>
                              <a:gd name="T17" fmla="*/ T16 w 52"/>
                              <a:gd name="T18" fmla="+- 0 -579 -627"/>
                              <a:gd name="T19" fmla="*/ -579 h 49"/>
                              <a:gd name="T20" fmla="+- 0 4484 4459"/>
                              <a:gd name="T21" fmla="*/ T20 w 52"/>
                              <a:gd name="T22" fmla="+- 0 -590 -627"/>
                              <a:gd name="T23" fmla="*/ -590 h 49"/>
                              <a:gd name="T24" fmla="+- 0 4500 4459"/>
                              <a:gd name="T25" fmla="*/ T24 w 52"/>
                              <a:gd name="T26" fmla="+- 0 -579 -627"/>
                              <a:gd name="T27" fmla="*/ -579 h 49"/>
                              <a:gd name="T28" fmla="+- 0 4494 4459"/>
                              <a:gd name="T29" fmla="*/ T28 w 52"/>
                              <a:gd name="T30" fmla="+- 0 -597 -627"/>
                              <a:gd name="T31" fmla="*/ -597 h 49"/>
                              <a:gd name="T32" fmla="+- 0 4510 4459"/>
                              <a:gd name="T33" fmla="*/ T32 w 52"/>
                              <a:gd name="T34" fmla="+- 0 -609 -627"/>
                              <a:gd name="T35" fmla="*/ -609 h 49"/>
                              <a:gd name="T36" fmla="+- 0 4490 4459"/>
                              <a:gd name="T37" fmla="*/ T36 w 52"/>
                              <a:gd name="T38" fmla="+- 0 -609 -627"/>
                              <a:gd name="T39" fmla="*/ -609 h 49"/>
                              <a:gd name="T40" fmla="+- 0 4484 4459"/>
                              <a:gd name="T41" fmla="*/ T40 w 52"/>
                              <a:gd name="T42" fmla="+- 0 -627 -627"/>
                              <a:gd name="T43" fmla="*/ -627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 h="49">
                                <a:moveTo>
                                  <a:pt x="25" y="0"/>
                                </a:moveTo>
                                <a:lnTo>
                                  <a:pt x="19" y="18"/>
                                </a:lnTo>
                                <a:lnTo>
                                  <a:pt x="0" y="18"/>
                                </a:lnTo>
                                <a:lnTo>
                                  <a:pt x="15" y="30"/>
                                </a:lnTo>
                                <a:lnTo>
                                  <a:pt x="9" y="48"/>
                                </a:lnTo>
                                <a:lnTo>
                                  <a:pt x="25" y="37"/>
                                </a:lnTo>
                                <a:lnTo>
                                  <a:pt x="41" y="48"/>
                                </a:lnTo>
                                <a:lnTo>
                                  <a:pt x="35" y="30"/>
                                </a:lnTo>
                                <a:lnTo>
                                  <a:pt x="51" y="18"/>
                                </a:lnTo>
                                <a:lnTo>
                                  <a:pt x="31" y="18"/>
                                </a:lnTo>
                                <a:lnTo>
                                  <a:pt x="25" y="0"/>
                                </a:lnTo>
                                <a:close/>
                              </a:path>
                            </a:pathLst>
                          </a:custGeom>
                          <a:noFill/>
                          <a:ln w="3416">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AutoShape 370"/>
                        <wps:cNvSpPr>
                          <a:spLocks/>
                        </wps:cNvSpPr>
                        <wps:spPr bwMode="auto">
                          <a:xfrm>
                            <a:off x="3640" y="-582"/>
                            <a:ext cx="52" cy="49"/>
                          </a:xfrm>
                          <a:custGeom>
                            <a:avLst/>
                            <a:gdLst>
                              <a:gd name="T0" fmla="+- 0 3691 3640"/>
                              <a:gd name="T1" fmla="*/ T0 w 52"/>
                              <a:gd name="T2" fmla="+- 0 -563 -582"/>
                              <a:gd name="T3" fmla="*/ -563 h 49"/>
                              <a:gd name="T4" fmla="+- 0 3640 3640"/>
                              <a:gd name="T5" fmla="*/ T4 w 52"/>
                              <a:gd name="T6" fmla="+- 0 -563 -582"/>
                              <a:gd name="T7" fmla="*/ -563 h 49"/>
                              <a:gd name="T8" fmla="+- 0 3656 3640"/>
                              <a:gd name="T9" fmla="*/ T8 w 52"/>
                              <a:gd name="T10" fmla="+- 0 -552 -582"/>
                              <a:gd name="T11" fmla="*/ -552 h 49"/>
                              <a:gd name="T12" fmla="+- 0 3650 3640"/>
                              <a:gd name="T13" fmla="*/ T12 w 52"/>
                              <a:gd name="T14" fmla="+- 0 -533 -582"/>
                              <a:gd name="T15" fmla="*/ -533 h 49"/>
                              <a:gd name="T16" fmla="+- 0 3666 3640"/>
                              <a:gd name="T17" fmla="*/ T16 w 52"/>
                              <a:gd name="T18" fmla="+- 0 -545 -582"/>
                              <a:gd name="T19" fmla="*/ -545 h 49"/>
                              <a:gd name="T20" fmla="+- 0 3678 3640"/>
                              <a:gd name="T21" fmla="*/ T20 w 52"/>
                              <a:gd name="T22" fmla="+- 0 -545 -582"/>
                              <a:gd name="T23" fmla="*/ -545 h 49"/>
                              <a:gd name="T24" fmla="+- 0 3675 3640"/>
                              <a:gd name="T25" fmla="*/ T24 w 52"/>
                              <a:gd name="T26" fmla="+- 0 -552 -582"/>
                              <a:gd name="T27" fmla="*/ -552 h 49"/>
                              <a:gd name="T28" fmla="+- 0 3691 3640"/>
                              <a:gd name="T29" fmla="*/ T28 w 52"/>
                              <a:gd name="T30" fmla="+- 0 -563 -582"/>
                              <a:gd name="T31" fmla="*/ -563 h 49"/>
                              <a:gd name="T32" fmla="+- 0 3678 3640"/>
                              <a:gd name="T33" fmla="*/ T32 w 52"/>
                              <a:gd name="T34" fmla="+- 0 -545 -582"/>
                              <a:gd name="T35" fmla="*/ -545 h 49"/>
                              <a:gd name="T36" fmla="+- 0 3666 3640"/>
                              <a:gd name="T37" fmla="*/ T36 w 52"/>
                              <a:gd name="T38" fmla="+- 0 -545 -582"/>
                              <a:gd name="T39" fmla="*/ -545 h 49"/>
                              <a:gd name="T40" fmla="+- 0 3681 3640"/>
                              <a:gd name="T41" fmla="*/ T40 w 52"/>
                              <a:gd name="T42" fmla="+- 0 -533 -582"/>
                              <a:gd name="T43" fmla="*/ -533 h 49"/>
                              <a:gd name="T44" fmla="+- 0 3678 3640"/>
                              <a:gd name="T45" fmla="*/ T44 w 52"/>
                              <a:gd name="T46" fmla="+- 0 -545 -582"/>
                              <a:gd name="T47" fmla="*/ -545 h 49"/>
                              <a:gd name="T48" fmla="+- 0 3666 3640"/>
                              <a:gd name="T49" fmla="*/ T48 w 52"/>
                              <a:gd name="T50" fmla="+- 0 -582 -582"/>
                              <a:gd name="T51" fmla="*/ -582 h 49"/>
                              <a:gd name="T52" fmla="+- 0 3660 3640"/>
                              <a:gd name="T53" fmla="*/ T52 w 52"/>
                              <a:gd name="T54" fmla="+- 0 -563 -582"/>
                              <a:gd name="T55" fmla="*/ -563 h 49"/>
                              <a:gd name="T56" fmla="+- 0 3672 3640"/>
                              <a:gd name="T57" fmla="*/ T56 w 52"/>
                              <a:gd name="T58" fmla="+- 0 -563 -582"/>
                              <a:gd name="T59" fmla="*/ -563 h 49"/>
                              <a:gd name="T60" fmla="+- 0 3666 3640"/>
                              <a:gd name="T61" fmla="*/ T60 w 52"/>
                              <a:gd name="T62" fmla="+- 0 -582 -582"/>
                              <a:gd name="T63" fmla="*/ -582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2" h="49">
                                <a:moveTo>
                                  <a:pt x="51" y="19"/>
                                </a:moveTo>
                                <a:lnTo>
                                  <a:pt x="0" y="19"/>
                                </a:lnTo>
                                <a:lnTo>
                                  <a:pt x="16" y="30"/>
                                </a:lnTo>
                                <a:lnTo>
                                  <a:pt x="10" y="49"/>
                                </a:lnTo>
                                <a:lnTo>
                                  <a:pt x="26" y="37"/>
                                </a:lnTo>
                                <a:lnTo>
                                  <a:pt x="38" y="37"/>
                                </a:lnTo>
                                <a:lnTo>
                                  <a:pt x="35" y="30"/>
                                </a:lnTo>
                                <a:lnTo>
                                  <a:pt x="51" y="19"/>
                                </a:lnTo>
                                <a:close/>
                                <a:moveTo>
                                  <a:pt x="38" y="37"/>
                                </a:moveTo>
                                <a:lnTo>
                                  <a:pt x="26" y="37"/>
                                </a:lnTo>
                                <a:lnTo>
                                  <a:pt x="41" y="49"/>
                                </a:lnTo>
                                <a:lnTo>
                                  <a:pt x="38" y="37"/>
                                </a:lnTo>
                                <a:close/>
                                <a:moveTo>
                                  <a:pt x="26" y="0"/>
                                </a:moveTo>
                                <a:lnTo>
                                  <a:pt x="20" y="19"/>
                                </a:lnTo>
                                <a:lnTo>
                                  <a:pt x="32" y="19"/>
                                </a:lnTo>
                                <a:lnTo>
                                  <a:pt x="26"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Freeform 369"/>
                        <wps:cNvSpPr>
                          <a:spLocks/>
                        </wps:cNvSpPr>
                        <wps:spPr bwMode="auto">
                          <a:xfrm>
                            <a:off x="3640" y="-582"/>
                            <a:ext cx="52" cy="49"/>
                          </a:xfrm>
                          <a:custGeom>
                            <a:avLst/>
                            <a:gdLst>
                              <a:gd name="T0" fmla="+- 0 3666 3640"/>
                              <a:gd name="T1" fmla="*/ T0 w 52"/>
                              <a:gd name="T2" fmla="+- 0 -582 -582"/>
                              <a:gd name="T3" fmla="*/ -582 h 49"/>
                              <a:gd name="T4" fmla="+- 0 3660 3640"/>
                              <a:gd name="T5" fmla="*/ T4 w 52"/>
                              <a:gd name="T6" fmla="+- 0 -563 -582"/>
                              <a:gd name="T7" fmla="*/ -563 h 49"/>
                              <a:gd name="T8" fmla="+- 0 3640 3640"/>
                              <a:gd name="T9" fmla="*/ T8 w 52"/>
                              <a:gd name="T10" fmla="+- 0 -563 -582"/>
                              <a:gd name="T11" fmla="*/ -563 h 49"/>
                              <a:gd name="T12" fmla="+- 0 3656 3640"/>
                              <a:gd name="T13" fmla="*/ T12 w 52"/>
                              <a:gd name="T14" fmla="+- 0 -552 -582"/>
                              <a:gd name="T15" fmla="*/ -552 h 49"/>
                              <a:gd name="T16" fmla="+- 0 3650 3640"/>
                              <a:gd name="T17" fmla="*/ T16 w 52"/>
                              <a:gd name="T18" fmla="+- 0 -533 -582"/>
                              <a:gd name="T19" fmla="*/ -533 h 49"/>
                              <a:gd name="T20" fmla="+- 0 3666 3640"/>
                              <a:gd name="T21" fmla="*/ T20 w 52"/>
                              <a:gd name="T22" fmla="+- 0 -545 -582"/>
                              <a:gd name="T23" fmla="*/ -545 h 49"/>
                              <a:gd name="T24" fmla="+- 0 3681 3640"/>
                              <a:gd name="T25" fmla="*/ T24 w 52"/>
                              <a:gd name="T26" fmla="+- 0 -533 -582"/>
                              <a:gd name="T27" fmla="*/ -533 h 49"/>
                              <a:gd name="T28" fmla="+- 0 3675 3640"/>
                              <a:gd name="T29" fmla="*/ T28 w 52"/>
                              <a:gd name="T30" fmla="+- 0 -552 -582"/>
                              <a:gd name="T31" fmla="*/ -552 h 49"/>
                              <a:gd name="T32" fmla="+- 0 3691 3640"/>
                              <a:gd name="T33" fmla="*/ T32 w 52"/>
                              <a:gd name="T34" fmla="+- 0 -563 -582"/>
                              <a:gd name="T35" fmla="*/ -563 h 49"/>
                              <a:gd name="T36" fmla="+- 0 3672 3640"/>
                              <a:gd name="T37" fmla="*/ T36 w 52"/>
                              <a:gd name="T38" fmla="+- 0 -563 -582"/>
                              <a:gd name="T39" fmla="*/ -563 h 49"/>
                              <a:gd name="T40" fmla="+- 0 3666 3640"/>
                              <a:gd name="T41" fmla="*/ T40 w 52"/>
                              <a:gd name="T42" fmla="+- 0 -582 -582"/>
                              <a:gd name="T43" fmla="*/ -582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 h="49">
                                <a:moveTo>
                                  <a:pt x="26" y="0"/>
                                </a:moveTo>
                                <a:lnTo>
                                  <a:pt x="20" y="19"/>
                                </a:lnTo>
                                <a:lnTo>
                                  <a:pt x="0" y="19"/>
                                </a:lnTo>
                                <a:lnTo>
                                  <a:pt x="16" y="30"/>
                                </a:lnTo>
                                <a:lnTo>
                                  <a:pt x="10" y="49"/>
                                </a:lnTo>
                                <a:lnTo>
                                  <a:pt x="26" y="37"/>
                                </a:lnTo>
                                <a:lnTo>
                                  <a:pt x="41" y="49"/>
                                </a:lnTo>
                                <a:lnTo>
                                  <a:pt x="35" y="30"/>
                                </a:lnTo>
                                <a:lnTo>
                                  <a:pt x="51" y="19"/>
                                </a:lnTo>
                                <a:lnTo>
                                  <a:pt x="32" y="19"/>
                                </a:lnTo>
                                <a:lnTo>
                                  <a:pt x="26" y="0"/>
                                </a:lnTo>
                                <a:close/>
                              </a:path>
                            </a:pathLst>
                          </a:custGeom>
                          <a:noFill/>
                          <a:ln w="3416">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AutoShape 368"/>
                        <wps:cNvSpPr>
                          <a:spLocks/>
                        </wps:cNvSpPr>
                        <wps:spPr bwMode="auto">
                          <a:xfrm>
                            <a:off x="2276" y="-819"/>
                            <a:ext cx="52" cy="49"/>
                          </a:xfrm>
                          <a:custGeom>
                            <a:avLst/>
                            <a:gdLst>
                              <a:gd name="T0" fmla="+- 0 2327 2276"/>
                              <a:gd name="T1" fmla="*/ T0 w 52"/>
                              <a:gd name="T2" fmla="+- 0 -800 -819"/>
                              <a:gd name="T3" fmla="*/ -800 h 49"/>
                              <a:gd name="T4" fmla="+- 0 2276 2276"/>
                              <a:gd name="T5" fmla="*/ T4 w 52"/>
                              <a:gd name="T6" fmla="+- 0 -800 -819"/>
                              <a:gd name="T7" fmla="*/ -800 h 49"/>
                              <a:gd name="T8" fmla="+- 0 2291 2276"/>
                              <a:gd name="T9" fmla="*/ T8 w 52"/>
                              <a:gd name="T10" fmla="+- 0 -789 -819"/>
                              <a:gd name="T11" fmla="*/ -789 h 49"/>
                              <a:gd name="T12" fmla="+- 0 2285 2276"/>
                              <a:gd name="T13" fmla="*/ T12 w 52"/>
                              <a:gd name="T14" fmla="+- 0 -770 -819"/>
                              <a:gd name="T15" fmla="*/ -770 h 49"/>
                              <a:gd name="T16" fmla="+- 0 2301 2276"/>
                              <a:gd name="T17" fmla="*/ T16 w 52"/>
                              <a:gd name="T18" fmla="+- 0 -782 -819"/>
                              <a:gd name="T19" fmla="*/ -782 h 49"/>
                              <a:gd name="T20" fmla="+- 0 2313 2276"/>
                              <a:gd name="T21" fmla="*/ T20 w 52"/>
                              <a:gd name="T22" fmla="+- 0 -782 -819"/>
                              <a:gd name="T23" fmla="*/ -782 h 49"/>
                              <a:gd name="T24" fmla="+- 0 2311 2276"/>
                              <a:gd name="T25" fmla="*/ T24 w 52"/>
                              <a:gd name="T26" fmla="+- 0 -789 -819"/>
                              <a:gd name="T27" fmla="*/ -789 h 49"/>
                              <a:gd name="T28" fmla="+- 0 2327 2276"/>
                              <a:gd name="T29" fmla="*/ T28 w 52"/>
                              <a:gd name="T30" fmla="+- 0 -800 -819"/>
                              <a:gd name="T31" fmla="*/ -800 h 49"/>
                              <a:gd name="T32" fmla="+- 0 2313 2276"/>
                              <a:gd name="T33" fmla="*/ T32 w 52"/>
                              <a:gd name="T34" fmla="+- 0 -782 -819"/>
                              <a:gd name="T35" fmla="*/ -782 h 49"/>
                              <a:gd name="T36" fmla="+- 0 2301 2276"/>
                              <a:gd name="T37" fmla="*/ T36 w 52"/>
                              <a:gd name="T38" fmla="+- 0 -782 -819"/>
                              <a:gd name="T39" fmla="*/ -782 h 49"/>
                              <a:gd name="T40" fmla="+- 0 2317 2276"/>
                              <a:gd name="T41" fmla="*/ T40 w 52"/>
                              <a:gd name="T42" fmla="+- 0 -770 -819"/>
                              <a:gd name="T43" fmla="*/ -770 h 49"/>
                              <a:gd name="T44" fmla="+- 0 2313 2276"/>
                              <a:gd name="T45" fmla="*/ T44 w 52"/>
                              <a:gd name="T46" fmla="+- 0 -782 -819"/>
                              <a:gd name="T47" fmla="*/ -782 h 49"/>
                              <a:gd name="T48" fmla="+- 0 2301 2276"/>
                              <a:gd name="T49" fmla="*/ T48 w 52"/>
                              <a:gd name="T50" fmla="+- 0 -819 -819"/>
                              <a:gd name="T51" fmla="*/ -819 h 49"/>
                              <a:gd name="T52" fmla="+- 0 2295 2276"/>
                              <a:gd name="T53" fmla="*/ T52 w 52"/>
                              <a:gd name="T54" fmla="+- 0 -800 -819"/>
                              <a:gd name="T55" fmla="*/ -800 h 49"/>
                              <a:gd name="T56" fmla="+- 0 2307 2276"/>
                              <a:gd name="T57" fmla="*/ T56 w 52"/>
                              <a:gd name="T58" fmla="+- 0 -800 -819"/>
                              <a:gd name="T59" fmla="*/ -800 h 49"/>
                              <a:gd name="T60" fmla="+- 0 2301 2276"/>
                              <a:gd name="T61" fmla="*/ T60 w 52"/>
                              <a:gd name="T62" fmla="+- 0 -819 -819"/>
                              <a:gd name="T63" fmla="*/ -819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2" h="49">
                                <a:moveTo>
                                  <a:pt x="51" y="19"/>
                                </a:moveTo>
                                <a:lnTo>
                                  <a:pt x="0" y="19"/>
                                </a:lnTo>
                                <a:lnTo>
                                  <a:pt x="15" y="30"/>
                                </a:lnTo>
                                <a:lnTo>
                                  <a:pt x="9" y="49"/>
                                </a:lnTo>
                                <a:lnTo>
                                  <a:pt x="25" y="37"/>
                                </a:lnTo>
                                <a:lnTo>
                                  <a:pt x="37" y="37"/>
                                </a:lnTo>
                                <a:lnTo>
                                  <a:pt x="35" y="30"/>
                                </a:lnTo>
                                <a:lnTo>
                                  <a:pt x="51" y="19"/>
                                </a:lnTo>
                                <a:close/>
                                <a:moveTo>
                                  <a:pt x="37" y="37"/>
                                </a:moveTo>
                                <a:lnTo>
                                  <a:pt x="25" y="37"/>
                                </a:lnTo>
                                <a:lnTo>
                                  <a:pt x="41" y="49"/>
                                </a:lnTo>
                                <a:lnTo>
                                  <a:pt x="37" y="37"/>
                                </a:lnTo>
                                <a:close/>
                                <a:moveTo>
                                  <a:pt x="25" y="0"/>
                                </a:moveTo>
                                <a:lnTo>
                                  <a:pt x="19" y="19"/>
                                </a:lnTo>
                                <a:lnTo>
                                  <a:pt x="31" y="19"/>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Freeform 367"/>
                        <wps:cNvSpPr>
                          <a:spLocks/>
                        </wps:cNvSpPr>
                        <wps:spPr bwMode="auto">
                          <a:xfrm>
                            <a:off x="2276" y="-819"/>
                            <a:ext cx="52" cy="49"/>
                          </a:xfrm>
                          <a:custGeom>
                            <a:avLst/>
                            <a:gdLst>
                              <a:gd name="T0" fmla="+- 0 2301 2276"/>
                              <a:gd name="T1" fmla="*/ T0 w 52"/>
                              <a:gd name="T2" fmla="+- 0 -819 -819"/>
                              <a:gd name="T3" fmla="*/ -819 h 49"/>
                              <a:gd name="T4" fmla="+- 0 2295 2276"/>
                              <a:gd name="T5" fmla="*/ T4 w 52"/>
                              <a:gd name="T6" fmla="+- 0 -800 -819"/>
                              <a:gd name="T7" fmla="*/ -800 h 49"/>
                              <a:gd name="T8" fmla="+- 0 2276 2276"/>
                              <a:gd name="T9" fmla="*/ T8 w 52"/>
                              <a:gd name="T10" fmla="+- 0 -800 -819"/>
                              <a:gd name="T11" fmla="*/ -800 h 49"/>
                              <a:gd name="T12" fmla="+- 0 2291 2276"/>
                              <a:gd name="T13" fmla="*/ T12 w 52"/>
                              <a:gd name="T14" fmla="+- 0 -789 -819"/>
                              <a:gd name="T15" fmla="*/ -789 h 49"/>
                              <a:gd name="T16" fmla="+- 0 2285 2276"/>
                              <a:gd name="T17" fmla="*/ T16 w 52"/>
                              <a:gd name="T18" fmla="+- 0 -770 -819"/>
                              <a:gd name="T19" fmla="*/ -770 h 49"/>
                              <a:gd name="T20" fmla="+- 0 2301 2276"/>
                              <a:gd name="T21" fmla="*/ T20 w 52"/>
                              <a:gd name="T22" fmla="+- 0 -782 -819"/>
                              <a:gd name="T23" fmla="*/ -782 h 49"/>
                              <a:gd name="T24" fmla="+- 0 2317 2276"/>
                              <a:gd name="T25" fmla="*/ T24 w 52"/>
                              <a:gd name="T26" fmla="+- 0 -770 -819"/>
                              <a:gd name="T27" fmla="*/ -770 h 49"/>
                              <a:gd name="T28" fmla="+- 0 2311 2276"/>
                              <a:gd name="T29" fmla="*/ T28 w 52"/>
                              <a:gd name="T30" fmla="+- 0 -789 -819"/>
                              <a:gd name="T31" fmla="*/ -789 h 49"/>
                              <a:gd name="T32" fmla="+- 0 2327 2276"/>
                              <a:gd name="T33" fmla="*/ T32 w 52"/>
                              <a:gd name="T34" fmla="+- 0 -800 -819"/>
                              <a:gd name="T35" fmla="*/ -800 h 49"/>
                              <a:gd name="T36" fmla="+- 0 2307 2276"/>
                              <a:gd name="T37" fmla="*/ T36 w 52"/>
                              <a:gd name="T38" fmla="+- 0 -800 -819"/>
                              <a:gd name="T39" fmla="*/ -800 h 49"/>
                              <a:gd name="T40" fmla="+- 0 2301 2276"/>
                              <a:gd name="T41" fmla="*/ T40 w 52"/>
                              <a:gd name="T42" fmla="+- 0 -819 -819"/>
                              <a:gd name="T43" fmla="*/ -819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 h="49">
                                <a:moveTo>
                                  <a:pt x="25" y="0"/>
                                </a:moveTo>
                                <a:lnTo>
                                  <a:pt x="19" y="19"/>
                                </a:lnTo>
                                <a:lnTo>
                                  <a:pt x="0" y="19"/>
                                </a:lnTo>
                                <a:lnTo>
                                  <a:pt x="15" y="30"/>
                                </a:lnTo>
                                <a:lnTo>
                                  <a:pt x="9" y="49"/>
                                </a:lnTo>
                                <a:lnTo>
                                  <a:pt x="25" y="37"/>
                                </a:lnTo>
                                <a:lnTo>
                                  <a:pt x="41" y="49"/>
                                </a:lnTo>
                                <a:lnTo>
                                  <a:pt x="35" y="30"/>
                                </a:lnTo>
                                <a:lnTo>
                                  <a:pt x="51" y="19"/>
                                </a:lnTo>
                                <a:lnTo>
                                  <a:pt x="31" y="19"/>
                                </a:lnTo>
                                <a:lnTo>
                                  <a:pt x="25" y="0"/>
                                </a:lnTo>
                                <a:close/>
                              </a:path>
                            </a:pathLst>
                          </a:custGeom>
                          <a:noFill/>
                          <a:ln w="3416">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Freeform 366"/>
                        <wps:cNvSpPr>
                          <a:spLocks/>
                        </wps:cNvSpPr>
                        <wps:spPr bwMode="auto">
                          <a:xfrm>
                            <a:off x="5020" y="-2617"/>
                            <a:ext cx="693" cy="347"/>
                          </a:xfrm>
                          <a:custGeom>
                            <a:avLst/>
                            <a:gdLst>
                              <a:gd name="T0" fmla="+- 0 5709 5020"/>
                              <a:gd name="T1" fmla="*/ T0 w 693"/>
                              <a:gd name="T2" fmla="+- 0 -2617 -2617"/>
                              <a:gd name="T3" fmla="*/ -2617 h 347"/>
                              <a:gd name="T4" fmla="+- 0 5024 5020"/>
                              <a:gd name="T5" fmla="*/ T4 w 693"/>
                              <a:gd name="T6" fmla="+- 0 -2617 -2617"/>
                              <a:gd name="T7" fmla="*/ -2617 h 347"/>
                              <a:gd name="T8" fmla="+- 0 5020 5020"/>
                              <a:gd name="T9" fmla="*/ T8 w 693"/>
                              <a:gd name="T10" fmla="+- 0 -2614 -2617"/>
                              <a:gd name="T11" fmla="*/ -2614 h 347"/>
                              <a:gd name="T12" fmla="+- 0 5020 5020"/>
                              <a:gd name="T13" fmla="*/ T12 w 693"/>
                              <a:gd name="T14" fmla="+- 0 -2274 -2617"/>
                              <a:gd name="T15" fmla="*/ -2274 h 347"/>
                              <a:gd name="T16" fmla="+- 0 5024 5020"/>
                              <a:gd name="T17" fmla="*/ T16 w 693"/>
                              <a:gd name="T18" fmla="+- 0 -2271 -2617"/>
                              <a:gd name="T19" fmla="*/ -2271 h 347"/>
                              <a:gd name="T20" fmla="+- 0 5709 5020"/>
                              <a:gd name="T21" fmla="*/ T20 w 693"/>
                              <a:gd name="T22" fmla="+- 0 -2271 -2617"/>
                              <a:gd name="T23" fmla="*/ -2271 h 347"/>
                              <a:gd name="T24" fmla="+- 0 5713 5020"/>
                              <a:gd name="T25" fmla="*/ T24 w 693"/>
                              <a:gd name="T26" fmla="+- 0 -2274 -2617"/>
                              <a:gd name="T27" fmla="*/ -2274 h 347"/>
                              <a:gd name="T28" fmla="+- 0 5713 5020"/>
                              <a:gd name="T29" fmla="*/ T28 w 693"/>
                              <a:gd name="T30" fmla="+- 0 -2614 -2617"/>
                              <a:gd name="T31" fmla="*/ -2614 h 347"/>
                              <a:gd name="T32" fmla="+- 0 5709 5020"/>
                              <a:gd name="T33" fmla="*/ T32 w 693"/>
                              <a:gd name="T34" fmla="+- 0 -2617 -2617"/>
                              <a:gd name="T35" fmla="*/ -2617 h 3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93" h="347">
                                <a:moveTo>
                                  <a:pt x="689" y="0"/>
                                </a:moveTo>
                                <a:lnTo>
                                  <a:pt x="4" y="0"/>
                                </a:lnTo>
                                <a:lnTo>
                                  <a:pt x="0" y="3"/>
                                </a:lnTo>
                                <a:lnTo>
                                  <a:pt x="0" y="343"/>
                                </a:lnTo>
                                <a:lnTo>
                                  <a:pt x="4" y="346"/>
                                </a:lnTo>
                                <a:lnTo>
                                  <a:pt x="689" y="346"/>
                                </a:lnTo>
                                <a:lnTo>
                                  <a:pt x="693" y="343"/>
                                </a:lnTo>
                                <a:lnTo>
                                  <a:pt x="693" y="3"/>
                                </a:lnTo>
                                <a:lnTo>
                                  <a:pt x="689" y="0"/>
                                </a:lnTo>
                                <a:close/>
                              </a:path>
                            </a:pathLst>
                          </a:custGeom>
                          <a:solidFill>
                            <a:srgbClr val="FFFF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Freeform 365"/>
                        <wps:cNvSpPr>
                          <a:spLocks/>
                        </wps:cNvSpPr>
                        <wps:spPr bwMode="auto">
                          <a:xfrm>
                            <a:off x="5020" y="-2617"/>
                            <a:ext cx="693" cy="347"/>
                          </a:xfrm>
                          <a:custGeom>
                            <a:avLst/>
                            <a:gdLst>
                              <a:gd name="T0" fmla="+- 0 5031 5020"/>
                              <a:gd name="T1" fmla="*/ T0 w 693"/>
                              <a:gd name="T2" fmla="+- 0 -2271 -2617"/>
                              <a:gd name="T3" fmla="*/ -2271 h 347"/>
                              <a:gd name="T4" fmla="+- 0 5702 5020"/>
                              <a:gd name="T5" fmla="*/ T4 w 693"/>
                              <a:gd name="T6" fmla="+- 0 -2271 -2617"/>
                              <a:gd name="T7" fmla="*/ -2271 h 347"/>
                              <a:gd name="T8" fmla="+- 0 5709 5020"/>
                              <a:gd name="T9" fmla="*/ T8 w 693"/>
                              <a:gd name="T10" fmla="+- 0 -2271 -2617"/>
                              <a:gd name="T11" fmla="*/ -2271 h 347"/>
                              <a:gd name="T12" fmla="+- 0 5713 5020"/>
                              <a:gd name="T13" fmla="*/ T12 w 693"/>
                              <a:gd name="T14" fmla="+- 0 -2274 -2617"/>
                              <a:gd name="T15" fmla="*/ -2274 h 347"/>
                              <a:gd name="T16" fmla="+- 0 5713 5020"/>
                              <a:gd name="T17" fmla="*/ T16 w 693"/>
                              <a:gd name="T18" fmla="+- 0 -2281 -2617"/>
                              <a:gd name="T19" fmla="*/ -2281 h 347"/>
                              <a:gd name="T20" fmla="+- 0 5713 5020"/>
                              <a:gd name="T21" fmla="*/ T20 w 693"/>
                              <a:gd name="T22" fmla="+- 0 -2607 -2617"/>
                              <a:gd name="T23" fmla="*/ -2607 h 347"/>
                              <a:gd name="T24" fmla="+- 0 5713 5020"/>
                              <a:gd name="T25" fmla="*/ T24 w 693"/>
                              <a:gd name="T26" fmla="+- 0 -2614 -2617"/>
                              <a:gd name="T27" fmla="*/ -2614 h 347"/>
                              <a:gd name="T28" fmla="+- 0 5709 5020"/>
                              <a:gd name="T29" fmla="*/ T28 w 693"/>
                              <a:gd name="T30" fmla="+- 0 -2617 -2617"/>
                              <a:gd name="T31" fmla="*/ -2617 h 347"/>
                              <a:gd name="T32" fmla="+- 0 5702 5020"/>
                              <a:gd name="T33" fmla="*/ T32 w 693"/>
                              <a:gd name="T34" fmla="+- 0 -2617 -2617"/>
                              <a:gd name="T35" fmla="*/ -2617 h 347"/>
                              <a:gd name="T36" fmla="+- 0 5031 5020"/>
                              <a:gd name="T37" fmla="*/ T36 w 693"/>
                              <a:gd name="T38" fmla="+- 0 -2617 -2617"/>
                              <a:gd name="T39" fmla="*/ -2617 h 347"/>
                              <a:gd name="T40" fmla="+- 0 5024 5020"/>
                              <a:gd name="T41" fmla="*/ T40 w 693"/>
                              <a:gd name="T42" fmla="+- 0 -2617 -2617"/>
                              <a:gd name="T43" fmla="*/ -2617 h 347"/>
                              <a:gd name="T44" fmla="+- 0 5020 5020"/>
                              <a:gd name="T45" fmla="*/ T44 w 693"/>
                              <a:gd name="T46" fmla="+- 0 -2614 -2617"/>
                              <a:gd name="T47" fmla="*/ -2614 h 347"/>
                              <a:gd name="T48" fmla="+- 0 5020 5020"/>
                              <a:gd name="T49" fmla="*/ T48 w 693"/>
                              <a:gd name="T50" fmla="+- 0 -2607 -2617"/>
                              <a:gd name="T51" fmla="*/ -2607 h 347"/>
                              <a:gd name="T52" fmla="+- 0 5020 5020"/>
                              <a:gd name="T53" fmla="*/ T52 w 693"/>
                              <a:gd name="T54" fmla="+- 0 -2281 -2617"/>
                              <a:gd name="T55" fmla="*/ -2281 h 347"/>
                              <a:gd name="T56" fmla="+- 0 5020 5020"/>
                              <a:gd name="T57" fmla="*/ T56 w 693"/>
                              <a:gd name="T58" fmla="+- 0 -2274 -2617"/>
                              <a:gd name="T59" fmla="*/ -2274 h 347"/>
                              <a:gd name="T60" fmla="+- 0 5024 5020"/>
                              <a:gd name="T61" fmla="*/ T60 w 693"/>
                              <a:gd name="T62" fmla="+- 0 -2271 -2617"/>
                              <a:gd name="T63" fmla="*/ -2271 h 347"/>
                              <a:gd name="T64" fmla="+- 0 5031 5020"/>
                              <a:gd name="T65" fmla="*/ T64 w 693"/>
                              <a:gd name="T66" fmla="+- 0 -2271 -2617"/>
                              <a:gd name="T67" fmla="*/ -2271 h 3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3" h="347">
                                <a:moveTo>
                                  <a:pt x="11" y="346"/>
                                </a:moveTo>
                                <a:lnTo>
                                  <a:pt x="682" y="346"/>
                                </a:lnTo>
                                <a:lnTo>
                                  <a:pt x="689" y="346"/>
                                </a:lnTo>
                                <a:lnTo>
                                  <a:pt x="693" y="343"/>
                                </a:lnTo>
                                <a:lnTo>
                                  <a:pt x="693" y="336"/>
                                </a:lnTo>
                                <a:lnTo>
                                  <a:pt x="693" y="10"/>
                                </a:lnTo>
                                <a:lnTo>
                                  <a:pt x="693" y="3"/>
                                </a:lnTo>
                                <a:lnTo>
                                  <a:pt x="689" y="0"/>
                                </a:lnTo>
                                <a:lnTo>
                                  <a:pt x="682" y="0"/>
                                </a:lnTo>
                                <a:lnTo>
                                  <a:pt x="11" y="0"/>
                                </a:lnTo>
                                <a:lnTo>
                                  <a:pt x="4" y="0"/>
                                </a:lnTo>
                                <a:lnTo>
                                  <a:pt x="0" y="3"/>
                                </a:lnTo>
                                <a:lnTo>
                                  <a:pt x="0" y="10"/>
                                </a:lnTo>
                                <a:lnTo>
                                  <a:pt x="0" y="336"/>
                                </a:lnTo>
                                <a:lnTo>
                                  <a:pt x="0" y="343"/>
                                </a:lnTo>
                                <a:lnTo>
                                  <a:pt x="4" y="346"/>
                                </a:lnTo>
                                <a:lnTo>
                                  <a:pt x="11" y="346"/>
                                </a:lnTo>
                                <a:close/>
                              </a:path>
                            </a:pathLst>
                          </a:custGeom>
                          <a:noFill/>
                          <a:ln w="3416">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Freeform 364"/>
                        <wps:cNvSpPr>
                          <a:spLocks/>
                        </wps:cNvSpPr>
                        <wps:spPr bwMode="auto">
                          <a:xfrm>
                            <a:off x="5079" y="-2565"/>
                            <a:ext cx="33" cy="33"/>
                          </a:xfrm>
                          <a:custGeom>
                            <a:avLst/>
                            <a:gdLst>
                              <a:gd name="T0" fmla="+- 0 5100 5079"/>
                              <a:gd name="T1" fmla="*/ T0 w 33"/>
                              <a:gd name="T2" fmla="+- 0 -2565 -2565"/>
                              <a:gd name="T3" fmla="*/ -2565 h 33"/>
                              <a:gd name="T4" fmla="+- 0 5091 5079"/>
                              <a:gd name="T5" fmla="*/ T4 w 33"/>
                              <a:gd name="T6" fmla="+- 0 -2565 -2565"/>
                              <a:gd name="T7" fmla="*/ -2565 h 33"/>
                              <a:gd name="T8" fmla="+- 0 5087 5079"/>
                              <a:gd name="T9" fmla="*/ T8 w 33"/>
                              <a:gd name="T10" fmla="+- 0 -2564 -2565"/>
                              <a:gd name="T11" fmla="*/ -2564 h 33"/>
                              <a:gd name="T12" fmla="+- 0 5081 5079"/>
                              <a:gd name="T13" fmla="*/ T12 w 33"/>
                              <a:gd name="T14" fmla="+- 0 -2558 -2565"/>
                              <a:gd name="T15" fmla="*/ -2558 h 33"/>
                              <a:gd name="T16" fmla="+- 0 5079 5079"/>
                              <a:gd name="T17" fmla="*/ T16 w 33"/>
                              <a:gd name="T18" fmla="+- 0 -2554 -2565"/>
                              <a:gd name="T19" fmla="*/ -2554 h 33"/>
                              <a:gd name="T20" fmla="+- 0 5079 5079"/>
                              <a:gd name="T21" fmla="*/ T20 w 33"/>
                              <a:gd name="T22" fmla="+- 0 -2545 -2565"/>
                              <a:gd name="T23" fmla="*/ -2545 h 33"/>
                              <a:gd name="T24" fmla="+- 0 5081 5079"/>
                              <a:gd name="T25" fmla="*/ T24 w 33"/>
                              <a:gd name="T26" fmla="+- 0 -2541 -2565"/>
                              <a:gd name="T27" fmla="*/ -2541 h 33"/>
                              <a:gd name="T28" fmla="+- 0 5087 5079"/>
                              <a:gd name="T29" fmla="*/ T28 w 33"/>
                              <a:gd name="T30" fmla="+- 0 -2535 -2565"/>
                              <a:gd name="T31" fmla="*/ -2535 h 33"/>
                              <a:gd name="T32" fmla="+- 0 5091 5079"/>
                              <a:gd name="T33" fmla="*/ T32 w 33"/>
                              <a:gd name="T34" fmla="+- 0 -2533 -2565"/>
                              <a:gd name="T35" fmla="*/ -2533 h 33"/>
                              <a:gd name="T36" fmla="+- 0 5100 5079"/>
                              <a:gd name="T37" fmla="*/ T36 w 33"/>
                              <a:gd name="T38" fmla="+- 0 -2533 -2565"/>
                              <a:gd name="T39" fmla="*/ -2533 h 33"/>
                              <a:gd name="T40" fmla="+- 0 5104 5079"/>
                              <a:gd name="T41" fmla="*/ T40 w 33"/>
                              <a:gd name="T42" fmla="+- 0 -2535 -2565"/>
                              <a:gd name="T43" fmla="*/ -2535 h 33"/>
                              <a:gd name="T44" fmla="+- 0 5110 5079"/>
                              <a:gd name="T45" fmla="*/ T44 w 33"/>
                              <a:gd name="T46" fmla="+- 0 -2541 -2565"/>
                              <a:gd name="T47" fmla="*/ -2541 h 33"/>
                              <a:gd name="T48" fmla="+- 0 5112 5079"/>
                              <a:gd name="T49" fmla="*/ T48 w 33"/>
                              <a:gd name="T50" fmla="+- 0 -2545 -2565"/>
                              <a:gd name="T51" fmla="*/ -2545 h 33"/>
                              <a:gd name="T52" fmla="+- 0 5112 5079"/>
                              <a:gd name="T53" fmla="*/ T52 w 33"/>
                              <a:gd name="T54" fmla="+- 0 -2554 -2565"/>
                              <a:gd name="T55" fmla="*/ -2554 h 33"/>
                              <a:gd name="T56" fmla="+- 0 5110 5079"/>
                              <a:gd name="T57" fmla="*/ T56 w 33"/>
                              <a:gd name="T58" fmla="+- 0 -2558 -2565"/>
                              <a:gd name="T59" fmla="*/ -2558 h 33"/>
                              <a:gd name="T60" fmla="+- 0 5104 5079"/>
                              <a:gd name="T61" fmla="*/ T60 w 33"/>
                              <a:gd name="T62" fmla="+- 0 -2564 -2565"/>
                              <a:gd name="T63" fmla="*/ -2564 h 33"/>
                              <a:gd name="T64" fmla="+- 0 5100 5079"/>
                              <a:gd name="T65" fmla="*/ T64 w 33"/>
                              <a:gd name="T66" fmla="+- 0 -2565 -2565"/>
                              <a:gd name="T67" fmla="*/ -2565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3" h="33">
                                <a:moveTo>
                                  <a:pt x="21" y="0"/>
                                </a:moveTo>
                                <a:lnTo>
                                  <a:pt x="12" y="0"/>
                                </a:lnTo>
                                <a:lnTo>
                                  <a:pt x="8" y="1"/>
                                </a:lnTo>
                                <a:lnTo>
                                  <a:pt x="2" y="7"/>
                                </a:lnTo>
                                <a:lnTo>
                                  <a:pt x="0" y="11"/>
                                </a:lnTo>
                                <a:lnTo>
                                  <a:pt x="0" y="20"/>
                                </a:lnTo>
                                <a:lnTo>
                                  <a:pt x="2" y="24"/>
                                </a:lnTo>
                                <a:lnTo>
                                  <a:pt x="8" y="30"/>
                                </a:lnTo>
                                <a:lnTo>
                                  <a:pt x="12" y="32"/>
                                </a:lnTo>
                                <a:lnTo>
                                  <a:pt x="21" y="32"/>
                                </a:lnTo>
                                <a:lnTo>
                                  <a:pt x="25" y="30"/>
                                </a:lnTo>
                                <a:lnTo>
                                  <a:pt x="31" y="24"/>
                                </a:lnTo>
                                <a:lnTo>
                                  <a:pt x="33" y="20"/>
                                </a:lnTo>
                                <a:lnTo>
                                  <a:pt x="33" y="11"/>
                                </a:lnTo>
                                <a:lnTo>
                                  <a:pt x="31" y="7"/>
                                </a:lnTo>
                                <a:lnTo>
                                  <a:pt x="25" y="1"/>
                                </a:lnTo>
                                <a:lnTo>
                                  <a:pt x="21"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Freeform 363"/>
                        <wps:cNvSpPr>
                          <a:spLocks/>
                        </wps:cNvSpPr>
                        <wps:spPr bwMode="auto">
                          <a:xfrm>
                            <a:off x="5079" y="-2565"/>
                            <a:ext cx="33" cy="33"/>
                          </a:xfrm>
                          <a:custGeom>
                            <a:avLst/>
                            <a:gdLst>
                              <a:gd name="T0" fmla="+- 0 5095 5079"/>
                              <a:gd name="T1" fmla="*/ T0 w 33"/>
                              <a:gd name="T2" fmla="+- 0 -2533 -2565"/>
                              <a:gd name="T3" fmla="*/ -2533 h 33"/>
                              <a:gd name="T4" fmla="+- 0 5100 5079"/>
                              <a:gd name="T5" fmla="*/ T4 w 33"/>
                              <a:gd name="T6" fmla="+- 0 -2533 -2565"/>
                              <a:gd name="T7" fmla="*/ -2533 h 33"/>
                              <a:gd name="T8" fmla="+- 0 5104 5079"/>
                              <a:gd name="T9" fmla="*/ T8 w 33"/>
                              <a:gd name="T10" fmla="+- 0 -2535 -2565"/>
                              <a:gd name="T11" fmla="*/ -2535 h 33"/>
                              <a:gd name="T12" fmla="+- 0 5107 5079"/>
                              <a:gd name="T13" fmla="*/ T12 w 33"/>
                              <a:gd name="T14" fmla="+- 0 -2538 -2565"/>
                              <a:gd name="T15" fmla="*/ -2538 h 33"/>
                              <a:gd name="T16" fmla="+- 0 5110 5079"/>
                              <a:gd name="T17" fmla="*/ T16 w 33"/>
                              <a:gd name="T18" fmla="+- 0 -2541 -2565"/>
                              <a:gd name="T19" fmla="*/ -2541 h 33"/>
                              <a:gd name="T20" fmla="+- 0 5112 5079"/>
                              <a:gd name="T21" fmla="*/ T20 w 33"/>
                              <a:gd name="T22" fmla="+- 0 -2545 -2565"/>
                              <a:gd name="T23" fmla="*/ -2545 h 33"/>
                              <a:gd name="T24" fmla="+- 0 5112 5079"/>
                              <a:gd name="T25" fmla="*/ T24 w 33"/>
                              <a:gd name="T26" fmla="+- 0 -2549 -2565"/>
                              <a:gd name="T27" fmla="*/ -2549 h 33"/>
                              <a:gd name="T28" fmla="+- 0 5112 5079"/>
                              <a:gd name="T29" fmla="*/ T28 w 33"/>
                              <a:gd name="T30" fmla="+- 0 -2554 -2565"/>
                              <a:gd name="T31" fmla="*/ -2554 h 33"/>
                              <a:gd name="T32" fmla="+- 0 5110 5079"/>
                              <a:gd name="T33" fmla="*/ T32 w 33"/>
                              <a:gd name="T34" fmla="+- 0 -2558 -2565"/>
                              <a:gd name="T35" fmla="*/ -2558 h 33"/>
                              <a:gd name="T36" fmla="+- 0 5107 5079"/>
                              <a:gd name="T37" fmla="*/ T36 w 33"/>
                              <a:gd name="T38" fmla="+- 0 -2561 -2565"/>
                              <a:gd name="T39" fmla="*/ -2561 h 33"/>
                              <a:gd name="T40" fmla="+- 0 5104 5079"/>
                              <a:gd name="T41" fmla="*/ T40 w 33"/>
                              <a:gd name="T42" fmla="+- 0 -2564 -2565"/>
                              <a:gd name="T43" fmla="*/ -2564 h 33"/>
                              <a:gd name="T44" fmla="+- 0 5100 5079"/>
                              <a:gd name="T45" fmla="*/ T44 w 33"/>
                              <a:gd name="T46" fmla="+- 0 -2565 -2565"/>
                              <a:gd name="T47" fmla="*/ -2565 h 33"/>
                              <a:gd name="T48" fmla="+- 0 5095 5079"/>
                              <a:gd name="T49" fmla="*/ T48 w 33"/>
                              <a:gd name="T50" fmla="+- 0 -2565 -2565"/>
                              <a:gd name="T51" fmla="*/ -2565 h 33"/>
                              <a:gd name="T52" fmla="+- 0 5091 5079"/>
                              <a:gd name="T53" fmla="*/ T52 w 33"/>
                              <a:gd name="T54" fmla="+- 0 -2565 -2565"/>
                              <a:gd name="T55" fmla="*/ -2565 h 33"/>
                              <a:gd name="T56" fmla="+- 0 5087 5079"/>
                              <a:gd name="T57" fmla="*/ T56 w 33"/>
                              <a:gd name="T58" fmla="+- 0 -2564 -2565"/>
                              <a:gd name="T59" fmla="*/ -2564 h 33"/>
                              <a:gd name="T60" fmla="+- 0 5084 5079"/>
                              <a:gd name="T61" fmla="*/ T60 w 33"/>
                              <a:gd name="T62" fmla="+- 0 -2561 -2565"/>
                              <a:gd name="T63" fmla="*/ -2561 h 33"/>
                              <a:gd name="T64" fmla="+- 0 5081 5079"/>
                              <a:gd name="T65" fmla="*/ T64 w 33"/>
                              <a:gd name="T66" fmla="+- 0 -2558 -2565"/>
                              <a:gd name="T67" fmla="*/ -2558 h 33"/>
                              <a:gd name="T68" fmla="+- 0 5079 5079"/>
                              <a:gd name="T69" fmla="*/ T68 w 33"/>
                              <a:gd name="T70" fmla="+- 0 -2554 -2565"/>
                              <a:gd name="T71" fmla="*/ -2554 h 33"/>
                              <a:gd name="T72" fmla="+- 0 5079 5079"/>
                              <a:gd name="T73" fmla="*/ T72 w 33"/>
                              <a:gd name="T74" fmla="+- 0 -2549 -2565"/>
                              <a:gd name="T75" fmla="*/ -2549 h 33"/>
                              <a:gd name="T76" fmla="+- 0 5079 5079"/>
                              <a:gd name="T77" fmla="*/ T76 w 33"/>
                              <a:gd name="T78" fmla="+- 0 -2545 -2565"/>
                              <a:gd name="T79" fmla="*/ -2545 h 33"/>
                              <a:gd name="T80" fmla="+- 0 5081 5079"/>
                              <a:gd name="T81" fmla="*/ T80 w 33"/>
                              <a:gd name="T82" fmla="+- 0 -2541 -2565"/>
                              <a:gd name="T83" fmla="*/ -2541 h 33"/>
                              <a:gd name="T84" fmla="+- 0 5084 5079"/>
                              <a:gd name="T85" fmla="*/ T84 w 33"/>
                              <a:gd name="T86" fmla="+- 0 -2538 -2565"/>
                              <a:gd name="T87" fmla="*/ -2538 h 33"/>
                              <a:gd name="T88" fmla="+- 0 5087 5079"/>
                              <a:gd name="T89" fmla="*/ T88 w 33"/>
                              <a:gd name="T90" fmla="+- 0 -2535 -2565"/>
                              <a:gd name="T91" fmla="*/ -2535 h 33"/>
                              <a:gd name="T92" fmla="+- 0 5091 5079"/>
                              <a:gd name="T93" fmla="*/ T92 w 33"/>
                              <a:gd name="T94" fmla="+- 0 -2533 -2565"/>
                              <a:gd name="T95" fmla="*/ -2533 h 33"/>
                              <a:gd name="T96" fmla="+- 0 5095 5079"/>
                              <a:gd name="T97" fmla="*/ T96 w 33"/>
                              <a:gd name="T98" fmla="+- 0 -2533 -2565"/>
                              <a:gd name="T99" fmla="*/ -2533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3" h="33">
                                <a:moveTo>
                                  <a:pt x="16" y="32"/>
                                </a:moveTo>
                                <a:lnTo>
                                  <a:pt x="21" y="32"/>
                                </a:lnTo>
                                <a:lnTo>
                                  <a:pt x="25" y="30"/>
                                </a:lnTo>
                                <a:lnTo>
                                  <a:pt x="28" y="27"/>
                                </a:lnTo>
                                <a:lnTo>
                                  <a:pt x="31" y="24"/>
                                </a:lnTo>
                                <a:lnTo>
                                  <a:pt x="33" y="20"/>
                                </a:lnTo>
                                <a:lnTo>
                                  <a:pt x="33" y="16"/>
                                </a:lnTo>
                                <a:lnTo>
                                  <a:pt x="33" y="11"/>
                                </a:lnTo>
                                <a:lnTo>
                                  <a:pt x="31" y="7"/>
                                </a:lnTo>
                                <a:lnTo>
                                  <a:pt x="28" y="4"/>
                                </a:lnTo>
                                <a:lnTo>
                                  <a:pt x="25" y="1"/>
                                </a:lnTo>
                                <a:lnTo>
                                  <a:pt x="21" y="0"/>
                                </a:lnTo>
                                <a:lnTo>
                                  <a:pt x="16" y="0"/>
                                </a:lnTo>
                                <a:lnTo>
                                  <a:pt x="12" y="0"/>
                                </a:lnTo>
                                <a:lnTo>
                                  <a:pt x="8" y="1"/>
                                </a:lnTo>
                                <a:lnTo>
                                  <a:pt x="5" y="4"/>
                                </a:lnTo>
                                <a:lnTo>
                                  <a:pt x="2" y="7"/>
                                </a:lnTo>
                                <a:lnTo>
                                  <a:pt x="0" y="11"/>
                                </a:lnTo>
                                <a:lnTo>
                                  <a:pt x="0" y="16"/>
                                </a:lnTo>
                                <a:lnTo>
                                  <a:pt x="0" y="20"/>
                                </a:lnTo>
                                <a:lnTo>
                                  <a:pt x="2" y="24"/>
                                </a:lnTo>
                                <a:lnTo>
                                  <a:pt x="5" y="27"/>
                                </a:lnTo>
                                <a:lnTo>
                                  <a:pt x="8" y="30"/>
                                </a:lnTo>
                                <a:lnTo>
                                  <a:pt x="12" y="32"/>
                                </a:lnTo>
                                <a:lnTo>
                                  <a:pt x="16" y="32"/>
                                </a:lnTo>
                                <a:close/>
                              </a:path>
                            </a:pathLst>
                          </a:custGeom>
                          <a:noFill/>
                          <a:ln w="3416">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AutoShape 362"/>
                        <wps:cNvSpPr>
                          <a:spLocks/>
                        </wps:cNvSpPr>
                        <wps:spPr bwMode="auto">
                          <a:xfrm>
                            <a:off x="5080" y="-2345"/>
                            <a:ext cx="31" cy="30"/>
                          </a:xfrm>
                          <a:custGeom>
                            <a:avLst/>
                            <a:gdLst>
                              <a:gd name="T0" fmla="+- 0 5111 5080"/>
                              <a:gd name="T1" fmla="*/ T0 w 31"/>
                              <a:gd name="T2" fmla="+- 0 -2334 -2345"/>
                              <a:gd name="T3" fmla="*/ -2334 h 30"/>
                              <a:gd name="T4" fmla="+- 0 5080 5080"/>
                              <a:gd name="T5" fmla="*/ T4 w 31"/>
                              <a:gd name="T6" fmla="+- 0 -2334 -2345"/>
                              <a:gd name="T7" fmla="*/ -2334 h 30"/>
                              <a:gd name="T8" fmla="+- 0 5090 5080"/>
                              <a:gd name="T9" fmla="*/ T8 w 31"/>
                              <a:gd name="T10" fmla="+- 0 -2327 -2345"/>
                              <a:gd name="T11" fmla="*/ -2327 h 30"/>
                              <a:gd name="T12" fmla="+- 0 5086 5080"/>
                              <a:gd name="T13" fmla="*/ T12 w 31"/>
                              <a:gd name="T14" fmla="+- 0 -2316 -2345"/>
                              <a:gd name="T15" fmla="*/ -2316 h 30"/>
                              <a:gd name="T16" fmla="+- 0 5095 5080"/>
                              <a:gd name="T17" fmla="*/ T16 w 31"/>
                              <a:gd name="T18" fmla="+- 0 -2323 -2345"/>
                              <a:gd name="T19" fmla="*/ -2323 h 30"/>
                              <a:gd name="T20" fmla="+- 0 5103 5080"/>
                              <a:gd name="T21" fmla="*/ T20 w 31"/>
                              <a:gd name="T22" fmla="+- 0 -2323 -2345"/>
                              <a:gd name="T23" fmla="*/ -2323 h 30"/>
                              <a:gd name="T24" fmla="+- 0 5101 5080"/>
                              <a:gd name="T25" fmla="*/ T24 w 31"/>
                              <a:gd name="T26" fmla="+- 0 -2327 -2345"/>
                              <a:gd name="T27" fmla="*/ -2327 h 30"/>
                              <a:gd name="T28" fmla="+- 0 5111 5080"/>
                              <a:gd name="T29" fmla="*/ T28 w 31"/>
                              <a:gd name="T30" fmla="+- 0 -2334 -2345"/>
                              <a:gd name="T31" fmla="*/ -2334 h 30"/>
                              <a:gd name="T32" fmla="+- 0 5103 5080"/>
                              <a:gd name="T33" fmla="*/ T32 w 31"/>
                              <a:gd name="T34" fmla="+- 0 -2323 -2345"/>
                              <a:gd name="T35" fmla="*/ -2323 h 30"/>
                              <a:gd name="T36" fmla="+- 0 5095 5080"/>
                              <a:gd name="T37" fmla="*/ T36 w 31"/>
                              <a:gd name="T38" fmla="+- 0 -2323 -2345"/>
                              <a:gd name="T39" fmla="*/ -2323 h 30"/>
                              <a:gd name="T40" fmla="+- 0 5105 5080"/>
                              <a:gd name="T41" fmla="*/ T40 w 31"/>
                              <a:gd name="T42" fmla="+- 0 -2316 -2345"/>
                              <a:gd name="T43" fmla="*/ -2316 h 30"/>
                              <a:gd name="T44" fmla="+- 0 5103 5080"/>
                              <a:gd name="T45" fmla="*/ T44 w 31"/>
                              <a:gd name="T46" fmla="+- 0 -2323 -2345"/>
                              <a:gd name="T47" fmla="*/ -2323 h 30"/>
                              <a:gd name="T48" fmla="+- 0 5095 5080"/>
                              <a:gd name="T49" fmla="*/ T48 w 31"/>
                              <a:gd name="T50" fmla="+- 0 -2345 -2345"/>
                              <a:gd name="T51" fmla="*/ -2345 h 30"/>
                              <a:gd name="T52" fmla="+- 0 5092 5080"/>
                              <a:gd name="T53" fmla="*/ T52 w 31"/>
                              <a:gd name="T54" fmla="+- 0 -2334 -2345"/>
                              <a:gd name="T55" fmla="*/ -2334 h 30"/>
                              <a:gd name="T56" fmla="+- 0 5099 5080"/>
                              <a:gd name="T57" fmla="*/ T56 w 31"/>
                              <a:gd name="T58" fmla="+- 0 -2334 -2345"/>
                              <a:gd name="T59" fmla="*/ -2334 h 30"/>
                              <a:gd name="T60" fmla="+- 0 5095 5080"/>
                              <a:gd name="T61" fmla="*/ T60 w 31"/>
                              <a:gd name="T62" fmla="+- 0 -2345 -2345"/>
                              <a:gd name="T63" fmla="*/ -2345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1" h="30">
                                <a:moveTo>
                                  <a:pt x="31" y="11"/>
                                </a:moveTo>
                                <a:lnTo>
                                  <a:pt x="0" y="11"/>
                                </a:lnTo>
                                <a:lnTo>
                                  <a:pt x="10" y="18"/>
                                </a:lnTo>
                                <a:lnTo>
                                  <a:pt x="6" y="29"/>
                                </a:lnTo>
                                <a:lnTo>
                                  <a:pt x="15" y="22"/>
                                </a:lnTo>
                                <a:lnTo>
                                  <a:pt x="23" y="22"/>
                                </a:lnTo>
                                <a:lnTo>
                                  <a:pt x="21" y="18"/>
                                </a:lnTo>
                                <a:lnTo>
                                  <a:pt x="31" y="11"/>
                                </a:lnTo>
                                <a:close/>
                                <a:moveTo>
                                  <a:pt x="23" y="22"/>
                                </a:moveTo>
                                <a:lnTo>
                                  <a:pt x="15" y="22"/>
                                </a:lnTo>
                                <a:lnTo>
                                  <a:pt x="25" y="29"/>
                                </a:lnTo>
                                <a:lnTo>
                                  <a:pt x="23" y="22"/>
                                </a:lnTo>
                                <a:close/>
                                <a:moveTo>
                                  <a:pt x="15" y="0"/>
                                </a:moveTo>
                                <a:lnTo>
                                  <a:pt x="12" y="11"/>
                                </a:lnTo>
                                <a:lnTo>
                                  <a:pt x="19" y="11"/>
                                </a:lnTo>
                                <a:lnTo>
                                  <a:pt x="1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361"/>
                        <wps:cNvSpPr>
                          <a:spLocks/>
                        </wps:cNvSpPr>
                        <wps:spPr bwMode="auto">
                          <a:xfrm>
                            <a:off x="5080" y="-2345"/>
                            <a:ext cx="31" cy="30"/>
                          </a:xfrm>
                          <a:custGeom>
                            <a:avLst/>
                            <a:gdLst>
                              <a:gd name="T0" fmla="+- 0 5095 5080"/>
                              <a:gd name="T1" fmla="*/ T0 w 31"/>
                              <a:gd name="T2" fmla="+- 0 -2345 -2345"/>
                              <a:gd name="T3" fmla="*/ -2345 h 30"/>
                              <a:gd name="T4" fmla="+- 0 5092 5080"/>
                              <a:gd name="T5" fmla="*/ T4 w 31"/>
                              <a:gd name="T6" fmla="+- 0 -2334 -2345"/>
                              <a:gd name="T7" fmla="*/ -2334 h 30"/>
                              <a:gd name="T8" fmla="+- 0 5080 5080"/>
                              <a:gd name="T9" fmla="*/ T8 w 31"/>
                              <a:gd name="T10" fmla="+- 0 -2334 -2345"/>
                              <a:gd name="T11" fmla="*/ -2334 h 30"/>
                              <a:gd name="T12" fmla="+- 0 5090 5080"/>
                              <a:gd name="T13" fmla="*/ T12 w 31"/>
                              <a:gd name="T14" fmla="+- 0 -2327 -2345"/>
                              <a:gd name="T15" fmla="*/ -2327 h 30"/>
                              <a:gd name="T16" fmla="+- 0 5086 5080"/>
                              <a:gd name="T17" fmla="*/ T16 w 31"/>
                              <a:gd name="T18" fmla="+- 0 -2316 -2345"/>
                              <a:gd name="T19" fmla="*/ -2316 h 30"/>
                              <a:gd name="T20" fmla="+- 0 5095 5080"/>
                              <a:gd name="T21" fmla="*/ T20 w 31"/>
                              <a:gd name="T22" fmla="+- 0 -2323 -2345"/>
                              <a:gd name="T23" fmla="*/ -2323 h 30"/>
                              <a:gd name="T24" fmla="+- 0 5105 5080"/>
                              <a:gd name="T25" fmla="*/ T24 w 31"/>
                              <a:gd name="T26" fmla="+- 0 -2316 -2345"/>
                              <a:gd name="T27" fmla="*/ -2316 h 30"/>
                              <a:gd name="T28" fmla="+- 0 5101 5080"/>
                              <a:gd name="T29" fmla="*/ T28 w 31"/>
                              <a:gd name="T30" fmla="+- 0 -2327 -2345"/>
                              <a:gd name="T31" fmla="*/ -2327 h 30"/>
                              <a:gd name="T32" fmla="+- 0 5111 5080"/>
                              <a:gd name="T33" fmla="*/ T32 w 31"/>
                              <a:gd name="T34" fmla="+- 0 -2334 -2345"/>
                              <a:gd name="T35" fmla="*/ -2334 h 30"/>
                              <a:gd name="T36" fmla="+- 0 5099 5080"/>
                              <a:gd name="T37" fmla="*/ T36 w 31"/>
                              <a:gd name="T38" fmla="+- 0 -2334 -2345"/>
                              <a:gd name="T39" fmla="*/ -2334 h 30"/>
                              <a:gd name="T40" fmla="+- 0 5095 5080"/>
                              <a:gd name="T41" fmla="*/ T40 w 31"/>
                              <a:gd name="T42" fmla="+- 0 -2345 -2345"/>
                              <a:gd name="T43" fmla="*/ -2345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1" h="30">
                                <a:moveTo>
                                  <a:pt x="15" y="0"/>
                                </a:moveTo>
                                <a:lnTo>
                                  <a:pt x="12" y="11"/>
                                </a:lnTo>
                                <a:lnTo>
                                  <a:pt x="0" y="11"/>
                                </a:lnTo>
                                <a:lnTo>
                                  <a:pt x="10" y="18"/>
                                </a:lnTo>
                                <a:lnTo>
                                  <a:pt x="6" y="29"/>
                                </a:lnTo>
                                <a:lnTo>
                                  <a:pt x="15" y="22"/>
                                </a:lnTo>
                                <a:lnTo>
                                  <a:pt x="25" y="29"/>
                                </a:lnTo>
                                <a:lnTo>
                                  <a:pt x="21" y="18"/>
                                </a:lnTo>
                                <a:lnTo>
                                  <a:pt x="31" y="11"/>
                                </a:lnTo>
                                <a:lnTo>
                                  <a:pt x="19" y="11"/>
                                </a:lnTo>
                                <a:lnTo>
                                  <a:pt x="15" y="0"/>
                                </a:lnTo>
                                <a:close/>
                              </a:path>
                            </a:pathLst>
                          </a:custGeom>
                          <a:noFill/>
                          <a:ln w="3416">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Text Box 360"/>
                        <wps:cNvSpPr txBox="1">
                          <a:spLocks noChangeArrowheads="1"/>
                        </wps:cNvSpPr>
                        <wps:spPr bwMode="auto">
                          <a:xfrm>
                            <a:off x="5620" y="-2637"/>
                            <a:ext cx="92" cy="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17" w:line="163" w:lineRule="auto"/>
                                <w:ind w:right="-1" w:firstLine="16"/>
                                <w:rPr>
                                  <w:rFonts w:ascii="Arial"/>
                                  <w:sz w:val="14"/>
                                </w:rPr>
                              </w:pPr>
                              <w:r>
                                <w:rPr>
                                  <w:rFonts w:ascii="Arial"/>
                                  <w:w w:val="60"/>
                                  <w:sz w:val="14"/>
                                </w:rPr>
                                <w:t>S</w:t>
                              </w:r>
                              <w:r>
                                <w:rPr>
                                  <w:rFonts w:ascii="Arial"/>
                                  <w:w w:val="58"/>
                                  <w:sz w:val="14"/>
                                </w:rPr>
                                <w:t xml:space="preserve"> </w:t>
                              </w:r>
                              <w:proofErr w:type="spellStart"/>
                              <w:r>
                                <w:rPr>
                                  <w:rFonts w:ascii="Arial"/>
                                  <w:w w:val="70"/>
                                  <w:sz w:val="14"/>
                                </w:rPr>
                                <w:t>S</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C07D0F" id="Group 359" o:spid="_x0000_s1855" style="position:absolute;left:0;text-align:left;margin-left:112.35pt;margin-top:-131.85pt;width:173.45pt;height:129.25pt;z-index:251621376;mso-position-horizontal-relative:page;mso-position-vertical-relative:text" coordorigin="2247,-2637" coordsize="3469,2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">
                <v:shape id="Freeform 386" o:spid="_x0000_s1856" style="position:absolute;left:2301;top:-837;width:3275;height:756;visibility:visible;mso-wrap-style:square;v-text-anchor:top" coordsize="3275,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" path="m3275,l2729,132,2183,369,1365,623,912,657,,755e" filled="f" strokecolor="#1f77b3" strokeweight=".37956mm">
                  <v:path arrowok="t" o:connecttype="custom" o:connectlocs="3275,-837;2729,-705;2183,-468;1365,-214;912,-180;0,-82" o:connectangles="0,0,0,0,0,0"/>
                </v:shape>
                <v:shape id="Freeform 385" o:spid="_x0000_s1857" style="position:absolute;left:5549;top:-864;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" path="m34,l20,,13,3,3,13,,19,,34r3,7l13,51r7,2l34,53r7,-2l51,41r3,-7l54,19,51,13,41,3,34,xe" fillcolor="#1f77b3" stroked="f">
                  <v:path arrowok="t" o:connecttype="custom" o:connectlocs="34,-864;20,-864;13,-861;3,-851;0,-845;0,-830;3,-823;13,-813;20,-811;34,-811;41,-813;51,-823;54,-830;54,-845;51,-851;41,-861;34,-864" o:connectangles="0,0,0,0,0,0,0,0,0,0,0,0,0,0,0,0,0"/>
                </v:shape>
                <v:shape id="Freeform 384" o:spid="_x0000_s1858" style="position:absolute;left:5549;top:-864;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" path="m27,53r7,l41,51r5,-5l51,41r3,-7l54,27r,-8l51,13,46,8,41,3,34,,27,,20,,13,3,8,8,3,13,,19r,8l,34r3,7l8,46r5,5l20,53r7,xe" filled="f" strokecolor="#1f77b3" strokeweight=".09489mm">
                  <v:path arrowok="t" o:connecttype="custom" o:connectlocs="27,-811;34,-811;41,-813;46,-818;51,-823;54,-830;54,-837;54,-845;51,-851;46,-856;41,-861;34,-864;27,-864;20,-864;13,-861;8,-856;3,-851;0,-845;0,-837;0,-830;3,-823;8,-818;13,-813;20,-811;27,-811" o:connectangles="0,0,0,0,0,0,0,0,0,0,0,0,0,0,0,0,0,0,0,0,0,0,0,0,0"/>
                </v:shape>
                <v:shape id="Freeform 383" o:spid="_x0000_s1859" style="position:absolute;left:4457;top:-494;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" path="m34,l20,,13,2,3,12,,19,,34r3,6l13,50r7,3l34,53r7,-3l51,40r3,-6l54,19,51,12,41,2,34,xe" fillcolor="#1f77b3" stroked="f">
                  <v:path arrowok="t" o:connecttype="custom" o:connectlocs="34,-494;20,-494;13,-492;3,-482;0,-475;0,-460;3,-454;13,-444;20,-441;34,-441;41,-444;51,-454;54,-460;54,-475;51,-482;41,-492;34,-494" o:connectangles="0,0,0,0,0,0,0,0,0,0,0,0,0,0,0,0,0"/>
                </v:shape>
                <v:shape id="Freeform 382" o:spid="_x0000_s1860" style="position:absolute;left:4457;top:-494;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" path="m27,53r7,l41,50r5,-5l51,40r3,-6l54,26r,-7l51,12,46,7,41,2,34,,27,,20,,13,2,8,7,3,12,,19r,7l,34r3,6l8,45r5,5l20,53r7,xe" filled="f" strokecolor="#1f77b3" strokeweight=".09489mm">
                  <v:path arrowok="t" o:connecttype="custom" o:connectlocs="27,-441;34,-441;41,-444;46,-449;51,-454;54,-460;54,-468;54,-475;51,-482;46,-487;41,-492;34,-494;27,-494;20,-494;13,-492;8,-487;3,-482;0,-475;0,-468;0,-460;3,-454;8,-449;13,-444;20,-441;27,-441" o:connectangles="0,0,0,0,0,0,0,0,0,0,0,0,0,0,0,0,0,0,0,0,0,0,0,0,0"/>
                </v:shape>
                <v:shape id="Freeform 381" o:spid="_x0000_s1861" style="position:absolute;left:3639;top:-241;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" path="m34,l19,,13,2,2,13,,19,,34r2,7l13,51r6,2l34,53r7,-2l51,41r2,-7l53,19,51,13,41,2,34,xe" fillcolor="#1f77b3" stroked="f">
                  <v:path arrowok="t" o:connecttype="custom" o:connectlocs="34,-241;19,-241;13,-239;2,-228;0,-222;0,-207;2,-200;13,-190;19,-188;34,-188;41,-190;51,-200;53,-207;53,-222;51,-228;41,-239;34,-241" o:connectangles="0,0,0,0,0,0,0,0,0,0,0,0,0,0,0,0,0"/>
                </v:shape>
                <v:shape id="Freeform 380" o:spid="_x0000_s1862" style="position:absolute;left:3639;top:-241;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" path="m27,53r7,l41,51r5,-5l51,41r2,-7l53,27r,-8l51,13,46,8,41,2,34,,27,,19,,13,2,8,8,2,13,,19r,8l,34r2,7l8,46r5,5l19,53r8,xe" filled="f" strokecolor="#1f77b3" strokeweight=".09489mm">
                  <v:path arrowok="t" o:connecttype="custom" o:connectlocs="27,-188;34,-188;41,-190;46,-195;51,-200;53,-207;53,-214;53,-222;51,-228;46,-233;41,-239;34,-241;27,-241;19,-241;13,-239;8,-233;2,-228;0,-222;0,-214;0,-207;2,-200;8,-195;13,-190;19,-188;27,-188" o:connectangles="0,0,0,0,0,0,0,0,0,0,0,0,0,0,0,0,0,0,0,0,0,0,0,0,0"/>
                </v:shape>
                <v:shape id="Freeform 379" o:spid="_x0000_s1863" style="position:absolute;left:2274;top:-109;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" path="m34,l20,,13,3,3,13,,20,,34r3,7l13,51r7,3l34,54r7,-3l51,41r3,-7l54,20,51,13,41,3,34,xe" fillcolor="#1f77b3" stroked="f">
                  <v:path arrowok="t" o:connecttype="custom" o:connectlocs="34,-109;20,-109;13,-106;3,-96;0,-89;0,-75;3,-68;13,-58;20,-55;34,-55;41,-58;51,-68;54,-75;54,-89;51,-96;41,-106;34,-109" o:connectangles="0,0,0,0,0,0,0,0,0,0,0,0,0,0,0,0,0"/>
                </v:shape>
                <v:shape id="Freeform 378" o:spid="_x0000_s1864" style="position:absolute;left:2274;top:-109;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" path="m27,54r7,l41,51r5,-5l51,41r3,-7l54,27r,-7l51,13,46,8,41,3,34,,27,,20,,13,3,8,8,3,13,,20r,7l,34r3,7l8,46r5,5l20,54r7,xe" filled="f" strokecolor="#1f77b3" strokeweight=".09489mm">
                  <v:path arrowok="t" o:connecttype="custom" o:connectlocs="27,-55;34,-55;41,-58;46,-63;51,-68;54,-75;54,-82;54,-89;51,-96;46,-101;41,-106;34,-109;27,-109;20,-109;13,-106;8,-101;3,-96;0,-89;0,-82;0,-75;3,-68;8,-63;13,-58;20,-55;27,-55" o:connectangles="0,0,0,0,0,0,0,0,0,0,0,0,0,0,0,0,0,0,0,0,0,0,0,0,0"/>
                </v:shape>
                <v:shape id="Freeform 377" o:spid="_x0000_s1865" style="position:absolute;left:2301;top:-2522;width:3275;height:1856;visibility:visible;mso-wrap-style:square;v-text-anchor:top" coordsize="3275,1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" path="m3275,1774r-546,43l2183,1855,1365,598,912,156,,e" filled="f" strokecolor="#ff7f0e" strokeweight=".37956mm">
                  <v:path arrowok="t" o:connecttype="custom" o:connectlocs="3275,-748;2729,-705;2183,-667;1365,-1924;912,-2366;0,-2522" o:connectangles="0,0,0,0,0,0"/>
                </v:shape>
                <v:line id="Line 376" o:spid="_x0000_s1866" style="position:absolute;visibility:visible;mso-wrap-style:square" from="2274,-2522" to="2328,-2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" strokecolor="#ff7f0e" strokeweight=".94889mm"/>
                <v:shape id="Freeform 375" o:spid="_x0000_s1867" style="position:absolute;left:2301;top:-792;width:3275;height:238;visibility:visible;mso-wrap-style:square;v-text-anchor:top" coordsize="3275,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" path="m3275,8l2729,87,2183,192r-818,45l912,203,,e" filled="f" strokecolor="#2ba02b" strokeweight=".37956mm">
                  <v:path arrowok="t" o:connecttype="custom" o:connectlocs="3275,-784;2729,-705;2183,-600;1365,-555;912,-589;0,-792" o:connectangles="0,0,0,0,0,0"/>
                </v:shape>
                <v:shape id="AutoShape 374" o:spid="_x0000_s1868" style="position:absolute;left:5550;top:-811;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" path="m51,19l,19,16,30,10,49,26,37r12,l36,30,51,19xm38,37r-12,l42,49,38,37xm26,l20,19r12,l26,xe" fillcolor="#2ba02b" stroked="f">
                  <v:path arrowok="t" o:connecttype="custom" o:connectlocs="51,-792;0,-792;16,-781;10,-762;26,-774;38,-774;36,-781;51,-792;38,-774;26,-774;42,-762;38,-774;26,-811;20,-792;32,-792;26,-811" o:connectangles="0,0,0,0,0,0,0,0,0,0,0,0,0,0,0,0"/>
                </v:shape>
                <v:shape id="Freeform 373" o:spid="_x0000_s1869" style="position:absolute;left:5550;top:-811;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" path="m26,l20,19,,19,16,30,10,49,26,37,42,49,36,30,51,19r-19,l26,xe" filled="f" strokecolor="#2ba02b" strokeweight=".09489mm">
                  <v:path arrowok="t" o:connecttype="custom" o:connectlocs="26,-811;20,-792;0,-792;16,-781;10,-762;26,-774;42,-762;36,-781;51,-792;32,-792;26,-811" o:connectangles="0,0,0,0,0,0,0,0,0,0,0"/>
                </v:shape>
                <v:shape id="AutoShape 372" o:spid="_x0000_s1870" style="position:absolute;left:4459;top:-627;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" path="m51,18l,18,15,30,9,48,25,37r12,l35,30,51,18xm37,37r-12,l41,48,37,37xm25,l19,18r12,l25,xe" fillcolor="#2ba02b" stroked="f">
                  <v:path arrowok="t" o:connecttype="custom" o:connectlocs="51,-609;0,-609;15,-597;9,-579;25,-590;37,-590;35,-597;51,-609;37,-590;25,-590;41,-579;37,-590;25,-627;19,-609;31,-609;25,-627" o:connectangles="0,0,0,0,0,0,0,0,0,0,0,0,0,0,0,0"/>
                </v:shape>
                <v:shape id="Freeform 371" o:spid="_x0000_s1871" style="position:absolute;left:4459;top:-627;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" path="m25,l19,18,,18,15,30,9,48,25,37,41,48,35,30,51,18r-20,l25,xe" filled="f" strokecolor="#2ba02b" strokeweight=".09489mm">
                  <v:path arrowok="t" o:connecttype="custom" o:connectlocs="25,-627;19,-609;0,-609;15,-597;9,-579;25,-590;41,-579;35,-597;51,-609;31,-609;25,-627" o:connectangles="0,0,0,0,0,0,0,0,0,0,0"/>
                </v:shape>
                <v:shape id="AutoShape 370" o:spid="_x0000_s1872" style="position:absolute;left:3640;top:-582;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" path="m51,19l,19,16,30,10,49,26,37r12,l35,30,51,19xm38,37r-12,l41,49,38,37xm26,l20,19r12,l26,xe" fillcolor="#2ba02b" stroked="f">
                  <v:path arrowok="t" o:connecttype="custom" o:connectlocs="51,-563;0,-563;16,-552;10,-533;26,-545;38,-545;35,-552;51,-563;38,-545;26,-545;41,-533;38,-545;26,-582;20,-563;32,-563;26,-582" o:connectangles="0,0,0,0,0,0,0,0,0,0,0,0,0,0,0,0"/>
                </v:shape>
                <v:shape id="Freeform 369" o:spid="_x0000_s1873" style="position:absolute;left:3640;top:-582;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" path="m26,l20,19,,19,16,30,10,49,26,37,41,49,35,30,51,19r-19,l26,xe" filled="f" strokecolor="#2ba02b" strokeweight=".09489mm">
                  <v:path arrowok="t" o:connecttype="custom" o:connectlocs="26,-582;20,-563;0,-563;16,-552;10,-533;26,-545;41,-533;35,-552;51,-563;32,-563;26,-582" o:connectangles="0,0,0,0,0,0,0,0,0,0,0"/>
                </v:shape>
                <v:shape id="AutoShape 368" o:spid="_x0000_s1874" style="position:absolute;left:2276;top:-819;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" path="m51,19l,19,15,30,9,49,25,37r12,l35,30,51,19xm37,37r-12,l41,49,37,37xm25,l19,19r12,l25,xe" fillcolor="#2ba02b" stroked="f">
                  <v:path arrowok="t" o:connecttype="custom" o:connectlocs="51,-800;0,-800;15,-789;9,-770;25,-782;37,-782;35,-789;51,-800;37,-782;25,-782;41,-770;37,-782;25,-819;19,-800;31,-800;25,-819" o:connectangles="0,0,0,0,0,0,0,0,0,0,0,0,0,0,0,0"/>
                </v:shape>
                <v:shape id="Freeform 367" o:spid="_x0000_s1875" style="position:absolute;left:2276;top:-819;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" path="m25,l19,19,,19,15,30,9,49,25,37,41,49,35,30,51,19r-20,l25,xe" filled="f" strokecolor="#2ba02b" strokeweight=".09489mm">
                  <v:path arrowok="t" o:connecttype="custom" o:connectlocs="25,-819;19,-800;0,-800;15,-789;9,-770;25,-782;41,-770;35,-789;51,-800;31,-800;25,-819" o:connectangles="0,0,0,0,0,0,0,0,0,0,0"/>
                </v:shape>
                <v:shape id="Freeform 366" o:spid="_x0000_s1876" style="position:absolute;left:5020;top:-2617;width:693;height:347;visibility:visible;mso-wrap-style:square;v-text-anchor:top" coordsize="69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" path="m689,l4,,,3,,343r4,3l689,346r4,-3l693,3,689,xe" stroked="f">
                  <v:fill opacity="52428f"/>
                  <v:path arrowok="t" o:connecttype="custom" o:connectlocs="689,-2617;4,-2617;0,-2614;0,-2274;4,-2271;689,-2271;693,-2274;693,-2614;689,-2617" o:connectangles="0,0,0,0,0,0,0,0,0"/>
                </v:shape>
                <v:shape id="Freeform 365" o:spid="_x0000_s1877" style="position:absolute;left:5020;top:-2617;width:693;height:347;visibility:visible;mso-wrap-style:square;v-text-anchor:top" coordsize="69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" path="m11,346r671,l689,346r4,-3l693,336r,-326l693,3,689,r-7,l11,,4,,,3r,7l,336r,7l4,346r7,xe" filled="f" strokecolor="#ccc" strokeweight=".09489mm">
                  <v:path arrowok="t" o:connecttype="custom" o:connectlocs="11,-2271;682,-2271;689,-2271;693,-2274;693,-2281;693,-2607;693,-2614;689,-2617;682,-2617;11,-2617;4,-2617;0,-2614;0,-2607;0,-2281;0,-2274;4,-2271;11,-2271" o:connectangles="0,0,0,0,0,0,0,0,0,0,0,0,0,0,0,0,0"/>
                </v:shape>
                <v:shape id="Freeform 364" o:spid="_x0000_s1878" style="position:absolute;left:5079;top:-2565;width:33;height:33;visibility:visible;mso-wrap-style:square;v-text-anchor:top" coordsize="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" path="m21,l12,,8,1,2,7,,11r,9l2,24r6,6l12,32r9,l25,30r6,-6l33,20r,-9l31,7,25,1,21,xe" fillcolor="#1f77b3" stroked="f">
                  <v:path arrowok="t" o:connecttype="custom" o:connectlocs="21,-2565;12,-2565;8,-2564;2,-2558;0,-2554;0,-2545;2,-2541;8,-2535;12,-2533;21,-2533;25,-2535;31,-2541;33,-2545;33,-2554;31,-2558;25,-2564;21,-2565" o:connectangles="0,0,0,0,0,0,0,0,0,0,0,0,0,0,0,0,0"/>
                </v:shape>
                <v:shape id="Freeform 363" o:spid="_x0000_s1879" style="position:absolute;left:5079;top:-2565;width:33;height:33;visibility:visible;mso-wrap-style:square;v-text-anchor:top" coordsize="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" path="m16,32r5,l25,30r3,-3l31,24r2,-4l33,16r,-5l31,7,28,4,25,1,21,,16,,12,,8,1,5,4,2,7,,11r,5l,20r2,4l5,27r3,3l12,32r4,xe" filled="f" strokecolor="#1f77b3" strokeweight=".09489mm">
                  <v:path arrowok="t" o:connecttype="custom" o:connectlocs="16,-2533;21,-2533;25,-2535;28,-2538;31,-2541;33,-2545;33,-2549;33,-2554;31,-2558;28,-2561;25,-2564;21,-2565;16,-2565;12,-2565;8,-2564;5,-2561;2,-2558;0,-2554;0,-2549;0,-2545;2,-2541;5,-2538;8,-2535;12,-2533;16,-2533" o:connectangles="0,0,0,0,0,0,0,0,0,0,0,0,0,0,0,0,0,0,0,0,0,0,0,0,0"/>
                </v:shape>
                <v:shape id="AutoShape 362" o:spid="_x0000_s1880" style="position:absolute;left:5080;top:-2345;width:31;height:30;visibility:visible;mso-wrap-style:square;v-text-anchor:top" coordsize="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" path="m31,11l,11r10,7l6,29r9,-7l23,22,21,18,31,11xm23,22r-8,l25,29,23,22xm15,l12,11r7,l15,xe" fillcolor="#2ba02b" stroked="f">
                  <v:path arrowok="t" o:connecttype="custom" o:connectlocs="31,-2334;0,-2334;10,-2327;6,-2316;15,-2323;23,-2323;21,-2327;31,-2334;23,-2323;15,-2323;25,-2316;23,-2323;15,-2345;12,-2334;19,-2334;15,-2345" o:connectangles="0,0,0,0,0,0,0,0,0,0,0,0,0,0,0,0"/>
                </v:shape>
                <v:shape id="Freeform 361" o:spid="_x0000_s1881" style="position:absolute;left:5080;top:-2345;width:31;height:30;visibility:visible;mso-wrap-style:square;v-text-anchor:top" coordsize="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" path="m15,l12,11,,11r10,7l6,29r9,-7l25,29,21,18,31,11r-12,l15,xe" filled="f" strokecolor="#2ba02b" strokeweight=".09489mm">
                  <v:path arrowok="t" o:connecttype="custom" o:connectlocs="15,-2345;12,-2334;0,-2334;10,-2327;6,-2316;15,-2323;25,-2316;21,-2327;31,-2334;19,-2334;15,-2345" o:connectangles="0,0,0,0,0,0,0,0,0,0,0"/>
                </v:shape>
                <v:shape id="Text Box 360" o:spid="_x0000_s1882" type="#_x0000_t202" style="position:absolute;left:5620;top:-2637;width:92;height: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L9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" filled="f" stroked="f">
                  <v:textbox inset="0,0,0,0">
                    <w:txbxContent>
                      <w:p w:rsidR="0009622D" w:rsidRDefault="0009622D">
                        <w:pPr>
                          <w:spacing w:before="17" w:line="163" w:lineRule="auto"/>
                          <w:ind w:right="-1" w:firstLine="16"/>
                          <w:rPr>
                            <w:rFonts w:ascii="Arial"/>
                            <w:sz w:val="14"/>
                          </w:rPr>
                        </w:pPr>
                        <w:r>
                          <w:rPr>
                            <w:rFonts w:ascii="Arial"/>
                            <w:w w:val="60"/>
                            <w:sz w:val="14"/>
                          </w:rPr>
                          <w:t>S</w:t>
                        </w:r>
                        <w:r>
                          <w:rPr>
                            <w:rFonts w:ascii="Arial"/>
                            <w:w w:val="58"/>
                            <w:sz w:val="14"/>
                          </w:rPr>
                          <w:t xml:space="preserve"> </w:t>
                        </w:r>
                        <w:proofErr w:type="spellStart"/>
                        <w:r>
                          <w:rPr>
                            <w:rFonts w:ascii="Arial"/>
                            <w:w w:val="70"/>
                            <w:sz w:val="14"/>
                          </w:rPr>
                          <w:t>S</w:t>
                        </w:r>
                        <w:proofErr w:type="spellEnd"/>
                      </w:p>
                    </w:txbxContent>
                  </v:textbox>
                </v:shape>
                <w10:wrap anchorx="page"/>
              </v:group>
            </w:pict>
          </mc:Fallback>
        </mc:AlternateContent>
      </w:r>
      <w:r>
        <w:rPr>
          <w:noProof/>
        </w:rPr>
        <mc:AlternateContent>
          <mc:Choice Requires="wps">
            <w:drawing>
              <wp:anchor distT="0" distB="0" distL="114300" distR="114300" simplePos="0" relativeHeight="251625472" behindDoc="0" locked="0" layoutInCell="1" allowOverlap="1" wp14:anchorId="198A982C" wp14:editId="3C62B74B">
                <wp:simplePos x="0" y="0"/>
                <wp:positionH relativeFrom="page">
                  <wp:posOffset>1355725</wp:posOffset>
                </wp:positionH>
                <wp:positionV relativeFrom="paragraph">
                  <wp:posOffset>-1680210</wp:posOffset>
                </wp:positionV>
                <wp:extent cx="2291715" cy="1707515"/>
                <wp:effectExtent l="3175" t="1270" r="635" b="0"/>
                <wp:wrapNone/>
                <wp:docPr id="369"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1715" cy="1707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445"/>
                              <w:gridCol w:w="612"/>
                              <w:gridCol w:w="612"/>
                              <w:gridCol w:w="612"/>
                              <w:gridCol w:w="612"/>
                              <w:gridCol w:w="612"/>
                              <w:gridCol w:w="98"/>
                            </w:tblGrid>
                            <w:tr w:rsidR="0009622D">
                              <w:trPr>
                                <w:trHeight w:hRule="exact" w:val="347"/>
                              </w:trPr>
                              <w:tc>
                                <w:tcPr>
                                  <w:tcW w:w="445" w:type="dxa"/>
                                  <w:tcBorders>
                                    <w:bottom w:val="single" w:sz="2" w:space="0" w:color="AFAFAF"/>
                                    <w:right w:val="single" w:sz="2" w:space="0" w:color="AFAFAF"/>
                                  </w:tcBorders>
                                </w:tcPr>
                                <w:p w:rsidR="0009622D" w:rsidRDefault="0009622D"/>
                              </w:tc>
                              <w:tc>
                                <w:tcPr>
                                  <w:tcW w:w="612" w:type="dxa"/>
                                  <w:tcBorders>
                                    <w:left w:val="single" w:sz="2" w:space="0" w:color="AFAFAF"/>
                                    <w:bottom w:val="single" w:sz="2" w:space="0" w:color="AFAFAF"/>
                                    <w:right w:val="single" w:sz="2" w:space="0" w:color="AFAFAF"/>
                                  </w:tcBorders>
                                </w:tcPr>
                                <w:p w:rsidR="0009622D" w:rsidRDefault="0009622D"/>
                              </w:tc>
                              <w:tc>
                                <w:tcPr>
                                  <w:tcW w:w="612" w:type="dxa"/>
                                  <w:tcBorders>
                                    <w:left w:val="single" w:sz="2" w:space="0" w:color="AFAFAF"/>
                                    <w:bottom w:val="single" w:sz="2" w:space="0" w:color="AFAFAF"/>
                                    <w:right w:val="single" w:sz="2" w:space="0" w:color="AFAFAF"/>
                                  </w:tcBorders>
                                </w:tcPr>
                                <w:p w:rsidR="0009622D" w:rsidRDefault="0009622D"/>
                              </w:tc>
                              <w:tc>
                                <w:tcPr>
                                  <w:tcW w:w="612" w:type="dxa"/>
                                  <w:tcBorders>
                                    <w:left w:val="single" w:sz="2" w:space="0" w:color="AFAFAF"/>
                                    <w:bottom w:val="single" w:sz="2" w:space="0" w:color="AFAFAF"/>
                                    <w:right w:val="single" w:sz="2" w:space="0" w:color="AFAFAF"/>
                                  </w:tcBorders>
                                </w:tcPr>
                                <w:p w:rsidR="0009622D" w:rsidRDefault="0009622D"/>
                              </w:tc>
                              <w:tc>
                                <w:tcPr>
                                  <w:tcW w:w="612" w:type="dxa"/>
                                  <w:tcBorders>
                                    <w:left w:val="single" w:sz="2" w:space="0" w:color="AFAFAF"/>
                                    <w:bottom w:val="single" w:sz="2" w:space="0" w:color="AFAFAF"/>
                                    <w:right w:val="single" w:sz="2" w:space="0" w:color="AFAFAF"/>
                                  </w:tcBorders>
                                </w:tcPr>
                                <w:p w:rsidR="0009622D" w:rsidRDefault="0009622D"/>
                              </w:tc>
                              <w:tc>
                                <w:tcPr>
                                  <w:tcW w:w="612" w:type="dxa"/>
                                  <w:tcBorders>
                                    <w:left w:val="single" w:sz="2" w:space="0" w:color="AFAFAF"/>
                                    <w:bottom w:val="single" w:sz="2" w:space="0" w:color="AFAFAF"/>
                                    <w:right w:val="single" w:sz="2" w:space="0" w:color="AFAFAF"/>
                                  </w:tcBorders>
                                </w:tcPr>
                                <w:p w:rsidR="0009622D" w:rsidRDefault="0009622D">
                                  <w:pPr>
                                    <w:pStyle w:val="TableParagraph"/>
                                    <w:spacing w:line="116" w:lineRule="exact"/>
                                    <w:ind w:left="9"/>
                                    <w:rPr>
                                      <w:rFonts w:ascii="Arial"/>
                                      <w:sz w:val="14"/>
                                    </w:rPr>
                                  </w:pPr>
                                  <w:r>
                                    <w:rPr>
                                      <w:w w:val="107"/>
                                      <w:sz w:val="8"/>
                                      <w:u w:val="single" w:color="1F77B3"/>
                                    </w:rPr>
                                    <w:t xml:space="preserve"> </w:t>
                                  </w:r>
                                  <w:r>
                                    <w:rPr>
                                      <w:sz w:val="8"/>
                                      <w:u w:val="single" w:color="1F77B3"/>
                                    </w:rPr>
                                    <w:t xml:space="preserve">     </w:t>
                                  </w:r>
                                  <w:r>
                                    <w:rPr>
                                      <w:sz w:val="8"/>
                                    </w:rPr>
                                    <w:t xml:space="preserve"> </w:t>
                                  </w:r>
                                  <w:r>
                                    <w:rPr>
                                      <w:rFonts w:ascii="Arial"/>
                                      <w:w w:val="60"/>
                                      <w:sz w:val="14"/>
                                    </w:rPr>
                                    <w:t>SPAR-MAS</w:t>
                                  </w:r>
                                </w:p>
                                <w:p w:rsidR="0009622D" w:rsidRDefault="0009622D">
                                  <w:pPr>
                                    <w:pStyle w:val="TableParagraph"/>
                                    <w:spacing w:line="110" w:lineRule="exact"/>
                                    <w:ind w:left="9"/>
                                    <w:rPr>
                                      <w:rFonts w:ascii="Arial"/>
                                      <w:sz w:val="14"/>
                                    </w:rPr>
                                  </w:pPr>
                                  <w:r>
                                    <w:rPr>
                                      <w:w w:val="107"/>
                                      <w:sz w:val="8"/>
                                      <w:u w:val="single" w:color="FF7F0E"/>
                                    </w:rPr>
                                    <w:t xml:space="preserve"> </w:t>
                                  </w:r>
                                  <w:r>
                                    <w:rPr>
                                      <w:sz w:val="8"/>
                                      <w:u w:val="single" w:color="FF7F0E"/>
                                    </w:rPr>
                                    <w:t xml:space="preserve">     </w:t>
                                  </w:r>
                                  <w:r>
                                    <w:rPr>
                                      <w:sz w:val="8"/>
                                    </w:rPr>
                                    <w:t xml:space="preserve"> </w:t>
                                  </w:r>
                                  <w:r>
                                    <w:rPr>
                                      <w:rFonts w:ascii="Arial"/>
                                      <w:w w:val="60"/>
                                      <w:sz w:val="14"/>
                                    </w:rPr>
                                    <w:t>SEMI-MAS</w:t>
                                  </w:r>
                                </w:p>
                                <w:p w:rsidR="0009622D" w:rsidRDefault="0009622D">
                                  <w:pPr>
                                    <w:pStyle w:val="TableParagraph"/>
                                    <w:spacing w:line="136" w:lineRule="exact"/>
                                    <w:ind w:left="9"/>
                                    <w:rPr>
                                      <w:rFonts w:ascii="Arial"/>
                                      <w:sz w:val="14"/>
                                    </w:rPr>
                                  </w:pPr>
                                  <w:r>
                                    <w:rPr>
                                      <w:w w:val="107"/>
                                      <w:sz w:val="8"/>
                                      <w:u w:val="single" w:color="2BA02B"/>
                                    </w:rPr>
                                    <w:t xml:space="preserve"> </w:t>
                                  </w:r>
                                  <w:r>
                                    <w:rPr>
                                      <w:sz w:val="8"/>
                                      <w:u w:val="single" w:color="2BA02B"/>
                                    </w:rPr>
                                    <w:t xml:space="preserve">     </w:t>
                                  </w:r>
                                  <w:r>
                                    <w:rPr>
                                      <w:sz w:val="8"/>
                                    </w:rPr>
                                    <w:t xml:space="preserve"> </w:t>
                                  </w:r>
                                  <w:r>
                                    <w:rPr>
                                      <w:rFonts w:ascii="Arial"/>
                                      <w:w w:val="60"/>
                                      <w:sz w:val="14"/>
                                    </w:rPr>
                                    <w:t>TLP-MASS</w:t>
                                  </w:r>
                                </w:p>
                              </w:tc>
                              <w:tc>
                                <w:tcPr>
                                  <w:tcW w:w="98" w:type="dxa"/>
                                  <w:tcBorders>
                                    <w:left w:val="single" w:sz="2" w:space="0" w:color="AFAFAF"/>
                                    <w:bottom w:val="single" w:sz="2" w:space="0" w:color="AFAFAF"/>
                                  </w:tcBorders>
                                </w:tcPr>
                                <w:p w:rsidR="0009622D" w:rsidRDefault="0009622D"/>
                              </w:tc>
                            </w:tr>
                            <w:tr w:rsidR="0009622D">
                              <w:trPr>
                                <w:trHeight w:hRule="exact" w:val="398"/>
                              </w:trPr>
                              <w:tc>
                                <w:tcPr>
                                  <w:tcW w:w="445" w:type="dxa"/>
                                  <w:tcBorders>
                                    <w:top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2" w:space="0" w:color="FF7F0E"/>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398"/>
                              </w:trPr>
                              <w:tc>
                                <w:tcPr>
                                  <w:tcW w:w="445" w:type="dxa"/>
                                  <w:tcBorders>
                                    <w:top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2" w:space="0" w:color="FF7F0E"/>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398"/>
                              </w:trPr>
                              <w:tc>
                                <w:tcPr>
                                  <w:tcW w:w="445" w:type="dxa"/>
                                  <w:tcBorders>
                                    <w:top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398"/>
                              </w:trPr>
                              <w:tc>
                                <w:tcPr>
                                  <w:tcW w:w="445" w:type="dxa"/>
                                  <w:tcBorders>
                                    <w:top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2" w:space="0" w:color="FF7F0E"/>
                                    <w:right w:val="single" w:sz="2" w:space="0" w:color="AFAFAF"/>
                                  </w:tcBorders>
                                </w:tcPr>
                                <w:p w:rsidR="0009622D" w:rsidRDefault="0009622D"/>
                              </w:tc>
                              <w:tc>
                                <w:tcPr>
                                  <w:tcW w:w="612" w:type="dxa"/>
                                  <w:tcBorders>
                                    <w:top w:val="single" w:sz="2" w:space="0" w:color="AFAFAF"/>
                                    <w:left w:val="single" w:sz="2" w:space="0" w:color="AFAFAF"/>
                                    <w:bottom w:val="single" w:sz="22" w:space="0" w:color="FF7F0E"/>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398"/>
                              </w:trPr>
                              <w:tc>
                                <w:tcPr>
                                  <w:tcW w:w="445" w:type="dxa"/>
                                  <w:tcBorders>
                                    <w:top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2" w:space="0" w:color="FF7F0E"/>
                                    <w:left w:val="single" w:sz="2" w:space="0" w:color="AFAFAF"/>
                                    <w:bottom w:val="single" w:sz="2" w:space="0" w:color="AFAFAF"/>
                                    <w:right w:val="single" w:sz="2" w:space="0" w:color="AFAFAF"/>
                                  </w:tcBorders>
                                </w:tcPr>
                                <w:p w:rsidR="0009622D" w:rsidRDefault="0009622D"/>
                              </w:tc>
                              <w:tc>
                                <w:tcPr>
                                  <w:tcW w:w="612" w:type="dxa"/>
                                  <w:tcBorders>
                                    <w:top w:val="single" w:sz="22" w:space="0" w:color="FF7F0E"/>
                                    <w:left w:val="single" w:sz="2" w:space="0" w:color="AFAFAF"/>
                                    <w:bottom w:val="single" w:sz="2" w:space="0" w:color="AFAFAF"/>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346"/>
                              </w:trPr>
                              <w:tc>
                                <w:tcPr>
                                  <w:tcW w:w="445" w:type="dxa"/>
                                  <w:tcBorders>
                                    <w:top w:val="single" w:sz="2" w:space="0" w:color="AFAFAF"/>
                                    <w:right w:val="single" w:sz="2" w:space="0" w:color="AFAFAF"/>
                                  </w:tcBorders>
                                </w:tcPr>
                                <w:p w:rsidR="0009622D" w:rsidRDefault="0009622D"/>
                              </w:tc>
                              <w:tc>
                                <w:tcPr>
                                  <w:tcW w:w="612" w:type="dxa"/>
                                  <w:tcBorders>
                                    <w:top w:val="single" w:sz="2" w:space="0" w:color="AFAFAF"/>
                                    <w:left w:val="single" w:sz="2" w:space="0" w:color="AFAFAF"/>
                                    <w:right w:val="single" w:sz="2" w:space="0" w:color="AFAFAF"/>
                                  </w:tcBorders>
                                </w:tcPr>
                                <w:p w:rsidR="0009622D" w:rsidRDefault="0009622D"/>
                              </w:tc>
                              <w:tc>
                                <w:tcPr>
                                  <w:tcW w:w="612" w:type="dxa"/>
                                  <w:tcBorders>
                                    <w:top w:val="single" w:sz="2" w:space="0" w:color="AFAFAF"/>
                                    <w:left w:val="single" w:sz="2" w:space="0" w:color="AFAFAF"/>
                                    <w:right w:val="single" w:sz="2" w:space="0" w:color="AFAFAF"/>
                                  </w:tcBorders>
                                </w:tcPr>
                                <w:p w:rsidR="0009622D" w:rsidRDefault="0009622D"/>
                              </w:tc>
                              <w:tc>
                                <w:tcPr>
                                  <w:tcW w:w="612" w:type="dxa"/>
                                  <w:tcBorders>
                                    <w:top w:val="single" w:sz="2" w:space="0" w:color="AFAFAF"/>
                                    <w:left w:val="single" w:sz="2" w:space="0" w:color="AFAFAF"/>
                                    <w:right w:val="single" w:sz="2" w:space="0" w:color="AFAFAF"/>
                                  </w:tcBorders>
                                </w:tcPr>
                                <w:p w:rsidR="0009622D" w:rsidRDefault="0009622D"/>
                              </w:tc>
                              <w:tc>
                                <w:tcPr>
                                  <w:tcW w:w="612" w:type="dxa"/>
                                  <w:tcBorders>
                                    <w:top w:val="single" w:sz="2" w:space="0" w:color="AFAFAF"/>
                                    <w:left w:val="single" w:sz="2" w:space="0" w:color="AFAFAF"/>
                                    <w:right w:val="single" w:sz="2" w:space="0" w:color="AFAFAF"/>
                                  </w:tcBorders>
                                </w:tcPr>
                                <w:p w:rsidR="0009622D" w:rsidRDefault="0009622D"/>
                              </w:tc>
                              <w:tc>
                                <w:tcPr>
                                  <w:tcW w:w="612" w:type="dxa"/>
                                  <w:tcBorders>
                                    <w:top w:val="single" w:sz="2" w:space="0" w:color="AFAFAF"/>
                                    <w:left w:val="single" w:sz="2" w:space="0" w:color="AFAFAF"/>
                                    <w:right w:val="single" w:sz="2" w:space="0" w:color="AFAFAF"/>
                                  </w:tcBorders>
                                </w:tcPr>
                                <w:p w:rsidR="0009622D" w:rsidRDefault="0009622D"/>
                              </w:tc>
                              <w:tc>
                                <w:tcPr>
                                  <w:tcW w:w="98" w:type="dxa"/>
                                  <w:tcBorders>
                                    <w:top w:val="single" w:sz="2" w:space="0" w:color="AFAFAF"/>
                                    <w:left w:val="single" w:sz="2" w:space="0" w:color="AFAFAF"/>
                                  </w:tcBorders>
                                </w:tcPr>
                                <w:p w:rsidR="0009622D" w:rsidRDefault="0009622D"/>
                              </w:tc>
                            </w:tr>
                          </w:tbl>
                          <w:p w:rsidR="0009622D" w:rsidRDefault="0009622D">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8A982C" id="Text Box 358" o:spid="_x0000_s1883" type="#_x0000_t202" style="position:absolute;left:0;text-align:left;margin-left:106.75pt;margin-top:-132.3pt;width:180.45pt;height:134.45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" filled="f" stroked="f">
                <v:textbox inset="0,0,0,0">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445"/>
                        <w:gridCol w:w="612"/>
                        <w:gridCol w:w="612"/>
                        <w:gridCol w:w="612"/>
                        <w:gridCol w:w="612"/>
                        <w:gridCol w:w="612"/>
                        <w:gridCol w:w="98"/>
                      </w:tblGrid>
                      <w:tr w:rsidR="0009622D">
                        <w:trPr>
                          <w:trHeight w:hRule="exact" w:val="347"/>
                        </w:trPr>
                        <w:tc>
                          <w:tcPr>
                            <w:tcW w:w="445" w:type="dxa"/>
                            <w:tcBorders>
                              <w:bottom w:val="single" w:sz="2" w:space="0" w:color="AFAFAF"/>
                              <w:right w:val="single" w:sz="2" w:space="0" w:color="AFAFAF"/>
                            </w:tcBorders>
                          </w:tcPr>
                          <w:p w:rsidR="0009622D" w:rsidRDefault="0009622D"/>
                        </w:tc>
                        <w:tc>
                          <w:tcPr>
                            <w:tcW w:w="612" w:type="dxa"/>
                            <w:tcBorders>
                              <w:left w:val="single" w:sz="2" w:space="0" w:color="AFAFAF"/>
                              <w:bottom w:val="single" w:sz="2" w:space="0" w:color="AFAFAF"/>
                              <w:right w:val="single" w:sz="2" w:space="0" w:color="AFAFAF"/>
                            </w:tcBorders>
                          </w:tcPr>
                          <w:p w:rsidR="0009622D" w:rsidRDefault="0009622D"/>
                        </w:tc>
                        <w:tc>
                          <w:tcPr>
                            <w:tcW w:w="612" w:type="dxa"/>
                            <w:tcBorders>
                              <w:left w:val="single" w:sz="2" w:space="0" w:color="AFAFAF"/>
                              <w:bottom w:val="single" w:sz="2" w:space="0" w:color="AFAFAF"/>
                              <w:right w:val="single" w:sz="2" w:space="0" w:color="AFAFAF"/>
                            </w:tcBorders>
                          </w:tcPr>
                          <w:p w:rsidR="0009622D" w:rsidRDefault="0009622D"/>
                        </w:tc>
                        <w:tc>
                          <w:tcPr>
                            <w:tcW w:w="612" w:type="dxa"/>
                            <w:tcBorders>
                              <w:left w:val="single" w:sz="2" w:space="0" w:color="AFAFAF"/>
                              <w:bottom w:val="single" w:sz="2" w:space="0" w:color="AFAFAF"/>
                              <w:right w:val="single" w:sz="2" w:space="0" w:color="AFAFAF"/>
                            </w:tcBorders>
                          </w:tcPr>
                          <w:p w:rsidR="0009622D" w:rsidRDefault="0009622D"/>
                        </w:tc>
                        <w:tc>
                          <w:tcPr>
                            <w:tcW w:w="612" w:type="dxa"/>
                            <w:tcBorders>
                              <w:left w:val="single" w:sz="2" w:space="0" w:color="AFAFAF"/>
                              <w:bottom w:val="single" w:sz="2" w:space="0" w:color="AFAFAF"/>
                              <w:right w:val="single" w:sz="2" w:space="0" w:color="AFAFAF"/>
                            </w:tcBorders>
                          </w:tcPr>
                          <w:p w:rsidR="0009622D" w:rsidRDefault="0009622D"/>
                        </w:tc>
                        <w:tc>
                          <w:tcPr>
                            <w:tcW w:w="612" w:type="dxa"/>
                            <w:tcBorders>
                              <w:left w:val="single" w:sz="2" w:space="0" w:color="AFAFAF"/>
                              <w:bottom w:val="single" w:sz="2" w:space="0" w:color="AFAFAF"/>
                              <w:right w:val="single" w:sz="2" w:space="0" w:color="AFAFAF"/>
                            </w:tcBorders>
                          </w:tcPr>
                          <w:p w:rsidR="0009622D" w:rsidRDefault="0009622D">
                            <w:pPr>
                              <w:pStyle w:val="TableParagraph"/>
                              <w:spacing w:line="116" w:lineRule="exact"/>
                              <w:ind w:left="9"/>
                              <w:rPr>
                                <w:rFonts w:ascii="Arial"/>
                                <w:sz w:val="14"/>
                              </w:rPr>
                            </w:pPr>
                            <w:r>
                              <w:rPr>
                                <w:w w:val="107"/>
                                <w:sz w:val="8"/>
                                <w:u w:val="single" w:color="1F77B3"/>
                              </w:rPr>
                              <w:t xml:space="preserve"> </w:t>
                            </w:r>
                            <w:r>
                              <w:rPr>
                                <w:sz w:val="8"/>
                                <w:u w:val="single" w:color="1F77B3"/>
                              </w:rPr>
                              <w:t xml:space="preserve">     </w:t>
                            </w:r>
                            <w:r>
                              <w:rPr>
                                <w:sz w:val="8"/>
                              </w:rPr>
                              <w:t xml:space="preserve"> </w:t>
                            </w:r>
                            <w:r>
                              <w:rPr>
                                <w:rFonts w:ascii="Arial"/>
                                <w:w w:val="60"/>
                                <w:sz w:val="14"/>
                              </w:rPr>
                              <w:t>SPAR-MAS</w:t>
                            </w:r>
                          </w:p>
                          <w:p w:rsidR="0009622D" w:rsidRDefault="0009622D">
                            <w:pPr>
                              <w:pStyle w:val="TableParagraph"/>
                              <w:spacing w:line="110" w:lineRule="exact"/>
                              <w:ind w:left="9"/>
                              <w:rPr>
                                <w:rFonts w:ascii="Arial"/>
                                <w:sz w:val="14"/>
                              </w:rPr>
                            </w:pPr>
                            <w:r>
                              <w:rPr>
                                <w:w w:val="107"/>
                                <w:sz w:val="8"/>
                                <w:u w:val="single" w:color="FF7F0E"/>
                              </w:rPr>
                              <w:t xml:space="preserve"> </w:t>
                            </w:r>
                            <w:r>
                              <w:rPr>
                                <w:sz w:val="8"/>
                                <w:u w:val="single" w:color="FF7F0E"/>
                              </w:rPr>
                              <w:t xml:space="preserve">     </w:t>
                            </w:r>
                            <w:r>
                              <w:rPr>
                                <w:sz w:val="8"/>
                              </w:rPr>
                              <w:t xml:space="preserve"> </w:t>
                            </w:r>
                            <w:r>
                              <w:rPr>
                                <w:rFonts w:ascii="Arial"/>
                                <w:w w:val="60"/>
                                <w:sz w:val="14"/>
                              </w:rPr>
                              <w:t>SEMI-MAS</w:t>
                            </w:r>
                          </w:p>
                          <w:p w:rsidR="0009622D" w:rsidRDefault="0009622D">
                            <w:pPr>
                              <w:pStyle w:val="TableParagraph"/>
                              <w:spacing w:line="136" w:lineRule="exact"/>
                              <w:ind w:left="9"/>
                              <w:rPr>
                                <w:rFonts w:ascii="Arial"/>
                                <w:sz w:val="14"/>
                              </w:rPr>
                            </w:pPr>
                            <w:r>
                              <w:rPr>
                                <w:w w:val="107"/>
                                <w:sz w:val="8"/>
                                <w:u w:val="single" w:color="2BA02B"/>
                              </w:rPr>
                              <w:t xml:space="preserve"> </w:t>
                            </w:r>
                            <w:r>
                              <w:rPr>
                                <w:sz w:val="8"/>
                                <w:u w:val="single" w:color="2BA02B"/>
                              </w:rPr>
                              <w:t xml:space="preserve">     </w:t>
                            </w:r>
                            <w:r>
                              <w:rPr>
                                <w:sz w:val="8"/>
                              </w:rPr>
                              <w:t xml:space="preserve"> </w:t>
                            </w:r>
                            <w:r>
                              <w:rPr>
                                <w:rFonts w:ascii="Arial"/>
                                <w:w w:val="60"/>
                                <w:sz w:val="14"/>
                              </w:rPr>
                              <w:t>TLP-MASS</w:t>
                            </w:r>
                          </w:p>
                        </w:tc>
                        <w:tc>
                          <w:tcPr>
                            <w:tcW w:w="98" w:type="dxa"/>
                            <w:tcBorders>
                              <w:left w:val="single" w:sz="2" w:space="0" w:color="AFAFAF"/>
                              <w:bottom w:val="single" w:sz="2" w:space="0" w:color="AFAFAF"/>
                            </w:tcBorders>
                          </w:tcPr>
                          <w:p w:rsidR="0009622D" w:rsidRDefault="0009622D"/>
                        </w:tc>
                      </w:tr>
                      <w:tr w:rsidR="0009622D">
                        <w:trPr>
                          <w:trHeight w:hRule="exact" w:val="398"/>
                        </w:trPr>
                        <w:tc>
                          <w:tcPr>
                            <w:tcW w:w="445" w:type="dxa"/>
                            <w:tcBorders>
                              <w:top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2" w:space="0" w:color="FF7F0E"/>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398"/>
                        </w:trPr>
                        <w:tc>
                          <w:tcPr>
                            <w:tcW w:w="445" w:type="dxa"/>
                            <w:tcBorders>
                              <w:top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2" w:space="0" w:color="FF7F0E"/>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398"/>
                        </w:trPr>
                        <w:tc>
                          <w:tcPr>
                            <w:tcW w:w="445" w:type="dxa"/>
                            <w:tcBorders>
                              <w:top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398"/>
                        </w:trPr>
                        <w:tc>
                          <w:tcPr>
                            <w:tcW w:w="445" w:type="dxa"/>
                            <w:tcBorders>
                              <w:top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2" w:space="0" w:color="FF7F0E"/>
                              <w:right w:val="single" w:sz="2" w:space="0" w:color="AFAFAF"/>
                            </w:tcBorders>
                          </w:tcPr>
                          <w:p w:rsidR="0009622D" w:rsidRDefault="0009622D"/>
                        </w:tc>
                        <w:tc>
                          <w:tcPr>
                            <w:tcW w:w="612" w:type="dxa"/>
                            <w:tcBorders>
                              <w:top w:val="single" w:sz="2" w:space="0" w:color="AFAFAF"/>
                              <w:left w:val="single" w:sz="2" w:space="0" w:color="AFAFAF"/>
                              <w:bottom w:val="single" w:sz="22" w:space="0" w:color="FF7F0E"/>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398"/>
                        </w:trPr>
                        <w:tc>
                          <w:tcPr>
                            <w:tcW w:w="445" w:type="dxa"/>
                            <w:tcBorders>
                              <w:top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2" w:space="0" w:color="FF7F0E"/>
                              <w:left w:val="single" w:sz="2" w:space="0" w:color="AFAFAF"/>
                              <w:bottom w:val="single" w:sz="2" w:space="0" w:color="AFAFAF"/>
                              <w:right w:val="single" w:sz="2" w:space="0" w:color="AFAFAF"/>
                            </w:tcBorders>
                          </w:tcPr>
                          <w:p w:rsidR="0009622D" w:rsidRDefault="0009622D"/>
                        </w:tc>
                        <w:tc>
                          <w:tcPr>
                            <w:tcW w:w="612" w:type="dxa"/>
                            <w:tcBorders>
                              <w:top w:val="single" w:sz="22" w:space="0" w:color="FF7F0E"/>
                              <w:left w:val="single" w:sz="2" w:space="0" w:color="AFAFAF"/>
                              <w:bottom w:val="single" w:sz="2" w:space="0" w:color="AFAFAF"/>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346"/>
                        </w:trPr>
                        <w:tc>
                          <w:tcPr>
                            <w:tcW w:w="445" w:type="dxa"/>
                            <w:tcBorders>
                              <w:top w:val="single" w:sz="2" w:space="0" w:color="AFAFAF"/>
                              <w:right w:val="single" w:sz="2" w:space="0" w:color="AFAFAF"/>
                            </w:tcBorders>
                          </w:tcPr>
                          <w:p w:rsidR="0009622D" w:rsidRDefault="0009622D"/>
                        </w:tc>
                        <w:tc>
                          <w:tcPr>
                            <w:tcW w:w="612" w:type="dxa"/>
                            <w:tcBorders>
                              <w:top w:val="single" w:sz="2" w:space="0" w:color="AFAFAF"/>
                              <w:left w:val="single" w:sz="2" w:space="0" w:color="AFAFAF"/>
                              <w:right w:val="single" w:sz="2" w:space="0" w:color="AFAFAF"/>
                            </w:tcBorders>
                          </w:tcPr>
                          <w:p w:rsidR="0009622D" w:rsidRDefault="0009622D"/>
                        </w:tc>
                        <w:tc>
                          <w:tcPr>
                            <w:tcW w:w="612" w:type="dxa"/>
                            <w:tcBorders>
                              <w:top w:val="single" w:sz="2" w:space="0" w:color="AFAFAF"/>
                              <w:left w:val="single" w:sz="2" w:space="0" w:color="AFAFAF"/>
                              <w:right w:val="single" w:sz="2" w:space="0" w:color="AFAFAF"/>
                            </w:tcBorders>
                          </w:tcPr>
                          <w:p w:rsidR="0009622D" w:rsidRDefault="0009622D"/>
                        </w:tc>
                        <w:tc>
                          <w:tcPr>
                            <w:tcW w:w="612" w:type="dxa"/>
                            <w:tcBorders>
                              <w:top w:val="single" w:sz="2" w:space="0" w:color="AFAFAF"/>
                              <w:left w:val="single" w:sz="2" w:space="0" w:color="AFAFAF"/>
                              <w:right w:val="single" w:sz="2" w:space="0" w:color="AFAFAF"/>
                            </w:tcBorders>
                          </w:tcPr>
                          <w:p w:rsidR="0009622D" w:rsidRDefault="0009622D"/>
                        </w:tc>
                        <w:tc>
                          <w:tcPr>
                            <w:tcW w:w="612" w:type="dxa"/>
                            <w:tcBorders>
                              <w:top w:val="single" w:sz="2" w:space="0" w:color="AFAFAF"/>
                              <w:left w:val="single" w:sz="2" w:space="0" w:color="AFAFAF"/>
                              <w:right w:val="single" w:sz="2" w:space="0" w:color="AFAFAF"/>
                            </w:tcBorders>
                          </w:tcPr>
                          <w:p w:rsidR="0009622D" w:rsidRDefault="0009622D"/>
                        </w:tc>
                        <w:tc>
                          <w:tcPr>
                            <w:tcW w:w="612" w:type="dxa"/>
                            <w:tcBorders>
                              <w:top w:val="single" w:sz="2" w:space="0" w:color="AFAFAF"/>
                              <w:left w:val="single" w:sz="2" w:space="0" w:color="AFAFAF"/>
                              <w:right w:val="single" w:sz="2" w:space="0" w:color="AFAFAF"/>
                            </w:tcBorders>
                          </w:tcPr>
                          <w:p w:rsidR="0009622D" w:rsidRDefault="0009622D"/>
                        </w:tc>
                        <w:tc>
                          <w:tcPr>
                            <w:tcW w:w="98" w:type="dxa"/>
                            <w:tcBorders>
                              <w:top w:val="single" w:sz="2" w:space="0" w:color="AFAFAF"/>
                              <w:left w:val="single" w:sz="2" w:space="0" w:color="AFAFAF"/>
                            </w:tcBorders>
                          </w:tcPr>
                          <w:p w:rsidR="0009622D" w:rsidRDefault="0009622D"/>
                        </w:tc>
                      </w:tr>
                    </w:tbl>
                    <w:p w:rsidR="0009622D" w:rsidRDefault="0009622D">
                      <w:pPr>
                        <w:pStyle w:val="BodyText"/>
                      </w:pPr>
                    </w:p>
                  </w:txbxContent>
                </v:textbox>
                <w10:wrap anchorx="page"/>
              </v:shape>
            </w:pict>
          </mc:Fallback>
        </mc:AlternateContent>
      </w:r>
      <w:r w:rsidR="0009622D">
        <w:rPr>
          <w:rFonts w:ascii="Arial"/>
          <w:w w:val="80"/>
          <w:sz w:val="16"/>
        </w:rPr>
        <w:t>0.20</w:t>
      </w:r>
      <w:r w:rsidR="0009622D">
        <w:rPr>
          <w:rFonts w:ascii="Arial"/>
          <w:w w:val="80"/>
          <w:sz w:val="16"/>
        </w:rPr>
        <w:tab/>
        <w:t>0.15</w:t>
      </w:r>
      <w:r w:rsidR="0009622D">
        <w:rPr>
          <w:rFonts w:ascii="Arial"/>
          <w:w w:val="80"/>
          <w:sz w:val="16"/>
        </w:rPr>
        <w:tab/>
        <w:t>0.10</w:t>
      </w:r>
      <w:r w:rsidR="0009622D">
        <w:rPr>
          <w:rFonts w:ascii="Arial"/>
          <w:w w:val="80"/>
          <w:sz w:val="16"/>
        </w:rPr>
        <w:tab/>
        <w:t>0.05</w:t>
      </w:r>
      <w:r w:rsidR="0009622D">
        <w:rPr>
          <w:rFonts w:ascii="Arial"/>
          <w:w w:val="80"/>
          <w:sz w:val="16"/>
        </w:rPr>
        <w:tab/>
        <w:t>0.00</w:t>
      </w:r>
      <w:r w:rsidR="0009622D">
        <w:rPr>
          <w:rFonts w:ascii="Arial"/>
          <w:w w:val="80"/>
          <w:sz w:val="16"/>
        </w:rPr>
        <w:tab/>
      </w:r>
      <w:r w:rsidR="0009622D">
        <w:rPr>
          <w:rFonts w:ascii="Arial"/>
          <w:w w:val="65"/>
          <w:sz w:val="16"/>
        </w:rPr>
        <w:t>0.05</w:t>
      </w:r>
    </w:p>
    <w:p w:rsidR="00012D33" w:rsidRDefault="00F23B9E">
      <w:pPr>
        <w:spacing w:line="158" w:lineRule="exact"/>
        <w:ind w:left="2030"/>
        <w:rPr>
          <w:rFonts w:ascii="Arial"/>
          <w:b/>
          <w:sz w:val="17"/>
        </w:rPr>
      </w:pPr>
      <w:r>
        <w:rPr>
          <w:noProof/>
        </w:rPr>
        <mc:AlternateContent>
          <mc:Choice Requires="wps">
            <w:drawing>
              <wp:anchor distT="0" distB="0" distL="114300" distR="114300" simplePos="0" relativeHeight="251619328" behindDoc="0" locked="0" layoutInCell="1" allowOverlap="1" wp14:anchorId="74FC7CCA" wp14:editId="64432BBE">
                <wp:simplePos x="0" y="0"/>
                <wp:positionH relativeFrom="page">
                  <wp:posOffset>2057400</wp:posOffset>
                </wp:positionH>
                <wp:positionV relativeFrom="paragraph">
                  <wp:posOffset>27940</wp:posOffset>
                </wp:positionV>
                <wp:extent cx="45720" cy="50165"/>
                <wp:effectExtent l="0" t="3175" r="1905" b="3810"/>
                <wp:wrapNone/>
                <wp:docPr id="368" name="AutoShape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20" cy="50165"/>
                        </a:xfrm>
                        <a:custGeom>
                          <a:avLst/>
                          <a:gdLst>
                            <a:gd name="T0" fmla="+- 0 3282 3240"/>
                            <a:gd name="T1" fmla="*/ T0 w 72"/>
                            <a:gd name="T2" fmla="+- 0 44 44"/>
                            <a:gd name="T3" fmla="*/ 44 h 79"/>
                            <a:gd name="T4" fmla="+- 0 3270 3240"/>
                            <a:gd name="T5" fmla="*/ T4 w 72"/>
                            <a:gd name="T6" fmla="+- 0 44 44"/>
                            <a:gd name="T7" fmla="*/ 44 h 79"/>
                            <a:gd name="T8" fmla="+- 0 3240 3240"/>
                            <a:gd name="T9" fmla="*/ T8 w 72"/>
                            <a:gd name="T10" fmla="+- 0 122 44"/>
                            <a:gd name="T11" fmla="*/ 122 h 79"/>
                            <a:gd name="T12" fmla="+- 0 3312 3240"/>
                            <a:gd name="T13" fmla="*/ T12 w 72"/>
                            <a:gd name="T14" fmla="+- 0 122 44"/>
                            <a:gd name="T15" fmla="*/ 122 h 79"/>
                            <a:gd name="T16" fmla="+- 0 3308 3240"/>
                            <a:gd name="T17" fmla="*/ T16 w 72"/>
                            <a:gd name="T18" fmla="+- 0 114 44"/>
                            <a:gd name="T19" fmla="*/ 114 h 79"/>
                            <a:gd name="T20" fmla="+- 0 3254 3240"/>
                            <a:gd name="T21" fmla="*/ T20 w 72"/>
                            <a:gd name="T22" fmla="+- 0 114 44"/>
                            <a:gd name="T23" fmla="*/ 114 h 79"/>
                            <a:gd name="T24" fmla="+- 0 3276 3240"/>
                            <a:gd name="T25" fmla="*/ T24 w 72"/>
                            <a:gd name="T26" fmla="+- 0 54 44"/>
                            <a:gd name="T27" fmla="*/ 54 h 79"/>
                            <a:gd name="T28" fmla="+- 0 3286 3240"/>
                            <a:gd name="T29" fmla="*/ T28 w 72"/>
                            <a:gd name="T30" fmla="+- 0 54 44"/>
                            <a:gd name="T31" fmla="*/ 54 h 79"/>
                            <a:gd name="T32" fmla="+- 0 3282 3240"/>
                            <a:gd name="T33" fmla="*/ T32 w 72"/>
                            <a:gd name="T34" fmla="+- 0 44 44"/>
                            <a:gd name="T35" fmla="*/ 44 h 79"/>
                            <a:gd name="T36" fmla="+- 0 3286 3240"/>
                            <a:gd name="T37" fmla="*/ T36 w 72"/>
                            <a:gd name="T38" fmla="+- 0 54 44"/>
                            <a:gd name="T39" fmla="*/ 54 h 79"/>
                            <a:gd name="T40" fmla="+- 0 3276 3240"/>
                            <a:gd name="T41" fmla="*/ T40 w 72"/>
                            <a:gd name="T42" fmla="+- 0 54 44"/>
                            <a:gd name="T43" fmla="*/ 54 h 79"/>
                            <a:gd name="T44" fmla="+- 0 3297 3240"/>
                            <a:gd name="T45" fmla="*/ T44 w 72"/>
                            <a:gd name="T46" fmla="+- 0 114 44"/>
                            <a:gd name="T47" fmla="*/ 114 h 79"/>
                            <a:gd name="T48" fmla="+- 0 3308 3240"/>
                            <a:gd name="T49" fmla="*/ T48 w 72"/>
                            <a:gd name="T50" fmla="+- 0 114 44"/>
                            <a:gd name="T51" fmla="*/ 114 h 79"/>
                            <a:gd name="T52" fmla="+- 0 3286 3240"/>
                            <a:gd name="T53" fmla="*/ T52 w 72"/>
                            <a:gd name="T54" fmla="+- 0 54 44"/>
                            <a:gd name="T55" fmla="*/ 54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2" h="79">
                              <a:moveTo>
                                <a:pt x="42" y="0"/>
                              </a:moveTo>
                              <a:lnTo>
                                <a:pt x="30" y="0"/>
                              </a:lnTo>
                              <a:lnTo>
                                <a:pt x="0" y="78"/>
                              </a:lnTo>
                              <a:lnTo>
                                <a:pt x="72" y="78"/>
                              </a:lnTo>
                              <a:lnTo>
                                <a:pt x="68" y="70"/>
                              </a:lnTo>
                              <a:lnTo>
                                <a:pt x="14" y="70"/>
                              </a:lnTo>
                              <a:lnTo>
                                <a:pt x="36" y="10"/>
                              </a:lnTo>
                              <a:lnTo>
                                <a:pt x="46" y="10"/>
                              </a:lnTo>
                              <a:lnTo>
                                <a:pt x="42" y="0"/>
                              </a:lnTo>
                              <a:close/>
                              <a:moveTo>
                                <a:pt x="46" y="10"/>
                              </a:moveTo>
                              <a:lnTo>
                                <a:pt x="36" y="10"/>
                              </a:lnTo>
                              <a:lnTo>
                                <a:pt x="57" y="70"/>
                              </a:lnTo>
                              <a:lnTo>
                                <a:pt x="68" y="70"/>
                              </a:lnTo>
                              <a:lnTo>
                                <a:pt x="46"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BF12B3" id="AutoShape 357" o:spid="_x0000_s1026" style="position:absolute;margin-left:162pt;margin-top:2.2pt;width:3.6pt;height:3.95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" path="m42,l30,,,78r72,l68,70r-54,l36,10r10,l42,xm46,10r-10,l57,70r11,l46,10xe" fillcolor="black" stroked="f">
                <v:path arrowok="t" o:connecttype="custom" o:connectlocs="26670,27940;19050,27940;0,77470;45720,77470;43180,72390;8890,72390;22860,34290;29210,34290;26670,27940;29210,34290;22860,34290;36195,72390;43180,72390;29210,34290" o:connectangles="0,0,0,0,0,0,0,0,0,0,0,0,0,0"/>
                <w10:wrap anchorx="page"/>
              </v:shape>
            </w:pict>
          </mc:Fallback>
        </mc:AlternateContent>
      </w:r>
      <w:r w:rsidR="0009622D">
        <w:rPr>
          <w:rFonts w:ascii="Arial"/>
          <w:b/>
          <w:w w:val="75"/>
          <w:sz w:val="17"/>
        </w:rPr>
        <w:t>Nacelle mass [1000t]</w:t>
      </w:r>
    </w:p>
    <w:p w:rsidR="00012D33" w:rsidRDefault="0009622D">
      <w:pPr>
        <w:pStyle w:val="ListParagraph"/>
        <w:numPr>
          <w:ilvl w:val="0"/>
          <w:numId w:val="4"/>
        </w:numPr>
        <w:tabs>
          <w:tab w:val="left" w:pos="1019"/>
        </w:tabs>
        <w:spacing w:before="134"/>
        <w:jc w:val="left"/>
        <w:rPr>
          <w:sz w:val="18"/>
        </w:rPr>
      </w:pPr>
      <w:r>
        <w:rPr>
          <w:w w:val="110"/>
          <w:sz w:val="18"/>
        </w:rPr>
        <w:t>Absolute cost changes,</w:t>
      </w:r>
      <w:r>
        <w:rPr>
          <w:spacing w:val="-3"/>
          <w:w w:val="110"/>
          <w:sz w:val="18"/>
        </w:rPr>
        <w:t xml:space="preserve"> </w:t>
      </w:r>
      <w:r>
        <w:rPr>
          <w:w w:val="110"/>
          <w:sz w:val="18"/>
        </w:rPr>
        <w:t>mass-optimized</w:t>
      </w:r>
    </w:p>
    <w:p w:rsidR="00012D33" w:rsidRDefault="0009622D">
      <w:pPr>
        <w:tabs>
          <w:tab w:val="left" w:pos="3550"/>
          <w:tab w:val="left" w:pos="3959"/>
          <w:tab w:val="left" w:pos="4399"/>
        </w:tabs>
        <w:spacing w:before="109" w:line="220" w:lineRule="exact"/>
        <w:ind w:left="679"/>
        <w:rPr>
          <w:rFonts w:ascii="Arial"/>
          <w:sz w:val="16"/>
        </w:rPr>
      </w:pPr>
      <w:r>
        <w:br w:type="column"/>
      </w:r>
      <w:r>
        <w:rPr>
          <w:rFonts w:ascii="Arial"/>
          <w:w w:val="66"/>
          <w:position w:val="7"/>
          <w:sz w:val="16"/>
        </w:rPr>
        <w:t>-1.5</w:t>
      </w:r>
      <w:r>
        <w:rPr>
          <w:rFonts w:ascii="Arial"/>
          <w:spacing w:val="-86"/>
          <w:w w:val="62"/>
          <w:position w:val="7"/>
          <w:sz w:val="16"/>
        </w:rPr>
        <w:t>%</w:t>
      </w:r>
      <w:r>
        <w:rPr>
          <w:rFonts w:ascii="Arial"/>
          <w:w w:val="65"/>
          <w:sz w:val="16"/>
        </w:rPr>
        <w:t>-60%</w:t>
      </w:r>
      <w:r>
        <w:rPr>
          <w:rFonts w:ascii="Arial"/>
          <w:sz w:val="16"/>
        </w:rPr>
        <w:t xml:space="preserve">   </w:t>
      </w:r>
      <w:r>
        <w:rPr>
          <w:rFonts w:ascii="Arial"/>
          <w:spacing w:val="17"/>
          <w:sz w:val="16"/>
        </w:rPr>
        <w:t xml:space="preserve"> </w:t>
      </w:r>
      <w:r>
        <w:rPr>
          <w:rFonts w:ascii="Arial"/>
          <w:w w:val="65"/>
          <w:sz w:val="16"/>
        </w:rPr>
        <w:t>-50%</w:t>
      </w:r>
      <w:r>
        <w:rPr>
          <w:rFonts w:ascii="Arial"/>
          <w:sz w:val="16"/>
        </w:rPr>
        <w:t xml:space="preserve">   </w:t>
      </w:r>
      <w:r>
        <w:rPr>
          <w:rFonts w:ascii="Arial"/>
          <w:spacing w:val="17"/>
          <w:sz w:val="16"/>
        </w:rPr>
        <w:t xml:space="preserve"> </w:t>
      </w:r>
      <w:r>
        <w:rPr>
          <w:rFonts w:ascii="Arial"/>
          <w:w w:val="65"/>
          <w:sz w:val="16"/>
        </w:rPr>
        <w:t>-40%</w:t>
      </w:r>
      <w:r>
        <w:rPr>
          <w:rFonts w:ascii="Arial"/>
          <w:sz w:val="16"/>
        </w:rPr>
        <w:t xml:space="preserve">   </w:t>
      </w:r>
      <w:r>
        <w:rPr>
          <w:rFonts w:ascii="Arial"/>
          <w:spacing w:val="17"/>
          <w:sz w:val="16"/>
        </w:rPr>
        <w:t xml:space="preserve"> </w:t>
      </w:r>
      <w:r>
        <w:rPr>
          <w:rFonts w:ascii="Arial"/>
          <w:w w:val="65"/>
          <w:sz w:val="16"/>
        </w:rPr>
        <w:t>-30%</w:t>
      </w:r>
      <w:r>
        <w:rPr>
          <w:rFonts w:ascii="Arial"/>
          <w:sz w:val="16"/>
        </w:rPr>
        <w:t xml:space="preserve">   </w:t>
      </w:r>
      <w:r>
        <w:rPr>
          <w:rFonts w:ascii="Arial"/>
          <w:spacing w:val="17"/>
          <w:sz w:val="16"/>
        </w:rPr>
        <w:t xml:space="preserve"> </w:t>
      </w:r>
      <w:r>
        <w:rPr>
          <w:rFonts w:ascii="Arial"/>
          <w:w w:val="65"/>
          <w:sz w:val="16"/>
        </w:rPr>
        <w:t>-20%</w:t>
      </w:r>
      <w:r>
        <w:rPr>
          <w:rFonts w:ascii="Arial"/>
          <w:sz w:val="16"/>
        </w:rPr>
        <w:t xml:space="preserve">   </w:t>
      </w:r>
      <w:r>
        <w:rPr>
          <w:rFonts w:ascii="Arial"/>
          <w:spacing w:val="17"/>
          <w:sz w:val="16"/>
        </w:rPr>
        <w:t xml:space="preserve"> </w:t>
      </w:r>
      <w:r>
        <w:rPr>
          <w:rFonts w:ascii="Arial"/>
          <w:w w:val="65"/>
          <w:sz w:val="16"/>
        </w:rPr>
        <w:t>-10%</w:t>
      </w:r>
      <w:r>
        <w:rPr>
          <w:rFonts w:ascii="Arial"/>
          <w:sz w:val="16"/>
        </w:rPr>
        <w:tab/>
      </w:r>
      <w:r>
        <w:rPr>
          <w:rFonts w:ascii="Arial"/>
          <w:w w:val="64"/>
          <w:sz w:val="16"/>
        </w:rPr>
        <w:t>0%</w:t>
      </w:r>
      <w:r>
        <w:rPr>
          <w:rFonts w:ascii="Arial"/>
          <w:sz w:val="16"/>
        </w:rPr>
        <w:tab/>
      </w:r>
      <w:r>
        <w:rPr>
          <w:rFonts w:ascii="Arial"/>
          <w:w w:val="65"/>
          <w:sz w:val="16"/>
        </w:rPr>
        <w:t>10%</w:t>
      </w:r>
      <w:r>
        <w:rPr>
          <w:rFonts w:ascii="Arial"/>
          <w:sz w:val="16"/>
        </w:rPr>
        <w:tab/>
      </w:r>
      <w:r>
        <w:rPr>
          <w:rFonts w:ascii="Arial"/>
          <w:w w:val="65"/>
          <w:sz w:val="16"/>
        </w:rPr>
        <w:t>20%</w:t>
      </w:r>
    </w:p>
    <w:p w:rsidR="00012D33" w:rsidRDefault="00F23B9E">
      <w:pPr>
        <w:spacing w:line="150" w:lineRule="exact"/>
        <w:ind w:left="2401" w:right="3234"/>
        <w:jc w:val="center"/>
        <w:rPr>
          <w:rFonts w:ascii="Arial"/>
          <w:b/>
          <w:sz w:val="16"/>
        </w:rPr>
      </w:pPr>
      <w:r>
        <w:rPr>
          <w:noProof/>
        </w:rPr>
        <mc:AlternateContent>
          <mc:Choice Requires="wps">
            <w:drawing>
              <wp:anchor distT="0" distB="0" distL="114300" distR="114300" simplePos="0" relativeHeight="251622400" behindDoc="0" locked="0" layoutInCell="1" allowOverlap="1" wp14:anchorId="154C430D" wp14:editId="7C0B530B">
                <wp:simplePos x="0" y="0"/>
                <wp:positionH relativeFrom="page">
                  <wp:posOffset>5148580</wp:posOffset>
                </wp:positionH>
                <wp:positionV relativeFrom="paragraph">
                  <wp:posOffset>25400</wp:posOffset>
                </wp:positionV>
                <wp:extent cx="45085" cy="48895"/>
                <wp:effectExtent l="5080" t="5715" r="6985" b="2540"/>
                <wp:wrapNone/>
                <wp:docPr id="367" name="AutoShape 3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085" cy="48895"/>
                        </a:xfrm>
                        <a:custGeom>
                          <a:avLst/>
                          <a:gdLst>
                            <a:gd name="T0" fmla="+- 0 8149 8108"/>
                            <a:gd name="T1" fmla="*/ T0 w 71"/>
                            <a:gd name="T2" fmla="+- 0 40 40"/>
                            <a:gd name="T3" fmla="*/ 40 h 77"/>
                            <a:gd name="T4" fmla="+- 0 8137 8108"/>
                            <a:gd name="T5" fmla="*/ T4 w 71"/>
                            <a:gd name="T6" fmla="+- 0 40 40"/>
                            <a:gd name="T7" fmla="*/ 40 h 77"/>
                            <a:gd name="T8" fmla="+- 0 8108 8108"/>
                            <a:gd name="T9" fmla="*/ T8 w 71"/>
                            <a:gd name="T10" fmla="+- 0 116 40"/>
                            <a:gd name="T11" fmla="*/ 116 h 77"/>
                            <a:gd name="T12" fmla="+- 0 8178 8108"/>
                            <a:gd name="T13" fmla="*/ T12 w 71"/>
                            <a:gd name="T14" fmla="+- 0 116 40"/>
                            <a:gd name="T15" fmla="*/ 116 h 77"/>
                            <a:gd name="T16" fmla="+- 0 8174 8108"/>
                            <a:gd name="T17" fmla="*/ T16 w 71"/>
                            <a:gd name="T18" fmla="+- 0 108 40"/>
                            <a:gd name="T19" fmla="*/ 108 h 77"/>
                            <a:gd name="T20" fmla="+- 0 8122 8108"/>
                            <a:gd name="T21" fmla="*/ T20 w 71"/>
                            <a:gd name="T22" fmla="+- 0 108 40"/>
                            <a:gd name="T23" fmla="*/ 108 h 77"/>
                            <a:gd name="T24" fmla="+- 0 8143 8108"/>
                            <a:gd name="T25" fmla="*/ T24 w 71"/>
                            <a:gd name="T26" fmla="+- 0 50 40"/>
                            <a:gd name="T27" fmla="*/ 50 h 77"/>
                            <a:gd name="T28" fmla="+- 0 8152 8108"/>
                            <a:gd name="T29" fmla="*/ T28 w 71"/>
                            <a:gd name="T30" fmla="+- 0 50 40"/>
                            <a:gd name="T31" fmla="*/ 50 h 77"/>
                            <a:gd name="T32" fmla="+- 0 8149 8108"/>
                            <a:gd name="T33" fmla="*/ T32 w 71"/>
                            <a:gd name="T34" fmla="+- 0 40 40"/>
                            <a:gd name="T35" fmla="*/ 40 h 77"/>
                            <a:gd name="T36" fmla="+- 0 8152 8108"/>
                            <a:gd name="T37" fmla="*/ T36 w 71"/>
                            <a:gd name="T38" fmla="+- 0 50 40"/>
                            <a:gd name="T39" fmla="*/ 50 h 77"/>
                            <a:gd name="T40" fmla="+- 0 8143 8108"/>
                            <a:gd name="T41" fmla="*/ T40 w 71"/>
                            <a:gd name="T42" fmla="+- 0 50 40"/>
                            <a:gd name="T43" fmla="*/ 50 h 77"/>
                            <a:gd name="T44" fmla="+- 0 8164 8108"/>
                            <a:gd name="T45" fmla="*/ T44 w 71"/>
                            <a:gd name="T46" fmla="+- 0 108 40"/>
                            <a:gd name="T47" fmla="*/ 108 h 77"/>
                            <a:gd name="T48" fmla="+- 0 8174 8108"/>
                            <a:gd name="T49" fmla="*/ T48 w 71"/>
                            <a:gd name="T50" fmla="+- 0 108 40"/>
                            <a:gd name="T51" fmla="*/ 108 h 77"/>
                            <a:gd name="T52" fmla="+- 0 8152 8108"/>
                            <a:gd name="T53" fmla="*/ T52 w 71"/>
                            <a:gd name="T54" fmla="+- 0 50 40"/>
                            <a:gd name="T55" fmla="*/ 50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1" h="77">
                              <a:moveTo>
                                <a:pt x="41" y="0"/>
                              </a:moveTo>
                              <a:lnTo>
                                <a:pt x="29" y="0"/>
                              </a:lnTo>
                              <a:lnTo>
                                <a:pt x="0" y="76"/>
                              </a:lnTo>
                              <a:lnTo>
                                <a:pt x="70" y="76"/>
                              </a:lnTo>
                              <a:lnTo>
                                <a:pt x="66" y="68"/>
                              </a:lnTo>
                              <a:lnTo>
                                <a:pt x="14" y="68"/>
                              </a:lnTo>
                              <a:lnTo>
                                <a:pt x="35" y="10"/>
                              </a:lnTo>
                              <a:lnTo>
                                <a:pt x="44" y="10"/>
                              </a:lnTo>
                              <a:lnTo>
                                <a:pt x="41" y="0"/>
                              </a:lnTo>
                              <a:close/>
                              <a:moveTo>
                                <a:pt x="44" y="10"/>
                              </a:moveTo>
                              <a:lnTo>
                                <a:pt x="35" y="10"/>
                              </a:lnTo>
                              <a:lnTo>
                                <a:pt x="56" y="68"/>
                              </a:lnTo>
                              <a:lnTo>
                                <a:pt x="66" y="68"/>
                              </a:lnTo>
                              <a:lnTo>
                                <a:pt x="44"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8D53BB" id="AutoShape 356" o:spid="_x0000_s1026" style="position:absolute;margin-left:405.4pt;margin-top:2pt;width:3.55pt;height:3.85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" path="m41,l29,,,76r70,l66,68r-52,l35,10r9,l41,xm44,10r-9,l56,68r10,l44,10xe" fillcolor="black" stroked="f">
                <v:path arrowok="t" o:connecttype="custom" o:connectlocs="26035,25400;18415,25400;0,73660;44450,73660;41910,68580;8890,68580;22225,31750;27940,31750;26035,25400;27940,31750;22225,31750;35560,68580;41910,68580;27940,31750" o:connectangles="0,0,0,0,0,0,0,0,0,0,0,0,0,0"/>
                <w10:wrap anchorx="page"/>
              </v:shape>
            </w:pict>
          </mc:Fallback>
        </mc:AlternateContent>
      </w:r>
      <w:r w:rsidR="0009622D">
        <w:rPr>
          <w:rFonts w:ascii="Arial"/>
          <w:b/>
          <w:w w:val="75"/>
          <w:sz w:val="16"/>
        </w:rPr>
        <w:t>Nacelle mass</w:t>
      </w:r>
    </w:p>
    <w:p w:rsidR="00012D33" w:rsidRDefault="0009622D">
      <w:pPr>
        <w:pStyle w:val="ListParagraph"/>
        <w:numPr>
          <w:ilvl w:val="0"/>
          <w:numId w:val="4"/>
        </w:numPr>
        <w:tabs>
          <w:tab w:val="left" w:pos="1249"/>
        </w:tabs>
        <w:spacing w:before="134"/>
        <w:ind w:left="1248" w:hanging="354"/>
        <w:jc w:val="left"/>
        <w:rPr>
          <w:sz w:val="18"/>
        </w:rPr>
      </w:pPr>
      <w:r>
        <w:rPr>
          <w:w w:val="110"/>
          <w:sz w:val="18"/>
        </w:rPr>
        <w:t>Percent cost changes,</w:t>
      </w:r>
      <w:r>
        <w:rPr>
          <w:spacing w:val="14"/>
          <w:w w:val="110"/>
          <w:sz w:val="18"/>
        </w:rPr>
        <w:t xml:space="preserve"> </w:t>
      </w:r>
      <w:r>
        <w:rPr>
          <w:w w:val="110"/>
          <w:sz w:val="18"/>
        </w:rPr>
        <w:t>mass-optimized</w:t>
      </w:r>
    </w:p>
    <w:p w:rsidR="00012D33" w:rsidRDefault="00012D33">
      <w:pPr>
        <w:rPr>
          <w:sz w:val="18"/>
        </w:rPr>
        <w:sectPr w:rsidR="00012D33">
          <w:type w:val="continuous"/>
          <w:pgSz w:w="12240" w:h="15840"/>
          <w:pgMar w:top="1500" w:right="0" w:bottom="980" w:left="1320" w:header="720" w:footer="720" w:gutter="0"/>
          <w:cols w:num="2" w:space="720" w:equalWidth="0">
            <w:col w:w="4430" w:space="53"/>
            <w:col w:w="6437"/>
          </w:cols>
        </w:sectPr>
      </w:pPr>
    </w:p>
    <w:p w:rsidR="00012D33" w:rsidRDefault="00012D33">
      <w:pPr>
        <w:pStyle w:val="BodyText"/>
      </w:pPr>
    </w:p>
    <w:p w:rsidR="00012D33" w:rsidRDefault="00012D33">
      <w:pPr>
        <w:pStyle w:val="BodyText"/>
        <w:spacing w:before="1"/>
        <w:rPr>
          <w:sz w:val="19"/>
        </w:rPr>
      </w:pPr>
    </w:p>
    <w:p w:rsidR="00012D33" w:rsidRDefault="0009622D">
      <w:pPr>
        <w:spacing w:line="254" w:lineRule="auto"/>
        <w:ind w:left="1157" w:right="1220" w:hanging="1038"/>
        <w:rPr>
          <w:sz w:val="18"/>
        </w:rPr>
      </w:pPr>
      <w:r>
        <w:rPr>
          <w:b/>
          <w:w w:val="110"/>
          <w:sz w:val="18"/>
        </w:rPr>
        <w:t xml:space="preserve">Figure 15: </w:t>
      </w:r>
      <w:r>
        <w:rPr>
          <w:w w:val="110"/>
          <w:sz w:val="18"/>
        </w:rPr>
        <w:t>Sensitivity of substructure cost (with mooring system) relative to mass changes in nacelle for mass- optimized baseline designs.</w:t>
      </w:r>
    </w:p>
    <w:p w:rsidR="00012D33" w:rsidRDefault="00012D33">
      <w:pPr>
        <w:pStyle w:val="BodyText"/>
        <w:rPr>
          <w:sz w:val="18"/>
        </w:rPr>
      </w:pPr>
    </w:p>
    <w:p w:rsidR="00012D33" w:rsidRDefault="00012D33">
      <w:pPr>
        <w:pStyle w:val="BodyText"/>
        <w:rPr>
          <w:sz w:val="19"/>
        </w:rPr>
      </w:pPr>
    </w:p>
    <w:p w:rsidR="00012D33" w:rsidRDefault="0009622D">
      <w:pPr>
        <w:pStyle w:val="BodyText"/>
        <w:spacing w:line="273" w:lineRule="auto"/>
        <w:ind w:left="119" w:right="1437"/>
        <w:jc w:val="both"/>
      </w:pPr>
      <w:r>
        <w:rPr>
          <w:w w:val="105"/>
        </w:rPr>
        <w:t xml:space="preserve">reductions of platform mass, shown in Figures </w:t>
      </w:r>
      <w:hyperlink w:anchor="_bookmark33" w:history="1">
        <w:r>
          <w:rPr>
            <w:w w:val="105"/>
          </w:rPr>
          <w:t>16a–b,</w:t>
        </w:r>
      </w:hyperlink>
      <w:r>
        <w:rPr>
          <w:w w:val="105"/>
        </w:rPr>
        <w:t xml:space="preserve"> are quite linear </w:t>
      </w:r>
      <w:proofErr w:type="gramStart"/>
      <w:r>
        <w:rPr>
          <w:w w:val="105"/>
        </w:rPr>
        <w:t>despite the fact that</w:t>
      </w:r>
      <w:proofErr w:type="gramEnd"/>
      <w:r>
        <w:rPr>
          <w:w w:val="105"/>
        </w:rPr>
        <w:t xml:space="preserve"> the designs are cost-optimized.  The slopes of the lines are actually about equal to those in Figure </w:t>
      </w:r>
      <w:hyperlink w:anchor="_bookmark30" w:history="1">
        <w:r>
          <w:rPr>
            <w:w w:val="105"/>
          </w:rPr>
          <w:t>13.</w:t>
        </w:r>
      </w:hyperlink>
      <w:r>
        <w:rPr>
          <w:w w:val="105"/>
        </w:rPr>
        <w:t xml:space="preserve">  The spar has a slope     of approximately </w:t>
      </w:r>
      <w:proofErr w:type="gramStart"/>
      <w:r>
        <w:rPr>
          <w:w w:val="105"/>
        </w:rPr>
        <w:t>2,  and</w:t>
      </w:r>
      <w:proofErr w:type="gramEnd"/>
      <w:r>
        <w:rPr>
          <w:w w:val="105"/>
        </w:rPr>
        <w:t xml:space="preserve"> the TLP still has a slope of about 1.  The semisubmersible </w:t>
      </w:r>
      <w:proofErr w:type="gramStart"/>
      <w:r>
        <w:rPr>
          <w:w w:val="105"/>
        </w:rPr>
        <w:t xml:space="preserve">line,  </w:t>
      </w:r>
      <w:r>
        <w:rPr>
          <w:spacing w:val="-3"/>
          <w:w w:val="105"/>
        </w:rPr>
        <w:t>however</w:t>
      </w:r>
      <w:proofErr w:type="gramEnd"/>
      <w:r>
        <w:rPr>
          <w:spacing w:val="-3"/>
          <w:w w:val="105"/>
        </w:rPr>
        <w:t xml:space="preserve">,  </w:t>
      </w:r>
      <w:r>
        <w:rPr>
          <w:w w:val="105"/>
        </w:rPr>
        <w:t xml:space="preserve">has a   </w:t>
      </w:r>
      <w:r>
        <w:rPr>
          <w:spacing w:val="-3"/>
          <w:w w:val="105"/>
        </w:rPr>
        <w:t xml:space="preserve">much </w:t>
      </w:r>
      <w:r>
        <w:rPr>
          <w:w w:val="105"/>
        </w:rPr>
        <w:t>steeper slope, 1</w:t>
      </w:r>
      <w:r>
        <w:rPr>
          <w:i/>
          <w:w w:val="105"/>
        </w:rPr>
        <w:t>.</w:t>
      </w:r>
      <w:r>
        <w:rPr>
          <w:w w:val="105"/>
        </w:rPr>
        <w:t xml:space="preserve">5, than in the mass-optimized case. It is important to note that these cost-optimized designs </w:t>
      </w:r>
      <w:r>
        <w:rPr>
          <w:spacing w:val="-3"/>
          <w:w w:val="105"/>
        </w:rPr>
        <w:t xml:space="preserve">have </w:t>
      </w:r>
      <w:r>
        <w:rPr>
          <w:w w:val="105"/>
        </w:rPr>
        <w:t xml:space="preserve">a different baseline starting point than the mass-optimized designs and all changes shown are relative. Thus, while the mass reduction slope for the semisubmersible design is steeper in Figure </w:t>
      </w:r>
      <w:hyperlink w:anchor="_bookmark33" w:history="1">
        <w:r>
          <w:rPr>
            <w:w w:val="105"/>
          </w:rPr>
          <w:t>16</w:t>
        </w:r>
      </w:hyperlink>
      <w:r>
        <w:rPr>
          <w:w w:val="105"/>
        </w:rPr>
        <w:t xml:space="preserve"> than Figure </w:t>
      </w:r>
      <w:hyperlink w:anchor="_bookmark30" w:history="1">
        <w:r>
          <w:rPr>
            <w:w w:val="105"/>
          </w:rPr>
          <w:t>13,</w:t>
        </w:r>
      </w:hyperlink>
      <w:r>
        <w:rPr>
          <w:w w:val="105"/>
        </w:rPr>
        <w:t xml:space="preserve"> the mass-optimized design still achieves a </w:t>
      </w:r>
      <w:r>
        <w:rPr>
          <w:spacing w:val="-3"/>
          <w:w w:val="105"/>
        </w:rPr>
        <w:t xml:space="preserve">lower </w:t>
      </w:r>
      <w:r>
        <w:rPr>
          <w:w w:val="105"/>
        </w:rPr>
        <w:t xml:space="preserve">overall  </w:t>
      </w:r>
      <w:r>
        <w:rPr>
          <w:spacing w:val="36"/>
          <w:w w:val="105"/>
        </w:rPr>
        <w:t xml:space="preserve"> </w:t>
      </w:r>
      <w:r>
        <w:rPr>
          <w:w w:val="105"/>
        </w:rPr>
        <w:t>mass.</w:t>
      </w:r>
    </w:p>
    <w:p w:rsidR="00012D33" w:rsidRDefault="0009622D">
      <w:pPr>
        <w:pStyle w:val="BodyText"/>
        <w:spacing w:before="2" w:line="273" w:lineRule="auto"/>
        <w:ind w:left="119" w:right="1437" w:firstLine="298"/>
        <w:jc w:val="both"/>
      </w:pPr>
      <w:r>
        <w:rPr>
          <w:w w:val="105"/>
        </w:rPr>
        <w:t xml:space="preserve">The cost reductions for the cost-optimized designs are shown in Figures </w:t>
      </w:r>
      <w:hyperlink w:anchor="_bookmark33" w:history="1">
        <w:r>
          <w:rPr>
            <w:w w:val="105"/>
          </w:rPr>
          <w:t>16c–d.</w:t>
        </w:r>
      </w:hyperlink>
      <w:r>
        <w:rPr>
          <w:w w:val="105"/>
        </w:rPr>
        <w:t xml:space="preserve">  Here</w:t>
      </w:r>
      <w:proofErr w:type="gramStart"/>
      <w:r>
        <w:rPr>
          <w:w w:val="105"/>
        </w:rPr>
        <w:t>,  at</w:t>
      </w:r>
      <w:proofErr w:type="gramEnd"/>
      <w:r>
        <w:rPr>
          <w:w w:val="105"/>
        </w:rPr>
        <w:t xml:space="preserve"> least, there is       a consistent cost decrease, although </w:t>
      </w:r>
      <w:r>
        <w:rPr>
          <w:spacing w:val="-3"/>
          <w:w w:val="105"/>
        </w:rPr>
        <w:t xml:space="preserve">by </w:t>
      </w:r>
      <w:r>
        <w:rPr>
          <w:w w:val="105"/>
        </w:rPr>
        <w:t xml:space="preserve">percentage it is still far from the percentage mass decrease.  This </w:t>
      </w:r>
      <w:proofErr w:type="gramStart"/>
      <w:r>
        <w:rPr>
          <w:w w:val="105"/>
        </w:rPr>
        <w:t>is  once</w:t>
      </w:r>
      <w:proofErr w:type="gramEnd"/>
      <w:r>
        <w:rPr>
          <w:spacing w:val="19"/>
          <w:w w:val="105"/>
        </w:rPr>
        <w:t xml:space="preserve"> </w:t>
      </w:r>
      <w:r>
        <w:rPr>
          <w:w w:val="105"/>
        </w:rPr>
        <w:t>again</w:t>
      </w:r>
      <w:r>
        <w:rPr>
          <w:spacing w:val="19"/>
          <w:w w:val="105"/>
        </w:rPr>
        <w:t xml:space="preserve"> </w:t>
      </w:r>
      <w:r>
        <w:rPr>
          <w:w w:val="105"/>
        </w:rPr>
        <w:t>explained</w:t>
      </w:r>
      <w:r>
        <w:rPr>
          <w:spacing w:val="19"/>
          <w:w w:val="105"/>
        </w:rPr>
        <w:t xml:space="preserve"> </w:t>
      </w:r>
      <w:r>
        <w:rPr>
          <w:spacing w:val="-3"/>
          <w:w w:val="105"/>
        </w:rPr>
        <w:t>by</w:t>
      </w:r>
      <w:r>
        <w:rPr>
          <w:spacing w:val="19"/>
          <w:w w:val="105"/>
        </w:rPr>
        <w:t xml:space="preserve"> </w:t>
      </w:r>
      <w:r>
        <w:rPr>
          <w:w w:val="105"/>
        </w:rPr>
        <w:t>the</w:t>
      </w:r>
      <w:r>
        <w:rPr>
          <w:spacing w:val="19"/>
          <w:w w:val="105"/>
        </w:rPr>
        <w:t xml:space="preserve"> </w:t>
      </w:r>
      <w:r>
        <w:rPr>
          <w:w w:val="105"/>
        </w:rPr>
        <w:t>difference</w:t>
      </w:r>
      <w:r>
        <w:rPr>
          <w:spacing w:val="19"/>
          <w:w w:val="105"/>
        </w:rPr>
        <w:t xml:space="preserve"> </w:t>
      </w:r>
      <w:r>
        <w:rPr>
          <w:w w:val="105"/>
        </w:rPr>
        <w:t>in</w:t>
      </w:r>
      <w:r>
        <w:rPr>
          <w:spacing w:val="19"/>
          <w:w w:val="105"/>
        </w:rPr>
        <w:t xml:space="preserve"> </w:t>
      </w:r>
      <w:r>
        <w:rPr>
          <w:w w:val="105"/>
        </w:rPr>
        <w:t>cost</w:t>
      </w:r>
      <w:r>
        <w:rPr>
          <w:spacing w:val="19"/>
          <w:w w:val="105"/>
        </w:rPr>
        <w:t xml:space="preserve"> </w:t>
      </w:r>
      <w:r>
        <w:rPr>
          <w:w w:val="105"/>
        </w:rPr>
        <w:t>rates</w:t>
      </w:r>
      <w:r>
        <w:rPr>
          <w:spacing w:val="19"/>
          <w:w w:val="105"/>
        </w:rPr>
        <w:t xml:space="preserve"> </w:t>
      </w:r>
      <w:r>
        <w:rPr>
          <w:w w:val="105"/>
        </w:rPr>
        <w:t>among</w:t>
      </w:r>
      <w:r>
        <w:rPr>
          <w:spacing w:val="19"/>
          <w:w w:val="105"/>
        </w:rPr>
        <w:t xml:space="preserve"> </w:t>
      </w:r>
      <w:r>
        <w:rPr>
          <w:w w:val="105"/>
        </w:rPr>
        <w:t>the</w:t>
      </w:r>
      <w:r>
        <w:rPr>
          <w:spacing w:val="19"/>
          <w:w w:val="105"/>
        </w:rPr>
        <w:t xml:space="preserve"> </w:t>
      </w:r>
      <w:r>
        <w:rPr>
          <w:w w:val="105"/>
        </w:rPr>
        <w:t>different</w:t>
      </w:r>
      <w:r>
        <w:rPr>
          <w:spacing w:val="19"/>
          <w:w w:val="105"/>
        </w:rPr>
        <w:t xml:space="preserve"> </w:t>
      </w:r>
      <w:r>
        <w:rPr>
          <w:w w:val="105"/>
        </w:rPr>
        <w:t>components.</w:t>
      </w:r>
    </w:p>
    <w:p w:rsidR="00012D33" w:rsidRDefault="0009622D">
      <w:pPr>
        <w:pStyle w:val="BodyText"/>
        <w:spacing w:before="2" w:line="273" w:lineRule="auto"/>
        <w:ind w:left="119" w:right="1437" w:firstLine="298"/>
        <w:jc w:val="both"/>
      </w:pPr>
      <w:r>
        <w:rPr>
          <w:w w:val="105"/>
        </w:rPr>
        <w:t xml:space="preserve">The results shown in Figures </w:t>
      </w:r>
      <w:hyperlink w:anchor="_bookmark33" w:history="1">
        <w:r>
          <w:rPr>
            <w:w w:val="105"/>
          </w:rPr>
          <w:t>15-16</w:t>
        </w:r>
      </w:hyperlink>
      <w:r>
        <w:rPr>
          <w:w w:val="105"/>
        </w:rPr>
        <w:t xml:space="preserve"> </w:t>
      </w:r>
      <w:r>
        <w:rPr>
          <w:spacing w:val="-3"/>
          <w:w w:val="105"/>
        </w:rPr>
        <w:t xml:space="preserve">have </w:t>
      </w:r>
      <w:r>
        <w:rPr>
          <w:w w:val="105"/>
        </w:rPr>
        <w:t>some broader applications than for the immediate study pre</w:t>
      </w:r>
      <w:proofErr w:type="gramStart"/>
      <w:r>
        <w:rPr>
          <w:w w:val="105"/>
        </w:rPr>
        <w:t xml:space="preserve">-  </w:t>
      </w:r>
      <w:proofErr w:type="spellStart"/>
      <w:r>
        <w:rPr>
          <w:w w:val="105"/>
        </w:rPr>
        <w:t>sented</w:t>
      </w:r>
      <w:proofErr w:type="spellEnd"/>
      <w:proofErr w:type="gramEnd"/>
      <w:r>
        <w:rPr>
          <w:w w:val="105"/>
        </w:rPr>
        <w:t xml:space="preserve"> here.  In many engineering studies, mass is used as a surrogate for capital cost since the development    of cost models usually requires a different set of expertise and input data than what is required for engineer</w:t>
      </w:r>
      <w:proofErr w:type="gramStart"/>
      <w:r>
        <w:rPr>
          <w:w w:val="105"/>
        </w:rPr>
        <w:t xml:space="preserve">-  </w:t>
      </w:r>
      <w:proofErr w:type="spellStart"/>
      <w:r>
        <w:rPr>
          <w:w w:val="105"/>
        </w:rPr>
        <w:t>ing</w:t>
      </w:r>
      <w:proofErr w:type="spellEnd"/>
      <w:proofErr w:type="gramEnd"/>
      <w:r>
        <w:rPr>
          <w:w w:val="105"/>
        </w:rPr>
        <w:t xml:space="preserve"> models. The implications of the result shown in Figure </w:t>
      </w:r>
      <w:hyperlink w:anchor="_bookmark32" w:history="1">
        <w:r>
          <w:rPr>
            <w:w w:val="105"/>
          </w:rPr>
          <w:t>15</w:t>
        </w:r>
      </w:hyperlink>
      <w:r>
        <w:rPr>
          <w:w w:val="105"/>
        </w:rPr>
        <w:t xml:space="preserve"> is that mass minimization is not necessarily a perfect surrogate for capital cost minimization in all cases. In our case, the different cost rates for different components means a mass-focused objective function targets different changes than a cost-focused objective function. In other cases, perhaps with sophisticated cost models that account for various alternative </w:t>
      </w:r>
      <w:proofErr w:type="spellStart"/>
      <w:r>
        <w:rPr>
          <w:w w:val="105"/>
        </w:rPr>
        <w:t>manu</w:t>
      </w:r>
      <w:proofErr w:type="spellEnd"/>
      <w:r>
        <w:rPr>
          <w:w w:val="105"/>
        </w:rPr>
        <w:t xml:space="preserve">- </w:t>
      </w:r>
      <w:proofErr w:type="spellStart"/>
      <w:r>
        <w:rPr>
          <w:w w:val="105"/>
        </w:rPr>
        <w:t>facturing</w:t>
      </w:r>
      <w:proofErr w:type="spellEnd"/>
      <w:r>
        <w:rPr>
          <w:w w:val="105"/>
        </w:rPr>
        <w:t xml:space="preserve"> and logistical processes, mass is simply no longer an adequate surrogate for cost. Regardless, this observation underscores some of the messages </w:t>
      </w:r>
      <w:r>
        <w:rPr>
          <w:spacing w:val="-3"/>
          <w:w w:val="105"/>
        </w:rPr>
        <w:t xml:space="preserve">conveyed </w:t>
      </w:r>
      <w:r>
        <w:rPr>
          <w:w w:val="105"/>
        </w:rPr>
        <w:t xml:space="preserve">in Section </w:t>
      </w:r>
      <w:hyperlink w:anchor="_bookmark0" w:history="1">
        <w:r>
          <w:rPr>
            <w:w w:val="105"/>
          </w:rPr>
          <w:t>1</w:t>
        </w:r>
      </w:hyperlink>
      <w:r>
        <w:rPr>
          <w:w w:val="105"/>
        </w:rPr>
        <w:t xml:space="preserve"> that advocate for a multidisciplinary systems</w:t>
      </w:r>
      <w:r>
        <w:rPr>
          <w:spacing w:val="22"/>
          <w:w w:val="105"/>
        </w:rPr>
        <w:t xml:space="preserve"> </w:t>
      </w:r>
      <w:r>
        <w:rPr>
          <w:w w:val="105"/>
        </w:rPr>
        <w:t>framework</w:t>
      </w:r>
      <w:r>
        <w:rPr>
          <w:spacing w:val="22"/>
          <w:w w:val="105"/>
        </w:rPr>
        <w:t xml:space="preserve"> </w:t>
      </w:r>
      <w:r>
        <w:rPr>
          <w:w w:val="105"/>
        </w:rPr>
        <w:t>that</w:t>
      </w:r>
      <w:r>
        <w:rPr>
          <w:spacing w:val="22"/>
          <w:w w:val="105"/>
        </w:rPr>
        <w:t xml:space="preserve"> </w:t>
      </w:r>
      <w:r>
        <w:rPr>
          <w:w w:val="105"/>
        </w:rPr>
        <w:t>uses</w:t>
      </w:r>
      <w:r>
        <w:rPr>
          <w:spacing w:val="22"/>
          <w:w w:val="105"/>
        </w:rPr>
        <w:t xml:space="preserve"> </w:t>
      </w:r>
      <w:r>
        <w:rPr>
          <w:w w:val="105"/>
        </w:rPr>
        <w:t>lifecycle</w:t>
      </w:r>
      <w:r>
        <w:rPr>
          <w:spacing w:val="22"/>
          <w:w w:val="105"/>
        </w:rPr>
        <w:t xml:space="preserve"> </w:t>
      </w:r>
      <w:r>
        <w:rPr>
          <w:w w:val="105"/>
        </w:rPr>
        <w:t>costs</w:t>
      </w:r>
      <w:r>
        <w:rPr>
          <w:spacing w:val="22"/>
          <w:w w:val="105"/>
        </w:rPr>
        <w:t xml:space="preserve"> </w:t>
      </w:r>
      <w:r>
        <w:rPr>
          <w:w w:val="105"/>
        </w:rPr>
        <w:t>to</w:t>
      </w:r>
      <w:r>
        <w:rPr>
          <w:spacing w:val="22"/>
          <w:w w:val="105"/>
        </w:rPr>
        <w:t xml:space="preserve"> </w:t>
      </w:r>
      <w:r>
        <w:rPr>
          <w:w w:val="105"/>
        </w:rPr>
        <w:t>ascertain</w:t>
      </w:r>
      <w:r>
        <w:rPr>
          <w:spacing w:val="23"/>
          <w:w w:val="105"/>
        </w:rPr>
        <w:t xml:space="preserve"> </w:t>
      </w:r>
      <w:r>
        <w:rPr>
          <w:w w:val="105"/>
        </w:rPr>
        <w:t>holistic</w:t>
      </w:r>
      <w:r>
        <w:rPr>
          <w:spacing w:val="22"/>
          <w:w w:val="105"/>
        </w:rPr>
        <w:t xml:space="preserve"> </w:t>
      </w:r>
      <w:r>
        <w:rPr>
          <w:w w:val="105"/>
        </w:rPr>
        <w:t>cost</w:t>
      </w:r>
      <w:r>
        <w:rPr>
          <w:spacing w:val="22"/>
          <w:w w:val="105"/>
        </w:rPr>
        <w:t xml:space="preserve"> </w:t>
      </w:r>
      <w:r>
        <w:rPr>
          <w:w w:val="105"/>
        </w:rPr>
        <w:t>reduction</w:t>
      </w:r>
      <w:r>
        <w:rPr>
          <w:spacing w:val="22"/>
          <w:w w:val="105"/>
        </w:rPr>
        <w:t xml:space="preserve"> </w:t>
      </w:r>
      <w:r>
        <w:rPr>
          <w:w w:val="105"/>
        </w:rPr>
        <w:t>pathways.</w:t>
      </w:r>
    </w:p>
    <w:p w:rsidR="00012D33" w:rsidRDefault="00012D33">
      <w:pPr>
        <w:pStyle w:val="BodyText"/>
        <w:spacing w:before="11"/>
        <w:rPr>
          <w:sz w:val="24"/>
        </w:rPr>
      </w:pPr>
    </w:p>
    <w:p w:rsidR="00012D33" w:rsidRDefault="0009622D">
      <w:pPr>
        <w:pStyle w:val="Heading2"/>
        <w:numPr>
          <w:ilvl w:val="1"/>
          <w:numId w:val="6"/>
        </w:numPr>
        <w:tabs>
          <w:tab w:val="left" w:pos="733"/>
        </w:tabs>
        <w:ind w:left="732" w:hanging="612"/>
        <w:jc w:val="both"/>
      </w:pPr>
      <w:bookmarkStart w:id="282" w:name="Break-Even_Cost_Point_for_Nacelle_Mass_R"/>
      <w:bookmarkEnd w:id="282"/>
      <w:r>
        <w:rPr>
          <w:w w:val="115"/>
        </w:rPr>
        <w:t xml:space="preserve">Break-Even Cost </w:t>
      </w:r>
      <w:r>
        <w:rPr>
          <w:spacing w:val="-4"/>
          <w:w w:val="115"/>
        </w:rPr>
        <w:t xml:space="preserve">Point </w:t>
      </w:r>
      <w:r>
        <w:rPr>
          <w:w w:val="115"/>
        </w:rPr>
        <w:t>for Nacelle Mass</w:t>
      </w:r>
      <w:r>
        <w:rPr>
          <w:spacing w:val="54"/>
          <w:w w:val="115"/>
        </w:rPr>
        <w:t xml:space="preserve"> </w:t>
      </w:r>
      <w:r>
        <w:rPr>
          <w:w w:val="115"/>
        </w:rPr>
        <w:t>Reduction</w:t>
      </w:r>
    </w:p>
    <w:p w:rsidR="00012D33" w:rsidRDefault="0009622D">
      <w:pPr>
        <w:pStyle w:val="BodyText"/>
        <w:spacing w:before="152" w:line="273" w:lineRule="auto"/>
        <w:ind w:left="119" w:right="1437"/>
        <w:jc w:val="both"/>
      </w:pPr>
      <w:r>
        <w:rPr>
          <w:w w:val="105"/>
        </w:rPr>
        <w:t xml:space="preserve">One of the more interesting nuggets that can </w:t>
      </w:r>
      <w:r>
        <w:rPr>
          <w:spacing w:val="2"/>
          <w:w w:val="105"/>
        </w:rPr>
        <w:t xml:space="preserve">be </w:t>
      </w:r>
      <w:r>
        <w:rPr>
          <w:w w:val="105"/>
        </w:rPr>
        <w:t xml:space="preserve">derived from this type of design sensitivity study is the         cost point required for the mass-reducing technology (in this case in the drivetrain) to break-even with           the cost changes incurred through the system redesign.  Meaning, removing mass from the nacelle through    the introduction of a new technology likely comes with a cost premium. This extra cost, </w:t>
      </w:r>
      <w:proofErr w:type="gramStart"/>
      <w:r>
        <w:rPr>
          <w:spacing w:val="-3"/>
          <w:w w:val="105"/>
        </w:rPr>
        <w:t xml:space="preserve">however,  </w:t>
      </w:r>
      <w:r>
        <w:rPr>
          <w:w w:val="105"/>
        </w:rPr>
        <w:t>can</w:t>
      </w:r>
      <w:proofErr w:type="gramEnd"/>
      <w:r>
        <w:rPr>
          <w:w w:val="105"/>
        </w:rPr>
        <w:t xml:space="preserve"> </w:t>
      </w:r>
      <w:r>
        <w:rPr>
          <w:spacing w:val="2"/>
          <w:w w:val="105"/>
        </w:rPr>
        <w:t>be</w:t>
      </w:r>
      <w:r>
        <w:rPr>
          <w:spacing w:val="56"/>
          <w:w w:val="105"/>
        </w:rPr>
        <w:t xml:space="preserve"> </w:t>
      </w:r>
      <w:r>
        <w:rPr>
          <w:w w:val="105"/>
        </w:rPr>
        <w:t>offset when the mass savings are propagated through the rest of the system to reduce structural mass and (hopefully)</w:t>
      </w:r>
      <w:r>
        <w:rPr>
          <w:spacing w:val="32"/>
          <w:w w:val="105"/>
        </w:rPr>
        <w:t xml:space="preserve"> </w:t>
      </w:r>
      <w:r>
        <w:rPr>
          <w:w w:val="105"/>
        </w:rPr>
        <w:t>cost.</w:t>
      </w:r>
    </w:p>
    <w:p w:rsidR="00012D33" w:rsidRDefault="0009622D">
      <w:pPr>
        <w:pStyle w:val="BodyText"/>
        <w:spacing w:before="1"/>
        <w:ind w:left="418"/>
      </w:pPr>
      <w:r>
        <w:rPr>
          <w:w w:val="105"/>
        </w:rPr>
        <w:t>The calculated break-even cost points, for both mass- and cost-optimized designs, are shown in Figure</w:t>
      </w:r>
    </w:p>
    <w:p w:rsidR="00012D33" w:rsidRDefault="0009622D">
      <w:pPr>
        <w:pStyle w:val="BodyText"/>
        <w:spacing w:before="32" w:line="273" w:lineRule="auto"/>
        <w:ind w:left="119" w:right="1437"/>
        <w:jc w:val="both"/>
      </w:pPr>
      <w:hyperlink w:anchor="_bookmark34" w:history="1">
        <w:r>
          <w:rPr>
            <w:w w:val="105"/>
          </w:rPr>
          <w:t>17.</w:t>
        </w:r>
      </w:hyperlink>
      <w:r>
        <w:rPr>
          <w:w w:val="105"/>
        </w:rPr>
        <w:t xml:space="preserve">  </w:t>
      </w:r>
      <w:r>
        <w:rPr>
          <w:spacing w:val="-6"/>
          <w:w w:val="105"/>
        </w:rPr>
        <w:t xml:space="preserve">For  </w:t>
      </w:r>
      <w:r>
        <w:rPr>
          <w:w w:val="105"/>
        </w:rPr>
        <w:t>the spar designs, both mass- and cost-optimized, the break-even cost for new drivetrain technology    is approximately 700–1400 USD/</w:t>
      </w:r>
      <w:proofErr w:type="gramStart"/>
      <w:r>
        <w:rPr>
          <w:w w:val="105"/>
        </w:rPr>
        <w:t>kg,  with</w:t>
      </w:r>
      <w:proofErr w:type="gramEnd"/>
      <w:r>
        <w:rPr>
          <w:w w:val="105"/>
        </w:rPr>
        <w:t xml:space="preserve">  a narrower window for the cost-optimized.   </w:t>
      </w:r>
      <w:proofErr w:type="gramStart"/>
      <w:r>
        <w:rPr>
          <w:w w:val="105"/>
        </w:rPr>
        <w:t>Meaning,  if</w:t>
      </w:r>
      <w:proofErr w:type="gramEnd"/>
      <w:r>
        <w:rPr>
          <w:w w:val="105"/>
        </w:rPr>
        <w:t xml:space="preserve"> the   </w:t>
      </w:r>
      <w:r>
        <w:rPr>
          <w:spacing w:val="29"/>
          <w:w w:val="105"/>
        </w:rPr>
        <w:t xml:space="preserve"> </w:t>
      </w:r>
      <w:r>
        <w:rPr>
          <w:w w:val="105"/>
        </w:rPr>
        <w:t>cost</w:t>
      </w:r>
    </w:p>
    <w:p w:rsidR="00012D33" w:rsidRDefault="00012D33">
      <w:pPr>
        <w:spacing w:line="273" w:lineRule="auto"/>
        <w:jc w:val="both"/>
        <w:sectPr w:rsidR="00012D33">
          <w:type w:val="continuous"/>
          <w:pgSz w:w="12240" w:h="15840"/>
          <w:pgMar w:top="1500" w:right="0" w:bottom="980" w:left="1320" w:header="720" w:footer="720" w:gutter="0"/>
          <w:cols w:space="720"/>
        </w:sectPr>
      </w:pPr>
    </w:p>
    <w:p w:rsidR="00012D33" w:rsidRDefault="00F23B9E">
      <w:pPr>
        <w:pStyle w:val="ListParagraph"/>
        <w:numPr>
          <w:ilvl w:val="1"/>
          <w:numId w:val="3"/>
        </w:numPr>
        <w:tabs>
          <w:tab w:val="left" w:pos="5180"/>
          <w:tab w:val="left" w:pos="5181"/>
        </w:tabs>
        <w:spacing w:before="55" w:line="240" w:lineRule="exact"/>
        <w:rPr>
          <w:rFonts w:ascii="Arial"/>
          <w:sz w:val="14"/>
        </w:rPr>
      </w:pPr>
      <w:r>
        <w:rPr>
          <w:noProof/>
        </w:rPr>
        <mc:AlternateContent>
          <mc:Choice Requires="wpg">
            <w:drawing>
              <wp:anchor distT="0" distB="0" distL="114300" distR="114300" simplePos="0" relativeHeight="251710464" behindDoc="1" locked="0" layoutInCell="1" allowOverlap="1" wp14:anchorId="29B51254" wp14:editId="611E2AC5">
                <wp:simplePos x="0" y="0"/>
                <wp:positionH relativeFrom="page">
                  <wp:posOffset>1355090</wp:posOffset>
                </wp:positionH>
                <wp:positionV relativeFrom="paragraph">
                  <wp:posOffset>102870</wp:posOffset>
                </wp:positionV>
                <wp:extent cx="2204085" cy="1643380"/>
                <wp:effectExtent l="12065" t="4445" r="22225" b="9525"/>
                <wp:wrapNone/>
                <wp:docPr id="340"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04085" cy="1643380"/>
                          <a:chOff x="2134" y="162"/>
                          <a:chExt cx="3471" cy="2588"/>
                        </a:xfrm>
                      </wpg:grpSpPr>
                      <wps:wsp>
                        <wps:cNvPr id="341" name="Freeform 355"/>
                        <wps:cNvSpPr>
                          <a:spLocks/>
                        </wps:cNvSpPr>
                        <wps:spPr bwMode="auto">
                          <a:xfrm>
                            <a:off x="2275" y="321"/>
                            <a:ext cx="3300" cy="2399"/>
                          </a:xfrm>
                          <a:custGeom>
                            <a:avLst/>
                            <a:gdLst>
                              <a:gd name="T0" fmla="+- 0 5574 2275"/>
                              <a:gd name="T1" fmla="*/ T0 w 3300"/>
                              <a:gd name="T2" fmla="+- 0 321 321"/>
                              <a:gd name="T3" fmla="*/ 321 h 2399"/>
                              <a:gd name="T4" fmla="+- 0 5024 2275"/>
                              <a:gd name="T5" fmla="*/ T4 w 3300"/>
                              <a:gd name="T6" fmla="+- 0 690 321"/>
                              <a:gd name="T7" fmla="*/ 690 h 2399"/>
                              <a:gd name="T8" fmla="+- 0 4474 2275"/>
                              <a:gd name="T9" fmla="*/ T8 w 3300"/>
                              <a:gd name="T10" fmla="+- 0 1092 321"/>
                              <a:gd name="T11" fmla="*/ 1092 h 2399"/>
                              <a:gd name="T12" fmla="+- 0 3650 2275"/>
                              <a:gd name="T13" fmla="*/ T12 w 3300"/>
                              <a:gd name="T14" fmla="+- 0 1676 321"/>
                              <a:gd name="T15" fmla="*/ 1676 h 2399"/>
                              <a:gd name="T16" fmla="+- 0 3193 2275"/>
                              <a:gd name="T17" fmla="*/ T16 w 3300"/>
                              <a:gd name="T18" fmla="+- 0 1963 321"/>
                              <a:gd name="T19" fmla="*/ 1963 h 2399"/>
                              <a:gd name="T20" fmla="+- 0 2275 2275"/>
                              <a:gd name="T21" fmla="*/ T20 w 3300"/>
                              <a:gd name="T22" fmla="+- 0 2719 321"/>
                              <a:gd name="T23" fmla="*/ 2719 h 2399"/>
                            </a:gdLst>
                            <a:ahLst/>
                            <a:cxnLst>
                              <a:cxn ang="0">
                                <a:pos x="T1" y="T3"/>
                              </a:cxn>
                              <a:cxn ang="0">
                                <a:pos x="T5" y="T7"/>
                              </a:cxn>
                              <a:cxn ang="0">
                                <a:pos x="T9" y="T11"/>
                              </a:cxn>
                              <a:cxn ang="0">
                                <a:pos x="T13" y="T15"/>
                              </a:cxn>
                              <a:cxn ang="0">
                                <a:pos x="T17" y="T19"/>
                              </a:cxn>
                              <a:cxn ang="0">
                                <a:pos x="T21" y="T23"/>
                              </a:cxn>
                            </a:cxnLst>
                            <a:rect l="0" t="0" r="r" b="b"/>
                            <a:pathLst>
                              <a:path w="3300" h="2399">
                                <a:moveTo>
                                  <a:pt x="3299" y="0"/>
                                </a:moveTo>
                                <a:lnTo>
                                  <a:pt x="2749" y="369"/>
                                </a:lnTo>
                                <a:lnTo>
                                  <a:pt x="2199" y="771"/>
                                </a:lnTo>
                                <a:lnTo>
                                  <a:pt x="1375" y="1355"/>
                                </a:lnTo>
                                <a:lnTo>
                                  <a:pt x="918" y="1642"/>
                                </a:lnTo>
                                <a:lnTo>
                                  <a:pt x="0" y="2398"/>
                                </a:lnTo>
                              </a:path>
                            </a:pathLst>
                          </a:custGeom>
                          <a:noFill/>
                          <a:ln w="13767">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Freeform 354"/>
                        <wps:cNvSpPr>
                          <a:spLocks/>
                        </wps:cNvSpPr>
                        <wps:spPr bwMode="auto">
                          <a:xfrm>
                            <a:off x="5547" y="293"/>
                            <a:ext cx="55" cy="55"/>
                          </a:xfrm>
                          <a:custGeom>
                            <a:avLst/>
                            <a:gdLst>
                              <a:gd name="T0" fmla="+- 0 5581 5547"/>
                              <a:gd name="T1" fmla="*/ T0 w 55"/>
                              <a:gd name="T2" fmla="+- 0 293 293"/>
                              <a:gd name="T3" fmla="*/ 293 h 55"/>
                              <a:gd name="T4" fmla="+- 0 5567 5547"/>
                              <a:gd name="T5" fmla="*/ T4 w 55"/>
                              <a:gd name="T6" fmla="+- 0 293 293"/>
                              <a:gd name="T7" fmla="*/ 293 h 55"/>
                              <a:gd name="T8" fmla="+- 0 5560 5547"/>
                              <a:gd name="T9" fmla="*/ T8 w 55"/>
                              <a:gd name="T10" fmla="+- 0 296 293"/>
                              <a:gd name="T11" fmla="*/ 296 h 55"/>
                              <a:gd name="T12" fmla="+- 0 5550 5547"/>
                              <a:gd name="T13" fmla="*/ T12 w 55"/>
                              <a:gd name="T14" fmla="+- 0 306 293"/>
                              <a:gd name="T15" fmla="*/ 306 h 55"/>
                              <a:gd name="T16" fmla="+- 0 5547 5547"/>
                              <a:gd name="T17" fmla="*/ T16 w 55"/>
                              <a:gd name="T18" fmla="+- 0 313 293"/>
                              <a:gd name="T19" fmla="*/ 313 h 55"/>
                              <a:gd name="T20" fmla="+- 0 5547 5547"/>
                              <a:gd name="T21" fmla="*/ T20 w 55"/>
                              <a:gd name="T22" fmla="+- 0 328 293"/>
                              <a:gd name="T23" fmla="*/ 328 h 55"/>
                              <a:gd name="T24" fmla="+- 0 5550 5547"/>
                              <a:gd name="T25" fmla="*/ T24 w 55"/>
                              <a:gd name="T26" fmla="+- 0 335 293"/>
                              <a:gd name="T27" fmla="*/ 335 h 55"/>
                              <a:gd name="T28" fmla="+- 0 5560 5547"/>
                              <a:gd name="T29" fmla="*/ T28 w 55"/>
                              <a:gd name="T30" fmla="+- 0 345 293"/>
                              <a:gd name="T31" fmla="*/ 345 h 55"/>
                              <a:gd name="T32" fmla="+- 0 5567 5547"/>
                              <a:gd name="T33" fmla="*/ T32 w 55"/>
                              <a:gd name="T34" fmla="+- 0 348 293"/>
                              <a:gd name="T35" fmla="*/ 348 h 55"/>
                              <a:gd name="T36" fmla="+- 0 5581 5547"/>
                              <a:gd name="T37" fmla="*/ T36 w 55"/>
                              <a:gd name="T38" fmla="+- 0 348 293"/>
                              <a:gd name="T39" fmla="*/ 348 h 55"/>
                              <a:gd name="T40" fmla="+- 0 5588 5547"/>
                              <a:gd name="T41" fmla="*/ T40 w 55"/>
                              <a:gd name="T42" fmla="+- 0 345 293"/>
                              <a:gd name="T43" fmla="*/ 345 h 55"/>
                              <a:gd name="T44" fmla="+- 0 5598 5547"/>
                              <a:gd name="T45" fmla="*/ T44 w 55"/>
                              <a:gd name="T46" fmla="+- 0 335 293"/>
                              <a:gd name="T47" fmla="*/ 335 h 55"/>
                              <a:gd name="T48" fmla="+- 0 5601 5547"/>
                              <a:gd name="T49" fmla="*/ T48 w 55"/>
                              <a:gd name="T50" fmla="+- 0 328 293"/>
                              <a:gd name="T51" fmla="*/ 328 h 55"/>
                              <a:gd name="T52" fmla="+- 0 5601 5547"/>
                              <a:gd name="T53" fmla="*/ T52 w 55"/>
                              <a:gd name="T54" fmla="+- 0 313 293"/>
                              <a:gd name="T55" fmla="*/ 313 h 55"/>
                              <a:gd name="T56" fmla="+- 0 5598 5547"/>
                              <a:gd name="T57" fmla="*/ T56 w 55"/>
                              <a:gd name="T58" fmla="+- 0 306 293"/>
                              <a:gd name="T59" fmla="*/ 306 h 55"/>
                              <a:gd name="T60" fmla="+- 0 5588 5547"/>
                              <a:gd name="T61" fmla="*/ T60 w 55"/>
                              <a:gd name="T62" fmla="+- 0 296 293"/>
                              <a:gd name="T63" fmla="*/ 296 h 55"/>
                              <a:gd name="T64" fmla="+- 0 5581 5547"/>
                              <a:gd name="T65" fmla="*/ T64 w 55"/>
                              <a:gd name="T66" fmla="+- 0 293 293"/>
                              <a:gd name="T67" fmla="*/ 293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5" h="55">
                                <a:moveTo>
                                  <a:pt x="34" y="0"/>
                                </a:moveTo>
                                <a:lnTo>
                                  <a:pt x="20" y="0"/>
                                </a:lnTo>
                                <a:lnTo>
                                  <a:pt x="13" y="3"/>
                                </a:lnTo>
                                <a:lnTo>
                                  <a:pt x="3" y="13"/>
                                </a:lnTo>
                                <a:lnTo>
                                  <a:pt x="0" y="20"/>
                                </a:lnTo>
                                <a:lnTo>
                                  <a:pt x="0" y="35"/>
                                </a:lnTo>
                                <a:lnTo>
                                  <a:pt x="3" y="42"/>
                                </a:lnTo>
                                <a:lnTo>
                                  <a:pt x="13" y="52"/>
                                </a:lnTo>
                                <a:lnTo>
                                  <a:pt x="20" y="55"/>
                                </a:lnTo>
                                <a:lnTo>
                                  <a:pt x="34" y="55"/>
                                </a:lnTo>
                                <a:lnTo>
                                  <a:pt x="41" y="52"/>
                                </a:lnTo>
                                <a:lnTo>
                                  <a:pt x="51" y="42"/>
                                </a:lnTo>
                                <a:lnTo>
                                  <a:pt x="54" y="35"/>
                                </a:lnTo>
                                <a:lnTo>
                                  <a:pt x="54" y="20"/>
                                </a:lnTo>
                                <a:lnTo>
                                  <a:pt x="51" y="13"/>
                                </a:lnTo>
                                <a:lnTo>
                                  <a:pt x="41" y="3"/>
                                </a:lnTo>
                                <a:lnTo>
                                  <a:pt x="34"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353"/>
                        <wps:cNvSpPr>
                          <a:spLocks/>
                        </wps:cNvSpPr>
                        <wps:spPr bwMode="auto">
                          <a:xfrm>
                            <a:off x="5547" y="293"/>
                            <a:ext cx="55" cy="55"/>
                          </a:xfrm>
                          <a:custGeom>
                            <a:avLst/>
                            <a:gdLst>
                              <a:gd name="T0" fmla="+- 0 5574 5547"/>
                              <a:gd name="T1" fmla="*/ T0 w 55"/>
                              <a:gd name="T2" fmla="+- 0 348 293"/>
                              <a:gd name="T3" fmla="*/ 348 h 55"/>
                              <a:gd name="T4" fmla="+- 0 5581 5547"/>
                              <a:gd name="T5" fmla="*/ T4 w 55"/>
                              <a:gd name="T6" fmla="+- 0 348 293"/>
                              <a:gd name="T7" fmla="*/ 348 h 55"/>
                              <a:gd name="T8" fmla="+- 0 5588 5547"/>
                              <a:gd name="T9" fmla="*/ T8 w 55"/>
                              <a:gd name="T10" fmla="+- 0 345 293"/>
                              <a:gd name="T11" fmla="*/ 345 h 55"/>
                              <a:gd name="T12" fmla="+- 0 5593 5547"/>
                              <a:gd name="T13" fmla="*/ T12 w 55"/>
                              <a:gd name="T14" fmla="+- 0 340 293"/>
                              <a:gd name="T15" fmla="*/ 340 h 55"/>
                              <a:gd name="T16" fmla="+- 0 5598 5547"/>
                              <a:gd name="T17" fmla="*/ T16 w 55"/>
                              <a:gd name="T18" fmla="+- 0 335 293"/>
                              <a:gd name="T19" fmla="*/ 335 h 55"/>
                              <a:gd name="T20" fmla="+- 0 5601 5547"/>
                              <a:gd name="T21" fmla="*/ T20 w 55"/>
                              <a:gd name="T22" fmla="+- 0 328 293"/>
                              <a:gd name="T23" fmla="*/ 328 h 55"/>
                              <a:gd name="T24" fmla="+- 0 5601 5547"/>
                              <a:gd name="T25" fmla="*/ T24 w 55"/>
                              <a:gd name="T26" fmla="+- 0 321 293"/>
                              <a:gd name="T27" fmla="*/ 321 h 55"/>
                              <a:gd name="T28" fmla="+- 0 5601 5547"/>
                              <a:gd name="T29" fmla="*/ T28 w 55"/>
                              <a:gd name="T30" fmla="+- 0 313 293"/>
                              <a:gd name="T31" fmla="*/ 313 h 55"/>
                              <a:gd name="T32" fmla="+- 0 5598 5547"/>
                              <a:gd name="T33" fmla="*/ T32 w 55"/>
                              <a:gd name="T34" fmla="+- 0 306 293"/>
                              <a:gd name="T35" fmla="*/ 306 h 55"/>
                              <a:gd name="T36" fmla="+- 0 5593 5547"/>
                              <a:gd name="T37" fmla="*/ T36 w 55"/>
                              <a:gd name="T38" fmla="+- 0 301 293"/>
                              <a:gd name="T39" fmla="*/ 301 h 55"/>
                              <a:gd name="T40" fmla="+- 0 5588 5547"/>
                              <a:gd name="T41" fmla="*/ T40 w 55"/>
                              <a:gd name="T42" fmla="+- 0 296 293"/>
                              <a:gd name="T43" fmla="*/ 296 h 55"/>
                              <a:gd name="T44" fmla="+- 0 5581 5547"/>
                              <a:gd name="T45" fmla="*/ T44 w 55"/>
                              <a:gd name="T46" fmla="+- 0 293 293"/>
                              <a:gd name="T47" fmla="*/ 293 h 55"/>
                              <a:gd name="T48" fmla="+- 0 5574 5547"/>
                              <a:gd name="T49" fmla="*/ T48 w 55"/>
                              <a:gd name="T50" fmla="+- 0 293 293"/>
                              <a:gd name="T51" fmla="*/ 293 h 55"/>
                              <a:gd name="T52" fmla="+- 0 5567 5547"/>
                              <a:gd name="T53" fmla="*/ T52 w 55"/>
                              <a:gd name="T54" fmla="+- 0 293 293"/>
                              <a:gd name="T55" fmla="*/ 293 h 55"/>
                              <a:gd name="T56" fmla="+- 0 5560 5547"/>
                              <a:gd name="T57" fmla="*/ T56 w 55"/>
                              <a:gd name="T58" fmla="+- 0 296 293"/>
                              <a:gd name="T59" fmla="*/ 296 h 55"/>
                              <a:gd name="T60" fmla="+- 0 5555 5547"/>
                              <a:gd name="T61" fmla="*/ T60 w 55"/>
                              <a:gd name="T62" fmla="+- 0 301 293"/>
                              <a:gd name="T63" fmla="*/ 301 h 55"/>
                              <a:gd name="T64" fmla="+- 0 5550 5547"/>
                              <a:gd name="T65" fmla="*/ T64 w 55"/>
                              <a:gd name="T66" fmla="+- 0 306 293"/>
                              <a:gd name="T67" fmla="*/ 306 h 55"/>
                              <a:gd name="T68" fmla="+- 0 5547 5547"/>
                              <a:gd name="T69" fmla="*/ T68 w 55"/>
                              <a:gd name="T70" fmla="+- 0 313 293"/>
                              <a:gd name="T71" fmla="*/ 313 h 55"/>
                              <a:gd name="T72" fmla="+- 0 5547 5547"/>
                              <a:gd name="T73" fmla="*/ T72 w 55"/>
                              <a:gd name="T74" fmla="+- 0 321 293"/>
                              <a:gd name="T75" fmla="*/ 321 h 55"/>
                              <a:gd name="T76" fmla="+- 0 5547 5547"/>
                              <a:gd name="T77" fmla="*/ T76 w 55"/>
                              <a:gd name="T78" fmla="+- 0 328 293"/>
                              <a:gd name="T79" fmla="*/ 328 h 55"/>
                              <a:gd name="T80" fmla="+- 0 5550 5547"/>
                              <a:gd name="T81" fmla="*/ T80 w 55"/>
                              <a:gd name="T82" fmla="+- 0 335 293"/>
                              <a:gd name="T83" fmla="*/ 335 h 55"/>
                              <a:gd name="T84" fmla="+- 0 5555 5547"/>
                              <a:gd name="T85" fmla="*/ T84 w 55"/>
                              <a:gd name="T86" fmla="+- 0 340 293"/>
                              <a:gd name="T87" fmla="*/ 340 h 55"/>
                              <a:gd name="T88" fmla="+- 0 5560 5547"/>
                              <a:gd name="T89" fmla="*/ T88 w 55"/>
                              <a:gd name="T90" fmla="+- 0 345 293"/>
                              <a:gd name="T91" fmla="*/ 345 h 55"/>
                              <a:gd name="T92" fmla="+- 0 5567 5547"/>
                              <a:gd name="T93" fmla="*/ T92 w 55"/>
                              <a:gd name="T94" fmla="+- 0 348 293"/>
                              <a:gd name="T95" fmla="*/ 348 h 55"/>
                              <a:gd name="T96" fmla="+- 0 5574 5547"/>
                              <a:gd name="T97" fmla="*/ T96 w 55"/>
                              <a:gd name="T98" fmla="+- 0 348 293"/>
                              <a:gd name="T99" fmla="*/ 34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 h="55">
                                <a:moveTo>
                                  <a:pt x="27" y="55"/>
                                </a:moveTo>
                                <a:lnTo>
                                  <a:pt x="34" y="55"/>
                                </a:lnTo>
                                <a:lnTo>
                                  <a:pt x="41" y="52"/>
                                </a:lnTo>
                                <a:lnTo>
                                  <a:pt x="46" y="47"/>
                                </a:lnTo>
                                <a:lnTo>
                                  <a:pt x="51" y="42"/>
                                </a:lnTo>
                                <a:lnTo>
                                  <a:pt x="54" y="35"/>
                                </a:lnTo>
                                <a:lnTo>
                                  <a:pt x="54" y="28"/>
                                </a:lnTo>
                                <a:lnTo>
                                  <a:pt x="54" y="20"/>
                                </a:lnTo>
                                <a:lnTo>
                                  <a:pt x="51" y="13"/>
                                </a:lnTo>
                                <a:lnTo>
                                  <a:pt x="46" y="8"/>
                                </a:lnTo>
                                <a:lnTo>
                                  <a:pt x="41" y="3"/>
                                </a:lnTo>
                                <a:lnTo>
                                  <a:pt x="34" y="0"/>
                                </a:lnTo>
                                <a:lnTo>
                                  <a:pt x="27" y="0"/>
                                </a:lnTo>
                                <a:lnTo>
                                  <a:pt x="20" y="0"/>
                                </a:lnTo>
                                <a:lnTo>
                                  <a:pt x="13" y="3"/>
                                </a:lnTo>
                                <a:lnTo>
                                  <a:pt x="8" y="8"/>
                                </a:lnTo>
                                <a:lnTo>
                                  <a:pt x="3" y="13"/>
                                </a:lnTo>
                                <a:lnTo>
                                  <a:pt x="0" y="20"/>
                                </a:lnTo>
                                <a:lnTo>
                                  <a:pt x="0" y="28"/>
                                </a:lnTo>
                                <a:lnTo>
                                  <a:pt x="0" y="35"/>
                                </a:lnTo>
                                <a:lnTo>
                                  <a:pt x="3" y="42"/>
                                </a:lnTo>
                                <a:lnTo>
                                  <a:pt x="8" y="47"/>
                                </a:lnTo>
                                <a:lnTo>
                                  <a:pt x="13" y="52"/>
                                </a:lnTo>
                                <a:lnTo>
                                  <a:pt x="20" y="55"/>
                                </a:lnTo>
                                <a:lnTo>
                                  <a:pt x="27" y="55"/>
                                </a:lnTo>
                                <a:close/>
                              </a:path>
                            </a:pathLst>
                          </a:custGeom>
                          <a:noFill/>
                          <a:ln w="344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Freeform 352"/>
                        <wps:cNvSpPr>
                          <a:spLocks/>
                        </wps:cNvSpPr>
                        <wps:spPr bwMode="auto">
                          <a:xfrm>
                            <a:off x="4447" y="1065"/>
                            <a:ext cx="55" cy="55"/>
                          </a:xfrm>
                          <a:custGeom>
                            <a:avLst/>
                            <a:gdLst>
                              <a:gd name="T0" fmla="+- 0 4482 4447"/>
                              <a:gd name="T1" fmla="*/ T0 w 55"/>
                              <a:gd name="T2" fmla="+- 0 1065 1065"/>
                              <a:gd name="T3" fmla="*/ 1065 h 55"/>
                              <a:gd name="T4" fmla="+- 0 4467 4447"/>
                              <a:gd name="T5" fmla="*/ T4 w 55"/>
                              <a:gd name="T6" fmla="+- 0 1065 1065"/>
                              <a:gd name="T7" fmla="*/ 1065 h 55"/>
                              <a:gd name="T8" fmla="+- 0 4460 4447"/>
                              <a:gd name="T9" fmla="*/ T8 w 55"/>
                              <a:gd name="T10" fmla="+- 0 1068 1065"/>
                              <a:gd name="T11" fmla="*/ 1068 h 55"/>
                              <a:gd name="T12" fmla="+- 0 4450 4447"/>
                              <a:gd name="T13" fmla="*/ T12 w 55"/>
                              <a:gd name="T14" fmla="+- 0 1078 1065"/>
                              <a:gd name="T15" fmla="*/ 1078 h 55"/>
                              <a:gd name="T16" fmla="+- 0 4447 4447"/>
                              <a:gd name="T17" fmla="*/ T16 w 55"/>
                              <a:gd name="T18" fmla="+- 0 1085 1065"/>
                              <a:gd name="T19" fmla="*/ 1085 h 55"/>
                              <a:gd name="T20" fmla="+- 0 4447 4447"/>
                              <a:gd name="T21" fmla="*/ T20 w 55"/>
                              <a:gd name="T22" fmla="+- 0 1099 1065"/>
                              <a:gd name="T23" fmla="*/ 1099 h 55"/>
                              <a:gd name="T24" fmla="+- 0 4450 4447"/>
                              <a:gd name="T25" fmla="*/ T24 w 55"/>
                              <a:gd name="T26" fmla="+- 0 1106 1065"/>
                              <a:gd name="T27" fmla="*/ 1106 h 55"/>
                              <a:gd name="T28" fmla="+- 0 4460 4447"/>
                              <a:gd name="T29" fmla="*/ T28 w 55"/>
                              <a:gd name="T30" fmla="+- 0 1116 1065"/>
                              <a:gd name="T31" fmla="*/ 1116 h 55"/>
                              <a:gd name="T32" fmla="+- 0 4467 4447"/>
                              <a:gd name="T33" fmla="*/ T32 w 55"/>
                              <a:gd name="T34" fmla="+- 0 1119 1065"/>
                              <a:gd name="T35" fmla="*/ 1119 h 55"/>
                              <a:gd name="T36" fmla="+- 0 4482 4447"/>
                              <a:gd name="T37" fmla="*/ T36 w 55"/>
                              <a:gd name="T38" fmla="+- 0 1119 1065"/>
                              <a:gd name="T39" fmla="*/ 1119 h 55"/>
                              <a:gd name="T40" fmla="+- 0 4488 4447"/>
                              <a:gd name="T41" fmla="*/ T40 w 55"/>
                              <a:gd name="T42" fmla="+- 0 1116 1065"/>
                              <a:gd name="T43" fmla="*/ 1116 h 55"/>
                              <a:gd name="T44" fmla="+- 0 4499 4447"/>
                              <a:gd name="T45" fmla="*/ T44 w 55"/>
                              <a:gd name="T46" fmla="+- 0 1106 1065"/>
                              <a:gd name="T47" fmla="*/ 1106 h 55"/>
                              <a:gd name="T48" fmla="+- 0 4501 4447"/>
                              <a:gd name="T49" fmla="*/ T48 w 55"/>
                              <a:gd name="T50" fmla="+- 0 1099 1065"/>
                              <a:gd name="T51" fmla="*/ 1099 h 55"/>
                              <a:gd name="T52" fmla="+- 0 4501 4447"/>
                              <a:gd name="T53" fmla="*/ T52 w 55"/>
                              <a:gd name="T54" fmla="+- 0 1085 1065"/>
                              <a:gd name="T55" fmla="*/ 1085 h 55"/>
                              <a:gd name="T56" fmla="+- 0 4499 4447"/>
                              <a:gd name="T57" fmla="*/ T56 w 55"/>
                              <a:gd name="T58" fmla="+- 0 1078 1065"/>
                              <a:gd name="T59" fmla="*/ 1078 h 55"/>
                              <a:gd name="T60" fmla="+- 0 4488 4447"/>
                              <a:gd name="T61" fmla="*/ T60 w 55"/>
                              <a:gd name="T62" fmla="+- 0 1068 1065"/>
                              <a:gd name="T63" fmla="*/ 1068 h 55"/>
                              <a:gd name="T64" fmla="+- 0 4482 4447"/>
                              <a:gd name="T65" fmla="*/ T64 w 55"/>
                              <a:gd name="T66" fmla="+- 0 1065 1065"/>
                              <a:gd name="T67" fmla="*/ 1065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5" h="55">
                                <a:moveTo>
                                  <a:pt x="35" y="0"/>
                                </a:moveTo>
                                <a:lnTo>
                                  <a:pt x="20" y="0"/>
                                </a:lnTo>
                                <a:lnTo>
                                  <a:pt x="13" y="3"/>
                                </a:lnTo>
                                <a:lnTo>
                                  <a:pt x="3" y="13"/>
                                </a:lnTo>
                                <a:lnTo>
                                  <a:pt x="0" y="20"/>
                                </a:lnTo>
                                <a:lnTo>
                                  <a:pt x="0" y="34"/>
                                </a:lnTo>
                                <a:lnTo>
                                  <a:pt x="3" y="41"/>
                                </a:lnTo>
                                <a:lnTo>
                                  <a:pt x="13" y="51"/>
                                </a:lnTo>
                                <a:lnTo>
                                  <a:pt x="20" y="54"/>
                                </a:lnTo>
                                <a:lnTo>
                                  <a:pt x="35" y="54"/>
                                </a:lnTo>
                                <a:lnTo>
                                  <a:pt x="41" y="51"/>
                                </a:lnTo>
                                <a:lnTo>
                                  <a:pt x="52" y="41"/>
                                </a:lnTo>
                                <a:lnTo>
                                  <a:pt x="54" y="34"/>
                                </a:lnTo>
                                <a:lnTo>
                                  <a:pt x="54" y="20"/>
                                </a:lnTo>
                                <a:lnTo>
                                  <a:pt x="52" y="13"/>
                                </a:lnTo>
                                <a:lnTo>
                                  <a:pt x="41" y="3"/>
                                </a:lnTo>
                                <a:lnTo>
                                  <a:pt x="35"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351"/>
                        <wps:cNvSpPr>
                          <a:spLocks/>
                        </wps:cNvSpPr>
                        <wps:spPr bwMode="auto">
                          <a:xfrm>
                            <a:off x="4447" y="1065"/>
                            <a:ext cx="55" cy="55"/>
                          </a:xfrm>
                          <a:custGeom>
                            <a:avLst/>
                            <a:gdLst>
                              <a:gd name="T0" fmla="+- 0 4474 4447"/>
                              <a:gd name="T1" fmla="*/ T0 w 55"/>
                              <a:gd name="T2" fmla="+- 0 1119 1065"/>
                              <a:gd name="T3" fmla="*/ 1119 h 55"/>
                              <a:gd name="T4" fmla="+- 0 4482 4447"/>
                              <a:gd name="T5" fmla="*/ T4 w 55"/>
                              <a:gd name="T6" fmla="+- 0 1119 1065"/>
                              <a:gd name="T7" fmla="*/ 1119 h 55"/>
                              <a:gd name="T8" fmla="+- 0 4488 4447"/>
                              <a:gd name="T9" fmla="*/ T8 w 55"/>
                              <a:gd name="T10" fmla="+- 0 1116 1065"/>
                              <a:gd name="T11" fmla="*/ 1116 h 55"/>
                              <a:gd name="T12" fmla="+- 0 4494 4447"/>
                              <a:gd name="T13" fmla="*/ T12 w 55"/>
                              <a:gd name="T14" fmla="+- 0 1111 1065"/>
                              <a:gd name="T15" fmla="*/ 1111 h 55"/>
                              <a:gd name="T16" fmla="+- 0 4499 4447"/>
                              <a:gd name="T17" fmla="*/ T16 w 55"/>
                              <a:gd name="T18" fmla="+- 0 1106 1065"/>
                              <a:gd name="T19" fmla="*/ 1106 h 55"/>
                              <a:gd name="T20" fmla="+- 0 4501 4447"/>
                              <a:gd name="T21" fmla="*/ T20 w 55"/>
                              <a:gd name="T22" fmla="+- 0 1099 1065"/>
                              <a:gd name="T23" fmla="*/ 1099 h 55"/>
                              <a:gd name="T24" fmla="+- 0 4501 4447"/>
                              <a:gd name="T25" fmla="*/ T24 w 55"/>
                              <a:gd name="T26" fmla="+- 0 1092 1065"/>
                              <a:gd name="T27" fmla="*/ 1092 h 55"/>
                              <a:gd name="T28" fmla="+- 0 4501 4447"/>
                              <a:gd name="T29" fmla="*/ T28 w 55"/>
                              <a:gd name="T30" fmla="+- 0 1085 1065"/>
                              <a:gd name="T31" fmla="*/ 1085 h 55"/>
                              <a:gd name="T32" fmla="+- 0 4499 4447"/>
                              <a:gd name="T33" fmla="*/ T32 w 55"/>
                              <a:gd name="T34" fmla="+- 0 1078 1065"/>
                              <a:gd name="T35" fmla="*/ 1078 h 55"/>
                              <a:gd name="T36" fmla="+- 0 4494 4447"/>
                              <a:gd name="T37" fmla="*/ T36 w 55"/>
                              <a:gd name="T38" fmla="+- 0 1073 1065"/>
                              <a:gd name="T39" fmla="*/ 1073 h 55"/>
                              <a:gd name="T40" fmla="+- 0 4488 4447"/>
                              <a:gd name="T41" fmla="*/ T40 w 55"/>
                              <a:gd name="T42" fmla="+- 0 1068 1065"/>
                              <a:gd name="T43" fmla="*/ 1068 h 55"/>
                              <a:gd name="T44" fmla="+- 0 4482 4447"/>
                              <a:gd name="T45" fmla="*/ T44 w 55"/>
                              <a:gd name="T46" fmla="+- 0 1065 1065"/>
                              <a:gd name="T47" fmla="*/ 1065 h 55"/>
                              <a:gd name="T48" fmla="+- 0 4474 4447"/>
                              <a:gd name="T49" fmla="*/ T48 w 55"/>
                              <a:gd name="T50" fmla="+- 0 1065 1065"/>
                              <a:gd name="T51" fmla="*/ 1065 h 55"/>
                              <a:gd name="T52" fmla="+- 0 4467 4447"/>
                              <a:gd name="T53" fmla="*/ T52 w 55"/>
                              <a:gd name="T54" fmla="+- 0 1065 1065"/>
                              <a:gd name="T55" fmla="*/ 1065 h 55"/>
                              <a:gd name="T56" fmla="+- 0 4460 4447"/>
                              <a:gd name="T57" fmla="*/ T56 w 55"/>
                              <a:gd name="T58" fmla="+- 0 1068 1065"/>
                              <a:gd name="T59" fmla="*/ 1068 h 55"/>
                              <a:gd name="T60" fmla="+- 0 4455 4447"/>
                              <a:gd name="T61" fmla="*/ T60 w 55"/>
                              <a:gd name="T62" fmla="+- 0 1073 1065"/>
                              <a:gd name="T63" fmla="*/ 1073 h 55"/>
                              <a:gd name="T64" fmla="+- 0 4450 4447"/>
                              <a:gd name="T65" fmla="*/ T64 w 55"/>
                              <a:gd name="T66" fmla="+- 0 1078 1065"/>
                              <a:gd name="T67" fmla="*/ 1078 h 55"/>
                              <a:gd name="T68" fmla="+- 0 4447 4447"/>
                              <a:gd name="T69" fmla="*/ T68 w 55"/>
                              <a:gd name="T70" fmla="+- 0 1085 1065"/>
                              <a:gd name="T71" fmla="*/ 1085 h 55"/>
                              <a:gd name="T72" fmla="+- 0 4447 4447"/>
                              <a:gd name="T73" fmla="*/ T72 w 55"/>
                              <a:gd name="T74" fmla="+- 0 1092 1065"/>
                              <a:gd name="T75" fmla="*/ 1092 h 55"/>
                              <a:gd name="T76" fmla="+- 0 4447 4447"/>
                              <a:gd name="T77" fmla="*/ T76 w 55"/>
                              <a:gd name="T78" fmla="+- 0 1099 1065"/>
                              <a:gd name="T79" fmla="*/ 1099 h 55"/>
                              <a:gd name="T80" fmla="+- 0 4450 4447"/>
                              <a:gd name="T81" fmla="*/ T80 w 55"/>
                              <a:gd name="T82" fmla="+- 0 1106 1065"/>
                              <a:gd name="T83" fmla="*/ 1106 h 55"/>
                              <a:gd name="T84" fmla="+- 0 4455 4447"/>
                              <a:gd name="T85" fmla="*/ T84 w 55"/>
                              <a:gd name="T86" fmla="+- 0 1111 1065"/>
                              <a:gd name="T87" fmla="*/ 1111 h 55"/>
                              <a:gd name="T88" fmla="+- 0 4460 4447"/>
                              <a:gd name="T89" fmla="*/ T88 w 55"/>
                              <a:gd name="T90" fmla="+- 0 1116 1065"/>
                              <a:gd name="T91" fmla="*/ 1116 h 55"/>
                              <a:gd name="T92" fmla="+- 0 4467 4447"/>
                              <a:gd name="T93" fmla="*/ T92 w 55"/>
                              <a:gd name="T94" fmla="+- 0 1119 1065"/>
                              <a:gd name="T95" fmla="*/ 1119 h 55"/>
                              <a:gd name="T96" fmla="+- 0 4474 4447"/>
                              <a:gd name="T97" fmla="*/ T96 w 55"/>
                              <a:gd name="T98" fmla="+- 0 1119 1065"/>
                              <a:gd name="T99" fmla="*/ 1119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 h="55">
                                <a:moveTo>
                                  <a:pt x="27" y="54"/>
                                </a:moveTo>
                                <a:lnTo>
                                  <a:pt x="35" y="54"/>
                                </a:lnTo>
                                <a:lnTo>
                                  <a:pt x="41" y="51"/>
                                </a:lnTo>
                                <a:lnTo>
                                  <a:pt x="47" y="46"/>
                                </a:lnTo>
                                <a:lnTo>
                                  <a:pt x="52" y="41"/>
                                </a:lnTo>
                                <a:lnTo>
                                  <a:pt x="54" y="34"/>
                                </a:lnTo>
                                <a:lnTo>
                                  <a:pt x="54" y="27"/>
                                </a:lnTo>
                                <a:lnTo>
                                  <a:pt x="54" y="20"/>
                                </a:lnTo>
                                <a:lnTo>
                                  <a:pt x="52" y="13"/>
                                </a:lnTo>
                                <a:lnTo>
                                  <a:pt x="47" y="8"/>
                                </a:lnTo>
                                <a:lnTo>
                                  <a:pt x="41" y="3"/>
                                </a:lnTo>
                                <a:lnTo>
                                  <a:pt x="35" y="0"/>
                                </a:lnTo>
                                <a:lnTo>
                                  <a:pt x="27" y="0"/>
                                </a:lnTo>
                                <a:lnTo>
                                  <a:pt x="20" y="0"/>
                                </a:lnTo>
                                <a:lnTo>
                                  <a:pt x="13" y="3"/>
                                </a:lnTo>
                                <a:lnTo>
                                  <a:pt x="8" y="8"/>
                                </a:lnTo>
                                <a:lnTo>
                                  <a:pt x="3" y="13"/>
                                </a:lnTo>
                                <a:lnTo>
                                  <a:pt x="0" y="20"/>
                                </a:lnTo>
                                <a:lnTo>
                                  <a:pt x="0" y="27"/>
                                </a:lnTo>
                                <a:lnTo>
                                  <a:pt x="0" y="34"/>
                                </a:lnTo>
                                <a:lnTo>
                                  <a:pt x="3" y="41"/>
                                </a:lnTo>
                                <a:lnTo>
                                  <a:pt x="8" y="46"/>
                                </a:lnTo>
                                <a:lnTo>
                                  <a:pt x="13" y="51"/>
                                </a:lnTo>
                                <a:lnTo>
                                  <a:pt x="20" y="54"/>
                                </a:lnTo>
                                <a:lnTo>
                                  <a:pt x="27" y="54"/>
                                </a:lnTo>
                                <a:close/>
                              </a:path>
                            </a:pathLst>
                          </a:custGeom>
                          <a:noFill/>
                          <a:ln w="344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Freeform 350"/>
                        <wps:cNvSpPr>
                          <a:spLocks/>
                        </wps:cNvSpPr>
                        <wps:spPr bwMode="auto">
                          <a:xfrm>
                            <a:off x="3622" y="1649"/>
                            <a:ext cx="55" cy="55"/>
                          </a:xfrm>
                          <a:custGeom>
                            <a:avLst/>
                            <a:gdLst>
                              <a:gd name="T0" fmla="+- 0 3657 3622"/>
                              <a:gd name="T1" fmla="*/ T0 w 55"/>
                              <a:gd name="T2" fmla="+- 0 1649 1649"/>
                              <a:gd name="T3" fmla="*/ 1649 h 55"/>
                              <a:gd name="T4" fmla="+- 0 3642 3622"/>
                              <a:gd name="T5" fmla="*/ T4 w 55"/>
                              <a:gd name="T6" fmla="+- 0 1649 1649"/>
                              <a:gd name="T7" fmla="*/ 1649 h 55"/>
                              <a:gd name="T8" fmla="+- 0 3635 3622"/>
                              <a:gd name="T9" fmla="*/ T8 w 55"/>
                              <a:gd name="T10" fmla="+- 0 1652 1649"/>
                              <a:gd name="T11" fmla="*/ 1652 h 55"/>
                              <a:gd name="T12" fmla="+- 0 3625 3622"/>
                              <a:gd name="T13" fmla="*/ T12 w 55"/>
                              <a:gd name="T14" fmla="+- 0 1662 1649"/>
                              <a:gd name="T15" fmla="*/ 1662 h 55"/>
                              <a:gd name="T16" fmla="+- 0 3622 3622"/>
                              <a:gd name="T17" fmla="*/ T16 w 55"/>
                              <a:gd name="T18" fmla="+- 0 1669 1649"/>
                              <a:gd name="T19" fmla="*/ 1669 h 55"/>
                              <a:gd name="T20" fmla="+- 0 3622 3622"/>
                              <a:gd name="T21" fmla="*/ T20 w 55"/>
                              <a:gd name="T22" fmla="+- 0 1683 1649"/>
                              <a:gd name="T23" fmla="*/ 1683 h 55"/>
                              <a:gd name="T24" fmla="+- 0 3625 3622"/>
                              <a:gd name="T25" fmla="*/ T24 w 55"/>
                              <a:gd name="T26" fmla="+- 0 1690 1649"/>
                              <a:gd name="T27" fmla="*/ 1690 h 55"/>
                              <a:gd name="T28" fmla="+- 0 3635 3622"/>
                              <a:gd name="T29" fmla="*/ T28 w 55"/>
                              <a:gd name="T30" fmla="+- 0 1700 1649"/>
                              <a:gd name="T31" fmla="*/ 1700 h 55"/>
                              <a:gd name="T32" fmla="+- 0 3642 3622"/>
                              <a:gd name="T33" fmla="*/ T32 w 55"/>
                              <a:gd name="T34" fmla="+- 0 1703 1649"/>
                              <a:gd name="T35" fmla="*/ 1703 h 55"/>
                              <a:gd name="T36" fmla="+- 0 3657 3622"/>
                              <a:gd name="T37" fmla="*/ T36 w 55"/>
                              <a:gd name="T38" fmla="+- 0 1703 1649"/>
                              <a:gd name="T39" fmla="*/ 1703 h 55"/>
                              <a:gd name="T40" fmla="+- 0 3664 3622"/>
                              <a:gd name="T41" fmla="*/ T40 w 55"/>
                              <a:gd name="T42" fmla="+- 0 1700 1649"/>
                              <a:gd name="T43" fmla="*/ 1700 h 55"/>
                              <a:gd name="T44" fmla="+- 0 3674 3622"/>
                              <a:gd name="T45" fmla="*/ T44 w 55"/>
                              <a:gd name="T46" fmla="+- 0 1690 1649"/>
                              <a:gd name="T47" fmla="*/ 1690 h 55"/>
                              <a:gd name="T48" fmla="+- 0 3677 3622"/>
                              <a:gd name="T49" fmla="*/ T48 w 55"/>
                              <a:gd name="T50" fmla="+- 0 1683 1649"/>
                              <a:gd name="T51" fmla="*/ 1683 h 55"/>
                              <a:gd name="T52" fmla="+- 0 3677 3622"/>
                              <a:gd name="T53" fmla="*/ T52 w 55"/>
                              <a:gd name="T54" fmla="+- 0 1669 1649"/>
                              <a:gd name="T55" fmla="*/ 1669 h 55"/>
                              <a:gd name="T56" fmla="+- 0 3674 3622"/>
                              <a:gd name="T57" fmla="*/ T56 w 55"/>
                              <a:gd name="T58" fmla="+- 0 1662 1649"/>
                              <a:gd name="T59" fmla="*/ 1662 h 55"/>
                              <a:gd name="T60" fmla="+- 0 3664 3622"/>
                              <a:gd name="T61" fmla="*/ T60 w 55"/>
                              <a:gd name="T62" fmla="+- 0 1652 1649"/>
                              <a:gd name="T63" fmla="*/ 1652 h 55"/>
                              <a:gd name="T64" fmla="+- 0 3657 3622"/>
                              <a:gd name="T65" fmla="*/ T64 w 55"/>
                              <a:gd name="T66" fmla="+- 0 1649 1649"/>
                              <a:gd name="T67" fmla="*/ 1649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5" h="55">
                                <a:moveTo>
                                  <a:pt x="35" y="0"/>
                                </a:moveTo>
                                <a:lnTo>
                                  <a:pt x="20" y="0"/>
                                </a:lnTo>
                                <a:lnTo>
                                  <a:pt x="13" y="3"/>
                                </a:lnTo>
                                <a:lnTo>
                                  <a:pt x="3" y="13"/>
                                </a:lnTo>
                                <a:lnTo>
                                  <a:pt x="0" y="20"/>
                                </a:lnTo>
                                <a:lnTo>
                                  <a:pt x="0" y="34"/>
                                </a:lnTo>
                                <a:lnTo>
                                  <a:pt x="3" y="41"/>
                                </a:lnTo>
                                <a:lnTo>
                                  <a:pt x="13" y="51"/>
                                </a:lnTo>
                                <a:lnTo>
                                  <a:pt x="20" y="54"/>
                                </a:lnTo>
                                <a:lnTo>
                                  <a:pt x="35" y="54"/>
                                </a:lnTo>
                                <a:lnTo>
                                  <a:pt x="42" y="51"/>
                                </a:lnTo>
                                <a:lnTo>
                                  <a:pt x="52" y="41"/>
                                </a:lnTo>
                                <a:lnTo>
                                  <a:pt x="55" y="34"/>
                                </a:lnTo>
                                <a:lnTo>
                                  <a:pt x="55" y="20"/>
                                </a:lnTo>
                                <a:lnTo>
                                  <a:pt x="52" y="13"/>
                                </a:lnTo>
                                <a:lnTo>
                                  <a:pt x="42" y="3"/>
                                </a:lnTo>
                                <a:lnTo>
                                  <a:pt x="35"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349"/>
                        <wps:cNvSpPr>
                          <a:spLocks/>
                        </wps:cNvSpPr>
                        <wps:spPr bwMode="auto">
                          <a:xfrm>
                            <a:off x="3622" y="1649"/>
                            <a:ext cx="55" cy="55"/>
                          </a:xfrm>
                          <a:custGeom>
                            <a:avLst/>
                            <a:gdLst>
                              <a:gd name="T0" fmla="+- 0 3650 3622"/>
                              <a:gd name="T1" fmla="*/ T0 w 55"/>
                              <a:gd name="T2" fmla="+- 0 1703 1649"/>
                              <a:gd name="T3" fmla="*/ 1703 h 55"/>
                              <a:gd name="T4" fmla="+- 0 3657 3622"/>
                              <a:gd name="T5" fmla="*/ T4 w 55"/>
                              <a:gd name="T6" fmla="+- 0 1703 1649"/>
                              <a:gd name="T7" fmla="*/ 1703 h 55"/>
                              <a:gd name="T8" fmla="+- 0 3664 3622"/>
                              <a:gd name="T9" fmla="*/ T8 w 55"/>
                              <a:gd name="T10" fmla="+- 0 1700 1649"/>
                              <a:gd name="T11" fmla="*/ 1700 h 55"/>
                              <a:gd name="T12" fmla="+- 0 3669 3622"/>
                              <a:gd name="T13" fmla="*/ T12 w 55"/>
                              <a:gd name="T14" fmla="+- 0 1695 1649"/>
                              <a:gd name="T15" fmla="*/ 1695 h 55"/>
                              <a:gd name="T16" fmla="+- 0 3674 3622"/>
                              <a:gd name="T17" fmla="*/ T16 w 55"/>
                              <a:gd name="T18" fmla="+- 0 1690 1649"/>
                              <a:gd name="T19" fmla="*/ 1690 h 55"/>
                              <a:gd name="T20" fmla="+- 0 3677 3622"/>
                              <a:gd name="T21" fmla="*/ T20 w 55"/>
                              <a:gd name="T22" fmla="+- 0 1683 1649"/>
                              <a:gd name="T23" fmla="*/ 1683 h 55"/>
                              <a:gd name="T24" fmla="+- 0 3677 3622"/>
                              <a:gd name="T25" fmla="*/ T24 w 55"/>
                              <a:gd name="T26" fmla="+- 0 1676 1649"/>
                              <a:gd name="T27" fmla="*/ 1676 h 55"/>
                              <a:gd name="T28" fmla="+- 0 3677 3622"/>
                              <a:gd name="T29" fmla="*/ T28 w 55"/>
                              <a:gd name="T30" fmla="+- 0 1669 1649"/>
                              <a:gd name="T31" fmla="*/ 1669 h 55"/>
                              <a:gd name="T32" fmla="+- 0 3674 3622"/>
                              <a:gd name="T33" fmla="*/ T32 w 55"/>
                              <a:gd name="T34" fmla="+- 0 1662 1649"/>
                              <a:gd name="T35" fmla="*/ 1662 h 55"/>
                              <a:gd name="T36" fmla="+- 0 3669 3622"/>
                              <a:gd name="T37" fmla="*/ T36 w 55"/>
                              <a:gd name="T38" fmla="+- 0 1657 1649"/>
                              <a:gd name="T39" fmla="*/ 1657 h 55"/>
                              <a:gd name="T40" fmla="+- 0 3664 3622"/>
                              <a:gd name="T41" fmla="*/ T40 w 55"/>
                              <a:gd name="T42" fmla="+- 0 1652 1649"/>
                              <a:gd name="T43" fmla="*/ 1652 h 55"/>
                              <a:gd name="T44" fmla="+- 0 3657 3622"/>
                              <a:gd name="T45" fmla="*/ T44 w 55"/>
                              <a:gd name="T46" fmla="+- 0 1649 1649"/>
                              <a:gd name="T47" fmla="*/ 1649 h 55"/>
                              <a:gd name="T48" fmla="+- 0 3650 3622"/>
                              <a:gd name="T49" fmla="*/ T48 w 55"/>
                              <a:gd name="T50" fmla="+- 0 1649 1649"/>
                              <a:gd name="T51" fmla="*/ 1649 h 55"/>
                              <a:gd name="T52" fmla="+- 0 3642 3622"/>
                              <a:gd name="T53" fmla="*/ T52 w 55"/>
                              <a:gd name="T54" fmla="+- 0 1649 1649"/>
                              <a:gd name="T55" fmla="*/ 1649 h 55"/>
                              <a:gd name="T56" fmla="+- 0 3635 3622"/>
                              <a:gd name="T57" fmla="*/ T56 w 55"/>
                              <a:gd name="T58" fmla="+- 0 1652 1649"/>
                              <a:gd name="T59" fmla="*/ 1652 h 55"/>
                              <a:gd name="T60" fmla="+- 0 3630 3622"/>
                              <a:gd name="T61" fmla="*/ T60 w 55"/>
                              <a:gd name="T62" fmla="+- 0 1657 1649"/>
                              <a:gd name="T63" fmla="*/ 1657 h 55"/>
                              <a:gd name="T64" fmla="+- 0 3625 3622"/>
                              <a:gd name="T65" fmla="*/ T64 w 55"/>
                              <a:gd name="T66" fmla="+- 0 1662 1649"/>
                              <a:gd name="T67" fmla="*/ 1662 h 55"/>
                              <a:gd name="T68" fmla="+- 0 3622 3622"/>
                              <a:gd name="T69" fmla="*/ T68 w 55"/>
                              <a:gd name="T70" fmla="+- 0 1669 1649"/>
                              <a:gd name="T71" fmla="*/ 1669 h 55"/>
                              <a:gd name="T72" fmla="+- 0 3622 3622"/>
                              <a:gd name="T73" fmla="*/ T72 w 55"/>
                              <a:gd name="T74" fmla="+- 0 1676 1649"/>
                              <a:gd name="T75" fmla="*/ 1676 h 55"/>
                              <a:gd name="T76" fmla="+- 0 3622 3622"/>
                              <a:gd name="T77" fmla="*/ T76 w 55"/>
                              <a:gd name="T78" fmla="+- 0 1683 1649"/>
                              <a:gd name="T79" fmla="*/ 1683 h 55"/>
                              <a:gd name="T80" fmla="+- 0 3625 3622"/>
                              <a:gd name="T81" fmla="*/ T80 w 55"/>
                              <a:gd name="T82" fmla="+- 0 1690 1649"/>
                              <a:gd name="T83" fmla="*/ 1690 h 55"/>
                              <a:gd name="T84" fmla="+- 0 3630 3622"/>
                              <a:gd name="T85" fmla="*/ T84 w 55"/>
                              <a:gd name="T86" fmla="+- 0 1695 1649"/>
                              <a:gd name="T87" fmla="*/ 1695 h 55"/>
                              <a:gd name="T88" fmla="+- 0 3635 3622"/>
                              <a:gd name="T89" fmla="*/ T88 w 55"/>
                              <a:gd name="T90" fmla="+- 0 1700 1649"/>
                              <a:gd name="T91" fmla="*/ 1700 h 55"/>
                              <a:gd name="T92" fmla="+- 0 3642 3622"/>
                              <a:gd name="T93" fmla="*/ T92 w 55"/>
                              <a:gd name="T94" fmla="+- 0 1703 1649"/>
                              <a:gd name="T95" fmla="*/ 1703 h 55"/>
                              <a:gd name="T96" fmla="+- 0 3650 3622"/>
                              <a:gd name="T97" fmla="*/ T96 w 55"/>
                              <a:gd name="T98" fmla="+- 0 1703 1649"/>
                              <a:gd name="T99" fmla="*/ 1703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 h="55">
                                <a:moveTo>
                                  <a:pt x="28" y="54"/>
                                </a:moveTo>
                                <a:lnTo>
                                  <a:pt x="35" y="54"/>
                                </a:lnTo>
                                <a:lnTo>
                                  <a:pt x="42" y="51"/>
                                </a:lnTo>
                                <a:lnTo>
                                  <a:pt x="47" y="46"/>
                                </a:lnTo>
                                <a:lnTo>
                                  <a:pt x="52" y="41"/>
                                </a:lnTo>
                                <a:lnTo>
                                  <a:pt x="55" y="34"/>
                                </a:lnTo>
                                <a:lnTo>
                                  <a:pt x="55" y="27"/>
                                </a:lnTo>
                                <a:lnTo>
                                  <a:pt x="55" y="20"/>
                                </a:lnTo>
                                <a:lnTo>
                                  <a:pt x="52" y="13"/>
                                </a:lnTo>
                                <a:lnTo>
                                  <a:pt x="47" y="8"/>
                                </a:lnTo>
                                <a:lnTo>
                                  <a:pt x="42" y="3"/>
                                </a:lnTo>
                                <a:lnTo>
                                  <a:pt x="35" y="0"/>
                                </a:lnTo>
                                <a:lnTo>
                                  <a:pt x="28" y="0"/>
                                </a:lnTo>
                                <a:lnTo>
                                  <a:pt x="20" y="0"/>
                                </a:lnTo>
                                <a:lnTo>
                                  <a:pt x="13" y="3"/>
                                </a:lnTo>
                                <a:lnTo>
                                  <a:pt x="8" y="8"/>
                                </a:lnTo>
                                <a:lnTo>
                                  <a:pt x="3" y="13"/>
                                </a:lnTo>
                                <a:lnTo>
                                  <a:pt x="0" y="20"/>
                                </a:lnTo>
                                <a:lnTo>
                                  <a:pt x="0" y="27"/>
                                </a:lnTo>
                                <a:lnTo>
                                  <a:pt x="0" y="34"/>
                                </a:lnTo>
                                <a:lnTo>
                                  <a:pt x="3" y="41"/>
                                </a:lnTo>
                                <a:lnTo>
                                  <a:pt x="8" y="46"/>
                                </a:lnTo>
                                <a:lnTo>
                                  <a:pt x="13" y="51"/>
                                </a:lnTo>
                                <a:lnTo>
                                  <a:pt x="20" y="54"/>
                                </a:lnTo>
                                <a:lnTo>
                                  <a:pt x="28" y="54"/>
                                </a:lnTo>
                                <a:close/>
                              </a:path>
                            </a:pathLst>
                          </a:custGeom>
                          <a:noFill/>
                          <a:ln w="344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Freeform 348"/>
                        <wps:cNvSpPr>
                          <a:spLocks/>
                        </wps:cNvSpPr>
                        <wps:spPr bwMode="auto">
                          <a:xfrm>
                            <a:off x="2248" y="2692"/>
                            <a:ext cx="55" cy="55"/>
                          </a:xfrm>
                          <a:custGeom>
                            <a:avLst/>
                            <a:gdLst>
                              <a:gd name="T0" fmla="+- 0 2282 2248"/>
                              <a:gd name="T1" fmla="*/ T0 w 55"/>
                              <a:gd name="T2" fmla="+- 0 2692 2692"/>
                              <a:gd name="T3" fmla="*/ 2692 h 55"/>
                              <a:gd name="T4" fmla="+- 0 2268 2248"/>
                              <a:gd name="T5" fmla="*/ T4 w 55"/>
                              <a:gd name="T6" fmla="+- 0 2692 2692"/>
                              <a:gd name="T7" fmla="*/ 2692 h 55"/>
                              <a:gd name="T8" fmla="+- 0 2261 2248"/>
                              <a:gd name="T9" fmla="*/ T8 w 55"/>
                              <a:gd name="T10" fmla="+- 0 2695 2692"/>
                              <a:gd name="T11" fmla="*/ 2695 h 55"/>
                              <a:gd name="T12" fmla="+- 0 2251 2248"/>
                              <a:gd name="T13" fmla="*/ T12 w 55"/>
                              <a:gd name="T14" fmla="+- 0 2705 2692"/>
                              <a:gd name="T15" fmla="*/ 2705 h 55"/>
                              <a:gd name="T16" fmla="+- 0 2248 2248"/>
                              <a:gd name="T17" fmla="*/ T16 w 55"/>
                              <a:gd name="T18" fmla="+- 0 2712 2692"/>
                              <a:gd name="T19" fmla="*/ 2712 h 55"/>
                              <a:gd name="T20" fmla="+- 0 2248 2248"/>
                              <a:gd name="T21" fmla="*/ T20 w 55"/>
                              <a:gd name="T22" fmla="+- 0 2727 2692"/>
                              <a:gd name="T23" fmla="*/ 2727 h 55"/>
                              <a:gd name="T24" fmla="+- 0 2251 2248"/>
                              <a:gd name="T25" fmla="*/ T24 w 55"/>
                              <a:gd name="T26" fmla="+- 0 2733 2692"/>
                              <a:gd name="T27" fmla="*/ 2733 h 55"/>
                              <a:gd name="T28" fmla="+- 0 2261 2248"/>
                              <a:gd name="T29" fmla="*/ T28 w 55"/>
                              <a:gd name="T30" fmla="+- 0 2744 2692"/>
                              <a:gd name="T31" fmla="*/ 2744 h 55"/>
                              <a:gd name="T32" fmla="+- 0 2268 2248"/>
                              <a:gd name="T33" fmla="*/ T32 w 55"/>
                              <a:gd name="T34" fmla="+- 0 2746 2692"/>
                              <a:gd name="T35" fmla="*/ 2746 h 55"/>
                              <a:gd name="T36" fmla="+- 0 2282 2248"/>
                              <a:gd name="T37" fmla="*/ T36 w 55"/>
                              <a:gd name="T38" fmla="+- 0 2746 2692"/>
                              <a:gd name="T39" fmla="*/ 2746 h 55"/>
                              <a:gd name="T40" fmla="+- 0 2289 2248"/>
                              <a:gd name="T41" fmla="*/ T40 w 55"/>
                              <a:gd name="T42" fmla="+- 0 2744 2692"/>
                              <a:gd name="T43" fmla="*/ 2744 h 55"/>
                              <a:gd name="T44" fmla="+- 0 2299 2248"/>
                              <a:gd name="T45" fmla="*/ T44 w 55"/>
                              <a:gd name="T46" fmla="+- 0 2733 2692"/>
                              <a:gd name="T47" fmla="*/ 2733 h 55"/>
                              <a:gd name="T48" fmla="+- 0 2302 2248"/>
                              <a:gd name="T49" fmla="*/ T48 w 55"/>
                              <a:gd name="T50" fmla="+- 0 2727 2692"/>
                              <a:gd name="T51" fmla="*/ 2727 h 55"/>
                              <a:gd name="T52" fmla="+- 0 2302 2248"/>
                              <a:gd name="T53" fmla="*/ T52 w 55"/>
                              <a:gd name="T54" fmla="+- 0 2712 2692"/>
                              <a:gd name="T55" fmla="*/ 2712 h 55"/>
                              <a:gd name="T56" fmla="+- 0 2299 2248"/>
                              <a:gd name="T57" fmla="*/ T56 w 55"/>
                              <a:gd name="T58" fmla="+- 0 2705 2692"/>
                              <a:gd name="T59" fmla="*/ 2705 h 55"/>
                              <a:gd name="T60" fmla="+- 0 2289 2248"/>
                              <a:gd name="T61" fmla="*/ T60 w 55"/>
                              <a:gd name="T62" fmla="+- 0 2695 2692"/>
                              <a:gd name="T63" fmla="*/ 2695 h 55"/>
                              <a:gd name="T64" fmla="+- 0 2282 2248"/>
                              <a:gd name="T65" fmla="*/ T64 w 55"/>
                              <a:gd name="T66" fmla="+- 0 2692 2692"/>
                              <a:gd name="T67" fmla="*/ 2692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5" h="55">
                                <a:moveTo>
                                  <a:pt x="34" y="0"/>
                                </a:moveTo>
                                <a:lnTo>
                                  <a:pt x="20" y="0"/>
                                </a:lnTo>
                                <a:lnTo>
                                  <a:pt x="13" y="3"/>
                                </a:lnTo>
                                <a:lnTo>
                                  <a:pt x="3" y="13"/>
                                </a:lnTo>
                                <a:lnTo>
                                  <a:pt x="0" y="20"/>
                                </a:lnTo>
                                <a:lnTo>
                                  <a:pt x="0" y="35"/>
                                </a:lnTo>
                                <a:lnTo>
                                  <a:pt x="3" y="41"/>
                                </a:lnTo>
                                <a:lnTo>
                                  <a:pt x="13" y="52"/>
                                </a:lnTo>
                                <a:lnTo>
                                  <a:pt x="20" y="54"/>
                                </a:lnTo>
                                <a:lnTo>
                                  <a:pt x="34" y="54"/>
                                </a:lnTo>
                                <a:lnTo>
                                  <a:pt x="41" y="52"/>
                                </a:lnTo>
                                <a:lnTo>
                                  <a:pt x="51" y="41"/>
                                </a:lnTo>
                                <a:lnTo>
                                  <a:pt x="54" y="35"/>
                                </a:lnTo>
                                <a:lnTo>
                                  <a:pt x="54" y="20"/>
                                </a:lnTo>
                                <a:lnTo>
                                  <a:pt x="51" y="13"/>
                                </a:lnTo>
                                <a:lnTo>
                                  <a:pt x="41" y="3"/>
                                </a:lnTo>
                                <a:lnTo>
                                  <a:pt x="34"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347"/>
                        <wps:cNvSpPr>
                          <a:spLocks/>
                        </wps:cNvSpPr>
                        <wps:spPr bwMode="auto">
                          <a:xfrm>
                            <a:off x="2248" y="2692"/>
                            <a:ext cx="55" cy="55"/>
                          </a:xfrm>
                          <a:custGeom>
                            <a:avLst/>
                            <a:gdLst>
                              <a:gd name="T0" fmla="+- 0 2275 2248"/>
                              <a:gd name="T1" fmla="*/ T0 w 55"/>
                              <a:gd name="T2" fmla="+- 0 2746 2692"/>
                              <a:gd name="T3" fmla="*/ 2746 h 55"/>
                              <a:gd name="T4" fmla="+- 0 2282 2248"/>
                              <a:gd name="T5" fmla="*/ T4 w 55"/>
                              <a:gd name="T6" fmla="+- 0 2746 2692"/>
                              <a:gd name="T7" fmla="*/ 2746 h 55"/>
                              <a:gd name="T8" fmla="+- 0 2289 2248"/>
                              <a:gd name="T9" fmla="*/ T8 w 55"/>
                              <a:gd name="T10" fmla="+- 0 2744 2692"/>
                              <a:gd name="T11" fmla="*/ 2744 h 55"/>
                              <a:gd name="T12" fmla="+- 0 2294 2248"/>
                              <a:gd name="T13" fmla="*/ T12 w 55"/>
                              <a:gd name="T14" fmla="+- 0 2739 2692"/>
                              <a:gd name="T15" fmla="*/ 2739 h 55"/>
                              <a:gd name="T16" fmla="+- 0 2299 2248"/>
                              <a:gd name="T17" fmla="*/ T16 w 55"/>
                              <a:gd name="T18" fmla="+- 0 2733 2692"/>
                              <a:gd name="T19" fmla="*/ 2733 h 55"/>
                              <a:gd name="T20" fmla="+- 0 2302 2248"/>
                              <a:gd name="T21" fmla="*/ T20 w 55"/>
                              <a:gd name="T22" fmla="+- 0 2727 2692"/>
                              <a:gd name="T23" fmla="*/ 2727 h 55"/>
                              <a:gd name="T24" fmla="+- 0 2302 2248"/>
                              <a:gd name="T25" fmla="*/ T24 w 55"/>
                              <a:gd name="T26" fmla="+- 0 2719 2692"/>
                              <a:gd name="T27" fmla="*/ 2719 h 55"/>
                              <a:gd name="T28" fmla="+- 0 2302 2248"/>
                              <a:gd name="T29" fmla="*/ T28 w 55"/>
                              <a:gd name="T30" fmla="+- 0 2712 2692"/>
                              <a:gd name="T31" fmla="*/ 2712 h 55"/>
                              <a:gd name="T32" fmla="+- 0 2299 2248"/>
                              <a:gd name="T33" fmla="*/ T32 w 55"/>
                              <a:gd name="T34" fmla="+- 0 2705 2692"/>
                              <a:gd name="T35" fmla="*/ 2705 h 55"/>
                              <a:gd name="T36" fmla="+- 0 2294 2248"/>
                              <a:gd name="T37" fmla="*/ T36 w 55"/>
                              <a:gd name="T38" fmla="+- 0 2700 2692"/>
                              <a:gd name="T39" fmla="*/ 2700 h 55"/>
                              <a:gd name="T40" fmla="+- 0 2289 2248"/>
                              <a:gd name="T41" fmla="*/ T40 w 55"/>
                              <a:gd name="T42" fmla="+- 0 2695 2692"/>
                              <a:gd name="T43" fmla="*/ 2695 h 55"/>
                              <a:gd name="T44" fmla="+- 0 2282 2248"/>
                              <a:gd name="T45" fmla="*/ T44 w 55"/>
                              <a:gd name="T46" fmla="+- 0 2692 2692"/>
                              <a:gd name="T47" fmla="*/ 2692 h 55"/>
                              <a:gd name="T48" fmla="+- 0 2275 2248"/>
                              <a:gd name="T49" fmla="*/ T48 w 55"/>
                              <a:gd name="T50" fmla="+- 0 2692 2692"/>
                              <a:gd name="T51" fmla="*/ 2692 h 55"/>
                              <a:gd name="T52" fmla="+- 0 2268 2248"/>
                              <a:gd name="T53" fmla="*/ T52 w 55"/>
                              <a:gd name="T54" fmla="+- 0 2692 2692"/>
                              <a:gd name="T55" fmla="*/ 2692 h 55"/>
                              <a:gd name="T56" fmla="+- 0 2261 2248"/>
                              <a:gd name="T57" fmla="*/ T56 w 55"/>
                              <a:gd name="T58" fmla="+- 0 2695 2692"/>
                              <a:gd name="T59" fmla="*/ 2695 h 55"/>
                              <a:gd name="T60" fmla="+- 0 2256 2248"/>
                              <a:gd name="T61" fmla="*/ T60 w 55"/>
                              <a:gd name="T62" fmla="+- 0 2700 2692"/>
                              <a:gd name="T63" fmla="*/ 2700 h 55"/>
                              <a:gd name="T64" fmla="+- 0 2251 2248"/>
                              <a:gd name="T65" fmla="*/ T64 w 55"/>
                              <a:gd name="T66" fmla="+- 0 2705 2692"/>
                              <a:gd name="T67" fmla="*/ 2705 h 55"/>
                              <a:gd name="T68" fmla="+- 0 2248 2248"/>
                              <a:gd name="T69" fmla="*/ T68 w 55"/>
                              <a:gd name="T70" fmla="+- 0 2712 2692"/>
                              <a:gd name="T71" fmla="*/ 2712 h 55"/>
                              <a:gd name="T72" fmla="+- 0 2248 2248"/>
                              <a:gd name="T73" fmla="*/ T72 w 55"/>
                              <a:gd name="T74" fmla="+- 0 2719 2692"/>
                              <a:gd name="T75" fmla="*/ 2719 h 55"/>
                              <a:gd name="T76" fmla="+- 0 2248 2248"/>
                              <a:gd name="T77" fmla="*/ T76 w 55"/>
                              <a:gd name="T78" fmla="+- 0 2727 2692"/>
                              <a:gd name="T79" fmla="*/ 2727 h 55"/>
                              <a:gd name="T80" fmla="+- 0 2251 2248"/>
                              <a:gd name="T81" fmla="*/ T80 w 55"/>
                              <a:gd name="T82" fmla="+- 0 2733 2692"/>
                              <a:gd name="T83" fmla="*/ 2733 h 55"/>
                              <a:gd name="T84" fmla="+- 0 2256 2248"/>
                              <a:gd name="T85" fmla="*/ T84 w 55"/>
                              <a:gd name="T86" fmla="+- 0 2739 2692"/>
                              <a:gd name="T87" fmla="*/ 2739 h 55"/>
                              <a:gd name="T88" fmla="+- 0 2261 2248"/>
                              <a:gd name="T89" fmla="*/ T88 w 55"/>
                              <a:gd name="T90" fmla="+- 0 2744 2692"/>
                              <a:gd name="T91" fmla="*/ 2744 h 55"/>
                              <a:gd name="T92" fmla="+- 0 2268 2248"/>
                              <a:gd name="T93" fmla="*/ T92 w 55"/>
                              <a:gd name="T94" fmla="+- 0 2746 2692"/>
                              <a:gd name="T95" fmla="*/ 2746 h 55"/>
                              <a:gd name="T96" fmla="+- 0 2275 2248"/>
                              <a:gd name="T97" fmla="*/ T96 w 55"/>
                              <a:gd name="T98" fmla="+- 0 2746 2692"/>
                              <a:gd name="T99" fmla="*/ 2746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 h="55">
                                <a:moveTo>
                                  <a:pt x="27" y="54"/>
                                </a:moveTo>
                                <a:lnTo>
                                  <a:pt x="34" y="54"/>
                                </a:lnTo>
                                <a:lnTo>
                                  <a:pt x="41" y="52"/>
                                </a:lnTo>
                                <a:lnTo>
                                  <a:pt x="46" y="47"/>
                                </a:lnTo>
                                <a:lnTo>
                                  <a:pt x="51" y="41"/>
                                </a:lnTo>
                                <a:lnTo>
                                  <a:pt x="54" y="35"/>
                                </a:lnTo>
                                <a:lnTo>
                                  <a:pt x="54" y="27"/>
                                </a:lnTo>
                                <a:lnTo>
                                  <a:pt x="54" y="20"/>
                                </a:lnTo>
                                <a:lnTo>
                                  <a:pt x="51" y="13"/>
                                </a:lnTo>
                                <a:lnTo>
                                  <a:pt x="46" y="8"/>
                                </a:lnTo>
                                <a:lnTo>
                                  <a:pt x="41" y="3"/>
                                </a:lnTo>
                                <a:lnTo>
                                  <a:pt x="34" y="0"/>
                                </a:lnTo>
                                <a:lnTo>
                                  <a:pt x="27" y="0"/>
                                </a:lnTo>
                                <a:lnTo>
                                  <a:pt x="20" y="0"/>
                                </a:lnTo>
                                <a:lnTo>
                                  <a:pt x="13" y="3"/>
                                </a:lnTo>
                                <a:lnTo>
                                  <a:pt x="8" y="8"/>
                                </a:lnTo>
                                <a:lnTo>
                                  <a:pt x="3" y="13"/>
                                </a:lnTo>
                                <a:lnTo>
                                  <a:pt x="0" y="20"/>
                                </a:lnTo>
                                <a:lnTo>
                                  <a:pt x="0" y="27"/>
                                </a:lnTo>
                                <a:lnTo>
                                  <a:pt x="0" y="35"/>
                                </a:lnTo>
                                <a:lnTo>
                                  <a:pt x="3" y="41"/>
                                </a:lnTo>
                                <a:lnTo>
                                  <a:pt x="8" y="47"/>
                                </a:lnTo>
                                <a:lnTo>
                                  <a:pt x="13" y="52"/>
                                </a:lnTo>
                                <a:lnTo>
                                  <a:pt x="20" y="54"/>
                                </a:lnTo>
                                <a:lnTo>
                                  <a:pt x="27" y="54"/>
                                </a:lnTo>
                                <a:close/>
                              </a:path>
                            </a:pathLst>
                          </a:custGeom>
                          <a:noFill/>
                          <a:ln w="344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 name="Freeform 346"/>
                        <wps:cNvSpPr>
                          <a:spLocks/>
                        </wps:cNvSpPr>
                        <wps:spPr bwMode="auto">
                          <a:xfrm>
                            <a:off x="2275" y="261"/>
                            <a:ext cx="3300" cy="1904"/>
                          </a:xfrm>
                          <a:custGeom>
                            <a:avLst/>
                            <a:gdLst>
                              <a:gd name="T0" fmla="+- 0 5574 2275"/>
                              <a:gd name="T1" fmla="*/ T0 w 3300"/>
                              <a:gd name="T2" fmla="+- 0 261 261"/>
                              <a:gd name="T3" fmla="*/ 261 h 1904"/>
                              <a:gd name="T4" fmla="+- 0 5024 2275"/>
                              <a:gd name="T5" fmla="*/ T4 w 3300"/>
                              <a:gd name="T6" fmla="+- 0 690 261"/>
                              <a:gd name="T7" fmla="*/ 690 h 1904"/>
                              <a:gd name="T8" fmla="+- 0 4474 2275"/>
                              <a:gd name="T9" fmla="*/ T8 w 3300"/>
                              <a:gd name="T10" fmla="+- 0 1096 261"/>
                              <a:gd name="T11" fmla="*/ 1096 h 1904"/>
                              <a:gd name="T12" fmla="+- 0 3650 2275"/>
                              <a:gd name="T13" fmla="*/ T12 w 3300"/>
                              <a:gd name="T14" fmla="+- 0 1507 261"/>
                              <a:gd name="T15" fmla="*/ 1507 h 1904"/>
                              <a:gd name="T16" fmla="+- 0 3193 2275"/>
                              <a:gd name="T17" fmla="*/ T16 w 3300"/>
                              <a:gd name="T18" fmla="+- 0 1795 261"/>
                              <a:gd name="T19" fmla="*/ 1795 h 1904"/>
                              <a:gd name="T20" fmla="+- 0 2275 2275"/>
                              <a:gd name="T21" fmla="*/ T20 w 3300"/>
                              <a:gd name="T22" fmla="+- 0 2164 261"/>
                              <a:gd name="T23" fmla="*/ 2164 h 1904"/>
                            </a:gdLst>
                            <a:ahLst/>
                            <a:cxnLst>
                              <a:cxn ang="0">
                                <a:pos x="T1" y="T3"/>
                              </a:cxn>
                              <a:cxn ang="0">
                                <a:pos x="T5" y="T7"/>
                              </a:cxn>
                              <a:cxn ang="0">
                                <a:pos x="T9" y="T11"/>
                              </a:cxn>
                              <a:cxn ang="0">
                                <a:pos x="T13" y="T15"/>
                              </a:cxn>
                              <a:cxn ang="0">
                                <a:pos x="T17" y="T19"/>
                              </a:cxn>
                              <a:cxn ang="0">
                                <a:pos x="T21" y="T23"/>
                              </a:cxn>
                            </a:cxnLst>
                            <a:rect l="0" t="0" r="r" b="b"/>
                            <a:pathLst>
                              <a:path w="3300" h="1904">
                                <a:moveTo>
                                  <a:pt x="3299" y="0"/>
                                </a:moveTo>
                                <a:lnTo>
                                  <a:pt x="2749" y="429"/>
                                </a:lnTo>
                                <a:lnTo>
                                  <a:pt x="2199" y="835"/>
                                </a:lnTo>
                                <a:lnTo>
                                  <a:pt x="1375" y="1246"/>
                                </a:lnTo>
                                <a:lnTo>
                                  <a:pt x="918" y="1534"/>
                                </a:lnTo>
                                <a:lnTo>
                                  <a:pt x="0" y="1903"/>
                                </a:lnTo>
                              </a:path>
                            </a:pathLst>
                          </a:custGeom>
                          <a:noFill/>
                          <a:ln w="13767">
                            <a:solidFill>
                              <a:srgbClr val="FF7F0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AutoShape 345"/>
                        <wps:cNvSpPr>
                          <a:spLocks/>
                        </wps:cNvSpPr>
                        <wps:spPr bwMode="auto">
                          <a:xfrm>
                            <a:off x="2248" y="1507"/>
                            <a:ext cx="1429" cy="658"/>
                          </a:xfrm>
                          <a:custGeom>
                            <a:avLst/>
                            <a:gdLst>
                              <a:gd name="T0" fmla="+- 0 3622 2248"/>
                              <a:gd name="T1" fmla="*/ T0 w 1429"/>
                              <a:gd name="T2" fmla="+- 0 1507 1507"/>
                              <a:gd name="T3" fmla="*/ 1507 h 658"/>
                              <a:gd name="T4" fmla="+- 0 3677 2248"/>
                              <a:gd name="T5" fmla="*/ T4 w 1429"/>
                              <a:gd name="T6" fmla="+- 0 1507 1507"/>
                              <a:gd name="T7" fmla="*/ 1507 h 658"/>
                              <a:gd name="T8" fmla="+- 0 2248 2248"/>
                              <a:gd name="T9" fmla="*/ T8 w 1429"/>
                              <a:gd name="T10" fmla="+- 0 2164 1507"/>
                              <a:gd name="T11" fmla="*/ 2164 h 658"/>
                              <a:gd name="T12" fmla="+- 0 2302 2248"/>
                              <a:gd name="T13" fmla="*/ T12 w 1429"/>
                              <a:gd name="T14" fmla="+- 0 2164 1507"/>
                              <a:gd name="T15" fmla="*/ 2164 h 658"/>
                            </a:gdLst>
                            <a:ahLst/>
                            <a:cxnLst>
                              <a:cxn ang="0">
                                <a:pos x="T1" y="T3"/>
                              </a:cxn>
                              <a:cxn ang="0">
                                <a:pos x="T5" y="T7"/>
                              </a:cxn>
                              <a:cxn ang="0">
                                <a:pos x="T9" y="T11"/>
                              </a:cxn>
                              <a:cxn ang="0">
                                <a:pos x="T13" y="T15"/>
                              </a:cxn>
                            </a:cxnLst>
                            <a:rect l="0" t="0" r="r" b="b"/>
                            <a:pathLst>
                              <a:path w="1429" h="658">
                                <a:moveTo>
                                  <a:pt x="1374" y="0"/>
                                </a:moveTo>
                                <a:lnTo>
                                  <a:pt x="1429" y="0"/>
                                </a:lnTo>
                                <a:moveTo>
                                  <a:pt x="0" y="657"/>
                                </a:moveTo>
                                <a:lnTo>
                                  <a:pt x="54" y="657"/>
                                </a:lnTo>
                              </a:path>
                            </a:pathLst>
                          </a:custGeom>
                          <a:noFill/>
                          <a:ln w="34418">
                            <a:solidFill>
                              <a:srgbClr val="FF7F0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Freeform 344"/>
                        <wps:cNvSpPr>
                          <a:spLocks/>
                        </wps:cNvSpPr>
                        <wps:spPr bwMode="auto">
                          <a:xfrm>
                            <a:off x="2275" y="493"/>
                            <a:ext cx="3300" cy="1193"/>
                          </a:xfrm>
                          <a:custGeom>
                            <a:avLst/>
                            <a:gdLst>
                              <a:gd name="T0" fmla="+- 0 5574 2275"/>
                              <a:gd name="T1" fmla="*/ T0 w 3300"/>
                              <a:gd name="T2" fmla="+- 0 493 493"/>
                              <a:gd name="T3" fmla="*/ 493 h 1193"/>
                              <a:gd name="T4" fmla="+- 0 5024 2275"/>
                              <a:gd name="T5" fmla="*/ T4 w 3300"/>
                              <a:gd name="T6" fmla="+- 0 690 493"/>
                              <a:gd name="T7" fmla="*/ 690 h 1193"/>
                              <a:gd name="T8" fmla="+- 0 4474 2275"/>
                              <a:gd name="T9" fmla="*/ T8 w 3300"/>
                              <a:gd name="T10" fmla="+- 0 888 493"/>
                              <a:gd name="T11" fmla="*/ 888 h 1193"/>
                              <a:gd name="T12" fmla="+- 0 3650 2275"/>
                              <a:gd name="T13" fmla="*/ T12 w 3300"/>
                              <a:gd name="T14" fmla="+- 0 1195 493"/>
                              <a:gd name="T15" fmla="*/ 1195 h 1193"/>
                              <a:gd name="T16" fmla="+- 0 3193 2275"/>
                              <a:gd name="T17" fmla="*/ T16 w 3300"/>
                              <a:gd name="T18" fmla="+- 0 1358 493"/>
                              <a:gd name="T19" fmla="*/ 1358 h 1193"/>
                              <a:gd name="T20" fmla="+- 0 2275 2275"/>
                              <a:gd name="T21" fmla="*/ T20 w 3300"/>
                              <a:gd name="T22" fmla="+- 0 1685 493"/>
                              <a:gd name="T23" fmla="*/ 1685 h 1193"/>
                            </a:gdLst>
                            <a:ahLst/>
                            <a:cxnLst>
                              <a:cxn ang="0">
                                <a:pos x="T1" y="T3"/>
                              </a:cxn>
                              <a:cxn ang="0">
                                <a:pos x="T5" y="T7"/>
                              </a:cxn>
                              <a:cxn ang="0">
                                <a:pos x="T9" y="T11"/>
                              </a:cxn>
                              <a:cxn ang="0">
                                <a:pos x="T13" y="T15"/>
                              </a:cxn>
                              <a:cxn ang="0">
                                <a:pos x="T17" y="T19"/>
                              </a:cxn>
                              <a:cxn ang="0">
                                <a:pos x="T21" y="T23"/>
                              </a:cxn>
                            </a:cxnLst>
                            <a:rect l="0" t="0" r="r" b="b"/>
                            <a:pathLst>
                              <a:path w="3300" h="1193">
                                <a:moveTo>
                                  <a:pt x="3299" y="0"/>
                                </a:moveTo>
                                <a:lnTo>
                                  <a:pt x="2749" y="197"/>
                                </a:lnTo>
                                <a:lnTo>
                                  <a:pt x="2199" y="395"/>
                                </a:lnTo>
                                <a:lnTo>
                                  <a:pt x="1375" y="702"/>
                                </a:lnTo>
                                <a:lnTo>
                                  <a:pt x="918" y="865"/>
                                </a:lnTo>
                                <a:lnTo>
                                  <a:pt x="0" y="1192"/>
                                </a:lnTo>
                              </a:path>
                            </a:pathLst>
                          </a:custGeom>
                          <a:noFill/>
                          <a:ln w="13767">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AutoShape 343"/>
                        <wps:cNvSpPr>
                          <a:spLocks/>
                        </wps:cNvSpPr>
                        <wps:spPr bwMode="auto">
                          <a:xfrm>
                            <a:off x="5548" y="466"/>
                            <a:ext cx="52" cy="50"/>
                          </a:xfrm>
                          <a:custGeom>
                            <a:avLst/>
                            <a:gdLst>
                              <a:gd name="T0" fmla="+- 0 5600 5548"/>
                              <a:gd name="T1" fmla="*/ T0 w 52"/>
                              <a:gd name="T2" fmla="+- 0 485 466"/>
                              <a:gd name="T3" fmla="*/ 485 h 50"/>
                              <a:gd name="T4" fmla="+- 0 5548 5548"/>
                              <a:gd name="T5" fmla="*/ T4 w 52"/>
                              <a:gd name="T6" fmla="+- 0 485 466"/>
                              <a:gd name="T7" fmla="*/ 485 h 50"/>
                              <a:gd name="T8" fmla="+- 0 5564 5548"/>
                              <a:gd name="T9" fmla="*/ T8 w 52"/>
                              <a:gd name="T10" fmla="+- 0 496 466"/>
                              <a:gd name="T11" fmla="*/ 496 h 50"/>
                              <a:gd name="T12" fmla="+- 0 5558 5548"/>
                              <a:gd name="T13" fmla="*/ T12 w 52"/>
                              <a:gd name="T14" fmla="+- 0 515 466"/>
                              <a:gd name="T15" fmla="*/ 515 h 50"/>
                              <a:gd name="T16" fmla="+- 0 5574 5548"/>
                              <a:gd name="T17" fmla="*/ T16 w 52"/>
                              <a:gd name="T18" fmla="+- 0 503 466"/>
                              <a:gd name="T19" fmla="*/ 503 h 50"/>
                              <a:gd name="T20" fmla="+- 0 5586 5548"/>
                              <a:gd name="T21" fmla="*/ T20 w 52"/>
                              <a:gd name="T22" fmla="+- 0 503 466"/>
                              <a:gd name="T23" fmla="*/ 503 h 50"/>
                              <a:gd name="T24" fmla="+- 0 5584 5548"/>
                              <a:gd name="T25" fmla="*/ T24 w 52"/>
                              <a:gd name="T26" fmla="+- 0 496 466"/>
                              <a:gd name="T27" fmla="*/ 496 h 50"/>
                              <a:gd name="T28" fmla="+- 0 5600 5548"/>
                              <a:gd name="T29" fmla="*/ T28 w 52"/>
                              <a:gd name="T30" fmla="+- 0 485 466"/>
                              <a:gd name="T31" fmla="*/ 485 h 50"/>
                              <a:gd name="T32" fmla="+- 0 5586 5548"/>
                              <a:gd name="T33" fmla="*/ T32 w 52"/>
                              <a:gd name="T34" fmla="+- 0 503 466"/>
                              <a:gd name="T35" fmla="*/ 503 h 50"/>
                              <a:gd name="T36" fmla="+- 0 5574 5548"/>
                              <a:gd name="T37" fmla="*/ T36 w 52"/>
                              <a:gd name="T38" fmla="+- 0 503 466"/>
                              <a:gd name="T39" fmla="*/ 503 h 50"/>
                              <a:gd name="T40" fmla="+- 0 5590 5548"/>
                              <a:gd name="T41" fmla="*/ T40 w 52"/>
                              <a:gd name="T42" fmla="+- 0 515 466"/>
                              <a:gd name="T43" fmla="*/ 515 h 50"/>
                              <a:gd name="T44" fmla="+- 0 5586 5548"/>
                              <a:gd name="T45" fmla="*/ T44 w 52"/>
                              <a:gd name="T46" fmla="+- 0 503 466"/>
                              <a:gd name="T47" fmla="*/ 503 h 50"/>
                              <a:gd name="T48" fmla="+- 0 5574 5548"/>
                              <a:gd name="T49" fmla="*/ T48 w 52"/>
                              <a:gd name="T50" fmla="+- 0 466 466"/>
                              <a:gd name="T51" fmla="*/ 466 h 50"/>
                              <a:gd name="T52" fmla="+- 0 5568 5548"/>
                              <a:gd name="T53" fmla="*/ T52 w 52"/>
                              <a:gd name="T54" fmla="+- 0 485 466"/>
                              <a:gd name="T55" fmla="*/ 485 h 50"/>
                              <a:gd name="T56" fmla="+- 0 5580 5548"/>
                              <a:gd name="T57" fmla="*/ T56 w 52"/>
                              <a:gd name="T58" fmla="+- 0 485 466"/>
                              <a:gd name="T59" fmla="*/ 485 h 50"/>
                              <a:gd name="T60" fmla="+- 0 5574 5548"/>
                              <a:gd name="T61" fmla="*/ T60 w 52"/>
                              <a:gd name="T62" fmla="+- 0 466 466"/>
                              <a:gd name="T63" fmla="*/ 466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2" h="50">
                                <a:moveTo>
                                  <a:pt x="52" y="19"/>
                                </a:moveTo>
                                <a:lnTo>
                                  <a:pt x="0" y="19"/>
                                </a:lnTo>
                                <a:lnTo>
                                  <a:pt x="16" y="30"/>
                                </a:lnTo>
                                <a:lnTo>
                                  <a:pt x="10" y="49"/>
                                </a:lnTo>
                                <a:lnTo>
                                  <a:pt x="26" y="37"/>
                                </a:lnTo>
                                <a:lnTo>
                                  <a:pt x="38" y="37"/>
                                </a:lnTo>
                                <a:lnTo>
                                  <a:pt x="36" y="30"/>
                                </a:lnTo>
                                <a:lnTo>
                                  <a:pt x="52" y="19"/>
                                </a:lnTo>
                                <a:close/>
                                <a:moveTo>
                                  <a:pt x="38" y="37"/>
                                </a:moveTo>
                                <a:lnTo>
                                  <a:pt x="26" y="37"/>
                                </a:lnTo>
                                <a:lnTo>
                                  <a:pt x="42" y="49"/>
                                </a:lnTo>
                                <a:lnTo>
                                  <a:pt x="38" y="37"/>
                                </a:lnTo>
                                <a:close/>
                                <a:moveTo>
                                  <a:pt x="26" y="0"/>
                                </a:moveTo>
                                <a:lnTo>
                                  <a:pt x="20" y="19"/>
                                </a:lnTo>
                                <a:lnTo>
                                  <a:pt x="32" y="19"/>
                                </a:lnTo>
                                <a:lnTo>
                                  <a:pt x="26"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2"/>
                        <wps:cNvSpPr>
                          <a:spLocks/>
                        </wps:cNvSpPr>
                        <wps:spPr bwMode="auto">
                          <a:xfrm>
                            <a:off x="5548" y="466"/>
                            <a:ext cx="52" cy="50"/>
                          </a:xfrm>
                          <a:custGeom>
                            <a:avLst/>
                            <a:gdLst>
                              <a:gd name="T0" fmla="+- 0 5574 5548"/>
                              <a:gd name="T1" fmla="*/ T0 w 52"/>
                              <a:gd name="T2" fmla="+- 0 466 466"/>
                              <a:gd name="T3" fmla="*/ 466 h 50"/>
                              <a:gd name="T4" fmla="+- 0 5568 5548"/>
                              <a:gd name="T5" fmla="*/ T4 w 52"/>
                              <a:gd name="T6" fmla="+- 0 485 466"/>
                              <a:gd name="T7" fmla="*/ 485 h 50"/>
                              <a:gd name="T8" fmla="+- 0 5548 5548"/>
                              <a:gd name="T9" fmla="*/ T8 w 52"/>
                              <a:gd name="T10" fmla="+- 0 485 466"/>
                              <a:gd name="T11" fmla="*/ 485 h 50"/>
                              <a:gd name="T12" fmla="+- 0 5564 5548"/>
                              <a:gd name="T13" fmla="*/ T12 w 52"/>
                              <a:gd name="T14" fmla="+- 0 496 466"/>
                              <a:gd name="T15" fmla="*/ 496 h 50"/>
                              <a:gd name="T16" fmla="+- 0 5558 5548"/>
                              <a:gd name="T17" fmla="*/ T16 w 52"/>
                              <a:gd name="T18" fmla="+- 0 515 466"/>
                              <a:gd name="T19" fmla="*/ 515 h 50"/>
                              <a:gd name="T20" fmla="+- 0 5574 5548"/>
                              <a:gd name="T21" fmla="*/ T20 w 52"/>
                              <a:gd name="T22" fmla="+- 0 503 466"/>
                              <a:gd name="T23" fmla="*/ 503 h 50"/>
                              <a:gd name="T24" fmla="+- 0 5590 5548"/>
                              <a:gd name="T25" fmla="*/ T24 w 52"/>
                              <a:gd name="T26" fmla="+- 0 515 466"/>
                              <a:gd name="T27" fmla="*/ 515 h 50"/>
                              <a:gd name="T28" fmla="+- 0 5584 5548"/>
                              <a:gd name="T29" fmla="*/ T28 w 52"/>
                              <a:gd name="T30" fmla="+- 0 496 466"/>
                              <a:gd name="T31" fmla="*/ 496 h 50"/>
                              <a:gd name="T32" fmla="+- 0 5600 5548"/>
                              <a:gd name="T33" fmla="*/ T32 w 52"/>
                              <a:gd name="T34" fmla="+- 0 485 466"/>
                              <a:gd name="T35" fmla="*/ 485 h 50"/>
                              <a:gd name="T36" fmla="+- 0 5580 5548"/>
                              <a:gd name="T37" fmla="*/ T36 w 52"/>
                              <a:gd name="T38" fmla="+- 0 485 466"/>
                              <a:gd name="T39" fmla="*/ 485 h 50"/>
                              <a:gd name="T40" fmla="+- 0 5574 5548"/>
                              <a:gd name="T41" fmla="*/ T40 w 52"/>
                              <a:gd name="T42" fmla="+- 0 466 466"/>
                              <a:gd name="T43" fmla="*/ 466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 h="50">
                                <a:moveTo>
                                  <a:pt x="26" y="0"/>
                                </a:moveTo>
                                <a:lnTo>
                                  <a:pt x="20" y="19"/>
                                </a:lnTo>
                                <a:lnTo>
                                  <a:pt x="0" y="19"/>
                                </a:lnTo>
                                <a:lnTo>
                                  <a:pt x="16" y="30"/>
                                </a:lnTo>
                                <a:lnTo>
                                  <a:pt x="10" y="49"/>
                                </a:lnTo>
                                <a:lnTo>
                                  <a:pt x="26" y="37"/>
                                </a:lnTo>
                                <a:lnTo>
                                  <a:pt x="42" y="49"/>
                                </a:lnTo>
                                <a:lnTo>
                                  <a:pt x="36" y="30"/>
                                </a:lnTo>
                                <a:lnTo>
                                  <a:pt x="52" y="19"/>
                                </a:lnTo>
                                <a:lnTo>
                                  <a:pt x="32" y="19"/>
                                </a:lnTo>
                                <a:lnTo>
                                  <a:pt x="26" y="0"/>
                                </a:lnTo>
                                <a:close/>
                              </a:path>
                            </a:pathLst>
                          </a:custGeom>
                          <a:noFill/>
                          <a:ln w="344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AutoShape 341"/>
                        <wps:cNvSpPr>
                          <a:spLocks/>
                        </wps:cNvSpPr>
                        <wps:spPr bwMode="auto">
                          <a:xfrm>
                            <a:off x="4449" y="860"/>
                            <a:ext cx="52" cy="50"/>
                          </a:xfrm>
                          <a:custGeom>
                            <a:avLst/>
                            <a:gdLst>
                              <a:gd name="T0" fmla="+- 0 4500 4449"/>
                              <a:gd name="T1" fmla="*/ T0 w 52"/>
                              <a:gd name="T2" fmla="+- 0 879 860"/>
                              <a:gd name="T3" fmla="*/ 879 h 50"/>
                              <a:gd name="T4" fmla="+- 0 4449 4449"/>
                              <a:gd name="T5" fmla="*/ T4 w 52"/>
                              <a:gd name="T6" fmla="+- 0 879 860"/>
                              <a:gd name="T7" fmla="*/ 879 h 50"/>
                              <a:gd name="T8" fmla="+- 0 4465 4449"/>
                              <a:gd name="T9" fmla="*/ T8 w 52"/>
                              <a:gd name="T10" fmla="+- 0 891 860"/>
                              <a:gd name="T11" fmla="*/ 891 h 50"/>
                              <a:gd name="T12" fmla="+- 0 4458 4449"/>
                              <a:gd name="T13" fmla="*/ T12 w 52"/>
                              <a:gd name="T14" fmla="+- 0 909 860"/>
                              <a:gd name="T15" fmla="*/ 909 h 50"/>
                              <a:gd name="T16" fmla="+- 0 4474 4449"/>
                              <a:gd name="T17" fmla="*/ T16 w 52"/>
                              <a:gd name="T18" fmla="+- 0 898 860"/>
                              <a:gd name="T19" fmla="*/ 898 h 50"/>
                              <a:gd name="T20" fmla="+- 0 4487 4449"/>
                              <a:gd name="T21" fmla="*/ T20 w 52"/>
                              <a:gd name="T22" fmla="+- 0 898 860"/>
                              <a:gd name="T23" fmla="*/ 898 h 50"/>
                              <a:gd name="T24" fmla="+- 0 4484 4449"/>
                              <a:gd name="T25" fmla="*/ T24 w 52"/>
                              <a:gd name="T26" fmla="+- 0 891 860"/>
                              <a:gd name="T27" fmla="*/ 891 h 50"/>
                              <a:gd name="T28" fmla="+- 0 4500 4449"/>
                              <a:gd name="T29" fmla="*/ T28 w 52"/>
                              <a:gd name="T30" fmla="+- 0 879 860"/>
                              <a:gd name="T31" fmla="*/ 879 h 50"/>
                              <a:gd name="T32" fmla="+- 0 4487 4449"/>
                              <a:gd name="T33" fmla="*/ T32 w 52"/>
                              <a:gd name="T34" fmla="+- 0 898 860"/>
                              <a:gd name="T35" fmla="*/ 898 h 50"/>
                              <a:gd name="T36" fmla="+- 0 4474 4449"/>
                              <a:gd name="T37" fmla="*/ T36 w 52"/>
                              <a:gd name="T38" fmla="+- 0 898 860"/>
                              <a:gd name="T39" fmla="*/ 898 h 50"/>
                              <a:gd name="T40" fmla="+- 0 4490 4449"/>
                              <a:gd name="T41" fmla="*/ T40 w 52"/>
                              <a:gd name="T42" fmla="+- 0 909 860"/>
                              <a:gd name="T43" fmla="*/ 909 h 50"/>
                              <a:gd name="T44" fmla="+- 0 4487 4449"/>
                              <a:gd name="T45" fmla="*/ T44 w 52"/>
                              <a:gd name="T46" fmla="+- 0 898 860"/>
                              <a:gd name="T47" fmla="*/ 898 h 50"/>
                              <a:gd name="T48" fmla="+- 0 4474 4449"/>
                              <a:gd name="T49" fmla="*/ T48 w 52"/>
                              <a:gd name="T50" fmla="+- 0 860 860"/>
                              <a:gd name="T51" fmla="*/ 860 h 50"/>
                              <a:gd name="T52" fmla="+- 0 4468 4449"/>
                              <a:gd name="T53" fmla="*/ T52 w 52"/>
                              <a:gd name="T54" fmla="+- 0 879 860"/>
                              <a:gd name="T55" fmla="*/ 879 h 50"/>
                              <a:gd name="T56" fmla="+- 0 4480 4449"/>
                              <a:gd name="T57" fmla="*/ T56 w 52"/>
                              <a:gd name="T58" fmla="+- 0 879 860"/>
                              <a:gd name="T59" fmla="*/ 879 h 50"/>
                              <a:gd name="T60" fmla="+- 0 4474 4449"/>
                              <a:gd name="T61" fmla="*/ T60 w 52"/>
                              <a:gd name="T62" fmla="+- 0 860 860"/>
                              <a:gd name="T63" fmla="*/ 860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2" h="50">
                                <a:moveTo>
                                  <a:pt x="51" y="19"/>
                                </a:moveTo>
                                <a:lnTo>
                                  <a:pt x="0" y="19"/>
                                </a:lnTo>
                                <a:lnTo>
                                  <a:pt x="16" y="31"/>
                                </a:lnTo>
                                <a:lnTo>
                                  <a:pt x="9" y="49"/>
                                </a:lnTo>
                                <a:lnTo>
                                  <a:pt x="25" y="38"/>
                                </a:lnTo>
                                <a:lnTo>
                                  <a:pt x="38" y="38"/>
                                </a:lnTo>
                                <a:lnTo>
                                  <a:pt x="35" y="31"/>
                                </a:lnTo>
                                <a:lnTo>
                                  <a:pt x="51" y="19"/>
                                </a:lnTo>
                                <a:close/>
                                <a:moveTo>
                                  <a:pt x="38" y="38"/>
                                </a:moveTo>
                                <a:lnTo>
                                  <a:pt x="25" y="38"/>
                                </a:lnTo>
                                <a:lnTo>
                                  <a:pt x="41" y="49"/>
                                </a:lnTo>
                                <a:lnTo>
                                  <a:pt x="38" y="38"/>
                                </a:lnTo>
                                <a:close/>
                                <a:moveTo>
                                  <a:pt x="25" y="0"/>
                                </a:moveTo>
                                <a:lnTo>
                                  <a:pt x="19" y="19"/>
                                </a:lnTo>
                                <a:lnTo>
                                  <a:pt x="31" y="19"/>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 name="Freeform 340"/>
                        <wps:cNvSpPr>
                          <a:spLocks/>
                        </wps:cNvSpPr>
                        <wps:spPr bwMode="auto">
                          <a:xfrm>
                            <a:off x="4449" y="860"/>
                            <a:ext cx="52" cy="50"/>
                          </a:xfrm>
                          <a:custGeom>
                            <a:avLst/>
                            <a:gdLst>
                              <a:gd name="T0" fmla="+- 0 4474 4449"/>
                              <a:gd name="T1" fmla="*/ T0 w 52"/>
                              <a:gd name="T2" fmla="+- 0 860 860"/>
                              <a:gd name="T3" fmla="*/ 860 h 50"/>
                              <a:gd name="T4" fmla="+- 0 4468 4449"/>
                              <a:gd name="T5" fmla="*/ T4 w 52"/>
                              <a:gd name="T6" fmla="+- 0 879 860"/>
                              <a:gd name="T7" fmla="*/ 879 h 50"/>
                              <a:gd name="T8" fmla="+- 0 4449 4449"/>
                              <a:gd name="T9" fmla="*/ T8 w 52"/>
                              <a:gd name="T10" fmla="+- 0 879 860"/>
                              <a:gd name="T11" fmla="*/ 879 h 50"/>
                              <a:gd name="T12" fmla="+- 0 4465 4449"/>
                              <a:gd name="T13" fmla="*/ T12 w 52"/>
                              <a:gd name="T14" fmla="+- 0 891 860"/>
                              <a:gd name="T15" fmla="*/ 891 h 50"/>
                              <a:gd name="T16" fmla="+- 0 4458 4449"/>
                              <a:gd name="T17" fmla="*/ T16 w 52"/>
                              <a:gd name="T18" fmla="+- 0 909 860"/>
                              <a:gd name="T19" fmla="*/ 909 h 50"/>
                              <a:gd name="T20" fmla="+- 0 4474 4449"/>
                              <a:gd name="T21" fmla="*/ T20 w 52"/>
                              <a:gd name="T22" fmla="+- 0 898 860"/>
                              <a:gd name="T23" fmla="*/ 898 h 50"/>
                              <a:gd name="T24" fmla="+- 0 4490 4449"/>
                              <a:gd name="T25" fmla="*/ T24 w 52"/>
                              <a:gd name="T26" fmla="+- 0 909 860"/>
                              <a:gd name="T27" fmla="*/ 909 h 50"/>
                              <a:gd name="T28" fmla="+- 0 4484 4449"/>
                              <a:gd name="T29" fmla="*/ T28 w 52"/>
                              <a:gd name="T30" fmla="+- 0 891 860"/>
                              <a:gd name="T31" fmla="*/ 891 h 50"/>
                              <a:gd name="T32" fmla="+- 0 4500 4449"/>
                              <a:gd name="T33" fmla="*/ T32 w 52"/>
                              <a:gd name="T34" fmla="+- 0 879 860"/>
                              <a:gd name="T35" fmla="*/ 879 h 50"/>
                              <a:gd name="T36" fmla="+- 0 4480 4449"/>
                              <a:gd name="T37" fmla="*/ T36 w 52"/>
                              <a:gd name="T38" fmla="+- 0 879 860"/>
                              <a:gd name="T39" fmla="*/ 879 h 50"/>
                              <a:gd name="T40" fmla="+- 0 4474 4449"/>
                              <a:gd name="T41" fmla="*/ T40 w 52"/>
                              <a:gd name="T42" fmla="+- 0 860 860"/>
                              <a:gd name="T43" fmla="*/ 860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 h="50">
                                <a:moveTo>
                                  <a:pt x="25" y="0"/>
                                </a:moveTo>
                                <a:lnTo>
                                  <a:pt x="19" y="19"/>
                                </a:lnTo>
                                <a:lnTo>
                                  <a:pt x="0" y="19"/>
                                </a:lnTo>
                                <a:lnTo>
                                  <a:pt x="16" y="31"/>
                                </a:lnTo>
                                <a:lnTo>
                                  <a:pt x="9" y="49"/>
                                </a:lnTo>
                                <a:lnTo>
                                  <a:pt x="25" y="38"/>
                                </a:lnTo>
                                <a:lnTo>
                                  <a:pt x="41" y="49"/>
                                </a:lnTo>
                                <a:lnTo>
                                  <a:pt x="35" y="31"/>
                                </a:lnTo>
                                <a:lnTo>
                                  <a:pt x="51" y="19"/>
                                </a:lnTo>
                                <a:lnTo>
                                  <a:pt x="31" y="19"/>
                                </a:lnTo>
                                <a:lnTo>
                                  <a:pt x="25" y="0"/>
                                </a:lnTo>
                                <a:close/>
                              </a:path>
                            </a:pathLst>
                          </a:custGeom>
                          <a:noFill/>
                          <a:ln w="344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AutoShape 339"/>
                        <wps:cNvSpPr>
                          <a:spLocks/>
                        </wps:cNvSpPr>
                        <wps:spPr bwMode="auto">
                          <a:xfrm>
                            <a:off x="3624" y="1168"/>
                            <a:ext cx="52" cy="50"/>
                          </a:xfrm>
                          <a:custGeom>
                            <a:avLst/>
                            <a:gdLst>
                              <a:gd name="T0" fmla="+- 0 3675 3624"/>
                              <a:gd name="T1" fmla="*/ T0 w 52"/>
                              <a:gd name="T2" fmla="+- 0 1187 1168"/>
                              <a:gd name="T3" fmla="*/ 1187 h 50"/>
                              <a:gd name="T4" fmla="+- 0 3624 3624"/>
                              <a:gd name="T5" fmla="*/ T4 w 52"/>
                              <a:gd name="T6" fmla="+- 0 1187 1168"/>
                              <a:gd name="T7" fmla="*/ 1187 h 50"/>
                              <a:gd name="T8" fmla="+- 0 3640 3624"/>
                              <a:gd name="T9" fmla="*/ T8 w 52"/>
                              <a:gd name="T10" fmla="+- 0 1199 1168"/>
                              <a:gd name="T11" fmla="*/ 1199 h 50"/>
                              <a:gd name="T12" fmla="+- 0 3634 3624"/>
                              <a:gd name="T13" fmla="*/ T12 w 52"/>
                              <a:gd name="T14" fmla="+- 0 1217 1168"/>
                              <a:gd name="T15" fmla="*/ 1217 h 50"/>
                              <a:gd name="T16" fmla="+- 0 3650 3624"/>
                              <a:gd name="T17" fmla="*/ T16 w 52"/>
                              <a:gd name="T18" fmla="+- 0 1206 1168"/>
                              <a:gd name="T19" fmla="*/ 1206 h 50"/>
                              <a:gd name="T20" fmla="+- 0 3662 3624"/>
                              <a:gd name="T21" fmla="*/ T20 w 52"/>
                              <a:gd name="T22" fmla="+- 0 1206 1168"/>
                              <a:gd name="T23" fmla="*/ 1206 h 50"/>
                              <a:gd name="T24" fmla="+- 0 3659 3624"/>
                              <a:gd name="T25" fmla="*/ T24 w 52"/>
                              <a:gd name="T26" fmla="+- 0 1199 1168"/>
                              <a:gd name="T27" fmla="*/ 1199 h 50"/>
                              <a:gd name="T28" fmla="+- 0 3675 3624"/>
                              <a:gd name="T29" fmla="*/ T28 w 52"/>
                              <a:gd name="T30" fmla="+- 0 1187 1168"/>
                              <a:gd name="T31" fmla="*/ 1187 h 50"/>
                              <a:gd name="T32" fmla="+- 0 3662 3624"/>
                              <a:gd name="T33" fmla="*/ T32 w 52"/>
                              <a:gd name="T34" fmla="+- 0 1206 1168"/>
                              <a:gd name="T35" fmla="*/ 1206 h 50"/>
                              <a:gd name="T36" fmla="+- 0 3650 3624"/>
                              <a:gd name="T37" fmla="*/ T36 w 52"/>
                              <a:gd name="T38" fmla="+- 0 1206 1168"/>
                              <a:gd name="T39" fmla="*/ 1206 h 50"/>
                              <a:gd name="T40" fmla="+- 0 3665 3624"/>
                              <a:gd name="T41" fmla="*/ T40 w 52"/>
                              <a:gd name="T42" fmla="+- 0 1217 1168"/>
                              <a:gd name="T43" fmla="*/ 1217 h 50"/>
                              <a:gd name="T44" fmla="+- 0 3662 3624"/>
                              <a:gd name="T45" fmla="*/ T44 w 52"/>
                              <a:gd name="T46" fmla="+- 0 1206 1168"/>
                              <a:gd name="T47" fmla="*/ 1206 h 50"/>
                              <a:gd name="T48" fmla="+- 0 3650 3624"/>
                              <a:gd name="T49" fmla="*/ T48 w 52"/>
                              <a:gd name="T50" fmla="+- 0 1168 1168"/>
                              <a:gd name="T51" fmla="*/ 1168 h 50"/>
                              <a:gd name="T52" fmla="+- 0 3643 3624"/>
                              <a:gd name="T53" fmla="*/ T52 w 52"/>
                              <a:gd name="T54" fmla="+- 0 1187 1168"/>
                              <a:gd name="T55" fmla="*/ 1187 h 50"/>
                              <a:gd name="T56" fmla="+- 0 3656 3624"/>
                              <a:gd name="T57" fmla="*/ T56 w 52"/>
                              <a:gd name="T58" fmla="+- 0 1187 1168"/>
                              <a:gd name="T59" fmla="*/ 1187 h 50"/>
                              <a:gd name="T60" fmla="+- 0 3650 3624"/>
                              <a:gd name="T61" fmla="*/ T60 w 52"/>
                              <a:gd name="T62" fmla="+- 0 1168 1168"/>
                              <a:gd name="T63" fmla="*/ 1168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2" h="50">
                                <a:moveTo>
                                  <a:pt x="51" y="19"/>
                                </a:moveTo>
                                <a:lnTo>
                                  <a:pt x="0" y="19"/>
                                </a:lnTo>
                                <a:lnTo>
                                  <a:pt x="16" y="31"/>
                                </a:lnTo>
                                <a:lnTo>
                                  <a:pt x="10" y="49"/>
                                </a:lnTo>
                                <a:lnTo>
                                  <a:pt x="26" y="38"/>
                                </a:lnTo>
                                <a:lnTo>
                                  <a:pt x="38" y="38"/>
                                </a:lnTo>
                                <a:lnTo>
                                  <a:pt x="35" y="31"/>
                                </a:lnTo>
                                <a:lnTo>
                                  <a:pt x="51" y="19"/>
                                </a:lnTo>
                                <a:close/>
                                <a:moveTo>
                                  <a:pt x="38" y="38"/>
                                </a:moveTo>
                                <a:lnTo>
                                  <a:pt x="26" y="38"/>
                                </a:lnTo>
                                <a:lnTo>
                                  <a:pt x="41" y="49"/>
                                </a:lnTo>
                                <a:lnTo>
                                  <a:pt x="38" y="38"/>
                                </a:lnTo>
                                <a:close/>
                                <a:moveTo>
                                  <a:pt x="26" y="0"/>
                                </a:moveTo>
                                <a:lnTo>
                                  <a:pt x="19" y="19"/>
                                </a:lnTo>
                                <a:lnTo>
                                  <a:pt x="32" y="19"/>
                                </a:lnTo>
                                <a:lnTo>
                                  <a:pt x="26"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Freeform 338"/>
                        <wps:cNvSpPr>
                          <a:spLocks/>
                        </wps:cNvSpPr>
                        <wps:spPr bwMode="auto">
                          <a:xfrm>
                            <a:off x="3624" y="1168"/>
                            <a:ext cx="52" cy="50"/>
                          </a:xfrm>
                          <a:custGeom>
                            <a:avLst/>
                            <a:gdLst>
                              <a:gd name="T0" fmla="+- 0 3650 3624"/>
                              <a:gd name="T1" fmla="*/ T0 w 52"/>
                              <a:gd name="T2" fmla="+- 0 1168 1168"/>
                              <a:gd name="T3" fmla="*/ 1168 h 50"/>
                              <a:gd name="T4" fmla="+- 0 3643 3624"/>
                              <a:gd name="T5" fmla="*/ T4 w 52"/>
                              <a:gd name="T6" fmla="+- 0 1187 1168"/>
                              <a:gd name="T7" fmla="*/ 1187 h 50"/>
                              <a:gd name="T8" fmla="+- 0 3624 3624"/>
                              <a:gd name="T9" fmla="*/ T8 w 52"/>
                              <a:gd name="T10" fmla="+- 0 1187 1168"/>
                              <a:gd name="T11" fmla="*/ 1187 h 50"/>
                              <a:gd name="T12" fmla="+- 0 3640 3624"/>
                              <a:gd name="T13" fmla="*/ T12 w 52"/>
                              <a:gd name="T14" fmla="+- 0 1199 1168"/>
                              <a:gd name="T15" fmla="*/ 1199 h 50"/>
                              <a:gd name="T16" fmla="+- 0 3634 3624"/>
                              <a:gd name="T17" fmla="*/ T16 w 52"/>
                              <a:gd name="T18" fmla="+- 0 1217 1168"/>
                              <a:gd name="T19" fmla="*/ 1217 h 50"/>
                              <a:gd name="T20" fmla="+- 0 3650 3624"/>
                              <a:gd name="T21" fmla="*/ T20 w 52"/>
                              <a:gd name="T22" fmla="+- 0 1206 1168"/>
                              <a:gd name="T23" fmla="*/ 1206 h 50"/>
                              <a:gd name="T24" fmla="+- 0 3665 3624"/>
                              <a:gd name="T25" fmla="*/ T24 w 52"/>
                              <a:gd name="T26" fmla="+- 0 1217 1168"/>
                              <a:gd name="T27" fmla="*/ 1217 h 50"/>
                              <a:gd name="T28" fmla="+- 0 3659 3624"/>
                              <a:gd name="T29" fmla="*/ T28 w 52"/>
                              <a:gd name="T30" fmla="+- 0 1199 1168"/>
                              <a:gd name="T31" fmla="*/ 1199 h 50"/>
                              <a:gd name="T32" fmla="+- 0 3675 3624"/>
                              <a:gd name="T33" fmla="*/ T32 w 52"/>
                              <a:gd name="T34" fmla="+- 0 1187 1168"/>
                              <a:gd name="T35" fmla="*/ 1187 h 50"/>
                              <a:gd name="T36" fmla="+- 0 3656 3624"/>
                              <a:gd name="T37" fmla="*/ T36 w 52"/>
                              <a:gd name="T38" fmla="+- 0 1187 1168"/>
                              <a:gd name="T39" fmla="*/ 1187 h 50"/>
                              <a:gd name="T40" fmla="+- 0 3650 3624"/>
                              <a:gd name="T41" fmla="*/ T40 w 52"/>
                              <a:gd name="T42" fmla="+- 0 1168 1168"/>
                              <a:gd name="T43" fmla="*/ 1168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 h="50">
                                <a:moveTo>
                                  <a:pt x="26" y="0"/>
                                </a:moveTo>
                                <a:lnTo>
                                  <a:pt x="19" y="19"/>
                                </a:lnTo>
                                <a:lnTo>
                                  <a:pt x="0" y="19"/>
                                </a:lnTo>
                                <a:lnTo>
                                  <a:pt x="16" y="31"/>
                                </a:lnTo>
                                <a:lnTo>
                                  <a:pt x="10" y="49"/>
                                </a:lnTo>
                                <a:lnTo>
                                  <a:pt x="26" y="38"/>
                                </a:lnTo>
                                <a:lnTo>
                                  <a:pt x="41" y="49"/>
                                </a:lnTo>
                                <a:lnTo>
                                  <a:pt x="35" y="31"/>
                                </a:lnTo>
                                <a:lnTo>
                                  <a:pt x="51" y="19"/>
                                </a:lnTo>
                                <a:lnTo>
                                  <a:pt x="32" y="19"/>
                                </a:lnTo>
                                <a:lnTo>
                                  <a:pt x="26" y="0"/>
                                </a:lnTo>
                                <a:close/>
                              </a:path>
                            </a:pathLst>
                          </a:custGeom>
                          <a:noFill/>
                          <a:ln w="344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AutoShape 337"/>
                        <wps:cNvSpPr>
                          <a:spLocks/>
                        </wps:cNvSpPr>
                        <wps:spPr bwMode="auto">
                          <a:xfrm>
                            <a:off x="2249" y="1658"/>
                            <a:ext cx="52" cy="50"/>
                          </a:xfrm>
                          <a:custGeom>
                            <a:avLst/>
                            <a:gdLst>
                              <a:gd name="T0" fmla="+- 0 2301 2249"/>
                              <a:gd name="T1" fmla="*/ T0 w 52"/>
                              <a:gd name="T2" fmla="+- 0 1677 1658"/>
                              <a:gd name="T3" fmla="*/ 1677 h 50"/>
                              <a:gd name="T4" fmla="+- 0 2249 2249"/>
                              <a:gd name="T5" fmla="*/ T4 w 52"/>
                              <a:gd name="T6" fmla="+- 0 1677 1658"/>
                              <a:gd name="T7" fmla="*/ 1677 h 50"/>
                              <a:gd name="T8" fmla="+- 0 2265 2249"/>
                              <a:gd name="T9" fmla="*/ T8 w 52"/>
                              <a:gd name="T10" fmla="+- 0 1688 1658"/>
                              <a:gd name="T11" fmla="*/ 1688 h 50"/>
                              <a:gd name="T12" fmla="+- 0 2259 2249"/>
                              <a:gd name="T13" fmla="*/ T12 w 52"/>
                              <a:gd name="T14" fmla="+- 0 1707 1658"/>
                              <a:gd name="T15" fmla="*/ 1707 h 50"/>
                              <a:gd name="T16" fmla="+- 0 2275 2249"/>
                              <a:gd name="T17" fmla="*/ T16 w 52"/>
                              <a:gd name="T18" fmla="+- 0 1696 1658"/>
                              <a:gd name="T19" fmla="*/ 1696 h 50"/>
                              <a:gd name="T20" fmla="+- 0 2287 2249"/>
                              <a:gd name="T21" fmla="*/ T20 w 52"/>
                              <a:gd name="T22" fmla="+- 0 1696 1658"/>
                              <a:gd name="T23" fmla="*/ 1696 h 50"/>
                              <a:gd name="T24" fmla="+- 0 2285 2249"/>
                              <a:gd name="T25" fmla="*/ T24 w 52"/>
                              <a:gd name="T26" fmla="+- 0 1688 1658"/>
                              <a:gd name="T27" fmla="*/ 1688 h 50"/>
                              <a:gd name="T28" fmla="+- 0 2301 2249"/>
                              <a:gd name="T29" fmla="*/ T28 w 52"/>
                              <a:gd name="T30" fmla="+- 0 1677 1658"/>
                              <a:gd name="T31" fmla="*/ 1677 h 50"/>
                              <a:gd name="T32" fmla="+- 0 2287 2249"/>
                              <a:gd name="T33" fmla="*/ T32 w 52"/>
                              <a:gd name="T34" fmla="+- 0 1696 1658"/>
                              <a:gd name="T35" fmla="*/ 1696 h 50"/>
                              <a:gd name="T36" fmla="+- 0 2275 2249"/>
                              <a:gd name="T37" fmla="*/ T36 w 52"/>
                              <a:gd name="T38" fmla="+- 0 1696 1658"/>
                              <a:gd name="T39" fmla="*/ 1696 h 50"/>
                              <a:gd name="T40" fmla="+- 0 2291 2249"/>
                              <a:gd name="T41" fmla="*/ T40 w 52"/>
                              <a:gd name="T42" fmla="+- 0 1707 1658"/>
                              <a:gd name="T43" fmla="*/ 1707 h 50"/>
                              <a:gd name="T44" fmla="+- 0 2287 2249"/>
                              <a:gd name="T45" fmla="*/ T44 w 52"/>
                              <a:gd name="T46" fmla="+- 0 1696 1658"/>
                              <a:gd name="T47" fmla="*/ 1696 h 50"/>
                              <a:gd name="T48" fmla="+- 0 2275 2249"/>
                              <a:gd name="T49" fmla="*/ T48 w 52"/>
                              <a:gd name="T50" fmla="+- 0 1658 1658"/>
                              <a:gd name="T51" fmla="*/ 1658 h 50"/>
                              <a:gd name="T52" fmla="+- 0 2269 2249"/>
                              <a:gd name="T53" fmla="*/ T52 w 52"/>
                              <a:gd name="T54" fmla="+- 0 1677 1658"/>
                              <a:gd name="T55" fmla="*/ 1677 h 50"/>
                              <a:gd name="T56" fmla="+- 0 2281 2249"/>
                              <a:gd name="T57" fmla="*/ T56 w 52"/>
                              <a:gd name="T58" fmla="+- 0 1677 1658"/>
                              <a:gd name="T59" fmla="*/ 1677 h 50"/>
                              <a:gd name="T60" fmla="+- 0 2275 2249"/>
                              <a:gd name="T61" fmla="*/ T60 w 52"/>
                              <a:gd name="T62" fmla="+- 0 1658 1658"/>
                              <a:gd name="T63" fmla="*/ 1658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2" h="50">
                                <a:moveTo>
                                  <a:pt x="52" y="19"/>
                                </a:moveTo>
                                <a:lnTo>
                                  <a:pt x="0" y="19"/>
                                </a:lnTo>
                                <a:lnTo>
                                  <a:pt x="16" y="30"/>
                                </a:lnTo>
                                <a:lnTo>
                                  <a:pt x="10" y="49"/>
                                </a:lnTo>
                                <a:lnTo>
                                  <a:pt x="26" y="38"/>
                                </a:lnTo>
                                <a:lnTo>
                                  <a:pt x="38" y="38"/>
                                </a:lnTo>
                                <a:lnTo>
                                  <a:pt x="36" y="30"/>
                                </a:lnTo>
                                <a:lnTo>
                                  <a:pt x="52" y="19"/>
                                </a:lnTo>
                                <a:close/>
                                <a:moveTo>
                                  <a:pt x="38" y="38"/>
                                </a:moveTo>
                                <a:lnTo>
                                  <a:pt x="26" y="38"/>
                                </a:lnTo>
                                <a:lnTo>
                                  <a:pt x="42" y="49"/>
                                </a:lnTo>
                                <a:lnTo>
                                  <a:pt x="38" y="38"/>
                                </a:lnTo>
                                <a:close/>
                                <a:moveTo>
                                  <a:pt x="26" y="0"/>
                                </a:moveTo>
                                <a:lnTo>
                                  <a:pt x="20" y="19"/>
                                </a:lnTo>
                                <a:lnTo>
                                  <a:pt x="32" y="19"/>
                                </a:lnTo>
                                <a:lnTo>
                                  <a:pt x="26"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Freeform 336"/>
                        <wps:cNvSpPr>
                          <a:spLocks/>
                        </wps:cNvSpPr>
                        <wps:spPr bwMode="auto">
                          <a:xfrm>
                            <a:off x="2249" y="1658"/>
                            <a:ext cx="52" cy="50"/>
                          </a:xfrm>
                          <a:custGeom>
                            <a:avLst/>
                            <a:gdLst>
                              <a:gd name="T0" fmla="+- 0 2275 2249"/>
                              <a:gd name="T1" fmla="*/ T0 w 52"/>
                              <a:gd name="T2" fmla="+- 0 1658 1658"/>
                              <a:gd name="T3" fmla="*/ 1658 h 50"/>
                              <a:gd name="T4" fmla="+- 0 2269 2249"/>
                              <a:gd name="T5" fmla="*/ T4 w 52"/>
                              <a:gd name="T6" fmla="+- 0 1677 1658"/>
                              <a:gd name="T7" fmla="*/ 1677 h 50"/>
                              <a:gd name="T8" fmla="+- 0 2249 2249"/>
                              <a:gd name="T9" fmla="*/ T8 w 52"/>
                              <a:gd name="T10" fmla="+- 0 1677 1658"/>
                              <a:gd name="T11" fmla="*/ 1677 h 50"/>
                              <a:gd name="T12" fmla="+- 0 2265 2249"/>
                              <a:gd name="T13" fmla="*/ T12 w 52"/>
                              <a:gd name="T14" fmla="+- 0 1688 1658"/>
                              <a:gd name="T15" fmla="*/ 1688 h 50"/>
                              <a:gd name="T16" fmla="+- 0 2259 2249"/>
                              <a:gd name="T17" fmla="*/ T16 w 52"/>
                              <a:gd name="T18" fmla="+- 0 1707 1658"/>
                              <a:gd name="T19" fmla="*/ 1707 h 50"/>
                              <a:gd name="T20" fmla="+- 0 2275 2249"/>
                              <a:gd name="T21" fmla="*/ T20 w 52"/>
                              <a:gd name="T22" fmla="+- 0 1696 1658"/>
                              <a:gd name="T23" fmla="*/ 1696 h 50"/>
                              <a:gd name="T24" fmla="+- 0 2291 2249"/>
                              <a:gd name="T25" fmla="*/ T24 w 52"/>
                              <a:gd name="T26" fmla="+- 0 1707 1658"/>
                              <a:gd name="T27" fmla="*/ 1707 h 50"/>
                              <a:gd name="T28" fmla="+- 0 2285 2249"/>
                              <a:gd name="T29" fmla="*/ T28 w 52"/>
                              <a:gd name="T30" fmla="+- 0 1688 1658"/>
                              <a:gd name="T31" fmla="*/ 1688 h 50"/>
                              <a:gd name="T32" fmla="+- 0 2301 2249"/>
                              <a:gd name="T33" fmla="*/ T32 w 52"/>
                              <a:gd name="T34" fmla="+- 0 1677 1658"/>
                              <a:gd name="T35" fmla="*/ 1677 h 50"/>
                              <a:gd name="T36" fmla="+- 0 2281 2249"/>
                              <a:gd name="T37" fmla="*/ T36 w 52"/>
                              <a:gd name="T38" fmla="+- 0 1677 1658"/>
                              <a:gd name="T39" fmla="*/ 1677 h 50"/>
                              <a:gd name="T40" fmla="+- 0 2275 2249"/>
                              <a:gd name="T41" fmla="*/ T40 w 52"/>
                              <a:gd name="T42" fmla="+- 0 1658 1658"/>
                              <a:gd name="T43" fmla="*/ 1658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 h="50">
                                <a:moveTo>
                                  <a:pt x="26" y="0"/>
                                </a:moveTo>
                                <a:lnTo>
                                  <a:pt x="20" y="19"/>
                                </a:lnTo>
                                <a:lnTo>
                                  <a:pt x="0" y="19"/>
                                </a:lnTo>
                                <a:lnTo>
                                  <a:pt x="16" y="30"/>
                                </a:lnTo>
                                <a:lnTo>
                                  <a:pt x="10" y="49"/>
                                </a:lnTo>
                                <a:lnTo>
                                  <a:pt x="26" y="38"/>
                                </a:lnTo>
                                <a:lnTo>
                                  <a:pt x="42" y="49"/>
                                </a:lnTo>
                                <a:lnTo>
                                  <a:pt x="36" y="30"/>
                                </a:lnTo>
                                <a:lnTo>
                                  <a:pt x="52" y="19"/>
                                </a:lnTo>
                                <a:lnTo>
                                  <a:pt x="32" y="19"/>
                                </a:lnTo>
                                <a:lnTo>
                                  <a:pt x="26" y="0"/>
                                </a:lnTo>
                                <a:close/>
                              </a:path>
                            </a:pathLst>
                          </a:custGeom>
                          <a:noFill/>
                          <a:ln w="344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 name="Freeform 335"/>
                        <wps:cNvSpPr>
                          <a:spLocks/>
                        </wps:cNvSpPr>
                        <wps:spPr bwMode="auto">
                          <a:xfrm>
                            <a:off x="2137" y="165"/>
                            <a:ext cx="691" cy="350"/>
                          </a:xfrm>
                          <a:custGeom>
                            <a:avLst/>
                            <a:gdLst>
                              <a:gd name="T0" fmla="+- 0 2824 2137"/>
                              <a:gd name="T1" fmla="*/ T0 w 691"/>
                              <a:gd name="T2" fmla="+- 0 165 165"/>
                              <a:gd name="T3" fmla="*/ 165 h 350"/>
                              <a:gd name="T4" fmla="+- 0 2141 2137"/>
                              <a:gd name="T5" fmla="*/ T4 w 691"/>
                              <a:gd name="T6" fmla="+- 0 165 165"/>
                              <a:gd name="T7" fmla="*/ 165 h 350"/>
                              <a:gd name="T8" fmla="+- 0 2137 2137"/>
                              <a:gd name="T9" fmla="*/ T8 w 691"/>
                              <a:gd name="T10" fmla="+- 0 169 165"/>
                              <a:gd name="T11" fmla="*/ 169 h 350"/>
                              <a:gd name="T12" fmla="+- 0 2137 2137"/>
                              <a:gd name="T13" fmla="*/ T12 w 691"/>
                              <a:gd name="T14" fmla="+- 0 511 165"/>
                              <a:gd name="T15" fmla="*/ 511 h 350"/>
                              <a:gd name="T16" fmla="+- 0 2141 2137"/>
                              <a:gd name="T17" fmla="*/ T16 w 691"/>
                              <a:gd name="T18" fmla="+- 0 514 165"/>
                              <a:gd name="T19" fmla="*/ 514 h 350"/>
                              <a:gd name="T20" fmla="+- 0 2824 2137"/>
                              <a:gd name="T21" fmla="*/ T20 w 691"/>
                              <a:gd name="T22" fmla="+- 0 514 165"/>
                              <a:gd name="T23" fmla="*/ 514 h 350"/>
                              <a:gd name="T24" fmla="+- 0 2827 2137"/>
                              <a:gd name="T25" fmla="*/ T24 w 691"/>
                              <a:gd name="T26" fmla="+- 0 511 165"/>
                              <a:gd name="T27" fmla="*/ 511 h 350"/>
                              <a:gd name="T28" fmla="+- 0 2827 2137"/>
                              <a:gd name="T29" fmla="*/ T28 w 691"/>
                              <a:gd name="T30" fmla="+- 0 169 165"/>
                              <a:gd name="T31" fmla="*/ 169 h 350"/>
                              <a:gd name="T32" fmla="+- 0 2824 2137"/>
                              <a:gd name="T33" fmla="*/ T32 w 691"/>
                              <a:gd name="T34" fmla="+- 0 165 165"/>
                              <a:gd name="T35" fmla="*/ 165 h 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91" h="350">
                                <a:moveTo>
                                  <a:pt x="687" y="0"/>
                                </a:moveTo>
                                <a:lnTo>
                                  <a:pt x="4" y="0"/>
                                </a:lnTo>
                                <a:lnTo>
                                  <a:pt x="0" y="4"/>
                                </a:lnTo>
                                <a:lnTo>
                                  <a:pt x="0" y="346"/>
                                </a:lnTo>
                                <a:lnTo>
                                  <a:pt x="4" y="349"/>
                                </a:lnTo>
                                <a:lnTo>
                                  <a:pt x="687" y="349"/>
                                </a:lnTo>
                                <a:lnTo>
                                  <a:pt x="690" y="346"/>
                                </a:lnTo>
                                <a:lnTo>
                                  <a:pt x="690" y="4"/>
                                </a:lnTo>
                                <a:lnTo>
                                  <a:pt x="687" y="0"/>
                                </a:lnTo>
                                <a:close/>
                              </a:path>
                            </a:pathLst>
                          </a:custGeom>
                          <a:solidFill>
                            <a:srgbClr val="FFFF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 name="Freeform 334"/>
                        <wps:cNvSpPr>
                          <a:spLocks/>
                        </wps:cNvSpPr>
                        <wps:spPr bwMode="auto">
                          <a:xfrm>
                            <a:off x="2137" y="165"/>
                            <a:ext cx="691" cy="350"/>
                          </a:xfrm>
                          <a:custGeom>
                            <a:avLst/>
                            <a:gdLst>
                              <a:gd name="T0" fmla="+- 0 2148 2137"/>
                              <a:gd name="T1" fmla="*/ T0 w 691"/>
                              <a:gd name="T2" fmla="+- 0 514 165"/>
                              <a:gd name="T3" fmla="*/ 514 h 350"/>
                              <a:gd name="T4" fmla="+- 0 2816 2137"/>
                              <a:gd name="T5" fmla="*/ T4 w 691"/>
                              <a:gd name="T6" fmla="+- 0 514 165"/>
                              <a:gd name="T7" fmla="*/ 514 h 350"/>
                              <a:gd name="T8" fmla="+- 0 2824 2137"/>
                              <a:gd name="T9" fmla="*/ T8 w 691"/>
                              <a:gd name="T10" fmla="+- 0 514 165"/>
                              <a:gd name="T11" fmla="*/ 514 h 350"/>
                              <a:gd name="T12" fmla="+- 0 2827 2137"/>
                              <a:gd name="T13" fmla="*/ T12 w 691"/>
                              <a:gd name="T14" fmla="+- 0 511 165"/>
                              <a:gd name="T15" fmla="*/ 511 h 350"/>
                              <a:gd name="T16" fmla="+- 0 2827 2137"/>
                              <a:gd name="T17" fmla="*/ T16 w 691"/>
                              <a:gd name="T18" fmla="+- 0 503 165"/>
                              <a:gd name="T19" fmla="*/ 503 h 350"/>
                              <a:gd name="T20" fmla="+- 0 2827 2137"/>
                              <a:gd name="T21" fmla="*/ T20 w 691"/>
                              <a:gd name="T22" fmla="+- 0 176 165"/>
                              <a:gd name="T23" fmla="*/ 176 h 350"/>
                              <a:gd name="T24" fmla="+- 0 2827 2137"/>
                              <a:gd name="T25" fmla="*/ T24 w 691"/>
                              <a:gd name="T26" fmla="+- 0 169 165"/>
                              <a:gd name="T27" fmla="*/ 169 h 350"/>
                              <a:gd name="T28" fmla="+- 0 2824 2137"/>
                              <a:gd name="T29" fmla="*/ T28 w 691"/>
                              <a:gd name="T30" fmla="+- 0 165 165"/>
                              <a:gd name="T31" fmla="*/ 165 h 350"/>
                              <a:gd name="T32" fmla="+- 0 2816 2137"/>
                              <a:gd name="T33" fmla="*/ T32 w 691"/>
                              <a:gd name="T34" fmla="+- 0 165 165"/>
                              <a:gd name="T35" fmla="*/ 165 h 350"/>
                              <a:gd name="T36" fmla="+- 0 2148 2137"/>
                              <a:gd name="T37" fmla="*/ T36 w 691"/>
                              <a:gd name="T38" fmla="+- 0 165 165"/>
                              <a:gd name="T39" fmla="*/ 165 h 350"/>
                              <a:gd name="T40" fmla="+- 0 2141 2137"/>
                              <a:gd name="T41" fmla="*/ T40 w 691"/>
                              <a:gd name="T42" fmla="+- 0 165 165"/>
                              <a:gd name="T43" fmla="*/ 165 h 350"/>
                              <a:gd name="T44" fmla="+- 0 2137 2137"/>
                              <a:gd name="T45" fmla="*/ T44 w 691"/>
                              <a:gd name="T46" fmla="+- 0 169 165"/>
                              <a:gd name="T47" fmla="*/ 169 h 350"/>
                              <a:gd name="T48" fmla="+- 0 2137 2137"/>
                              <a:gd name="T49" fmla="*/ T48 w 691"/>
                              <a:gd name="T50" fmla="+- 0 176 165"/>
                              <a:gd name="T51" fmla="*/ 176 h 350"/>
                              <a:gd name="T52" fmla="+- 0 2137 2137"/>
                              <a:gd name="T53" fmla="*/ T52 w 691"/>
                              <a:gd name="T54" fmla="+- 0 503 165"/>
                              <a:gd name="T55" fmla="*/ 503 h 350"/>
                              <a:gd name="T56" fmla="+- 0 2137 2137"/>
                              <a:gd name="T57" fmla="*/ T56 w 691"/>
                              <a:gd name="T58" fmla="+- 0 511 165"/>
                              <a:gd name="T59" fmla="*/ 511 h 350"/>
                              <a:gd name="T60" fmla="+- 0 2141 2137"/>
                              <a:gd name="T61" fmla="*/ T60 w 691"/>
                              <a:gd name="T62" fmla="+- 0 514 165"/>
                              <a:gd name="T63" fmla="*/ 514 h 350"/>
                              <a:gd name="T64" fmla="+- 0 2148 2137"/>
                              <a:gd name="T65" fmla="*/ T64 w 691"/>
                              <a:gd name="T66" fmla="+- 0 514 165"/>
                              <a:gd name="T67" fmla="*/ 514 h 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1" h="350">
                                <a:moveTo>
                                  <a:pt x="11" y="349"/>
                                </a:moveTo>
                                <a:lnTo>
                                  <a:pt x="679" y="349"/>
                                </a:lnTo>
                                <a:lnTo>
                                  <a:pt x="687" y="349"/>
                                </a:lnTo>
                                <a:lnTo>
                                  <a:pt x="690" y="346"/>
                                </a:lnTo>
                                <a:lnTo>
                                  <a:pt x="690" y="338"/>
                                </a:lnTo>
                                <a:lnTo>
                                  <a:pt x="690" y="11"/>
                                </a:lnTo>
                                <a:lnTo>
                                  <a:pt x="690" y="4"/>
                                </a:lnTo>
                                <a:lnTo>
                                  <a:pt x="687" y="0"/>
                                </a:lnTo>
                                <a:lnTo>
                                  <a:pt x="679" y="0"/>
                                </a:lnTo>
                                <a:lnTo>
                                  <a:pt x="11" y="0"/>
                                </a:lnTo>
                                <a:lnTo>
                                  <a:pt x="4" y="0"/>
                                </a:lnTo>
                                <a:lnTo>
                                  <a:pt x="0" y="4"/>
                                </a:lnTo>
                                <a:lnTo>
                                  <a:pt x="0" y="11"/>
                                </a:lnTo>
                                <a:lnTo>
                                  <a:pt x="0" y="338"/>
                                </a:lnTo>
                                <a:lnTo>
                                  <a:pt x="0" y="346"/>
                                </a:lnTo>
                                <a:lnTo>
                                  <a:pt x="4" y="349"/>
                                </a:lnTo>
                                <a:lnTo>
                                  <a:pt x="11" y="349"/>
                                </a:lnTo>
                                <a:close/>
                              </a:path>
                            </a:pathLst>
                          </a:custGeom>
                          <a:noFill/>
                          <a:ln w="3442">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 name="Freeform 333"/>
                        <wps:cNvSpPr>
                          <a:spLocks/>
                        </wps:cNvSpPr>
                        <wps:spPr bwMode="auto">
                          <a:xfrm>
                            <a:off x="2197" y="217"/>
                            <a:ext cx="33" cy="33"/>
                          </a:xfrm>
                          <a:custGeom>
                            <a:avLst/>
                            <a:gdLst>
                              <a:gd name="T0" fmla="+- 0 2217 2197"/>
                              <a:gd name="T1" fmla="*/ T0 w 33"/>
                              <a:gd name="T2" fmla="+- 0 217 217"/>
                              <a:gd name="T3" fmla="*/ 217 h 33"/>
                              <a:gd name="T4" fmla="+- 0 2208 2197"/>
                              <a:gd name="T5" fmla="*/ T4 w 33"/>
                              <a:gd name="T6" fmla="+- 0 217 217"/>
                              <a:gd name="T7" fmla="*/ 217 h 33"/>
                              <a:gd name="T8" fmla="+- 0 2204 2197"/>
                              <a:gd name="T9" fmla="*/ T8 w 33"/>
                              <a:gd name="T10" fmla="+- 0 219 217"/>
                              <a:gd name="T11" fmla="*/ 219 h 33"/>
                              <a:gd name="T12" fmla="+- 0 2198 2197"/>
                              <a:gd name="T13" fmla="*/ T12 w 33"/>
                              <a:gd name="T14" fmla="+- 0 225 217"/>
                              <a:gd name="T15" fmla="*/ 225 h 33"/>
                              <a:gd name="T16" fmla="+- 0 2197 2197"/>
                              <a:gd name="T17" fmla="*/ T16 w 33"/>
                              <a:gd name="T18" fmla="+- 0 229 217"/>
                              <a:gd name="T19" fmla="*/ 229 h 33"/>
                              <a:gd name="T20" fmla="+- 0 2197 2197"/>
                              <a:gd name="T21" fmla="*/ T20 w 33"/>
                              <a:gd name="T22" fmla="+- 0 238 217"/>
                              <a:gd name="T23" fmla="*/ 238 h 33"/>
                              <a:gd name="T24" fmla="+- 0 2198 2197"/>
                              <a:gd name="T25" fmla="*/ T24 w 33"/>
                              <a:gd name="T26" fmla="+- 0 242 217"/>
                              <a:gd name="T27" fmla="*/ 242 h 33"/>
                              <a:gd name="T28" fmla="+- 0 2204 2197"/>
                              <a:gd name="T29" fmla="*/ T28 w 33"/>
                              <a:gd name="T30" fmla="+- 0 248 217"/>
                              <a:gd name="T31" fmla="*/ 248 h 33"/>
                              <a:gd name="T32" fmla="+- 0 2208 2197"/>
                              <a:gd name="T33" fmla="*/ T32 w 33"/>
                              <a:gd name="T34" fmla="+- 0 250 217"/>
                              <a:gd name="T35" fmla="*/ 250 h 33"/>
                              <a:gd name="T36" fmla="+- 0 2217 2197"/>
                              <a:gd name="T37" fmla="*/ T36 w 33"/>
                              <a:gd name="T38" fmla="+- 0 250 217"/>
                              <a:gd name="T39" fmla="*/ 250 h 33"/>
                              <a:gd name="T40" fmla="+- 0 2221 2197"/>
                              <a:gd name="T41" fmla="*/ T40 w 33"/>
                              <a:gd name="T42" fmla="+- 0 248 217"/>
                              <a:gd name="T43" fmla="*/ 248 h 33"/>
                              <a:gd name="T44" fmla="+- 0 2227 2197"/>
                              <a:gd name="T45" fmla="*/ T44 w 33"/>
                              <a:gd name="T46" fmla="+- 0 242 217"/>
                              <a:gd name="T47" fmla="*/ 242 h 33"/>
                              <a:gd name="T48" fmla="+- 0 2229 2197"/>
                              <a:gd name="T49" fmla="*/ T48 w 33"/>
                              <a:gd name="T50" fmla="+- 0 238 217"/>
                              <a:gd name="T51" fmla="*/ 238 h 33"/>
                              <a:gd name="T52" fmla="+- 0 2229 2197"/>
                              <a:gd name="T53" fmla="*/ T52 w 33"/>
                              <a:gd name="T54" fmla="+- 0 229 217"/>
                              <a:gd name="T55" fmla="*/ 229 h 33"/>
                              <a:gd name="T56" fmla="+- 0 2227 2197"/>
                              <a:gd name="T57" fmla="*/ T56 w 33"/>
                              <a:gd name="T58" fmla="+- 0 225 217"/>
                              <a:gd name="T59" fmla="*/ 225 h 33"/>
                              <a:gd name="T60" fmla="+- 0 2221 2197"/>
                              <a:gd name="T61" fmla="*/ T60 w 33"/>
                              <a:gd name="T62" fmla="+- 0 219 217"/>
                              <a:gd name="T63" fmla="*/ 219 h 33"/>
                              <a:gd name="T64" fmla="+- 0 2217 2197"/>
                              <a:gd name="T65" fmla="*/ T64 w 33"/>
                              <a:gd name="T66" fmla="+- 0 217 217"/>
                              <a:gd name="T67" fmla="*/ 217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3" h="33">
                                <a:moveTo>
                                  <a:pt x="20" y="0"/>
                                </a:moveTo>
                                <a:lnTo>
                                  <a:pt x="11" y="0"/>
                                </a:lnTo>
                                <a:lnTo>
                                  <a:pt x="7" y="2"/>
                                </a:lnTo>
                                <a:lnTo>
                                  <a:pt x="1" y="8"/>
                                </a:lnTo>
                                <a:lnTo>
                                  <a:pt x="0" y="12"/>
                                </a:lnTo>
                                <a:lnTo>
                                  <a:pt x="0" y="21"/>
                                </a:lnTo>
                                <a:lnTo>
                                  <a:pt x="1" y="25"/>
                                </a:lnTo>
                                <a:lnTo>
                                  <a:pt x="7" y="31"/>
                                </a:lnTo>
                                <a:lnTo>
                                  <a:pt x="11" y="33"/>
                                </a:lnTo>
                                <a:lnTo>
                                  <a:pt x="20" y="33"/>
                                </a:lnTo>
                                <a:lnTo>
                                  <a:pt x="24" y="31"/>
                                </a:lnTo>
                                <a:lnTo>
                                  <a:pt x="30" y="25"/>
                                </a:lnTo>
                                <a:lnTo>
                                  <a:pt x="32" y="21"/>
                                </a:lnTo>
                                <a:lnTo>
                                  <a:pt x="32" y="12"/>
                                </a:lnTo>
                                <a:lnTo>
                                  <a:pt x="30" y="8"/>
                                </a:lnTo>
                                <a:lnTo>
                                  <a:pt x="24" y="2"/>
                                </a:lnTo>
                                <a:lnTo>
                                  <a:pt x="20"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Freeform 332"/>
                        <wps:cNvSpPr>
                          <a:spLocks/>
                        </wps:cNvSpPr>
                        <wps:spPr bwMode="auto">
                          <a:xfrm>
                            <a:off x="2197" y="217"/>
                            <a:ext cx="33" cy="33"/>
                          </a:xfrm>
                          <a:custGeom>
                            <a:avLst/>
                            <a:gdLst>
                              <a:gd name="T0" fmla="+- 0 2213 2197"/>
                              <a:gd name="T1" fmla="*/ T0 w 33"/>
                              <a:gd name="T2" fmla="+- 0 250 217"/>
                              <a:gd name="T3" fmla="*/ 250 h 33"/>
                              <a:gd name="T4" fmla="+- 0 2217 2197"/>
                              <a:gd name="T5" fmla="*/ T4 w 33"/>
                              <a:gd name="T6" fmla="+- 0 250 217"/>
                              <a:gd name="T7" fmla="*/ 250 h 33"/>
                              <a:gd name="T8" fmla="+- 0 2221 2197"/>
                              <a:gd name="T9" fmla="*/ T8 w 33"/>
                              <a:gd name="T10" fmla="+- 0 248 217"/>
                              <a:gd name="T11" fmla="*/ 248 h 33"/>
                              <a:gd name="T12" fmla="+- 0 2224 2197"/>
                              <a:gd name="T13" fmla="*/ T12 w 33"/>
                              <a:gd name="T14" fmla="+- 0 245 217"/>
                              <a:gd name="T15" fmla="*/ 245 h 33"/>
                              <a:gd name="T16" fmla="+- 0 2227 2197"/>
                              <a:gd name="T17" fmla="*/ T16 w 33"/>
                              <a:gd name="T18" fmla="+- 0 242 217"/>
                              <a:gd name="T19" fmla="*/ 242 h 33"/>
                              <a:gd name="T20" fmla="+- 0 2229 2197"/>
                              <a:gd name="T21" fmla="*/ T20 w 33"/>
                              <a:gd name="T22" fmla="+- 0 238 217"/>
                              <a:gd name="T23" fmla="*/ 238 h 33"/>
                              <a:gd name="T24" fmla="+- 0 2229 2197"/>
                              <a:gd name="T25" fmla="*/ T24 w 33"/>
                              <a:gd name="T26" fmla="+- 0 234 217"/>
                              <a:gd name="T27" fmla="*/ 234 h 33"/>
                              <a:gd name="T28" fmla="+- 0 2229 2197"/>
                              <a:gd name="T29" fmla="*/ T28 w 33"/>
                              <a:gd name="T30" fmla="+- 0 229 217"/>
                              <a:gd name="T31" fmla="*/ 229 h 33"/>
                              <a:gd name="T32" fmla="+- 0 2227 2197"/>
                              <a:gd name="T33" fmla="*/ T32 w 33"/>
                              <a:gd name="T34" fmla="+- 0 225 217"/>
                              <a:gd name="T35" fmla="*/ 225 h 33"/>
                              <a:gd name="T36" fmla="+- 0 2224 2197"/>
                              <a:gd name="T37" fmla="*/ T36 w 33"/>
                              <a:gd name="T38" fmla="+- 0 222 217"/>
                              <a:gd name="T39" fmla="*/ 222 h 33"/>
                              <a:gd name="T40" fmla="+- 0 2221 2197"/>
                              <a:gd name="T41" fmla="*/ T40 w 33"/>
                              <a:gd name="T42" fmla="+- 0 219 217"/>
                              <a:gd name="T43" fmla="*/ 219 h 33"/>
                              <a:gd name="T44" fmla="+- 0 2217 2197"/>
                              <a:gd name="T45" fmla="*/ T44 w 33"/>
                              <a:gd name="T46" fmla="+- 0 217 217"/>
                              <a:gd name="T47" fmla="*/ 217 h 33"/>
                              <a:gd name="T48" fmla="+- 0 2213 2197"/>
                              <a:gd name="T49" fmla="*/ T48 w 33"/>
                              <a:gd name="T50" fmla="+- 0 217 217"/>
                              <a:gd name="T51" fmla="*/ 217 h 33"/>
                              <a:gd name="T52" fmla="+- 0 2208 2197"/>
                              <a:gd name="T53" fmla="*/ T52 w 33"/>
                              <a:gd name="T54" fmla="+- 0 217 217"/>
                              <a:gd name="T55" fmla="*/ 217 h 33"/>
                              <a:gd name="T56" fmla="+- 0 2204 2197"/>
                              <a:gd name="T57" fmla="*/ T56 w 33"/>
                              <a:gd name="T58" fmla="+- 0 219 217"/>
                              <a:gd name="T59" fmla="*/ 219 h 33"/>
                              <a:gd name="T60" fmla="+- 0 2201 2197"/>
                              <a:gd name="T61" fmla="*/ T60 w 33"/>
                              <a:gd name="T62" fmla="+- 0 222 217"/>
                              <a:gd name="T63" fmla="*/ 222 h 33"/>
                              <a:gd name="T64" fmla="+- 0 2198 2197"/>
                              <a:gd name="T65" fmla="*/ T64 w 33"/>
                              <a:gd name="T66" fmla="+- 0 225 217"/>
                              <a:gd name="T67" fmla="*/ 225 h 33"/>
                              <a:gd name="T68" fmla="+- 0 2197 2197"/>
                              <a:gd name="T69" fmla="*/ T68 w 33"/>
                              <a:gd name="T70" fmla="+- 0 229 217"/>
                              <a:gd name="T71" fmla="*/ 229 h 33"/>
                              <a:gd name="T72" fmla="+- 0 2197 2197"/>
                              <a:gd name="T73" fmla="*/ T72 w 33"/>
                              <a:gd name="T74" fmla="+- 0 234 217"/>
                              <a:gd name="T75" fmla="*/ 234 h 33"/>
                              <a:gd name="T76" fmla="+- 0 2197 2197"/>
                              <a:gd name="T77" fmla="*/ T76 w 33"/>
                              <a:gd name="T78" fmla="+- 0 238 217"/>
                              <a:gd name="T79" fmla="*/ 238 h 33"/>
                              <a:gd name="T80" fmla="+- 0 2198 2197"/>
                              <a:gd name="T81" fmla="*/ T80 w 33"/>
                              <a:gd name="T82" fmla="+- 0 242 217"/>
                              <a:gd name="T83" fmla="*/ 242 h 33"/>
                              <a:gd name="T84" fmla="+- 0 2201 2197"/>
                              <a:gd name="T85" fmla="*/ T84 w 33"/>
                              <a:gd name="T86" fmla="+- 0 245 217"/>
                              <a:gd name="T87" fmla="*/ 245 h 33"/>
                              <a:gd name="T88" fmla="+- 0 2204 2197"/>
                              <a:gd name="T89" fmla="*/ T88 w 33"/>
                              <a:gd name="T90" fmla="+- 0 248 217"/>
                              <a:gd name="T91" fmla="*/ 248 h 33"/>
                              <a:gd name="T92" fmla="+- 0 2208 2197"/>
                              <a:gd name="T93" fmla="*/ T92 w 33"/>
                              <a:gd name="T94" fmla="+- 0 250 217"/>
                              <a:gd name="T95" fmla="*/ 250 h 33"/>
                              <a:gd name="T96" fmla="+- 0 2213 2197"/>
                              <a:gd name="T97" fmla="*/ T96 w 33"/>
                              <a:gd name="T98" fmla="+- 0 250 217"/>
                              <a:gd name="T99" fmla="*/ 250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3" h="33">
                                <a:moveTo>
                                  <a:pt x="16" y="33"/>
                                </a:moveTo>
                                <a:lnTo>
                                  <a:pt x="20" y="33"/>
                                </a:lnTo>
                                <a:lnTo>
                                  <a:pt x="24" y="31"/>
                                </a:lnTo>
                                <a:lnTo>
                                  <a:pt x="27" y="28"/>
                                </a:lnTo>
                                <a:lnTo>
                                  <a:pt x="30" y="25"/>
                                </a:lnTo>
                                <a:lnTo>
                                  <a:pt x="32" y="21"/>
                                </a:lnTo>
                                <a:lnTo>
                                  <a:pt x="32" y="17"/>
                                </a:lnTo>
                                <a:lnTo>
                                  <a:pt x="32" y="12"/>
                                </a:lnTo>
                                <a:lnTo>
                                  <a:pt x="30" y="8"/>
                                </a:lnTo>
                                <a:lnTo>
                                  <a:pt x="27" y="5"/>
                                </a:lnTo>
                                <a:lnTo>
                                  <a:pt x="24" y="2"/>
                                </a:lnTo>
                                <a:lnTo>
                                  <a:pt x="20" y="0"/>
                                </a:lnTo>
                                <a:lnTo>
                                  <a:pt x="16" y="0"/>
                                </a:lnTo>
                                <a:lnTo>
                                  <a:pt x="11" y="0"/>
                                </a:lnTo>
                                <a:lnTo>
                                  <a:pt x="7" y="2"/>
                                </a:lnTo>
                                <a:lnTo>
                                  <a:pt x="4" y="5"/>
                                </a:lnTo>
                                <a:lnTo>
                                  <a:pt x="1" y="8"/>
                                </a:lnTo>
                                <a:lnTo>
                                  <a:pt x="0" y="12"/>
                                </a:lnTo>
                                <a:lnTo>
                                  <a:pt x="0" y="17"/>
                                </a:lnTo>
                                <a:lnTo>
                                  <a:pt x="0" y="21"/>
                                </a:lnTo>
                                <a:lnTo>
                                  <a:pt x="1" y="25"/>
                                </a:lnTo>
                                <a:lnTo>
                                  <a:pt x="4" y="28"/>
                                </a:lnTo>
                                <a:lnTo>
                                  <a:pt x="7" y="31"/>
                                </a:lnTo>
                                <a:lnTo>
                                  <a:pt x="11" y="33"/>
                                </a:lnTo>
                                <a:lnTo>
                                  <a:pt x="16" y="33"/>
                                </a:lnTo>
                                <a:close/>
                              </a:path>
                            </a:pathLst>
                          </a:custGeom>
                          <a:noFill/>
                          <a:ln w="344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 name="AutoShape 331"/>
                        <wps:cNvSpPr>
                          <a:spLocks/>
                        </wps:cNvSpPr>
                        <wps:spPr bwMode="auto">
                          <a:xfrm>
                            <a:off x="2197" y="439"/>
                            <a:ext cx="31" cy="30"/>
                          </a:xfrm>
                          <a:custGeom>
                            <a:avLst/>
                            <a:gdLst>
                              <a:gd name="T0" fmla="+- 0 2228 2197"/>
                              <a:gd name="T1" fmla="*/ T0 w 31"/>
                              <a:gd name="T2" fmla="+- 0 451 439"/>
                              <a:gd name="T3" fmla="*/ 451 h 30"/>
                              <a:gd name="T4" fmla="+- 0 2197 2197"/>
                              <a:gd name="T5" fmla="*/ T4 w 31"/>
                              <a:gd name="T6" fmla="+- 0 451 439"/>
                              <a:gd name="T7" fmla="*/ 451 h 30"/>
                              <a:gd name="T8" fmla="+- 0 2207 2197"/>
                              <a:gd name="T9" fmla="*/ T8 w 31"/>
                              <a:gd name="T10" fmla="+- 0 458 439"/>
                              <a:gd name="T11" fmla="*/ 458 h 30"/>
                              <a:gd name="T12" fmla="+- 0 2203 2197"/>
                              <a:gd name="T13" fmla="*/ T12 w 31"/>
                              <a:gd name="T14" fmla="+- 0 469 439"/>
                              <a:gd name="T15" fmla="*/ 469 h 30"/>
                              <a:gd name="T16" fmla="+- 0 2213 2197"/>
                              <a:gd name="T17" fmla="*/ T16 w 31"/>
                              <a:gd name="T18" fmla="+- 0 462 439"/>
                              <a:gd name="T19" fmla="*/ 462 h 30"/>
                              <a:gd name="T20" fmla="+- 0 2220 2197"/>
                              <a:gd name="T21" fmla="*/ T20 w 31"/>
                              <a:gd name="T22" fmla="+- 0 462 439"/>
                              <a:gd name="T23" fmla="*/ 462 h 30"/>
                              <a:gd name="T24" fmla="+- 0 2219 2197"/>
                              <a:gd name="T25" fmla="*/ T24 w 31"/>
                              <a:gd name="T26" fmla="+- 0 458 439"/>
                              <a:gd name="T27" fmla="*/ 458 h 30"/>
                              <a:gd name="T28" fmla="+- 0 2228 2197"/>
                              <a:gd name="T29" fmla="*/ T28 w 31"/>
                              <a:gd name="T30" fmla="+- 0 451 439"/>
                              <a:gd name="T31" fmla="*/ 451 h 30"/>
                              <a:gd name="T32" fmla="+- 0 2220 2197"/>
                              <a:gd name="T33" fmla="*/ T32 w 31"/>
                              <a:gd name="T34" fmla="+- 0 462 439"/>
                              <a:gd name="T35" fmla="*/ 462 h 30"/>
                              <a:gd name="T36" fmla="+- 0 2213 2197"/>
                              <a:gd name="T37" fmla="*/ T36 w 31"/>
                              <a:gd name="T38" fmla="+- 0 462 439"/>
                              <a:gd name="T39" fmla="*/ 462 h 30"/>
                              <a:gd name="T40" fmla="+- 0 2222 2197"/>
                              <a:gd name="T41" fmla="*/ T40 w 31"/>
                              <a:gd name="T42" fmla="+- 0 469 439"/>
                              <a:gd name="T43" fmla="*/ 469 h 30"/>
                              <a:gd name="T44" fmla="+- 0 2220 2197"/>
                              <a:gd name="T45" fmla="*/ T44 w 31"/>
                              <a:gd name="T46" fmla="+- 0 462 439"/>
                              <a:gd name="T47" fmla="*/ 462 h 30"/>
                              <a:gd name="T48" fmla="+- 0 2213 2197"/>
                              <a:gd name="T49" fmla="*/ T48 w 31"/>
                              <a:gd name="T50" fmla="+- 0 439 439"/>
                              <a:gd name="T51" fmla="*/ 439 h 30"/>
                              <a:gd name="T52" fmla="+- 0 2209 2197"/>
                              <a:gd name="T53" fmla="*/ T52 w 31"/>
                              <a:gd name="T54" fmla="+- 0 451 439"/>
                              <a:gd name="T55" fmla="*/ 451 h 30"/>
                              <a:gd name="T56" fmla="+- 0 2216 2197"/>
                              <a:gd name="T57" fmla="*/ T56 w 31"/>
                              <a:gd name="T58" fmla="+- 0 451 439"/>
                              <a:gd name="T59" fmla="*/ 451 h 30"/>
                              <a:gd name="T60" fmla="+- 0 2213 2197"/>
                              <a:gd name="T61" fmla="*/ T60 w 31"/>
                              <a:gd name="T62" fmla="+- 0 439 439"/>
                              <a:gd name="T63" fmla="*/ 439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1" h="30">
                                <a:moveTo>
                                  <a:pt x="31" y="12"/>
                                </a:moveTo>
                                <a:lnTo>
                                  <a:pt x="0" y="12"/>
                                </a:lnTo>
                                <a:lnTo>
                                  <a:pt x="10" y="19"/>
                                </a:lnTo>
                                <a:lnTo>
                                  <a:pt x="6" y="30"/>
                                </a:lnTo>
                                <a:lnTo>
                                  <a:pt x="16" y="23"/>
                                </a:lnTo>
                                <a:lnTo>
                                  <a:pt x="23" y="23"/>
                                </a:lnTo>
                                <a:lnTo>
                                  <a:pt x="22" y="19"/>
                                </a:lnTo>
                                <a:lnTo>
                                  <a:pt x="31" y="12"/>
                                </a:lnTo>
                                <a:close/>
                                <a:moveTo>
                                  <a:pt x="23" y="23"/>
                                </a:moveTo>
                                <a:lnTo>
                                  <a:pt x="16" y="23"/>
                                </a:lnTo>
                                <a:lnTo>
                                  <a:pt x="25" y="30"/>
                                </a:lnTo>
                                <a:lnTo>
                                  <a:pt x="23" y="23"/>
                                </a:lnTo>
                                <a:close/>
                                <a:moveTo>
                                  <a:pt x="16" y="0"/>
                                </a:moveTo>
                                <a:lnTo>
                                  <a:pt x="12" y="12"/>
                                </a:lnTo>
                                <a:lnTo>
                                  <a:pt x="19" y="12"/>
                                </a:lnTo>
                                <a:lnTo>
                                  <a:pt x="16"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 name="Freeform 330"/>
                        <wps:cNvSpPr>
                          <a:spLocks/>
                        </wps:cNvSpPr>
                        <wps:spPr bwMode="auto">
                          <a:xfrm>
                            <a:off x="2197" y="439"/>
                            <a:ext cx="31" cy="30"/>
                          </a:xfrm>
                          <a:custGeom>
                            <a:avLst/>
                            <a:gdLst>
                              <a:gd name="T0" fmla="+- 0 2213 2197"/>
                              <a:gd name="T1" fmla="*/ T0 w 31"/>
                              <a:gd name="T2" fmla="+- 0 439 439"/>
                              <a:gd name="T3" fmla="*/ 439 h 30"/>
                              <a:gd name="T4" fmla="+- 0 2209 2197"/>
                              <a:gd name="T5" fmla="*/ T4 w 31"/>
                              <a:gd name="T6" fmla="+- 0 451 439"/>
                              <a:gd name="T7" fmla="*/ 451 h 30"/>
                              <a:gd name="T8" fmla="+- 0 2197 2197"/>
                              <a:gd name="T9" fmla="*/ T8 w 31"/>
                              <a:gd name="T10" fmla="+- 0 451 439"/>
                              <a:gd name="T11" fmla="*/ 451 h 30"/>
                              <a:gd name="T12" fmla="+- 0 2207 2197"/>
                              <a:gd name="T13" fmla="*/ T12 w 31"/>
                              <a:gd name="T14" fmla="+- 0 458 439"/>
                              <a:gd name="T15" fmla="*/ 458 h 30"/>
                              <a:gd name="T16" fmla="+- 0 2203 2197"/>
                              <a:gd name="T17" fmla="*/ T16 w 31"/>
                              <a:gd name="T18" fmla="+- 0 469 439"/>
                              <a:gd name="T19" fmla="*/ 469 h 30"/>
                              <a:gd name="T20" fmla="+- 0 2213 2197"/>
                              <a:gd name="T21" fmla="*/ T20 w 31"/>
                              <a:gd name="T22" fmla="+- 0 462 439"/>
                              <a:gd name="T23" fmla="*/ 462 h 30"/>
                              <a:gd name="T24" fmla="+- 0 2222 2197"/>
                              <a:gd name="T25" fmla="*/ T24 w 31"/>
                              <a:gd name="T26" fmla="+- 0 469 439"/>
                              <a:gd name="T27" fmla="*/ 469 h 30"/>
                              <a:gd name="T28" fmla="+- 0 2219 2197"/>
                              <a:gd name="T29" fmla="*/ T28 w 31"/>
                              <a:gd name="T30" fmla="+- 0 458 439"/>
                              <a:gd name="T31" fmla="*/ 458 h 30"/>
                              <a:gd name="T32" fmla="+- 0 2228 2197"/>
                              <a:gd name="T33" fmla="*/ T32 w 31"/>
                              <a:gd name="T34" fmla="+- 0 451 439"/>
                              <a:gd name="T35" fmla="*/ 451 h 30"/>
                              <a:gd name="T36" fmla="+- 0 2216 2197"/>
                              <a:gd name="T37" fmla="*/ T36 w 31"/>
                              <a:gd name="T38" fmla="+- 0 451 439"/>
                              <a:gd name="T39" fmla="*/ 451 h 30"/>
                              <a:gd name="T40" fmla="+- 0 2213 2197"/>
                              <a:gd name="T41" fmla="*/ T40 w 31"/>
                              <a:gd name="T42" fmla="+- 0 439 439"/>
                              <a:gd name="T43" fmla="*/ 439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1" h="30">
                                <a:moveTo>
                                  <a:pt x="16" y="0"/>
                                </a:moveTo>
                                <a:lnTo>
                                  <a:pt x="12" y="12"/>
                                </a:lnTo>
                                <a:lnTo>
                                  <a:pt x="0" y="12"/>
                                </a:lnTo>
                                <a:lnTo>
                                  <a:pt x="10" y="19"/>
                                </a:lnTo>
                                <a:lnTo>
                                  <a:pt x="6" y="30"/>
                                </a:lnTo>
                                <a:lnTo>
                                  <a:pt x="16" y="23"/>
                                </a:lnTo>
                                <a:lnTo>
                                  <a:pt x="25" y="30"/>
                                </a:lnTo>
                                <a:lnTo>
                                  <a:pt x="22" y="19"/>
                                </a:lnTo>
                                <a:lnTo>
                                  <a:pt x="31" y="12"/>
                                </a:lnTo>
                                <a:lnTo>
                                  <a:pt x="19" y="12"/>
                                </a:lnTo>
                                <a:lnTo>
                                  <a:pt x="16" y="0"/>
                                </a:lnTo>
                                <a:close/>
                              </a:path>
                            </a:pathLst>
                          </a:custGeom>
                          <a:noFill/>
                          <a:ln w="344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71D31E" id="Group 329" o:spid="_x0000_s1026" style="position:absolute;margin-left:106.7pt;margin-top:8.1pt;width:173.55pt;height:129.4pt;z-index:-251606016;mso-position-horizontal-relative:page" coordorigin="2134,162" coordsize="3471,2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">
                <v:shape id="Freeform 355" o:spid="_x0000_s1027" style="position:absolute;left:2275;top:321;width:3300;height:2399;visibility:visible;mso-wrap-style:square;v-text-anchor:top" coordsize="3300,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" path="m3299,l2749,369,2199,771r-824,584l918,1642,,2398e" filled="f" strokecolor="#1f77b3" strokeweight=".38242mm">
                  <v:path arrowok="t" o:connecttype="custom" o:connectlocs="3299,321;2749,690;2199,1092;1375,1676;918,1963;0,2719" o:connectangles="0,0,0,0,0,0"/>
                </v:shape>
                <v:shape id="Freeform 354" o:spid="_x0000_s1028" style="position:absolute;left:5547;top:293;width:55;height:55;visibility:visible;mso-wrap-style:square;v-text-anchor:top"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" path="m34,l20,,13,3,3,13,,20,,35r3,7l13,52r7,3l34,55r7,-3l51,42r3,-7l54,20,51,13,41,3,34,xe" fillcolor="#1f77b3" stroked="f">
                  <v:path arrowok="t" o:connecttype="custom" o:connectlocs="34,293;20,293;13,296;3,306;0,313;0,328;3,335;13,345;20,348;34,348;41,345;51,335;54,328;54,313;51,306;41,296;34,293" o:connectangles="0,0,0,0,0,0,0,0,0,0,0,0,0,0,0,0,0"/>
                </v:shape>
                <v:shape id="Freeform 353" o:spid="_x0000_s1029" style="position:absolute;left:5547;top:293;width:55;height:55;visibility:visible;mso-wrap-style:square;v-text-anchor:top"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" path="m27,55r7,l41,52r5,-5l51,42r3,-7l54,28r,-8l51,13,46,8,41,3,34,,27,,20,,13,3,8,8,3,13,,20r,8l,35r3,7l8,47r5,5l20,55r7,xe" filled="f" strokecolor="#1f77b3" strokeweight=".09561mm">
                  <v:path arrowok="t" o:connecttype="custom" o:connectlocs="27,348;34,348;41,345;46,340;51,335;54,328;54,321;54,313;51,306;46,301;41,296;34,293;27,293;20,293;13,296;8,301;3,306;0,313;0,321;0,328;3,335;8,340;13,345;20,348;27,348" o:connectangles="0,0,0,0,0,0,0,0,0,0,0,0,0,0,0,0,0,0,0,0,0,0,0,0,0"/>
                </v:shape>
                <v:shape id="Freeform 352" o:spid="_x0000_s1030" style="position:absolute;left:4447;top:1065;width:55;height:55;visibility:visible;mso-wrap-style:square;v-text-anchor:top"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" path="m35,l20,,13,3,3,13,,20,,34r3,7l13,51r7,3l35,54r6,-3l52,41r2,-7l54,20,52,13,41,3,35,xe" fillcolor="#1f77b3" stroked="f">
                  <v:path arrowok="t" o:connecttype="custom" o:connectlocs="35,1065;20,1065;13,1068;3,1078;0,1085;0,1099;3,1106;13,1116;20,1119;35,1119;41,1116;52,1106;54,1099;54,1085;52,1078;41,1068;35,1065" o:connectangles="0,0,0,0,0,0,0,0,0,0,0,0,0,0,0,0,0"/>
                </v:shape>
                <v:shape id="Freeform 351" o:spid="_x0000_s1031" style="position:absolute;left:4447;top:1065;width:55;height:55;visibility:visible;mso-wrap-style:square;v-text-anchor:top"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" path="m27,54r8,l41,51r6,-5l52,41r2,-7l54,27r,-7l52,13,47,8,41,3,35,,27,,20,,13,3,8,8,3,13,,20r,7l,34r3,7l8,46r5,5l20,54r7,xe" filled="f" strokecolor="#1f77b3" strokeweight=".09561mm">
                  <v:path arrowok="t" o:connecttype="custom" o:connectlocs="27,1119;35,1119;41,1116;47,1111;52,1106;54,1099;54,1092;54,1085;52,1078;47,1073;41,1068;35,1065;27,1065;20,1065;13,1068;8,1073;3,1078;0,1085;0,1092;0,1099;3,1106;8,1111;13,1116;20,1119;27,1119" o:connectangles="0,0,0,0,0,0,0,0,0,0,0,0,0,0,0,0,0,0,0,0,0,0,0,0,0"/>
                </v:shape>
                <v:shape id="Freeform 350" o:spid="_x0000_s1032" style="position:absolute;left:3622;top:1649;width:55;height:55;visibility:visible;mso-wrap-style:square;v-text-anchor:top"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" path="m35,l20,,13,3,3,13,,20,,34r3,7l13,51r7,3l35,54r7,-3l52,41r3,-7l55,20,52,13,42,3,35,xe" fillcolor="#1f77b3" stroked="f">
                  <v:path arrowok="t" o:connecttype="custom" o:connectlocs="35,1649;20,1649;13,1652;3,1662;0,1669;0,1683;3,1690;13,1700;20,1703;35,1703;42,1700;52,1690;55,1683;55,1669;52,1662;42,1652;35,1649" o:connectangles="0,0,0,0,0,0,0,0,0,0,0,0,0,0,0,0,0"/>
                </v:shape>
                <v:shape id="Freeform 349" o:spid="_x0000_s1033" style="position:absolute;left:3622;top:1649;width:55;height:55;visibility:visible;mso-wrap-style:square;v-text-anchor:top"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" path="m28,54r7,l42,51r5,-5l52,41r3,-7l55,27r,-7l52,13,47,8,42,3,35,,28,,20,,13,3,8,8,3,13,,20r,7l,34r3,7l8,46r5,5l20,54r8,xe" filled="f" strokecolor="#1f77b3" strokeweight=".09561mm">
                  <v:path arrowok="t" o:connecttype="custom" o:connectlocs="28,1703;35,1703;42,1700;47,1695;52,1690;55,1683;55,1676;55,1669;52,1662;47,1657;42,1652;35,1649;28,1649;20,1649;13,1652;8,1657;3,1662;0,1669;0,1676;0,1683;3,1690;8,1695;13,1700;20,1703;28,1703" o:connectangles="0,0,0,0,0,0,0,0,0,0,0,0,0,0,0,0,0,0,0,0,0,0,0,0,0"/>
                </v:shape>
                <v:shape id="Freeform 348" o:spid="_x0000_s1034" style="position:absolute;left:2248;top:2692;width:55;height:55;visibility:visible;mso-wrap-style:square;v-text-anchor:top"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" path="m34,l20,,13,3,3,13,,20,,35r3,6l13,52r7,2l34,54r7,-2l51,41r3,-6l54,20,51,13,41,3,34,xe" fillcolor="#1f77b3" stroked="f">
                  <v:path arrowok="t" o:connecttype="custom" o:connectlocs="34,2692;20,2692;13,2695;3,2705;0,2712;0,2727;3,2733;13,2744;20,2746;34,2746;41,2744;51,2733;54,2727;54,2712;51,2705;41,2695;34,2692" o:connectangles="0,0,0,0,0,0,0,0,0,0,0,0,0,0,0,0,0"/>
                </v:shape>
                <v:shape id="Freeform 347" o:spid="_x0000_s1035" style="position:absolute;left:2248;top:2692;width:55;height:55;visibility:visible;mso-wrap-style:square;v-text-anchor:top" coordsize="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" path="m27,54r7,l41,52r5,-5l51,41r3,-6l54,27r,-7l51,13,46,8,41,3,34,,27,,20,,13,3,8,8,3,13,,20r,7l,35r3,6l8,47r5,5l20,54r7,xe" filled="f" strokecolor="#1f77b3" strokeweight=".09561mm">
                  <v:path arrowok="t" o:connecttype="custom" o:connectlocs="27,2746;34,2746;41,2744;46,2739;51,2733;54,2727;54,2719;54,2712;51,2705;46,2700;41,2695;34,2692;27,2692;20,2692;13,2695;8,2700;3,2705;0,2712;0,2719;0,2727;3,2733;8,2739;13,2744;20,2746;27,2746" o:connectangles="0,0,0,0,0,0,0,0,0,0,0,0,0,0,0,0,0,0,0,0,0,0,0,0,0"/>
                </v:shape>
                <v:shape id="Freeform 346" o:spid="_x0000_s1036" style="position:absolute;left:2275;top:261;width:3300;height:1904;visibility:visible;mso-wrap-style:square;v-text-anchor:top" coordsize="3300,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" path="m3299,l2749,429,2199,835r-824,411l918,1534,,1903e" filled="f" strokecolor="#ff7f0e" strokeweight=".38242mm">
                  <v:path arrowok="t" o:connecttype="custom" o:connectlocs="3299,261;2749,690;2199,1096;1375,1507;918,1795;0,2164" o:connectangles="0,0,0,0,0,0"/>
                </v:shape>
                <v:shape id="AutoShape 345" o:spid="_x0000_s1037" style="position:absolute;left:2248;top:1507;width:1429;height:658;visibility:visible;mso-wrap-style:square;v-text-anchor:top" coordsize="1429,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" path="m1374,r55,m,657r54,e" filled="f" strokecolor="#ff7f0e" strokeweight=".95606mm">
                  <v:path arrowok="t" o:connecttype="custom" o:connectlocs="1374,1507;1429,1507;0,2164;54,2164" o:connectangles="0,0,0,0"/>
                </v:shape>
                <v:shape id="Freeform 344" o:spid="_x0000_s1038" style="position:absolute;left:2275;top:493;width:3300;height:1193;visibility:visible;mso-wrap-style:square;v-text-anchor:top" coordsize="3300,1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" path="m3299,l2749,197,2199,395,1375,702,918,865,,1192e" filled="f" strokecolor="#2ba02b" strokeweight=".38242mm">
                  <v:path arrowok="t" o:connecttype="custom" o:connectlocs="3299,493;2749,690;2199,888;1375,1195;918,1358;0,1685" o:connectangles="0,0,0,0,0,0"/>
                </v:shape>
                <v:shape id="AutoShape 343" o:spid="_x0000_s1039" style="position:absolute;left:5548;top:466;width:52;height:50;visibility:visible;mso-wrap-style:square;v-text-anchor:top" coordsize="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" path="m52,19l,19,16,30,10,49,26,37r12,l36,30,52,19xm38,37r-12,l42,49,38,37xm26,l20,19r12,l26,xe" fillcolor="#2ba02b" stroked="f">
                  <v:path arrowok="t" o:connecttype="custom" o:connectlocs="52,485;0,485;16,496;10,515;26,503;38,503;36,496;52,485;38,503;26,503;42,515;38,503;26,466;20,485;32,485;26,466" o:connectangles="0,0,0,0,0,0,0,0,0,0,0,0,0,0,0,0"/>
                </v:shape>
                <v:shape id="Freeform 342" o:spid="_x0000_s1040" style="position:absolute;left:5548;top:466;width:52;height:50;visibility:visible;mso-wrap-style:square;v-text-anchor:top" coordsize="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" path="m26,l20,19,,19,16,30,10,49,26,37,42,49,36,30,52,19r-20,l26,xe" filled="f" strokecolor="#2ba02b" strokeweight=".09561mm">
                  <v:path arrowok="t" o:connecttype="custom" o:connectlocs="26,466;20,485;0,485;16,496;10,515;26,503;42,515;36,496;52,485;32,485;26,466" o:connectangles="0,0,0,0,0,0,0,0,0,0,0"/>
                </v:shape>
                <v:shape id="AutoShape 341" o:spid="_x0000_s1041" style="position:absolute;left:4449;top:860;width:52;height:50;visibility:visible;mso-wrap-style:square;v-text-anchor:top" coordsize="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" path="m51,19l,19,16,31,9,49,25,38r13,l35,31,51,19xm38,38r-13,l41,49,38,38xm25,l19,19r12,l25,xe" fillcolor="#2ba02b" stroked="f">
                  <v:path arrowok="t" o:connecttype="custom" o:connectlocs="51,879;0,879;16,891;9,909;25,898;38,898;35,891;51,879;38,898;25,898;41,909;38,898;25,860;19,879;31,879;25,860" o:connectangles="0,0,0,0,0,0,0,0,0,0,0,0,0,0,0,0"/>
                </v:shape>
                <v:shape id="Freeform 340" o:spid="_x0000_s1042" style="position:absolute;left:4449;top:860;width:52;height:50;visibility:visible;mso-wrap-style:square;v-text-anchor:top" coordsize="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" path="m25,l19,19,,19,16,31,9,49,25,38,41,49,35,31,51,19r-20,l25,xe" filled="f" strokecolor="#2ba02b" strokeweight=".09561mm">
                  <v:path arrowok="t" o:connecttype="custom" o:connectlocs="25,860;19,879;0,879;16,891;9,909;25,898;41,909;35,891;51,879;31,879;25,860" o:connectangles="0,0,0,0,0,0,0,0,0,0,0"/>
                </v:shape>
                <v:shape id="AutoShape 339" o:spid="_x0000_s1043" style="position:absolute;left:3624;top:1168;width:52;height:50;visibility:visible;mso-wrap-style:square;v-text-anchor:top" coordsize="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" path="m51,19l,19,16,31,10,49,26,38r12,l35,31,51,19xm38,38r-12,l41,49,38,38xm26,l19,19r13,l26,xe" fillcolor="#2ba02b" stroked="f">
                  <v:path arrowok="t" o:connecttype="custom" o:connectlocs="51,1187;0,1187;16,1199;10,1217;26,1206;38,1206;35,1199;51,1187;38,1206;26,1206;41,1217;38,1206;26,1168;19,1187;32,1187;26,1168" o:connectangles="0,0,0,0,0,0,0,0,0,0,0,0,0,0,0,0"/>
                </v:shape>
                <v:shape id="Freeform 338" o:spid="_x0000_s1044" style="position:absolute;left:3624;top:1168;width:52;height:50;visibility:visible;mso-wrap-style:square;v-text-anchor:top" coordsize="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" path="m26,l19,19,,19,16,31,10,49,26,38,41,49,35,31,51,19r-19,l26,xe" filled="f" strokecolor="#2ba02b" strokeweight=".09561mm">
                  <v:path arrowok="t" o:connecttype="custom" o:connectlocs="26,1168;19,1187;0,1187;16,1199;10,1217;26,1206;41,1217;35,1199;51,1187;32,1187;26,1168" o:connectangles="0,0,0,0,0,0,0,0,0,0,0"/>
                </v:shape>
                <v:shape id="AutoShape 337" o:spid="_x0000_s1045" style="position:absolute;left:2249;top:1658;width:52;height:50;visibility:visible;mso-wrap-style:square;v-text-anchor:top" coordsize="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" path="m52,19l,19,16,30,10,49,26,38r12,l36,30,52,19xm38,38r-12,l42,49,38,38xm26,l20,19r12,l26,xe" fillcolor="#2ba02b" stroked="f">
                  <v:path arrowok="t" o:connecttype="custom" o:connectlocs="52,1677;0,1677;16,1688;10,1707;26,1696;38,1696;36,1688;52,1677;38,1696;26,1696;42,1707;38,1696;26,1658;20,1677;32,1677;26,1658" o:connectangles="0,0,0,0,0,0,0,0,0,0,0,0,0,0,0,0"/>
                </v:shape>
                <v:shape id="Freeform 336" o:spid="_x0000_s1046" style="position:absolute;left:2249;top:1658;width:52;height:50;visibility:visible;mso-wrap-style:square;v-text-anchor:top" coordsize="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" path="m26,l20,19,,19,16,30,10,49,26,38,42,49,36,30,52,19r-20,l26,xe" filled="f" strokecolor="#2ba02b" strokeweight=".09561mm">
                  <v:path arrowok="t" o:connecttype="custom" o:connectlocs="26,1658;20,1677;0,1677;16,1688;10,1707;26,1696;42,1707;36,1688;52,1677;32,1677;26,1658" o:connectangles="0,0,0,0,0,0,0,0,0,0,0"/>
                </v:shape>
                <v:shape id="Freeform 335" o:spid="_x0000_s1047" style="position:absolute;left:2137;top:165;width:691;height:350;visibility:visible;mso-wrap-style:square;v-text-anchor:top" coordsize="69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" path="m687,l4,,,4,,346r4,3l687,349r3,-3l690,4,687,xe" stroked="f">
                  <v:fill opacity="52428f"/>
                  <v:path arrowok="t" o:connecttype="custom" o:connectlocs="687,165;4,165;0,169;0,511;4,514;687,514;690,511;690,169;687,165" o:connectangles="0,0,0,0,0,0,0,0,0"/>
                </v:shape>
                <v:shape id="Freeform 334" o:spid="_x0000_s1048" style="position:absolute;left:2137;top:165;width:691;height:350;visibility:visible;mso-wrap-style:square;v-text-anchor:top" coordsize="69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" path="m11,349r668,l687,349r3,-3l690,338r,-327l690,4,687,r-8,l11,,4,,,4r,7l,338r,8l4,349r7,xe" filled="f" strokecolor="#ccc" strokeweight=".09561mm">
                  <v:path arrowok="t" o:connecttype="custom" o:connectlocs="11,514;679,514;687,514;690,511;690,503;690,176;690,169;687,165;679,165;11,165;4,165;0,169;0,176;0,503;0,511;4,514;11,514" o:connectangles="0,0,0,0,0,0,0,0,0,0,0,0,0,0,0,0,0"/>
                </v:shape>
                <v:shape id="Freeform 333" o:spid="_x0000_s1049" style="position:absolute;left:2197;top:217;width:33;height:33;visibility:visible;mso-wrap-style:square;v-text-anchor:top" coordsize="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" path="m20,l11,,7,2,1,8,,12r,9l1,25r6,6l11,33r9,l24,31r6,-6l32,21r,-9l30,8,24,2,20,xe" fillcolor="#1f77b3" stroked="f">
                  <v:path arrowok="t" o:connecttype="custom" o:connectlocs="20,217;11,217;7,219;1,225;0,229;0,238;1,242;7,248;11,250;20,250;24,248;30,242;32,238;32,229;30,225;24,219;20,217" o:connectangles="0,0,0,0,0,0,0,0,0,0,0,0,0,0,0,0,0"/>
                </v:shape>
                <v:shape id="Freeform 332" o:spid="_x0000_s1050" style="position:absolute;left:2197;top:217;width:33;height:33;visibility:visible;mso-wrap-style:square;v-text-anchor:top" coordsize="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" path="m16,33r4,l24,31r3,-3l30,25r2,-4l32,17r,-5l30,8,27,5,24,2,20,,16,,11,,7,2,4,5,1,8,,12r,5l,21r1,4l4,28r3,3l11,33r5,xe" filled="f" strokecolor="#1f77b3" strokeweight=".09561mm">
                  <v:path arrowok="t" o:connecttype="custom" o:connectlocs="16,250;20,250;24,248;27,245;30,242;32,238;32,234;32,229;30,225;27,222;24,219;20,217;16,217;11,217;7,219;4,222;1,225;0,229;0,234;0,238;1,242;4,245;7,248;11,250;16,250" o:connectangles="0,0,0,0,0,0,0,0,0,0,0,0,0,0,0,0,0,0,0,0,0,0,0,0,0"/>
                </v:shape>
                <v:shape id="AutoShape 331" o:spid="_x0000_s1051" style="position:absolute;left:2197;top:439;width:31;height:30;visibility:visible;mso-wrap-style:square;v-text-anchor:top" coordsize="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" path="m31,12l,12r10,7l6,30,16,23r7,l22,19r9,-7xm23,23r-7,l25,30,23,23xm16,l12,12r7,l16,xe" fillcolor="#2ba02b" stroked="f">
                  <v:path arrowok="t" o:connecttype="custom" o:connectlocs="31,451;0,451;10,458;6,469;16,462;23,462;22,458;31,451;23,462;16,462;25,469;23,462;16,439;12,451;19,451;16,439" o:connectangles="0,0,0,0,0,0,0,0,0,0,0,0,0,0,0,0"/>
                </v:shape>
                <v:shape id="Freeform 330" o:spid="_x0000_s1052" style="position:absolute;left:2197;top:439;width:31;height:30;visibility:visible;mso-wrap-style:square;v-text-anchor:top" coordsize="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" path="m16,l12,12,,12r10,7l6,30,16,23r9,7l22,19r9,-7l19,12,16,xe" filled="f" strokecolor="#2ba02b" strokeweight=".09561mm">
                  <v:path arrowok="t" o:connecttype="custom" o:connectlocs="16,439;12,451;0,451;10,458;6,469;16,462;25,469;22,458;31,451;19,451;16,439" o:connectangles="0,0,0,0,0,0,0,0,0,0,0"/>
                </v:shape>
                <w10:wrap anchorx="page"/>
              </v:group>
            </w:pict>
          </mc:Fallback>
        </mc:AlternateContent>
      </w:r>
      <w:r>
        <w:rPr>
          <w:noProof/>
        </w:rPr>
        <mc:AlternateContent>
          <mc:Choice Requires="wpg">
            <w:drawing>
              <wp:anchor distT="0" distB="0" distL="114300" distR="114300" simplePos="0" relativeHeight="251711488" behindDoc="1" locked="0" layoutInCell="1" allowOverlap="1" wp14:anchorId="228CFABB" wp14:editId="53690032">
                <wp:simplePos x="0" y="0"/>
                <wp:positionH relativeFrom="page">
                  <wp:posOffset>4248785</wp:posOffset>
                </wp:positionH>
                <wp:positionV relativeFrom="paragraph">
                  <wp:posOffset>105410</wp:posOffset>
                </wp:positionV>
                <wp:extent cx="2300605" cy="1715135"/>
                <wp:effectExtent l="10160" t="6985" r="3810" b="11430"/>
                <wp:wrapNone/>
                <wp:docPr id="258"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00605" cy="1715135"/>
                          <a:chOff x="6691" y="166"/>
                          <a:chExt cx="3623" cy="2701"/>
                        </a:xfrm>
                      </wpg:grpSpPr>
                      <wps:wsp>
                        <wps:cNvPr id="259" name="Line 328"/>
                        <wps:cNvCnPr>
                          <a:cxnSpLocks noChangeShapeType="1"/>
                        </wps:cNvCnPr>
                        <wps:spPr bwMode="auto">
                          <a:xfrm>
                            <a:off x="6712" y="2845"/>
                            <a:ext cx="0" cy="0"/>
                          </a:xfrm>
                          <a:prstGeom prst="line">
                            <a:avLst/>
                          </a:prstGeom>
                          <a:noFill/>
                          <a:ln w="2725">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60" name="Line 327"/>
                        <wps:cNvCnPr>
                          <a:cxnSpLocks noChangeShapeType="1"/>
                        </wps:cNvCnPr>
                        <wps:spPr bwMode="auto">
                          <a:xfrm>
                            <a:off x="6712" y="2855"/>
                            <a:ext cx="0" cy="0"/>
                          </a:xfrm>
                          <a:prstGeom prst="line">
                            <a:avLst/>
                          </a:prstGeom>
                          <a:noFill/>
                          <a:ln w="1192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1" name="Line 326"/>
                        <wps:cNvCnPr>
                          <a:cxnSpLocks noChangeShapeType="1"/>
                        </wps:cNvCnPr>
                        <wps:spPr bwMode="auto">
                          <a:xfrm>
                            <a:off x="6712" y="2845"/>
                            <a:ext cx="0" cy="19"/>
                          </a:xfrm>
                          <a:prstGeom prst="line">
                            <a:avLst/>
                          </a:prstGeom>
                          <a:noFill/>
                          <a:ln w="27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2" name="Line 325"/>
                        <wps:cNvCnPr>
                          <a:cxnSpLocks noChangeShapeType="1"/>
                        </wps:cNvCnPr>
                        <wps:spPr bwMode="auto">
                          <a:xfrm>
                            <a:off x="7161" y="2845"/>
                            <a:ext cx="0" cy="0"/>
                          </a:xfrm>
                          <a:prstGeom prst="line">
                            <a:avLst/>
                          </a:prstGeom>
                          <a:noFill/>
                          <a:ln w="2725">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63" name="Line 324"/>
                        <wps:cNvCnPr>
                          <a:cxnSpLocks noChangeShapeType="1"/>
                        </wps:cNvCnPr>
                        <wps:spPr bwMode="auto">
                          <a:xfrm>
                            <a:off x="7161" y="2855"/>
                            <a:ext cx="0" cy="0"/>
                          </a:xfrm>
                          <a:prstGeom prst="line">
                            <a:avLst/>
                          </a:prstGeom>
                          <a:noFill/>
                          <a:ln w="1192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4" name="Line 323"/>
                        <wps:cNvCnPr>
                          <a:cxnSpLocks noChangeShapeType="1"/>
                        </wps:cNvCnPr>
                        <wps:spPr bwMode="auto">
                          <a:xfrm>
                            <a:off x="7161" y="2845"/>
                            <a:ext cx="0" cy="19"/>
                          </a:xfrm>
                          <a:prstGeom prst="line">
                            <a:avLst/>
                          </a:prstGeom>
                          <a:noFill/>
                          <a:ln w="27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5" name="Line 322"/>
                        <wps:cNvCnPr>
                          <a:cxnSpLocks noChangeShapeType="1"/>
                        </wps:cNvCnPr>
                        <wps:spPr bwMode="auto">
                          <a:xfrm>
                            <a:off x="7610" y="2845"/>
                            <a:ext cx="0" cy="0"/>
                          </a:xfrm>
                          <a:prstGeom prst="line">
                            <a:avLst/>
                          </a:prstGeom>
                          <a:noFill/>
                          <a:ln w="2725">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66" name="Line 321"/>
                        <wps:cNvCnPr>
                          <a:cxnSpLocks noChangeShapeType="1"/>
                        </wps:cNvCnPr>
                        <wps:spPr bwMode="auto">
                          <a:xfrm>
                            <a:off x="7610" y="2855"/>
                            <a:ext cx="0" cy="0"/>
                          </a:xfrm>
                          <a:prstGeom prst="line">
                            <a:avLst/>
                          </a:prstGeom>
                          <a:noFill/>
                          <a:ln w="1192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7" name="Line 320"/>
                        <wps:cNvCnPr>
                          <a:cxnSpLocks noChangeShapeType="1"/>
                        </wps:cNvCnPr>
                        <wps:spPr bwMode="auto">
                          <a:xfrm>
                            <a:off x="7610" y="2845"/>
                            <a:ext cx="0" cy="19"/>
                          </a:xfrm>
                          <a:prstGeom prst="line">
                            <a:avLst/>
                          </a:prstGeom>
                          <a:noFill/>
                          <a:ln w="27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8" name="Line 319"/>
                        <wps:cNvCnPr>
                          <a:cxnSpLocks noChangeShapeType="1"/>
                        </wps:cNvCnPr>
                        <wps:spPr bwMode="auto">
                          <a:xfrm>
                            <a:off x="8059" y="2845"/>
                            <a:ext cx="0" cy="0"/>
                          </a:xfrm>
                          <a:prstGeom prst="line">
                            <a:avLst/>
                          </a:prstGeom>
                          <a:noFill/>
                          <a:ln w="2725">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69" name="Line 318"/>
                        <wps:cNvCnPr>
                          <a:cxnSpLocks noChangeShapeType="1"/>
                        </wps:cNvCnPr>
                        <wps:spPr bwMode="auto">
                          <a:xfrm>
                            <a:off x="8059" y="2855"/>
                            <a:ext cx="0" cy="0"/>
                          </a:xfrm>
                          <a:prstGeom prst="line">
                            <a:avLst/>
                          </a:prstGeom>
                          <a:noFill/>
                          <a:ln w="1192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 name="Line 317"/>
                        <wps:cNvCnPr>
                          <a:cxnSpLocks noChangeShapeType="1"/>
                        </wps:cNvCnPr>
                        <wps:spPr bwMode="auto">
                          <a:xfrm>
                            <a:off x="8059" y="2845"/>
                            <a:ext cx="0" cy="19"/>
                          </a:xfrm>
                          <a:prstGeom prst="line">
                            <a:avLst/>
                          </a:prstGeom>
                          <a:noFill/>
                          <a:ln w="27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1" name="Line 316"/>
                        <wps:cNvCnPr>
                          <a:cxnSpLocks noChangeShapeType="1"/>
                        </wps:cNvCnPr>
                        <wps:spPr bwMode="auto">
                          <a:xfrm>
                            <a:off x="8508" y="2845"/>
                            <a:ext cx="0" cy="0"/>
                          </a:xfrm>
                          <a:prstGeom prst="line">
                            <a:avLst/>
                          </a:prstGeom>
                          <a:noFill/>
                          <a:ln w="2725">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72" name="Line 315"/>
                        <wps:cNvCnPr>
                          <a:cxnSpLocks noChangeShapeType="1"/>
                        </wps:cNvCnPr>
                        <wps:spPr bwMode="auto">
                          <a:xfrm>
                            <a:off x="8508" y="2855"/>
                            <a:ext cx="0" cy="0"/>
                          </a:xfrm>
                          <a:prstGeom prst="line">
                            <a:avLst/>
                          </a:prstGeom>
                          <a:noFill/>
                          <a:ln w="1192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3" name="Line 314"/>
                        <wps:cNvCnPr>
                          <a:cxnSpLocks noChangeShapeType="1"/>
                        </wps:cNvCnPr>
                        <wps:spPr bwMode="auto">
                          <a:xfrm>
                            <a:off x="8508" y="2845"/>
                            <a:ext cx="0" cy="19"/>
                          </a:xfrm>
                          <a:prstGeom prst="line">
                            <a:avLst/>
                          </a:prstGeom>
                          <a:noFill/>
                          <a:ln w="27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4" name="Line 313"/>
                        <wps:cNvCnPr>
                          <a:cxnSpLocks noChangeShapeType="1"/>
                        </wps:cNvCnPr>
                        <wps:spPr bwMode="auto">
                          <a:xfrm>
                            <a:off x="8957" y="2845"/>
                            <a:ext cx="0" cy="0"/>
                          </a:xfrm>
                          <a:prstGeom prst="line">
                            <a:avLst/>
                          </a:prstGeom>
                          <a:noFill/>
                          <a:ln w="2725">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75" name="Line 312"/>
                        <wps:cNvCnPr>
                          <a:cxnSpLocks noChangeShapeType="1"/>
                        </wps:cNvCnPr>
                        <wps:spPr bwMode="auto">
                          <a:xfrm>
                            <a:off x="8957" y="2855"/>
                            <a:ext cx="0" cy="0"/>
                          </a:xfrm>
                          <a:prstGeom prst="line">
                            <a:avLst/>
                          </a:prstGeom>
                          <a:noFill/>
                          <a:ln w="1192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6" name="Line 311"/>
                        <wps:cNvCnPr>
                          <a:cxnSpLocks noChangeShapeType="1"/>
                        </wps:cNvCnPr>
                        <wps:spPr bwMode="auto">
                          <a:xfrm>
                            <a:off x="8957" y="2845"/>
                            <a:ext cx="0" cy="19"/>
                          </a:xfrm>
                          <a:prstGeom prst="line">
                            <a:avLst/>
                          </a:prstGeom>
                          <a:noFill/>
                          <a:ln w="27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7" name="Line 310"/>
                        <wps:cNvCnPr>
                          <a:cxnSpLocks noChangeShapeType="1"/>
                        </wps:cNvCnPr>
                        <wps:spPr bwMode="auto">
                          <a:xfrm>
                            <a:off x="9406" y="2845"/>
                            <a:ext cx="0" cy="0"/>
                          </a:xfrm>
                          <a:prstGeom prst="line">
                            <a:avLst/>
                          </a:prstGeom>
                          <a:noFill/>
                          <a:ln w="2725">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78" name="Line 309"/>
                        <wps:cNvCnPr>
                          <a:cxnSpLocks noChangeShapeType="1"/>
                        </wps:cNvCnPr>
                        <wps:spPr bwMode="auto">
                          <a:xfrm>
                            <a:off x="9406" y="2855"/>
                            <a:ext cx="0" cy="0"/>
                          </a:xfrm>
                          <a:prstGeom prst="line">
                            <a:avLst/>
                          </a:prstGeom>
                          <a:noFill/>
                          <a:ln w="1192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9" name="Line 308"/>
                        <wps:cNvCnPr>
                          <a:cxnSpLocks noChangeShapeType="1"/>
                        </wps:cNvCnPr>
                        <wps:spPr bwMode="auto">
                          <a:xfrm>
                            <a:off x="9406" y="2845"/>
                            <a:ext cx="0" cy="19"/>
                          </a:xfrm>
                          <a:prstGeom prst="line">
                            <a:avLst/>
                          </a:prstGeom>
                          <a:noFill/>
                          <a:ln w="27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0" name="Line 307"/>
                        <wps:cNvCnPr>
                          <a:cxnSpLocks noChangeShapeType="1"/>
                        </wps:cNvCnPr>
                        <wps:spPr bwMode="auto">
                          <a:xfrm>
                            <a:off x="9855" y="2845"/>
                            <a:ext cx="0" cy="0"/>
                          </a:xfrm>
                          <a:prstGeom prst="line">
                            <a:avLst/>
                          </a:prstGeom>
                          <a:noFill/>
                          <a:ln w="2725">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81" name="Line 306"/>
                        <wps:cNvCnPr>
                          <a:cxnSpLocks noChangeShapeType="1"/>
                        </wps:cNvCnPr>
                        <wps:spPr bwMode="auto">
                          <a:xfrm>
                            <a:off x="9855" y="2855"/>
                            <a:ext cx="0" cy="0"/>
                          </a:xfrm>
                          <a:prstGeom prst="line">
                            <a:avLst/>
                          </a:prstGeom>
                          <a:noFill/>
                          <a:ln w="1192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2" name="Line 305"/>
                        <wps:cNvCnPr>
                          <a:cxnSpLocks noChangeShapeType="1"/>
                        </wps:cNvCnPr>
                        <wps:spPr bwMode="auto">
                          <a:xfrm>
                            <a:off x="9855" y="2845"/>
                            <a:ext cx="0" cy="19"/>
                          </a:xfrm>
                          <a:prstGeom prst="line">
                            <a:avLst/>
                          </a:prstGeom>
                          <a:noFill/>
                          <a:ln w="27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3" name="Line 304"/>
                        <wps:cNvCnPr>
                          <a:cxnSpLocks noChangeShapeType="1"/>
                        </wps:cNvCnPr>
                        <wps:spPr bwMode="auto">
                          <a:xfrm>
                            <a:off x="10304" y="2845"/>
                            <a:ext cx="0" cy="0"/>
                          </a:xfrm>
                          <a:prstGeom prst="line">
                            <a:avLst/>
                          </a:prstGeom>
                          <a:noFill/>
                          <a:ln w="2725">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84" name="Line 303"/>
                        <wps:cNvCnPr>
                          <a:cxnSpLocks noChangeShapeType="1"/>
                        </wps:cNvCnPr>
                        <wps:spPr bwMode="auto">
                          <a:xfrm>
                            <a:off x="10304" y="2855"/>
                            <a:ext cx="0" cy="0"/>
                          </a:xfrm>
                          <a:prstGeom prst="line">
                            <a:avLst/>
                          </a:prstGeom>
                          <a:noFill/>
                          <a:ln w="1192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5" name="Line 302"/>
                        <wps:cNvCnPr>
                          <a:cxnSpLocks noChangeShapeType="1"/>
                        </wps:cNvCnPr>
                        <wps:spPr bwMode="auto">
                          <a:xfrm>
                            <a:off x="10304" y="2845"/>
                            <a:ext cx="0" cy="19"/>
                          </a:xfrm>
                          <a:prstGeom prst="line">
                            <a:avLst/>
                          </a:prstGeom>
                          <a:noFill/>
                          <a:ln w="27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6" name="Line 301"/>
                        <wps:cNvCnPr>
                          <a:cxnSpLocks noChangeShapeType="1"/>
                        </wps:cNvCnPr>
                        <wps:spPr bwMode="auto">
                          <a:xfrm>
                            <a:off x="6712" y="2845"/>
                            <a:ext cx="3592" cy="0"/>
                          </a:xfrm>
                          <a:prstGeom prst="line">
                            <a:avLst/>
                          </a:prstGeom>
                          <a:noFill/>
                          <a:ln w="2725">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87" name="Line 300"/>
                        <wps:cNvCnPr>
                          <a:cxnSpLocks noChangeShapeType="1"/>
                        </wps:cNvCnPr>
                        <wps:spPr bwMode="auto">
                          <a:xfrm>
                            <a:off x="6693" y="2845"/>
                            <a:ext cx="19"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8" name="Line 299"/>
                        <wps:cNvCnPr>
                          <a:cxnSpLocks noChangeShapeType="1"/>
                        </wps:cNvCnPr>
                        <wps:spPr bwMode="auto">
                          <a:xfrm>
                            <a:off x="6712" y="2845"/>
                            <a:ext cx="0" cy="0"/>
                          </a:xfrm>
                          <a:prstGeom prst="line">
                            <a:avLst/>
                          </a:prstGeom>
                          <a:noFill/>
                          <a:ln w="27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9" name="Line 298"/>
                        <wps:cNvCnPr>
                          <a:cxnSpLocks noChangeShapeType="1"/>
                        </wps:cNvCnPr>
                        <wps:spPr bwMode="auto">
                          <a:xfrm>
                            <a:off x="6712" y="2310"/>
                            <a:ext cx="3592" cy="0"/>
                          </a:xfrm>
                          <a:prstGeom prst="line">
                            <a:avLst/>
                          </a:prstGeom>
                          <a:noFill/>
                          <a:ln w="2725">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90" name="Line 297"/>
                        <wps:cNvCnPr>
                          <a:cxnSpLocks noChangeShapeType="1"/>
                        </wps:cNvCnPr>
                        <wps:spPr bwMode="auto">
                          <a:xfrm>
                            <a:off x="6693" y="2310"/>
                            <a:ext cx="19"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1" name="Line 296"/>
                        <wps:cNvCnPr>
                          <a:cxnSpLocks noChangeShapeType="1"/>
                        </wps:cNvCnPr>
                        <wps:spPr bwMode="auto">
                          <a:xfrm>
                            <a:off x="6712" y="2310"/>
                            <a:ext cx="0" cy="0"/>
                          </a:xfrm>
                          <a:prstGeom prst="line">
                            <a:avLst/>
                          </a:prstGeom>
                          <a:noFill/>
                          <a:ln w="27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2" name="Line 295"/>
                        <wps:cNvCnPr>
                          <a:cxnSpLocks noChangeShapeType="1"/>
                        </wps:cNvCnPr>
                        <wps:spPr bwMode="auto">
                          <a:xfrm>
                            <a:off x="6712" y="1775"/>
                            <a:ext cx="3592" cy="0"/>
                          </a:xfrm>
                          <a:prstGeom prst="line">
                            <a:avLst/>
                          </a:prstGeom>
                          <a:noFill/>
                          <a:ln w="2725">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93" name="Line 294"/>
                        <wps:cNvCnPr>
                          <a:cxnSpLocks noChangeShapeType="1"/>
                        </wps:cNvCnPr>
                        <wps:spPr bwMode="auto">
                          <a:xfrm>
                            <a:off x="6693" y="1775"/>
                            <a:ext cx="19"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4" name="Line 293"/>
                        <wps:cNvCnPr>
                          <a:cxnSpLocks noChangeShapeType="1"/>
                        </wps:cNvCnPr>
                        <wps:spPr bwMode="auto">
                          <a:xfrm>
                            <a:off x="6712" y="1775"/>
                            <a:ext cx="0" cy="0"/>
                          </a:xfrm>
                          <a:prstGeom prst="line">
                            <a:avLst/>
                          </a:prstGeom>
                          <a:noFill/>
                          <a:ln w="27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5" name="Line 292"/>
                        <wps:cNvCnPr>
                          <a:cxnSpLocks noChangeShapeType="1"/>
                        </wps:cNvCnPr>
                        <wps:spPr bwMode="auto">
                          <a:xfrm>
                            <a:off x="6712" y="1239"/>
                            <a:ext cx="3592" cy="0"/>
                          </a:xfrm>
                          <a:prstGeom prst="line">
                            <a:avLst/>
                          </a:prstGeom>
                          <a:noFill/>
                          <a:ln w="2725">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96" name="Line 291"/>
                        <wps:cNvCnPr>
                          <a:cxnSpLocks noChangeShapeType="1"/>
                        </wps:cNvCnPr>
                        <wps:spPr bwMode="auto">
                          <a:xfrm>
                            <a:off x="6693" y="1239"/>
                            <a:ext cx="19"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7" name="Line 290"/>
                        <wps:cNvCnPr>
                          <a:cxnSpLocks noChangeShapeType="1"/>
                        </wps:cNvCnPr>
                        <wps:spPr bwMode="auto">
                          <a:xfrm>
                            <a:off x="6712" y="1239"/>
                            <a:ext cx="0" cy="0"/>
                          </a:xfrm>
                          <a:prstGeom prst="line">
                            <a:avLst/>
                          </a:prstGeom>
                          <a:noFill/>
                          <a:ln w="27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8" name="Line 289"/>
                        <wps:cNvCnPr>
                          <a:cxnSpLocks noChangeShapeType="1"/>
                        </wps:cNvCnPr>
                        <wps:spPr bwMode="auto">
                          <a:xfrm>
                            <a:off x="6712" y="704"/>
                            <a:ext cx="3592" cy="0"/>
                          </a:xfrm>
                          <a:prstGeom prst="line">
                            <a:avLst/>
                          </a:prstGeom>
                          <a:noFill/>
                          <a:ln w="2725">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99" name="Line 288"/>
                        <wps:cNvCnPr>
                          <a:cxnSpLocks noChangeShapeType="1"/>
                        </wps:cNvCnPr>
                        <wps:spPr bwMode="auto">
                          <a:xfrm>
                            <a:off x="6693" y="704"/>
                            <a:ext cx="19"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0" name="Line 287"/>
                        <wps:cNvCnPr>
                          <a:cxnSpLocks noChangeShapeType="1"/>
                        </wps:cNvCnPr>
                        <wps:spPr bwMode="auto">
                          <a:xfrm>
                            <a:off x="6712" y="704"/>
                            <a:ext cx="0" cy="0"/>
                          </a:xfrm>
                          <a:prstGeom prst="line">
                            <a:avLst/>
                          </a:prstGeom>
                          <a:noFill/>
                          <a:ln w="27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1" name="Line 286"/>
                        <wps:cNvCnPr>
                          <a:cxnSpLocks noChangeShapeType="1"/>
                        </wps:cNvCnPr>
                        <wps:spPr bwMode="auto">
                          <a:xfrm>
                            <a:off x="6712" y="169"/>
                            <a:ext cx="3592" cy="0"/>
                          </a:xfrm>
                          <a:prstGeom prst="line">
                            <a:avLst/>
                          </a:prstGeom>
                          <a:noFill/>
                          <a:ln w="2725">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302" name="Line 285"/>
                        <wps:cNvCnPr>
                          <a:cxnSpLocks noChangeShapeType="1"/>
                        </wps:cNvCnPr>
                        <wps:spPr bwMode="auto">
                          <a:xfrm>
                            <a:off x="6693" y="169"/>
                            <a:ext cx="19"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3" name="Line 284"/>
                        <wps:cNvCnPr>
                          <a:cxnSpLocks noChangeShapeType="1"/>
                        </wps:cNvCnPr>
                        <wps:spPr bwMode="auto">
                          <a:xfrm>
                            <a:off x="6712" y="169"/>
                            <a:ext cx="0" cy="0"/>
                          </a:xfrm>
                          <a:prstGeom prst="line">
                            <a:avLst/>
                          </a:prstGeom>
                          <a:noFill/>
                          <a:ln w="27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4" name="Freeform 283"/>
                        <wps:cNvSpPr>
                          <a:spLocks/>
                        </wps:cNvSpPr>
                        <wps:spPr bwMode="auto">
                          <a:xfrm>
                            <a:off x="7161" y="398"/>
                            <a:ext cx="2695" cy="1985"/>
                          </a:xfrm>
                          <a:custGeom>
                            <a:avLst/>
                            <a:gdLst>
                              <a:gd name="T0" fmla="+- 0 9855 7161"/>
                              <a:gd name="T1" fmla="*/ T0 w 2695"/>
                              <a:gd name="T2" fmla="+- 0 398 398"/>
                              <a:gd name="T3" fmla="*/ 398 h 1985"/>
                              <a:gd name="T4" fmla="+- 0 9406 7161"/>
                              <a:gd name="T5" fmla="*/ T4 w 2695"/>
                              <a:gd name="T6" fmla="+- 0 704 398"/>
                              <a:gd name="T7" fmla="*/ 704 h 1985"/>
                              <a:gd name="T8" fmla="+- 0 8957 7161"/>
                              <a:gd name="T9" fmla="*/ T8 w 2695"/>
                              <a:gd name="T10" fmla="+- 0 1037 398"/>
                              <a:gd name="T11" fmla="*/ 1037 h 1985"/>
                              <a:gd name="T12" fmla="+- 0 8283 7161"/>
                              <a:gd name="T13" fmla="*/ T12 w 2695"/>
                              <a:gd name="T14" fmla="+- 0 1520 398"/>
                              <a:gd name="T15" fmla="*/ 1520 h 1985"/>
                              <a:gd name="T16" fmla="+- 0 7911 7161"/>
                              <a:gd name="T17" fmla="*/ T16 w 2695"/>
                              <a:gd name="T18" fmla="+- 0 1757 398"/>
                              <a:gd name="T19" fmla="*/ 1757 h 1985"/>
                              <a:gd name="T20" fmla="+- 0 7161 7161"/>
                              <a:gd name="T21" fmla="*/ T20 w 2695"/>
                              <a:gd name="T22" fmla="+- 0 2383 398"/>
                              <a:gd name="T23" fmla="*/ 2383 h 1985"/>
                            </a:gdLst>
                            <a:ahLst/>
                            <a:cxnLst>
                              <a:cxn ang="0">
                                <a:pos x="T1" y="T3"/>
                              </a:cxn>
                              <a:cxn ang="0">
                                <a:pos x="T5" y="T7"/>
                              </a:cxn>
                              <a:cxn ang="0">
                                <a:pos x="T9" y="T11"/>
                              </a:cxn>
                              <a:cxn ang="0">
                                <a:pos x="T13" y="T15"/>
                              </a:cxn>
                              <a:cxn ang="0">
                                <a:pos x="T17" y="T19"/>
                              </a:cxn>
                              <a:cxn ang="0">
                                <a:pos x="T21" y="T23"/>
                              </a:cxn>
                            </a:cxnLst>
                            <a:rect l="0" t="0" r="r" b="b"/>
                            <a:pathLst>
                              <a:path w="2695" h="1985">
                                <a:moveTo>
                                  <a:pt x="2694" y="0"/>
                                </a:moveTo>
                                <a:lnTo>
                                  <a:pt x="2245" y="306"/>
                                </a:lnTo>
                                <a:lnTo>
                                  <a:pt x="1796" y="639"/>
                                </a:lnTo>
                                <a:lnTo>
                                  <a:pt x="1122" y="1122"/>
                                </a:lnTo>
                                <a:lnTo>
                                  <a:pt x="750" y="1359"/>
                                </a:lnTo>
                                <a:lnTo>
                                  <a:pt x="0" y="1985"/>
                                </a:lnTo>
                              </a:path>
                            </a:pathLst>
                          </a:custGeom>
                          <a:noFill/>
                          <a:ln w="13626">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282"/>
                        <wps:cNvSpPr>
                          <a:spLocks/>
                        </wps:cNvSpPr>
                        <wps:spPr bwMode="auto">
                          <a:xfrm>
                            <a:off x="9828" y="372"/>
                            <a:ext cx="54" cy="54"/>
                          </a:xfrm>
                          <a:custGeom>
                            <a:avLst/>
                            <a:gdLst>
                              <a:gd name="T0" fmla="+- 0 9862 9828"/>
                              <a:gd name="T1" fmla="*/ T0 w 54"/>
                              <a:gd name="T2" fmla="+- 0 372 372"/>
                              <a:gd name="T3" fmla="*/ 372 h 54"/>
                              <a:gd name="T4" fmla="+- 0 9848 9828"/>
                              <a:gd name="T5" fmla="*/ T4 w 54"/>
                              <a:gd name="T6" fmla="+- 0 372 372"/>
                              <a:gd name="T7" fmla="*/ 372 h 54"/>
                              <a:gd name="T8" fmla="+- 0 9841 9828"/>
                              <a:gd name="T9" fmla="*/ T8 w 54"/>
                              <a:gd name="T10" fmla="+- 0 374 372"/>
                              <a:gd name="T11" fmla="*/ 374 h 54"/>
                              <a:gd name="T12" fmla="+- 0 9831 9828"/>
                              <a:gd name="T13" fmla="*/ T12 w 54"/>
                              <a:gd name="T14" fmla="+- 0 384 372"/>
                              <a:gd name="T15" fmla="*/ 384 h 54"/>
                              <a:gd name="T16" fmla="+- 0 9828 9828"/>
                              <a:gd name="T17" fmla="*/ T16 w 54"/>
                              <a:gd name="T18" fmla="+- 0 391 372"/>
                              <a:gd name="T19" fmla="*/ 391 h 54"/>
                              <a:gd name="T20" fmla="+- 0 9828 9828"/>
                              <a:gd name="T21" fmla="*/ T20 w 54"/>
                              <a:gd name="T22" fmla="+- 0 405 372"/>
                              <a:gd name="T23" fmla="*/ 405 h 54"/>
                              <a:gd name="T24" fmla="+- 0 9831 9828"/>
                              <a:gd name="T25" fmla="*/ T24 w 54"/>
                              <a:gd name="T26" fmla="+- 0 412 372"/>
                              <a:gd name="T27" fmla="*/ 412 h 54"/>
                              <a:gd name="T28" fmla="+- 0 9841 9828"/>
                              <a:gd name="T29" fmla="*/ T28 w 54"/>
                              <a:gd name="T30" fmla="+- 0 422 372"/>
                              <a:gd name="T31" fmla="*/ 422 h 54"/>
                              <a:gd name="T32" fmla="+- 0 9848 9828"/>
                              <a:gd name="T33" fmla="*/ T32 w 54"/>
                              <a:gd name="T34" fmla="+- 0 425 372"/>
                              <a:gd name="T35" fmla="*/ 425 h 54"/>
                              <a:gd name="T36" fmla="+- 0 9862 9828"/>
                              <a:gd name="T37" fmla="*/ T36 w 54"/>
                              <a:gd name="T38" fmla="+- 0 425 372"/>
                              <a:gd name="T39" fmla="*/ 425 h 54"/>
                              <a:gd name="T40" fmla="+- 0 9869 9828"/>
                              <a:gd name="T41" fmla="*/ T40 w 54"/>
                              <a:gd name="T42" fmla="+- 0 422 372"/>
                              <a:gd name="T43" fmla="*/ 422 h 54"/>
                              <a:gd name="T44" fmla="+- 0 9879 9828"/>
                              <a:gd name="T45" fmla="*/ T44 w 54"/>
                              <a:gd name="T46" fmla="+- 0 412 372"/>
                              <a:gd name="T47" fmla="*/ 412 h 54"/>
                              <a:gd name="T48" fmla="+- 0 9882 9828"/>
                              <a:gd name="T49" fmla="*/ T48 w 54"/>
                              <a:gd name="T50" fmla="+- 0 405 372"/>
                              <a:gd name="T51" fmla="*/ 405 h 54"/>
                              <a:gd name="T52" fmla="+- 0 9882 9828"/>
                              <a:gd name="T53" fmla="*/ T52 w 54"/>
                              <a:gd name="T54" fmla="+- 0 391 372"/>
                              <a:gd name="T55" fmla="*/ 391 h 54"/>
                              <a:gd name="T56" fmla="+- 0 9879 9828"/>
                              <a:gd name="T57" fmla="*/ T56 w 54"/>
                              <a:gd name="T58" fmla="+- 0 384 372"/>
                              <a:gd name="T59" fmla="*/ 384 h 54"/>
                              <a:gd name="T60" fmla="+- 0 9869 9828"/>
                              <a:gd name="T61" fmla="*/ T60 w 54"/>
                              <a:gd name="T62" fmla="+- 0 374 372"/>
                              <a:gd name="T63" fmla="*/ 374 h 54"/>
                              <a:gd name="T64" fmla="+- 0 9862 9828"/>
                              <a:gd name="T65" fmla="*/ T64 w 54"/>
                              <a:gd name="T66" fmla="+- 0 372 372"/>
                              <a:gd name="T67" fmla="*/ 372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54">
                                <a:moveTo>
                                  <a:pt x="34" y="0"/>
                                </a:moveTo>
                                <a:lnTo>
                                  <a:pt x="20" y="0"/>
                                </a:lnTo>
                                <a:lnTo>
                                  <a:pt x="13" y="2"/>
                                </a:lnTo>
                                <a:lnTo>
                                  <a:pt x="3" y="12"/>
                                </a:lnTo>
                                <a:lnTo>
                                  <a:pt x="0" y="19"/>
                                </a:lnTo>
                                <a:lnTo>
                                  <a:pt x="0" y="33"/>
                                </a:lnTo>
                                <a:lnTo>
                                  <a:pt x="3" y="40"/>
                                </a:lnTo>
                                <a:lnTo>
                                  <a:pt x="13" y="50"/>
                                </a:lnTo>
                                <a:lnTo>
                                  <a:pt x="20" y="53"/>
                                </a:lnTo>
                                <a:lnTo>
                                  <a:pt x="34" y="53"/>
                                </a:lnTo>
                                <a:lnTo>
                                  <a:pt x="41" y="50"/>
                                </a:lnTo>
                                <a:lnTo>
                                  <a:pt x="51" y="40"/>
                                </a:lnTo>
                                <a:lnTo>
                                  <a:pt x="54" y="33"/>
                                </a:lnTo>
                                <a:lnTo>
                                  <a:pt x="54" y="19"/>
                                </a:lnTo>
                                <a:lnTo>
                                  <a:pt x="51" y="12"/>
                                </a:lnTo>
                                <a:lnTo>
                                  <a:pt x="41" y="2"/>
                                </a:lnTo>
                                <a:lnTo>
                                  <a:pt x="34"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281"/>
                        <wps:cNvSpPr>
                          <a:spLocks/>
                        </wps:cNvSpPr>
                        <wps:spPr bwMode="auto">
                          <a:xfrm>
                            <a:off x="9828" y="372"/>
                            <a:ext cx="54" cy="54"/>
                          </a:xfrm>
                          <a:custGeom>
                            <a:avLst/>
                            <a:gdLst>
                              <a:gd name="T0" fmla="+- 0 9855 9828"/>
                              <a:gd name="T1" fmla="*/ T0 w 54"/>
                              <a:gd name="T2" fmla="+- 0 425 372"/>
                              <a:gd name="T3" fmla="*/ 425 h 54"/>
                              <a:gd name="T4" fmla="+- 0 9862 9828"/>
                              <a:gd name="T5" fmla="*/ T4 w 54"/>
                              <a:gd name="T6" fmla="+- 0 425 372"/>
                              <a:gd name="T7" fmla="*/ 425 h 54"/>
                              <a:gd name="T8" fmla="+- 0 9869 9828"/>
                              <a:gd name="T9" fmla="*/ T8 w 54"/>
                              <a:gd name="T10" fmla="+- 0 422 372"/>
                              <a:gd name="T11" fmla="*/ 422 h 54"/>
                              <a:gd name="T12" fmla="+- 0 9874 9828"/>
                              <a:gd name="T13" fmla="*/ T12 w 54"/>
                              <a:gd name="T14" fmla="+- 0 417 372"/>
                              <a:gd name="T15" fmla="*/ 417 h 54"/>
                              <a:gd name="T16" fmla="+- 0 9879 9828"/>
                              <a:gd name="T17" fmla="*/ T16 w 54"/>
                              <a:gd name="T18" fmla="+- 0 412 372"/>
                              <a:gd name="T19" fmla="*/ 412 h 54"/>
                              <a:gd name="T20" fmla="+- 0 9882 9828"/>
                              <a:gd name="T21" fmla="*/ T20 w 54"/>
                              <a:gd name="T22" fmla="+- 0 405 372"/>
                              <a:gd name="T23" fmla="*/ 405 h 54"/>
                              <a:gd name="T24" fmla="+- 0 9882 9828"/>
                              <a:gd name="T25" fmla="*/ T24 w 54"/>
                              <a:gd name="T26" fmla="+- 0 398 372"/>
                              <a:gd name="T27" fmla="*/ 398 h 54"/>
                              <a:gd name="T28" fmla="+- 0 9882 9828"/>
                              <a:gd name="T29" fmla="*/ T28 w 54"/>
                              <a:gd name="T30" fmla="+- 0 391 372"/>
                              <a:gd name="T31" fmla="*/ 391 h 54"/>
                              <a:gd name="T32" fmla="+- 0 9879 9828"/>
                              <a:gd name="T33" fmla="*/ T32 w 54"/>
                              <a:gd name="T34" fmla="+- 0 384 372"/>
                              <a:gd name="T35" fmla="*/ 384 h 54"/>
                              <a:gd name="T36" fmla="+- 0 9874 9828"/>
                              <a:gd name="T37" fmla="*/ T36 w 54"/>
                              <a:gd name="T38" fmla="+- 0 379 372"/>
                              <a:gd name="T39" fmla="*/ 379 h 54"/>
                              <a:gd name="T40" fmla="+- 0 9869 9828"/>
                              <a:gd name="T41" fmla="*/ T40 w 54"/>
                              <a:gd name="T42" fmla="+- 0 374 372"/>
                              <a:gd name="T43" fmla="*/ 374 h 54"/>
                              <a:gd name="T44" fmla="+- 0 9862 9828"/>
                              <a:gd name="T45" fmla="*/ T44 w 54"/>
                              <a:gd name="T46" fmla="+- 0 372 372"/>
                              <a:gd name="T47" fmla="*/ 372 h 54"/>
                              <a:gd name="T48" fmla="+- 0 9855 9828"/>
                              <a:gd name="T49" fmla="*/ T48 w 54"/>
                              <a:gd name="T50" fmla="+- 0 372 372"/>
                              <a:gd name="T51" fmla="*/ 372 h 54"/>
                              <a:gd name="T52" fmla="+- 0 9848 9828"/>
                              <a:gd name="T53" fmla="*/ T52 w 54"/>
                              <a:gd name="T54" fmla="+- 0 372 372"/>
                              <a:gd name="T55" fmla="*/ 372 h 54"/>
                              <a:gd name="T56" fmla="+- 0 9841 9828"/>
                              <a:gd name="T57" fmla="*/ T56 w 54"/>
                              <a:gd name="T58" fmla="+- 0 374 372"/>
                              <a:gd name="T59" fmla="*/ 374 h 54"/>
                              <a:gd name="T60" fmla="+- 0 9836 9828"/>
                              <a:gd name="T61" fmla="*/ T60 w 54"/>
                              <a:gd name="T62" fmla="+- 0 379 372"/>
                              <a:gd name="T63" fmla="*/ 379 h 54"/>
                              <a:gd name="T64" fmla="+- 0 9831 9828"/>
                              <a:gd name="T65" fmla="*/ T64 w 54"/>
                              <a:gd name="T66" fmla="+- 0 384 372"/>
                              <a:gd name="T67" fmla="*/ 384 h 54"/>
                              <a:gd name="T68" fmla="+- 0 9828 9828"/>
                              <a:gd name="T69" fmla="*/ T68 w 54"/>
                              <a:gd name="T70" fmla="+- 0 391 372"/>
                              <a:gd name="T71" fmla="*/ 391 h 54"/>
                              <a:gd name="T72" fmla="+- 0 9828 9828"/>
                              <a:gd name="T73" fmla="*/ T72 w 54"/>
                              <a:gd name="T74" fmla="+- 0 398 372"/>
                              <a:gd name="T75" fmla="*/ 398 h 54"/>
                              <a:gd name="T76" fmla="+- 0 9828 9828"/>
                              <a:gd name="T77" fmla="*/ T76 w 54"/>
                              <a:gd name="T78" fmla="+- 0 405 372"/>
                              <a:gd name="T79" fmla="*/ 405 h 54"/>
                              <a:gd name="T80" fmla="+- 0 9831 9828"/>
                              <a:gd name="T81" fmla="*/ T80 w 54"/>
                              <a:gd name="T82" fmla="+- 0 412 372"/>
                              <a:gd name="T83" fmla="*/ 412 h 54"/>
                              <a:gd name="T84" fmla="+- 0 9836 9828"/>
                              <a:gd name="T85" fmla="*/ T84 w 54"/>
                              <a:gd name="T86" fmla="+- 0 417 372"/>
                              <a:gd name="T87" fmla="*/ 417 h 54"/>
                              <a:gd name="T88" fmla="+- 0 9841 9828"/>
                              <a:gd name="T89" fmla="*/ T88 w 54"/>
                              <a:gd name="T90" fmla="+- 0 422 372"/>
                              <a:gd name="T91" fmla="*/ 422 h 54"/>
                              <a:gd name="T92" fmla="+- 0 9848 9828"/>
                              <a:gd name="T93" fmla="*/ T92 w 54"/>
                              <a:gd name="T94" fmla="+- 0 425 372"/>
                              <a:gd name="T95" fmla="*/ 425 h 54"/>
                              <a:gd name="T96" fmla="+- 0 9855 9828"/>
                              <a:gd name="T97" fmla="*/ T96 w 54"/>
                              <a:gd name="T98" fmla="+- 0 425 372"/>
                              <a:gd name="T99" fmla="*/ 425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 h="54">
                                <a:moveTo>
                                  <a:pt x="27" y="53"/>
                                </a:moveTo>
                                <a:lnTo>
                                  <a:pt x="34" y="53"/>
                                </a:lnTo>
                                <a:lnTo>
                                  <a:pt x="41" y="50"/>
                                </a:lnTo>
                                <a:lnTo>
                                  <a:pt x="46" y="45"/>
                                </a:lnTo>
                                <a:lnTo>
                                  <a:pt x="51" y="40"/>
                                </a:lnTo>
                                <a:lnTo>
                                  <a:pt x="54" y="33"/>
                                </a:lnTo>
                                <a:lnTo>
                                  <a:pt x="54" y="26"/>
                                </a:lnTo>
                                <a:lnTo>
                                  <a:pt x="54" y="19"/>
                                </a:lnTo>
                                <a:lnTo>
                                  <a:pt x="51" y="12"/>
                                </a:lnTo>
                                <a:lnTo>
                                  <a:pt x="46" y="7"/>
                                </a:lnTo>
                                <a:lnTo>
                                  <a:pt x="41" y="2"/>
                                </a:lnTo>
                                <a:lnTo>
                                  <a:pt x="34" y="0"/>
                                </a:lnTo>
                                <a:lnTo>
                                  <a:pt x="27" y="0"/>
                                </a:lnTo>
                                <a:lnTo>
                                  <a:pt x="20" y="0"/>
                                </a:lnTo>
                                <a:lnTo>
                                  <a:pt x="13" y="2"/>
                                </a:lnTo>
                                <a:lnTo>
                                  <a:pt x="8" y="7"/>
                                </a:lnTo>
                                <a:lnTo>
                                  <a:pt x="3" y="12"/>
                                </a:lnTo>
                                <a:lnTo>
                                  <a:pt x="0" y="19"/>
                                </a:lnTo>
                                <a:lnTo>
                                  <a:pt x="0" y="26"/>
                                </a:lnTo>
                                <a:lnTo>
                                  <a:pt x="0" y="33"/>
                                </a:lnTo>
                                <a:lnTo>
                                  <a:pt x="3" y="40"/>
                                </a:lnTo>
                                <a:lnTo>
                                  <a:pt x="8" y="45"/>
                                </a:lnTo>
                                <a:lnTo>
                                  <a:pt x="13" y="50"/>
                                </a:lnTo>
                                <a:lnTo>
                                  <a:pt x="20" y="53"/>
                                </a:lnTo>
                                <a:lnTo>
                                  <a:pt x="27" y="53"/>
                                </a:lnTo>
                                <a:close/>
                              </a:path>
                            </a:pathLst>
                          </a:custGeom>
                          <a:noFill/>
                          <a:ln w="3407">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Freeform 280"/>
                        <wps:cNvSpPr>
                          <a:spLocks/>
                        </wps:cNvSpPr>
                        <wps:spPr bwMode="auto">
                          <a:xfrm>
                            <a:off x="9379" y="677"/>
                            <a:ext cx="54" cy="54"/>
                          </a:xfrm>
                          <a:custGeom>
                            <a:avLst/>
                            <a:gdLst>
                              <a:gd name="T0" fmla="+- 0 9413 9379"/>
                              <a:gd name="T1" fmla="*/ T0 w 54"/>
                              <a:gd name="T2" fmla="+- 0 677 677"/>
                              <a:gd name="T3" fmla="*/ 677 h 54"/>
                              <a:gd name="T4" fmla="+- 0 9399 9379"/>
                              <a:gd name="T5" fmla="*/ T4 w 54"/>
                              <a:gd name="T6" fmla="+- 0 677 677"/>
                              <a:gd name="T7" fmla="*/ 677 h 54"/>
                              <a:gd name="T8" fmla="+- 0 9392 9379"/>
                              <a:gd name="T9" fmla="*/ T8 w 54"/>
                              <a:gd name="T10" fmla="+- 0 680 677"/>
                              <a:gd name="T11" fmla="*/ 680 h 54"/>
                              <a:gd name="T12" fmla="+- 0 9382 9379"/>
                              <a:gd name="T13" fmla="*/ T12 w 54"/>
                              <a:gd name="T14" fmla="+- 0 690 677"/>
                              <a:gd name="T15" fmla="*/ 690 h 54"/>
                              <a:gd name="T16" fmla="+- 0 9379 9379"/>
                              <a:gd name="T17" fmla="*/ T16 w 54"/>
                              <a:gd name="T18" fmla="+- 0 697 677"/>
                              <a:gd name="T19" fmla="*/ 697 h 54"/>
                              <a:gd name="T20" fmla="+- 0 9379 9379"/>
                              <a:gd name="T21" fmla="*/ T20 w 54"/>
                              <a:gd name="T22" fmla="+- 0 711 677"/>
                              <a:gd name="T23" fmla="*/ 711 h 54"/>
                              <a:gd name="T24" fmla="+- 0 9382 9379"/>
                              <a:gd name="T25" fmla="*/ T24 w 54"/>
                              <a:gd name="T26" fmla="+- 0 718 677"/>
                              <a:gd name="T27" fmla="*/ 718 h 54"/>
                              <a:gd name="T28" fmla="+- 0 9392 9379"/>
                              <a:gd name="T29" fmla="*/ T28 w 54"/>
                              <a:gd name="T30" fmla="+- 0 728 677"/>
                              <a:gd name="T31" fmla="*/ 728 h 54"/>
                              <a:gd name="T32" fmla="+- 0 9399 9379"/>
                              <a:gd name="T33" fmla="*/ T32 w 54"/>
                              <a:gd name="T34" fmla="+- 0 731 677"/>
                              <a:gd name="T35" fmla="*/ 731 h 54"/>
                              <a:gd name="T36" fmla="+- 0 9413 9379"/>
                              <a:gd name="T37" fmla="*/ T36 w 54"/>
                              <a:gd name="T38" fmla="+- 0 731 677"/>
                              <a:gd name="T39" fmla="*/ 731 h 54"/>
                              <a:gd name="T40" fmla="+- 0 9420 9379"/>
                              <a:gd name="T41" fmla="*/ T40 w 54"/>
                              <a:gd name="T42" fmla="+- 0 728 677"/>
                              <a:gd name="T43" fmla="*/ 728 h 54"/>
                              <a:gd name="T44" fmla="+- 0 9430 9379"/>
                              <a:gd name="T45" fmla="*/ T44 w 54"/>
                              <a:gd name="T46" fmla="+- 0 718 677"/>
                              <a:gd name="T47" fmla="*/ 718 h 54"/>
                              <a:gd name="T48" fmla="+- 0 9433 9379"/>
                              <a:gd name="T49" fmla="*/ T48 w 54"/>
                              <a:gd name="T50" fmla="+- 0 711 677"/>
                              <a:gd name="T51" fmla="*/ 711 h 54"/>
                              <a:gd name="T52" fmla="+- 0 9433 9379"/>
                              <a:gd name="T53" fmla="*/ T52 w 54"/>
                              <a:gd name="T54" fmla="+- 0 697 677"/>
                              <a:gd name="T55" fmla="*/ 697 h 54"/>
                              <a:gd name="T56" fmla="+- 0 9430 9379"/>
                              <a:gd name="T57" fmla="*/ T56 w 54"/>
                              <a:gd name="T58" fmla="+- 0 690 677"/>
                              <a:gd name="T59" fmla="*/ 690 h 54"/>
                              <a:gd name="T60" fmla="+- 0 9420 9379"/>
                              <a:gd name="T61" fmla="*/ T60 w 54"/>
                              <a:gd name="T62" fmla="+- 0 680 677"/>
                              <a:gd name="T63" fmla="*/ 680 h 54"/>
                              <a:gd name="T64" fmla="+- 0 9413 9379"/>
                              <a:gd name="T65" fmla="*/ T64 w 54"/>
                              <a:gd name="T66" fmla="+- 0 677 677"/>
                              <a:gd name="T67" fmla="*/ 677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54">
                                <a:moveTo>
                                  <a:pt x="34" y="0"/>
                                </a:moveTo>
                                <a:lnTo>
                                  <a:pt x="20" y="0"/>
                                </a:lnTo>
                                <a:lnTo>
                                  <a:pt x="13" y="3"/>
                                </a:lnTo>
                                <a:lnTo>
                                  <a:pt x="3" y="13"/>
                                </a:lnTo>
                                <a:lnTo>
                                  <a:pt x="0" y="20"/>
                                </a:lnTo>
                                <a:lnTo>
                                  <a:pt x="0" y="34"/>
                                </a:lnTo>
                                <a:lnTo>
                                  <a:pt x="3" y="41"/>
                                </a:lnTo>
                                <a:lnTo>
                                  <a:pt x="13" y="51"/>
                                </a:lnTo>
                                <a:lnTo>
                                  <a:pt x="20" y="54"/>
                                </a:lnTo>
                                <a:lnTo>
                                  <a:pt x="34" y="54"/>
                                </a:lnTo>
                                <a:lnTo>
                                  <a:pt x="41" y="51"/>
                                </a:lnTo>
                                <a:lnTo>
                                  <a:pt x="51" y="41"/>
                                </a:lnTo>
                                <a:lnTo>
                                  <a:pt x="54" y="34"/>
                                </a:lnTo>
                                <a:lnTo>
                                  <a:pt x="54" y="20"/>
                                </a:lnTo>
                                <a:lnTo>
                                  <a:pt x="51" y="13"/>
                                </a:lnTo>
                                <a:lnTo>
                                  <a:pt x="41" y="3"/>
                                </a:lnTo>
                                <a:lnTo>
                                  <a:pt x="34"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279"/>
                        <wps:cNvSpPr>
                          <a:spLocks/>
                        </wps:cNvSpPr>
                        <wps:spPr bwMode="auto">
                          <a:xfrm>
                            <a:off x="9379" y="677"/>
                            <a:ext cx="54" cy="54"/>
                          </a:xfrm>
                          <a:custGeom>
                            <a:avLst/>
                            <a:gdLst>
                              <a:gd name="T0" fmla="+- 0 9406 9379"/>
                              <a:gd name="T1" fmla="*/ T0 w 54"/>
                              <a:gd name="T2" fmla="+- 0 731 677"/>
                              <a:gd name="T3" fmla="*/ 731 h 54"/>
                              <a:gd name="T4" fmla="+- 0 9413 9379"/>
                              <a:gd name="T5" fmla="*/ T4 w 54"/>
                              <a:gd name="T6" fmla="+- 0 731 677"/>
                              <a:gd name="T7" fmla="*/ 731 h 54"/>
                              <a:gd name="T8" fmla="+- 0 9420 9379"/>
                              <a:gd name="T9" fmla="*/ T8 w 54"/>
                              <a:gd name="T10" fmla="+- 0 728 677"/>
                              <a:gd name="T11" fmla="*/ 728 h 54"/>
                              <a:gd name="T12" fmla="+- 0 9425 9379"/>
                              <a:gd name="T13" fmla="*/ T12 w 54"/>
                              <a:gd name="T14" fmla="+- 0 723 677"/>
                              <a:gd name="T15" fmla="*/ 723 h 54"/>
                              <a:gd name="T16" fmla="+- 0 9430 9379"/>
                              <a:gd name="T17" fmla="*/ T16 w 54"/>
                              <a:gd name="T18" fmla="+- 0 718 677"/>
                              <a:gd name="T19" fmla="*/ 718 h 54"/>
                              <a:gd name="T20" fmla="+- 0 9433 9379"/>
                              <a:gd name="T21" fmla="*/ T20 w 54"/>
                              <a:gd name="T22" fmla="+- 0 711 677"/>
                              <a:gd name="T23" fmla="*/ 711 h 54"/>
                              <a:gd name="T24" fmla="+- 0 9433 9379"/>
                              <a:gd name="T25" fmla="*/ T24 w 54"/>
                              <a:gd name="T26" fmla="+- 0 704 677"/>
                              <a:gd name="T27" fmla="*/ 704 h 54"/>
                              <a:gd name="T28" fmla="+- 0 9433 9379"/>
                              <a:gd name="T29" fmla="*/ T28 w 54"/>
                              <a:gd name="T30" fmla="+- 0 697 677"/>
                              <a:gd name="T31" fmla="*/ 697 h 54"/>
                              <a:gd name="T32" fmla="+- 0 9430 9379"/>
                              <a:gd name="T33" fmla="*/ T32 w 54"/>
                              <a:gd name="T34" fmla="+- 0 690 677"/>
                              <a:gd name="T35" fmla="*/ 690 h 54"/>
                              <a:gd name="T36" fmla="+- 0 9425 9379"/>
                              <a:gd name="T37" fmla="*/ T36 w 54"/>
                              <a:gd name="T38" fmla="+- 0 685 677"/>
                              <a:gd name="T39" fmla="*/ 685 h 54"/>
                              <a:gd name="T40" fmla="+- 0 9420 9379"/>
                              <a:gd name="T41" fmla="*/ T40 w 54"/>
                              <a:gd name="T42" fmla="+- 0 680 677"/>
                              <a:gd name="T43" fmla="*/ 680 h 54"/>
                              <a:gd name="T44" fmla="+- 0 9413 9379"/>
                              <a:gd name="T45" fmla="*/ T44 w 54"/>
                              <a:gd name="T46" fmla="+- 0 677 677"/>
                              <a:gd name="T47" fmla="*/ 677 h 54"/>
                              <a:gd name="T48" fmla="+- 0 9406 9379"/>
                              <a:gd name="T49" fmla="*/ T48 w 54"/>
                              <a:gd name="T50" fmla="+- 0 677 677"/>
                              <a:gd name="T51" fmla="*/ 677 h 54"/>
                              <a:gd name="T52" fmla="+- 0 9399 9379"/>
                              <a:gd name="T53" fmla="*/ T52 w 54"/>
                              <a:gd name="T54" fmla="+- 0 677 677"/>
                              <a:gd name="T55" fmla="*/ 677 h 54"/>
                              <a:gd name="T56" fmla="+- 0 9392 9379"/>
                              <a:gd name="T57" fmla="*/ T56 w 54"/>
                              <a:gd name="T58" fmla="+- 0 680 677"/>
                              <a:gd name="T59" fmla="*/ 680 h 54"/>
                              <a:gd name="T60" fmla="+- 0 9387 9379"/>
                              <a:gd name="T61" fmla="*/ T60 w 54"/>
                              <a:gd name="T62" fmla="+- 0 685 677"/>
                              <a:gd name="T63" fmla="*/ 685 h 54"/>
                              <a:gd name="T64" fmla="+- 0 9382 9379"/>
                              <a:gd name="T65" fmla="*/ T64 w 54"/>
                              <a:gd name="T66" fmla="+- 0 690 677"/>
                              <a:gd name="T67" fmla="*/ 690 h 54"/>
                              <a:gd name="T68" fmla="+- 0 9379 9379"/>
                              <a:gd name="T69" fmla="*/ T68 w 54"/>
                              <a:gd name="T70" fmla="+- 0 697 677"/>
                              <a:gd name="T71" fmla="*/ 697 h 54"/>
                              <a:gd name="T72" fmla="+- 0 9379 9379"/>
                              <a:gd name="T73" fmla="*/ T72 w 54"/>
                              <a:gd name="T74" fmla="+- 0 704 677"/>
                              <a:gd name="T75" fmla="*/ 704 h 54"/>
                              <a:gd name="T76" fmla="+- 0 9379 9379"/>
                              <a:gd name="T77" fmla="*/ T76 w 54"/>
                              <a:gd name="T78" fmla="+- 0 711 677"/>
                              <a:gd name="T79" fmla="*/ 711 h 54"/>
                              <a:gd name="T80" fmla="+- 0 9382 9379"/>
                              <a:gd name="T81" fmla="*/ T80 w 54"/>
                              <a:gd name="T82" fmla="+- 0 718 677"/>
                              <a:gd name="T83" fmla="*/ 718 h 54"/>
                              <a:gd name="T84" fmla="+- 0 9387 9379"/>
                              <a:gd name="T85" fmla="*/ T84 w 54"/>
                              <a:gd name="T86" fmla="+- 0 723 677"/>
                              <a:gd name="T87" fmla="*/ 723 h 54"/>
                              <a:gd name="T88" fmla="+- 0 9392 9379"/>
                              <a:gd name="T89" fmla="*/ T88 w 54"/>
                              <a:gd name="T90" fmla="+- 0 728 677"/>
                              <a:gd name="T91" fmla="*/ 728 h 54"/>
                              <a:gd name="T92" fmla="+- 0 9399 9379"/>
                              <a:gd name="T93" fmla="*/ T92 w 54"/>
                              <a:gd name="T94" fmla="+- 0 731 677"/>
                              <a:gd name="T95" fmla="*/ 731 h 54"/>
                              <a:gd name="T96" fmla="+- 0 9406 9379"/>
                              <a:gd name="T97" fmla="*/ T96 w 54"/>
                              <a:gd name="T98" fmla="+- 0 731 677"/>
                              <a:gd name="T99" fmla="*/ 731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 h="54">
                                <a:moveTo>
                                  <a:pt x="27" y="54"/>
                                </a:moveTo>
                                <a:lnTo>
                                  <a:pt x="34" y="54"/>
                                </a:lnTo>
                                <a:lnTo>
                                  <a:pt x="41" y="51"/>
                                </a:lnTo>
                                <a:lnTo>
                                  <a:pt x="46" y="46"/>
                                </a:lnTo>
                                <a:lnTo>
                                  <a:pt x="51" y="41"/>
                                </a:lnTo>
                                <a:lnTo>
                                  <a:pt x="54" y="34"/>
                                </a:lnTo>
                                <a:lnTo>
                                  <a:pt x="54" y="27"/>
                                </a:lnTo>
                                <a:lnTo>
                                  <a:pt x="54" y="20"/>
                                </a:lnTo>
                                <a:lnTo>
                                  <a:pt x="51" y="13"/>
                                </a:lnTo>
                                <a:lnTo>
                                  <a:pt x="46" y="8"/>
                                </a:lnTo>
                                <a:lnTo>
                                  <a:pt x="41" y="3"/>
                                </a:lnTo>
                                <a:lnTo>
                                  <a:pt x="34" y="0"/>
                                </a:lnTo>
                                <a:lnTo>
                                  <a:pt x="27" y="0"/>
                                </a:lnTo>
                                <a:lnTo>
                                  <a:pt x="20" y="0"/>
                                </a:lnTo>
                                <a:lnTo>
                                  <a:pt x="13" y="3"/>
                                </a:lnTo>
                                <a:lnTo>
                                  <a:pt x="8" y="8"/>
                                </a:lnTo>
                                <a:lnTo>
                                  <a:pt x="3" y="13"/>
                                </a:lnTo>
                                <a:lnTo>
                                  <a:pt x="0" y="20"/>
                                </a:lnTo>
                                <a:lnTo>
                                  <a:pt x="0" y="27"/>
                                </a:lnTo>
                                <a:lnTo>
                                  <a:pt x="0" y="34"/>
                                </a:lnTo>
                                <a:lnTo>
                                  <a:pt x="3" y="41"/>
                                </a:lnTo>
                                <a:lnTo>
                                  <a:pt x="8" y="46"/>
                                </a:lnTo>
                                <a:lnTo>
                                  <a:pt x="13" y="51"/>
                                </a:lnTo>
                                <a:lnTo>
                                  <a:pt x="20" y="54"/>
                                </a:lnTo>
                                <a:lnTo>
                                  <a:pt x="27" y="54"/>
                                </a:lnTo>
                                <a:close/>
                              </a:path>
                            </a:pathLst>
                          </a:custGeom>
                          <a:noFill/>
                          <a:ln w="3407">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Freeform 278"/>
                        <wps:cNvSpPr>
                          <a:spLocks/>
                        </wps:cNvSpPr>
                        <wps:spPr bwMode="auto">
                          <a:xfrm>
                            <a:off x="8930" y="1010"/>
                            <a:ext cx="54" cy="54"/>
                          </a:xfrm>
                          <a:custGeom>
                            <a:avLst/>
                            <a:gdLst>
                              <a:gd name="T0" fmla="+- 0 8964 8930"/>
                              <a:gd name="T1" fmla="*/ T0 w 54"/>
                              <a:gd name="T2" fmla="+- 0 1010 1010"/>
                              <a:gd name="T3" fmla="*/ 1010 h 54"/>
                              <a:gd name="T4" fmla="+- 0 8950 8930"/>
                              <a:gd name="T5" fmla="*/ T4 w 54"/>
                              <a:gd name="T6" fmla="+- 0 1010 1010"/>
                              <a:gd name="T7" fmla="*/ 1010 h 54"/>
                              <a:gd name="T8" fmla="+- 0 8943 8930"/>
                              <a:gd name="T9" fmla="*/ T8 w 54"/>
                              <a:gd name="T10" fmla="+- 0 1013 1010"/>
                              <a:gd name="T11" fmla="*/ 1013 h 54"/>
                              <a:gd name="T12" fmla="+- 0 8933 8930"/>
                              <a:gd name="T13" fmla="*/ T12 w 54"/>
                              <a:gd name="T14" fmla="+- 0 1023 1010"/>
                              <a:gd name="T15" fmla="*/ 1023 h 54"/>
                              <a:gd name="T16" fmla="+- 0 8930 8930"/>
                              <a:gd name="T17" fmla="*/ T16 w 54"/>
                              <a:gd name="T18" fmla="+- 0 1029 1010"/>
                              <a:gd name="T19" fmla="*/ 1029 h 54"/>
                              <a:gd name="T20" fmla="+- 0 8930 8930"/>
                              <a:gd name="T21" fmla="*/ T20 w 54"/>
                              <a:gd name="T22" fmla="+- 0 1044 1010"/>
                              <a:gd name="T23" fmla="*/ 1044 h 54"/>
                              <a:gd name="T24" fmla="+- 0 8933 8930"/>
                              <a:gd name="T25" fmla="*/ T24 w 54"/>
                              <a:gd name="T26" fmla="+- 0 1050 1010"/>
                              <a:gd name="T27" fmla="*/ 1050 h 54"/>
                              <a:gd name="T28" fmla="+- 0 8943 8930"/>
                              <a:gd name="T29" fmla="*/ T28 w 54"/>
                              <a:gd name="T30" fmla="+- 0 1061 1010"/>
                              <a:gd name="T31" fmla="*/ 1061 h 54"/>
                              <a:gd name="T32" fmla="+- 0 8950 8930"/>
                              <a:gd name="T33" fmla="*/ T32 w 54"/>
                              <a:gd name="T34" fmla="+- 0 1063 1010"/>
                              <a:gd name="T35" fmla="*/ 1063 h 54"/>
                              <a:gd name="T36" fmla="+- 0 8964 8930"/>
                              <a:gd name="T37" fmla="*/ T36 w 54"/>
                              <a:gd name="T38" fmla="+- 0 1063 1010"/>
                              <a:gd name="T39" fmla="*/ 1063 h 54"/>
                              <a:gd name="T40" fmla="+- 0 8971 8930"/>
                              <a:gd name="T41" fmla="*/ T40 w 54"/>
                              <a:gd name="T42" fmla="+- 0 1061 1010"/>
                              <a:gd name="T43" fmla="*/ 1061 h 54"/>
                              <a:gd name="T44" fmla="+- 0 8981 8930"/>
                              <a:gd name="T45" fmla="*/ T44 w 54"/>
                              <a:gd name="T46" fmla="+- 0 1050 1010"/>
                              <a:gd name="T47" fmla="*/ 1050 h 54"/>
                              <a:gd name="T48" fmla="+- 0 8984 8930"/>
                              <a:gd name="T49" fmla="*/ T48 w 54"/>
                              <a:gd name="T50" fmla="+- 0 1044 1010"/>
                              <a:gd name="T51" fmla="*/ 1044 h 54"/>
                              <a:gd name="T52" fmla="+- 0 8984 8930"/>
                              <a:gd name="T53" fmla="*/ T52 w 54"/>
                              <a:gd name="T54" fmla="+- 0 1029 1010"/>
                              <a:gd name="T55" fmla="*/ 1029 h 54"/>
                              <a:gd name="T56" fmla="+- 0 8981 8930"/>
                              <a:gd name="T57" fmla="*/ T56 w 54"/>
                              <a:gd name="T58" fmla="+- 0 1023 1010"/>
                              <a:gd name="T59" fmla="*/ 1023 h 54"/>
                              <a:gd name="T60" fmla="+- 0 8971 8930"/>
                              <a:gd name="T61" fmla="*/ T60 w 54"/>
                              <a:gd name="T62" fmla="+- 0 1013 1010"/>
                              <a:gd name="T63" fmla="*/ 1013 h 54"/>
                              <a:gd name="T64" fmla="+- 0 8964 8930"/>
                              <a:gd name="T65" fmla="*/ T64 w 54"/>
                              <a:gd name="T66" fmla="+- 0 1010 1010"/>
                              <a:gd name="T67" fmla="*/ 1010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54">
                                <a:moveTo>
                                  <a:pt x="34" y="0"/>
                                </a:moveTo>
                                <a:lnTo>
                                  <a:pt x="20" y="0"/>
                                </a:lnTo>
                                <a:lnTo>
                                  <a:pt x="13" y="3"/>
                                </a:lnTo>
                                <a:lnTo>
                                  <a:pt x="3" y="13"/>
                                </a:lnTo>
                                <a:lnTo>
                                  <a:pt x="0" y="19"/>
                                </a:lnTo>
                                <a:lnTo>
                                  <a:pt x="0" y="34"/>
                                </a:lnTo>
                                <a:lnTo>
                                  <a:pt x="3" y="40"/>
                                </a:lnTo>
                                <a:lnTo>
                                  <a:pt x="13" y="51"/>
                                </a:lnTo>
                                <a:lnTo>
                                  <a:pt x="20" y="53"/>
                                </a:lnTo>
                                <a:lnTo>
                                  <a:pt x="34" y="53"/>
                                </a:lnTo>
                                <a:lnTo>
                                  <a:pt x="41" y="51"/>
                                </a:lnTo>
                                <a:lnTo>
                                  <a:pt x="51" y="40"/>
                                </a:lnTo>
                                <a:lnTo>
                                  <a:pt x="54" y="34"/>
                                </a:lnTo>
                                <a:lnTo>
                                  <a:pt x="54" y="19"/>
                                </a:lnTo>
                                <a:lnTo>
                                  <a:pt x="51" y="13"/>
                                </a:lnTo>
                                <a:lnTo>
                                  <a:pt x="41" y="3"/>
                                </a:lnTo>
                                <a:lnTo>
                                  <a:pt x="34"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277"/>
                        <wps:cNvSpPr>
                          <a:spLocks/>
                        </wps:cNvSpPr>
                        <wps:spPr bwMode="auto">
                          <a:xfrm>
                            <a:off x="8930" y="1010"/>
                            <a:ext cx="54" cy="54"/>
                          </a:xfrm>
                          <a:custGeom>
                            <a:avLst/>
                            <a:gdLst>
                              <a:gd name="T0" fmla="+- 0 8957 8930"/>
                              <a:gd name="T1" fmla="*/ T0 w 54"/>
                              <a:gd name="T2" fmla="+- 0 1063 1010"/>
                              <a:gd name="T3" fmla="*/ 1063 h 54"/>
                              <a:gd name="T4" fmla="+- 0 8964 8930"/>
                              <a:gd name="T5" fmla="*/ T4 w 54"/>
                              <a:gd name="T6" fmla="+- 0 1063 1010"/>
                              <a:gd name="T7" fmla="*/ 1063 h 54"/>
                              <a:gd name="T8" fmla="+- 0 8971 8930"/>
                              <a:gd name="T9" fmla="*/ T8 w 54"/>
                              <a:gd name="T10" fmla="+- 0 1061 1010"/>
                              <a:gd name="T11" fmla="*/ 1061 h 54"/>
                              <a:gd name="T12" fmla="+- 0 8976 8930"/>
                              <a:gd name="T13" fmla="*/ T12 w 54"/>
                              <a:gd name="T14" fmla="+- 0 1055 1010"/>
                              <a:gd name="T15" fmla="*/ 1055 h 54"/>
                              <a:gd name="T16" fmla="+- 0 8981 8930"/>
                              <a:gd name="T17" fmla="*/ T16 w 54"/>
                              <a:gd name="T18" fmla="+- 0 1050 1010"/>
                              <a:gd name="T19" fmla="*/ 1050 h 54"/>
                              <a:gd name="T20" fmla="+- 0 8984 8930"/>
                              <a:gd name="T21" fmla="*/ T20 w 54"/>
                              <a:gd name="T22" fmla="+- 0 1044 1010"/>
                              <a:gd name="T23" fmla="*/ 1044 h 54"/>
                              <a:gd name="T24" fmla="+- 0 8984 8930"/>
                              <a:gd name="T25" fmla="*/ T24 w 54"/>
                              <a:gd name="T26" fmla="+- 0 1037 1010"/>
                              <a:gd name="T27" fmla="*/ 1037 h 54"/>
                              <a:gd name="T28" fmla="+- 0 8984 8930"/>
                              <a:gd name="T29" fmla="*/ T28 w 54"/>
                              <a:gd name="T30" fmla="+- 0 1029 1010"/>
                              <a:gd name="T31" fmla="*/ 1029 h 54"/>
                              <a:gd name="T32" fmla="+- 0 8981 8930"/>
                              <a:gd name="T33" fmla="*/ T32 w 54"/>
                              <a:gd name="T34" fmla="+- 0 1023 1010"/>
                              <a:gd name="T35" fmla="*/ 1023 h 54"/>
                              <a:gd name="T36" fmla="+- 0 8976 8930"/>
                              <a:gd name="T37" fmla="*/ T36 w 54"/>
                              <a:gd name="T38" fmla="+- 0 1018 1010"/>
                              <a:gd name="T39" fmla="*/ 1018 h 54"/>
                              <a:gd name="T40" fmla="+- 0 8971 8930"/>
                              <a:gd name="T41" fmla="*/ T40 w 54"/>
                              <a:gd name="T42" fmla="+- 0 1013 1010"/>
                              <a:gd name="T43" fmla="*/ 1013 h 54"/>
                              <a:gd name="T44" fmla="+- 0 8964 8930"/>
                              <a:gd name="T45" fmla="*/ T44 w 54"/>
                              <a:gd name="T46" fmla="+- 0 1010 1010"/>
                              <a:gd name="T47" fmla="*/ 1010 h 54"/>
                              <a:gd name="T48" fmla="+- 0 8957 8930"/>
                              <a:gd name="T49" fmla="*/ T48 w 54"/>
                              <a:gd name="T50" fmla="+- 0 1010 1010"/>
                              <a:gd name="T51" fmla="*/ 1010 h 54"/>
                              <a:gd name="T52" fmla="+- 0 8950 8930"/>
                              <a:gd name="T53" fmla="*/ T52 w 54"/>
                              <a:gd name="T54" fmla="+- 0 1010 1010"/>
                              <a:gd name="T55" fmla="*/ 1010 h 54"/>
                              <a:gd name="T56" fmla="+- 0 8943 8930"/>
                              <a:gd name="T57" fmla="*/ T56 w 54"/>
                              <a:gd name="T58" fmla="+- 0 1013 1010"/>
                              <a:gd name="T59" fmla="*/ 1013 h 54"/>
                              <a:gd name="T60" fmla="+- 0 8938 8930"/>
                              <a:gd name="T61" fmla="*/ T60 w 54"/>
                              <a:gd name="T62" fmla="+- 0 1018 1010"/>
                              <a:gd name="T63" fmla="*/ 1018 h 54"/>
                              <a:gd name="T64" fmla="+- 0 8933 8930"/>
                              <a:gd name="T65" fmla="*/ T64 w 54"/>
                              <a:gd name="T66" fmla="+- 0 1023 1010"/>
                              <a:gd name="T67" fmla="*/ 1023 h 54"/>
                              <a:gd name="T68" fmla="+- 0 8930 8930"/>
                              <a:gd name="T69" fmla="*/ T68 w 54"/>
                              <a:gd name="T70" fmla="+- 0 1029 1010"/>
                              <a:gd name="T71" fmla="*/ 1029 h 54"/>
                              <a:gd name="T72" fmla="+- 0 8930 8930"/>
                              <a:gd name="T73" fmla="*/ T72 w 54"/>
                              <a:gd name="T74" fmla="+- 0 1037 1010"/>
                              <a:gd name="T75" fmla="*/ 1037 h 54"/>
                              <a:gd name="T76" fmla="+- 0 8930 8930"/>
                              <a:gd name="T77" fmla="*/ T76 w 54"/>
                              <a:gd name="T78" fmla="+- 0 1044 1010"/>
                              <a:gd name="T79" fmla="*/ 1044 h 54"/>
                              <a:gd name="T80" fmla="+- 0 8933 8930"/>
                              <a:gd name="T81" fmla="*/ T80 w 54"/>
                              <a:gd name="T82" fmla="+- 0 1050 1010"/>
                              <a:gd name="T83" fmla="*/ 1050 h 54"/>
                              <a:gd name="T84" fmla="+- 0 8938 8930"/>
                              <a:gd name="T85" fmla="*/ T84 w 54"/>
                              <a:gd name="T86" fmla="+- 0 1055 1010"/>
                              <a:gd name="T87" fmla="*/ 1055 h 54"/>
                              <a:gd name="T88" fmla="+- 0 8943 8930"/>
                              <a:gd name="T89" fmla="*/ T88 w 54"/>
                              <a:gd name="T90" fmla="+- 0 1061 1010"/>
                              <a:gd name="T91" fmla="*/ 1061 h 54"/>
                              <a:gd name="T92" fmla="+- 0 8950 8930"/>
                              <a:gd name="T93" fmla="*/ T92 w 54"/>
                              <a:gd name="T94" fmla="+- 0 1063 1010"/>
                              <a:gd name="T95" fmla="*/ 1063 h 54"/>
                              <a:gd name="T96" fmla="+- 0 8957 8930"/>
                              <a:gd name="T97" fmla="*/ T96 w 54"/>
                              <a:gd name="T98" fmla="+- 0 1063 1010"/>
                              <a:gd name="T99" fmla="*/ 1063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 h="54">
                                <a:moveTo>
                                  <a:pt x="27" y="53"/>
                                </a:moveTo>
                                <a:lnTo>
                                  <a:pt x="34" y="53"/>
                                </a:lnTo>
                                <a:lnTo>
                                  <a:pt x="41" y="51"/>
                                </a:lnTo>
                                <a:lnTo>
                                  <a:pt x="46" y="45"/>
                                </a:lnTo>
                                <a:lnTo>
                                  <a:pt x="51" y="40"/>
                                </a:lnTo>
                                <a:lnTo>
                                  <a:pt x="54" y="34"/>
                                </a:lnTo>
                                <a:lnTo>
                                  <a:pt x="54" y="27"/>
                                </a:lnTo>
                                <a:lnTo>
                                  <a:pt x="54" y="19"/>
                                </a:lnTo>
                                <a:lnTo>
                                  <a:pt x="51" y="13"/>
                                </a:lnTo>
                                <a:lnTo>
                                  <a:pt x="46" y="8"/>
                                </a:lnTo>
                                <a:lnTo>
                                  <a:pt x="41" y="3"/>
                                </a:lnTo>
                                <a:lnTo>
                                  <a:pt x="34" y="0"/>
                                </a:lnTo>
                                <a:lnTo>
                                  <a:pt x="27" y="0"/>
                                </a:lnTo>
                                <a:lnTo>
                                  <a:pt x="20" y="0"/>
                                </a:lnTo>
                                <a:lnTo>
                                  <a:pt x="13" y="3"/>
                                </a:lnTo>
                                <a:lnTo>
                                  <a:pt x="8" y="8"/>
                                </a:lnTo>
                                <a:lnTo>
                                  <a:pt x="3" y="13"/>
                                </a:lnTo>
                                <a:lnTo>
                                  <a:pt x="0" y="19"/>
                                </a:lnTo>
                                <a:lnTo>
                                  <a:pt x="0" y="27"/>
                                </a:lnTo>
                                <a:lnTo>
                                  <a:pt x="0" y="34"/>
                                </a:lnTo>
                                <a:lnTo>
                                  <a:pt x="3" y="40"/>
                                </a:lnTo>
                                <a:lnTo>
                                  <a:pt x="8" y="45"/>
                                </a:lnTo>
                                <a:lnTo>
                                  <a:pt x="13" y="51"/>
                                </a:lnTo>
                                <a:lnTo>
                                  <a:pt x="20" y="53"/>
                                </a:lnTo>
                                <a:lnTo>
                                  <a:pt x="27" y="53"/>
                                </a:lnTo>
                                <a:close/>
                              </a:path>
                            </a:pathLst>
                          </a:custGeom>
                          <a:noFill/>
                          <a:ln w="3407">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276"/>
                        <wps:cNvSpPr>
                          <a:spLocks/>
                        </wps:cNvSpPr>
                        <wps:spPr bwMode="auto">
                          <a:xfrm>
                            <a:off x="8257" y="1493"/>
                            <a:ext cx="54" cy="54"/>
                          </a:xfrm>
                          <a:custGeom>
                            <a:avLst/>
                            <a:gdLst>
                              <a:gd name="T0" fmla="+- 0 8290 8257"/>
                              <a:gd name="T1" fmla="*/ T0 w 54"/>
                              <a:gd name="T2" fmla="+- 0 1493 1493"/>
                              <a:gd name="T3" fmla="*/ 1493 h 54"/>
                              <a:gd name="T4" fmla="+- 0 8276 8257"/>
                              <a:gd name="T5" fmla="*/ T4 w 54"/>
                              <a:gd name="T6" fmla="+- 0 1493 1493"/>
                              <a:gd name="T7" fmla="*/ 1493 h 54"/>
                              <a:gd name="T8" fmla="+- 0 8269 8257"/>
                              <a:gd name="T9" fmla="*/ T8 w 54"/>
                              <a:gd name="T10" fmla="+- 0 1496 1493"/>
                              <a:gd name="T11" fmla="*/ 1496 h 54"/>
                              <a:gd name="T12" fmla="+- 0 8259 8257"/>
                              <a:gd name="T13" fmla="*/ T12 w 54"/>
                              <a:gd name="T14" fmla="+- 0 1506 1493"/>
                              <a:gd name="T15" fmla="*/ 1506 h 54"/>
                              <a:gd name="T16" fmla="+- 0 8257 8257"/>
                              <a:gd name="T17" fmla="*/ T16 w 54"/>
                              <a:gd name="T18" fmla="+- 0 1513 1493"/>
                              <a:gd name="T19" fmla="*/ 1513 h 54"/>
                              <a:gd name="T20" fmla="+- 0 8257 8257"/>
                              <a:gd name="T21" fmla="*/ T20 w 54"/>
                              <a:gd name="T22" fmla="+- 0 1527 1493"/>
                              <a:gd name="T23" fmla="*/ 1527 h 54"/>
                              <a:gd name="T24" fmla="+- 0 8259 8257"/>
                              <a:gd name="T25" fmla="*/ T24 w 54"/>
                              <a:gd name="T26" fmla="+- 0 1534 1493"/>
                              <a:gd name="T27" fmla="*/ 1534 h 54"/>
                              <a:gd name="T28" fmla="+- 0 8269 8257"/>
                              <a:gd name="T29" fmla="*/ T28 w 54"/>
                              <a:gd name="T30" fmla="+- 0 1544 1493"/>
                              <a:gd name="T31" fmla="*/ 1544 h 54"/>
                              <a:gd name="T32" fmla="+- 0 8276 8257"/>
                              <a:gd name="T33" fmla="*/ T32 w 54"/>
                              <a:gd name="T34" fmla="+- 0 1547 1493"/>
                              <a:gd name="T35" fmla="*/ 1547 h 54"/>
                              <a:gd name="T36" fmla="+- 0 8290 8257"/>
                              <a:gd name="T37" fmla="*/ T36 w 54"/>
                              <a:gd name="T38" fmla="+- 0 1547 1493"/>
                              <a:gd name="T39" fmla="*/ 1547 h 54"/>
                              <a:gd name="T40" fmla="+- 0 8297 8257"/>
                              <a:gd name="T41" fmla="*/ T40 w 54"/>
                              <a:gd name="T42" fmla="+- 0 1544 1493"/>
                              <a:gd name="T43" fmla="*/ 1544 h 54"/>
                              <a:gd name="T44" fmla="+- 0 8307 8257"/>
                              <a:gd name="T45" fmla="*/ T44 w 54"/>
                              <a:gd name="T46" fmla="+- 0 1534 1493"/>
                              <a:gd name="T47" fmla="*/ 1534 h 54"/>
                              <a:gd name="T48" fmla="+- 0 8310 8257"/>
                              <a:gd name="T49" fmla="*/ T48 w 54"/>
                              <a:gd name="T50" fmla="+- 0 1527 1493"/>
                              <a:gd name="T51" fmla="*/ 1527 h 54"/>
                              <a:gd name="T52" fmla="+- 0 8310 8257"/>
                              <a:gd name="T53" fmla="*/ T52 w 54"/>
                              <a:gd name="T54" fmla="+- 0 1513 1493"/>
                              <a:gd name="T55" fmla="*/ 1513 h 54"/>
                              <a:gd name="T56" fmla="+- 0 8307 8257"/>
                              <a:gd name="T57" fmla="*/ T56 w 54"/>
                              <a:gd name="T58" fmla="+- 0 1506 1493"/>
                              <a:gd name="T59" fmla="*/ 1506 h 54"/>
                              <a:gd name="T60" fmla="+- 0 8297 8257"/>
                              <a:gd name="T61" fmla="*/ T60 w 54"/>
                              <a:gd name="T62" fmla="+- 0 1496 1493"/>
                              <a:gd name="T63" fmla="*/ 1496 h 54"/>
                              <a:gd name="T64" fmla="+- 0 8290 8257"/>
                              <a:gd name="T65" fmla="*/ T64 w 54"/>
                              <a:gd name="T66" fmla="+- 0 1493 1493"/>
                              <a:gd name="T67" fmla="*/ 1493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54">
                                <a:moveTo>
                                  <a:pt x="33" y="0"/>
                                </a:moveTo>
                                <a:lnTo>
                                  <a:pt x="19" y="0"/>
                                </a:lnTo>
                                <a:lnTo>
                                  <a:pt x="12" y="3"/>
                                </a:lnTo>
                                <a:lnTo>
                                  <a:pt x="2" y="13"/>
                                </a:lnTo>
                                <a:lnTo>
                                  <a:pt x="0" y="20"/>
                                </a:lnTo>
                                <a:lnTo>
                                  <a:pt x="0" y="34"/>
                                </a:lnTo>
                                <a:lnTo>
                                  <a:pt x="2" y="41"/>
                                </a:lnTo>
                                <a:lnTo>
                                  <a:pt x="12" y="51"/>
                                </a:lnTo>
                                <a:lnTo>
                                  <a:pt x="19" y="54"/>
                                </a:lnTo>
                                <a:lnTo>
                                  <a:pt x="33" y="54"/>
                                </a:lnTo>
                                <a:lnTo>
                                  <a:pt x="40" y="51"/>
                                </a:lnTo>
                                <a:lnTo>
                                  <a:pt x="50" y="41"/>
                                </a:lnTo>
                                <a:lnTo>
                                  <a:pt x="53" y="34"/>
                                </a:lnTo>
                                <a:lnTo>
                                  <a:pt x="53" y="20"/>
                                </a:lnTo>
                                <a:lnTo>
                                  <a:pt x="50" y="13"/>
                                </a:lnTo>
                                <a:lnTo>
                                  <a:pt x="40" y="3"/>
                                </a:lnTo>
                                <a:lnTo>
                                  <a:pt x="33"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275"/>
                        <wps:cNvSpPr>
                          <a:spLocks/>
                        </wps:cNvSpPr>
                        <wps:spPr bwMode="auto">
                          <a:xfrm>
                            <a:off x="8257" y="1493"/>
                            <a:ext cx="54" cy="54"/>
                          </a:xfrm>
                          <a:custGeom>
                            <a:avLst/>
                            <a:gdLst>
                              <a:gd name="T0" fmla="+- 0 8283 8257"/>
                              <a:gd name="T1" fmla="*/ T0 w 54"/>
                              <a:gd name="T2" fmla="+- 0 1547 1493"/>
                              <a:gd name="T3" fmla="*/ 1547 h 54"/>
                              <a:gd name="T4" fmla="+- 0 8290 8257"/>
                              <a:gd name="T5" fmla="*/ T4 w 54"/>
                              <a:gd name="T6" fmla="+- 0 1547 1493"/>
                              <a:gd name="T7" fmla="*/ 1547 h 54"/>
                              <a:gd name="T8" fmla="+- 0 8297 8257"/>
                              <a:gd name="T9" fmla="*/ T8 w 54"/>
                              <a:gd name="T10" fmla="+- 0 1544 1493"/>
                              <a:gd name="T11" fmla="*/ 1544 h 54"/>
                              <a:gd name="T12" fmla="+- 0 8302 8257"/>
                              <a:gd name="T13" fmla="*/ T12 w 54"/>
                              <a:gd name="T14" fmla="+- 0 1539 1493"/>
                              <a:gd name="T15" fmla="*/ 1539 h 54"/>
                              <a:gd name="T16" fmla="+- 0 8307 8257"/>
                              <a:gd name="T17" fmla="*/ T16 w 54"/>
                              <a:gd name="T18" fmla="+- 0 1534 1493"/>
                              <a:gd name="T19" fmla="*/ 1534 h 54"/>
                              <a:gd name="T20" fmla="+- 0 8310 8257"/>
                              <a:gd name="T21" fmla="*/ T20 w 54"/>
                              <a:gd name="T22" fmla="+- 0 1527 1493"/>
                              <a:gd name="T23" fmla="*/ 1527 h 54"/>
                              <a:gd name="T24" fmla="+- 0 8310 8257"/>
                              <a:gd name="T25" fmla="*/ T24 w 54"/>
                              <a:gd name="T26" fmla="+- 0 1520 1493"/>
                              <a:gd name="T27" fmla="*/ 1520 h 54"/>
                              <a:gd name="T28" fmla="+- 0 8310 8257"/>
                              <a:gd name="T29" fmla="*/ T28 w 54"/>
                              <a:gd name="T30" fmla="+- 0 1513 1493"/>
                              <a:gd name="T31" fmla="*/ 1513 h 54"/>
                              <a:gd name="T32" fmla="+- 0 8307 8257"/>
                              <a:gd name="T33" fmla="*/ T32 w 54"/>
                              <a:gd name="T34" fmla="+- 0 1506 1493"/>
                              <a:gd name="T35" fmla="*/ 1506 h 54"/>
                              <a:gd name="T36" fmla="+- 0 8302 8257"/>
                              <a:gd name="T37" fmla="*/ T36 w 54"/>
                              <a:gd name="T38" fmla="+- 0 1501 1493"/>
                              <a:gd name="T39" fmla="*/ 1501 h 54"/>
                              <a:gd name="T40" fmla="+- 0 8297 8257"/>
                              <a:gd name="T41" fmla="*/ T40 w 54"/>
                              <a:gd name="T42" fmla="+- 0 1496 1493"/>
                              <a:gd name="T43" fmla="*/ 1496 h 54"/>
                              <a:gd name="T44" fmla="+- 0 8290 8257"/>
                              <a:gd name="T45" fmla="*/ T44 w 54"/>
                              <a:gd name="T46" fmla="+- 0 1493 1493"/>
                              <a:gd name="T47" fmla="*/ 1493 h 54"/>
                              <a:gd name="T48" fmla="+- 0 8283 8257"/>
                              <a:gd name="T49" fmla="*/ T48 w 54"/>
                              <a:gd name="T50" fmla="+- 0 1493 1493"/>
                              <a:gd name="T51" fmla="*/ 1493 h 54"/>
                              <a:gd name="T52" fmla="+- 0 8276 8257"/>
                              <a:gd name="T53" fmla="*/ T52 w 54"/>
                              <a:gd name="T54" fmla="+- 0 1493 1493"/>
                              <a:gd name="T55" fmla="*/ 1493 h 54"/>
                              <a:gd name="T56" fmla="+- 0 8269 8257"/>
                              <a:gd name="T57" fmla="*/ T56 w 54"/>
                              <a:gd name="T58" fmla="+- 0 1496 1493"/>
                              <a:gd name="T59" fmla="*/ 1496 h 54"/>
                              <a:gd name="T60" fmla="+- 0 8264 8257"/>
                              <a:gd name="T61" fmla="*/ T60 w 54"/>
                              <a:gd name="T62" fmla="+- 0 1501 1493"/>
                              <a:gd name="T63" fmla="*/ 1501 h 54"/>
                              <a:gd name="T64" fmla="+- 0 8259 8257"/>
                              <a:gd name="T65" fmla="*/ T64 w 54"/>
                              <a:gd name="T66" fmla="+- 0 1506 1493"/>
                              <a:gd name="T67" fmla="*/ 1506 h 54"/>
                              <a:gd name="T68" fmla="+- 0 8257 8257"/>
                              <a:gd name="T69" fmla="*/ T68 w 54"/>
                              <a:gd name="T70" fmla="+- 0 1513 1493"/>
                              <a:gd name="T71" fmla="*/ 1513 h 54"/>
                              <a:gd name="T72" fmla="+- 0 8257 8257"/>
                              <a:gd name="T73" fmla="*/ T72 w 54"/>
                              <a:gd name="T74" fmla="+- 0 1520 1493"/>
                              <a:gd name="T75" fmla="*/ 1520 h 54"/>
                              <a:gd name="T76" fmla="+- 0 8257 8257"/>
                              <a:gd name="T77" fmla="*/ T76 w 54"/>
                              <a:gd name="T78" fmla="+- 0 1527 1493"/>
                              <a:gd name="T79" fmla="*/ 1527 h 54"/>
                              <a:gd name="T80" fmla="+- 0 8259 8257"/>
                              <a:gd name="T81" fmla="*/ T80 w 54"/>
                              <a:gd name="T82" fmla="+- 0 1534 1493"/>
                              <a:gd name="T83" fmla="*/ 1534 h 54"/>
                              <a:gd name="T84" fmla="+- 0 8264 8257"/>
                              <a:gd name="T85" fmla="*/ T84 w 54"/>
                              <a:gd name="T86" fmla="+- 0 1539 1493"/>
                              <a:gd name="T87" fmla="*/ 1539 h 54"/>
                              <a:gd name="T88" fmla="+- 0 8269 8257"/>
                              <a:gd name="T89" fmla="*/ T88 w 54"/>
                              <a:gd name="T90" fmla="+- 0 1544 1493"/>
                              <a:gd name="T91" fmla="*/ 1544 h 54"/>
                              <a:gd name="T92" fmla="+- 0 8276 8257"/>
                              <a:gd name="T93" fmla="*/ T92 w 54"/>
                              <a:gd name="T94" fmla="+- 0 1547 1493"/>
                              <a:gd name="T95" fmla="*/ 1547 h 54"/>
                              <a:gd name="T96" fmla="+- 0 8283 8257"/>
                              <a:gd name="T97" fmla="*/ T96 w 54"/>
                              <a:gd name="T98" fmla="+- 0 1547 1493"/>
                              <a:gd name="T99" fmla="*/ 1547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 h="54">
                                <a:moveTo>
                                  <a:pt x="26" y="54"/>
                                </a:moveTo>
                                <a:lnTo>
                                  <a:pt x="33" y="54"/>
                                </a:lnTo>
                                <a:lnTo>
                                  <a:pt x="40" y="51"/>
                                </a:lnTo>
                                <a:lnTo>
                                  <a:pt x="45" y="46"/>
                                </a:lnTo>
                                <a:lnTo>
                                  <a:pt x="50" y="41"/>
                                </a:lnTo>
                                <a:lnTo>
                                  <a:pt x="53" y="34"/>
                                </a:lnTo>
                                <a:lnTo>
                                  <a:pt x="53" y="27"/>
                                </a:lnTo>
                                <a:lnTo>
                                  <a:pt x="53" y="20"/>
                                </a:lnTo>
                                <a:lnTo>
                                  <a:pt x="50" y="13"/>
                                </a:lnTo>
                                <a:lnTo>
                                  <a:pt x="45" y="8"/>
                                </a:lnTo>
                                <a:lnTo>
                                  <a:pt x="40" y="3"/>
                                </a:lnTo>
                                <a:lnTo>
                                  <a:pt x="33" y="0"/>
                                </a:lnTo>
                                <a:lnTo>
                                  <a:pt x="26" y="0"/>
                                </a:lnTo>
                                <a:lnTo>
                                  <a:pt x="19" y="0"/>
                                </a:lnTo>
                                <a:lnTo>
                                  <a:pt x="12" y="3"/>
                                </a:lnTo>
                                <a:lnTo>
                                  <a:pt x="7" y="8"/>
                                </a:lnTo>
                                <a:lnTo>
                                  <a:pt x="2" y="13"/>
                                </a:lnTo>
                                <a:lnTo>
                                  <a:pt x="0" y="20"/>
                                </a:lnTo>
                                <a:lnTo>
                                  <a:pt x="0" y="27"/>
                                </a:lnTo>
                                <a:lnTo>
                                  <a:pt x="0" y="34"/>
                                </a:lnTo>
                                <a:lnTo>
                                  <a:pt x="2" y="41"/>
                                </a:lnTo>
                                <a:lnTo>
                                  <a:pt x="7" y="46"/>
                                </a:lnTo>
                                <a:lnTo>
                                  <a:pt x="12" y="51"/>
                                </a:lnTo>
                                <a:lnTo>
                                  <a:pt x="19" y="54"/>
                                </a:lnTo>
                                <a:lnTo>
                                  <a:pt x="26" y="54"/>
                                </a:lnTo>
                                <a:close/>
                              </a:path>
                            </a:pathLst>
                          </a:custGeom>
                          <a:noFill/>
                          <a:ln w="3407">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Freeform 274"/>
                        <wps:cNvSpPr>
                          <a:spLocks/>
                        </wps:cNvSpPr>
                        <wps:spPr bwMode="auto">
                          <a:xfrm>
                            <a:off x="7884" y="1730"/>
                            <a:ext cx="54" cy="54"/>
                          </a:xfrm>
                          <a:custGeom>
                            <a:avLst/>
                            <a:gdLst>
                              <a:gd name="T0" fmla="+- 0 7918 7884"/>
                              <a:gd name="T1" fmla="*/ T0 w 54"/>
                              <a:gd name="T2" fmla="+- 0 1730 1730"/>
                              <a:gd name="T3" fmla="*/ 1730 h 54"/>
                              <a:gd name="T4" fmla="+- 0 7904 7884"/>
                              <a:gd name="T5" fmla="*/ T4 w 54"/>
                              <a:gd name="T6" fmla="+- 0 1730 1730"/>
                              <a:gd name="T7" fmla="*/ 1730 h 54"/>
                              <a:gd name="T8" fmla="+- 0 7897 7884"/>
                              <a:gd name="T9" fmla="*/ T8 w 54"/>
                              <a:gd name="T10" fmla="+- 0 1733 1730"/>
                              <a:gd name="T11" fmla="*/ 1733 h 54"/>
                              <a:gd name="T12" fmla="+- 0 7887 7884"/>
                              <a:gd name="T13" fmla="*/ T12 w 54"/>
                              <a:gd name="T14" fmla="+- 0 1743 1730"/>
                              <a:gd name="T15" fmla="*/ 1743 h 54"/>
                              <a:gd name="T16" fmla="+- 0 7884 7884"/>
                              <a:gd name="T17" fmla="*/ T16 w 54"/>
                              <a:gd name="T18" fmla="+- 0 1750 1730"/>
                              <a:gd name="T19" fmla="*/ 1750 h 54"/>
                              <a:gd name="T20" fmla="+- 0 7884 7884"/>
                              <a:gd name="T21" fmla="*/ T20 w 54"/>
                              <a:gd name="T22" fmla="+- 0 1764 1730"/>
                              <a:gd name="T23" fmla="*/ 1764 h 54"/>
                              <a:gd name="T24" fmla="+- 0 7887 7884"/>
                              <a:gd name="T25" fmla="*/ T24 w 54"/>
                              <a:gd name="T26" fmla="+- 0 1771 1730"/>
                              <a:gd name="T27" fmla="*/ 1771 h 54"/>
                              <a:gd name="T28" fmla="+- 0 7897 7884"/>
                              <a:gd name="T29" fmla="*/ T28 w 54"/>
                              <a:gd name="T30" fmla="+- 0 1781 1730"/>
                              <a:gd name="T31" fmla="*/ 1781 h 54"/>
                              <a:gd name="T32" fmla="+- 0 7904 7884"/>
                              <a:gd name="T33" fmla="*/ T32 w 54"/>
                              <a:gd name="T34" fmla="+- 0 1784 1730"/>
                              <a:gd name="T35" fmla="*/ 1784 h 54"/>
                              <a:gd name="T36" fmla="+- 0 7918 7884"/>
                              <a:gd name="T37" fmla="*/ T36 w 54"/>
                              <a:gd name="T38" fmla="+- 0 1784 1730"/>
                              <a:gd name="T39" fmla="*/ 1784 h 54"/>
                              <a:gd name="T40" fmla="+- 0 7925 7884"/>
                              <a:gd name="T41" fmla="*/ T40 w 54"/>
                              <a:gd name="T42" fmla="+- 0 1781 1730"/>
                              <a:gd name="T43" fmla="*/ 1781 h 54"/>
                              <a:gd name="T44" fmla="+- 0 7935 7884"/>
                              <a:gd name="T45" fmla="*/ T44 w 54"/>
                              <a:gd name="T46" fmla="+- 0 1771 1730"/>
                              <a:gd name="T47" fmla="*/ 1771 h 54"/>
                              <a:gd name="T48" fmla="+- 0 7937 7884"/>
                              <a:gd name="T49" fmla="*/ T48 w 54"/>
                              <a:gd name="T50" fmla="+- 0 1764 1730"/>
                              <a:gd name="T51" fmla="*/ 1764 h 54"/>
                              <a:gd name="T52" fmla="+- 0 7937 7884"/>
                              <a:gd name="T53" fmla="*/ T52 w 54"/>
                              <a:gd name="T54" fmla="+- 0 1750 1730"/>
                              <a:gd name="T55" fmla="*/ 1750 h 54"/>
                              <a:gd name="T56" fmla="+- 0 7935 7884"/>
                              <a:gd name="T57" fmla="*/ T56 w 54"/>
                              <a:gd name="T58" fmla="+- 0 1743 1730"/>
                              <a:gd name="T59" fmla="*/ 1743 h 54"/>
                              <a:gd name="T60" fmla="+- 0 7925 7884"/>
                              <a:gd name="T61" fmla="*/ T60 w 54"/>
                              <a:gd name="T62" fmla="+- 0 1733 1730"/>
                              <a:gd name="T63" fmla="*/ 1733 h 54"/>
                              <a:gd name="T64" fmla="+- 0 7918 7884"/>
                              <a:gd name="T65" fmla="*/ T64 w 54"/>
                              <a:gd name="T66" fmla="+- 0 1730 1730"/>
                              <a:gd name="T67" fmla="*/ 1730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54">
                                <a:moveTo>
                                  <a:pt x="34" y="0"/>
                                </a:moveTo>
                                <a:lnTo>
                                  <a:pt x="20" y="0"/>
                                </a:lnTo>
                                <a:lnTo>
                                  <a:pt x="13" y="3"/>
                                </a:lnTo>
                                <a:lnTo>
                                  <a:pt x="3" y="13"/>
                                </a:lnTo>
                                <a:lnTo>
                                  <a:pt x="0" y="20"/>
                                </a:lnTo>
                                <a:lnTo>
                                  <a:pt x="0" y="34"/>
                                </a:lnTo>
                                <a:lnTo>
                                  <a:pt x="3" y="41"/>
                                </a:lnTo>
                                <a:lnTo>
                                  <a:pt x="13" y="51"/>
                                </a:lnTo>
                                <a:lnTo>
                                  <a:pt x="20" y="54"/>
                                </a:lnTo>
                                <a:lnTo>
                                  <a:pt x="34" y="54"/>
                                </a:lnTo>
                                <a:lnTo>
                                  <a:pt x="41" y="51"/>
                                </a:lnTo>
                                <a:lnTo>
                                  <a:pt x="51" y="41"/>
                                </a:lnTo>
                                <a:lnTo>
                                  <a:pt x="53" y="34"/>
                                </a:lnTo>
                                <a:lnTo>
                                  <a:pt x="53" y="20"/>
                                </a:lnTo>
                                <a:lnTo>
                                  <a:pt x="51" y="13"/>
                                </a:lnTo>
                                <a:lnTo>
                                  <a:pt x="41" y="3"/>
                                </a:lnTo>
                                <a:lnTo>
                                  <a:pt x="34"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273"/>
                        <wps:cNvSpPr>
                          <a:spLocks/>
                        </wps:cNvSpPr>
                        <wps:spPr bwMode="auto">
                          <a:xfrm>
                            <a:off x="7884" y="1730"/>
                            <a:ext cx="54" cy="54"/>
                          </a:xfrm>
                          <a:custGeom>
                            <a:avLst/>
                            <a:gdLst>
                              <a:gd name="T0" fmla="+- 0 7911 7884"/>
                              <a:gd name="T1" fmla="*/ T0 w 54"/>
                              <a:gd name="T2" fmla="+- 0 1784 1730"/>
                              <a:gd name="T3" fmla="*/ 1784 h 54"/>
                              <a:gd name="T4" fmla="+- 0 7918 7884"/>
                              <a:gd name="T5" fmla="*/ T4 w 54"/>
                              <a:gd name="T6" fmla="+- 0 1784 1730"/>
                              <a:gd name="T7" fmla="*/ 1784 h 54"/>
                              <a:gd name="T8" fmla="+- 0 7925 7884"/>
                              <a:gd name="T9" fmla="*/ T8 w 54"/>
                              <a:gd name="T10" fmla="+- 0 1781 1730"/>
                              <a:gd name="T11" fmla="*/ 1781 h 54"/>
                              <a:gd name="T12" fmla="+- 0 7930 7884"/>
                              <a:gd name="T13" fmla="*/ T12 w 54"/>
                              <a:gd name="T14" fmla="+- 0 1776 1730"/>
                              <a:gd name="T15" fmla="*/ 1776 h 54"/>
                              <a:gd name="T16" fmla="+- 0 7935 7884"/>
                              <a:gd name="T17" fmla="*/ T16 w 54"/>
                              <a:gd name="T18" fmla="+- 0 1771 1730"/>
                              <a:gd name="T19" fmla="*/ 1771 h 54"/>
                              <a:gd name="T20" fmla="+- 0 7937 7884"/>
                              <a:gd name="T21" fmla="*/ T20 w 54"/>
                              <a:gd name="T22" fmla="+- 0 1764 1730"/>
                              <a:gd name="T23" fmla="*/ 1764 h 54"/>
                              <a:gd name="T24" fmla="+- 0 7937 7884"/>
                              <a:gd name="T25" fmla="*/ T24 w 54"/>
                              <a:gd name="T26" fmla="+- 0 1757 1730"/>
                              <a:gd name="T27" fmla="*/ 1757 h 54"/>
                              <a:gd name="T28" fmla="+- 0 7937 7884"/>
                              <a:gd name="T29" fmla="*/ T28 w 54"/>
                              <a:gd name="T30" fmla="+- 0 1750 1730"/>
                              <a:gd name="T31" fmla="*/ 1750 h 54"/>
                              <a:gd name="T32" fmla="+- 0 7935 7884"/>
                              <a:gd name="T33" fmla="*/ T32 w 54"/>
                              <a:gd name="T34" fmla="+- 0 1743 1730"/>
                              <a:gd name="T35" fmla="*/ 1743 h 54"/>
                              <a:gd name="T36" fmla="+- 0 7930 7884"/>
                              <a:gd name="T37" fmla="*/ T36 w 54"/>
                              <a:gd name="T38" fmla="+- 0 1738 1730"/>
                              <a:gd name="T39" fmla="*/ 1738 h 54"/>
                              <a:gd name="T40" fmla="+- 0 7925 7884"/>
                              <a:gd name="T41" fmla="*/ T40 w 54"/>
                              <a:gd name="T42" fmla="+- 0 1733 1730"/>
                              <a:gd name="T43" fmla="*/ 1733 h 54"/>
                              <a:gd name="T44" fmla="+- 0 7918 7884"/>
                              <a:gd name="T45" fmla="*/ T44 w 54"/>
                              <a:gd name="T46" fmla="+- 0 1730 1730"/>
                              <a:gd name="T47" fmla="*/ 1730 h 54"/>
                              <a:gd name="T48" fmla="+- 0 7911 7884"/>
                              <a:gd name="T49" fmla="*/ T48 w 54"/>
                              <a:gd name="T50" fmla="+- 0 1730 1730"/>
                              <a:gd name="T51" fmla="*/ 1730 h 54"/>
                              <a:gd name="T52" fmla="+- 0 7904 7884"/>
                              <a:gd name="T53" fmla="*/ T52 w 54"/>
                              <a:gd name="T54" fmla="+- 0 1730 1730"/>
                              <a:gd name="T55" fmla="*/ 1730 h 54"/>
                              <a:gd name="T56" fmla="+- 0 7897 7884"/>
                              <a:gd name="T57" fmla="*/ T56 w 54"/>
                              <a:gd name="T58" fmla="+- 0 1733 1730"/>
                              <a:gd name="T59" fmla="*/ 1733 h 54"/>
                              <a:gd name="T60" fmla="+- 0 7892 7884"/>
                              <a:gd name="T61" fmla="*/ T60 w 54"/>
                              <a:gd name="T62" fmla="+- 0 1738 1730"/>
                              <a:gd name="T63" fmla="*/ 1738 h 54"/>
                              <a:gd name="T64" fmla="+- 0 7887 7884"/>
                              <a:gd name="T65" fmla="*/ T64 w 54"/>
                              <a:gd name="T66" fmla="+- 0 1743 1730"/>
                              <a:gd name="T67" fmla="*/ 1743 h 54"/>
                              <a:gd name="T68" fmla="+- 0 7884 7884"/>
                              <a:gd name="T69" fmla="*/ T68 w 54"/>
                              <a:gd name="T70" fmla="+- 0 1750 1730"/>
                              <a:gd name="T71" fmla="*/ 1750 h 54"/>
                              <a:gd name="T72" fmla="+- 0 7884 7884"/>
                              <a:gd name="T73" fmla="*/ T72 w 54"/>
                              <a:gd name="T74" fmla="+- 0 1757 1730"/>
                              <a:gd name="T75" fmla="*/ 1757 h 54"/>
                              <a:gd name="T76" fmla="+- 0 7884 7884"/>
                              <a:gd name="T77" fmla="*/ T76 w 54"/>
                              <a:gd name="T78" fmla="+- 0 1764 1730"/>
                              <a:gd name="T79" fmla="*/ 1764 h 54"/>
                              <a:gd name="T80" fmla="+- 0 7887 7884"/>
                              <a:gd name="T81" fmla="*/ T80 w 54"/>
                              <a:gd name="T82" fmla="+- 0 1771 1730"/>
                              <a:gd name="T83" fmla="*/ 1771 h 54"/>
                              <a:gd name="T84" fmla="+- 0 7892 7884"/>
                              <a:gd name="T85" fmla="*/ T84 w 54"/>
                              <a:gd name="T86" fmla="+- 0 1776 1730"/>
                              <a:gd name="T87" fmla="*/ 1776 h 54"/>
                              <a:gd name="T88" fmla="+- 0 7897 7884"/>
                              <a:gd name="T89" fmla="*/ T88 w 54"/>
                              <a:gd name="T90" fmla="+- 0 1781 1730"/>
                              <a:gd name="T91" fmla="*/ 1781 h 54"/>
                              <a:gd name="T92" fmla="+- 0 7904 7884"/>
                              <a:gd name="T93" fmla="*/ T92 w 54"/>
                              <a:gd name="T94" fmla="+- 0 1784 1730"/>
                              <a:gd name="T95" fmla="*/ 1784 h 54"/>
                              <a:gd name="T96" fmla="+- 0 7911 7884"/>
                              <a:gd name="T97" fmla="*/ T96 w 54"/>
                              <a:gd name="T98" fmla="+- 0 1784 1730"/>
                              <a:gd name="T99" fmla="*/ 1784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 h="54">
                                <a:moveTo>
                                  <a:pt x="27" y="54"/>
                                </a:moveTo>
                                <a:lnTo>
                                  <a:pt x="34" y="54"/>
                                </a:lnTo>
                                <a:lnTo>
                                  <a:pt x="41" y="51"/>
                                </a:lnTo>
                                <a:lnTo>
                                  <a:pt x="46" y="46"/>
                                </a:lnTo>
                                <a:lnTo>
                                  <a:pt x="51" y="41"/>
                                </a:lnTo>
                                <a:lnTo>
                                  <a:pt x="53" y="34"/>
                                </a:lnTo>
                                <a:lnTo>
                                  <a:pt x="53" y="27"/>
                                </a:lnTo>
                                <a:lnTo>
                                  <a:pt x="53" y="20"/>
                                </a:lnTo>
                                <a:lnTo>
                                  <a:pt x="51" y="13"/>
                                </a:lnTo>
                                <a:lnTo>
                                  <a:pt x="46" y="8"/>
                                </a:lnTo>
                                <a:lnTo>
                                  <a:pt x="41" y="3"/>
                                </a:lnTo>
                                <a:lnTo>
                                  <a:pt x="34" y="0"/>
                                </a:lnTo>
                                <a:lnTo>
                                  <a:pt x="27" y="0"/>
                                </a:lnTo>
                                <a:lnTo>
                                  <a:pt x="20" y="0"/>
                                </a:lnTo>
                                <a:lnTo>
                                  <a:pt x="13" y="3"/>
                                </a:lnTo>
                                <a:lnTo>
                                  <a:pt x="8" y="8"/>
                                </a:lnTo>
                                <a:lnTo>
                                  <a:pt x="3" y="13"/>
                                </a:lnTo>
                                <a:lnTo>
                                  <a:pt x="0" y="20"/>
                                </a:lnTo>
                                <a:lnTo>
                                  <a:pt x="0" y="27"/>
                                </a:lnTo>
                                <a:lnTo>
                                  <a:pt x="0" y="34"/>
                                </a:lnTo>
                                <a:lnTo>
                                  <a:pt x="3" y="41"/>
                                </a:lnTo>
                                <a:lnTo>
                                  <a:pt x="8" y="46"/>
                                </a:lnTo>
                                <a:lnTo>
                                  <a:pt x="13" y="51"/>
                                </a:lnTo>
                                <a:lnTo>
                                  <a:pt x="20" y="54"/>
                                </a:lnTo>
                                <a:lnTo>
                                  <a:pt x="27" y="54"/>
                                </a:lnTo>
                                <a:close/>
                              </a:path>
                            </a:pathLst>
                          </a:custGeom>
                          <a:noFill/>
                          <a:ln w="3407">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Freeform 272"/>
                        <wps:cNvSpPr>
                          <a:spLocks/>
                        </wps:cNvSpPr>
                        <wps:spPr bwMode="auto">
                          <a:xfrm>
                            <a:off x="7134" y="2356"/>
                            <a:ext cx="54" cy="54"/>
                          </a:xfrm>
                          <a:custGeom>
                            <a:avLst/>
                            <a:gdLst>
                              <a:gd name="T0" fmla="+- 0 7168 7134"/>
                              <a:gd name="T1" fmla="*/ T0 w 54"/>
                              <a:gd name="T2" fmla="+- 0 2356 2356"/>
                              <a:gd name="T3" fmla="*/ 2356 h 54"/>
                              <a:gd name="T4" fmla="+- 0 7154 7134"/>
                              <a:gd name="T5" fmla="*/ T4 w 54"/>
                              <a:gd name="T6" fmla="+- 0 2356 2356"/>
                              <a:gd name="T7" fmla="*/ 2356 h 54"/>
                              <a:gd name="T8" fmla="+- 0 7147 7134"/>
                              <a:gd name="T9" fmla="*/ T8 w 54"/>
                              <a:gd name="T10" fmla="+- 0 2359 2356"/>
                              <a:gd name="T11" fmla="*/ 2359 h 54"/>
                              <a:gd name="T12" fmla="+- 0 7137 7134"/>
                              <a:gd name="T13" fmla="*/ T12 w 54"/>
                              <a:gd name="T14" fmla="+- 0 2369 2356"/>
                              <a:gd name="T15" fmla="*/ 2369 h 54"/>
                              <a:gd name="T16" fmla="+- 0 7134 7134"/>
                              <a:gd name="T17" fmla="*/ T16 w 54"/>
                              <a:gd name="T18" fmla="+- 0 2376 2356"/>
                              <a:gd name="T19" fmla="*/ 2376 h 54"/>
                              <a:gd name="T20" fmla="+- 0 7134 7134"/>
                              <a:gd name="T21" fmla="*/ T20 w 54"/>
                              <a:gd name="T22" fmla="+- 0 2390 2356"/>
                              <a:gd name="T23" fmla="*/ 2390 h 54"/>
                              <a:gd name="T24" fmla="+- 0 7137 7134"/>
                              <a:gd name="T25" fmla="*/ T24 w 54"/>
                              <a:gd name="T26" fmla="+- 0 2397 2356"/>
                              <a:gd name="T27" fmla="*/ 2397 h 54"/>
                              <a:gd name="T28" fmla="+- 0 7147 7134"/>
                              <a:gd name="T29" fmla="*/ T28 w 54"/>
                              <a:gd name="T30" fmla="+- 0 2407 2356"/>
                              <a:gd name="T31" fmla="*/ 2407 h 54"/>
                              <a:gd name="T32" fmla="+- 0 7154 7134"/>
                              <a:gd name="T33" fmla="*/ T32 w 54"/>
                              <a:gd name="T34" fmla="+- 0 2410 2356"/>
                              <a:gd name="T35" fmla="*/ 2410 h 54"/>
                              <a:gd name="T36" fmla="+- 0 7168 7134"/>
                              <a:gd name="T37" fmla="*/ T36 w 54"/>
                              <a:gd name="T38" fmla="+- 0 2410 2356"/>
                              <a:gd name="T39" fmla="*/ 2410 h 54"/>
                              <a:gd name="T40" fmla="+- 0 7175 7134"/>
                              <a:gd name="T41" fmla="*/ T40 w 54"/>
                              <a:gd name="T42" fmla="+- 0 2407 2356"/>
                              <a:gd name="T43" fmla="*/ 2407 h 54"/>
                              <a:gd name="T44" fmla="+- 0 7185 7134"/>
                              <a:gd name="T45" fmla="*/ T44 w 54"/>
                              <a:gd name="T46" fmla="+- 0 2397 2356"/>
                              <a:gd name="T47" fmla="*/ 2397 h 54"/>
                              <a:gd name="T48" fmla="+- 0 7188 7134"/>
                              <a:gd name="T49" fmla="*/ T48 w 54"/>
                              <a:gd name="T50" fmla="+- 0 2390 2356"/>
                              <a:gd name="T51" fmla="*/ 2390 h 54"/>
                              <a:gd name="T52" fmla="+- 0 7188 7134"/>
                              <a:gd name="T53" fmla="*/ T52 w 54"/>
                              <a:gd name="T54" fmla="+- 0 2376 2356"/>
                              <a:gd name="T55" fmla="*/ 2376 h 54"/>
                              <a:gd name="T56" fmla="+- 0 7185 7134"/>
                              <a:gd name="T57" fmla="*/ T56 w 54"/>
                              <a:gd name="T58" fmla="+- 0 2369 2356"/>
                              <a:gd name="T59" fmla="*/ 2369 h 54"/>
                              <a:gd name="T60" fmla="+- 0 7175 7134"/>
                              <a:gd name="T61" fmla="*/ T60 w 54"/>
                              <a:gd name="T62" fmla="+- 0 2359 2356"/>
                              <a:gd name="T63" fmla="*/ 2359 h 54"/>
                              <a:gd name="T64" fmla="+- 0 7168 7134"/>
                              <a:gd name="T65" fmla="*/ T64 w 54"/>
                              <a:gd name="T66" fmla="+- 0 2356 2356"/>
                              <a:gd name="T67" fmla="*/ 2356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54">
                                <a:moveTo>
                                  <a:pt x="34" y="0"/>
                                </a:moveTo>
                                <a:lnTo>
                                  <a:pt x="20" y="0"/>
                                </a:lnTo>
                                <a:lnTo>
                                  <a:pt x="13" y="3"/>
                                </a:lnTo>
                                <a:lnTo>
                                  <a:pt x="3" y="13"/>
                                </a:lnTo>
                                <a:lnTo>
                                  <a:pt x="0" y="20"/>
                                </a:lnTo>
                                <a:lnTo>
                                  <a:pt x="0" y="34"/>
                                </a:lnTo>
                                <a:lnTo>
                                  <a:pt x="3" y="41"/>
                                </a:lnTo>
                                <a:lnTo>
                                  <a:pt x="13" y="51"/>
                                </a:lnTo>
                                <a:lnTo>
                                  <a:pt x="20" y="54"/>
                                </a:lnTo>
                                <a:lnTo>
                                  <a:pt x="34" y="54"/>
                                </a:lnTo>
                                <a:lnTo>
                                  <a:pt x="41" y="51"/>
                                </a:lnTo>
                                <a:lnTo>
                                  <a:pt x="51" y="41"/>
                                </a:lnTo>
                                <a:lnTo>
                                  <a:pt x="54" y="34"/>
                                </a:lnTo>
                                <a:lnTo>
                                  <a:pt x="54" y="20"/>
                                </a:lnTo>
                                <a:lnTo>
                                  <a:pt x="51" y="13"/>
                                </a:lnTo>
                                <a:lnTo>
                                  <a:pt x="41" y="3"/>
                                </a:lnTo>
                                <a:lnTo>
                                  <a:pt x="34"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271"/>
                        <wps:cNvSpPr>
                          <a:spLocks/>
                        </wps:cNvSpPr>
                        <wps:spPr bwMode="auto">
                          <a:xfrm>
                            <a:off x="7134" y="2356"/>
                            <a:ext cx="54" cy="54"/>
                          </a:xfrm>
                          <a:custGeom>
                            <a:avLst/>
                            <a:gdLst>
                              <a:gd name="T0" fmla="+- 0 7161 7134"/>
                              <a:gd name="T1" fmla="*/ T0 w 54"/>
                              <a:gd name="T2" fmla="+- 0 2410 2356"/>
                              <a:gd name="T3" fmla="*/ 2410 h 54"/>
                              <a:gd name="T4" fmla="+- 0 7168 7134"/>
                              <a:gd name="T5" fmla="*/ T4 w 54"/>
                              <a:gd name="T6" fmla="+- 0 2410 2356"/>
                              <a:gd name="T7" fmla="*/ 2410 h 54"/>
                              <a:gd name="T8" fmla="+- 0 7175 7134"/>
                              <a:gd name="T9" fmla="*/ T8 w 54"/>
                              <a:gd name="T10" fmla="+- 0 2407 2356"/>
                              <a:gd name="T11" fmla="*/ 2407 h 54"/>
                              <a:gd name="T12" fmla="+- 0 7180 7134"/>
                              <a:gd name="T13" fmla="*/ T12 w 54"/>
                              <a:gd name="T14" fmla="+- 0 2402 2356"/>
                              <a:gd name="T15" fmla="*/ 2402 h 54"/>
                              <a:gd name="T16" fmla="+- 0 7185 7134"/>
                              <a:gd name="T17" fmla="*/ T16 w 54"/>
                              <a:gd name="T18" fmla="+- 0 2397 2356"/>
                              <a:gd name="T19" fmla="*/ 2397 h 54"/>
                              <a:gd name="T20" fmla="+- 0 7188 7134"/>
                              <a:gd name="T21" fmla="*/ T20 w 54"/>
                              <a:gd name="T22" fmla="+- 0 2390 2356"/>
                              <a:gd name="T23" fmla="*/ 2390 h 54"/>
                              <a:gd name="T24" fmla="+- 0 7188 7134"/>
                              <a:gd name="T25" fmla="*/ T24 w 54"/>
                              <a:gd name="T26" fmla="+- 0 2383 2356"/>
                              <a:gd name="T27" fmla="*/ 2383 h 54"/>
                              <a:gd name="T28" fmla="+- 0 7188 7134"/>
                              <a:gd name="T29" fmla="*/ T28 w 54"/>
                              <a:gd name="T30" fmla="+- 0 2376 2356"/>
                              <a:gd name="T31" fmla="*/ 2376 h 54"/>
                              <a:gd name="T32" fmla="+- 0 7185 7134"/>
                              <a:gd name="T33" fmla="*/ T32 w 54"/>
                              <a:gd name="T34" fmla="+- 0 2369 2356"/>
                              <a:gd name="T35" fmla="*/ 2369 h 54"/>
                              <a:gd name="T36" fmla="+- 0 7180 7134"/>
                              <a:gd name="T37" fmla="*/ T36 w 54"/>
                              <a:gd name="T38" fmla="+- 0 2364 2356"/>
                              <a:gd name="T39" fmla="*/ 2364 h 54"/>
                              <a:gd name="T40" fmla="+- 0 7175 7134"/>
                              <a:gd name="T41" fmla="*/ T40 w 54"/>
                              <a:gd name="T42" fmla="+- 0 2359 2356"/>
                              <a:gd name="T43" fmla="*/ 2359 h 54"/>
                              <a:gd name="T44" fmla="+- 0 7168 7134"/>
                              <a:gd name="T45" fmla="*/ T44 w 54"/>
                              <a:gd name="T46" fmla="+- 0 2356 2356"/>
                              <a:gd name="T47" fmla="*/ 2356 h 54"/>
                              <a:gd name="T48" fmla="+- 0 7161 7134"/>
                              <a:gd name="T49" fmla="*/ T48 w 54"/>
                              <a:gd name="T50" fmla="+- 0 2356 2356"/>
                              <a:gd name="T51" fmla="*/ 2356 h 54"/>
                              <a:gd name="T52" fmla="+- 0 7154 7134"/>
                              <a:gd name="T53" fmla="*/ T52 w 54"/>
                              <a:gd name="T54" fmla="+- 0 2356 2356"/>
                              <a:gd name="T55" fmla="*/ 2356 h 54"/>
                              <a:gd name="T56" fmla="+- 0 7147 7134"/>
                              <a:gd name="T57" fmla="*/ T56 w 54"/>
                              <a:gd name="T58" fmla="+- 0 2359 2356"/>
                              <a:gd name="T59" fmla="*/ 2359 h 54"/>
                              <a:gd name="T60" fmla="+- 0 7142 7134"/>
                              <a:gd name="T61" fmla="*/ T60 w 54"/>
                              <a:gd name="T62" fmla="+- 0 2364 2356"/>
                              <a:gd name="T63" fmla="*/ 2364 h 54"/>
                              <a:gd name="T64" fmla="+- 0 7137 7134"/>
                              <a:gd name="T65" fmla="*/ T64 w 54"/>
                              <a:gd name="T66" fmla="+- 0 2369 2356"/>
                              <a:gd name="T67" fmla="*/ 2369 h 54"/>
                              <a:gd name="T68" fmla="+- 0 7134 7134"/>
                              <a:gd name="T69" fmla="*/ T68 w 54"/>
                              <a:gd name="T70" fmla="+- 0 2376 2356"/>
                              <a:gd name="T71" fmla="*/ 2376 h 54"/>
                              <a:gd name="T72" fmla="+- 0 7134 7134"/>
                              <a:gd name="T73" fmla="*/ T72 w 54"/>
                              <a:gd name="T74" fmla="+- 0 2383 2356"/>
                              <a:gd name="T75" fmla="*/ 2383 h 54"/>
                              <a:gd name="T76" fmla="+- 0 7134 7134"/>
                              <a:gd name="T77" fmla="*/ T76 w 54"/>
                              <a:gd name="T78" fmla="+- 0 2390 2356"/>
                              <a:gd name="T79" fmla="*/ 2390 h 54"/>
                              <a:gd name="T80" fmla="+- 0 7137 7134"/>
                              <a:gd name="T81" fmla="*/ T80 w 54"/>
                              <a:gd name="T82" fmla="+- 0 2397 2356"/>
                              <a:gd name="T83" fmla="*/ 2397 h 54"/>
                              <a:gd name="T84" fmla="+- 0 7142 7134"/>
                              <a:gd name="T85" fmla="*/ T84 w 54"/>
                              <a:gd name="T86" fmla="+- 0 2402 2356"/>
                              <a:gd name="T87" fmla="*/ 2402 h 54"/>
                              <a:gd name="T88" fmla="+- 0 7147 7134"/>
                              <a:gd name="T89" fmla="*/ T88 w 54"/>
                              <a:gd name="T90" fmla="+- 0 2407 2356"/>
                              <a:gd name="T91" fmla="*/ 2407 h 54"/>
                              <a:gd name="T92" fmla="+- 0 7154 7134"/>
                              <a:gd name="T93" fmla="*/ T92 w 54"/>
                              <a:gd name="T94" fmla="+- 0 2410 2356"/>
                              <a:gd name="T95" fmla="*/ 2410 h 54"/>
                              <a:gd name="T96" fmla="+- 0 7161 7134"/>
                              <a:gd name="T97" fmla="*/ T96 w 54"/>
                              <a:gd name="T98" fmla="+- 0 2410 2356"/>
                              <a:gd name="T99" fmla="*/ 2410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 h="54">
                                <a:moveTo>
                                  <a:pt x="27" y="54"/>
                                </a:moveTo>
                                <a:lnTo>
                                  <a:pt x="34" y="54"/>
                                </a:lnTo>
                                <a:lnTo>
                                  <a:pt x="41" y="51"/>
                                </a:lnTo>
                                <a:lnTo>
                                  <a:pt x="46" y="46"/>
                                </a:lnTo>
                                <a:lnTo>
                                  <a:pt x="51" y="41"/>
                                </a:lnTo>
                                <a:lnTo>
                                  <a:pt x="54" y="34"/>
                                </a:lnTo>
                                <a:lnTo>
                                  <a:pt x="54" y="27"/>
                                </a:lnTo>
                                <a:lnTo>
                                  <a:pt x="54" y="20"/>
                                </a:lnTo>
                                <a:lnTo>
                                  <a:pt x="51" y="13"/>
                                </a:lnTo>
                                <a:lnTo>
                                  <a:pt x="46" y="8"/>
                                </a:lnTo>
                                <a:lnTo>
                                  <a:pt x="41" y="3"/>
                                </a:lnTo>
                                <a:lnTo>
                                  <a:pt x="34" y="0"/>
                                </a:lnTo>
                                <a:lnTo>
                                  <a:pt x="27" y="0"/>
                                </a:lnTo>
                                <a:lnTo>
                                  <a:pt x="20" y="0"/>
                                </a:lnTo>
                                <a:lnTo>
                                  <a:pt x="13" y="3"/>
                                </a:lnTo>
                                <a:lnTo>
                                  <a:pt x="8" y="8"/>
                                </a:lnTo>
                                <a:lnTo>
                                  <a:pt x="3" y="13"/>
                                </a:lnTo>
                                <a:lnTo>
                                  <a:pt x="0" y="20"/>
                                </a:lnTo>
                                <a:lnTo>
                                  <a:pt x="0" y="27"/>
                                </a:lnTo>
                                <a:lnTo>
                                  <a:pt x="0" y="34"/>
                                </a:lnTo>
                                <a:lnTo>
                                  <a:pt x="3" y="41"/>
                                </a:lnTo>
                                <a:lnTo>
                                  <a:pt x="8" y="46"/>
                                </a:lnTo>
                                <a:lnTo>
                                  <a:pt x="13" y="51"/>
                                </a:lnTo>
                                <a:lnTo>
                                  <a:pt x="20" y="54"/>
                                </a:lnTo>
                                <a:lnTo>
                                  <a:pt x="27" y="54"/>
                                </a:lnTo>
                                <a:close/>
                              </a:path>
                            </a:pathLst>
                          </a:custGeom>
                          <a:noFill/>
                          <a:ln w="3407">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270"/>
                        <wps:cNvSpPr>
                          <a:spLocks/>
                        </wps:cNvSpPr>
                        <wps:spPr bwMode="auto">
                          <a:xfrm>
                            <a:off x="7161" y="388"/>
                            <a:ext cx="2695" cy="1404"/>
                          </a:xfrm>
                          <a:custGeom>
                            <a:avLst/>
                            <a:gdLst>
                              <a:gd name="T0" fmla="+- 0 9855 7161"/>
                              <a:gd name="T1" fmla="*/ T0 w 2695"/>
                              <a:gd name="T2" fmla="+- 0 388 388"/>
                              <a:gd name="T3" fmla="*/ 388 h 1404"/>
                              <a:gd name="T4" fmla="+- 0 9406 7161"/>
                              <a:gd name="T5" fmla="*/ T4 w 2695"/>
                              <a:gd name="T6" fmla="+- 0 704 388"/>
                              <a:gd name="T7" fmla="*/ 704 h 1404"/>
                              <a:gd name="T8" fmla="+- 0 8957 7161"/>
                              <a:gd name="T9" fmla="*/ T8 w 2695"/>
                              <a:gd name="T10" fmla="+- 0 1004 388"/>
                              <a:gd name="T11" fmla="*/ 1004 h 1404"/>
                              <a:gd name="T12" fmla="+- 0 8283 7161"/>
                              <a:gd name="T13" fmla="*/ T12 w 2695"/>
                              <a:gd name="T14" fmla="+- 0 1306 388"/>
                              <a:gd name="T15" fmla="*/ 1306 h 1404"/>
                              <a:gd name="T16" fmla="+- 0 7911 7161"/>
                              <a:gd name="T17" fmla="*/ T16 w 2695"/>
                              <a:gd name="T18" fmla="+- 0 1519 388"/>
                              <a:gd name="T19" fmla="*/ 1519 h 1404"/>
                              <a:gd name="T20" fmla="+- 0 7161 7161"/>
                              <a:gd name="T21" fmla="*/ T20 w 2695"/>
                              <a:gd name="T22" fmla="+- 0 1791 388"/>
                              <a:gd name="T23" fmla="*/ 1791 h 1404"/>
                            </a:gdLst>
                            <a:ahLst/>
                            <a:cxnLst>
                              <a:cxn ang="0">
                                <a:pos x="T1" y="T3"/>
                              </a:cxn>
                              <a:cxn ang="0">
                                <a:pos x="T5" y="T7"/>
                              </a:cxn>
                              <a:cxn ang="0">
                                <a:pos x="T9" y="T11"/>
                              </a:cxn>
                              <a:cxn ang="0">
                                <a:pos x="T13" y="T15"/>
                              </a:cxn>
                              <a:cxn ang="0">
                                <a:pos x="T17" y="T19"/>
                              </a:cxn>
                              <a:cxn ang="0">
                                <a:pos x="T21" y="T23"/>
                              </a:cxn>
                            </a:cxnLst>
                            <a:rect l="0" t="0" r="r" b="b"/>
                            <a:pathLst>
                              <a:path w="2695" h="1404">
                                <a:moveTo>
                                  <a:pt x="2694" y="0"/>
                                </a:moveTo>
                                <a:lnTo>
                                  <a:pt x="2245" y="316"/>
                                </a:lnTo>
                                <a:lnTo>
                                  <a:pt x="1796" y="616"/>
                                </a:lnTo>
                                <a:lnTo>
                                  <a:pt x="1122" y="918"/>
                                </a:lnTo>
                                <a:lnTo>
                                  <a:pt x="750" y="1131"/>
                                </a:lnTo>
                                <a:lnTo>
                                  <a:pt x="0" y="1403"/>
                                </a:lnTo>
                              </a:path>
                            </a:pathLst>
                          </a:custGeom>
                          <a:noFill/>
                          <a:ln w="13626">
                            <a:solidFill>
                              <a:srgbClr val="FF7F0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AutoShape 269"/>
                        <wps:cNvSpPr>
                          <a:spLocks/>
                        </wps:cNvSpPr>
                        <wps:spPr bwMode="auto">
                          <a:xfrm>
                            <a:off x="7134" y="388"/>
                            <a:ext cx="2748" cy="1404"/>
                          </a:xfrm>
                          <a:custGeom>
                            <a:avLst/>
                            <a:gdLst>
                              <a:gd name="T0" fmla="+- 0 9828 7134"/>
                              <a:gd name="T1" fmla="*/ T0 w 2748"/>
                              <a:gd name="T2" fmla="+- 0 388 388"/>
                              <a:gd name="T3" fmla="*/ 388 h 1404"/>
                              <a:gd name="T4" fmla="+- 0 9882 7134"/>
                              <a:gd name="T5" fmla="*/ T4 w 2748"/>
                              <a:gd name="T6" fmla="+- 0 388 388"/>
                              <a:gd name="T7" fmla="*/ 388 h 1404"/>
                              <a:gd name="T8" fmla="+- 0 9379 7134"/>
                              <a:gd name="T9" fmla="*/ T8 w 2748"/>
                              <a:gd name="T10" fmla="+- 0 704 388"/>
                              <a:gd name="T11" fmla="*/ 704 h 1404"/>
                              <a:gd name="T12" fmla="+- 0 9433 7134"/>
                              <a:gd name="T13" fmla="*/ T12 w 2748"/>
                              <a:gd name="T14" fmla="+- 0 704 388"/>
                              <a:gd name="T15" fmla="*/ 704 h 1404"/>
                              <a:gd name="T16" fmla="+- 0 8930 7134"/>
                              <a:gd name="T17" fmla="*/ T16 w 2748"/>
                              <a:gd name="T18" fmla="+- 0 1004 388"/>
                              <a:gd name="T19" fmla="*/ 1004 h 1404"/>
                              <a:gd name="T20" fmla="+- 0 8984 7134"/>
                              <a:gd name="T21" fmla="*/ T20 w 2748"/>
                              <a:gd name="T22" fmla="+- 0 1004 388"/>
                              <a:gd name="T23" fmla="*/ 1004 h 1404"/>
                              <a:gd name="T24" fmla="+- 0 8257 7134"/>
                              <a:gd name="T25" fmla="*/ T24 w 2748"/>
                              <a:gd name="T26" fmla="+- 0 1306 388"/>
                              <a:gd name="T27" fmla="*/ 1306 h 1404"/>
                              <a:gd name="T28" fmla="+- 0 8310 7134"/>
                              <a:gd name="T29" fmla="*/ T28 w 2748"/>
                              <a:gd name="T30" fmla="+- 0 1306 388"/>
                              <a:gd name="T31" fmla="*/ 1306 h 1404"/>
                              <a:gd name="T32" fmla="+- 0 7884 7134"/>
                              <a:gd name="T33" fmla="*/ T32 w 2748"/>
                              <a:gd name="T34" fmla="+- 0 1519 388"/>
                              <a:gd name="T35" fmla="*/ 1519 h 1404"/>
                              <a:gd name="T36" fmla="+- 0 7937 7134"/>
                              <a:gd name="T37" fmla="*/ T36 w 2748"/>
                              <a:gd name="T38" fmla="+- 0 1519 388"/>
                              <a:gd name="T39" fmla="*/ 1519 h 1404"/>
                              <a:gd name="T40" fmla="+- 0 7134 7134"/>
                              <a:gd name="T41" fmla="*/ T40 w 2748"/>
                              <a:gd name="T42" fmla="+- 0 1791 388"/>
                              <a:gd name="T43" fmla="*/ 1791 h 1404"/>
                              <a:gd name="T44" fmla="+- 0 7188 7134"/>
                              <a:gd name="T45" fmla="*/ T44 w 2748"/>
                              <a:gd name="T46" fmla="+- 0 1791 388"/>
                              <a:gd name="T47" fmla="*/ 1791 h 14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748" h="1404">
                                <a:moveTo>
                                  <a:pt x="2694" y="0"/>
                                </a:moveTo>
                                <a:lnTo>
                                  <a:pt x="2748" y="0"/>
                                </a:lnTo>
                                <a:moveTo>
                                  <a:pt x="2245" y="316"/>
                                </a:moveTo>
                                <a:lnTo>
                                  <a:pt x="2299" y="316"/>
                                </a:lnTo>
                                <a:moveTo>
                                  <a:pt x="1796" y="616"/>
                                </a:moveTo>
                                <a:lnTo>
                                  <a:pt x="1850" y="616"/>
                                </a:lnTo>
                                <a:moveTo>
                                  <a:pt x="1123" y="918"/>
                                </a:moveTo>
                                <a:lnTo>
                                  <a:pt x="1176" y="918"/>
                                </a:lnTo>
                                <a:moveTo>
                                  <a:pt x="750" y="1131"/>
                                </a:moveTo>
                                <a:lnTo>
                                  <a:pt x="803" y="1131"/>
                                </a:lnTo>
                                <a:moveTo>
                                  <a:pt x="0" y="1403"/>
                                </a:moveTo>
                                <a:lnTo>
                                  <a:pt x="54" y="1403"/>
                                </a:lnTo>
                              </a:path>
                            </a:pathLst>
                          </a:custGeom>
                          <a:noFill/>
                          <a:ln w="34065">
                            <a:solidFill>
                              <a:srgbClr val="FF7F0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Freeform 268"/>
                        <wps:cNvSpPr>
                          <a:spLocks/>
                        </wps:cNvSpPr>
                        <wps:spPr bwMode="auto">
                          <a:xfrm>
                            <a:off x="7161" y="310"/>
                            <a:ext cx="2695" cy="2384"/>
                          </a:xfrm>
                          <a:custGeom>
                            <a:avLst/>
                            <a:gdLst>
                              <a:gd name="T0" fmla="+- 0 9855 7161"/>
                              <a:gd name="T1" fmla="*/ T0 w 2695"/>
                              <a:gd name="T2" fmla="+- 0 310 310"/>
                              <a:gd name="T3" fmla="*/ 310 h 2384"/>
                              <a:gd name="T4" fmla="+- 0 9406 7161"/>
                              <a:gd name="T5" fmla="*/ T4 w 2695"/>
                              <a:gd name="T6" fmla="+- 0 704 310"/>
                              <a:gd name="T7" fmla="*/ 704 h 2384"/>
                              <a:gd name="T8" fmla="+- 0 8957 7161"/>
                              <a:gd name="T9" fmla="*/ T8 w 2695"/>
                              <a:gd name="T10" fmla="+- 0 1099 310"/>
                              <a:gd name="T11" fmla="*/ 1099 h 2384"/>
                              <a:gd name="T12" fmla="+- 0 8283 7161"/>
                              <a:gd name="T13" fmla="*/ T12 w 2695"/>
                              <a:gd name="T14" fmla="+- 0 1715 310"/>
                              <a:gd name="T15" fmla="*/ 1715 h 2384"/>
                              <a:gd name="T16" fmla="+- 0 7911 7161"/>
                              <a:gd name="T17" fmla="*/ T16 w 2695"/>
                              <a:gd name="T18" fmla="+- 0 2040 310"/>
                              <a:gd name="T19" fmla="*/ 2040 h 2384"/>
                              <a:gd name="T20" fmla="+- 0 7161 7161"/>
                              <a:gd name="T21" fmla="*/ T20 w 2695"/>
                              <a:gd name="T22" fmla="+- 0 2694 310"/>
                              <a:gd name="T23" fmla="*/ 2694 h 2384"/>
                            </a:gdLst>
                            <a:ahLst/>
                            <a:cxnLst>
                              <a:cxn ang="0">
                                <a:pos x="T1" y="T3"/>
                              </a:cxn>
                              <a:cxn ang="0">
                                <a:pos x="T5" y="T7"/>
                              </a:cxn>
                              <a:cxn ang="0">
                                <a:pos x="T9" y="T11"/>
                              </a:cxn>
                              <a:cxn ang="0">
                                <a:pos x="T13" y="T15"/>
                              </a:cxn>
                              <a:cxn ang="0">
                                <a:pos x="T17" y="T19"/>
                              </a:cxn>
                              <a:cxn ang="0">
                                <a:pos x="T21" y="T23"/>
                              </a:cxn>
                            </a:cxnLst>
                            <a:rect l="0" t="0" r="r" b="b"/>
                            <a:pathLst>
                              <a:path w="2695" h="2384">
                                <a:moveTo>
                                  <a:pt x="2694" y="0"/>
                                </a:moveTo>
                                <a:lnTo>
                                  <a:pt x="2245" y="394"/>
                                </a:lnTo>
                                <a:lnTo>
                                  <a:pt x="1796" y="789"/>
                                </a:lnTo>
                                <a:lnTo>
                                  <a:pt x="1122" y="1405"/>
                                </a:lnTo>
                                <a:lnTo>
                                  <a:pt x="750" y="1730"/>
                                </a:lnTo>
                                <a:lnTo>
                                  <a:pt x="0" y="2384"/>
                                </a:lnTo>
                              </a:path>
                            </a:pathLst>
                          </a:custGeom>
                          <a:noFill/>
                          <a:ln w="13626">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AutoShape 267"/>
                        <wps:cNvSpPr>
                          <a:spLocks/>
                        </wps:cNvSpPr>
                        <wps:spPr bwMode="auto">
                          <a:xfrm>
                            <a:off x="9829" y="283"/>
                            <a:ext cx="52" cy="49"/>
                          </a:xfrm>
                          <a:custGeom>
                            <a:avLst/>
                            <a:gdLst>
                              <a:gd name="T0" fmla="+- 0 9880 9829"/>
                              <a:gd name="T1" fmla="*/ T0 w 52"/>
                              <a:gd name="T2" fmla="+- 0 302 283"/>
                              <a:gd name="T3" fmla="*/ 302 h 49"/>
                              <a:gd name="T4" fmla="+- 0 9829 9829"/>
                              <a:gd name="T5" fmla="*/ T4 w 52"/>
                              <a:gd name="T6" fmla="+- 0 302 283"/>
                              <a:gd name="T7" fmla="*/ 302 h 49"/>
                              <a:gd name="T8" fmla="+- 0 9845 9829"/>
                              <a:gd name="T9" fmla="*/ T8 w 52"/>
                              <a:gd name="T10" fmla="+- 0 313 283"/>
                              <a:gd name="T11" fmla="*/ 313 h 49"/>
                              <a:gd name="T12" fmla="+- 0 9839 9829"/>
                              <a:gd name="T13" fmla="*/ T12 w 52"/>
                              <a:gd name="T14" fmla="+- 0 332 283"/>
                              <a:gd name="T15" fmla="*/ 332 h 49"/>
                              <a:gd name="T16" fmla="+- 0 9855 9829"/>
                              <a:gd name="T17" fmla="*/ T16 w 52"/>
                              <a:gd name="T18" fmla="+- 0 320 283"/>
                              <a:gd name="T19" fmla="*/ 320 h 49"/>
                              <a:gd name="T20" fmla="+- 0 9867 9829"/>
                              <a:gd name="T21" fmla="*/ T20 w 52"/>
                              <a:gd name="T22" fmla="+- 0 320 283"/>
                              <a:gd name="T23" fmla="*/ 320 h 49"/>
                              <a:gd name="T24" fmla="+- 0 9865 9829"/>
                              <a:gd name="T25" fmla="*/ T24 w 52"/>
                              <a:gd name="T26" fmla="+- 0 313 283"/>
                              <a:gd name="T27" fmla="*/ 313 h 49"/>
                              <a:gd name="T28" fmla="+- 0 9880 9829"/>
                              <a:gd name="T29" fmla="*/ T28 w 52"/>
                              <a:gd name="T30" fmla="+- 0 302 283"/>
                              <a:gd name="T31" fmla="*/ 302 h 49"/>
                              <a:gd name="T32" fmla="+- 0 9867 9829"/>
                              <a:gd name="T33" fmla="*/ T32 w 52"/>
                              <a:gd name="T34" fmla="+- 0 320 283"/>
                              <a:gd name="T35" fmla="*/ 320 h 49"/>
                              <a:gd name="T36" fmla="+- 0 9855 9829"/>
                              <a:gd name="T37" fmla="*/ T36 w 52"/>
                              <a:gd name="T38" fmla="+- 0 320 283"/>
                              <a:gd name="T39" fmla="*/ 320 h 49"/>
                              <a:gd name="T40" fmla="+- 0 9871 9829"/>
                              <a:gd name="T41" fmla="*/ T40 w 52"/>
                              <a:gd name="T42" fmla="+- 0 332 283"/>
                              <a:gd name="T43" fmla="*/ 332 h 49"/>
                              <a:gd name="T44" fmla="+- 0 9867 9829"/>
                              <a:gd name="T45" fmla="*/ T44 w 52"/>
                              <a:gd name="T46" fmla="+- 0 320 283"/>
                              <a:gd name="T47" fmla="*/ 320 h 49"/>
                              <a:gd name="T48" fmla="+- 0 9855 9829"/>
                              <a:gd name="T49" fmla="*/ T48 w 52"/>
                              <a:gd name="T50" fmla="+- 0 283 283"/>
                              <a:gd name="T51" fmla="*/ 283 h 49"/>
                              <a:gd name="T52" fmla="+- 0 9849 9829"/>
                              <a:gd name="T53" fmla="*/ T52 w 52"/>
                              <a:gd name="T54" fmla="+- 0 302 283"/>
                              <a:gd name="T55" fmla="*/ 302 h 49"/>
                              <a:gd name="T56" fmla="+- 0 9861 9829"/>
                              <a:gd name="T57" fmla="*/ T56 w 52"/>
                              <a:gd name="T58" fmla="+- 0 302 283"/>
                              <a:gd name="T59" fmla="*/ 302 h 49"/>
                              <a:gd name="T60" fmla="+- 0 9855 9829"/>
                              <a:gd name="T61" fmla="*/ T60 w 52"/>
                              <a:gd name="T62" fmla="+- 0 283 283"/>
                              <a:gd name="T63" fmla="*/ 283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2" h="49">
                                <a:moveTo>
                                  <a:pt x="51" y="19"/>
                                </a:moveTo>
                                <a:lnTo>
                                  <a:pt x="0" y="19"/>
                                </a:lnTo>
                                <a:lnTo>
                                  <a:pt x="16" y="30"/>
                                </a:lnTo>
                                <a:lnTo>
                                  <a:pt x="10" y="49"/>
                                </a:lnTo>
                                <a:lnTo>
                                  <a:pt x="26" y="37"/>
                                </a:lnTo>
                                <a:lnTo>
                                  <a:pt x="38" y="37"/>
                                </a:lnTo>
                                <a:lnTo>
                                  <a:pt x="36" y="30"/>
                                </a:lnTo>
                                <a:lnTo>
                                  <a:pt x="51" y="19"/>
                                </a:lnTo>
                                <a:close/>
                                <a:moveTo>
                                  <a:pt x="38" y="37"/>
                                </a:moveTo>
                                <a:lnTo>
                                  <a:pt x="26" y="37"/>
                                </a:lnTo>
                                <a:lnTo>
                                  <a:pt x="42" y="49"/>
                                </a:lnTo>
                                <a:lnTo>
                                  <a:pt x="38" y="37"/>
                                </a:lnTo>
                                <a:close/>
                                <a:moveTo>
                                  <a:pt x="26" y="0"/>
                                </a:moveTo>
                                <a:lnTo>
                                  <a:pt x="20" y="19"/>
                                </a:lnTo>
                                <a:lnTo>
                                  <a:pt x="32" y="19"/>
                                </a:lnTo>
                                <a:lnTo>
                                  <a:pt x="26"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266"/>
                        <wps:cNvSpPr>
                          <a:spLocks/>
                        </wps:cNvSpPr>
                        <wps:spPr bwMode="auto">
                          <a:xfrm>
                            <a:off x="9829" y="283"/>
                            <a:ext cx="52" cy="49"/>
                          </a:xfrm>
                          <a:custGeom>
                            <a:avLst/>
                            <a:gdLst>
                              <a:gd name="T0" fmla="+- 0 9855 9829"/>
                              <a:gd name="T1" fmla="*/ T0 w 52"/>
                              <a:gd name="T2" fmla="+- 0 283 283"/>
                              <a:gd name="T3" fmla="*/ 283 h 49"/>
                              <a:gd name="T4" fmla="+- 0 9849 9829"/>
                              <a:gd name="T5" fmla="*/ T4 w 52"/>
                              <a:gd name="T6" fmla="+- 0 302 283"/>
                              <a:gd name="T7" fmla="*/ 302 h 49"/>
                              <a:gd name="T8" fmla="+- 0 9829 9829"/>
                              <a:gd name="T9" fmla="*/ T8 w 52"/>
                              <a:gd name="T10" fmla="+- 0 302 283"/>
                              <a:gd name="T11" fmla="*/ 302 h 49"/>
                              <a:gd name="T12" fmla="+- 0 9845 9829"/>
                              <a:gd name="T13" fmla="*/ T12 w 52"/>
                              <a:gd name="T14" fmla="+- 0 313 283"/>
                              <a:gd name="T15" fmla="*/ 313 h 49"/>
                              <a:gd name="T16" fmla="+- 0 9839 9829"/>
                              <a:gd name="T17" fmla="*/ T16 w 52"/>
                              <a:gd name="T18" fmla="+- 0 332 283"/>
                              <a:gd name="T19" fmla="*/ 332 h 49"/>
                              <a:gd name="T20" fmla="+- 0 9855 9829"/>
                              <a:gd name="T21" fmla="*/ T20 w 52"/>
                              <a:gd name="T22" fmla="+- 0 320 283"/>
                              <a:gd name="T23" fmla="*/ 320 h 49"/>
                              <a:gd name="T24" fmla="+- 0 9871 9829"/>
                              <a:gd name="T25" fmla="*/ T24 w 52"/>
                              <a:gd name="T26" fmla="+- 0 332 283"/>
                              <a:gd name="T27" fmla="*/ 332 h 49"/>
                              <a:gd name="T28" fmla="+- 0 9865 9829"/>
                              <a:gd name="T29" fmla="*/ T28 w 52"/>
                              <a:gd name="T30" fmla="+- 0 313 283"/>
                              <a:gd name="T31" fmla="*/ 313 h 49"/>
                              <a:gd name="T32" fmla="+- 0 9880 9829"/>
                              <a:gd name="T33" fmla="*/ T32 w 52"/>
                              <a:gd name="T34" fmla="+- 0 302 283"/>
                              <a:gd name="T35" fmla="*/ 302 h 49"/>
                              <a:gd name="T36" fmla="+- 0 9861 9829"/>
                              <a:gd name="T37" fmla="*/ T36 w 52"/>
                              <a:gd name="T38" fmla="+- 0 302 283"/>
                              <a:gd name="T39" fmla="*/ 302 h 49"/>
                              <a:gd name="T40" fmla="+- 0 9855 9829"/>
                              <a:gd name="T41" fmla="*/ T40 w 52"/>
                              <a:gd name="T42" fmla="+- 0 283 283"/>
                              <a:gd name="T43" fmla="*/ 283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 h="49">
                                <a:moveTo>
                                  <a:pt x="26" y="0"/>
                                </a:moveTo>
                                <a:lnTo>
                                  <a:pt x="20" y="19"/>
                                </a:lnTo>
                                <a:lnTo>
                                  <a:pt x="0" y="19"/>
                                </a:lnTo>
                                <a:lnTo>
                                  <a:pt x="16" y="30"/>
                                </a:lnTo>
                                <a:lnTo>
                                  <a:pt x="10" y="49"/>
                                </a:lnTo>
                                <a:lnTo>
                                  <a:pt x="26" y="37"/>
                                </a:lnTo>
                                <a:lnTo>
                                  <a:pt x="42" y="49"/>
                                </a:lnTo>
                                <a:lnTo>
                                  <a:pt x="36" y="30"/>
                                </a:lnTo>
                                <a:lnTo>
                                  <a:pt x="51" y="19"/>
                                </a:lnTo>
                                <a:lnTo>
                                  <a:pt x="32" y="19"/>
                                </a:lnTo>
                                <a:lnTo>
                                  <a:pt x="26" y="0"/>
                                </a:lnTo>
                                <a:close/>
                              </a:path>
                            </a:pathLst>
                          </a:custGeom>
                          <a:noFill/>
                          <a:ln w="3407">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AutoShape 265"/>
                        <wps:cNvSpPr>
                          <a:spLocks/>
                        </wps:cNvSpPr>
                        <wps:spPr bwMode="auto">
                          <a:xfrm>
                            <a:off x="9380" y="677"/>
                            <a:ext cx="52" cy="49"/>
                          </a:xfrm>
                          <a:custGeom>
                            <a:avLst/>
                            <a:gdLst>
                              <a:gd name="T0" fmla="+- 0 9431 9380"/>
                              <a:gd name="T1" fmla="*/ T0 w 52"/>
                              <a:gd name="T2" fmla="+- 0 696 677"/>
                              <a:gd name="T3" fmla="*/ 696 h 49"/>
                              <a:gd name="T4" fmla="+- 0 9380 9380"/>
                              <a:gd name="T5" fmla="*/ T4 w 52"/>
                              <a:gd name="T6" fmla="+- 0 696 677"/>
                              <a:gd name="T7" fmla="*/ 696 h 49"/>
                              <a:gd name="T8" fmla="+- 0 9396 9380"/>
                              <a:gd name="T9" fmla="*/ T8 w 52"/>
                              <a:gd name="T10" fmla="+- 0 707 677"/>
                              <a:gd name="T11" fmla="*/ 707 h 49"/>
                              <a:gd name="T12" fmla="+- 0 9390 9380"/>
                              <a:gd name="T13" fmla="*/ T12 w 52"/>
                              <a:gd name="T14" fmla="+- 0 726 677"/>
                              <a:gd name="T15" fmla="*/ 726 h 49"/>
                              <a:gd name="T16" fmla="+- 0 9406 9380"/>
                              <a:gd name="T17" fmla="*/ T16 w 52"/>
                              <a:gd name="T18" fmla="+- 0 714 677"/>
                              <a:gd name="T19" fmla="*/ 714 h 49"/>
                              <a:gd name="T20" fmla="+- 0 9418 9380"/>
                              <a:gd name="T21" fmla="*/ T20 w 52"/>
                              <a:gd name="T22" fmla="+- 0 714 677"/>
                              <a:gd name="T23" fmla="*/ 714 h 49"/>
                              <a:gd name="T24" fmla="+- 0 9416 9380"/>
                              <a:gd name="T25" fmla="*/ T24 w 52"/>
                              <a:gd name="T26" fmla="+- 0 707 677"/>
                              <a:gd name="T27" fmla="*/ 707 h 49"/>
                              <a:gd name="T28" fmla="+- 0 9431 9380"/>
                              <a:gd name="T29" fmla="*/ T28 w 52"/>
                              <a:gd name="T30" fmla="+- 0 696 677"/>
                              <a:gd name="T31" fmla="*/ 696 h 49"/>
                              <a:gd name="T32" fmla="+- 0 9418 9380"/>
                              <a:gd name="T33" fmla="*/ T32 w 52"/>
                              <a:gd name="T34" fmla="+- 0 714 677"/>
                              <a:gd name="T35" fmla="*/ 714 h 49"/>
                              <a:gd name="T36" fmla="+- 0 9406 9380"/>
                              <a:gd name="T37" fmla="*/ T36 w 52"/>
                              <a:gd name="T38" fmla="+- 0 714 677"/>
                              <a:gd name="T39" fmla="*/ 714 h 49"/>
                              <a:gd name="T40" fmla="+- 0 9422 9380"/>
                              <a:gd name="T41" fmla="*/ T40 w 52"/>
                              <a:gd name="T42" fmla="+- 0 726 677"/>
                              <a:gd name="T43" fmla="*/ 726 h 49"/>
                              <a:gd name="T44" fmla="+- 0 9418 9380"/>
                              <a:gd name="T45" fmla="*/ T44 w 52"/>
                              <a:gd name="T46" fmla="+- 0 714 677"/>
                              <a:gd name="T47" fmla="*/ 714 h 49"/>
                              <a:gd name="T48" fmla="+- 0 9406 9380"/>
                              <a:gd name="T49" fmla="*/ T48 w 52"/>
                              <a:gd name="T50" fmla="+- 0 677 677"/>
                              <a:gd name="T51" fmla="*/ 677 h 49"/>
                              <a:gd name="T52" fmla="+- 0 9400 9380"/>
                              <a:gd name="T53" fmla="*/ T52 w 52"/>
                              <a:gd name="T54" fmla="+- 0 696 677"/>
                              <a:gd name="T55" fmla="*/ 696 h 49"/>
                              <a:gd name="T56" fmla="+- 0 9412 9380"/>
                              <a:gd name="T57" fmla="*/ T56 w 52"/>
                              <a:gd name="T58" fmla="+- 0 696 677"/>
                              <a:gd name="T59" fmla="*/ 696 h 49"/>
                              <a:gd name="T60" fmla="+- 0 9406 9380"/>
                              <a:gd name="T61" fmla="*/ T60 w 52"/>
                              <a:gd name="T62" fmla="+- 0 677 677"/>
                              <a:gd name="T63" fmla="*/ 677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2" h="49">
                                <a:moveTo>
                                  <a:pt x="51" y="19"/>
                                </a:moveTo>
                                <a:lnTo>
                                  <a:pt x="0" y="19"/>
                                </a:lnTo>
                                <a:lnTo>
                                  <a:pt x="16" y="30"/>
                                </a:lnTo>
                                <a:lnTo>
                                  <a:pt x="10" y="49"/>
                                </a:lnTo>
                                <a:lnTo>
                                  <a:pt x="26" y="37"/>
                                </a:lnTo>
                                <a:lnTo>
                                  <a:pt x="38" y="37"/>
                                </a:lnTo>
                                <a:lnTo>
                                  <a:pt x="36" y="30"/>
                                </a:lnTo>
                                <a:lnTo>
                                  <a:pt x="51" y="19"/>
                                </a:lnTo>
                                <a:close/>
                                <a:moveTo>
                                  <a:pt x="38" y="37"/>
                                </a:moveTo>
                                <a:lnTo>
                                  <a:pt x="26" y="37"/>
                                </a:lnTo>
                                <a:lnTo>
                                  <a:pt x="42" y="49"/>
                                </a:lnTo>
                                <a:lnTo>
                                  <a:pt x="38" y="37"/>
                                </a:lnTo>
                                <a:close/>
                                <a:moveTo>
                                  <a:pt x="26" y="0"/>
                                </a:moveTo>
                                <a:lnTo>
                                  <a:pt x="20" y="19"/>
                                </a:lnTo>
                                <a:lnTo>
                                  <a:pt x="32" y="19"/>
                                </a:lnTo>
                                <a:lnTo>
                                  <a:pt x="26"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264"/>
                        <wps:cNvSpPr>
                          <a:spLocks/>
                        </wps:cNvSpPr>
                        <wps:spPr bwMode="auto">
                          <a:xfrm>
                            <a:off x="9380" y="677"/>
                            <a:ext cx="52" cy="49"/>
                          </a:xfrm>
                          <a:custGeom>
                            <a:avLst/>
                            <a:gdLst>
                              <a:gd name="T0" fmla="+- 0 9406 9380"/>
                              <a:gd name="T1" fmla="*/ T0 w 52"/>
                              <a:gd name="T2" fmla="+- 0 677 677"/>
                              <a:gd name="T3" fmla="*/ 677 h 49"/>
                              <a:gd name="T4" fmla="+- 0 9400 9380"/>
                              <a:gd name="T5" fmla="*/ T4 w 52"/>
                              <a:gd name="T6" fmla="+- 0 696 677"/>
                              <a:gd name="T7" fmla="*/ 696 h 49"/>
                              <a:gd name="T8" fmla="+- 0 9380 9380"/>
                              <a:gd name="T9" fmla="*/ T8 w 52"/>
                              <a:gd name="T10" fmla="+- 0 696 677"/>
                              <a:gd name="T11" fmla="*/ 696 h 49"/>
                              <a:gd name="T12" fmla="+- 0 9396 9380"/>
                              <a:gd name="T13" fmla="*/ T12 w 52"/>
                              <a:gd name="T14" fmla="+- 0 707 677"/>
                              <a:gd name="T15" fmla="*/ 707 h 49"/>
                              <a:gd name="T16" fmla="+- 0 9390 9380"/>
                              <a:gd name="T17" fmla="*/ T16 w 52"/>
                              <a:gd name="T18" fmla="+- 0 726 677"/>
                              <a:gd name="T19" fmla="*/ 726 h 49"/>
                              <a:gd name="T20" fmla="+- 0 9406 9380"/>
                              <a:gd name="T21" fmla="*/ T20 w 52"/>
                              <a:gd name="T22" fmla="+- 0 714 677"/>
                              <a:gd name="T23" fmla="*/ 714 h 49"/>
                              <a:gd name="T24" fmla="+- 0 9422 9380"/>
                              <a:gd name="T25" fmla="*/ T24 w 52"/>
                              <a:gd name="T26" fmla="+- 0 726 677"/>
                              <a:gd name="T27" fmla="*/ 726 h 49"/>
                              <a:gd name="T28" fmla="+- 0 9416 9380"/>
                              <a:gd name="T29" fmla="*/ T28 w 52"/>
                              <a:gd name="T30" fmla="+- 0 707 677"/>
                              <a:gd name="T31" fmla="*/ 707 h 49"/>
                              <a:gd name="T32" fmla="+- 0 9431 9380"/>
                              <a:gd name="T33" fmla="*/ T32 w 52"/>
                              <a:gd name="T34" fmla="+- 0 696 677"/>
                              <a:gd name="T35" fmla="*/ 696 h 49"/>
                              <a:gd name="T36" fmla="+- 0 9412 9380"/>
                              <a:gd name="T37" fmla="*/ T36 w 52"/>
                              <a:gd name="T38" fmla="+- 0 696 677"/>
                              <a:gd name="T39" fmla="*/ 696 h 49"/>
                              <a:gd name="T40" fmla="+- 0 9406 9380"/>
                              <a:gd name="T41" fmla="*/ T40 w 52"/>
                              <a:gd name="T42" fmla="+- 0 677 677"/>
                              <a:gd name="T43" fmla="*/ 677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 h="49">
                                <a:moveTo>
                                  <a:pt x="26" y="0"/>
                                </a:moveTo>
                                <a:lnTo>
                                  <a:pt x="20" y="19"/>
                                </a:lnTo>
                                <a:lnTo>
                                  <a:pt x="0" y="19"/>
                                </a:lnTo>
                                <a:lnTo>
                                  <a:pt x="16" y="30"/>
                                </a:lnTo>
                                <a:lnTo>
                                  <a:pt x="10" y="49"/>
                                </a:lnTo>
                                <a:lnTo>
                                  <a:pt x="26" y="37"/>
                                </a:lnTo>
                                <a:lnTo>
                                  <a:pt x="42" y="49"/>
                                </a:lnTo>
                                <a:lnTo>
                                  <a:pt x="36" y="30"/>
                                </a:lnTo>
                                <a:lnTo>
                                  <a:pt x="51" y="19"/>
                                </a:lnTo>
                                <a:lnTo>
                                  <a:pt x="32" y="19"/>
                                </a:lnTo>
                                <a:lnTo>
                                  <a:pt x="26" y="0"/>
                                </a:lnTo>
                                <a:close/>
                              </a:path>
                            </a:pathLst>
                          </a:custGeom>
                          <a:noFill/>
                          <a:ln w="3407">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AutoShape 263"/>
                        <wps:cNvSpPr>
                          <a:spLocks/>
                        </wps:cNvSpPr>
                        <wps:spPr bwMode="auto">
                          <a:xfrm>
                            <a:off x="8931" y="1072"/>
                            <a:ext cx="52" cy="49"/>
                          </a:xfrm>
                          <a:custGeom>
                            <a:avLst/>
                            <a:gdLst>
                              <a:gd name="T0" fmla="+- 0 8982 8931"/>
                              <a:gd name="T1" fmla="*/ T0 w 52"/>
                              <a:gd name="T2" fmla="+- 0 1091 1072"/>
                              <a:gd name="T3" fmla="*/ 1091 h 49"/>
                              <a:gd name="T4" fmla="+- 0 8931 8931"/>
                              <a:gd name="T5" fmla="*/ T4 w 52"/>
                              <a:gd name="T6" fmla="+- 0 1091 1072"/>
                              <a:gd name="T7" fmla="*/ 1091 h 49"/>
                              <a:gd name="T8" fmla="+- 0 8947 8931"/>
                              <a:gd name="T9" fmla="*/ T8 w 52"/>
                              <a:gd name="T10" fmla="+- 0 1102 1072"/>
                              <a:gd name="T11" fmla="*/ 1102 h 49"/>
                              <a:gd name="T12" fmla="+- 0 8941 8931"/>
                              <a:gd name="T13" fmla="*/ T12 w 52"/>
                              <a:gd name="T14" fmla="+- 0 1121 1072"/>
                              <a:gd name="T15" fmla="*/ 1121 h 49"/>
                              <a:gd name="T16" fmla="+- 0 8957 8931"/>
                              <a:gd name="T17" fmla="*/ T16 w 52"/>
                              <a:gd name="T18" fmla="+- 0 1109 1072"/>
                              <a:gd name="T19" fmla="*/ 1109 h 49"/>
                              <a:gd name="T20" fmla="+- 0 8969 8931"/>
                              <a:gd name="T21" fmla="*/ T20 w 52"/>
                              <a:gd name="T22" fmla="+- 0 1109 1072"/>
                              <a:gd name="T23" fmla="*/ 1109 h 49"/>
                              <a:gd name="T24" fmla="+- 0 8967 8931"/>
                              <a:gd name="T25" fmla="*/ T24 w 52"/>
                              <a:gd name="T26" fmla="+- 0 1102 1072"/>
                              <a:gd name="T27" fmla="*/ 1102 h 49"/>
                              <a:gd name="T28" fmla="+- 0 8982 8931"/>
                              <a:gd name="T29" fmla="*/ T28 w 52"/>
                              <a:gd name="T30" fmla="+- 0 1091 1072"/>
                              <a:gd name="T31" fmla="*/ 1091 h 49"/>
                              <a:gd name="T32" fmla="+- 0 8969 8931"/>
                              <a:gd name="T33" fmla="*/ T32 w 52"/>
                              <a:gd name="T34" fmla="+- 0 1109 1072"/>
                              <a:gd name="T35" fmla="*/ 1109 h 49"/>
                              <a:gd name="T36" fmla="+- 0 8957 8931"/>
                              <a:gd name="T37" fmla="*/ T36 w 52"/>
                              <a:gd name="T38" fmla="+- 0 1109 1072"/>
                              <a:gd name="T39" fmla="*/ 1109 h 49"/>
                              <a:gd name="T40" fmla="+- 0 8973 8931"/>
                              <a:gd name="T41" fmla="*/ T40 w 52"/>
                              <a:gd name="T42" fmla="+- 0 1121 1072"/>
                              <a:gd name="T43" fmla="*/ 1121 h 49"/>
                              <a:gd name="T44" fmla="+- 0 8969 8931"/>
                              <a:gd name="T45" fmla="*/ T44 w 52"/>
                              <a:gd name="T46" fmla="+- 0 1109 1072"/>
                              <a:gd name="T47" fmla="*/ 1109 h 49"/>
                              <a:gd name="T48" fmla="+- 0 8957 8931"/>
                              <a:gd name="T49" fmla="*/ T48 w 52"/>
                              <a:gd name="T50" fmla="+- 0 1072 1072"/>
                              <a:gd name="T51" fmla="*/ 1072 h 49"/>
                              <a:gd name="T52" fmla="+- 0 8951 8931"/>
                              <a:gd name="T53" fmla="*/ T52 w 52"/>
                              <a:gd name="T54" fmla="+- 0 1091 1072"/>
                              <a:gd name="T55" fmla="*/ 1091 h 49"/>
                              <a:gd name="T56" fmla="+- 0 8963 8931"/>
                              <a:gd name="T57" fmla="*/ T56 w 52"/>
                              <a:gd name="T58" fmla="+- 0 1091 1072"/>
                              <a:gd name="T59" fmla="*/ 1091 h 49"/>
                              <a:gd name="T60" fmla="+- 0 8957 8931"/>
                              <a:gd name="T61" fmla="*/ T60 w 52"/>
                              <a:gd name="T62" fmla="+- 0 1072 1072"/>
                              <a:gd name="T63" fmla="*/ 1072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2" h="49">
                                <a:moveTo>
                                  <a:pt x="51" y="19"/>
                                </a:moveTo>
                                <a:lnTo>
                                  <a:pt x="0" y="19"/>
                                </a:lnTo>
                                <a:lnTo>
                                  <a:pt x="16" y="30"/>
                                </a:lnTo>
                                <a:lnTo>
                                  <a:pt x="10" y="49"/>
                                </a:lnTo>
                                <a:lnTo>
                                  <a:pt x="26" y="37"/>
                                </a:lnTo>
                                <a:lnTo>
                                  <a:pt x="38" y="37"/>
                                </a:lnTo>
                                <a:lnTo>
                                  <a:pt x="36" y="30"/>
                                </a:lnTo>
                                <a:lnTo>
                                  <a:pt x="51" y="19"/>
                                </a:lnTo>
                                <a:close/>
                                <a:moveTo>
                                  <a:pt x="38" y="37"/>
                                </a:moveTo>
                                <a:lnTo>
                                  <a:pt x="26" y="37"/>
                                </a:lnTo>
                                <a:lnTo>
                                  <a:pt x="42" y="49"/>
                                </a:lnTo>
                                <a:lnTo>
                                  <a:pt x="38" y="37"/>
                                </a:lnTo>
                                <a:close/>
                                <a:moveTo>
                                  <a:pt x="26" y="0"/>
                                </a:moveTo>
                                <a:lnTo>
                                  <a:pt x="20" y="19"/>
                                </a:lnTo>
                                <a:lnTo>
                                  <a:pt x="32" y="19"/>
                                </a:lnTo>
                                <a:lnTo>
                                  <a:pt x="26"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262"/>
                        <wps:cNvSpPr>
                          <a:spLocks/>
                        </wps:cNvSpPr>
                        <wps:spPr bwMode="auto">
                          <a:xfrm>
                            <a:off x="8931" y="1072"/>
                            <a:ext cx="52" cy="49"/>
                          </a:xfrm>
                          <a:custGeom>
                            <a:avLst/>
                            <a:gdLst>
                              <a:gd name="T0" fmla="+- 0 8957 8931"/>
                              <a:gd name="T1" fmla="*/ T0 w 52"/>
                              <a:gd name="T2" fmla="+- 0 1072 1072"/>
                              <a:gd name="T3" fmla="*/ 1072 h 49"/>
                              <a:gd name="T4" fmla="+- 0 8951 8931"/>
                              <a:gd name="T5" fmla="*/ T4 w 52"/>
                              <a:gd name="T6" fmla="+- 0 1091 1072"/>
                              <a:gd name="T7" fmla="*/ 1091 h 49"/>
                              <a:gd name="T8" fmla="+- 0 8931 8931"/>
                              <a:gd name="T9" fmla="*/ T8 w 52"/>
                              <a:gd name="T10" fmla="+- 0 1091 1072"/>
                              <a:gd name="T11" fmla="*/ 1091 h 49"/>
                              <a:gd name="T12" fmla="+- 0 8947 8931"/>
                              <a:gd name="T13" fmla="*/ T12 w 52"/>
                              <a:gd name="T14" fmla="+- 0 1102 1072"/>
                              <a:gd name="T15" fmla="*/ 1102 h 49"/>
                              <a:gd name="T16" fmla="+- 0 8941 8931"/>
                              <a:gd name="T17" fmla="*/ T16 w 52"/>
                              <a:gd name="T18" fmla="+- 0 1121 1072"/>
                              <a:gd name="T19" fmla="*/ 1121 h 49"/>
                              <a:gd name="T20" fmla="+- 0 8957 8931"/>
                              <a:gd name="T21" fmla="*/ T20 w 52"/>
                              <a:gd name="T22" fmla="+- 0 1109 1072"/>
                              <a:gd name="T23" fmla="*/ 1109 h 49"/>
                              <a:gd name="T24" fmla="+- 0 8973 8931"/>
                              <a:gd name="T25" fmla="*/ T24 w 52"/>
                              <a:gd name="T26" fmla="+- 0 1121 1072"/>
                              <a:gd name="T27" fmla="*/ 1121 h 49"/>
                              <a:gd name="T28" fmla="+- 0 8967 8931"/>
                              <a:gd name="T29" fmla="*/ T28 w 52"/>
                              <a:gd name="T30" fmla="+- 0 1102 1072"/>
                              <a:gd name="T31" fmla="*/ 1102 h 49"/>
                              <a:gd name="T32" fmla="+- 0 8982 8931"/>
                              <a:gd name="T33" fmla="*/ T32 w 52"/>
                              <a:gd name="T34" fmla="+- 0 1091 1072"/>
                              <a:gd name="T35" fmla="*/ 1091 h 49"/>
                              <a:gd name="T36" fmla="+- 0 8963 8931"/>
                              <a:gd name="T37" fmla="*/ T36 w 52"/>
                              <a:gd name="T38" fmla="+- 0 1091 1072"/>
                              <a:gd name="T39" fmla="*/ 1091 h 49"/>
                              <a:gd name="T40" fmla="+- 0 8957 8931"/>
                              <a:gd name="T41" fmla="*/ T40 w 52"/>
                              <a:gd name="T42" fmla="+- 0 1072 1072"/>
                              <a:gd name="T43" fmla="*/ 1072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 h="49">
                                <a:moveTo>
                                  <a:pt x="26" y="0"/>
                                </a:moveTo>
                                <a:lnTo>
                                  <a:pt x="20" y="19"/>
                                </a:lnTo>
                                <a:lnTo>
                                  <a:pt x="0" y="19"/>
                                </a:lnTo>
                                <a:lnTo>
                                  <a:pt x="16" y="30"/>
                                </a:lnTo>
                                <a:lnTo>
                                  <a:pt x="10" y="49"/>
                                </a:lnTo>
                                <a:lnTo>
                                  <a:pt x="26" y="37"/>
                                </a:lnTo>
                                <a:lnTo>
                                  <a:pt x="42" y="49"/>
                                </a:lnTo>
                                <a:lnTo>
                                  <a:pt x="36" y="30"/>
                                </a:lnTo>
                                <a:lnTo>
                                  <a:pt x="51" y="19"/>
                                </a:lnTo>
                                <a:lnTo>
                                  <a:pt x="32" y="19"/>
                                </a:lnTo>
                                <a:lnTo>
                                  <a:pt x="26" y="0"/>
                                </a:lnTo>
                                <a:close/>
                              </a:path>
                            </a:pathLst>
                          </a:custGeom>
                          <a:noFill/>
                          <a:ln w="3407">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AutoShape 261"/>
                        <wps:cNvSpPr>
                          <a:spLocks/>
                        </wps:cNvSpPr>
                        <wps:spPr bwMode="auto">
                          <a:xfrm>
                            <a:off x="8258" y="1688"/>
                            <a:ext cx="52" cy="49"/>
                          </a:xfrm>
                          <a:custGeom>
                            <a:avLst/>
                            <a:gdLst>
                              <a:gd name="T0" fmla="+- 0 8309 8258"/>
                              <a:gd name="T1" fmla="*/ T0 w 52"/>
                              <a:gd name="T2" fmla="+- 0 1707 1688"/>
                              <a:gd name="T3" fmla="*/ 1707 h 49"/>
                              <a:gd name="T4" fmla="+- 0 8258 8258"/>
                              <a:gd name="T5" fmla="*/ T4 w 52"/>
                              <a:gd name="T6" fmla="+- 0 1707 1688"/>
                              <a:gd name="T7" fmla="*/ 1707 h 49"/>
                              <a:gd name="T8" fmla="+- 0 8274 8258"/>
                              <a:gd name="T9" fmla="*/ T8 w 52"/>
                              <a:gd name="T10" fmla="+- 0 1718 1688"/>
                              <a:gd name="T11" fmla="*/ 1718 h 49"/>
                              <a:gd name="T12" fmla="+- 0 8268 8258"/>
                              <a:gd name="T13" fmla="*/ T12 w 52"/>
                              <a:gd name="T14" fmla="+- 0 1737 1688"/>
                              <a:gd name="T15" fmla="*/ 1737 h 49"/>
                              <a:gd name="T16" fmla="+- 0 8283 8258"/>
                              <a:gd name="T17" fmla="*/ T16 w 52"/>
                              <a:gd name="T18" fmla="+- 0 1725 1688"/>
                              <a:gd name="T19" fmla="*/ 1725 h 49"/>
                              <a:gd name="T20" fmla="+- 0 8295 8258"/>
                              <a:gd name="T21" fmla="*/ T20 w 52"/>
                              <a:gd name="T22" fmla="+- 0 1725 1688"/>
                              <a:gd name="T23" fmla="*/ 1725 h 49"/>
                              <a:gd name="T24" fmla="+- 0 8293 8258"/>
                              <a:gd name="T25" fmla="*/ T24 w 52"/>
                              <a:gd name="T26" fmla="+- 0 1718 1688"/>
                              <a:gd name="T27" fmla="*/ 1718 h 49"/>
                              <a:gd name="T28" fmla="+- 0 8309 8258"/>
                              <a:gd name="T29" fmla="*/ T28 w 52"/>
                              <a:gd name="T30" fmla="+- 0 1707 1688"/>
                              <a:gd name="T31" fmla="*/ 1707 h 49"/>
                              <a:gd name="T32" fmla="+- 0 8295 8258"/>
                              <a:gd name="T33" fmla="*/ T32 w 52"/>
                              <a:gd name="T34" fmla="+- 0 1725 1688"/>
                              <a:gd name="T35" fmla="*/ 1725 h 49"/>
                              <a:gd name="T36" fmla="+- 0 8283 8258"/>
                              <a:gd name="T37" fmla="*/ T36 w 52"/>
                              <a:gd name="T38" fmla="+- 0 1725 1688"/>
                              <a:gd name="T39" fmla="*/ 1725 h 49"/>
                              <a:gd name="T40" fmla="+- 0 8299 8258"/>
                              <a:gd name="T41" fmla="*/ T40 w 52"/>
                              <a:gd name="T42" fmla="+- 0 1737 1688"/>
                              <a:gd name="T43" fmla="*/ 1737 h 49"/>
                              <a:gd name="T44" fmla="+- 0 8295 8258"/>
                              <a:gd name="T45" fmla="*/ T44 w 52"/>
                              <a:gd name="T46" fmla="+- 0 1725 1688"/>
                              <a:gd name="T47" fmla="*/ 1725 h 49"/>
                              <a:gd name="T48" fmla="+- 0 8283 8258"/>
                              <a:gd name="T49" fmla="*/ T48 w 52"/>
                              <a:gd name="T50" fmla="+- 0 1688 1688"/>
                              <a:gd name="T51" fmla="*/ 1688 h 49"/>
                              <a:gd name="T52" fmla="+- 0 8277 8258"/>
                              <a:gd name="T53" fmla="*/ T52 w 52"/>
                              <a:gd name="T54" fmla="+- 0 1707 1688"/>
                              <a:gd name="T55" fmla="*/ 1707 h 49"/>
                              <a:gd name="T56" fmla="+- 0 8289 8258"/>
                              <a:gd name="T57" fmla="*/ T56 w 52"/>
                              <a:gd name="T58" fmla="+- 0 1707 1688"/>
                              <a:gd name="T59" fmla="*/ 1707 h 49"/>
                              <a:gd name="T60" fmla="+- 0 8283 8258"/>
                              <a:gd name="T61" fmla="*/ T60 w 52"/>
                              <a:gd name="T62" fmla="+- 0 1688 1688"/>
                              <a:gd name="T63" fmla="*/ 1688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2" h="49">
                                <a:moveTo>
                                  <a:pt x="51" y="19"/>
                                </a:moveTo>
                                <a:lnTo>
                                  <a:pt x="0" y="19"/>
                                </a:lnTo>
                                <a:lnTo>
                                  <a:pt x="16" y="30"/>
                                </a:lnTo>
                                <a:lnTo>
                                  <a:pt x="10" y="49"/>
                                </a:lnTo>
                                <a:lnTo>
                                  <a:pt x="25" y="37"/>
                                </a:lnTo>
                                <a:lnTo>
                                  <a:pt x="37" y="37"/>
                                </a:lnTo>
                                <a:lnTo>
                                  <a:pt x="35" y="30"/>
                                </a:lnTo>
                                <a:lnTo>
                                  <a:pt x="51" y="19"/>
                                </a:lnTo>
                                <a:close/>
                                <a:moveTo>
                                  <a:pt x="37" y="37"/>
                                </a:moveTo>
                                <a:lnTo>
                                  <a:pt x="25" y="37"/>
                                </a:lnTo>
                                <a:lnTo>
                                  <a:pt x="41" y="49"/>
                                </a:lnTo>
                                <a:lnTo>
                                  <a:pt x="37" y="37"/>
                                </a:lnTo>
                                <a:close/>
                                <a:moveTo>
                                  <a:pt x="25" y="0"/>
                                </a:moveTo>
                                <a:lnTo>
                                  <a:pt x="19" y="19"/>
                                </a:lnTo>
                                <a:lnTo>
                                  <a:pt x="31" y="19"/>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260"/>
                        <wps:cNvSpPr>
                          <a:spLocks/>
                        </wps:cNvSpPr>
                        <wps:spPr bwMode="auto">
                          <a:xfrm>
                            <a:off x="8258" y="1688"/>
                            <a:ext cx="52" cy="49"/>
                          </a:xfrm>
                          <a:custGeom>
                            <a:avLst/>
                            <a:gdLst>
                              <a:gd name="T0" fmla="+- 0 8283 8258"/>
                              <a:gd name="T1" fmla="*/ T0 w 52"/>
                              <a:gd name="T2" fmla="+- 0 1688 1688"/>
                              <a:gd name="T3" fmla="*/ 1688 h 49"/>
                              <a:gd name="T4" fmla="+- 0 8277 8258"/>
                              <a:gd name="T5" fmla="*/ T4 w 52"/>
                              <a:gd name="T6" fmla="+- 0 1707 1688"/>
                              <a:gd name="T7" fmla="*/ 1707 h 49"/>
                              <a:gd name="T8" fmla="+- 0 8258 8258"/>
                              <a:gd name="T9" fmla="*/ T8 w 52"/>
                              <a:gd name="T10" fmla="+- 0 1707 1688"/>
                              <a:gd name="T11" fmla="*/ 1707 h 49"/>
                              <a:gd name="T12" fmla="+- 0 8274 8258"/>
                              <a:gd name="T13" fmla="*/ T12 w 52"/>
                              <a:gd name="T14" fmla="+- 0 1718 1688"/>
                              <a:gd name="T15" fmla="*/ 1718 h 49"/>
                              <a:gd name="T16" fmla="+- 0 8268 8258"/>
                              <a:gd name="T17" fmla="*/ T16 w 52"/>
                              <a:gd name="T18" fmla="+- 0 1737 1688"/>
                              <a:gd name="T19" fmla="*/ 1737 h 49"/>
                              <a:gd name="T20" fmla="+- 0 8283 8258"/>
                              <a:gd name="T21" fmla="*/ T20 w 52"/>
                              <a:gd name="T22" fmla="+- 0 1725 1688"/>
                              <a:gd name="T23" fmla="*/ 1725 h 49"/>
                              <a:gd name="T24" fmla="+- 0 8299 8258"/>
                              <a:gd name="T25" fmla="*/ T24 w 52"/>
                              <a:gd name="T26" fmla="+- 0 1737 1688"/>
                              <a:gd name="T27" fmla="*/ 1737 h 49"/>
                              <a:gd name="T28" fmla="+- 0 8293 8258"/>
                              <a:gd name="T29" fmla="*/ T28 w 52"/>
                              <a:gd name="T30" fmla="+- 0 1718 1688"/>
                              <a:gd name="T31" fmla="*/ 1718 h 49"/>
                              <a:gd name="T32" fmla="+- 0 8309 8258"/>
                              <a:gd name="T33" fmla="*/ T32 w 52"/>
                              <a:gd name="T34" fmla="+- 0 1707 1688"/>
                              <a:gd name="T35" fmla="*/ 1707 h 49"/>
                              <a:gd name="T36" fmla="+- 0 8289 8258"/>
                              <a:gd name="T37" fmla="*/ T36 w 52"/>
                              <a:gd name="T38" fmla="+- 0 1707 1688"/>
                              <a:gd name="T39" fmla="*/ 1707 h 49"/>
                              <a:gd name="T40" fmla="+- 0 8283 8258"/>
                              <a:gd name="T41" fmla="*/ T40 w 52"/>
                              <a:gd name="T42" fmla="+- 0 1688 1688"/>
                              <a:gd name="T43" fmla="*/ 1688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 h="49">
                                <a:moveTo>
                                  <a:pt x="25" y="0"/>
                                </a:moveTo>
                                <a:lnTo>
                                  <a:pt x="19" y="19"/>
                                </a:lnTo>
                                <a:lnTo>
                                  <a:pt x="0" y="19"/>
                                </a:lnTo>
                                <a:lnTo>
                                  <a:pt x="16" y="30"/>
                                </a:lnTo>
                                <a:lnTo>
                                  <a:pt x="10" y="49"/>
                                </a:lnTo>
                                <a:lnTo>
                                  <a:pt x="25" y="37"/>
                                </a:lnTo>
                                <a:lnTo>
                                  <a:pt x="41" y="49"/>
                                </a:lnTo>
                                <a:lnTo>
                                  <a:pt x="35" y="30"/>
                                </a:lnTo>
                                <a:lnTo>
                                  <a:pt x="51" y="19"/>
                                </a:lnTo>
                                <a:lnTo>
                                  <a:pt x="31" y="19"/>
                                </a:lnTo>
                                <a:lnTo>
                                  <a:pt x="25" y="0"/>
                                </a:lnTo>
                                <a:close/>
                              </a:path>
                            </a:pathLst>
                          </a:custGeom>
                          <a:noFill/>
                          <a:ln w="3407">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AutoShape 259"/>
                        <wps:cNvSpPr>
                          <a:spLocks/>
                        </wps:cNvSpPr>
                        <wps:spPr bwMode="auto">
                          <a:xfrm>
                            <a:off x="7885" y="2013"/>
                            <a:ext cx="52" cy="49"/>
                          </a:xfrm>
                          <a:custGeom>
                            <a:avLst/>
                            <a:gdLst>
                              <a:gd name="T0" fmla="+- 0 7936 7885"/>
                              <a:gd name="T1" fmla="*/ T0 w 52"/>
                              <a:gd name="T2" fmla="+- 0 2031 2013"/>
                              <a:gd name="T3" fmla="*/ 2031 h 49"/>
                              <a:gd name="T4" fmla="+- 0 7885 7885"/>
                              <a:gd name="T5" fmla="*/ T4 w 52"/>
                              <a:gd name="T6" fmla="+- 0 2031 2013"/>
                              <a:gd name="T7" fmla="*/ 2031 h 49"/>
                              <a:gd name="T8" fmla="+- 0 7901 7885"/>
                              <a:gd name="T9" fmla="*/ T8 w 52"/>
                              <a:gd name="T10" fmla="+- 0 2043 2013"/>
                              <a:gd name="T11" fmla="*/ 2043 h 49"/>
                              <a:gd name="T12" fmla="+- 0 7895 7885"/>
                              <a:gd name="T13" fmla="*/ T12 w 52"/>
                              <a:gd name="T14" fmla="+- 0 2061 2013"/>
                              <a:gd name="T15" fmla="*/ 2061 h 49"/>
                              <a:gd name="T16" fmla="+- 0 7911 7885"/>
                              <a:gd name="T17" fmla="*/ T16 w 52"/>
                              <a:gd name="T18" fmla="+- 0 2050 2013"/>
                              <a:gd name="T19" fmla="*/ 2050 h 49"/>
                              <a:gd name="T20" fmla="+- 0 7923 7885"/>
                              <a:gd name="T21" fmla="*/ T20 w 52"/>
                              <a:gd name="T22" fmla="+- 0 2050 2013"/>
                              <a:gd name="T23" fmla="*/ 2050 h 49"/>
                              <a:gd name="T24" fmla="+- 0 7920 7885"/>
                              <a:gd name="T25" fmla="*/ T24 w 52"/>
                              <a:gd name="T26" fmla="+- 0 2043 2013"/>
                              <a:gd name="T27" fmla="*/ 2043 h 49"/>
                              <a:gd name="T28" fmla="+- 0 7936 7885"/>
                              <a:gd name="T29" fmla="*/ T28 w 52"/>
                              <a:gd name="T30" fmla="+- 0 2031 2013"/>
                              <a:gd name="T31" fmla="*/ 2031 h 49"/>
                              <a:gd name="T32" fmla="+- 0 7923 7885"/>
                              <a:gd name="T33" fmla="*/ T32 w 52"/>
                              <a:gd name="T34" fmla="+- 0 2050 2013"/>
                              <a:gd name="T35" fmla="*/ 2050 h 49"/>
                              <a:gd name="T36" fmla="+- 0 7911 7885"/>
                              <a:gd name="T37" fmla="*/ T36 w 52"/>
                              <a:gd name="T38" fmla="+- 0 2050 2013"/>
                              <a:gd name="T39" fmla="*/ 2050 h 49"/>
                              <a:gd name="T40" fmla="+- 0 7926 7885"/>
                              <a:gd name="T41" fmla="*/ T40 w 52"/>
                              <a:gd name="T42" fmla="+- 0 2061 2013"/>
                              <a:gd name="T43" fmla="*/ 2061 h 49"/>
                              <a:gd name="T44" fmla="+- 0 7923 7885"/>
                              <a:gd name="T45" fmla="*/ T44 w 52"/>
                              <a:gd name="T46" fmla="+- 0 2050 2013"/>
                              <a:gd name="T47" fmla="*/ 2050 h 49"/>
                              <a:gd name="T48" fmla="+- 0 7911 7885"/>
                              <a:gd name="T49" fmla="*/ T48 w 52"/>
                              <a:gd name="T50" fmla="+- 0 2013 2013"/>
                              <a:gd name="T51" fmla="*/ 2013 h 49"/>
                              <a:gd name="T52" fmla="+- 0 7905 7885"/>
                              <a:gd name="T53" fmla="*/ T52 w 52"/>
                              <a:gd name="T54" fmla="+- 0 2031 2013"/>
                              <a:gd name="T55" fmla="*/ 2031 h 49"/>
                              <a:gd name="T56" fmla="+- 0 7917 7885"/>
                              <a:gd name="T57" fmla="*/ T56 w 52"/>
                              <a:gd name="T58" fmla="+- 0 2031 2013"/>
                              <a:gd name="T59" fmla="*/ 2031 h 49"/>
                              <a:gd name="T60" fmla="+- 0 7911 7885"/>
                              <a:gd name="T61" fmla="*/ T60 w 52"/>
                              <a:gd name="T62" fmla="+- 0 2013 2013"/>
                              <a:gd name="T63" fmla="*/ 2013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2" h="49">
                                <a:moveTo>
                                  <a:pt x="51" y="18"/>
                                </a:moveTo>
                                <a:lnTo>
                                  <a:pt x="0" y="18"/>
                                </a:lnTo>
                                <a:lnTo>
                                  <a:pt x="16" y="30"/>
                                </a:lnTo>
                                <a:lnTo>
                                  <a:pt x="10" y="48"/>
                                </a:lnTo>
                                <a:lnTo>
                                  <a:pt x="26" y="37"/>
                                </a:lnTo>
                                <a:lnTo>
                                  <a:pt x="38" y="37"/>
                                </a:lnTo>
                                <a:lnTo>
                                  <a:pt x="35" y="30"/>
                                </a:lnTo>
                                <a:lnTo>
                                  <a:pt x="51" y="18"/>
                                </a:lnTo>
                                <a:close/>
                                <a:moveTo>
                                  <a:pt x="38" y="37"/>
                                </a:moveTo>
                                <a:lnTo>
                                  <a:pt x="26" y="37"/>
                                </a:lnTo>
                                <a:lnTo>
                                  <a:pt x="41" y="48"/>
                                </a:lnTo>
                                <a:lnTo>
                                  <a:pt x="38" y="37"/>
                                </a:lnTo>
                                <a:close/>
                                <a:moveTo>
                                  <a:pt x="26" y="0"/>
                                </a:moveTo>
                                <a:lnTo>
                                  <a:pt x="20" y="18"/>
                                </a:lnTo>
                                <a:lnTo>
                                  <a:pt x="32" y="18"/>
                                </a:lnTo>
                                <a:lnTo>
                                  <a:pt x="26"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258"/>
                        <wps:cNvSpPr>
                          <a:spLocks/>
                        </wps:cNvSpPr>
                        <wps:spPr bwMode="auto">
                          <a:xfrm>
                            <a:off x="7885" y="2013"/>
                            <a:ext cx="52" cy="49"/>
                          </a:xfrm>
                          <a:custGeom>
                            <a:avLst/>
                            <a:gdLst>
                              <a:gd name="T0" fmla="+- 0 7911 7885"/>
                              <a:gd name="T1" fmla="*/ T0 w 52"/>
                              <a:gd name="T2" fmla="+- 0 2013 2013"/>
                              <a:gd name="T3" fmla="*/ 2013 h 49"/>
                              <a:gd name="T4" fmla="+- 0 7905 7885"/>
                              <a:gd name="T5" fmla="*/ T4 w 52"/>
                              <a:gd name="T6" fmla="+- 0 2031 2013"/>
                              <a:gd name="T7" fmla="*/ 2031 h 49"/>
                              <a:gd name="T8" fmla="+- 0 7885 7885"/>
                              <a:gd name="T9" fmla="*/ T8 w 52"/>
                              <a:gd name="T10" fmla="+- 0 2031 2013"/>
                              <a:gd name="T11" fmla="*/ 2031 h 49"/>
                              <a:gd name="T12" fmla="+- 0 7901 7885"/>
                              <a:gd name="T13" fmla="*/ T12 w 52"/>
                              <a:gd name="T14" fmla="+- 0 2043 2013"/>
                              <a:gd name="T15" fmla="*/ 2043 h 49"/>
                              <a:gd name="T16" fmla="+- 0 7895 7885"/>
                              <a:gd name="T17" fmla="*/ T16 w 52"/>
                              <a:gd name="T18" fmla="+- 0 2061 2013"/>
                              <a:gd name="T19" fmla="*/ 2061 h 49"/>
                              <a:gd name="T20" fmla="+- 0 7911 7885"/>
                              <a:gd name="T21" fmla="*/ T20 w 52"/>
                              <a:gd name="T22" fmla="+- 0 2050 2013"/>
                              <a:gd name="T23" fmla="*/ 2050 h 49"/>
                              <a:gd name="T24" fmla="+- 0 7926 7885"/>
                              <a:gd name="T25" fmla="*/ T24 w 52"/>
                              <a:gd name="T26" fmla="+- 0 2061 2013"/>
                              <a:gd name="T27" fmla="*/ 2061 h 49"/>
                              <a:gd name="T28" fmla="+- 0 7920 7885"/>
                              <a:gd name="T29" fmla="*/ T28 w 52"/>
                              <a:gd name="T30" fmla="+- 0 2043 2013"/>
                              <a:gd name="T31" fmla="*/ 2043 h 49"/>
                              <a:gd name="T32" fmla="+- 0 7936 7885"/>
                              <a:gd name="T33" fmla="*/ T32 w 52"/>
                              <a:gd name="T34" fmla="+- 0 2031 2013"/>
                              <a:gd name="T35" fmla="*/ 2031 h 49"/>
                              <a:gd name="T36" fmla="+- 0 7917 7885"/>
                              <a:gd name="T37" fmla="*/ T36 w 52"/>
                              <a:gd name="T38" fmla="+- 0 2031 2013"/>
                              <a:gd name="T39" fmla="*/ 2031 h 49"/>
                              <a:gd name="T40" fmla="+- 0 7911 7885"/>
                              <a:gd name="T41" fmla="*/ T40 w 52"/>
                              <a:gd name="T42" fmla="+- 0 2013 2013"/>
                              <a:gd name="T43" fmla="*/ 2013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 h="49">
                                <a:moveTo>
                                  <a:pt x="26" y="0"/>
                                </a:moveTo>
                                <a:lnTo>
                                  <a:pt x="20" y="18"/>
                                </a:lnTo>
                                <a:lnTo>
                                  <a:pt x="0" y="18"/>
                                </a:lnTo>
                                <a:lnTo>
                                  <a:pt x="16" y="30"/>
                                </a:lnTo>
                                <a:lnTo>
                                  <a:pt x="10" y="48"/>
                                </a:lnTo>
                                <a:lnTo>
                                  <a:pt x="26" y="37"/>
                                </a:lnTo>
                                <a:lnTo>
                                  <a:pt x="41" y="48"/>
                                </a:lnTo>
                                <a:lnTo>
                                  <a:pt x="35" y="30"/>
                                </a:lnTo>
                                <a:lnTo>
                                  <a:pt x="51" y="18"/>
                                </a:lnTo>
                                <a:lnTo>
                                  <a:pt x="32" y="18"/>
                                </a:lnTo>
                                <a:lnTo>
                                  <a:pt x="26" y="0"/>
                                </a:lnTo>
                                <a:close/>
                              </a:path>
                            </a:pathLst>
                          </a:custGeom>
                          <a:noFill/>
                          <a:ln w="3407">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AutoShape 257"/>
                        <wps:cNvSpPr>
                          <a:spLocks/>
                        </wps:cNvSpPr>
                        <wps:spPr bwMode="auto">
                          <a:xfrm>
                            <a:off x="7135" y="2667"/>
                            <a:ext cx="52" cy="49"/>
                          </a:xfrm>
                          <a:custGeom>
                            <a:avLst/>
                            <a:gdLst>
                              <a:gd name="T0" fmla="+- 0 7186 7135"/>
                              <a:gd name="T1" fmla="*/ T0 w 52"/>
                              <a:gd name="T2" fmla="+- 0 2686 2667"/>
                              <a:gd name="T3" fmla="*/ 2686 h 49"/>
                              <a:gd name="T4" fmla="+- 0 7135 7135"/>
                              <a:gd name="T5" fmla="*/ T4 w 52"/>
                              <a:gd name="T6" fmla="+- 0 2686 2667"/>
                              <a:gd name="T7" fmla="*/ 2686 h 49"/>
                              <a:gd name="T8" fmla="+- 0 7151 7135"/>
                              <a:gd name="T9" fmla="*/ T8 w 52"/>
                              <a:gd name="T10" fmla="+- 0 2697 2667"/>
                              <a:gd name="T11" fmla="*/ 2697 h 49"/>
                              <a:gd name="T12" fmla="+- 0 7145 7135"/>
                              <a:gd name="T13" fmla="*/ T12 w 52"/>
                              <a:gd name="T14" fmla="+- 0 2716 2667"/>
                              <a:gd name="T15" fmla="*/ 2716 h 49"/>
                              <a:gd name="T16" fmla="+- 0 7161 7135"/>
                              <a:gd name="T17" fmla="*/ T16 w 52"/>
                              <a:gd name="T18" fmla="+- 0 2704 2667"/>
                              <a:gd name="T19" fmla="*/ 2704 h 49"/>
                              <a:gd name="T20" fmla="+- 0 7173 7135"/>
                              <a:gd name="T21" fmla="*/ T20 w 52"/>
                              <a:gd name="T22" fmla="+- 0 2704 2667"/>
                              <a:gd name="T23" fmla="*/ 2704 h 49"/>
                              <a:gd name="T24" fmla="+- 0 7171 7135"/>
                              <a:gd name="T25" fmla="*/ T24 w 52"/>
                              <a:gd name="T26" fmla="+- 0 2697 2667"/>
                              <a:gd name="T27" fmla="*/ 2697 h 49"/>
                              <a:gd name="T28" fmla="+- 0 7186 7135"/>
                              <a:gd name="T29" fmla="*/ T28 w 52"/>
                              <a:gd name="T30" fmla="+- 0 2686 2667"/>
                              <a:gd name="T31" fmla="*/ 2686 h 49"/>
                              <a:gd name="T32" fmla="+- 0 7173 7135"/>
                              <a:gd name="T33" fmla="*/ T32 w 52"/>
                              <a:gd name="T34" fmla="+- 0 2704 2667"/>
                              <a:gd name="T35" fmla="*/ 2704 h 49"/>
                              <a:gd name="T36" fmla="+- 0 7161 7135"/>
                              <a:gd name="T37" fmla="*/ T36 w 52"/>
                              <a:gd name="T38" fmla="+- 0 2704 2667"/>
                              <a:gd name="T39" fmla="*/ 2704 h 49"/>
                              <a:gd name="T40" fmla="+- 0 7177 7135"/>
                              <a:gd name="T41" fmla="*/ T40 w 52"/>
                              <a:gd name="T42" fmla="+- 0 2716 2667"/>
                              <a:gd name="T43" fmla="*/ 2716 h 49"/>
                              <a:gd name="T44" fmla="+- 0 7173 7135"/>
                              <a:gd name="T45" fmla="*/ T44 w 52"/>
                              <a:gd name="T46" fmla="+- 0 2704 2667"/>
                              <a:gd name="T47" fmla="*/ 2704 h 49"/>
                              <a:gd name="T48" fmla="+- 0 7161 7135"/>
                              <a:gd name="T49" fmla="*/ T48 w 52"/>
                              <a:gd name="T50" fmla="+- 0 2667 2667"/>
                              <a:gd name="T51" fmla="*/ 2667 h 49"/>
                              <a:gd name="T52" fmla="+- 0 7155 7135"/>
                              <a:gd name="T53" fmla="*/ T52 w 52"/>
                              <a:gd name="T54" fmla="+- 0 2686 2667"/>
                              <a:gd name="T55" fmla="*/ 2686 h 49"/>
                              <a:gd name="T56" fmla="+- 0 7167 7135"/>
                              <a:gd name="T57" fmla="*/ T56 w 52"/>
                              <a:gd name="T58" fmla="+- 0 2686 2667"/>
                              <a:gd name="T59" fmla="*/ 2686 h 49"/>
                              <a:gd name="T60" fmla="+- 0 7161 7135"/>
                              <a:gd name="T61" fmla="*/ T60 w 52"/>
                              <a:gd name="T62" fmla="+- 0 2667 2667"/>
                              <a:gd name="T63" fmla="*/ 2667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2" h="49">
                                <a:moveTo>
                                  <a:pt x="51" y="19"/>
                                </a:moveTo>
                                <a:lnTo>
                                  <a:pt x="0" y="19"/>
                                </a:lnTo>
                                <a:lnTo>
                                  <a:pt x="16" y="30"/>
                                </a:lnTo>
                                <a:lnTo>
                                  <a:pt x="10" y="49"/>
                                </a:lnTo>
                                <a:lnTo>
                                  <a:pt x="26" y="37"/>
                                </a:lnTo>
                                <a:lnTo>
                                  <a:pt x="38" y="37"/>
                                </a:lnTo>
                                <a:lnTo>
                                  <a:pt x="36" y="30"/>
                                </a:lnTo>
                                <a:lnTo>
                                  <a:pt x="51" y="19"/>
                                </a:lnTo>
                                <a:close/>
                                <a:moveTo>
                                  <a:pt x="38" y="37"/>
                                </a:moveTo>
                                <a:lnTo>
                                  <a:pt x="26" y="37"/>
                                </a:lnTo>
                                <a:lnTo>
                                  <a:pt x="42" y="49"/>
                                </a:lnTo>
                                <a:lnTo>
                                  <a:pt x="38" y="37"/>
                                </a:lnTo>
                                <a:close/>
                                <a:moveTo>
                                  <a:pt x="26" y="0"/>
                                </a:moveTo>
                                <a:lnTo>
                                  <a:pt x="20" y="19"/>
                                </a:lnTo>
                                <a:lnTo>
                                  <a:pt x="32" y="19"/>
                                </a:lnTo>
                                <a:lnTo>
                                  <a:pt x="26"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256"/>
                        <wps:cNvSpPr>
                          <a:spLocks/>
                        </wps:cNvSpPr>
                        <wps:spPr bwMode="auto">
                          <a:xfrm>
                            <a:off x="7135" y="2667"/>
                            <a:ext cx="52" cy="49"/>
                          </a:xfrm>
                          <a:custGeom>
                            <a:avLst/>
                            <a:gdLst>
                              <a:gd name="T0" fmla="+- 0 7161 7135"/>
                              <a:gd name="T1" fmla="*/ T0 w 52"/>
                              <a:gd name="T2" fmla="+- 0 2667 2667"/>
                              <a:gd name="T3" fmla="*/ 2667 h 49"/>
                              <a:gd name="T4" fmla="+- 0 7155 7135"/>
                              <a:gd name="T5" fmla="*/ T4 w 52"/>
                              <a:gd name="T6" fmla="+- 0 2686 2667"/>
                              <a:gd name="T7" fmla="*/ 2686 h 49"/>
                              <a:gd name="T8" fmla="+- 0 7135 7135"/>
                              <a:gd name="T9" fmla="*/ T8 w 52"/>
                              <a:gd name="T10" fmla="+- 0 2686 2667"/>
                              <a:gd name="T11" fmla="*/ 2686 h 49"/>
                              <a:gd name="T12" fmla="+- 0 7151 7135"/>
                              <a:gd name="T13" fmla="*/ T12 w 52"/>
                              <a:gd name="T14" fmla="+- 0 2697 2667"/>
                              <a:gd name="T15" fmla="*/ 2697 h 49"/>
                              <a:gd name="T16" fmla="+- 0 7145 7135"/>
                              <a:gd name="T17" fmla="*/ T16 w 52"/>
                              <a:gd name="T18" fmla="+- 0 2716 2667"/>
                              <a:gd name="T19" fmla="*/ 2716 h 49"/>
                              <a:gd name="T20" fmla="+- 0 7161 7135"/>
                              <a:gd name="T21" fmla="*/ T20 w 52"/>
                              <a:gd name="T22" fmla="+- 0 2704 2667"/>
                              <a:gd name="T23" fmla="*/ 2704 h 49"/>
                              <a:gd name="T24" fmla="+- 0 7177 7135"/>
                              <a:gd name="T25" fmla="*/ T24 w 52"/>
                              <a:gd name="T26" fmla="+- 0 2716 2667"/>
                              <a:gd name="T27" fmla="*/ 2716 h 49"/>
                              <a:gd name="T28" fmla="+- 0 7171 7135"/>
                              <a:gd name="T29" fmla="*/ T28 w 52"/>
                              <a:gd name="T30" fmla="+- 0 2697 2667"/>
                              <a:gd name="T31" fmla="*/ 2697 h 49"/>
                              <a:gd name="T32" fmla="+- 0 7186 7135"/>
                              <a:gd name="T33" fmla="*/ T32 w 52"/>
                              <a:gd name="T34" fmla="+- 0 2686 2667"/>
                              <a:gd name="T35" fmla="*/ 2686 h 49"/>
                              <a:gd name="T36" fmla="+- 0 7167 7135"/>
                              <a:gd name="T37" fmla="*/ T36 w 52"/>
                              <a:gd name="T38" fmla="+- 0 2686 2667"/>
                              <a:gd name="T39" fmla="*/ 2686 h 49"/>
                              <a:gd name="T40" fmla="+- 0 7161 7135"/>
                              <a:gd name="T41" fmla="*/ T40 w 52"/>
                              <a:gd name="T42" fmla="+- 0 2667 2667"/>
                              <a:gd name="T43" fmla="*/ 2667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 h="49">
                                <a:moveTo>
                                  <a:pt x="26" y="0"/>
                                </a:moveTo>
                                <a:lnTo>
                                  <a:pt x="20" y="19"/>
                                </a:lnTo>
                                <a:lnTo>
                                  <a:pt x="0" y="19"/>
                                </a:lnTo>
                                <a:lnTo>
                                  <a:pt x="16" y="30"/>
                                </a:lnTo>
                                <a:lnTo>
                                  <a:pt x="10" y="49"/>
                                </a:lnTo>
                                <a:lnTo>
                                  <a:pt x="26" y="37"/>
                                </a:lnTo>
                                <a:lnTo>
                                  <a:pt x="42" y="49"/>
                                </a:lnTo>
                                <a:lnTo>
                                  <a:pt x="36" y="30"/>
                                </a:lnTo>
                                <a:lnTo>
                                  <a:pt x="51" y="19"/>
                                </a:lnTo>
                                <a:lnTo>
                                  <a:pt x="32" y="19"/>
                                </a:lnTo>
                                <a:lnTo>
                                  <a:pt x="26" y="0"/>
                                </a:lnTo>
                                <a:close/>
                              </a:path>
                            </a:pathLst>
                          </a:custGeom>
                          <a:noFill/>
                          <a:ln w="3407">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AutoShape 255"/>
                        <wps:cNvSpPr>
                          <a:spLocks/>
                        </wps:cNvSpPr>
                        <wps:spPr bwMode="auto">
                          <a:xfrm>
                            <a:off x="1452" y="3401"/>
                            <a:ext cx="13392" cy="9980"/>
                          </a:xfrm>
                          <a:custGeom>
                            <a:avLst/>
                            <a:gdLst>
                              <a:gd name="T0" fmla="+- 0 6712 1452"/>
                              <a:gd name="T1" fmla="*/ T0 w 13392"/>
                              <a:gd name="T2" fmla="+- 0 2845 3401"/>
                              <a:gd name="T3" fmla="*/ 2845 h 9980"/>
                              <a:gd name="T4" fmla="+- 0 6712 1452"/>
                              <a:gd name="T5" fmla="*/ T4 w 13392"/>
                              <a:gd name="T6" fmla="+- 0 169 3401"/>
                              <a:gd name="T7" fmla="*/ 169 h 9980"/>
                              <a:gd name="T8" fmla="+- 0 10304 1452"/>
                              <a:gd name="T9" fmla="*/ T8 w 13392"/>
                              <a:gd name="T10" fmla="+- 0 2845 3401"/>
                              <a:gd name="T11" fmla="*/ 2845 h 9980"/>
                              <a:gd name="T12" fmla="+- 0 10304 1452"/>
                              <a:gd name="T13" fmla="*/ T12 w 13392"/>
                              <a:gd name="T14" fmla="+- 0 169 3401"/>
                              <a:gd name="T15" fmla="*/ 169 h 9980"/>
                              <a:gd name="T16" fmla="+- 0 6712 1452"/>
                              <a:gd name="T17" fmla="*/ T16 w 13392"/>
                              <a:gd name="T18" fmla="+- 0 2845 3401"/>
                              <a:gd name="T19" fmla="*/ 2845 h 9980"/>
                              <a:gd name="T20" fmla="+- 0 10304 1452"/>
                              <a:gd name="T21" fmla="*/ T20 w 13392"/>
                              <a:gd name="T22" fmla="+- 0 2845 3401"/>
                              <a:gd name="T23" fmla="*/ 2845 h 9980"/>
                              <a:gd name="T24" fmla="+- 0 6712 1452"/>
                              <a:gd name="T25" fmla="*/ T24 w 13392"/>
                              <a:gd name="T26" fmla="+- 0 169 3401"/>
                              <a:gd name="T27" fmla="*/ 169 h 9980"/>
                              <a:gd name="T28" fmla="+- 0 10304 1452"/>
                              <a:gd name="T29" fmla="*/ T28 w 13392"/>
                              <a:gd name="T30" fmla="+- 0 169 3401"/>
                              <a:gd name="T31" fmla="*/ 169 h 99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392" h="9980">
                                <a:moveTo>
                                  <a:pt x="5260" y="-556"/>
                                </a:moveTo>
                                <a:lnTo>
                                  <a:pt x="5260" y="-3232"/>
                                </a:lnTo>
                                <a:moveTo>
                                  <a:pt x="8852" y="-556"/>
                                </a:moveTo>
                                <a:lnTo>
                                  <a:pt x="8852" y="-3232"/>
                                </a:lnTo>
                                <a:moveTo>
                                  <a:pt x="5260" y="-556"/>
                                </a:moveTo>
                                <a:lnTo>
                                  <a:pt x="8852" y="-556"/>
                                </a:lnTo>
                                <a:moveTo>
                                  <a:pt x="5260" y="-3232"/>
                                </a:moveTo>
                                <a:lnTo>
                                  <a:pt x="8852" y="-3232"/>
                                </a:lnTo>
                              </a:path>
                            </a:pathLst>
                          </a:custGeom>
                          <a:noFill/>
                          <a:ln w="27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Freeform 254"/>
                        <wps:cNvSpPr>
                          <a:spLocks/>
                        </wps:cNvSpPr>
                        <wps:spPr bwMode="auto">
                          <a:xfrm>
                            <a:off x="6739" y="195"/>
                            <a:ext cx="684" cy="346"/>
                          </a:xfrm>
                          <a:custGeom>
                            <a:avLst/>
                            <a:gdLst>
                              <a:gd name="T0" fmla="+- 0 7418 6739"/>
                              <a:gd name="T1" fmla="*/ T0 w 684"/>
                              <a:gd name="T2" fmla="+- 0 195 195"/>
                              <a:gd name="T3" fmla="*/ 195 h 346"/>
                              <a:gd name="T4" fmla="+- 0 6742 6739"/>
                              <a:gd name="T5" fmla="*/ T4 w 684"/>
                              <a:gd name="T6" fmla="+- 0 195 195"/>
                              <a:gd name="T7" fmla="*/ 195 h 346"/>
                              <a:gd name="T8" fmla="+- 0 6739 6739"/>
                              <a:gd name="T9" fmla="*/ T8 w 684"/>
                              <a:gd name="T10" fmla="+- 0 199 195"/>
                              <a:gd name="T11" fmla="*/ 199 h 346"/>
                              <a:gd name="T12" fmla="+- 0 6739 6739"/>
                              <a:gd name="T13" fmla="*/ T12 w 684"/>
                              <a:gd name="T14" fmla="+- 0 538 195"/>
                              <a:gd name="T15" fmla="*/ 538 h 346"/>
                              <a:gd name="T16" fmla="+- 0 6742 6739"/>
                              <a:gd name="T17" fmla="*/ T16 w 684"/>
                              <a:gd name="T18" fmla="+- 0 541 195"/>
                              <a:gd name="T19" fmla="*/ 541 h 346"/>
                              <a:gd name="T20" fmla="+- 0 7418 6739"/>
                              <a:gd name="T21" fmla="*/ T20 w 684"/>
                              <a:gd name="T22" fmla="+- 0 541 195"/>
                              <a:gd name="T23" fmla="*/ 541 h 346"/>
                              <a:gd name="T24" fmla="+- 0 7422 6739"/>
                              <a:gd name="T25" fmla="*/ T24 w 684"/>
                              <a:gd name="T26" fmla="+- 0 538 195"/>
                              <a:gd name="T27" fmla="*/ 538 h 346"/>
                              <a:gd name="T28" fmla="+- 0 7422 6739"/>
                              <a:gd name="T29" fmla="*/ T28 w 684"/>
                              <a:gd name="T30" fmla="+- 0 199 195"/>
                              <a:gd name="T31" fmla="*/ 199 h 346"/>
                              <a:gd name="T32" fmla="+- 0 7418 6739"/>
                              <a:gd name="T33" fmla="*/ T32 w 684"/>
                              <a:gd name="T34" fmla="+- 0 195 195"/>
                              <a:gd name="T35" fmla="*/ 195 h 3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4" h="346">
                                <a:moveTo>
                                  <a:pt x="679" y="0"/>
                                </a:moveTo>
                                <a:lnTo>
                                  <a:pt x="3" y="0"/>
                                </a:lnTo>
                                <a:lnTo>
                                  <a:pt x="0" y="4"/>
                                </a:lnTo>
                                <a:lnTo>
                                  <a:pt x="0" y="343"/>
                                </a:lnTo>
                                <a:lnTo>
                                  <a:pt x="3" y="346"/>
                                </a:lnTo>
                                <a:lnTo>
                                  <a:pt x="679" y="346"/>
                                </a:lnTo>
                                <a:lnTo>
                                  <a:pt x="683" y="343"/>
                                </a:lnTo>
                                <a:lnTo>
                                  <a:pt x="683" y="4"/>
                                </a:lnTo>
                                <a:lnTo>
                                  <a:pt x="679" y="0"/>
                                </a:lnTo>
                                <a:close/>
                              </a:path>
                            </a:pathLst>
                          </a:custGeom>
                          <a:solidFill>
                            <a:srgbClr val="FFFF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253"/>
                        <wps:cNvSpPr>
                          <a:spLocks/>
                        </wps:cNvSpPr>
                        <wps:spPr bwMode="auto">
                          <a:xfrm>
                            <a:off x="6739" y="195"/>
                            <a:ext cx="684" cy="346"/>
                          </a:xfrm>
                          <a:custGeom>
                            <a:avLst/>
                            <a:gdLst>
                              <a:gd name="T0" fmla="+- 0 6749 6739"/>
                              <a:gd name="T1" fmla="*/ T0 w 684"/>
                              <a:gd name="T2" fmla="+- 0 541 195"/>
                              <a:gd name="T3" fmla="*/ 541 h 346"/>
                              <a:gd name="T4" fmla="+- 0 7411 6739"/>
                              <a:gd name="T5" fmla="*/ T4 w 684"/>
                              <a:gd name="T6" fmla="+- 0 541 195"/>
                              <a:gd name="T7" fmla="*/ 541 h 346"/>
                              <a:gd name="T8" fmla="+- 0 7418 6739"/>
                              <a:gd name="T9" fmla="*/ T8 w 684"/>
                              <a:gd name="T10" fmla="+- 0 541 195"/>
                              <a:gd name="T11" fmla="*/ 541 h 346"/>
                              <a:gd name="T12" fmla="+- 0 7422 6739"/>
                              <a:gd name="T13" fmla="*/ T12 w 684"/>
                              <a:gd name="T14" fmla="+- 0 538 195"/>
                              <a:gd name="T15" fmla="*/ 538 h 346"/>
                              <a:gd name="T16" fmla="+- 0 7422 6739"/>
                              <a:gd name="T17" fmla="*/ T16 w 684"/>
                              <a:gd name="T18" fmla="+- 0 530 195"/>
                              <a:gd name="T19" fmla="*/ 530 h 346"/>
                              <a:gd name="T20" fmla="+- 0 7422 6739"/>
                              <a:gd name="T21" fmla="*/ T20 w 684"/>
                              <a:gd name="T22" fmla="+- 0 206 195"/>
                              <a:gd name="T23" fmla="*/ 206 h 346"/>
                              <a:gd name="T24" fmla="+- 0 7422 6739"/>
                              <a:gd name="T25" fmla="*/ T24 w 684"/>
                              <a:gd name="T26" fmla="+- 0 199 195"/>
                              <a:gd name="T27" fmla="*/ 199 h 346"/>
                              <a:gd name="T28" fmla="+- 0 7418 6739"/>
                              <a:gd name="T29" fmla="*/ T28 w 684"/>
                              <a:gd name="T30" fmla="+- 0 195 195"/>
                              <a:gd name="T31" fmla="*/ 195 h 346"/>
                              <a:gd name="T32" fmla="+- 0 7411 6739"/>
                              <a:gd name="T33" fmla="*/ T32 w 684"/>
                              <a:gd name="T34" fmla="+- 0 195 195"/>
                              <a:gd name="T35" fmla="*/ 195 h 346"/>
                              <a:gd name="T36" fmla="+- 0 6749 6739"/>
                              <a:gd name="T37" fmla="*/ T36 w 684"/>
                              <a:gd name="T38" fmla="+- 0 195 195"/>
                              <a:gd name="T39" fmla="*/ 195 h 346"/>
                              <a:gd name="T40" fmla="+- 0 6742 6739"/>
                              <a:gd name="T41" fmla="*/ T40 w 684"/>
                              <a:gd name="T42" fmla="+- 0 195 195"/>
                              <a:gd name="T43" fmla="*/ 195 h 346"/>
                              <a:gd name="T44" fmla="+- 0 6739 6739"/>
                              <a:gd name="T45" fmla="*/ T44 w 684"/>
                              <a:gd name="T46" fmla="+- 0 199 195"/>
                              <a:gd name="T47" fmla="*/ 199 h 346"/>
                              <a:gd name="T48" fmla="+- 0 6739 6739"/>
                              <a:gd name="T49" fmla="*/ T48 w 684"/>
                              <a:gd name="T50" fmla="+- 0 206 195"/>
                              <a:gd name="T51" fmla="*/ 206 h 346"/>
                              <a:gd name="T52" fmla="+- 0 6739 6739"/>
                              <a:gd name="T53" fmla="*/ T52 w 684"/>
                              <a:gd name="T54" fmla="+- 0 530 195"/>
                              <a:gd name="T55" fmla="*/ 530 h 346"/>
                              <a:gd name="T56" fmla="+- 0 6739 6739"/>
                              <a:gd name="T57" fmla="*/ T56 w 684"/>
                              <a:gd name="T58" fmla="+- 0 538 195"/>
                              <a:gd name="T59" fmla="*/ 538 h 346"/>
                              <a:gd name="T60" fmla="+- 0 6742 6739"/>
                              <a:gd name="T61" fmla="*/ T60 w 684"/>
                              <a:gd name="T62" fmla="+- 0 541 195"/>
                              <a:gd name="T63" fmla="*/ 541 h 346"/>
                              <a:gd name="T64" fmla="+- 0 6749 6739"/>
                              <a:gd name="T65" fmla="*/ T64 w 684"/>
                              <a:gd name="T66" fmla="+- 0 541 195"/>
                              <a:gd name="T67" fmla="*/ 541 h 3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84" h="346">
                                <a:moveTo>
                                  <a:pt x="10" y="346"/>
                                </a:moveTo>
                                <a:lnTo>
                                  <a:pt x="672" y="346"/>
                                </a:lnTo>
                                <a:lnTo>
                                  <a:pt x="679" y="346"/>
                                </a:lnTo>
                                <a:lnTo>
                                  <a:pt x="683" y="343"/>
                                </a:lnTo>
                                <a:lnTo>
                                  <a:pt x="683" y="335"/>
                                </a:lnTo>
                                <a:lnTo>
                                  <a:pt x="683" y="11"/>
                                </a:lnTo>
                                <a:lnTo>
                                  <a:pt x="683" y="4"/>
                                </a:lnTo>
                                <a:lnTo>
                                  <a:pt x="679" y="0"/>
                                </a:lnTo>
                                <a:lnTo>
                                  <a:pt x="672" y="0"/>
                                </a:lnTo>
                                <a:lnTo>
                                  <a:pt x="10" y="0"/>
                                </a:lnTo>
                                <a:lnTo>
                                  <a:pt x="3" y="0"/>
                                </a:lnTo>
                                <a:lnTo>
                                  <a:pt x="0" y="4"/>
                                </a:lnTo>
                                <a:lnTo>
                                  <a:pt x="0" y="11"/>
                                </a:lnTo>
                                <a:lnTo>
                                  <a:pt x="0" y="335"/>
                                </a:lnTo>
                                <a:lnTo>
                                  <a:pt x="0" y="343"/>
                                </a:lnTo>
                                <a:lnTo>
                                  <a:pt x="3" y="346"/>
                                </a:lnTo>
                                <a:lnTo>
                                  <a:pt x="10" y="346"/>
                                </a:lnTo>
                                <a:close/>
                              </a:path>
                            </a:pathLst>
                          </a:custGeom>
                          <a:noFill/>
                          <a:ln w="3407">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 name="Freeform 252"/>
                        <wps:cNvSpPr>
                          <a:spLocks/>
                        </wps:cNvSpPr>
                        <wps:spPr bwMode="auto">
                          <a:xfrm>
                            <a:off x="6798" y="247"/>
                            <a:ext cx="33" cy="33"/>
                          </a:xfrm>
                          <a:custGeom>
                            <a:avLst/>
                            <a:gdLst>
                              <a:gd name="T0" fmla="+- 0 6818 6798"/>
                              <a:gd name="T1" fmla="*/ T0 w 33"/>
                              <a:gd name="T2" fmla="+- 0 247 247"/>
                              <a:gd name="T3" fmla="*/ 247 h 33"/>
                              <a:gd name="T4" fmla="+- 0 6809 6798"/>
                              <a:gd name="T5" fmla="*/ T4 w 33"/>
                              <a:gd name="T6" fmla="+- 0 247 247"/>
                              <a:gd name="T7" fmla="*/ 247 h 33"/>
                              <a:gd name="T8" fmla="+- 0 6805 6798"/>
                              <a:gd name="T9" fmla="*/ T8 w 33"/>
                              <a:gd name="T10" fmla="+- 0 249 247"/>
                              <a:gd name="T11" fmla="*/ 249 h 33"/>
                              <a:gd name="T12" fmla="+- 0 6799 6798"/>
                              <a:gd name="T13" fmla="*/ T12 w 33"/>
                              <a:gd name="T14" fmla="+- 0 255 247"/>
                              <a:gd name="T15" fmla="*/ 255 h 33"/>
                              <a:gd name="T16" fmla="+- 0 6798 6798"/>
                              <a:gd name="T17" fmla="*/ T16 w 33"/>
                              <a:gd name="T18" fmla="+- 0 259 247"/>
                              <a:gd name="T19" fmla="*/ 259 h 33"/>
                              <a:gd name="T20" fmla="+- 0 6798 6798"/>
                              <a:gd name="T21" fmla="*/ T20 w 33"/>
                              <a:gd name="T22" fmla="+- 0 268 247"/>
                              <a:gd name="T23" fmla="*/ 268 h 33"/>
                              <a:gd name="T24" fmla="+- 0 6799 6798"/>
                              <a:gd name="T25" fmla="*/ T24 w 33"/>
                              <a:gd name="T26" fmla="+- 0 272 247"/>
                              <a:gd name="T27" fmla="*/ 272 h 33"/>
                              <a:gd name="T28" fmla="+- 0 6805 6798"/>
                              <a:gd name="T29" fmla="*/ T28 w 33"/>
                              <a:gd name="T30" fmla="+- 0 278 247"/>
                              <a:gd name="T31" fmla="*/ 278 h 33"/>
                              <a:gd name="T32" fmla="+- 0 6809 6798"/>
                              <a:gd name="T33" fmla="*/ T32 w 33"/>
                              <a:gd name="T34" fmla="+- 0 279 247"/>
                              <a:gd name="T35" fmla="*/ 279 h 33"/>
                              <a:gd name="T36" fmla="+- 0 6818 6798"/>
                              <a:gd name="T37" fmla="*/ T36 w 33"/>
                              <a:gd name="T38" fmla="+- 0 279 247"/>
                              <a:gd name="T39" fmla="*/ 279 h 33"/>
                              <a:gd name="T40" fmla="+- 0 6822 6798"/>
                              <a:gd name="T41" fmla="*/ T40 w 33"/>
                              <a:gd name="T42" fmla="+- 0 278 247"/>
                              <a:gd name="T43" fmla="*/ 278 h 33"/>
                              <a:gd name="T44" fmla="+- 0 6828 6798"/>
                              <a:gd name="T45" fmla="*/ T44 w 33"/>
                              <a:gd name="T46" fmla="+- 0 272 247"/>
                              <a:gd name="T47" fmla="*/ 272 h 33"/>
                              <a:gd name="T48" fmla="+- 0 6830 6798"/>
                              <a:gd name="T49" fmla="*/ T48 w 33"/>
                              <a:gd name="T50" fmla="+- 0 268 247"/>
                              <a:gd name="T51" fmla="*/ 268 h 33"/>
                              <a:gd name="T52" fmla="+- 0 6830 6798"/>
                              <a:gd name="T53" fmla="*/ T52 w 33"/>
                              <a:gd name="T54" fmla="+- 0 259 247"/>
                              <a:gd name="T55" fmla="*/ 259 h 33"/>
                              <a:gd name="T56" fmla="+- 0 6828 6798"/>
                              <a:gd name="T57" fmla="*/ T56 w 33"/>
                              <a:gd name="T58" fmla="+- 0 255 247"/>
                              <a:gd name="T59" fmla="*/ 255 h 33"/>
                              <a:gd name="T60" fmla="+- 0 6822 6798"/>
                              <a:gd name="T61" fmla="*/ T60 w 33"/>
                              <a:gd name="T62" fmla="+- 0 249 247"/>
                              <a:gd name="T63" fmla="*/ 249 h 33"/>
                              <a:gd name="T64" fmla="+- 0 6818 6798"/>
                              <a:gd name="T65" fmla="*/ T64 w 33"/>
                              <a:gd name="T66" fmla="+- 0 247 247"/>
                              <a:gd name="T67" fmla="*/ 247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3" h="33">
                                <a:moveTo>
                                  <a:pt x="20" y="0"/>
                                </a:moveTo>
                                <a:lnTo>
                                  <a:pt x="11" y="0"/>
                                </a:lnTo>
                                <a:lnTo>
                                  <a:pt x="7" y="2"/>
                                </a:lnTo>
                                <a:lnTo>
                                  <a:pt x="1" y="8"/>
                                </a:lnTo>
                                <a:lnTo>
                                  <a:pt x="0" y="12"/>
                                </a:lnTo>
                                <a:lnTo>
                                  <a:pt x="0" y="21"/>
                                </a:lnTo>
                                <a:lnTo>
                                  <a:pt x="1" y="25"/>
                                </a:lnTo>
                                <a:lnTo>
                                  <a:pt x="7" y="31"/>
                                </a:lnTo>
                                <a:lnTo>
                                  <a:pt x="11" y="32"/>
                                </a:lnTo>
                                <a:lnTo>
                                  <a:pt x="20" y="32"/>
                                </a:lnTo>
                                <a:lnTo>
                                  <a:pt x="24" y="31"/>
                                </a:lnTo>
                                <a:lnTo>
                                  <a:pt x="30" y="25"/>
                                </a:lnTo>
                                <a:lnTo>
                                  <a:pt x="32" y="21"/>
                                </a:lnTo>
                                <a:lnTo>
                                  <a:pt x="32" y="12"/>
                                </a:lnTo>
                                <a:lnTo>
                                  <a:pt x="30" y="8"/>
                                </a:lnTo>
                                <a:lnTo>
                                  <a:pt x="24" y="2"/>
                                </a:lnTo>
                                <a:lnTo>
                                  <a:pt x="20"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251"/>
                        <wps:cNvSpPr>
                          <a:spLocks/>
                        </wps:cNvSpPr>
                        <wps:spPr bwMode="auto">
                          <a:xfrm>
                            <a:off x="6798" y="247"/>
                            <a:ext cx="33" cy="33"/>
                          </a:xfrm>
                          <a:custGeom>
                            <a:avLst/>
                            <a:gdLst>
                              <a:gd name="T0" fmla="+- 0 6814 6798"/>
                              <a:gd name="T1" fmla="*/ T0 w 33"/>
                              <a:gd name="T2" fmla="+- 0 279 247"/>
                              <a:gd name="T3" fmla="*/ 279 h 33"/>
                              <a:gd name="T4" fmla="+- 0 6818 6798"/>
                              <a:gd name="T5" fmla="*/ T4 w 33"/>
                              <a:gd name="T6" fmla="+- 0 279 247"/>
                              <a:gd name="T7" fmla="*/ 279 h 33"/>
                              <a:gd name="T8" fmla="+- 0 6822 6798"/>
                              <a:gd name="T9" fmla="*/ T8 w 33"/>
                              <a:gd name="T10" fmla="+- 0 278 247"/>
                              <a:gd name="T11" fmla="*/ 278 h 33"/>
                              <a:gd name="T12" fmla="+- 0 6825 6798"/>
                              <a:gd name="T13" fmla="*/ T12 w 33"/>
                              <a:gd name="T14" fmla="+- 0 275 247"/>
                              <a:gd name="T15" fmla="*/ 275 h 33"/>
                              <a:gd name="T16" fmla="+- 0 6828 6798"/>
                              <a:gd name="T17" fmla="*/ T16 w 33"/>
                              <a:gd name="T18" fmla="+- 0 272 247"/>
                              <a:gd name="T19" fmla="*/ 272 h 33"/>
                              <a:gd name="T20" fmla="+- 0 6830 6798"/>
                              <a:gd name="T21" fmla="*/ T20 w 33"/>
                              <a:gd name="T22" fmla="+- 0 268 247"/>
                              <a:gd name="T23" fmla="*/ 268 h 33"/>
                              <a:gd name="T24" fmla="+- 0 6830 6798"/>
                              <a:gd name="T25" fmla="*/ T24 w 33"/>
                              <a:gd name="T26" fmla="+- 0 263 247"/>
                              <a:gd name="T27" fmla="*/ 263 h 33"/>
                              <a:gd name="T28" fmla="+- 0 6830 6798"/>
                              <a:gd name="T29" fmla="*/ T28 w 33"/>
                              <a:gd name="T30" fmla="+- 0 259 247"/>
                              <a:gd name="T31" fmla="*/ 259 h 33"/>
                              <a:gd name="T32" fmla="+- 0 6828 6798"/>
                              <a:gd name="T33" fmla="*/ T32 w 33"/>
                              <a:gd name="T34" fmla="+- 0 255 247"/>
                              <a:gd name="T35" fmla="*/ 255 h 33"/>
                              <a:gd name="T36" fmla="+- 0 6825 6798"/>
                              <a:gd name="T37" fmla="*/ T36 w 33"/>
                              <a:gd name="T38" fmla="+- 0 252 247"/>
                              <a:gd name="T39" fmla="*/ 252 h 33"/>
                              <a:gd name="T40" fmla="+- 0 6822 6798"/>
                              <a:gd name="T41" fmla="*/ T40 w 33"/>
                              <a:gd name="T42" fmla="+- 0 249 247"/>
                              <a:gd name="T43" fmla="*/ 249 h 33"/>
                              <a:gd name="T44" fmla="+- 0 6818 6798"/>
                              <a:gd name="T45" fmla="*/ T44 w 33"/>
                              <a:gd name="T46" fmla="+- 0 247 247"/>
                              <a:gd name="T47" fmla="*/ 247 h 33"/>
                              <a:gd name="T48" fmla="+- 0 6814 6798"/>
                              <a:gd name="T49" fmla="*/ T48 w 33"/>
                              <a:gd name="T50" fmla="+- 0 247 247"/>
                              <a:gd name="T51" fmla="*/ 247 h 33"/>
                              <a:gd name="T52" fmla="+- 0 6809 6798"/>
                              <a:gd name="T53" fmla="*/ T52 w 33"/>
                              <a:gd name="T54" fmla="+- 0 247 247"/>
                              <a:gd name="T55" fmla="*/ 247 h 33"/>
                              <a:gd name="T56" fmla="+- 0 6805 6798"/>
                              <a:gd name="T57" fmla="*/ T56 w 33"/>
                              <a:gd name="T58" fmla="+- 0 249 247"/>
                              <a:gd name="T59" fmla="*/ 249 h 33"/>
                              <a:gd name="T60" fmla="+- 0 6802 6798"/>
                              <a:gd name="T61" fmla="*/ T60 w 33"/>
                              <a:gd name="T62" fmla="+- 0 252 247"/>
                              <a:gd name="T63" fmla="*/ 252 h 33"/>
                              <a:gd name="T64" fmla="+- 0 6799 6798"/>
                              <a:gd name="T65" fmla="*/ T64 w 33"/>
                              <a:gd name="T66" fmla="+- 0 255 247"/>
                              <a:gd name="T67" fmla="*/ 255 h 33"/>
                              <a:gd name="T68" fmla="+- 0 6798 6798"/>
                              <a:gd name="T69" fmla="*/ T68 w 33"/>
                              <a:gd name="T70" fmla="+- 0 259 247"/>
                              <a:gd name="T71" fmla="*/ 259 h 33"/>
                              <a:gd name="T72" fmla="+- 0 6798 6798"/>
                              <a:gd name="T73" fmla="*/ T72 w 33"/>
                              <a:gd name="T74" fmla="+- 0 263 247"/>
                              <a:gd name="T75" fmla="*/ 263 h 33"/>
                              <a:gd name="T76" fmla="+- 0 6798 6798"/>
                              <a:gd name="T77" fmla="*/ T76 w 33"/>
                              <a:gd name="T78" fmla="+- 0 268 247"/>
                              <a:gd name="T79" fmla="*/ 268 h 33"/>
                              <a:gd name="T80" fmla="+- 0 6799 6798"/>
                              <a:gd name="T81" fmla="*/ T80 w 33"/>
                              <a:gd name="T82" fmla="+- 0 272 247"/>
                              <a:gd name="T83" fmla="*/ 272 h 33"/>
                              <a:gd name="T84" fmla="+- 0 6802 6798"/>
                              <a:gd name="T85" fmla="*/ T84 w 33"/>
                              <a:gd name="T86" fmla="+- 0 275 247"/>
                              <a:gd name="T87" fmla="*/ 275 h 33"/>
                              <a:gd name="T88" fmla="+- 0 6805 6798"/>
                              <a:gd name="T89" fmla="*/ T88 w 33"/>
                              <a:gd name="T90" fmla="+- 0 278 247"/>
                              <a:gd name="T91" fmla="*/ 278 h 33"/>
                              <a:gd name="T92" fmla="+- 0 6809 6798"/>
                              <a:gd name="T93" fmla="*/ T92 w 33"/>
                              <a:gd name="T94" fmla="+- 0 279 247"/>
                              <a:gd name="T95" fmla="*/ 279 h 33"/>
                              <a:gd name="T96" fmla="+- 0 6814 6798"/>
                              <a:gd name="T97" fmla="*/ T96 w 33"/>
                              <a:gd name="T98" fmla="+- 0 279 247"/>
                              <a:gd name="T99" fmla="*/ 279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3" h="33">
                                <a:moveTo>
                                  <a:pt x="16" y="32"/>
                                </a:moveTo>
                                <a:lnTo>
                                  <a:pt x="20" y="32"/>
                                </a:lnTo>
                                <a:lnTo>
                                  <a:pt x="24" y="31"/>
                                </a:lnTo>
                                <a:lnTo>
                                  <a:pt x="27" y="28"/>
                                </a:lnTo>
                                <a:lnTo>
                                  <a:pt x="30" y="25"/>
                                </a:lnTo>
                                <a:lnTo>
                                  <a:pt x="32" y="21"/>
                                </a:lnTo>
                                <a:lnTo>
                                  <a:pt x="32" y="16"/>
                                </a:lnTo>
                                <a:lnTo>
                                  <a:pt x="32" y="12"/>
                                </a:lnTo>
                                <a:lnTo>
                                  <a:pt x="30" y="8"/>
                                </a:lnTo>
                                <a:lnTo>
                                  <a:pt x="27" y="5"/>
                                </a:lnTo>
                                <a:lnTo>
                                  <a:pt x="24" y="2"/>
                                </a:lnTo>
                                <a:lnTo>
                                  <a:pt x="20" y="0"/>
                                </a:lnTo>
                                <a:lnTo>
                                  <a:pt x="16" y="0"/>
                                </a:lnTo>
                                <a:lnTo>
                                  <a:pt x="11" y="0"/>
                                </a:lnTo>
                                <a:lnTo>
                                  <a:pt x="7" y="2"/>
                                </a:lnTo>
                                <a:lnTo>
                                  <a:pt x="4" y="5"/>
                                </a:lnTo>
                                <a:lnTo>
                                  <a:pt x="1" y="8"/>
                                </a:lnTo>
                                <a:lnTo>
                                  <a:pt x="0" y="12"/>
                                </a:lnTo>
                                <a:lnTo>
                                  <a:pt x="0" y="16"/>
                                </a:lnTo>
                                <a:lnTo>
                                  <a:pt x="0" y="21"/>
                                </a:lnTo>
                                <a:lnTo>
                                  <a:pt x="1" y="25"/>
                                </a:lnTo>
                                <a:lnTo>
                                  <a:pt x="4" y="28"/>
                                </a:lnTo>
                                <a:lnTo>
                                  <a:pt x="7" y="31"/>
                                </a:lnTo>
                                <a:lnTo>
                                  <a:pt x="11" y="32"/>
                                </a:lnTo>
                                <a:lnTo>
                                  <a:pt x="16" y="32"/>
                                </a:lnTo>
                                <a:close/>
                              </a:path>
                            </a:pathLst>
                          </a:custGeom>
                          <a:noFill/>
                          <a:ln w="3407">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AutoShape 250"/>
                        <wps:cNvSpPr>
                          <a:spLocks/>
                        </wps:cNvSpPr>
                        <wps:spPr bwMode="auto">
                          <a:xfrm>
                            <a:off x="6798" y="467"/>
                            <a:ext cx="31" cy="30"/>
                          </a:xfrm>
                          <a:custGeom>
                            <a:avLst/>
                            <a:gdLst>
                              <a:gd name="T0" fmla="+- 0 6829 6798"/>
                              <a:gd name="T1" fmla="*/ T0 w 31"/>
                              <a:gd name="T2" fmla="+- 0 478 467"/>
                              <a:gd name="T3" fmla="*/ 478 h 30"/>
                              <a:gd name="T4" fmla="+- 0 6798 6798"/>
                              <a:gd name="T5" fmla="*/ T4 w 31"/>
                              <a:gd name="T6" fmla="+- 0 478 467"/>
                              <a:gd name="T7" fmla="*/ 478 h 30"/>
                              <a:gd name="T8" fmla="+- 0 6808 6798"/>
                              <a:gd name="T9" fmla="*/ T8 w 31"/>
                              <a:gd name="T10" fmla="+- 0 485 467"/>
                              <a:gd name="T11" fmla="*/ 485 h 30"/>
                              <a:gd name="T12" fmla="+- 0 6804 6798"/>
                              <a:gd name="T13" fmla="*/ T12 w 31"/>
                              <a:gd name="T14" fmla="+- 0 496 467"/>
                              <a:gd name="T15" fmla="*/ 496 h 30"/>
                              <a:gd name="T16" fmla="+- 0 6814 6798"/>
                              <a:gd name="T17" fmla="*/ T16 w 31"/>
                              <a:gd name="T18" fmla="+- 0 489 467"/>
                              <a:gd name="T19" fmla="*/ 489 h 30"/>
                              <a:gd name="T20" fmla="+- 0 6821 6798"/>
                              <a:gd name="T21" fmla="*/ T20 w 31"/>
                              <a:gd name="T22" fmla="+- 0 489 467"/>
                              <a:gd name="T23" fmla="*/ 489 h 30"/>
                              <a:gd name="T24" fmla="+- 0 6820 6798"/>
                              <a:gd name="T25" fmla="*/ T24 w 31"/>
                              <a:gd name="T26" fmla="+- 0 485 467"/>
                              <a:gd name="T27" fmla="*/ 485 h 30"/>
                              <a:gd name="T28" fmla="+- 0 6829 6798"/>
                              <a:gd name="T29" fmla="*/ T28 w 31"/>
                              <a:gd name="T30" fmla="+- 0 478 467"/>
                              <a:gd name="T31" fmla="*/ 478 h 30"/>
                              <a:gd name="T32" fmla="+- 0 6821 6798"/>
                              <a:gd name="T33" fmla="*/ T32 w 31"/>
                              <a:gd name="T34" fmla="+- 0 489 467"/>
                              <a:gd name="T35" fmla="*/ 489 h 30"/>
                              <a:gd name="T36" fmla="+- 0 6814 6798"/>
                              <a:gd name="T37" fmla="*/ T36 w 31"/>
                              <a:gd name="T38" fmla="+- 0 489 467"/>
                              <a:gd name="T39" fmla="*/ 489 h 30"/>
                              <a:gd name="T40" fmla="+- 0 6823 6798"/>
                              <a:gd name="T41" fmla="*/ T40 w 31"/>
                              <a:gd name="T42" fmla="+- 0 496 467"/>
                              <a:gd name="T43" fmla="*/ 496 h 30"/>
                              <a:gd name="T44" fmla="+- 0 6821 6798"/>
                              <a:gd name="T45" fmla="*/ T44 w 31"/>
                              <a:gd name="T46" fmla="+- 0 489 467"/>
                              <a:gd name="T47" fmla="*/ 489 h 30"/>
                              <a:gd name="T48" fmla="+- 0 6814 6798"/>
                              <a:gd name="T49" fmla="*/ T48 w 31"/>
                              <a:gd name="T50" fmla="+- 0 467 467"/>
                              <a:gd name="T51" fmla="*/ 467 h 30"/>
                              <a:gd name="T52" fmla="+- 0 6810 6798"/>
                              <a:gd name="T53" fmla="*/ T52 w 31"/>
                              <a:gd name="T54" fmla="+- 0 478 467"/>
                              <a:gd name="T55" fmla="*/ 478 h 30"/>
                              <a:gd name="T56" fmla="+- 0 6817 6798"/>
                              <a:gd name="T57" fmla="*/ T56 w 31"/>
                              <a:gd name="T58" fmla="+- 0 478 467"/>
                              <a:gd name="T59" fmla="*/ 478 h 30"/>
                              <a:gd name="T60" fmla="+- 0 6814 6798"/>
                              <a:gd name="T61" fmla="*/ T60 w 31"/>
                              <a:gd name="T62" fmla="+- 0 467 467"/>
                              <a:gd name="T63" fmla="*/ 467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1" h="30">
                                <a:moveTo>
                                  <a:pt x="31" y="11"/>
                                </a:moveTo>
                                <a:lnTo>
                                  <a:pt x="0" y="11"/>
                                </a:lnTo>
                                <a:lnTo>
                                  <a:pt x="10" y="18"/>
                                </a:lnTo>
                                <a:lnTo>
                                  <a:pt x="6" y="29"/>
                                </a:lnTo>
                                <a:lnTo>
                                  <a:pt x="16" y="22"/>
                                </a:lnTo>
                                <a:lnTo>
                                  <a:pt x="23" y="22"/>
                                </a:lnTo>
                                <a:lnTo>
                                  <a:pt x="22" y="18"/>
                                </a:lnTo>
                                <a:lnTo>
                                  <a:pt x="31" y="11"/>
                                </a:lnTo>
                                <a:close/>
                                <a:moveTo>
                                  <a:pt x="23" y="22"/>
                                </a:moveTo>
                                <a:lnTo>
                                  <a:pt x="16" y="22"/>
                                </a:lnTo>
                                <a:lnTo>
                                  <a:pt x="25" y="29"/>
                                </a:lnTo>
                                <a:lnTo>
                                  <a:pt x="23" y="22"/>
                                </a:lnTo>
                                <a:close/>
                                <a:moveTo>
                                  <a:pt x="16" y="0"/>
                                </a:moveTo>
                                <a:lnTo>
                                  <a:pt x="12" y="11"/>
                                </a:lnTo>
                                <a:lnTo>
                                  <a:pt x="19" y="11"/>
                                </a:lnTo>
                                <a:lnTo>
                                  <a:pt x="16"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249"/>
                        <wps:cNvSpPr>
                          <a:spLocks/>
                        </wps:cNvSpPr>
                        <wps:spPr bwMode="auto">
                          <a:xfrm>
                            <a:off x="6798" y="467"/>
                            <a:ext cx="31" cy="30"/>
                          </a:xfrm>
                          <a:custGeom>
                            <a:avLst/>
                            <a:gdLst>
                              <a:gd name="T0" fmla="+- 0 6814 6798"/>
                              <a:gd name="T1" fmla="*/ T0 w 31"/>
                              <a:gd name="T2" fmla="+- 0 467 467"/>
                              <a:gd name="T3" fmla="*/ 467 h 30"/>
                              <a:gd name="T4" fmla="+- 0 6810 6798"/>
                              <a:gd name="T5" fmla="*/ T4 w 31"/>
                              <a:gd name="T6" fmla="+- 0 478 467"/>
                              <a:gd name="T7" fmla="*/ 478 h 30"/>
                              <a:gd name="T8" fmla="+- 0 6798 6798"/>
                              <a:gd name="T9" fmla="*/ T8 w 31"/>
                              <a:gd name="T10" fmla="+- 0 478 467"/>
                              <a:gd name="T11" fmla="*/ 478 h 30"/>
                              <a:gd name="T12" fmla="+- 0 6808 6798"/>
                              <a:gd name="T13" fmla="*/ T12 w 31"/>
                              <a:gd name="T14" fmla="+- 0 485 467"/>
                              <a:gd name="T15" fmla="*/ 485 h 30"/>
                              <a:gd name="T16" fmla="+- 0 6804 6798"/>
                              <a:gd name="T17" fmla="*/ T16 w 31"/>
                              <a:gd name="T18" fmla="+- 0 496 467"/>
                              <a:gd name="T19" fmla="*/ 496 h 30"/>
                              <a:gd name="T20" fmla="+- 0 6814 6798"/>
                              <a:gd name="T21" fmla="*/ T20 w 31"/>
                              <a:gd name="T22" fmla="+- 0 489 467"/>
                              <a:gd name="T23" fmla="*/ 489 h 30"/>
                              <a:gd name="T24" fmla="+- 0 6823 6798"/>
                              <a:gd name="T25" fmla="*/ T24 w 31"/>
                              <a:gd name="T26" fmla="+- 0 496 467"/>
                              <a:gd name="T27" fmla="*/ 496 h 30"/>
                              <a:gd name="T28" fmla="+- 0 6820 6798"/>
                              <a:gd name="T29" fmla="*/ T28 w 31"/>
                              <a:gd name="T30" fmla="+- 0 485 467"/>
                              <a:gd name="T31" fmla="*/ 485 h 30"/>
                              <a:gd name="T32" fmla="+- 0 6829 6798"/>
                              <a:gd name="T33" fmla="*/ T32 w 31"/>
                              <a:gd name="T34" fmla="+- 0 478 467"/>
                              <a:gd name="T35" fmla="*/ 478 h 30"/>
                              <a:gd name="T36" fmla="+- 0 6817 6798"/>
                              <a:gd name="T37" fmla="*/ T36 w 31"/>
                              <a:gd name="T38" fmla="+- 0 478 467"/>
                              <a:gd name="T39" fmla="*/ 478 h 30"/>
                              <a:gd name="T40" fmla="+- 0 6814 6798"/>
                              <a:gd name="T41" fmla="*/ T40 w 31"/>
                              <a:gd name="T42" fmla="+- 0 467 467"/>
                              <a:gd name="T43" fmla="*/ 467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1" h="30">
                                <a:moveTo>
                                  <a:pt x="16" y="0"/>
                                </a:moveTo>
                                <a:lnTo>
                                  <a:pt x="12" y="11"/>
                                </a:lnTo>
                                <a:lnTo>
                                  <a:pt x="0" y="11"/>
                                </a:lnTo>
                                <a:lnTo>
                                  <a:pt x="10" y="18"/>
                                </a:lnTo>
                                <a:lnTo>
                                  <a:pt x="6" y="29"/>
                                </a:lnTo>
                                <a:lnTo>
                                  <a:pt x="16" y="22"/>
                                </a:lnTo>
                                <a:lnTo>
                                  <a:pt x="25" y="29"/>
                                </a:lnTo>
                                <a:lnTo>
                                  <a:pt x="22" y="18"/>
                                </a:lnTo>
                                <a:lnTo>
                                  <a:pt x="31" y="11"/>
                                </a:lnTo>
                                <a:lnTo>
                                  <a:pt x="19" y="11"/>
                                </a:lnTo>
                                <a:lnTo>
                                  <a:pt x="16" y="0"/>
                                </a:lnTo>
                                <a:close/>
                              </a:path>
                            </a:pathLst>
                          </a:custGeom>
                          <a:noFill/>
                          <a:ln w="3407">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 name="Text Box 248"/>
                        <wps:cNvSpPr txBox="1">
                          <a:spLocks noChangeArrowheads="1"/>
                        </wps:cNvSpPr>
                        <wps:spPr bwMode="auto">
                          <a:xfrm>
                            <a:off x="7161" y="169"/>
                            <a:ext cx="449"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24" w:line="163" w:lineRule="auto"/>
                                <w:ind w:left="-12" w:right="207" w:firstLine="16"/>
                                <w:jc w:val="both"/>
                                <w:rPr>
                                  <w:rFonts w:ascii="Arial"/>
                                  <w:sz w:val="14"/>
                                </w:rPr>
                              </w:pPr>
                              <w:r>
                                <w:rPr>
                                  <w:rFonts w:ascii="Arial"/>
                                  <w:w w:val="60"/>
                                  <w:sz w:val="14"/>
                                </w:rPr>
                                <w:t xml:space="preserve">COST </w:t>
                              </w:r>
                              <w:proofErr w:type="spellStart"/>
                              <w:r>
                                <w:rPr>
                                  <w:rFonts w:ascii="Arial"/>
                                  <w:w w:val="60"/>
                                  <w:sz w:val="14"/>
                                </w:rPr>
                                <w:t>COST</w:t>
                              </w:r>
                              <w:proofErr w:type="spellEnd"/>
                              <w:r>
                                <w:rPr>
                                  <w:rFonts w:ascii="Arial"/>
                                  <w:w w:val="60"/>
                                  <w:sz w:val="14"/>
                                </w:rPr>
                                <w:t xml:space="preserve"> </w:t>
                              </w:r>
                              <w:r>
                                <w:rPr>
                                  <w:rFonts w:ascii="Arial"/>
                                  <w:w w:val="70"/>
                                  <w:sz w:val="14"/>
                                </w:rPr>
                                <w:t>OST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8CFABB" id="Group 247" o:spid="_x0000_s1884" style="position:absolute;left:0;text-align:left;margin-left:334.55pt;margin-top:8.3pt;width:181.15pt;height:135.05pt;z-index:-251604992;mso-position-horizontal-relative:page;mso-position-vertical-relative:text" coordorigin="6691,166" coordsize="3623,2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">
                <v:line id="Line 328" o:spid="_x0000_s1885" style="position:absolute;visibility:visible;mso-wrap-style:square" from="6712,2845" to="6712,2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" strokecolor="#afafaf" strokeweight=".07569mm"/>
                <v:line id="Line 327" o:spid="_x0000_s1886" style="position:absolute;visibility:visible;mso-wrap-style:square" from="6712,2855" to="6712,2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" strokeweight=".33119mm"/>
                <v:line id="Line 326" o:spid="_x0000_s1887" style="position:absolute;visibility:visible;mso-wrap-style:square" from="6712,2845" to="6712,2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" strokeweight=".07569mm"/>
                <v:line id="Line 325" o:spid="_x0000_s1888" style="position:absolute;visibility:visible;mso-wrap-style:square" from="7161,2845" to="7161,2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" strokecolor="#afafaf" strokeweight=".07569mm"/>
                <v:line id="Line 324" o:spid="_x0000_s1889" style="position:absolute;visibility:visible;mso-wrap-style:square" from="7161,2855" to="7161,2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" strokeweight=".33119mm"/>
                <v:line id="Line 323" o:spid="_x0000_s1890" style="position:absolute;visibility:visible;mso-wrap-style:square" from="7161,2845" to="7161,2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" strokeweight=".07569mm"/>
                <v:line id="Line 322" o:spid="_x0000_s1891" style="position:absolute;visibility:visible;mso-wrap-style:square" from="7610,2845" to="7610,2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" strokecolor="#afafaf" strokeweight=".07569mm"/>
                <v:line id="Line 321" o:spid="_x0000_s1892" style="position:absolute;visibility:visible;mso-wrap-style:square" from="7610,2855" to="7610,2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" strokeweight=".33119mm"/>
                <v:line id="Line 320" o:spid="_x0000_s1893" style="position:absolute;visibility:visible;mso-wrap-style:square" from="7610,2845" to="7610,2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" strokeweight=".07569mm"/>
                <v:line id="Line 319" o:spid="_x0000_s1894" style="position:absolute;visibility:visible;mso-wrap-style:square" from="8059,2845" to="8059,2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" strokecolor="#afafaf" strokeweight=".07569mm"/>
                <v:line id="Line 318" o:spid="_x0000_s1895" style="position:absolute;visibility:visible;mso-wrap-style:square" from="8059,2855" to="8059,2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" strokeweight=".33119mm"/>
                <v:line id="Line 317" o:spid="_x0000_s1896" style="position:absolute;visibility:visible;mso-wrap-style:square" from="8059,2845" to="8059,2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" strokeweight=".07569mm"/>
                <v:line id="Line 316" o:spid="_x0000_s1897" style="position:absolute;visibility:visible;mso-wrap-style:square" from="8508,2845" to="8508,2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" strokecolor="#afafaf" strokeweight=".07569mm"/>
                <v:line id="Line 315" o:spid="_x0000_s1898" style="position:absolute;visibility:visible;mso-wrap-style:square" from="8508,2855" to="8508,2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" strokeweight=".33119mm"/>
                <v:line id="Line 314" o:spid="_x0000_s1899" style="position:absolute;visibility:visible;mso-wrap-style:square" from="8508,2845" to="8508,2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" strokeweight=".07569mm"/>
                <v:line id="Line 313" o:spid="_x0000_s1900" style="position:absolute;visibility:visible;mso-wrap-style:square" from="8957,2845" to="8957,2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" strokecolor="#afafaf" strokeweight=".07569mm"/>
                <v:line id="Line 312" o:spid="_x0000_s1901" style="position:absolute;visibility:visible;mso-wrap-style:square" from="8957,2855" to="8957,2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" strokeweight=".33119mm"/>
                <v:line id="Line 311" o:spid="_x0000_s1902" style="position:absolute;visibility:visible;mso-wrap-style:square" from="8957,2845" to="8957,2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" strokeweight=".07569mm"/>
                <v:line id="Line 310" o:spid="_x0000_s1903" style="position:absolute;visibility:visible;mso-wrap-style:square" from="9406,2845" to="9406,2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" strokecolor="#afafaf" strokeweight=".07569mm"/>
                <v:line id="Line 309" o:spid="_x0000_s1904" style="position:absolute;visibility:visible;mso-wrap-style:square" from="9406,2855" to="9406,2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" strokeweight=".33119mm"/>
                <v:line id="Line 308" o:spid="_x0000_s1905" style="position:absolute;visibility:visible;mso-wrap-style:square" from="9406,2845" to="9406,2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" strokeweight=".07569mm"/>
                <v:line id="Line 307" o:spid="_x0000_s1906" style="position:absolute;visibility:visible;mso-wrap-style:square" from="9855,2845" to="9855,2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" strokecolor="#afafaf" strokeweight=".07569mm"/>
                <v:line id="Line 306" o:spid="_x0000_s1907" style="position:absolute;visibility:visible;mso-wrap-style:square" from="9855,2855" to="9855,2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" strokeweight=".33119mm"/>
                <v:line id="Line 305" o:spid="_x0000_s1908" style="position:absolute;visibility:visible;mso-wrap-style:square" from="9855,2845" to="9855,2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" strokeweight=".07569mm"/>
                <v:line id="Line 304" o:spid="_x0000_s1909" style="position:absolute;visibility:visible;mso-wrap-style:square" from="10304,2845" to="10304,2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" strokecolor="#afafaf" strokeweight=".07569mm"/>
                <v:line id="Line 303" o:spid="_x0000_s1910" style="position:absolute;visibility:visible;mso-wrap-style:square" from="10304,2855" to="10304,2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" strokeweight=".33119mm"/>
                <v:line id="Line 302" o:spid="_x0000_s1911" style="position:absolute;visibility:visible;mso-wrap-style:square" from="10304,2845" to="10304,2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" strokeweight=".07569mm"/>
                <v:line id="Line 301" o:spid="_x0000_s1912" style="position:absolute;visibility:visible;mso-wrap-style:square" from="6712,2845" to="10304,2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" strokecolor="#afafaf" strokeweight=".07569mm"/>
                <v:line id="Line 300" o:spid="_x0000_s1913" style="position:absolute;visibility:visible;mso-wrap-style:square" from="6693,2845" to="6712,2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" strokeweight="0"/>
                <v:line id="Line 299" o:spid="_x0000_s1914" style="position:absolute;visibility:visible;mso-wrap-style:square" from="6712,2845" to="6712,2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" strokeweight=".07569mm"/>
                <v:line id="Line 298" o:spid="_x0000_s1915" style="position:absolute;visibility:visible;mso-wrap-style:square" from="6712,2310" to="10304,2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" strokecolor="#afafaf" strokeweight=".07569mm"/>
                <v:line id="Line 297" o:spid="_x0000_s1916" style="position:absolute;visibility:visible;mso-wrap-style:square" from="6693,2310" to="6712,2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" strokeweight="0"/>
                <v:line id="Line 296" o:spid="_x0000_s1917" style="position:absolute;visibility:visible;mso-wrap-style:square" from="6712,2310" to="6712,2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" strokeweight=".07569mm"/>
                <v:line id="Line 295" o:spid="_x0000_s1918" style="position:absolute;visibility:visible;mso-wrap-style:square" from="6712,1775" to="10304,1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" strokecolor="#afafaf" strokeweight=".07569mm"/>
                <v:line id="Line 294" o:spid="_x0000_s1919" style="position:absolute;visibility:visible;mso-wrap-style:square" from="6693,1775" to="6712,1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" strokeweight="0"/>
                <v:line id="Line 293" o:spid="_x0000_s1920" style="position:absolute;visibility:visible;mso-wrap-style:square" from="6712,1775" to="6712,1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" strokeweight=".07569mm"/>
                <v:line id="Line 292" o:spid="_x0000_s1921" style="position:absolute;visibility:visible;mso-wrap-style:square" from="6712,1239" to="10304,1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" strokecolor="#afafaf" strokeweight=".07569mm"/>
                <v:line id="Line 291" o:spid="_x0000_s1922" style="position:absolute;visibility:visible;mso-wrap-style:square" from="6693,1239" to="6712,1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" strokeweight="0"/>
                <v:line id="Line 290" o:spid="_x0000_s1923" style="position:absolute;visibility:visible;mso-wrap-style:square" from="6712,1239" to="6712,1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" strokeweight=".07569mm"/>
                <v:line id="Line 289" o:spid="_x0000_s1924" style="position:absolute;visibility:visible;mso-wrap-style:square" from="6712,704" to="10304,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" strokecolor="#afafaf" strokeweight=".07569mm"/>
                <v:line id="Line 288" o:spid="_x0000_s1925" style="position:absolute;visibility:visible;mso-wrap-style:square" from="6693,704" to="6712,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" strokeweight="0"/>
                <v:line id="Line 287" o:spid="_x0000_s1926" style="position:absolute;visibility:visible;mso-wrap-style:square" from="6712,704" to="6712,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" strokeweight=".07569mm"/>
                <v:line id="Line 286" o:spid="_x0000_s1927" style="position:absolute;visibility:visible;mso-wrap-style:square" from="6712,169" to="1030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" strokecolor="#afafaf" strokeweight=".07569mm"/>
                <v:line id="Line 285" o:spid="_x0000_s1928" style="position:absolute;visibility:visible;mso-wrap-style:square" from="6693,169" to="6712,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" strokeweight="0"/>
                <v:line id="Line 284" o:spid="_x0000_s1929" style="position:absolute;visibility:visible;mso-wrap-style:square" from="6712,169" to="6712,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" strokeweight=".07569mm"/>
                <v:shape id="Freeform 283" o:spid="_x0000_s1930" style="position:absolute;left:7161;top:398;width:2695;height:1985;visibility:visible;mso-wrap-style:square;v-text-anchor:top" coordsize="2695,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" path="m2694,l2245,306,1796,639r-674,483l750,1359,,1985e" filled="f" strokecolor="#1f77b3" strokeweight=".3785mm">
                  <v:path arrowok="t" o:connecttype="custom" o:connectlocs="2694,398;2245,704;1796,1037;1122,1520;750,1757;0,2383" o:connectangles="0,0,0,0,0,0"/>
                </v:shape>
                <v:shape id="Freeform 282" o:spid="_x0000_s1931" style="position:absolute;left:9828;top:372;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" path="m34,l20,,13,2,3,12,,19,,33r3,7l13,50r7,3l34,53r7,-3l51,40r3,-7l54,19,51,12,41,2,34,xe" fillcolor="#1f77b3" stroked="f">
                  <v:path arrowok="t" o:connecttype="custom" o:connectlocs="34,372;20,372;13,374;3,384;0,391;0,405;3,412;13,422;20,425;34,425;41,422;51,412;54,405;54,391;51,384;41,374;34,372" o:connectangles="0,0,0,0,0,0,0,0,0,0,0,0,0,0,0,0,0"/>
                </v:shape>
                <v:shape id="Freeform 281" o:spid="_x0000_s1932" style="position:absolute;left:9828;top:372;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" path="m27,53r7,l41,50r5,-5l51,40r3,-7l54,26r,-7l51,12,46,7,41,2,34,,27,,20,,13,2,8,7,3,12,,19r,7l,33r3,7l8,45r5,5l20,53r7,xe" filled="f" strokecolor="#1f77b3" strokeweight=".09464mm">
                  <v:path arrowok="t" o:connecttype="custom" o:connectlocs="27,425;34,425;41,422;46,417;51,412;54,405;54,398;54,391;51,384;46,379;41,374;34,372;27,372;20,372;13,374;8,379;3,384;0,391;0,398;0,405;3,412;8,417;13,422;20,425;27,425" o:connectangles="0,0,0,0,0,0,0,0,0,0,0,0,0,0,0,0,0,0,0,0,0,0,0,0,0"/>
                </v:shape>
                <v:shape id="Freeform 280" o:spid="_x0000_s1933" style="position:absolute;left:9379;top:677;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" path="m34,l20,,13,3,3,13,,20,,34r3,7l13,51r7,3l34,54r7,-3l51,41r3,-7l54,20,51,13,41,3,34,xe" fillcolor="#1f77b3" stroked="f">
                  <v:path arrowok="t" o:connecttype="custom" o:connectlocs="34,677;20,677;13,680;3,690;0,697;0,711;3,718;13,728;20,731;34,731;41,728;51,718;54,711;54,697;51,690;41,680;34,677" o:connectangles="0,0,0,0,0,0,0,0,0,0,0,0,0,0,0,0,0"/>
                </v:shape>
                <v:shape id="Freeform 279" o:spid="_x0000_s1934" style="position:absolute;left:9379;top:677;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" path="m27,54r7,l41,51r5,-5l51,41r3,-7l54,27r,-7l51,13,46,8,41,3,34,,27,,20,,13,3,8,8,3,13,,20r,7l,34r3,7l8,46r5,5l20,54r7,xe" filled="f" strokecolor="#1f77b3" strokeweight=".09464mm">
                  <v:path arrowok="t" o:connecttype="custom" o:connectlocs="27,731;34,731;41,728;46,723;51,718;54,711;54,704;54,697;51,690;46,685;41,680;34,677;27,677;20,677;13,680;8,685;3,690;0,697;0,704;0,711;3,718;8,723;13,728;20,731;27,731" o:connectangles="0,0,0,0,0,0,0,0,0,0,0,0,0,0,0,0,0,0,0,0,0,0,0,0,0"/>
                </v:shape>
                <v:shape id="Freeform 278" o:spid="_x0000_s1935" style="position:absolute;left:8930;top:1010;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" path="m34,l20,,13,3,3,13,,19,,34r3,6l13,51r7,2l34,53r7,-2l51,40r3,-6l54,19,51,13,41,3,34,xe" fillcolor="#1f77b3" stroked="f">
                  <v:path arrowok="t" o:connecttype="custom" o:connectlocs="34,1010;20,1010;13,1013;3,1023;0,1029;0,1044;3,1050;13,1061;20,1063;34,1063;41,1061;51,1050;54,1044;54,1029;51,1023;41,1013;34,1010" o:connectangles="0,0,0,0,0,0,0,0,0,0,0,0,0,0,0,0,0"/>
                </v:shape>
                <v:shape id="Freeform 277" o:spid="_x0000_s1936" style="position:absolute;left:8930;top:1010;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" path="m27,53r7,l41,51r5,-6l51,40r3,-6l54,27r,-8l51,13,46,8,41,3,34,,27,,20,,13,3,8,8,3,13,,19r,8l,34r3,6l8,45r5,6l20,53r7,xe" filled="f" strokecolor="#1f77b3" strokeweight=".09464mm">
                  <v:path arrowok="t" o:connecttype="custom" o:connectlocs="27,1063;34,1063;41,1061;46,1055;51,1050;54,1044;54,1037;54,1029;51,1023;46,1018;41,1013;34,1010;27,1010;20,1010;13,1013;8,1018;3,1023;0,1029;0,1037;0,1044;3,1050;8,1055;13,1061;20,1063;27,1063" o:connectangles="0,0,0,0,0,0,0,0,0,0,0,0,0,0,0,0,0,0,0,0,0,0,0,0,0"/>
                </v:shape>
                <v:shape id="Freeform 276" o:spid="_x0000_s1937" style="position:absolute;left:8257;top:1493;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" path="m33,l19,,12,3,2,13,,20,,34r2,7l12,51r7,3l33,54r7,-3l50,41r3,-7l53,20,50,13,40,3,33,xe" fillcolor="#1f77b3" stroked="f">
                  <v:path arrowok="t" o:connecttype="custom" o:connectlocs="33,1493;19,1493;12,1496;2,1506;0,1513;0,1527;2,1534;12,1544;19,1547;33,1547;40,1544;50,1534;53,1527;53,1513;50,1506;40,1496;33,1493" o:connectangles="0,0,0,0,0,0,0,0,0,0,0,0,0,0,0,0,0"/>
                </v:shape>
                <v:shape id="Freeform 275" o:spid="_x0000_s1938" style="position:absolute;left:8257;top:1493;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" path="m26,54r7,l40,51r5,-5l50,41r3,-7l53,27r,-7l50,13,45,8,40,3,33,,26,,19,,12,3,7,8,2,13,,20r,7l,34r2,7l7,46r5,5l19,54r7,xe" filled="f" strokecolor="#1f77b3" strokeweight=".09464mm">
                  <v:path arrowok="t" o:connecttype="custom" o:connectlocs="26,1547;33,1547;40,1544;45,1539;50,1534;53,1527;53,1520;53,1513;50,1506;45,1501;40,1496;33,1493;26,1493;19,1493;12,1496;7,1501;2,1506;0,1513;0,1520;0,1527;2,1534;7,1539;12,1544;19,1547;26,1547" o:connectangles="0,0,0,0,0,0,0,0,0,0,0,0,0,0,0,0,0,0,0,0,0,0,0,0,0"/>
                </v:shape>
                <v:shape id="Freeform 274" o:spid="_x0000_s1939" style="position:absolute;left:7884;top:1730;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" path="m34,l20,,13,3,3,13,,20,,34r3,7l13,51r7,3l34,54r7,-3l51,41r2,-7l53,20,51,13,41,3,34,xe" fillcolor="#1f77b3" stroked="f">
                  <v:path arrowok="t" o:connecttype="custom" o:connectlocs="34,1730;20,1730;13,1733;3,1743;0,1750;0,1764;3,1771;13,1781;20,1784;34,1784;41,1781;51,1771;53,1764;53,1750;51,1743;41,1733;34,1730" o:connectangles="0,0,0,0,0,0,0,0,0,0,0,0,0,0,0,0,0"/>
                </v:shape>
                <v:shape id="Freeform 273" o:spid="_x0000_s1940" style="position:absolute;left:7884;top:1730;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" path="m27,54r7,l41,51r5,-5l51,41r2,-7l53,27r,-7l51,13,46,8,41,3,34,,27,,20,,13,3,8,8,3,13,,20r,7l,34r3,7l8,46r5,5l20,54r7,xe" filled="f" strokecolor="#1f77b3" strokeweight=".09464mm">
                  <v:path arrowok="t" o:connecttype="custom" o:connectlocs="27,1784;34,1784;41,1781;46,1776;51,1771;53,1764;53,1757;53,1750;51,1743;46,1738;41,1733;34,1730;27,1730;20,1730;13,1733;8,1738;3,1743;0,1750;0,1757;0,1764;3,1771;8,1776;13,1781;20,1784;27,1784" o:connectangles="0,0,0,0,0,0,0,0,0,0,0,0,0,0,0,0,0,0,0,0,0,0,0,0,0"/>
                </v:shape>
                <v:shape id="Freeform 272" o:spid="_x0000_s1941" style="position:absolute;left:7134;top:2356;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" path="m34,l20,,13,3,3,13,,20,,34r3,7l13,51r7,3l34,54r7,-3l51,41r3,-7l54,20,51,13,41,3,34,xe" fillcolor="#1f77b3" stroked="f">
                  <v:path arrowok="t" o:connecttype="custom" o:connectlocs="34,2356;20,2356;13,2359;3,2369;0,2376;0,2390;3,2397;13,2407;20,2410;34,2410;41,2407;51,2397;54,2390;54,2376;51,2369;41,2359;34,2356" o:connectangles="0,0,0,0,0,0,0,0,0,0,0,0,0,0,0,0,0"/>
                </v:shape>
                <v:shape id="Freeform 271" o:spid="_x0000_s1942" style="position:absolute;left:7134;top:2356;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" path="m27,54r7,l41,51r5,-5l51,41r3,-7l54,27r,-7l51,13,46,8,41,3,34,,27,,20,,13,3,8,8,3,13,,20r,7l,34r3,7l8,46r5,5l20,54r7,xe" filled="f" strokecolor="#1f77b3" strokeweight=".09464mm">
                  <v:path arrowok="t" o:connecttype="custom" o:connectlocs="27,2410;34,2410;41,2407;46,2402;51,2397;54,2390;54,2383;54,2376;51,2369;46,2364;41,2359;34,2356;27,2356;20,2356;13,2359;8,2364;3,2369;0,2376;0,2383;0,2390;3,2397;8,2402;13,2407;20,2410;27,2410" o:connectangles="0,0,0,0,0,0,0,0,0,0,0,0,0,0,0,0,0,0,0,0,0,0,0,0,0"/>
                </v:shape>
                <v:shape id="Freeform 270" o:spid="_x0000_s1943" style="position:absolute;left:7161;top:388;width:2695;height:1404;visibility:visible;mso-wrap-style:square;v-text-anchor:top" coordsize="2695,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" path="m2694,l2245,316,1796,616,1122,918,750,1131,,1403e" filled="f" strokecolor="#ff7f0e" strokeweight=".3785mm">
                  <v:path arrowok="t" o:connecttype="custom" o:connectlocs="2694,388;2245,704;1796,1004;1122,1306;750,1519;0,1791" o:connectangles="0,0,0,0,0,0"/>
                </v:shape>
                <v:shape id="AutoShape 269" o:spid="_x0000_s1944" style="position:absolute;left:7134;top:388;width:2748;height:1404;visibility:visible;mso-wrap-style:square;v-text-anchor:top" coordsize="2748,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" path="m2694,r54,m2245,316r54,m1796,616r54,m1123,918r53,m750,1131r53,m,1403r54,e" filled="f" strokecolor="#ff7f0e" strokeweight=".94625mm">
                  <v:path arrowok="t" o:connecttype="custom" o:connectlocs="2694,388;2748,388;2245,704;2299,704;1796,1004;1850,1004;1123,1306;1176,1306;750,1519;803,1519;0,1791;54,1791" o:connectangles="0,0,0,0,0,0,0,0,0,0,0,0"/>
                </v:shape>
                <v:shape id="Freeform 268" o:spid="_x0000_s1945" style="position:absolute;left:7161;top:310;width:2695;height:2384;visibility:visible;mso-wrap-style:square;v-text-anchor:top" coordsize="2695,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" path="m2694,l2245,394,1796,789r-674,616l750,1730,,2384e" filled="f" strokecolor="#2ba02b" strokeweight=".3785mm">
                  <v:path arrowok="t" o:connecttype="custom" o:connectlocs="2694,310;2245,704;1796,1099;1122,1715;750,2040;0,2694" o:connectangles="0,0,0,0,0,0"/>
                </v:shape>
                <v:shape id="AutoShape 267" o:spid="_x0000_s1946" style="position:absolute;left:9829;top:283;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" path="m51,19l,19,16,30,10,49,26,37r12,l36,30,51,19xm38,37r-12,l42,49,38,37xm26,l20,19r12,l26,xe" fillcolor="#2ba02b" stroked="f">
                  <v:path arrowok="t" o:connecttype="custom" o:connectlocs="51,302;0,302;16,313;10,332;26,320;38,320;36,313;51,302;38,320;26,320;42,332;38,320;26,283;20,302;32,302;26,283" o:connectangles="0,0,0,0,0,0,0,0,0,0,0,0,0,0,0,0"/>
                </v:shape>
                <v:shape id="Freeform 266" o:spid="_x0000_s1947" style="position:absolute;left:9829;top:283;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" path="m26,l20,19,,19,16,30,10,49,26,37,42,49,36,30,51,19r-19,l26,xe" filled="f" strokecolor="#2ba02b" strokeweight=".09464mm">
                  <v:path arrowok="t" o:connecttype="custom" o:connectlocs="26,283;20,302;0,302;16,313;10,332;26,320;42,332;36,313;51,302;32,302;26,283" o:connectangles="0,0,0,0,0,0,0,0,0,0,0"/>
                </v:shape>
                <v:shape id="AutoShape 265" o:spid="_x0000_s1948" style="position:absolute;left:9380;top:677;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" path="m51,19l,19,16,30,10,49,26,37r12,l36,30,51,19xm38,37r-12,l42,49,38,37xm26,l20,19r12,l26,xe" fillcolor="#2ba02b" stroked="f">
                  <v:path arrowok="t" o:connecttype="custom" o:connectlocs="51,696;0,696;16,707;10,726;26,714;38,714;36,707;51,696;38,714;26,714;42,726;38,714;26,677;20,696;32,696;26,677" o:connectangles="0,0,0,0,0,0,0,0,0,0,0,0,0,0,0,0"/>
                </v:shape>
                <v:shape id="Freeform 264" o:spid="_x0000_s1949" style="position:absolute;left:9380;top:677;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" path="m26,l20,19,,19,16,30,10,49,26,37,42,49,36,30,51,19r-19,l26,xe" filled="f" strokecolor="#2ba02b" strokeweight=".09464mm">
                  <v:path arrowok="t" o:connecttype="custom" o:connectlocs="26,677;20,696;0,696;16,707;10,726;26,714;42,726;36,707;51,696;32,696;26,677" o:connectangles="0,0,0,0,0,0,0,0,0,0,0"/>
                </v:shape>
                <v:shape id="AutoShape 263" o:spid="_x0000_s1950" style="position:absolute;left:8931;top:1072;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" path="m51,19l,19,16,30,10,49,26,37r12,l36,30,51,19xm38,37r-12,l42,49,38,37xm26,l20,19r12,l26,xe" fillcolor="#2ba02b" stroked="f">
                  <v:path arrowok="t" o:connecttype="custom" o:connectlocs="51,1091;0,1091;16,1102;10,1121;26,1109;38,1109;36,1102;51,1091;38,1109;26,1109;42,1121;38,1109;26,1072;20,1091;32,1091;26,1072" o:connectangles="0,0,0,0,0,0,0,0,0,0,0,0,0,0,0,0"/>
                </v:shape>
                <v:shape id="Freeform 262" o:spid="_x0000_s1951" style="position:absolute;left:8931;top:1072;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" path="m26,l20,19,,19,16,30,10,49,26,37,42,49,36,30,51,19r-19,l26,xe" filled="f" strokecolor="#2ba02b" strokeweight=".09464mm">
                  <v:path arrowok="t" o:connecttype="custom" o:connectlocs="26,1072;20,1091;0,1091;16,1102;10,1121;26,1109;42,1121;36,1102;51,1091;32,1091;26,1072" o:connectangles="0,0,0,0,0,0,0,0,0,0,0"/>
                </v:shape>
                <v:shape id="AutoShape 261" o:spid="_x0000_s1952" style="position:absolute;left:8258;top:1688;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" path="m51,19l,19,16,30,10,49,25,37r12,l35,30,51,19xm37,37r-12,l41,49,37,37xm25,l19,19r12,l25,xe" fillcolor="#2ba02b" stroked="f">
                  <v:path arrowok="t" o:connecttype="custom" o:connectlocs="51,1707;0,1707;16,1718;10,1737;25,1725;37,1725;35,1718;51,1707;37,1725;25,1725;41,1737;37,1725;25,1688;19,1707;31,1707;25,1688" o:connectangles="0,0,0,0,0,0,0,0,0,0,0,0,0,0,0,0"/>
                </v:shape>
                <v:shape id="Freeform 260" o:spid="_x0000_s1953" style="position:absolute;left:8258;top:1688;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" path="m25,l19,19,,19,16,30,10,49,25,37,41,49,35,30,51,19r-20,l25,xe" filled="f" strokecolor="#2ba02b" strokeweight=".09464mm">
                  <v:path arrowok="t" o:connecttype="custom" o:connectlocs="25,1688;19,1707;0,1707;16,1718;10,1737;25,1725;41,1737;35,1718;51,1707;31,1707;25,1688" o:connectangles="0,0,0,0,0,0,0,0,0,0,0"/>
                </v:shape>
                <v:shape id="AutoShape 259" o:spid="_x0000_s1954" style="position:absolute;left:7885;top:2013;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" path="m51,18l,18,16,30,10,48,26,37r12,l35,30,51,18xm38,37r-12,l41,48,38,37xm26,l20,18r12,l26,xe" fillcolor="#2ba02b" stroked="f">
                  <v:path arrowok="t" o:connecttype="custom" o:connectlocs="51,2031;0,2031;16,2043;10,2061;26,2050;38,2050;35,2043;51,2031;38,2050;26,2050;41,2061;38,2050;26,2013;20,2031;32,2031;26,2013" o:connectangles="0,0,0,0,0,0,0,0,0,0,0,0,0,0,0,0"/>
                </v:shape>
                <v:shape id="Freeform 258" o:spid="_x0000_s1955" style="position:absolute;left:7885;top:2013;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" path="m26,l20,18,,18,16,30,10,48,26,37,41,48,35,30,51,18r-19,l26,xe" filled="f" strokecolor="#2ba02b" strokeweight=".09464mm">
                  <v:path arrowok="t" o:connecttype="custom" o:connectlocs="26,2013;20,2031;0,2031;16,2043;10,2061;26,2050;41,2061;35,2043;51,2031;32,2031;26,2013" o:connectangles="0,0,0,0,0,0,0,0,0,0,0"/>
                </v:shape>
                <v:shape id="AutoShape 257" o:spid="_x0000_s1956" style="position:absolute;left:7135;top:2667;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" path="m51,19l,19,16,30,10,49,26,37r12,l36,30,51,19xm38,37r-12,l42,49,38,37xm26,l20,19r12,l26,xe" fillcolor="#2ba02b" stroked="f">
                  <v:path arrowok="t" o:connecttype="custom" o:connectlocs="51,2686;0,2686;16,2697;10,2716;26,2704;38,2704;36,2697;51,2686;38,2704;26,2704;42,2716;38,2704;26,2667;20,2686;32,2686;26,2667" o:connectangles="0,0,0,0,0,0,0,0,0,0,0,0,0,0,0,0"/>
                </v:shape>
                <v:shape id="Freeform 256" o:spid="_x0000_s1957" style="position:absolute;left:7135;top:2667;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" path="m26,l20,19,,19,16,30,10,49,26,37,42,49,36,30,51,19r-19,l26,xe" filled="f" strokecolor="#2ba02b" strokeweight=".09464mm">
                  <v:path arrowok="t" o:connecttype="custom" o:connectlocs="26,2667;20,2686;0,2686;16,2697;10,2716;26,2704;42,2716;36,2697;51,2686;32,2686;26,2667" o:connectangles="0,0,0,0,0,0,0,0,0,0,0"/>
                </v:shape>
                <v:shape id="AutoShape 255" o:spid="_x0000_s1958" style="position:absolute;left:1452;top:3401;width:13392;height:9980;visibility:visible;mso-wrap-style:square;v-text-anchor:top" coordsize="13392,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" path="m5260,-556r,-2676m8852,-556r,-2676m5260,-556r3592,m5260,-3232r3592,e" filled="f" strokeweight=".07569mm">
                  <v:path arrowok="t" o:connecttype="custom" o:connectlocs="5260,2845;5260,169;8852,2845;8852,169;5260,2845;8852,2845;5260,169;8852,169" o:connectangles="0,0,0,0,0,0,0,0"/>
                </v:shape>
                <v:shape id="Freeform 254" o:spid="_x0000_s1959" style="position:absolute;left:6739;top:195;width:684;height:346;visibility:visible;mso-wrap-style:square;v-text-anchor:top" coordsize="684,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" path="m679,l3,,,4,,343r3,3l679,346r4,-3l683,4,679,xe" stroked="f">
                  <v:fill opacity="52428f"/>
                  <v:path arrowok="t" o:connecttype="custom" o:connectlocs="679,195;3,195;0,199;0,538;3,541;679,541;683,538;683,199;679,195" o:connectangles="0,0,0,0,0,0,0,0,0"/>
                </v:shape>
                <v:shape id="Freeform 253" o:spid="_x0000_s1960" style="position:absolute;left:6739;top:195;width:684;height:346;visibility:visible;mso-wrap-style:square;v-text-anchor:top" coordsize="684,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" path="m10,346r662,l679,346r4,-3l683,335r,-324l683,4,679,r-7,l10,,3,,,4r,7l,335r,8l3,346r7,xe" filled="f" strokecolor="#ccc" strokeweight=".09464mm">
                  <v:path arrowok="t" o:connecttype="custom" o:connectlocs="10,541;672,541;679,541;683,538;683,530;683,206;683,199;679,195;672,195;10,195;3,195;0,199;0,206;0,530;0,538;3,541;10,541" o:connectangles="0,0,0,0,0,0,0,0,0,0,0,0,0,0,0,0,0"/>
                </v:shape>
                <v:shape id="Freeform 252" o:spid="_x0000_s1961" style="position:absolute;left:6798;top:247;width:33;height:33;visibility:visible;mso-wrap-style:square;v-text-anchor:top" coordsize="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" path="m20,l11,,7,2,1,8,,12r,9l1,25r6,6l11,32r9,l24,31r6,-6l32,21r,-9l30,8,24,2,20,xe" fillcolor="#1f77b3" stroked="f">
                  <v:path arrowok="t" o:connecttype="custom" o:connectlocs="20,247;11,247;7,249;1,255;0,259;0,268;1,272;7,278;11,279;20,279;24,278;30,272;32,268;32,259;30,255;24,249;20,247" o:connectangles="0,0,0,0,0,0,0,0,0,0,0,0,0,0,0,0,0"/>
                </v:shape>
                <v:shape id="Freeform 251" o:spid="_x0000_s1962" style="position:absolute;left:6798;top:247;width:33;height:33;visibility:visible;mso-wrap-style:square;v-text-anchor:top" coordsize="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" path="m16,32r4,l24,31r3,-3l30,25r2,-4l32,16r,-4l30,8,27,5,24,2,20,,16,,11,,7,2,4,5,1,8,,12r,4l,21r1,4l4,28r3,3l11,32r5,xe" filled="f" strokecolor="#1f77b3" strokeweight=".09464mm">
                  <v:path arrowok="t" o:connecttype="custom" o:connectlocs="16,279;20,279;24,278;27,275;30,272;32,268;32,263;32,259;30,255;27,252;24,249;20,247;16,247;11,247;7,249;4,252;1,255;0,259;0,263;0,268;1,272;4,275;7,278;11,279;16,279" o:connectangles="0,0,0,0,0,0,0,0,0,0,0,0,0,0,0,0,0,0,0,0,0,0,0,0,0"/>
                </v:shape>
                <v:shape id="AutoShape 250" o:spid="_x0000_s1963" style="position:absolute;left:6798;top:467;width:31;height:30;visibility:visible;mso-wrap-style:square;v-text-anchor:top" coordsize="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" path="m31,11l,11r10,7l6,29,16,22r7,l22,18r9,-7xm23,22r-7,l25,29,23,22xm16,l12,11r7,l16,xe" fillcolor="#2ba02b" stroked="f">
                  <v:path arrowok="t" o:connecttype="custom" o:connectlocs="31,478;0,478;10,485;6,496;16,489;23,489;22,485;31,478;23,489;16,489;25,496;23,489;16,467;12,478;19,478;16,467" o:connectangles="0,0,0,0,0,0,0,0,0,0,0,0,0,0,0,0"/>
                </v:shape>
                <v:shape id="Freeform 249" o:spid="_x0000_s1964" style="position:absolute;left:6798;top:467;width:31;height:30;visibility:visible;mso-wrap-style:square;v-text-anchor:top" coordsize="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" path="m16,l12,11,,11r10,7l6,29,16,22r9,7l22,18r9,-7l19,11,16,xe" filled="f" strokecolor="#2ba02b" strokeweight=".09464mm">
                  <v:path arrowok="t" o:connecttype="custom" o:connectlocs="16,467;12,478;0,478;10,485;6,496;16,489;25,496;22,485;31,478;19,478;16,467" o:connectangles="0,0,0,0,0,0,0,0,0,0,0"/>
                </v:shape>
                <v:shape id="Text Box 248" o:spid="_x0000_s1965" type="#_x0000_t202" style="position:absolute;left:7161;top:169;width:449;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FwuxAAAANwAAAAPAAAAZHJzL2Rvd25yZXYueG1sRI9Ba8JA&#10;FITvgv9heUJvulFB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JNMXC7EAAAA3AAAAA8A&#10;AAAAAAAAAAAAAAAABwIAAGRycy9kb3ducmV2LnhtbFBLBQYAAAAAAwADALcAAAD4AgAAAAA=&#10;" filled="f" stroked="f">
                  <v:textbox inset="0,0,0,0">
                    <w:txbxContent>
                      <w:p w:rsidR="0009622D" w:rsidRDefault="0009622D">
                        <w:pPr>
                          <w:spacing w:before="24" w:line="163" w:lineRule="auto"/>
                          <w:ind w:left="-12" w:right="207" w:firstLine="16"/>
                          <w:jc w:val="both"/>
                          <w:rPr>
                            <w:rFonts w:ascii="Arial"/>
                            <w:sz w:val="14"/>
                          </w:rPr>
                        </w:pPr>
                        <w:r>
                          <w:rPr>
                            <w:rFonts w:ascii="Arial"/>
                            <w:w w:val="60"/>
                            <w:sz w:val="14"/>
                          </w:rPr>
                          <w:t xml:space="preserve">COST </w:t>
                        </w:r>
                        <w:proofErr w:type="spellStart"/>
                        <w:r>
                          <w:rPr>
                            <w:rFonts w:ascii="Arial"/>
                            <w:w w:val="60"/>
                            <w:sz w:val="14"/>
                          </w:rPr>
                          <w:t>COST</w:t>
                        </w:r>
                        <w:proofErr w:type="spellEnd"/>
                        <w:r>
                          <w:rPr>
                            <w:rFonts w:ascii="Arial"/>
                            <w:w w:val="60"/>
                            <w:sz w:val="14"/>
                          </w:rPr>
                          <w:t xml:space="preserve"> </w:t>
                        </w:r>
                        <w:r>
                          <w:rPr>
                            <w:rFonts w:ascii="Arial"/>
                            <w:w w:val="70"/>
                            <w:sz w:val="14"/>
                          </w:rPr>
                          <w:t>OST</w:t>
                        </w:r>
                      </w:p>
                    </w:txbxContent>
                  </v:textbox>
                </v:shape>
                <w10:wrap anchorx="page"/>
              </v:group>
            </w:pict>
          </mc:Fallback>
        </mc:AlternateContent>
      </w:r>
      <w:r>
        <w:rPr>
          <w:noProof/>
        </w:rPr>
        <mc:AlternateContent>
          <mc:Choice Requires="wps">
            <w:drawing>
              <wp:anchor distT="0" distB="0" distL="114300" distR="114300" simplePos="0" relativeHeight="251648000" behindDoc="0" locked="0" layoutInCell="1" allowOverlap="1" wp14:anchorId="157BA616" wp14:editId="23225EB7">
                <wp:simplePos x="0" y="0"/>
                <wp:positionH relativeFrom="page">
                  <wp:posOffset>1338580</wp:posOffset>
                </wp:positionH>
                <wp:positionV relativeFrom="paragraph">
                  <wp:posOffset>86360</wp:posOffset>
                </wp:positionV>
                <wp:extent cx="2308860" cy="1720215"/>
                <wp:effectExtent l="0" t="0" r="635" b="0"/>
                <wp:wrapNone/>
                <wp:docPr id="257"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8860" cy="1720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449"/>
                              <w:gridCol w:w="616"/>
                              <w:gridCol w:w="616"/>
                              <w:gridCol w:w="616"/>
                              <w:gridCol w:w="616"/>
                              <w:gridCol w:w="616"/>
                              <w:gridCol w:w="98"/>
                            </w:tblGrid>
                            <w:tr w:rsidR="0009622D">
                              <w:trPr>
                                <w:trHeight w:hRule="exact" w:val="120"/>
                              </w:trPr>
                              <w:tc>
                                <w:tcPr>
                                  <w:tcW w:w="449" w:type="dxa"/>
                                  <w:tcBorders>
                                    <w:bottom w:val="single" w:sz="3" w:space="0" w:color="1F77B3"/>
                                    <w:right w:val="single" w:sz="2" w:space="0" w:color="AFAFAF"/>
                                  </w:tcBorders>
                                </w:tcPr>
                                <w:p w:rsidR="0009622D" w:rsidRDefault="0009622D">
                                  <w:pPr>
                                    <w:pStyle w:val="TableParagraph"/>
                                    <w:spacing w:line="142" w:lineRule="exact"/>
                                    <w:ind w:left="46" w:right="-13"/>
                                    <w:rPr>
                                      <w:rFonts w:ascii="Arial"/>
                                      <w:sz w:val="14"/>
                                    </w:rPr>
                                  </w:pPr>
                                  <w:r>
                                    <w:rPr>
                                      <w:w w:val="108"/>
                                      <w:position w:val="-3"/>
                                      <w:sz w:val="9"/>
                                      <w:u w:val="single" w:color="FF7F0E"/>
                                    </w:rPr>
                                    <w:t xml:space="preserve"> </w:t>
                                  </w:r>
                                  <w:r>
                                    <w:rPr>
                                      <w:position w:val="-3"/>
                                      <w:sz w:val="9"/>
                                      <w:u w:val="single" w:color="FF7F0E"/>
                                    </w:rPr>
                                    <w:t xml:space="preserve">    </w:t>
                                  </w:r>
                                  <w:r>
                                    <w:rPr>
                                      <w:spacing w:val="-6"/>
                                      <w:position w:val="-3"/>
                                      <w:sz w:val="9"/>
                                      <w:u w:val="single" w:color="FF7F0E"/>
                                    </w:rPr>
                                    <w:t xml:space="preserve"> </w:t>
                                  </w:r>
                                  <w:r>
                                    <w:rPr>
                                      <w:spacing w:val="-3"/>
                                      <w:position w:val="-3"/>
                                      <w:sz w:val="9"/>
                                    </w:rPr>
                                    <w:t xml:space="preserve"> </w:t>
                                  </w:r>
                                  <w:r>
                                    <w:rPr>
                                      <w:rFonts w:ascii="Arial"/>
                                      <w:w w:val="60"/>
                                      <w:sz w:val="14"/>
                                    </w:rPr>
                                    <w:t>SPAR-</w:t>
                                  </w:r>
                                </w:p>
                              </w:tc>
                              <w:tc>
                                <w:tcPr>
                                  <w:tcW w:w="616" w:type="dxa"/>
                                  <w:tcBorders>
                                    <w:left w:val="single" w:sz="2" w:space="0" w:color="AFAFAF"/>
                                    <w:bottom w:val="single" w:sz="2" w:space="0" w:color="AFAFAF"/>
                                    <w:right w:val="single" w:sz="2" w:space="0" w:color="AFAFAF"/>
                                  </w:tcBorders>
                                </w:tcPr>
                                <w:p w:rsidR="0009622D" w:rsidRDefault="0009622D">
                                  <w:pPr>
                                    <w:pStyle w:val="TableParagraph"/>
                                    <w:spacing w:line="142" w:lineRule="exact"/>
                                    <w:ind w:left="7"/>
                                    <w:rPr>
                                      <w:rFonts w:ascii="Arial"/>
                                      <w:sz w:val="14"/>
                                    </w:rPr>
                                  </w:pPr>
                                  <w:r>
                                    <w:rPr>
                                      <w:rFonts w:ascii="Arial"/>
                                      <w:w w:val="70"/>
                                      <w:sz w:val="14"/>
                                    </w:rPr>
                                    <w:t>COST</w:t>
                                  </w:r>
                                </w:p>
                              </w:tc>
                              <w:tc>
                                <w:tcPr>
                                  <w:tcW w:w="616" w:type="dxa"/>
                                  <w:tcBorders>
                                    <w:left w:val="single" w:sz="2" w:space="0" w:color="AFAFAF"/>
                                    <w:bottom w:val="single" w:sz="2" w:space="0" w:color="AFAFAF"/>
                                    <w:right w:val="single" w:sz="2" w:space="0" w:color="AFAFAF"/>
                                  </w:tcBorders>
                                </w:tcPr>
                                <w:p w:rsidR="0009622D" w:rsidRDefault="0009622D"/>
                              </w:tc>
                              <w:tc>
                                <w:tcPr>
                                  <w:tcW w:w="616" w:type="dxa"/>
                                  <w:tcBorders>
                                    <w:left w:val="single" w:sz="2" w:space="0" w:color="AFAFAF"/>
                                    <w:bottom w:val="single" w:sz="2" w:space="0" w:color="AFAFAF"/>
                                    <w:right w:val="single" w:sz="2" w:space="0" w:color="AFAFAF"/>
                                  </w:tcBorders>
                                </w:tcPr>
                                <w:p w:rsidR="0009622D" w:rsidRDefault="0009622D"/>
                              </w:tc>
                              <w:tc>
                                <w:tcPr>
                                  <w:tcW w:w="616" w:type="dxa"/>
                                  <w:tcBorders>
                                    <w:left w:val="single" w:sz="2" w:space="0" w:color="AFAFAF"/>
                                    <w:bottom w:val="single" w:sz="2" w:space="0" w:color="AFAFAF"/>
                                    <w:right w:val="single" w:sz="2" w:space="0" w:color="AFAFAF"/>
                                  </w:tcBorders>
                                </w:tcPr>
                                <w:p w:rsidR="0009622D" w:rsidRDefault="0009622D"/>
                              </w:tc>
                              <w:tc>
                                <w:tcPr>
                                  <w:tcW w:w="616" w:type="dxa"/>
                                  <w:tcBorders>
                                    <w:left w:val="single" w:sz="2" w:space="0" w:color="AFAFAF"/>
                                    <w:bottom w:val="single" w:sz="22" w:space="0" w:color="FF7F0E"/>
                                    <w:right w:val="single" w:sz="2" w:space="0" w:color="AFAFAF"/>
                                  </w:tcBorders>
                                </w:tcPr>
                                <w:p w:rsidR="0009622D" w:rsidRDefault="0009622D"/>
                              </w:tc>
                              <w:tc>
                                <w:tcPr>
                                  <w:tcW w:w="98" w:type="dxa"/>
                                  <w:tcBorders>
                                    <w:left w:val="single" w:sz="2" w:space="0" w:color="AFAFAF"/>
                                    <w:bottom w:val="single" w:sz="2" w:space="0" w:color="AFAFAF"/>
                                  </w:tcBorders>
                                </w:tcPr>
                                <w:p w:rsidR="0009622D" w:rsidRDefault="0009622D"/>
                              </w:tc>
                            </w:tr>
                            <w:tr w:rsidR="0009622D">
                              <w:trPr>
                                <w:trHeight w:hRule="exact" w:val="432"/>
                              </w:trPr>
                              <w:tc>
                                <w:tcPr>
                                  <w:tcW w:w="449" w:type="dxa"/>
                                  <w:tcBorders>
                                    <w:top w:val="single" w:sz="3" w:space="0" w:color="1F77B3"/>
                                    <w:bottom w:val="single" w:sz="2" w:space="0" w:color="AFAFAF"/>
                                    <w:right w:val="single" w:sz="2" w:space="0" w:color="AFAFAF"/>
                                  </w:tcBorders>
                                </w:tcPr>
                                <w:p w:rsidR="0009622D" w:rsidRDefault="0009622D">
                                  <w:pPr>
                                    <w:pStyle w:val="TableParagraph"/>
                                    <w:spacing w:line="106" w:lineRule="exact"/>
                                    <w:ind w:left="193"/>
                                    <w:jc w:val="center"/>
                                    <w:rPr>
                                      <w:rFonts w:ascii="Arial"/>
                                      <w:sz w:val="14"/>
                                    </w:rPr>
                                  </w:pPr>
                                  <w:r>
                                    <w:rPr>
                                      <w:rFonts w:ascii="Arial"/>
                                      <w:w w:val="60"/>
                                      <w:sz w:val="14"/>
                                    </w:rPr>
                                    <w:t>SEMI-</w:t>
                                  </w:r>
                                </w:p>
                                <w:p w:rsidR="0009622D" w:rsidRDefault="0009622D">
                                  <w:pPr>
                                    <w:pStyle w:val="TableParagraph"/>
                                    <w:spacing w:line="136" w:lineRule="exact"/>
                                    <w:ind w:left="46"/>
                                    <w:jc w:val="center"/>
                                    <w:rPr>
                                      <w:rFonts w:ascii="Arial"/>
                                      <w:sz w:val="14"/>
                                    </w:rPr>
                                  </w:pPr>
                                  <w:r>
                                    <w:rPr>
                                      <w:w w:val="108"/>
                                      <w:sz w:val="8"/>
                                      <w:u w:val="single" w:color="2BA02B"/>
                                    </w:rPr>
                                    <w:t xml:space="preserve"> </w:t>
                                  </w:r>
                                  <w:r>
                                    <w:rPr>
                                      <w:sz w:val="8"/>
                                      <w:u w:val="single" w:color="2BA02B"/>
                                    </w:rPr>
                                    <w:t xml:space="preserve">     </w:t>
                                  </w:r>
                                  <w:r>
                                    <w:rPr>
                                      <w:sz w:val="8"/>
                                    </w:rPr>
                                    <w:t xml:space="preserve"> </w:t>
                                  </w:r>
                                  <w:r>
                                    <w:rPr>
                                      <w:rFonts w:ascii="Arial"/>
                                      <w:w w:val="60"/>
                                      <w:sz w:val="14"/>
                                    </w:rPr>
                                    <w:t>TLP-C</w:t>
                                  </w:r>
                                </w:p>
                              </w:tc>
                              <w:tc>
                                <w:tcPr>
                                  <w:tcW w:w="616" w:type="dxa"/>
                                  <w:tcBorders>
                                    <w:top w:val="single" w:sz="2" w:space="0" w:color="AFAFAF"/>
                                    <w:left w:val="single" w:sz="2" w:space="0" w:color="AFAFAF"/>
                                    <w:bottom w:val="single" w:sz="2" w:space="0" w:color="AFAFAF"/>
                                    <w:right w:val="single" w:sz="2" w:space="0" w:color="AFAFAF"/>
                                  </w:tcBorders>
                                </w:tcPr>
                                <w:p w:rsidR="0009622D" w:rsidRDefault="0009622D">
                                  <w:pPr>
                                    <w:pStyle w:val="TableParagraph"/>
                                    <w:spacing w:before="12" w:line="165" w:lineRule="auto"/>
                                    <w:ind w:left="-5" w:right="367" w:hanging="4"/>
                                    <w:rPr>
                                      <w:rFonts w:ascii="Arial"/>
                                      <w:sz w:val="14"/>
                                    </w:rPr>
                                  </w:pPr>
                                  <w:r>
                                    <w:rPr>
                                      <w:rFonts w:ascii="Arial"/>
                                      <w:w w:val="60"/>
                                      <w:sz w:val="14"/>
                                    </w:rPr>
                                    <w:t xml:space="preserve">COST </w:t>
                                  </w:r>
                                  <w:r>
                                    <w:rPr>
                                      <w:rFonts w:ascii="Arial"/>
                                      <w:w w:val="70"/>
                                      <w:sz w:val="14"/>
                                    </w:rPr>
                                    <w:t>OST</w:t>
                                  </w:r>
                                </w:p>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2" w:space="0" w:color="FF7F0E"/>
                                    <w:left w:val="single" w:sz="2" w:space="0" w:color="AFAFAF"/>
                                    <w:bottom w:val="single" w:sz="2" w:space="0" w:color="AFAFAF"/>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432"/>
                              </w:trPr>
                              <w:tc>
                                <w:tcPr>
                                  <w:tcW w:w="449" w:type="dxa"/>
                                  <w:tcBorders>
                                    <w:top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2" w:space="0" w:color="FF7F0E"/>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432"/>
                              </w:trPr>
                              <w:tc>
                                <w:tcPr>
                                  <w:tcW w:w="449" w:type="dxa"/>
                                  <w:tcBorders>
                                    <w:top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2" w:space="0" w:color="FF7F0E"/>
                                    <w:left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432"/>
                              </w:trPr>
                              <w:tc>
                                <w:tcPr>
                                  <w:tcW w:w="449" w:type="dxa"/>
                                  <w:tcBorders>
                                    <w:top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432"/>
                              </w:trPr>
                              <w:tc>
                                <w:tcPr>
                                  <w:tcW w:w="449" w:type="dxa"/>
                                  <w:tcBorders>
                                    <w:top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425"/>
                              </w:trPr>
                              <w:tc>
                                <w:tcPr>
                                  <w:tcW w:w="449" w:type="dxa"/>
                                  <w:tcBorders>
                                    <w:top w:val="single" w:sz="2" w:space="0" w:color="AFAFAF"/>
                                    <w:right w:val="single" w:sz="2" w:space="0" w:color="AFAFAF"/>
                                  </w:tcBorders>
                                </w:tcPr>
                                <w:p w:rsidR="0009622D" w:rsidRDefault="0009622D"/>
                              </w:tc>
                              <w:tc>
                                <w:tcPr>
                                  <w:tcW w:w="616" w:type="dxa"/>
                                  <w:tcBorders>
                                    <w:top w:val="single" w:sz="2" w:space="0" w:color="AFAFAF"/>
                                    <w:left w:val="single" w:sz="2" w:space="0" w:color="AFAFAF"/>
                                    <w:right w:val="single" w:sz="2" w:space="0" w:color="AFAFAF"/>
                                  </w:tcBorders>
                                </w:tcPr>
                                <w:p w:rsidR="0009622D" w:rsidRDefault="0009622D"/>
                              </w:tc>
                              <w:tc>
                                <w:tcPr>
                                  <w:tcW w:w="616" w:type="dxa"/>
                                  <w:tcBorders>
                                    <w:top w:val="single" w:sz="2" w:space="0" w:color="AFAFAF"/>
                                    <w:left w:val="single" w:sz="2" w:space="0" w:color="AFAFAF"/>
                                    <w:right w:val="single" w:sz="2" w:space="0" w:color="AFAFAF"/>
                                  </w:tcBorders>
                                </w:tcPr>
                                <w:p w:rsidR="0009622D" w:rsidRDefault="0009622D"/>
                              </w:tc>
                              <w:tc>
                                <w:tcPr>
                                  <w:tcW w:w="616" w:type="dxa"/>
                                  <w:tcBorders>
                                    <w:top w:val="single" w:sz="2" w:space="0" w:color="AFAFAF"/>
                                    <w:left w:val="single" w:sz="2" w:space="0" w:color="AFAFAF"/>
                                    <w:right w:val="single" w:sz="2" w:space="0" w:color="AFAFAF"/>
                                  </w:tcBorders>
                                </w:tcPr>
                                <w:p w:rsidR="0009622D" w:rsidRDefault="0009622D"/>
                              </w:tc>
                              <w:tc>
                                <w:tcPr>
                                  <w:tcW w:w="616" w:type="dxa"/>
                                  <w:tcBorders>
                                    <w:top w:val="single" w:sz="2" w:space="0" w:color="AFAFAF"/>
                                    <w:left w:val="single" w:sz="2" w:space="0" w:color="AFAFAF"/>
                                    <w:right w:val="single" w:sz="2" w:space="0" w:color="AFAFAF"/>
                                  </w:tcBorders>
                                </w:tcPr>
                                <w:p w:rsidR="0009622D" w:rsidRDefault="0009622D"/>
                              </w:tc>
                              <w:tc>
                                <w:tcPr>
                                  <w:tcW w:w="616" w:type="dxa"/>
                                  <w:tcBorders>
                                    <w:top w:val="single" w:sz="2" w:space="0" w:color="AFAFAF"/>
                                    <w:left w:val="single" w:sz="2" w:space="0" w:color="AFAFAF"/>
                                    <w:right w:val="single" w:sz="2" w:space="0" w:color="AFAFAF"/>
                                  </w:tcBorders>
                                </w:tcPr>
                                <w:p w:rsidR="0009622D" w:rsidRDefault="0009622D"/>
                              </w:tc>
                              <w:tc>
                                <w:tcPr>
                                  <w:tcW w:w="98" w:type="dxa"/>
                                  <w:tcBorders>
                                    <w:top w:val="single" w:sz="2" w:space="0" w:color="AFAFAF"/>
                                    <w:left w:val="single" w:sz="2" w:space="0" w:color="AFAFAF"/>
                                  </w:tcBorders>
                                </w:tcPr>
                                <w:p w:rsidR="0009622D" w:rsidRDefault="0009622D"/>
                              </w:tc>
                            </w:tr>
                          </w:tbl>
                          <w:p w:rsidR="0009622D" w:rsidRDefault="0009622D">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7BA616" id="Text Box 246" o:spid="_x0000_s1966" type="#_x0000_t202" style="position:absolute;left:0;text-align:left;margin-left:105.4pt;margin-top:6.8pt;width:181.8pt;height:135.4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" filled="f" stroked="f">
                <v:textbox inset="0,0,0,0">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449"/>
                        <w:gridCol w:w="616"/>
                        <w:gridCol w:w="616"/>
                        <w:gridCol w:w="616"/>
                        <w:gridCol w:w="616"/>
                        <w:gridCol w:w="616"/>
                        <w:gridCol w:w="98"/>
                      </w:tblGrid>
                      <w:tr w:rsidR="0009622D">
                        <w:trPr>
                          <w:trHeight w:hRule="exact" w:val="120"/>
                        </w:trPr>
                        <w:tc>
                          <w:tcPr>
                            <w:tcW w:w="449" w:type="dxa"/>
                            <w:tcBorders>
                              <w:bottom w:val="single" w:sz="3" w:space="0" w:color="1F77B3"/>
                              <w:right w:val="single" w:sz="2" w:space="0" w:color="AFAFAF"/>
                            </w:tcBorders>
                          </w:tcPr>
                          <w:p w:rsidR="0009622D" w:rsidRDefault="0009622D">
                            <w:pPr>
                              <w:pStyle w:val="TableParagraph"/>
                              <w:spacing w:line="142" w:lineRule="exact"/>
                              <w:ind w:left="46" w:right="-13"/>
                              <w:rPr>
                                <w:rFonts w:ascii="Arial"/>
                                <w:sz w:val="14"/>
                              </w:rPr>
                            </w:pPr>
                            <w:r>
                              <w:rPr>
                                <w:w w:val="108"/>
                                <w:position w:val="-3"/>
                                <w:sz w:val="9"/>
                                <w:u w:val="single" w:color="FF7F0E"/>
                              </w:rPr>
                              <w:t xml:space="preserve"> </w:t>
                            </w:r>
                            <w:r>
                              <w:rPr>
                                <w:position w:val="-3"/>
                                <w:sz w:val="9"/>
                                <w:u w:val="single" w:color="FF7F0E"/>
                              </w:rPr>
                              <w:t xml:space="preserve">    </w:t>
                            </w:r>
                            <w:r>
                              <w:rPr>
                                <w:spacing w:val="-6"/>
                                <w:position w:val="-3"/>
                                <w:sz w:val="9"/>
                                <w:u w:val="single" w:color="FF7F0E"/>
                              </w:rPr>
                              <w:t xml:space="preserve"> </w:t>
                            </w:r>
                            <w:r>
                              <w:rPr>
                                <w:spacing w:val="-3"/>
                                <w:position w:val="-3"/>
                                <w:sz w:val="9"/>
                              </w:rPr>
                              <w:t xml:space="preserve"> </w:t>
                            </w:r>
                            <w:r>
                              <w:rPr>
                                <w:rFonts w:ascii="Arial"/>
                                <w:w w:val="60"/>
                                <w:sz w:val="14"/>
                              </w:rPr>
                              <w:t>SPAR-</w:t>
                            </w:r>
                          </w:p>
                        </w:tc>
                        <w:tc>
                          <w:tcPr>
                            <w:tcW w:w="616" w:type="dxa"/>
                            <w:tcBorders>
                              <w:left w:val="single" w:sz="2" w:space="0" w:color="AFAFAF"/>
                              <w:bottom w:val="single" w:sz="2" w:space="0" w:color="AFAFAF"/>
                              <w:right w:val="single" w:sz="2" w:space="0" w:color="AFAFAF"/>
                            </w:tcBorders>
                          </w:tcPr>
                          <w:p w:rsidR="0009622D" w:rsidRDefault="0009622D">
                            <w:pPr>
                              <w:pStyle w:val="TableParagraph"/>
                              <w:spacing w:line="142" w:lineRule="exact"/>
                              <w:ind w:left="7"/>
                              <w:rPr>
                                <w:rFonts w:ascii="Arial"/>
                                <w:sz w:val="14"/>
                              </w:rPr>
                            </w:pPr>
                            <w:r>
                              <w:rPr>
                                <w:rFonts w:ascii="Arial"/>
                                <w:w w:val="70"/>
                                <w:sz w:val="14"/>
                              </w:rPr>
                              <w:t>COST</w:t>
                            </w:r>
                          </w:p>
                        </w:tc>
                        <w:tc>
                          <w:tcPr>
                            <w:tcW w:w="616" w:type="dxa"/>
                            <w:tcBorders>
                              <w:left w:val="single" w:sz="2" w:space="0" w:color="AFAFAF"/>
                              <w:bottom w:val="single" w:sz="2" w:space="0" w:color="AFAFAF"/>
                              <w:right w:val="single" w:sz="2" w:space="0" w:color="AFAFAF"/>
                            </w:tcBorders>
                          </w:tcPr>
                          <w:p w:rsidR="0009622D" w:rsidRDefault="0009622D"/>
                        </w:tc>
                        <w:tc>
                          <w:tcPr>
                            <w:tcW w:w="616" w:type="dxa"/>
                            <w:tcBorders>
                              <w:left w:val="single" w:sz="2" w:space="0" w:color="AFAFAF"/>
                              <w:bottom w:val="single" w:sz="2" w:space="0" w:color="AFAFAF"/>
                              <w:right w:val="single" w:sz="2" w:space="0" w:color="AFAFAF"/>
                            </w:tcBorders>
                          </w:tcPr>
                          <w:p w:rsidR="0009622D" w:rsidRDefault="0009622D"/>
                        </w:tc>
                        <w:tc>
                          <w:tcPr>
                            <w:tcW w:w="616" w:type="dxa"/>
                            <w:tcBorders>
                              <w:left w:val="single" w:sz="2" w:space="0" w:color="AFAFAF"/>
                              <w:bottom w:val="single" w:sz="2" w:space="0" w:color="AFAFAF"/>
                              <w:right w:val="single" w:sz="2" w:space="0" w:color="AFAFAF"/>
                            </w:tcBorders>
                          </w:tcPr>
                          <w:p w:rsidR="0009622D" w:rsidRDefault="0009622D"/>
                        </w:tc>
                        <w:tc>
                          <w:tcPr>
                            <w:tcW w:w="616" w:type="dxa"/>
                            <w:tcBorders>
                              <w:left w:val="single" w:sz="2" w:space="0" w:color="AFAFAF"/>
                              <w:bottom w:val="single" w:sz="22" w:space="0" w:color="FF7F0E"/>
                              <w:right w:val="single" w:sz="2" w:space="0" w:color="AFAFAF"/>
                            </w:tcBorders>
                          </w:tcPr>
                          <w:p w:rsidR="0009622D" w:rsidRDefault="0009622D"/>
                        </w:tc>
                        <w:tc>
                          <w:tcPr>
                            <w:tcW w:w="98" w:type="dxa"/>
                            <w:tcBorders>
                              <w:left w:val="single" w:sz="2" w:space="0" w:color="AFAFAF"/>
                              <w:bottom w:val="single" w:sz="2" w:space="0" w:color="AFAFAF"/>
                            </w:tcBorders>
                          </w:tcPr>
                          <w:p w:rsidR="0009622D" w:rsidRDefault="0009622D"/>
                        </w:tc>
                      </w:tr>
                      <w:tr w:rsidR="0009622D">
                        <w:trPr>
                          <w:trHeight w:hRule="exact" w:val="432"/>
                        </w:trPr>
                        <w:tc>
                          <w:tcPr>
                            <w:tcW w:w="449" w:type="dxa"/>
                            <w:tcBorders>
                              <w:top w:val="single" w:sz="3" w:space="0" w:color="1F77B3"/>
                              <w:bottom w:val="single" w:sz="2" w:space="0" w:color="AFAFAF"/>
                              <w:right w:val="single" w:sz="2" w:space="0" w:color="AFAFAF"/>
                            </w:tcBorders>
                          </w:tcPr>
                          <w:p w:rsidR="0009622D" w:rsidRDefault="0009622D">
                            <w:pPr>
                              <w:pStyle w:val="TableParagraph"/>
                              <w:spacing w:line="106" w:lineRule="exact"/>
                              <w:ind w:left="193"/>
                              <w:jc w:val="center"/>
                              <w:rPr>
                                <w:rFonts w:ascii="Arial"/>
                                <w:sz w:val="14"/>
                              </w:rPr>
                            </w:pPr>
                            <w:r>
                              <w:rPr>
                                <w:rFonts w:ascii="Arial"/>
                                <w:w w:val="60"/>
                                <w:sz w:val="14"/>
                              </w:rPr>
                              <w:t>SEMI-</w:t>
                            </w:r>
                          </w:p>
                          <w:p w:rsidR="0009622D" w:rsidRDefault="0009622D">
                            <w:pPr>
                              <w:pStyle w:val="TableParagraph"/>
                              <w:spacing w:line="136" w:lineRule="exact"/>
                              <w:ind w:left="46"/>
                              <w:jc w:val="center"/>
                              <w:rPr>
                                <w:rFonts w:ascii="Arial"/>
                                <w:sz w:val="14"/>
                              </w:rPr>
                            </w:pPr>
                            <w:r>
                              <w:rPr>
                                <w:w w:val="108"/>
                                <w:sz w:val="8"/>
                                <w:u w:val="single" w:color="2BA02B"/>
                              </w:rPr>
                              <w:t xml:space="preserve"> </w:t>
                            </w:r>
                            <w:r>
                              <w:rPr>
                                <w:sz w:val="8"/>
                                <w:u w:val="single" w:color="2BA02B"/>
                              </w:rPr>
                              <w:t xml:space="preserve">     </w:t>
                            </w:r>
                            <w:r>
                              <w:rPr>
                                <w:sz w:val="8"/>
                              </w:rPr>
                              <w:t xml:space="preserve"> </w:t>
                            </w:r>
                            <w:r>
                              <w:rPr>
                                <w:rFonts w:ascii="Arial"/>
                                <w:w w:val="60"/>
                                <w:sz w:val="14"/>
                              </w:rPr>
                              <w:t>TLP-C</w:t>
                            </w:r>
                          </w:p>
                        </w:tc>
                        <w:tc>
                          <w:tcPr>
                            <w:tcW w:w="616" w:type="dxa"/>
                            <w:tcBorders>
                              <w:top w:val="single" w:sz="2" w:space="0" w:color="AFAFAF"/>
                              <w:left w:val="single" w:sz="2" w:space="0" w:color="AFAFAF"/>
                              <w:bottom w:val="single" w:sz="2" w:space="0" w:color="AFAFAF"/>
                              <w:right w:val="single" w:sz="2" w:space="0" w:color="AFAFAF"/>
                            </w:tcBorders>
                          </w:tcPr>
                          <w:p w:rsidR="0009622D" w:rsidRDefault="0009622D">
                            <w:pPr>
                              <w:pStyle w:val="TableParagraph"/>
                              <w:spacing w:before="12" w:line="165" w:lineRule="auto"/>
                              <w:ind w:left="-5" w:right="367" w:hanging="4"/>
                              <w:rPr>
                                <w:rFonts w:ascii="Arial"/>
                                <w:sz w:val="14"/>
                              </w:rPr>
                            </w:pPr>
                            <w:r>
                              <w:rPr>
                                <w:rFonts w:ascii="Arial"/>
                                <w:w w:val="60"/>
                                <w:sz w:val="14"/>
                              </w:rPr>
                              <w:t xml:space="preserve">COST </w:t>
                            </w:r>
                            <w:r>
                              <w:rPr>
                                <w:rFonts w:ascii="Arial"/>
                                <w:w w:val="70"/>
                                <w:sz w:val="14"/>
                              </w:rPr>
                              <w:t>OST</w:t>
                            </w:r>
                          </w:p>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2" w:space="0" w:color="FF7F0E"/>
                              <w:left w:val="single" w:sz="2" w:space="0" w:color="AFAFAF"/>
                              <w:bottom w:val="single" w:sz="2" w:space="0" w:color="AFAFAF"/>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432"/>
                        </w:trPr>
                        <w:tc>
                          <w:tcPr>
                            <w:tcW w:w="449" w:type="dxa"/>
                            <w:tcBorders>
                              <w:top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2" w:space="0" w:color="FF7F0E"/>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432"/>
                        </w:trPr>
                        <w:tc>
                          <w:tcPr>
                            <w:tcW w:w="449" w:type="dxa"/>
                            <w:tcBorders>
                              <w:top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2" w:space="0" w:color="FF7F0E"/>
                              <w:left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432"/>
                        </w:trPr>
                        <w:tc>
                          <w:tcPr>
                            <w:tcW w:w="449" w:type="dxa"/>
                            <w:tcBorders>
                              <w:top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432"/>
                        </w:trPr>
                        <w:tc>
                          <w:tcPr>
                            <w:tcW w:w="449" w:type="dxa"/>
                            <w:tcBorders>
                              <w:top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616" w:type="dxa"/>
                            <w:tcBorders>
                              <w:top w:val="single" w:sz="2" w:space="0" w:color="AFAFAF"/>
                              <w:left w:val="single" w:sz="2" w:space="0" w:color="AFAFAF"/>
                              <w:bottom w:val="single" w:sz="2" w:space="0" w:color="AFAFAF"/>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425"/>
                        </w:trPr>
                        <w:tc>
                          <w:tcPr>
                            <w:tcW w:w="449" w:type="dxa"/>
                            <w:tcBorders>
                              <w:top w:val="single" w:sz="2" w:space="0" w:color="AFAFAF"/>
                              <w:right w:val="single" w:sz="2" w:space="0" w:color="AFAFAF"/>
                            </w:tcBorders>
                          </w:tcPr>
                          <w:p w:rsidR="0009622D" w:rsidRDefault="0009622D"/>
                        </w:tc>
                        <w:tc>
                          <w:tcPr>
                            <w:tcW w:w="616" w:type="dxa"/>
                            <w:tcBorders>
                              <w:top w:val="single" w:sz="2" w:space="0" w:color="AFAFAF"/>
                              <w:left w:val="single" w:sz="2" w:space="0" w:color="AFAFAF"/>
                              <w:right w:val="single" w:sz="2" w:space="0" w:color="AFAFAF"/>
                            </w:tcBorders>
                          </w:tcPr>
                          <w:p w:rsidR="0009622D" w:rsidRDefault="0009622D"/>
                        </w:tc>
                        <w:tc>
                          <w:tcPr>
                            <w:tcW w:w="616" w:type="dxa"/>
                            <w:tcBorders>
                              <w:top w:val="single" w:sz="2" w:space="0" w:color="AFAFAF"/>
                              <w:left w:val="single" w:sz="2" w:space="0" w:color="AFAFAF"/>
                              <w:right w:val="single" w:sz="2" w:space="0" w:color="AFAFAF"/>
                            </w:tcBorders>
                          </w:tcPr>
                          <w:p w:rsidR="0009622D" w:rsidRDefault="0009622D"/>
                        </w:tc>
                        <w:tc>
                          <w:tcPr>
                            <w:tcW w:w="616" w:type="dxa"/>
                            <w:tcBorders>
                              <w:top w:val="single" w:sz="2" w:space="0" w:color="AFAFAF"/>
                              <w:left w:val="single" w:sz="2" w:space="0" w:color="AFAFAF"/>
                              <w:right w:val="single" w:sz="2" w:space="0" w:color="AFAFAF"/>
                            </w:tcBorders>
                          </w:tcPr>
                          <w:p w:rsidR="0009622D" w:rsidRDefault="0009622D"/>
                        </w:tc>
                        <w:tc>
                          <w:tcPr>
                            <w:tcW w:w="616" w:type="dxa"/>
                            <w:tcBorders>
                              <w:top w:val="single" w:sz="2" w:space="0" w:color="AFAFAF"/>
                              <w:left w:val="single" w:sz="2" w:space="0" w:color="AFAFAF"/>
                              <w:right w:val="single" w:sz="2" w:space="0" w:color="AFAFAF"/>
                            </w:tcBorders>
                          </w:tcPr>
                          <w:p w:rsidR="0009622D" w:rsidRDefault="0009622D"/>
                        </w:tc>
                        <w:tc>
                          <w:tcPr>
                            <w:tcW w:w="616" w:type="dxa"/>
                            <w:tcBorders>
                              <w:top w:val="single" w:sz="2" w:space="0" w:color="AFAFAF"/>
                              <w:left w:val="single" w:sz="2" w:space="0" w:color="AFAFAF"/>
                              <w:right w:val="single" w:sz="2" w:space="0" w:color="AFAFAF"/>
                            </w:tcBorders>
                          </w:tcPr>
                          <w:p w:rsidR="0009622D" w:rsidRDefault="0009622D"/>
                        </w:tc>
                        <w:tc>
                          <w:tcPr>
                            <w:tcW w:w="98" w:type="dxa"/>
                            <w:tcBorders>
                              <w:top w:val="single" w:sz="2" w:space="0" w:color="AFAFAF"/>
                              <w:left w:val="single" w:sz="2" w:space="0" w:color="AFAFAF"/>
                            </w:tcBorders>
                          </w:tcPr>
                          <w:p w:rsidR="0009622D" w:rsidRDefault="0009622D"/>
                        </w:tc>
                      </w:tr>
                    </w:tbl>
                    <w:p w:rsidR="0009622D" w:rsidRDefault="0009622D">
                      <w:pPr>
                        <w:pStyle w:val="BodyText"/>
                      </w:pPr>
                    </w:p>
                  </w:txbxContent>
                </v:textbox>
                <w10:wrap anchorx="page"/>
              </v:shape>
            </w:pict>
          </mc:Fallback>
        </mc:AlternateContent>
      </w:r>
      <w:bookmarkStart w:id="283" w:name="_bookmark33"/>
      <w:bookmarkEnd w:id="283"/>
      <w:r w:rsidR="0009622D">
        <w:rPr>
          <w:rFonts w:ascii="Arial"/>
          <w:w w:val="75"/>
          <w:position w:val="9"/>
          <w:sz w:val="16"/>
        </w:rPr>
        <w:t xml:space="preserve">1%   </w:t>
      </w:r>
      <w:r w:rsidR="0009622D">
        <w:rPr>
          <w:rFonts w:ascii="Arial"/>
          <w:spacing w:val="16"/>
          <w:w w:val="75"/>
          <w:position w:val="9"/>
          <w:sz w:val="16"/>
        </w:rPr>
        <w:t xml:space="preserve"> </w:t>
      </w:r>
      <w:r w:rsidR="0009622D">
        <w:rPr>
          <w:rFonts w:ascii="Arial"/>
          <w:w w:val="75"/>
          <w:position w:val="1"/>
          <w:sz w:val="14"/>
        </w:rPr>
        <w:t>SPAR-</w:t>
      </w:r>
    </w:p>
    <w:p w:rsidR="00012D33" w:rsidRDefault="0009622D">
      <w:pPr>
        <w:spacing w:line="101" w:lineRule="exact"/>
        <w:ind w:left="329"/>
        <w:jc w:val="center"/>
        <w:rPr>
          <w:rFonts w:ascii="Arial"/>
          <w:sz w:val="14"/>
        </w:rPr>
      </w:pPr>
      <w:r>
        <w:rPr>
          <w:w w:val="108"/>
          <w:position w:val="3"/>
          <w:sz w:val="8"/>
          <w:u w:val="single" w:color="FF7F0E"/>
        </w:rPr>
        <w:t xml:space="preserve"> </w:t>
      </w:r>
      <w:r>
        <w:rPr>
          <w:position w:val="3"/>
          <w:sz w:val="8"/>
          <w:u w:val="single" w:color="FF7F0E"/>
        </w:rPr>
        <w:t xml:space="preserve">     </w:t>
      </w:r>
      <w:r>
        <w:rPr>
          <w:position w:val="3"/>
          <w:sz w:val="8"/>
        </w:rPr>
        <w:t xml:space="preserve"> </w:t>
      </w:r>
      <w:r>
        <w:rPr>
          <w:rFonts w:ascii="Arial"/>
          <w:w w:val="70"/>
          <w:sz w:val="14"/>
        </w:rPr>
        <w:t>SEMI-</w:t>
      </w:r>
    </w:p>
    <w:p w:rsidR="00012D33" w:rsidRDefault="0009622D">
      <w:pPr>
        <w:spacing w:line="135" w:lineRule="exact"/>
        <w:ind w:left="333"/>
        <w:jc w:val="center"/>
        <w:rPr>
          <w:rFonts w:ascii="Arial"/>
          <w:sz w:val="14"/>
        </w:rPr>
      </w:pPr>
      <w:r>
        <w:rPr>
          <w:w w:val="108"/>
          <w:position w:val="3"/>
          <w:sz w:val="8"/>
          <w:u w:val="single" w:color="2BA02B"/>
        </w:rPr>
        <w:t xml:space="preserve"> </w:t>
      </w:r>
      <w:r>
        <w:rPr>
          <w:position w:val="3"/>
          <w:sz w:val="8"/>
          <w:u w:val="single" w:color="2BA02B"/>
        </w:rPr>
        <w:t xml:space="preserve">     </w:t>
      </w:r>
      <w:r>
        <w:rPr>
          <w:position w:val="3"/>
          <w:sz w:val="8"/>
        </w:rPr>
        <w:t xml:space="preserve"> </w:t>
      </w:r>
      <w:r>
        <w:rPr>
          <w:rFonts w:ascii="Arial"/>
          <w:w w:val="70"/>
          <w:sz w:val="14"/>
        </w:rPr>
        <w:t>TLP-C</w:t>
      </w:r>
    </w:p>
    <w:p w:rsidR="00012D33" w:rsidRDefault="00012D33">
      <w:pPr>
        <w:spacing w:line="135" w:lineRule="exact"/>
        <w:jc w:val="center"/>
        <w:rPr>
          <w:rFonts w:ascii="Arial"/>
          <w:sz w:val="14"/>
        </w:rPr>
        <w:sectPr w:rsidR="00012D33">
          <w:pgSz w:w="12240" w:h="15840"/>
          <w:pgMar w:top="1360" w:right="0" w:bottom="980" w:left="1340" w:header="0" w:footer="792" w:gutter="0"/>
          <w:cols w:space="720"/>
        </w:sectPr>
      </w:pPr>
    </w:p>
    <w:p w:rsidR="00012D33" w:rsidRDefault="00F23B9E">
      <w:pPr>
        <w:spacing w:before="45"/>
        <w:ind w:left="576"/>
        <w:rPr>
          <w:rFonts w:ascii="Arial"/>
          <w:sz w:val="16"/>
        </w:rPr>
      </w:pPr>
      <w:r>
        <w:rPr>
          <w:noProof/>
        </w:rPr>
        <mc:AlternateContent>
          <mc:Choice Requires="wps">
            <w:drawing>
              <wp:anchor distT="0" distB="0" distL="114300" distR="114300" simplePos="0" relativeHeight="251646976" behindDoc="0" locked="0" layoutInCell="1" allowOverlap="1" wp14:anchorId="439F5EC7" wp14:editId="60DCB567">
                <wp:simplePos x="0" y="0"/>
                <wp:positionH relativeFrom="page">
                  <wp:posOffset>1040765</wp:posOffset>
                </wp:positionH>
                <wp:positionV relativeFrom="paragraph">
                  <wp:posOffset>38735</wp:posOffset>
                </wp:positionV>
                <wp:extent cx="135255" cy="1069340"/>
                <wp:effectExtent l="2540" t="1270" r="0" b="0"/>
                <wp:wrapNone/>
                <wp:docPr id="256"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 cy="1069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83" w:lineRule="exact"/>
                              <w:ind w:left="20" w:right="-606"/>
                              <w:rPr>
                                <w:rFonts w:ascii="Arial"/>
                                <w:b/>
                                <w:sz w:val="17"/>
                              </w:rPr>
                            </w:pPr>
                            <w:r>
                              <w:rPr>
                                <w:rFonts w:ascii="Arial"/>
                                <w:b/>
                                <w:w w:val="68"/>
                                <w:sz w:val="17"/>
                              </w:rPr>
                              <w:t>S</w:t>
                            </w:r>
                            <w:r>
                              <w:rPr>
                                <w:rFonts w:ascii="Arial"/>
                                <w:b/>
                                <w:w w:val="74"/>
                                <w:sz w:val="17"/>
                              </w:rPr>
                              <w:t>ub</w:t>
                            </w:r>
                            <w:r>
                              <w:rPr>
                                <w:rFonts w:ascii="Arial"/>
                                <w:b/>
                                <w:w w:val="68"/>
                                <w:sz w:val="17"/>
                              </w:rPr>
                              <w:t>s</w:t>
                            </w:r>
                            <w:r>
                              <w:rPr>
                                <w:rFonts w:ascii="Arial"/>
                                <w:b/>
                                <w:w w:val="91"/>
                                <w:sz w:val="17"/>
                              </w:rPr>
                              <w:t>t</w:t>
                            </w:r>
                            <w:r>
                              <w:rPr>
                                <w:rFonts w:ascii="Arial"/>
                                <w:b/>
                                <w:w w:val="80"/>
                                <w:sz w:val="17"/>
                              </w:rPr>
                              <w:t>r</w:t>
                            </w:r>
                            <w:r>
                              <w:rPr>
                                <w:rFonts w:ascii="Arial"/>
                                <w:b/>
                                <w:w w:val="74"/>
                                <w:sz w:val="17"/>
                              </w:rPr>
                              <w:t>u</w:t>
                            </w:r>
                            <w:r>
                              <w:rPr>
                                <w:rFonts w:ascii="Arial"/>
                                <w:b/>
                                <w:spacing w:val="-1"/>
                                <w:w w:val="67"/>
                                <w:sz w:val="17"/>
                              </w:rPr>
                              <w:t>c</w:t>
                            </w:r>
                            <w:r>
                              <w:rPr>
                                <w:rFonts w:ascii="Arial"/>
                                <w:b/>
                                <w:w w:val="91"/>
                                <w:sz w:val="17"/>
                              </w:rPr>
                              <w:t>t</w:t>
                            </w:r>
                            <w:r>
                              <w:rPr>
                                <w:rFonts w:ascii="Arial"/>
                                <w:b/>
                                <w:w w:val="74"/>
                                <w:sz w:val="17"/>
                              </w:rPr>
                              <w:t>u</w:t>
                            </w:r>
                            <w:r>
                              <w:rPr>
                                <w:rFonts w:ascii="Arial"/>
                                <w:b/>
                                <w:w w:val="80"/>
                                <w:sz w:val="17"/>
                              </w:rPr>
                              <w:t>r</w:t>
                            </w:r>
                            <w:r>
                              <w:rPr>
                                <w:rFonts w:ascii="Arial"/>
                                <w:b/>
                                <w:w w:val="77"/>
                                <w:sz w:val="17"/>
                              </w:rPr>
                              <w:t>e</w:t>
                            </w:r>
                            <w:r>
                              <w:rPr>
                                <w:rFonts w:ascii="Arial"/>
                                <w:b/>
                                <w:spacing w:val="-10"/>
                                <w:sz w:val="17"/>
                              </w:rPr>
                              <w:t xml:space="preserve"> </w:t>
                            </w:r>
                            <w:r>
                              <w:rPr>
                                <w:rFonts w:ascii="Arial"/>
                                <w:b/>
                                <w:w w:val="74"/>
                                <w:sz w:val="17"/>
                              </w:rPr>
                              <w:t>m</w:t>
                            </w:r>
                            <w:r>
                              <w:rPr>
                                <w:rFonts w:ascii="Arial"/>
                                <w:b/>
                                <w:spacing w:val="-1"/>
                                <w:w w:val="77"/>
                                <w:sz w:val="17"/>
                              </w:rPr>
                              <w:t>a</w:t>
                            </w:r>
                            <w:r>
                              <w:rPr>
                                <w:rFonts w:ascii="Arial"/>
                                <w:b/>
                                <w:w w:val="68"/>
                                <w:sz w:val="17"/>
                              </w:rPr>
                              <w:t>ss</w:t>
                            </w:r>
                            <w:r>
                              <w:rPr>
                                <w:rFonts w:ascii="Arial"/>
                                <w:b/>
                                <w:spacing w:val="-10"/>
                                <w:sz w:val="17"/>
                              </w:rPr>
                              <w:t xml:space="preserve"> </w:t>
                            </w:r>
                            <w:r>
                              <w:rPr>
                                <w:rFonts w:ascii="Arial"/>
                                <w:b/>
                                <w:w w:val="87"/>
                                <w:sz w:val="17"/>
                              </w:rPr>
                              <w:t>[</w:t>
                            </w:r>
                            <w:r>
                              <w:rPr>
                                <w:rFonts w:ascii="Arial"/>
                                <w:b/>
                                <w:spacing w:val="-1"/>
                                <w:w w:val="79"/>
                                <w:sz w:val="17"/>
                              </w:rPr>
                              <w:t>1000</w:t>
                            </w:r>
                            <w:r>
                              <w:rPr>
                                <w:rFonts w:ascii="Arial"/>
                                <w:b/>
                                <w:w w:val="91"/>
                                <w:sz w:val="17"/>
                              </w:rPr>
                              <w:t>t</w:t>
                            </w:r>
                            <w:r>
                              <w:rPr>
                                <w:rFonts w:ascii="Arial"/>
                                <w:b/>
                                <w:w w:val="87"/>
                                <w:sz w:val="17"/>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9F5EC7" id="Text Box 245" o:spid="_x0000_s1967" type="#_x0000_t202" style="position:absolute;left:0;text-align:left;margin-left:81.95pt;margin-top:3.05pt;width:10.65pt;height:84.2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" filled="f" stroked="f">
                <v:textbox style="layout-flow:vertical;mso-layout-flow-alt:bottom-to-top" inset="0,0,0,0">
                  <w:txbxContent>
                    <w:p w:rsidR="0009622D" w:rsidRDefault="0009622D">
                      <w:pPr>
                        <w:spacing w:line="183" w:lineRule="exact"/>
                        <w:ind w:left="20" w:right="-606"/>
                        <w:rPr>
                          <w:rFonts w:ascii="Arial"/>
                          <w:b/>
                          <w:sz w:val="17"/>
                        </w:rPr>
                      </w:pPr>
                      <w:r>
                        <w:rPr>
                          <w:rFonts w:ascii="Arial"/>
                          <w:b/>
                          <w:w w:val="68"/>
                          <w:sz w:val="17"/>
                        </w:rPr>
                        <w:t>S</w:t>
                      </w:r>
                      <w:r>
                        <w:rPr>
                          <w:rFonts w:ascii="Arial"/>
                          <w:b/>
                          <w:w w:val="74"/>
                          <w:sz w:val="17"/>
                        </w:rPr>
                        <w:t>ub</w:t>
                      </w:r>
                      <w:r>
                        <w:rPr>
                          <w:rFonts w:ascii="Arial"/>
                          <w:b/>
                          <w:w w:val="68"/>
                          <w:sz w:val="17"/>
                        </w:rPr>
                        <w:t>s</w:t>
                      </w:r>
                      <w:r>
                        <w:rPr>
                          <w:rFonts w:ascii="Arial"/>
                          <w:b/>
                          <w:w w:val="91"/>
                          <w:sz w:val="17"/>
                        </w:rPr>
                        <w:t>t</w:t>
                      </w:r>
                      <w:r>
                        <w:rPr>
                          <w:rFonts w:ascii="Arial"/>
                          <w:b/>
                          <w:w w:val="80"/>
                          <w:sz w:val="17"/>
                        </w:rPr>
                        <w:t>r</w:t>
                      </w:r>
                      <w:r>
                        <w:rPr>
                          <w:rFonts w:ascii="Arial"/>
                          <w:b/>
                          <w:w w:val="74"/>
                          <w:sz w:val="17"/>
                        </w:rPr>
                        <w:t>u</w:t>
                      </w:r>
                      <w:r>
                        <w:rPr>
                          <w:rFonts w:ascii="Arial"/>
                          <w:b/>
                          <w:spacing w:val="-1"/>
                          <w:w w:val="67"/>
                          <w:sz w:val="17"/>
                        </w:rPr>
                        <w:t>c</w:t>
                      </w:r>
                      <w:r>
                        <w:rPr>
                          <w:rFonts w:ascii="Arial"/>
                          <w:b/>
                          <w:w w:val="91"/>
                          <w:sz w:val="17"/>
                        </w:rPr>
                        <w:t>t</w:t>
                      </w:r>
                      <w:r>
                        <w:rPr>
                          <w:rFonts w:ascii="Arial"/>
                          <w:b/>
                          <w:w w:val="74"/>
                          <w:sz w:val="17"/>
                        </w:rPr>
                        <w:t>u</w:t>
                      </w:r>
                      <w:r>
                        <w:rPr>
                          <w:rFonts w:ascii="Arial"/>
                          <w:b/>
                          <w:w w:val="80"/>
                          <w:sz w:val="17"/>
                        </w:rPr>
                        <w:t>r</w:t>
                      </w:r>
                      <w:r>
                        <w:rPr>
                          <w:rFonts w:ascii="Arial"/>
                          <w:b/>
                          <w:w w:val="77"/>
                          <w:sz w:val="17"/>
                        </w:rPr>
                        <w:t>e</w:t>
                      </w:r>
                      <w:r>
                        <w:rPr>
                          <w:rFonts w:ascii="Arial"/>
                          <w:b/>
                          <w:spacing w:val="-10"/>
                          <w:sz w:val="17"/>
                        </w:rPr>
                        <w:t xml:space="preserve"> </w:t>
                      </w:r>
                      <w:r>
                        <w:rPr>
                          <w:rFonts w:ascii="Arial"/>
                          <w:b/>
                          <w:w w:val="74"/>
                          <w:sz w:val="17"/>
                        </w:rPr>
                        <w:t>m</w:t>
                      </w:r>
                      <w:r>
                        <w:rPr>
                          <w:rFonts w:ascii="Arial"/>
                          <w:b/>
                          <w:spacing w:val="-1"/>
                          <w:w w:val="77"/>
                          <w:sz w:val="17"/>
                        </w:rPr>
                        <w:t>a</w:t>
                      </w:r>
                      <w:r>
                        <w:rPr>
                          <w:rFonts w:ascii="Arial"/>
                          <w:b/>
                          <w:w w:val="68"/>
                          <w:sz w:val="17"/>
                        </w:rPr>
                        <w:t>ss</w:t>
                      </w:r>
                      <w:r>
                        <w:rPr>
                          <w:rFonts w:ascii="Arial"/>
                          <w:b/>
                          <w:spacing w:val="-10"/>
                          <w:sz w:val="17"/>
                        </w:rPr>
                        <w:t xml:space="preserve"> </w:t>
                      </w:r>
                      <w:r>
                        <w:rPr>
                          <w:rFonts w:ascii="Arial"/>
                          <w:b/>
                          <w:w w:val="87"/>
                          <w:sz w:val="17"/>
                        </w:rPr>
                        <w:t>[</w:t>
                      </w:r>
                      <w:r>
                        <w:rPr>
                          <w:rFonts w:ascii="Arial"/>
                          <w:b/>
                          <w:spacing w:val="-1"/>
                          <w:w w:val="79"/>
                          <w:sz w:val="17"/>
                        </w:rPr>
                        <w:t>1000</w:t>
                      </w:r>
                      <w:r>
                        <w:rPr>
                          <w:rFonts w:ascii="Arial"/>
                          <w:b/>
                          <w:w w:val="91"/>
                          <w:sz w:val="17"/>
                        </w:rPr>
                        <w:t>t</w:t>
                      </w:r>
                      <w:r>
                        <w:rPr>
                          <w:rFonts w:ascii="Arial"/>
                          <w:b/>
                          <w:w w:val="87"/>
                          <w:sz w:val="17"/>
                        </w:rPr>
                        <w:t>]</w:t>
                      </w:r>
                    </w:p>
                  </w:txbxContent>
                </v:textbox>
                <w10:wrap anchorx="page"/>
              </v:shape>
            </w:pict>
          </mc:Fallback>
        </mc:AlternateContent>
      </w:r>
      <w:r w:rsidR="0009622D">
        <w:rPr>
          <w:rFonts w:ascii="Arial"/>
          <w:w w:val="80"/>
          <w:sz w:val="16"/>
        </w:rPr>
        <w:t>0.0</w:t>
      </w:r>
    </w:p>
    <w:p w:rsidR="00012D33" w:rsidRDefault="00012D33">
      <w:pPr>
        <w:pStyle w:val="BodyText"/>
        <w:spacing w:before="6"/>
        <w:rPr>
          <w:rFonts w:ascii="Arial"/>
          <w:sz w:val="21"/>
        </w:rPr>
      </w:pPr>
    </w:p>
    <w:p w:rsidR="00012D33" w:rsidRDefault="00F23B9E">
      <w:pPr>
        <w:ind w:left="576"/>
        <w:rPr>
          <w:rFonts w:ascii="Arial"/>
          <w:sz w:val="16"/>
        </w:rPr>
      </w:pPr>
      <w:r>
        <w:rPr>
          <w:noProof/>
        </w:rPr>
        <mc:AlternateContent>
          <mc:Choice Requires="wps">
            <w:drawing>
              <wp:anchor distT="0" distB="0" distL="114300" distR="114300" simplePos="0" relativeHeight="251633664" behindDoc="0" locked="0" layoutInCell="1" allowOverlap="1" wp14:anchorId="5403C864" wp14:editId="54C8E4A5">
                <wp:simplePos x="0" y="0"/>
                <wp:positionH relativeFrom="page">
                  <wp:posOffset>1171575</wp:posOffset>
                </wp:positionH>
                <wp:positionV relativeFrom="paragraph">
                  <wp:posOffset>75565</wp:posOffset>
                </wp:positionV>
                <wp:extent cx="38735" cy="0"/>
                <wp:effectExtent l="9525" t="6985" r="8890" b="12065"/>
                <wp:wrapNone/>
                <wp:docPr id="255"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0"/>
                        </a:xfrm>
                        <a:prstGeom prst="line">
                          <a:avLst/>
                        </a:prstGeom>
                        <a:noFill/>
                        <a:ln w="514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E32ACA" id="Line 244"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25pt,5.95pt" to="95.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" strokeweight=".14283mm">
                <w10:wrap anchorx="page"/>
              </v:line>
            </w:pict>
          </mc:Fallback>
        </mc:AlternateContent>
      </w:r>
      <w:r w:rsidR="0009622D">
        <w:rPr>
          <w:rFonts w:ascii="Arial"/>
          <w:w w:val="80"/>
          <w:sz w:val="16"/>
        </w:rPr>
        <w:t>0.1</w:t>
      </w:r>
    </w:p>
    <w:p w:rsidR="00012D33" w:rsidRDefault="00012D33">
      <w:pPr>
        <w:pStyle w:val="BodyText"/>
        <w:spacing w:before="6"/>
        <w:rPr>
          <w:rFonts w:ascii="Arial"/>
          <w:sz w:val="21"/>
        </w:rPr>
      </w:pPr>
    </w:p>
    <w:p w:rsidR="00012D33" w:rsidRDefault="00F23B9E">
      <w:pPr>
        <w:ind w:left="576"/>
        <w:rPr>
          <w:rFonts w:ascii="Arial"/>
          <w:sz w:val="16"/>
        </w:rPr>
      </w:pPr>
      <w:r>
        <w:rPr>
          <w:noProof/>
        </w:rPr>
        <mc:AlternateContent>
          <mc:Choice Requires="wps">
            <w:drawing>
              <wp:anchor distT="0" distB="0" distL="114300" distR="114300" simplePos="0" relativeHeight="251632640" behindDoc="0" locked="0" layoutInCell="1" allowOverlap="1" wp14:anchorId="302B84D6" wp14:editId="72214B63">
                <wp:simplePos x="0" y="0"/>
                <wp:positionH relativeFrom="page">
                  <wp:posOffset>1171575</wp:posOffset>
                </wp:positionH>
                <wp:positionV relativeFrom="paragraph">
                  <wp:posOffset>75565</wp:posOffset>
                </wp:positionV>
                <wp:extent cx="38735" cy="0"/>
                <wp:effectExtent l="9525" t="5080" r="8890" b="13970"/>
                <wp:wrapNone/>
                <wp:docPr id="254"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0"/>
                        </a:xfrm>
                        <a:prstGeom prst="line">
                          <a:avLst/>
                        </a:prstGeom>
                        <a:noFill/>
                        <a:ln w="514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57A8EB" id="Line 243"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25pt,5.95pt" to="95.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" strokeweight=".14283mm">
                <w10:wrap anchorx="page"/>
              </v:line>
            </w:pict>
          </mc:Fallback>
        </mc:AlternateContent>
      </w:r>
      <w:r w:rsidR="0009622D">
        <w:rPr>
          <w:rFonts w:ascii="Arial"/>
          <w:w w:val="80"/>
          <w:sz w:val="16"/>
        </w:rPr>
        <w:t>0.2</w:t>
      </w:r>
    </w:p>
    <w:p w:rsidR="00012D33" w:rsidRDefault="00012D33">
      <w:pPr>
        <w:pStyle w:val="BodyText"/>
        <w:spacing w:before="6"/>
        <w:rPr>
          <w:rFonts w:ascii="Arial"/>
          <w:sz w:val="21"/>
        </w:rPr>
      </w:pPr>
    </w:p>
    <w:p w:rsidR="00012D33" w:rsidRDefault="00F23B9E">
      <w:pPr>
        <w:ind w:left="576"/>
        <w:rPr>
          <w:rFonts w:ascii="Arial"/>
          <w:sz w:val="16"/>
        </w:rPr>
      </w:pPr>
      <w:r>
        <w:rPr>
          <w:noProof/>
        </w:rPr>
        <mc:AlternateContent>
          <mc:Choice Requires="wps">
            <w:drawing>
              <wp:anchor distT="0" distB="0" distL="114300" distR="114300" simplePos="0" relativeHeight="251631616" behindDoc="0" locked="0" layoutInCell="1" allowOverlap="1" wp14:anchorId="1093DDC9" wp14:editId="60061825">
                <wp:simplePos x="0" y="0"/>
                <wp:positionH relativeFrom="page">
                  <wp:posOffset>1171575</wp:posOffset>
                </wp:positionH>
                <wp:positionV relativeFrom="paragraph">
                  <wp:posOffset>75565</wp:posOffset>
                </wp:positionV>
                <wp:extent cx="38735" cy="0"/>
                <wp:effectExtent l="9525" t="12065" r="8890" b="6985"/>
                <wp:wrapNone/>
                <wp:docPr id="253"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0"/>
                        </a:xfrm>
                        <a:prstGeom prst="line">
                          <a:avLst/>
                        </a:prstGeom>
                        <a:noFill/>
                        <a:ln w="514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3C8A85" id="Line 242"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25pt,5.95pt" to="95.3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" strokeweight=".14283mm">
                <w10:wrap anchorx="page"/>
              </v:line>
            </w:pict>
          </mc:Fallback>
        </mc:AlternateContent>
      </w:r>
      <w:r w:rsidR="0009622D">
        <w:rPr>
          <w:rFonts w:ascii="Arial"/>
          <w:w w:val="80"/>
          <w:sz w:val="16"/>
        </w:rPr>
        <w:t>0.3</w:t>
      </w:r>
    </w:p>
    <w:p w:rsidR="00012D33" w:rsidRDefault="00012D33">
      <w:pPr>
        <w:pStyle w:val="BodyText"/>
        <w:spacing w:before="6"/>
        <w:rPr>
          <w:rFonts w:ascii="Arial"/>
          <w:sz w:val="21"/>
        </w:rPr>
      </w:pPr>
    </w:p>
    <w:p w:rsidR="00012D33" w:rsidRDefault="00F23B9E">
      <w:pPr>
        <w:ind w:left="576"/>
        <w:rPr>
          <w:rFonts w:ascii="Arial"/>
          <w:sz w:val="16"/>
        </w:rPr>
      </w:pPr>
      <w:r>
        <w:rPr>
          <w:noProof/>
        </w:rPr>
        <mc:AlternateContent>
          <mc:Choice Requires="wpg">
            <w:drawing>
              <wp:anchor distT="0" distB="0" distL="114300" distR="114300" simplePos="0" relativeHeight="251630592" behindDoc="0" locked="0" layoutInCell="1" allowOverlap="1" wp14:anchorId="13B02BE8" wp14:editId="2A400849">
                <wp:simplePos x="0" y="0"/>
                <wp:positionH relativeFrom="page">
                  <wp:posOffset>1083945</wp:posOffset>
                </wp:positionH>
                <wp:positionV relativeFrom="paragraph">
                  <wp:posOffset>-6350</wp:posOffset>
                </wp:positionV>
                <wp:extent cx="129540" cy="85090"/>
                <wp:effectExtent l="7620" t="4445" r="5715" b="5715"/>
                <wp:wrapNone/>
                <wp:docPr id="250"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540" cy="85090"/>
                          <a:chOff x="1707" y="-10"/>
                          <a:chExt cx="204" cy="134"/>
                        </a:xfrm>
                      </wpg:grpSpPr>
                      <wps:wsp>
                        <wps:cNvPr id="251" name="Line 241"/>
                        <wps:cNvCnPr>
                          <a:cxnSpLocks noChangeShapeType="1"/>
                        </wps:cNvCnPr>
                        <wps:spPr bwMode="auto">
                          <a:xfrm>
                            <a:off x="1845" y="119"/>
                            <a:ext cx="61" cy="0"/>
                          </a:xfrm>
                          <a:prstGeom prst="line">
                            <a:avLst/>
                          </a:prstGeom>
                          <a:noFill/>
                          <a:ln w="514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2" name="AutoShape 240"/>
                        <wps:cNvSpPr>
                          <a:spLocks/>
                        </wps:cNvSpPr>
                        <wps:spPr bwMode="auto">
                          <a:xfrm>
                            <a:off x="1707" y="-10"/>
                            <a:ext cx="80" cy="73"/>
                          </a:xfrm>
                          <a:custGeom>
                            <a:avLst/>
                            <a:gdLst>
                              <a:gd name="T0" fmla="+- 0 1707 1707"/>
                              <a:gd name="T1" fmla="*/ T0 w 80"/>
                              <a:gd name="T2" fmla="+- 0 21 -10"/>
                              <a:gd name="T3" fmla="*/ 21 h 73"/>
                              <a:gd name="T4" fmla="+- 0 1707 1707"/>
                              <a:gd name="T5" fmla="*/ T4 w 80"/>
                              <a:gd name="T6" fmla="+- 0 33 -10"/>
                              <a:gd name="T7" fmla="*/ 33 h 73"/>
                              <a:gd name="T8" fmla="+- 0 1786 1707"/>
                              <a:gd name="T9" fmla="*/ T8 w 80"/>
                              <a:gd name="T10" fmla="+- 0 63 -10"/>
                              <a:gd name="T11" fmla="*/ 63 h 73"/>
                              <a:gd name="T12" fmla="+- 0 1786 1707"/>
                              <a:gd name="T13" fmla="*/ T12 w 80"/>
                              <a:gd name="T14" fmla="+- 0 -10 -10"/>
                              <a:gd name="T15" fmla="*/ -10 h 73"/>
                              <a:gd name="T16" fmla="+- 0 1778 1707"/>
                              <a:gd name="T17" fmla="*/ T16 w 80"/>
                              <a:gd name="T18" fmla="+- 0 -6 -10"/>
                              <a:gd name="T19" fmla="*/ -6 h 73"/>
                              <a:gd name="T20" fmla="+- 0 1778 1707"/>
                              <a:gd name="T21" fmla="*/ T20 w 80"/>
                              <a:gd name="T22" fmla="+- 0 48 -10"/>
                              <a:gd name="T23" fmla="*/ 48 h 73"/>
                              <a:gd name="T24" fmla="+- 0 1718 1707"/>
                              <a:gd name="T25" fmla="*/ T24 w 80"/>
                              <a:gd name="T26" fmla="+- 0 27 -10"/>
                              <a:gd name="T27" fmla="*/ 27 h 73"/>
                              <a:gd name="T28" fmla="+- 0 1718 1707"/>
                              <a:gd name="T29" fmla="*/ T28 w 80"/>
                              <a:gd name="T30" fmla="+- 0 17 -10"/>
                              <a:gd name="T31" fmla="*/ 17 h 73"/>
                              <a:gd name="T32" fmla="+- 0 1707 1707"/>
                              <a:gd name="T33" fmla="*/ T32 w 80"/>
                              <a:gd name="T34" fmla="+- 0 21 -10"/>
                              <a:gd name="T35" fmla="*/ 21 h 73"/>
                              <a:gd name="T36" fmla="+- 0 1718 1707"/>
                              <a:gd name="T37" fmla="*/ T36 w 80"/>
                              <a:gd name="T38" fmla="+- 0 17 -10"/>
                              <a:gd name="T39" fmla="*/ 17 h 73"/>
                              <a:gd name="T40" fmla="+- 0 1718 1707"/>
                              <a:gd name="T41" fmla="*/ T40 w 80"/>
                              <a:gd name="T42" fmla="+- 0 27 -10"/>
                              <a:gd name="T43" fmla="*/ 27 h 73"/>
                              <a:gd name="T44" fmla="+- 0 1778 1707"/>
                              <a:gd name="T45" fmla="*/ T44 w 80"/>
                              <a:gd name="T46" fmla="+- 0 5 -10"/>
                              <a:gd name="T47" fmla="*/ 5 h 73"/>
                              <a:gd name="T48" fmla="+- 0 1778 1707"/>
                              <a:gd name="T49" fmla="*/ T48 w 80"/>
                              <a:gd name="T50" fmla="+- 0 -6 -10"/>
                              <a:gd name="T51" fmla="*/ -6 h 73"/>
                              <a:gd name="T52" fmla="+- 0 1718 1707"/>
                              <a:gd name="T53" fmla="*/ T52 w 80"/>
                              <a:gd name="T54" fmla="+- 0 17 -10"/>
                              <a:gd name="T55" fmla="*/ 17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0" h="73">
                                <a:moveTo>
                                  <a:pt x="0" y="31"/>
                                </a:moveTo>
                                <a:lnTo>
                                  <a:pt x="0" y="43"/>
                                </a:lnTo>
                                <a:lnTo>
                                  <a:pt x="79" y="73"/>
                                </a:lnTo>
                                <a:lnTo>
                                  <a:pt x="79" y="0"/>
                                </a:lnTo>
                                <a:lnTo>
                                  <a:pt x="71" y="4"/>
                                </a:lnTo>
                                <a:lnTo>
                                  <a:pt x="71" y="58"/>
                                </a:lnTo>
                                <a:lnTo>
                                  <a:pt x="11" y="37"/>
                                </a:lnTo>
                                <a:lnTo>
                                  <a:pt x="11" y="27"/>
                                </a:lnTo>
                                <a:lnTo>
                                  <a:pt x="0" y="31"/>
                                </a:lnTo>
                                <a:close/>
                                <a:moveTo>
                                  <a:pt x="11" y="27"/>
                                </a:moveTo>
                                <a:lnTo>
                                  <a:pt x="11" y="37"/>
                                </a:lnTo>
                                <a:lnTo>
                                  <a:pt x="71" y="15"/>
                                </a:lnTo>
                                <a:lnTo>
                                  <a:pt x="71" y="4"/>
                                </a:lnTo>
                                <a:lnTo>
                                  <a:pt x="11" y="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387E08" id="Group 239" o:spid="_x0000_s1026" style="position:absolute;margin-left:85.35pt;margin-top:-.5pt;width:10.2pt;height:6.7pt;z-index:251630592;mso-position-horizontal-relative:page" coordorigin="1707,-10" coordsize="20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">
                <v:line id="Line 241" o:spid="_x0000_s1027" style="position:absolute;visibility:visible;mso-wrap-style:square" from="1845,119" to="1906,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" strokeweight=".14283mm"/>
                <v:shape id="AutoShape 240" o:spid="_x0000_s1028" style="position:absolute;left:1707;top:-10;width:80;height:73;visibility:visible;mso-wrap-style:square;v-text-anchor:top" coordsize="8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" path="m,31l,43,79,73,79,,71,4r,54l11,37r,-10l,31xm11,27r,10l71,15,71,4,11,27xe" fillcolor="black" stroked="f">
                  <v:path arrowok="t" o:connecttype="custom" o:connectlocs="0,21;0,33;79,63;79,-10;71,-6;71,48;11,27;11,17;0,21;11,17;11,27;71,5;71,-6;11,17" o:connectangles="0,0,0,0,0,0,0,0,0,0,0,0,0,0"/>
                </v:shape>
                <w10:wrap anchorx="page"/>
              </v:group>
            </w:pict>
          </mc:Fallback>
        </mc:AlternateContent>
      </w:r>
      <w:r w:rsidR="0009622D">
        <w:rPr>
          <w:rFonts w:ascii="Arial"/>
          <w:w w:val="80"/>
          <w:sz w:val="16"/>
        </w:rPr>
        <w:t>0.4</w:t>
      </w:r>
    </w:p>
    <w:p w:rsidR="00012D33" w:rsidRDefault="00012D33">
      <w:pPr>
        <w:pStyle w:val="BodyText"/>
        <w:rPr>
          <w:rFonts w:ascii="Arial"/>
          <w:sz w:val="16"/>
        </w:rPr>
      </w:pPr>
    </w:p>
    <w:p w:rsidR="00012D33" w:rsidRDefault="00F23B9E">
      <w:pPr>
        <w:tabs>
          <w:tab w:val="left" w:pos="1767"/>
          <w:tab w:val="left" w:pos="2383"/>
          <w:tab w:val="left" w:pos="3000"/>
          <w:tab w:val="left" w:pos="3575"/>
          <w:tab w:val="left" w:pos="4192"/>
        </w:tabs>
        <w:spacing w:before="131" w:line="147" w:lineRule="exact"/>
        <w:ind w:left="1150"/>
        <w:rPr>
          <w:rFonts w:ascii="Arial"/>
          <w:sz w:val="16"/>
        </w:rPr>
      </w:pPr>
      <w:r>
        <w:rPr>
          <w:noProof/>
        </w:rPr>
        <mc:AlternateContent>
          <mc:Choice Requires="wps">
            <w:drawing>
              <wp:anchor distT="0" distB="0" distL="114300" distR="114300" simplePos="0" relativeHeight="251628544" behindDoc="0" locked="0" layoutInCell="1" allowOverlap="1" wp14:anchorId="68912C7C" wp14:editId="6EB3671B">
                <wp:simplePos x="0" y="0"/>
                <wp:positionH relativeFrom="page">
                  <wp:posOffset>1536065</wp:posOffset>
                </wp:positionH>
                <wp:positionV relativeFrom="paragraph">
                  <wp:posOffset>158750</wp:posOffset>
                </wp:positionV>
                <wp:extent cx="38735" cy="0"/>
                <wp:effectExtent l="12065" t="12700" r="6350" b="6350"/>
                <wp:wrapNone/>
                <wp:docPr id="249"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0"/>
                        </a:xfrm>
                        <a:prstGeom prst="line">
                          <a:avLst/>
                        </a:prstGeom>
                        <a:noFill/>
                        <a:ln w="514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1CA27B" id="Line 238"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95pt,12.5pt" to="124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8jyHgIAAEM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" strokeweight=".14283mm">
                <w10:wrap anchorx="page"/>
              </v:line>
            </w:pict>
          </mc:Fallback>
        </mc:AlternateContent>
      </w:r>
      <w:r>
        <w:rPr>
          <w:noProof/>
        </w:rPr>
        <mc:AlternateContent>
          <mc:Choice Requires="wps">
            <w:drawing>
              <wp:anchor distT="0" distB="0" distL="114300" distR="114300" simplePos="0" relativeHeight="251707392" behindDoc="1" locked="0" layoutInCell="1" allowOverlap="1" wp14:anchorId="24647CA5" wp14:editId="656CC98D">
                <wp:simplePos x="0" y="0"/>
                <wp:positionH relativeFrom="page">
                  <wp:posOffset>1927860</wp:posOffset>
                </wp:positionH>
                <wp:positionV relativeFrom="paragraph">
                  <wp:posOffset>158750</wp:posOffset>
                </wp:positionV>
                <wp:extent cx="38735" cy="0"/>
                <wp:effectExtent l="13335" t="12700" r="5080" b="6350"/>
                <wp:wrapNone/>
                <wp:docPr id="248"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0"/>
                        </a:xfrm>
                        <a:prstGeom prst="line">
                          <a:avLst/>
                        </a:prstGeom>
                        <a:noFill/>
                        <a:ln w="514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52DFA5" id="Line 237"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8pt,12.5pt" to="154.8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" strokeweight=".14283mm">
                <w10:wrap anchorx="page"/>
              </v:line>
            </w:pict>
          </mc:Fallback>
        </mc:AlternateContent>
      </w:r>
      <w:r>
        <w:rPr>
          <w:noProof/>
        </w:rPr>
        <mc:AlternateContent>
          <mc:Choice Requires="wps">
            <w:drawing>
              <wp:anchor distT="0" distB="0" distL="114300" distR="114300" simplePos="0" relativeHeight="251708416" behindDoc="1" locked="0" layoutInCell="1" allowOverlap="1" wp14:anchorId="3E0E997D" wp14:editId="0717FEA7">
                <wp:simplePos x="0" y="0"/>
                <wp:positionH relativeFrom="page">
                  <wp:posOffset>2319020</wp:posOffset>
                </wp:positionH>
                <wp:positionV relativeFrom="paragraph">
                  <wp:posOffset>158750</wp:posOffset>
                </wp:positionV>
                <wp:extent cx="38735" cy="0"/>
                <wp:effectExtent l="13970" t="12700" r="13970" b="6350"/>
                <wp:wrapNone/>
                <wp:docPr id="247"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0"/>
                        </a:xfrm>
                        <a:prstGeom prst="line">
                          <a:avLst/>
                        </a:prstGeom>
                        <a:noFill/>
                        <a:ln w="514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FBD47" id="Line 236"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2.6pt,12.5pt" to="185.6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" strokeweight=".14283mm">
                <w10:wrap anchorx="page"/>
              </v:line>
            </w:pict>
          </mc:Fallback>
        </mc:AlternateContent>
      </w:r>
      <w:r>
        <w:rPr>
          <w:noProof/>
        </w:rPr>
        <mc:AlternateContent>
          <mc:Choice Requires="wps">
            <w:drawing>
              <wp:anchor distT="0" distB="0" distL="114300" distR="114300" simplePos="0" relativeHeight="251709440" behindDoc="1" locked="0" layoutInCell="1" allowOverlap="1" wp14:anchorId="51231831" wp14:editId="73791F62">
                <wp:simplePos x="0" y="0"/>
                <wp:positionH relativeFrom="page">
                  <wp:posOffset>2710815</wp:posOffset>
                </wp:positionH>
                <wp:positionV relativeFrom="paragraph">
                  <wp:posOffset>158750</wp:posOffset>
                </wp:positionV>
                <wp:extent cx="38735" cy="0"/>
                <wp:effectExtent l="5715" t="12700" r="12700" b="6350"/>
                <wp:wrapNone/>
                <wp:docPr id="246"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0"/>
                        </a:xfrm>
                        <a:prstGeom prst="line">
                          <a:avLst/>
                        </a:prstGeom>
                        <a:noFill/>
                        <a:ln w="514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E3C1F" id="Line 235"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3.45pt,12.5pt" to="216.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" strokeweight=".14283mm">
                <w10:wrap anchorx="page"/>
              </v:line>
            </w:pict>
          </mc:Fallback>
        </mc:AlternateContent>
      </w:r>
      <w:r w:rsidR="0009622D">
        <w:rPr>
          <w:rFonts w:ascii="Arial"/>
          <w:w w:val="80"/>
          <w:sz w:val="16"/>
        </w:rPr>
        <w:t>0.20</w:t>
      </w:r>
      <w:r w:rsidR="0009622D">
        <w:rPr>
          <w:rFonts w:ascii="Arial"/>
          <w:w w:val="80"/>
          <w:sz w:val="16"/>
        </w:rPr>
        <w:tab/>
        <w:t>0.15</w:t>
      </w:r>
      <w:r w:rsidR="0009622D">
        <w:rPr>
          <w:rFonts w:ascii="Arial"/>
          <w:w w:val="80"/>
          <w:sz w:val="16"/>
        </w:rPr>
        <w:tab/>
        <w:t>0.10</w:t>
      </w:r>
      <w:r w:rsidR="0009622D">
        <w:rPr>
          <w:rFonts w:ascii="Arial"/>
          <w:w w:val="80"/>
          <w:sz w:val="16"/>
        </w:rPr>
        <w:tab/>
        <w:t>0.05</w:t>
      </w:r>
      <w:r w:rsidR="0009622D">
        <w:rPr>
          <w:rFonts w:ascii="Arial"/>
          <w:w w:val="80"/>
          <w:sz w:val="16"/>
        </w:rPr>
        <w:tab/>
        <w:t>0.00</w:t>
      </w:r>
      <w:r w:rsidR="0009622D">
        <w:rPr>
          <w:rFonts w:ascii="Arial"/>
          <w:w w:val="80"/>
          <w:sz w:val="16"/>
        </w:rPr>
        <w:tab/>
      </w:r>
      <w:r w:rsidR="0009622D">
        <w:rPr>
          <w:rFonts w:ascii="Arial"/>
          <w:w w:val="65"/>
          <w:sz w:val="16"/>
        </w:rPr>
        <w:t>0.05</w:t>
      </w:r>
    </w:p>
    <w:p w:rsidR="00012D33" w:rsidRDefault="00F23B9E">
      <w:pPr>
        <w:spacing w:line="159" w:lineRule="exact"/>
        <w:ind w:left="1991"/>
        <w:rPr>
          <w:rFonts w:ascii="Arial"/>
          <w:b/>
          <w:sz w:val="17"/>
        </w:rPr>
      </w:pPr>
      <w:r>
        <w:rPr>
          <w:noProof/>
        </w:rPr>
        <mc:AlternateContent>
          <mc:Choice Requires="wps">
            <w:drawing>
              <wp:anchor distT="0" distB="0" distL="114300" distR="114300" simplePos="0" relativeHeight="251629568" behindDoc="0" locked="0" layoutInCell="1" allowOverlap="1" wp14:anchorId="4A63EA17" wp14:editId="4EA380DC">
                <wp:simplePos x="0" y="0"/>
                <wp:positionH relativeFrom="page">
                  <wp:posOffset>2045335</wp:posOffset>
                </wp:positionH>
                <wp:positionV relativeFrom="paragraph">
                  <wp:posOffset>27940</wp:posOffset>
                </wp:positionV>
                <wp:extent cx="46355" cy="50800"/>
                <wp:effectExtent l="6985" t="1270" r="3810" b="5080"/>
                <wp:wrapNone/>
                <wp:docPr id="245" name="AutoShape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355" cy="50800"/>
                        </a:xfrm>
                        <a:custGeom>
                          <a:avLst/>
                          <a:gdLst>
                            <a:gd name="T0" fmla="+- 0 3263 3221"/>
                            <a:gd name="T1" fmla="*/ T0 w 73"/>
                            <a:gd name="T2" fmla="+- 0 44 44"/>
                            <a:gd name="T3" fmla="*/ 44 h 80"/>
                            <a:gd name="T4" fmla="+- 0 3251 3221"/>
                            <a:gd name="T5" fmla="*/ T4 w 73"/>
                            <a:gd name="T6" fmla="+- 0 44 44"/>
                            <a:gd name="T7" fmla="*/ 44 h 80"/>
                            <a:gd name="T8" fmla="+- 0 3221 3221"/>
                            <a:gd name="T9" fmla="*/ T8 w 73"/>
                            <a:gd name="T10" fmla="+- 0 123 44"/>
                            <a:gd name="T11" fmla="*/ 123 h 80"/>
                            <a:gd name="T12" fmla="+- 0 3293 3221"/>
                            <a:gd name="T13" fmla="*/ T12 w 73"/>
                            <a:gd name="T14" fmla="+- 0 123 44"/>
                            <a:gd name="T15" fmla="*/ 123 h 80"/>
                            <a:gd name="T16" fmla="+- 0 3290 3221"/>
                            <a:gd name="T17" fmla="*/ T16 w 73"/>
                            <a:gd name="T18" fmla="+- 0 114 44"/>
                            <a:gd name="T19" fmla="*/ 114 h 80"/>
                            <a:gd name="T20" fmla="+- 0 3235 3221"/>
                            <a:gd name="T21" fmla="*/ T20 w 73"/>
                            <a:gd name="T22" fmla="+- 0 114 44"/>
                            <a:gd name="T23" fmla="*/ 114 h 80"/>
                            <a:gd name="T24" fmla="+- 0 3257 3221"/>
                            <a:gd name="T25" fmla="*/ T24 w 73"/>
                            <a:gd name="T26" fmla="+- 0 54 44"/>
                            <a:gd name="T27" fmla="*/ 54 h 80"/>
                            <a:gd name="T28" fmla="+- 0 3267 3221"/>
                            <a:gd name="T29" fmla="*/ T28 w 73"/>
                            <a:gd name="T30" fmla="+- 0 54 44"/>
                            <a:gd name="T31" fmla="*/ 54 h 80"/>
                            <a:gd name="T32" fmla="+- 0 3263 3221"/>
                            <a:gd name="T33" fmla="*/ T32 w 73"/>
                            <a:gd name="T34" fmla="+- 0 44 44"/>
                            <a:gd name="T35" fmla="*/ 44 h 80"/>
                            <a:gd name="T36" fmla="+- 0 3267 3221"/>
                            <a:gd name="T37" fmla="*/ T36 w 73"/>
                            <a:gd name="T38" fmla="+- 0 54 44"/>
                            <a:gd name="T39" fmla="*/ 54 h 80"/>
                            <a:gd name="T40" fmla="+- 0 3257 3221"/>
                            <a:gd name="T41" fmla="*/ T40 w 73"/>
                            <a:gd name="T42" fmla="+- 0 54 44"/>
                            <a:gd name="T43" fmla="*/ 54 h 80"/>
                            <a:gd name="T44" fmla="+- 0 3279 3221"/>
                            <a:gd name="T45" fmla="*/ T44 w 73"/>
                            <a:gd name="T46" fmla="+- 0 114 44"/>
                            <a:gd name="T47" fmla="*/ 114 h 80"/>
                            <a:gd name="T48" fmla="+- 0 3290 3221"/>
                            <a:gd name="T49" fmla="*/ T48 w 73"/>
                            <a:gd name="T50" fmla="+- 0 114 44"/>
                            <a:gd name="T51" fmla="*/ 114 h 80"/>
                            <a:gd name="T52" fmla="+- 0 3267 3221"/>
                            <a:gd name="T53" fmla="*/ T52 w 73"/>
                            <a:gd name="T54" fmla="+- 0 54 44"/>
                            <a:gd name="T55" fmla="*/ 54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3" h="80">
                              <a:moveTo>
                                <a:pt x="42" y="0"/>
                              </a:moveTo>
                              <a:lnTo>
                                <a:pt x="30" y="0"/>
                              </a:lnTo>
                              <a:lnTo>
                                <a:pt x="0" y="79"/>
                              </a:lnTo>
                              <a:lnTo>
                                <a:pt x="72" y="79"/>
                              </a:lnTo>
                              <a:lnTo>
                                <a:pt x="69" y="70"/>
                              </a:lnTo>
                              <a:lnTo>
                                <a:pt x="14" y="70"/>
                              </a:lnTo>
                              <a:lnTo>
                                <a:pt x="36" y="10"/>
                              </a:lnTo>
                              <a:lnTo>
                                <a:pt x="46" y="10"/>
                              </a:lnTo>
                              <a:lnTo>
                                <a:pt x="42" y="0"/>
                              </a:lnTo>
                              <a:close/>
                              <a:moveTo>
                                <a:pt x="46" y="10"/>
                              </a:moveTo>
                              <a:lnTo>
                                <a:pt x="36" y="10"/>
                              </a:lnTo>
                              <a:lnTo>
                                <a:pt x="58" y="70"/>
                              </a:lnTo>
                              <a:lnTo>
                                <a:pt x="69" y="70"/>
                              </a:lnTo>
                              <a:lnTo>
                                <a:pt x="46"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B719C5" id="AutoShape 234" o:spid="_x0000_s1026" style="position:absolute;margin-left:161.05pt;margin-top:2.2pt;width:3.65pt;height:4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" path="m42,l30,,,79r72,l69,70r-55,l36,10r10,l42,xm46,10r-10,l58,70r11,l46,10xe" fillcolor="black" stroked="f">
                <v:path arrowok="t" o:connecttype="custom" o:connectlocs="26670,27940;19050,27940;0,78105;45720,78105;43815,72390;8890,72390;22860,34290;29210,34290;26670,27940;29210,34290;22860,34290;36830,72390;43815,72390;29210,34290" o:connectangles="0,0,0,0,0,0,0,0,0,0,0,0,0,0"/>
                <w10:wrap anchorx="page"/>
              </v:shape>
            </w:pict>
          </mc:Fallback>
        </mc:AlternateContent>
      </w:r>
      <w:r w:rsidR="0009622D">
        <w:rPr>
          <w:rFonts w:ascii="Arial"/>
          <w:b/>
          <w:w w:val="75"/>
          <w:sz w:val="17"/>
        </w:rPr>
        <w:t>Nacelle mass [1000t]</w:t>
      </w:r>
    </w:p>
    <w:p w:rsidR="00012D33" w:rsidRDefault="0009622D">
      <w:pPr>
        <w:pStyle w:val="ListParagraph"/>
        <w:numPr>
          <w:ilvl w:val="2"/>
          <w:numId w:val="3"/>
        </w:numPr>
        <w:tabs>
          <w:tab w:val="left" w:pos="999"/>
        </w:tabs>
        <w:spacing w:before="135"/>
        <w:jc w:val="left"/>
        <w:rPr>
          <w:sz w:val="18"/>
        </w:rPr>
      </w:pPr>
      <w:r>
        <w:rPr>
          <w:w w:val="110"/>
          <w:sz w:val="18"/>
        </w:rPr>
        <w:t>Absolute mass changes,</w:t>
      </w:r>
      <w:r>
        <w:rPr>
          <w:spacing w:val="-3"/>
          <w:w w:val="110"/>
          <w:sz w:val="18"/>
        </w:rPr>
        <w:t xml:space="preserve"> </w:t>
      </w:r>
      <w:r>
        <w:rPr>
          <w:w w:val="110"/>
          <w:sz w:val="18"/>
        </w:rPr>
        <w:t>cost-optimized</w:t>
      </w:r>
    </w:p>
    <w:p w:rsidR="00012D33" w:rsidRDefault="00012D33">
      <w:pPr>
        <w:pStyle w:val="BodyText"/>
        <w:spacing w:before="3"/>
        <w:rPr>
          <w:sz w:val="17"/>
        </w:rPr>
      </w:pPr>
    </w:p>
    <w:p w:rsidR="00012D33" w:rsidRDefault="00F23B9E">
      <w:pPr>
        <w:ind w:left="636"/>
        <w:rPr>
          <w:rFonts w:ascii="Arial"/>
          <w:sz w:val="16"/>
        </w:rPr>
      </w:pPr>
      <w:r>
        <w:rPr>
          <w:noProof/>
        </w:rPr>
        <mc:AlternateContent>
          <mc:Choice Requires="wpg">
            <w:drawing>
              <wp:anchor distT="0" distB="0" distL="114300" distR="114300" simplePos="0" relativeHeight="251643904" behindDoc="0" locked="0" layoutInCell="1" allowOverlap="1" wp14:anchorId="76184979" wp14:editId="48F0DC9C">
                <wp:simplePos x="0" y="0"/>
                <wp:positionH relativeFrom="page">
                  <wp:posOffset>1372235</wp:posOffset>
                </wp:positionH>
                <wp:positionV relativeFrom="paragraph">
                  <wp:posOffset>-45085</wp:posOffset>
                </wp:positionV>
                <wp:extent cx="2187575" cy="1631315"/>
                <wp:effectExtent l="10160" t="10160" r="12065" b="6350"/>
                <wp:wrapNone/>
                <wp:docPr id="222"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87575" cy="1631315"/>
                          <a:chOff x="2161" y="-71"/>
                          <a:chExt cx="3445" cy="2569"/>
                        </a:xfrm>
                      </wpg:grpSpPr>
                      <wps:wsp>
                        <wps:cNvPr id="223" name="Freeform 233"/>
                        <wps:cNvSpPr>
                          <a:spLocks/>
                        </wps:cNvSpPr>
                        <wps:spPr bwMode="auto">
                          <a:xfrm>
                            <a:off x="2301" y="27"/>
                            <a:ext cx="3275" cy="2441"/>
                          </a:xfrm>
                          <a:custGeom>
                            <a:avLst/>
                            <a:gdLst>
                              <a:gd name="T0" fmla="+- 0 5576 2301"/>
                              <a:gd name="T1" fmla="*/ T0 w 3275"/>
                              <a:gd name="T2" fmla="+- 0 27 27"/>
                              <a:gd name="T3" fmla="*/ 27 h 2441"/>
                              <a:gd name="T4" fmla="+- 0 5030 2301"/>
                              <a:gd name="T5" fmla="*/ T4 w 3275"/>
                              <a:gd name="T6" fmla="+- 0 428 27"/>
                              <a:gd name="T7" fmla="*/ 428 h 2441"/>
                              <a:gd name="T8" fmla="+- 0 4484 2301"/>
                              <a:gd name="T9" fmla="*/ T8 w 3275"/>
                              <a:gd name="T10" fmla="+- 0 716 27"/>
                              <a:gd name="T11" fmla="*/ 716 h 2441"/>
                              <a:gd name="T12" fmla="+- 0 3666 2301"/>
                              <a:gd name="T13" fmla="*/ T12 w 3275"/>
                              <a:gd name="T14" fmla="+- 0 1182 27"/>
                              <a:gd name="T15" fmla="*/ 1182 h 2441"/>
                              <a:gd name="T16" fmla="+- 0 3213 2301"/>
                              <a:gd name="T17" fmla="*/ T16 w 3275"/>
                              <a:gd name="T18" fmla="+- 0 1643 27"/>
                              <a:gd name="T19" fmla="*/ 1643 h 2441"/>
                              <a:gd name="T20" fmla="+- 0 2301 2301"/>
                              <a:gd name="T21" fmla="*/ T20 w 3275"/>
                              <a:gd name="T22" fmla="+- 0 2467 27"/>
                              <a:gd name="T23" fmla="*/ 2467 h 2441"/>
                            </a:gdLst>
                            <a:ahLst/>
                            <a:cxnLst>
                              <a:cxn ang="0">
                                <a:pos x="T1" y="T3"/>
                              </a:cxn>
                              <a:cxn ang="0">
                                <a:pos x="T5" y="T7"/>
                              </a:cxn>
                              <a:cxn ang="0">
                                <a:pos x="T9" y="T11"/>
                              </a:cxn>
                              <a:cxn ang="0">
                                <a:pos x="T13" y="T15"/>
                              </a:cxn>
                              <a:cxn ang="0">
                                <a:pos x="T17" y="T19"/>
                              </a:cxn>
                              <a:cxn ang="0">
                                <a:pos x="T21" y="T23"/>
                              </a:cxn>
                            </a:cxnLst>
                            <a:rect l="0" t="0" r="r" b="b"/>
                            <a:pathLst>
                              <a:path w="3275" h="2441">
                                <a:moveTo>
                                  <a:pt x="3275" y="0"/>
                                </a:moveTo>
                                <a:lnTo>
                                  <a:pt x="2729" y="401"/>
                                </a:lnTo>
                                <a:lnTo>
                                  <a:pt x="2183" y="689"/>
                                </a:lnTo>
                                <a:lnTo>
                                  <a:pt x="1365" y="1155"/>
                                </a:lnTo>
                                <a:lnTo>
                                  <a:pt x="912" y="1616"/>
                                </a:lnTo>
                                <a:lnTo>
                                  <a:pt x="0" y="2440"/>
                                </a:lnTo>
                              </a:path>
                            </a:pathLst>
                          </a:custGeom>
                          <a:noFill/>
                          <a:ln w="13664">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Freeform 232"/>
                        <wps:cNvSpPr>
                          <a:spLocks/>
                        </wps:cNvSpPr>
                        <wps:spPr bwMode="auto">
                          <a:xfrm>
                            <a:off x="5549" y="0"/>
                            <a:ext cx="54" cy="54"/>
                          </a:xfrm>
                          <a:custGeom>
                            <a:avLst/>
                            <a:gdLst>
                              <a:gd name="T0" fmla="+- 0 5583 5549"/>
                              <a:gd name="T1" fmla="*/ T0 w 54"/>
                              <a:gd name="T2" fmla="*/ 0 h 54"/>
                              <a:gd name="T3" fmla="+- 0 5569 5549"/>
                              <a:gd name="T4" fmla="*/ T3 w 54"/>
                              <a:gd name="T5" fmla="*/ 0 h 54"/>
                              <a:gd name="T6" fmla="+- 0 5562 5549"/>
                              <a:gd name="T7" fmla="*/ T6 w 54"/>
                              <a:gd name="T8" fmla="*/ 3 h 54"/>
                              <a:gd name="T9" fmla="+- 0 5552 5549"/>
                              <a:gd name="T10" fmla="*/ T9 w 54"/>
                              <a:gd name="T11" fmla="*/ 13 h 54"/>
                              <a:gd name="T12" fmla="+- 0 5549 5549"/>
                              <a:gd name="T13" fmla="*/ T12 w 54"/>
                              <a:gd name="T14" fmla="*/ 20 h 54"/>
                              <a:gd name="T15" fmla="+- 0 5549 5549"/>
                              <a:gd name="T16" fmla="*/ T15 w 54"/>
                              <a:gd name="T17" fmla="*/ 34 h 54"/>
                              <a:gd name="T18" fmla="+- 0 5552 5549"/>
                              <a:gd name="T19" fmla="*/ T18 w 54"/>
                              <a:gd name="T20" fmla="*/ 41 h 54"/>
                              <a:gd name="T21" fmla="+- 0 5562 5549"/>
                              <a:gd name="T22" fmla="*/ T21 w 54"/>
                              <a:gd name="T23" fmla="*/ 51 h 54"/>
                              <a:gd name="T24" fmla="+- 0 5569 5549"/>
                              <a:gd name="T25" fmla="*/ T24 w 54"/>
                              <a:gd name="T26" fmla="*/ 54 h 54"/>
                              <a:gd name="T27" fmla="+- 0 5583 5549"/>
                              <a:gd name="T28" fmla="*/ T27 w 54"/>
                              <a:gd name="T29" fmla="*/ 54 h 54"/>
                              <a:gd name="T30" fmla="+- 0 5590 5549"/>
                              <a:gd name="T31" fmla="*/ T30 w 54"/>
                              <a:gd name="T32" fmla="*/ 51 h 54"/>
                              <a:gd name="T33" fmla="+- 0 5600 5549"/>
                              <a:gd name="T34" fmla="*/ T33 w 54"/>
                              <a:gd name="T35" fmla="*/ 41 h 54"/>
                              <a:gd name="T36" fmla="+- 0 5603 5549"/>
                              <a:gd name="T37" fmla="*/ T36 w 54"/>
                              <a:gd name="T38" fmla="*/ 34 h 54"/>
                              <a:gd name="T39" fmla="+- 0 5603 5549"/>
                              <a:gd name="T40" fmla="*/ T39 w 54"/>
                              <a:gd name="T41" fmla="*/ 20 h 54"/>
                              <a:gd name="T42" fmla="+- 0 5600 5549"/>
                              <a:gd name="T43" fmla="*/ T42 w 54"/>
                              <a:gd name="T44" fmla="*/ 13 h 54"/>
                              <a:gd name="T45" fmla="+- 0 5590 5549"/>
                              <a:gd name="T46" fmla="*/ T45 w 54"/>
                              <a:gd name="T47" fmla="*/ 3 h 54"/>
                              <a:gd name="T48" fmla="+- 0 5583 5549"/>
                              <a:gd name="T49" fmla="*/ T48 w 54"/>
                              <a:gd name="T50" fmla="*/ 0 h 54"/>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Lst>
                            <a:rect l="0" t="0" r="r" b="b"/>
                            <a:pathLst>
                              <a:path w="54" h="54">
                                <a:moveTo>
                                  <a:pt x="34" y="0"/>
                                </a:moveTo>
                                <a:lnTo>
                                  <a:pt x="20" y="0"/>
                                </a:lnTo>
                                <a:lnTo>
                                  <a:pt x="13" y="3"/>
                                </a:lnTo>
                                <a:lnTo>
                                  <a:pt x="3" y="13"/>
                                </a:lnTo>
                                <a:lnTo>
                                  <a:pt x="0" y="20"/>
                                </a:lnTo>
                                <a:lnTo>
                                  <a:pt x="0" y="34"/>
                                </a:lnTo>
                                <a:lnTo>
                                  <a:pt x="3" y="41"/>
                                </a:lnTo>
                                <a:lnTo>
                                  <a:pt x="13" y="51"/>
                                </a:lnTo>
                                <a:lnTo>
                                  <a:pt x="20" y="54"/>
                                </a:lnTo>
                                <a:lnTo>
                                  <a:pt x="34" y="54"/>
                                </a:lnTo>
                                <a:lnTo>
                                  <a:pt x="41" y="51"/>
                                </a:lnTo>
                                <a:lnTo>
                                  <a:pt x="51" y="41"/>
                                </a:lnTo>
                                <a:lnTo>
                                  <a:pt x="54" y="34"/>
                                </a:lnTo>
                                <a:lnTo>
                                  <a:pt x="54" y="20"/>
                                </a:lnTo>
                                <a:lnTo>
                                  <a:pt x="51" y="13"/>
                                </a:lnTo>
                                <a:lnTo>
                                  <a:pt x="41" y="3"/>
                                </a:lnTo>
                                <a:lnTo>
                                  <a:pt x="34"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31"/>
                        <wps:cNvSpPr>
                          <a:spLocks/>
                        </wps:cNvSpPr>
                        <wps:spPr bwMode="auto">
                          <a:xfrm>
                            <a:off x="5549" y="0"/>
                            <a:ext cx="54" cy="54"/>
                          </a:xfrm>
                          <a:custGeom>
                            <a:avLst/>
                            <a:gdLst>
                              <a:gd name="T0" fmla="+- 0 5576 5549"/>
                              <a:gd name="T1" fmla="*/ T0 w 54"/>
                              <a:gd name="T2" fmla="*/ 54 h 54"/>
                              <a:gd name="T3" fmla="+- 0 5583 5549"/>
                              <a:gd name="T4" fmla="*/ T3 w 54"/>
                              <a:gd name="T5" fmla="*/ 54 h 54"/>
                              <a:gd name="T6" fmla="+- 0 5590 5549"/>
                              <a:gd name="T7" fmla="*/ T6 w 54"/>
                              <a:gd name="T8" fmla="*/ 51 h 54"/>
                              <a:gd name="T9" fmla="+- 0 5595 5549"/>
                              <a:gd name="T10" fmla="*/ T9 w 54"/>
                              <a:gd name="T11" fmla="*/ 46 h 54"/>
                              <a:gd name="T12" fmla="+- 0 5600 5549"/>
                              <a:gd name="T13" fmla="*/ T12 w 54"/>
                              <a:gd name="T14" fmla="*/ 41 h 54"/>
                              <a:gd name="T15" fmla="+- 0 5603 5549"/>
                              <a:gd name="T16" fmla="*/ T15 w 54"/>
                              <a:gd name="T17" fmla="*/ 34 h 54"/>
                              <a:gd name="T18" fmla="+- 0 5603 5549"/>
                              <a:gd name="T19" fmla="*/ T18 w 54"/>
                              <a:gd name="T20" fmla="*/ 27 h 54"/>
                              <a:gd name="T21" fmla="+- 0 5603 5549"/>
                              <a:gd name="T22" fmla="*/ T21 w 54"/>
                              <a:gd name="T23" fmla="*/ 20 h 54"/>
                              <a:gd name="T24" fmla="+- 0 5600 5549"/>
                              <a:gd name="T25" fmla="*/ T24 w 54"/>
                              <a:gd name="T26" fmla="*/ 13 h 54"/>
                              <a:gd name="T27" fmla="+- 0 5595 5549"/>
                              <a:gd name="T28" fmla="*/ T27 w 54"/>
                              <a:gd name="T29" fmla="*/ 8 h 54"/>
                              <a:gd name="T30" fmla="+- 0 5590 5549"/>
                              <a:gd name="T31" fmla="*/ T30 w 54"/>
                              <a:gd name="T32" fmla="*/ 3 h 54"/>
                              <a:gd name="T33" fmla="+- 0 5583 5549"/>
                              <a:gd name="T34" fmla="*/ T33 w 54"/>
                              <a:gd name="T35" fmla="*/ 0 h 54"/>
                              <a:gd name="T36" fmla="+- 0 5576 5549"/>
                              <a:gd name="T37" fmla="*/ T36 w 54"/>
                              <a:gd name="T38" fmla="*/ 0 h 54"/>
                              <a:gd name="T39" fmla="+- 0 5569 5549"/>
                              <a:gd name="T40" fmla="*/ T39 w 54"/>
                              <a:gd name="T41" fmla="*/ 0 h 54"/>
                              <a:gd name="T42" fmla="+- 0 5562 5549"/>
                              <a:gd name="T43" fmla="*/ T42 w 54"/>
                              <a:gd name="T44" fmla="*/ 3 h 54"/>
                              <a:gd name="T45" fmla="+- 0 5557 5549"/>
                              <a:gd name="T46" fmla="*/ T45 w 54"/>
                              <a:gd name="T47" fmla="*/ 8 h 54"/>
                              <a:gd name="T48" fmla="+- 0 5552 5549"/>
                              <a:gd name="T49" fmla="*/ T48 w 54"/>
                              <a:gd name="T50" fmla="*/ 13 h 54"/>
                              <a:gd name="T51" fmla="+- 0 5549 5549"/>
                              <a:gd name="T52" fmla="*/ T51 w 54"/>
                              <a:gd name="T53" fmla="*/ 20 h 54"/>
                              <a:gd name="T54" fmla="+- 0 5549 5549"/>
                              <a:gd name="T55" fmla="*/ T54 w 54"/>
                              <a:gd name="T56" fmla="*/ 27 h 54"/>
                              <a:gd name="T57" fmla="+- 0 5549 5549"/>
                              <a:gd name="T58" fmla="*/ T57 w 54"/>
                              <a:gd name="T59" fmla="*/ 34 h 54"/>
                              <a:gd name="T60" fmla="+- 0 5552 5549"/>
                              <a:gd name="T61" fmla="*/ T60 w 54"/>
                              <a:gd name="T62" fmla="*/ 41 h 54"/>
                              <a:gd name="T63" fmla="+- 0 5557 5549"/>
                              <a:gd name="T64" fmla="*/ T63 w 54"/>
                              <a:gd name="T65" fmla="*/ 46 h 54"/>
                              <a:gd name="T66" fmla="+- 0 5562 5549"/>
                              <a:gd name="T67" fmla="*/ T66 w 54"/>
                              <a:gd name="T68" fmla="*/ 51 h 54"/>
                              <a:gd name="T69" fmla="+- 0 5569 5549"/>
                              <a:gd name="T70" fmla="*/ T69 w 54"/>
                              <a:gd name="T71" fmla="*/ 54 h 54"/>
                              <a:gd name="T72" fmla="+- 0 5576 5549"/>
                              <a:gd name="T73" fmla="*/ T72 w 54"/>
                              <a:gd name="T74" fmla="*/ 54 h 54"/>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Lst>
                            <a:rect l="0" t="0" r="r" b="b"/>
                            <a:pathLst>
                              <a:path w="54" h="54">
                                <a:moveTo>
                                  <a:pt x="27" y="54"/>
                                </a:moveTo>
                                <a:lnTo>
                                  <a:pt x="34" y="54"/>
                                </a:lnTo>
                                <a:lnTo>
                                  <a:pt x="41" y="51"/>
                                </a:lnTo>
                                <a:lnTo>
                                  <a:pt x="46" y="46"/>
                                </a:lnTo>
                                <a:lnTo>
                                  <a:pt x="51" y="41"/>
                                </a:lnTo>
                                <a:lnTo>
                                  <a:pt x="54" y="34"/>
                                </a:lnTo>
                                <a:lnTo>
                                  <a:pt x="54" y="27"/>
                                </a:lnTo>
                                <a:lnTo>
                                  <a:pt x="54" y="20"/>
                                </a:lnTo>
                                <a:lnTo>
                                  <a:pt x="51" y="13"/>
                                </a:lnTo>
                                <a:lnTo>
                                  <a:pt x="46" y="8"/>
                                </a:lnTo>
                                <a:lnTo>
                                  <a:pt x="41" y="3"/>
                                </a:lnTo>
                                <a:lnTo>
                                  <a:pt x="34" y="0"/>
                                </a:lnTo>
                                <a:lnTo>
                                  <a:pt x="27" y="0"/>
                                </a:lnTo>
                                <a:lnTo>
                                  <a:pt x="20" y="0"/>
                                </a:lnTo>
                                <a:lnTo>
                                  <a:pt x="13" y="3"/>
                                </a:lnTo>
                                <a:lnTo>
                                  <a:pt x="8" y="8"/>
                                </a:lnTo>
                                <a:lnTo>
                                  <a:pt x="3" y="13"/>
                                </a:lnTo>
                                <a:lnTo>
                                  <a:pt x="0" y="20"/>
                                </a:lnTo>
                                <a:lnTo>
                                  <a:pt x="0" y="27"/>
                                </a:lnTo>
                                <a:lnTo>
                                  <a:pt x="0" y="34"/>
                                </a:lnTo>
                                <a:lnTo>
                                  <a:pt x="3" y="41"/>
                                </a:lnTo>
                                <a:lnTo>
                                  <a:pt x="8" y="46"/>
                                </a:lnTo>
                                <a:lnTo>
                                  <a:pt x="13" y="51"/>
                                </a:lnTo>
                                <a:lnTo>
                                  <a:pt x="20" y="54"/>
                                </a:lnTo>
                                <a:lnTo>
                                  <a:pt x="27" y="54"/>
                                </a:lnTo>
                                <a:close/>
                              </a:path>
                            </a:pathLst>
                          </a:custGeom>
                          <a:noFill/>
                          <a:ln w="3416">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AutoShape 230"/>
                        <wps:cNvSpPr>
                          <a:spLocks/>
                        </wps:cNvSpPr>
                        <wps:spPr bwMode="auto">
                          <a:xfrm>
                            <a:off x="3639" y="689"/>
                            <a:ext cx="873" cy="520"/>
                          </a:xfrm>
                          <a:custGeom>
                            <a:avLst/>
                            <a:gdLst>
                              <a:gd name="T0" fmla="+- 0 3692 3639"/>
                              <a:gd name="T1" fmla="*/ T0 w 873"/>
                              <a:gd name="T2" fmla="+- 0 1175 689"/>
                              <a:gd name="T3" fmla="*/ 1175 h 520"/>
                              <a:gd name="T4" fmla="+- 0 3690 3639"/>
                              <a:gd name="T5" fmla="*/ T4 w 873"/>
                              <a:gd name="T6" fmla="+- 0 1168 689"/>
                              <a:gd name="T7" fmla="*/ 1168 h 520"/>
                              <a:gd name="T8" fmla="+- 0 3680 3639"/>
                              <a:gd name="T9" fmla="*/ T8 w 873"/>
                              <a:gd name="T10" fmla="+- 0 1158 689"/>
                              <a:gd name="T11" fmla="*/ 1158 h 520"/>
                              <a:gd name="T12" fmla="+- 0 3673 3639"/>
                              <a:gd name="T13" fmla="*/ T12 w 873"/>
                              <a:gd name="T14" fmla="+- 0 1155 689"/>
                              <a:gd name="T15" fmla="*/ 1155 h 520"/>
                              <a:gd name="T16" fmla="+- 0 3658 3639"/>
                              <a:gd name="T17" fmla="*/ T16 w 873"/>
                              <a:gd name="T18" fmla="+- 0 1155 689"/>
                              <a:gd name="T19" fmla="*/ 1155 h 520"/>
                              <a:gd name="T20" fmla="+- 0 3652 3639"/>
                              <a:gd name="T21" fmla="*/ T20 w 873"/>
                              <a:gd name="T22" fmla="+- 0 1158 689"/>
                              <a:gd name="T23" fmla="*/ 1158 h 520"/>
                              <a:gd name="T24" fmla="+- 0 3641 3639"/>
                              <a:gd name="T25" fmla="*/ T24 w 873"/>
                              <a:gd name="T26" fmla="+- 0 1168 689"/>
                              <a:gd name="T27" fmla="*/ 1168 h 520"/>
                              <a:gd name="T28" fmla="+- 0 3639 3639"/>
                              <a:gd name="T29" fmla="*/ T28 w 873"/>
                              <a:gd name="T30" fmla="+- 0 1175 689"/>
                              <a:gd name="T31" fmla="*/ 1175 h 520"/>
                              <a:gd name="T32" fmla="+- 0 3639 3639"/>
                              <a:gd name="T33" fmla="*/ T32 w 873"/>
                              <a:gd name="T34" fmla="+- 0 1189 689"/>
                              <a:gd name="T35" fmla="*/ 1189 h 520"/>
                              <a:gd name="T36" fmla="+- 0 3641 3639"/>
                              <a:gd name="T37" fmla="*/ T36 w 873"/>
                              <a:gd name="T38" fmla="+- 0 1196 689"/>
                              <a:gd name="T39" fmla="*/ 1196 h 520"/>
                              <a:gd name="T40" fmla="+- 0 3652 3639"/>
                              <a:gd name="T41" fmla="*/ T40 w 873"/>
                              <a:gd name="T42" fmla="+- 0 1206 689"/>
                              <a:gd name="T43" fmla="*/ 1206 h 520"/>
                              <a:gd name="T44" fmla="+- 0 3658 3639"/>
                              <a:gd name="T45" fmla="*/ T44 w 873"/>
                              <a:gd name="T46" fmla="+- 0 1209 689"/>
                              <a:gd name="T47" fmla="*/ 1209 h 520"/>
                              <a:gd name="T48" fmla="+- 0 3673 3639"/>
                              <a:gd name="T49" fmla="*/ T48 w 873"/>
                              <a:gd name="T50" fmla="+- 0 1209 689"/>
                              <a:gd name="T51" fmla="*/ 1209 h 520"/>
                              <a:gd name="T52" fmla="+- 0 3680 3639"/>
                              <a:gd name="T53" fmla="*/ T52 w 873"/>
                              <a:gd name="T54" fmla="+- 0 1206 689"/>
                              <a:gd name="T55" fmla="*/ 1206 h 520"/>
                              <a:gd name="T56" fmla="+- 0 3690 3639"/>
                              <a:gd name="T57" fmla="*/ T56 w 873"/>
                              <a:gd name="T58" fmla="+- 0 1196 689"/>
                              <a:gd name="T59" fmla="*/ 1196 h 520"/>
                              <a:gd name="T60" fmla="+- 0 3692 3639"/>
                              <a:gd name="T61" fmla="*/ T60 w 873"/>
                              <a:gd name="T62" fmla="+- 0 1189 689"/>
                              <a:gd name="T63" fmla="*/ 1189 h 520"/>
                              <a:gd name="T64" fmla="+- 0 3692 3639"/>
                              <a:gd name="T65" fmla="*/ T64 w 873"/>
                              <a:gd name="T66" fmla="+- 0 1175 689"/>
                              <a:gd name="T67" fmla="*/ 1175 h 520"/>
                              <a:gd name="T68" fmla="+- 0 4511 3639"/>
                              <a:gd name="T69" fmla="*/ T68 w 873"/>
                              <a:gd name="T70" fmla="+- 0 709 689"/>
                              <a:gd name="T71" fmla="*/ 709 h 520"/>
                              <a:gd name="T72" fmla="+- 0 4508 3639"/>
                              <a:gd name="T73" fmla="*/ T72 w 873"/>
                              <a:gd name="T74" fmla="+- 0 702 689"/>
                              <a:gd name="T75" fmla="*/ 702 h 520"/>
                              <a:gd name="T76" fmla="+- 0 4498 3639"/>
                              <a:gd name="T77" fmla="*/ T76 w 873"/>
                              <a:gd name="T78" fmla="+- 0 692 689"/>
                              <a:gd name="T79" fmla="*/ 692 h 520"/>
                              <a:gd name="T80" fmla="+- 0 4491 3639"/>
                              <a:gd name="T81" fmla="*/ T80 w 873"/>
                              <a:gd name="T82" fmla="+- 0 689 689"/>
                              <a:gd name="T83" fmla="*/ 689 h 520"/>
                              <a:gd name="T84" fmla="+- 0 4477 3639"/>
                              <a:gd name="T85" fmla="*/ T84 w 873"/>
                              <a:gd name="T86" fmla="+- 0 689 689"/>
                              <a:gd name="T87" fmla="*/ 689 h 520"/>
                              <a:gd name="T88" fmla="+- 0 4470 3639"/>
                              <a:gd name="T89" fmla="*/ T88 w 873"/>
                              <a:gd name="T90" fmla="+- 0 692 689"/>
                              <a:gd name="T91" fmla="*/ 692 h 520"/>
                              <a:gd name="T92" fmla="+- 0 4460 3639"/>
                              <a:gd name="T93" fmla="*/ T92 w 873"/>
                              <a:gd name="T94" fmla="+- 0 702 689"/>
                              <a:gd name="T95" fmla="*/ 702 h 520"/>
                              <a:gd name="T96" fmla="+- 0 4457 3639"/>
                              <a:gd name="T97" fmla="*/ T96 w 873"/>
                              <a:gd name="T98" fmla="+- 0 709 689"/>
                              <a:gd name="T99" fmla="*/ 709 h 520"/>
                              <a:gd name="T100" fmla="+- 0 4457 3639"/>
                              <a:gd name="T101" fmla="*/ T100 w 873"/>
                              <a:gd name="T102" fmla="+- 0 723 689"/>
                              <a:gd name="T103" fmla="*/ 723 h 520"/>
                              <a:gd name="T104" fmla="+- 0 4460 3639"/>
                              <a:gd name="T105" fmla="*/ T104 w 873"/>
                              <a:gd name="T106" fmla="+- 0 730 689"/>
                              <a:gd name="T107" fmla="*/ 730 h 520"/>
                              <a:gd name="T108" fmla="+- 0 4470 3639"/>
                              <a:gd name="T109" fmla="*/ T108 w 873"/>
                              <a:gd name="T110" fmla="+- 0 740 689"/>
                              <a:gd name="T111" fmla="*/ 740 h 520"/>
                              <a:gd name="T112" fmla="+- 0 4477 3639"/>
                              <a:gd name="T113" fmla="*/ T112 w 873"/>
                              <a:gd name="T114" fmla="+- 0 743 689"/>
                              <a:gd name="T115" fmla="*/ 743 h 520"/>
                              <a:gd name="T116" fmla="+- 0 4491 3639"/>
                              <a:gd name="T117" fmla="*/ T116 w 873"/>
                              <a:gd name="T118" fmla="+- 0 743 689"/>
                              <a:gd name="T119" fmla="*/ 743 h 520"/>
                              <a:gd name="T120" fmla="+- 0 4498 3639"/>
                              <a:gd name="T121" fmla="*/ T120 w 873"/>
                              <a:gd name="T122" fmla="+- 0 740 689"/>
                              <a:gd name="T123" fmla="*/ 740 h 520"/>
                              <a:gd name="T124" fmla="+- 0 4508 3639"/>
                              <a:gd name="T125" fmla="*/ T124 w 873"/>
                              <a:gd name="T126" fmla="+- 0 730 689"/>
                              <a:gd name="T127" fmla="*/ 730 h 520"/>
                              <a:gd name="T128" fmla="+- 0 4511 3639"/>
                              <a:gd name="T129" fmla="*/ T128 w 873"/>
                              <a:gd name="T130" fmla="+- 0 723 689"/>
                              <a:gd name="T131" fmla="*/ 723 h 520"/>
                              <a:gd name="T132" fmla="+- 0 4511 3639"/>
                              <a:gd name="T133" fmla="*/ T132 w 873"/>
                              <a:gd name="T134" fmla="+- 0 709 689"/>
                              <a:gd name="T135" fmla="*/ 709 h 5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3" h="520">
                                <a:moveTo>
                                  <a:pt x="53" y="486"/>
                                </a:moveTo>
                                <a:lnTo>
                                  <a:pt x="51" y="479"/>
                                </a:lnTo>
                                <a:lnTo>
                                  <a:pt x="41" y="469"/>
                                </a:lnTo>
                                <a:lnTo>
                                  <a:pt x="34" y="466"/>
                                </a:lnTo>
                                <a:lnTo>
                                  <a:pt x="19" y="466"/>
                                </a:lnTo>
                                <a:lnTo>
                                  <a:pt x="13" y="469"/>
                                </a:lnTo>
                                <a:lnTo>
                                  <a:pt x="2" y="479"/>
                                </a:lnTo>
                                <a:lnTo>
                                  <a:pt x="0" y="486"/>
                                </a:lnTo>
                                <a:lnTo>
                                  <a:pt x="0" y="500"/>
                                </a:lnTo>
                                <a:lnTo>
                                  <a:pt x="2" y="507"/>
                                </a:lnTo>
                                <a:lnTo>
                                  <a:pt x="13" y="517"/>
                                </a:lnTo>
                                <a:lnTo>
                                  <a:pt x="19" y="520"/>
                                </a:lnTo>
                                <a:lnTo>
                                  <a:pt x="34" y="520"/>
                                </a:lnTo>
                                <a:lnTo>
                                  <a:pt x="41" y="517"/>
                                </a:lnTo>
                                <a:lnTo>
                                  <a:pt x="51" y="507"/>
                                </a:lnTo>
                                <a:lnTo>
                                  <a:pt x="53" y="500"/>
                                </a:lnTo>
                                <a:lnTo>
                                  <a:pt x="53" y="486"/>
                                </a:lnTo>
                                <a:moveTo>
                                  <a:pt x="872" y="20"/>
                                </a:moveTo>
                                <a:lnTo>
                                  <a:pt x="869" y="13"/>
                                </a:lnTo>
                                <a:lnTo>
                                  <a:pt x="859" y="3"/>
                                </a:lnTo>
                                <a:lnTo>
                                  <a:pt x="852" y="0"/>
                                </a:lnTo>
                                <a:lnTo>
                                  <a:pt x="838" y="0"/>
                                </a:lnTo>
                                <a:lnTo>
                                  <a:pt x="831" y="3"/>
                                </a:lnTo>
                                <a:lnTo>
                                  <a:pt x="821" y="13"/>
                                </a:lnTo>
                                <a:lnTo>
                                  <a:pt x="818" y="20"/>
                                </a:lnTo>
                                <a:lnTo>
                                  <a:pt x="818" y="34"/>
                                </a:lnTo>
                                <a:lnTo>
                                  <a:pt x="821" y="41"/>
                                </a:lnTo>
                                <a:lnTo>
                                  <a:pt x="831" y="51"/>
                                </a:lnTo>
                                <a:lnTo>
                                  <a:pt x="838" y="54"/>
                                </a:lnTo>
                                <a:lnTo>
                                  <a:pt x="852" y="54"/>
                                </a:lnTo>
                                <a:lnTo>
                                  <a:pt x="859" y="51"/>
                                </a:lnTo>
                                <a:lnTo>
                                  <a:pt x="869" y="41"/>
                                </a:lnTo>
                                <a:lnTo>
                                  <a:pt x="872" y="34"/>
                                </a:lnTo>
                                <a:lnTo>
                                  <a:pt x="872" y="20"/>
                                </a:lnTo>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29"/>
                        <wps:cNvSpPr>
                          <a:spLocks/>
                        </wps:cNvSpPr>
                        <wps:spPr bwMode="auto">
                          <a:xfrm>
                            <a:off x="3639" y="1155"/>
                            <a:ext cx="54" cy="54"/>
                          </a:xfrm>
                          <a:custGeom>
                            <a:avLst/>
                            <a:gdLst>
                              <a:gd name="T0" fmla="+- 0 3666 3639"/>
                              <a:gd name="T1" fmla="*/ T0 w 54"/>
                              <a:gd name="T2" fmla="+- 0 1209 1155"/>
                              <a:gd name="T3" fmla="*/ 1209 h 54"/>
                              <a:gd name="T4" fmla="+- 0 3673 3639"/>
                              <a:gd name="T5" fmla="*/ T4 w 54"/>
                              <a:gd name="T6" fmla="+- 0 1209 1155"/>
                              <a:gd name="T7" fmla="*/ 1209 h 54"/>
                              <a:gd name="T8" fmla="+- 0 3680 3639"/>
                              <a:gd name="T9" fmla="*/ T8 w 54"/>
                              <a:gd name="T10" fmla="+- 0 1206 1155"/>
                              <a:gd name="T11" fmla="*/ 1206 h 54"/>
                              <a:gd name="T12" fmla="+- 0 3685 3639"/>
                              <a:gd name="T13" fmla="*/ T12 w 54"/>
                              <a:gd name="T14" fmla="+- 0 1201 1155"/>
                              <a:gd name="T15" fmla="*/ 1201 h 54"/>
                              <a:gd name="T16" fmla="+- 0 3690 3639"/>
                              <a:gd name="T17" fmla="*/ T16 w 54"/>
                              <a:gd name="T18" fmla="+- 0 1196 1155"/>
                              <a:gd name="T19" fmla="*/ 1196 h 54"/>
                              <a:gd name="T20" fmla="+- 0 3692 3639"/>
                              <a:gd name="T21" fmla="*/ T20 w 54"/>
                              <a:gd name="T22" fmla="+- 0 1189 1155"/>
                              <a:gd name="T23" fmla="*/ 1189 h 54"/>
                              <a:gd name="T24" fmla="+- 0 3692 3639"/>
                              <a:gd name="T25" fmla="*/ T24 w 54"/>
                              <a:gd name="T26" fmla="+- 0 1182 1155"/>
                              <a:gd name="T27" fmla="*/ 1182 h 54"/>
                              <a:gd name="T28" fmla="+- 0 3692 3639"/>
                              <a:gd name="T29" fmla="*/ T28 w 54"/>
                              <a:gd name="T30" fmla="+- 0 1175 1155"/>
                              <a:gd name="T31" fmla="*/ 1175 h 54"/>
                              <a:gd name="T32" fmla="+- 0 3690 3639"/>
                              <a:gd name="T33" fmla="*/ T32 w 54"/>
                              <a:gd name="T34" fmla="+- 0 1168 1155"/>
                              <a:gd name="T35" fmla="*/ 1168 h 54"/>
                              <a:gd name="T36" fmla="+- 0 3685 3639"/>
                              <a:gd name="T37" fmla="*/ T36 w 54"/>
                              <a:gd name="T38" fmla="+- 0 1163 1155"/>
                              <a:gd name="T39" fmla="*/ 1163 h 54"/>
                              <a:gd name="T40" fmla="+- 0 3680 3639"/>
                              <a:gd name="T41" fmla="*/ T40 w 54"/>
                              <a:gd name="T42" fmla="+- 0 1158 1155"/>
                              <a:gd name="T43" fmla="*/ 1158 h 54"/>
                              <a:gd name="T44" fmla="+- 0 3673 3639"/>
                              <a:gd name="T45" fmla="*/ T44 w 54"/>
                              <a:gd name="T46" fmla="+- 0 1155 1155"/>
                              <a:gd name="T47" fmla="*/ 1155 h 54"/>
                              <a:gd name="T48" fmla="+- 0 3666 3639"/>
                              <a:gd name="T49" fmla="*/ T48 w 54"/>
                              <a:gd name="T50" fmla="+- 0 1155 1155"/>
                              <a:gd name="T51" fmla="*/ 1155 h 54"/>
                              <a:gd name="T52" fmla="+- 0 3658 3639"/>
                              <a:gd name="T53" fmla="*/ T52 w 54"/>
                              <a:gd name="T54" fmla="+- 0 1155 1155"/>
                              <a:gd name="T55" fmla="*/ 1155 h 54"/>
                              <a:gd name="T56" fmla="+- 0 3652 3639"/>
                              <a:gd name="T57" fmla="*/ T56 w 54"/>
                              <a:gd name="T58" fmla="+- 0 1158 1155"/>
                              <a:gd name="T59" fmla="*/ 1158 h 54"/>
                              <a:gd name="T60" fmla="+- 0 3647 3639"/>
                              <a:gd name="T61" fmla="*/ T60 w 54"/>
                              <a:gd name="T62" fmla="+- 0 1163 1155"/>
                              <a:gd name="T63" fmla="*/ 1163 h 54"/>
                              <a:gd name="T64" fmla="+- 0 3641 3639"/>
                              <a:gd name="T65" fmla="*/ T64 w 54"/>
                              <a:gd name="T66" fmla="+- 0 1168 1155"/>
                              <a:gd name="T67" fmla="*/ 1168 h 54"/>
                              <a:gd name="T68" fmla="+- 0 3639 3639"/>
                              <a:gd name="T69" fmla="*/ T68 w 54"/>
                              <a:gd name="T70" fmla="+- 0 1175 1155"/>
                              <a:gd name="T71" fmla="*/ 1175 h 54"/>
                              <a:gd name="T72" fmla="+- 0 3639 3639"/>
                              <a:gd name="T73" fmla="*/ T72 w 54"/>
                              <a:gd name="T74" fmla="+- 0 1182 1155"/>
                              <a:gd name="T75" fmla="*/ 1182 h 54"/>
                              <a:gd name="T76" fmla="+- 0 3639 3639"/>
                              <a:gd name="T77" fmla="*/ T76 w 54"/>
                              <a:gd name="T78" fmla="+- 0 1189 1155"/>
                              <a:gd name="T79" fmla="*/ 1189 h 54"/>
                              <a:gd name="T80" fmla="+- 0 3641 3639"/>
                              <a:gd name="T81" fmla="*/ T80 w 54"/>
                              <a:gd name="T82" fmla="+- 0 1196 1155"/>
                              <a:gd name="T83" fmla="*/ 1196 h 54"/>
                              <a:gd name="T84" fmla="+- 0 3647 3639"/>
                              <a:gd name="T85" fmla="*/ T84 w 54"/>
                              <a:gd name="T86" fmla="+- 0 1201 1155"/>
                              <a:gd name="T87" fmla="*/ 1201 h 54"/>
                              <a:gd name="T88" fmla="+- 0 3652 3639"/>
                              <a:gd name="T89" fmla="*/ T88 w 54"/>
                              <a:gd name="T90" fmla="+- 0 1206 1155"/>
                              <a:gd name="T91" fmla="*/ 1206 h 54"/>
                              <a:gd name="T92" fmla="+- 0 3658 3639"/>
                              <a:gd name="T93" fmla="*/ T92 w 54"/>
                              <a:gd name="T94" fmla="+- 0 1209 1155"/>
                              <a:gd name="T95" fmla="*/ 1209 h 54"/>
                              <a:gd name="T96" fmla="+- 0 3666 3639"/>
                              <a:gd name="T97" fmla="*/ T96 w 54"/>
                              <a:gd name="T98" fmla="+- 0 1209 1155"/>
                              <a:gd name="T99" fmla="*/ 1209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 h="54">
                                <a:moveTo>
                                  <a:pt x="27" y="54"/>
                                </a:moveTo>
                                <a:lnTo>
                                  <a:pt x="34" y="54"/>
                                </a:lnTo>
                                <a:lnTo>
                                  <a:pt x="41" y="51"/>
                                </a:lnTo>
                                <a:lnTo>
                                  <a:pt x="46" y="46"/>
                                </a:lnTo>
                                <a:lnTo>
                                  <a:pt x="51" y="41"/>
                                </a:lnTo>
                                <a:lnTo>
                                  <a:pt x="53" y="34"/>
                                </a:lnTo>
                                <a:lnTo>
                                  <a:pt x="53" y="27"/>
                                </a:lnTo>
                                <a:lnTo>
                                  <a:pt x="53" y="20"/>
                                </a:lnTo>
                                <a:lnTo>
                                  <a:pt x="51" y="13"/>
                                </a:lnTo>
                                <a:lnTo>
                                  <a:pt x="46" y="8"/>
                                </a:lnTo>
                                <a:lnTo>
                                  <a:pt x="41" y="3"/>
                                </a:lnTo>
                                <a:lnTo>
                                  <a:pt x="34" y="0"/>
                                </a:lnTo>
                                <a:lnTo>
                                  <a:pt x="27" y="0"/>
                                </a:lnTo>
                                <a:lnTo>
                                  <a:pt x="19" y="0"/>
                                </a:lnTo>
                                <a:lnTo>
                                  <a:pt x="13" y="3"/>
                                </a:lnTo>
                                <a:lnTo>
                                  <a:pt x="8" y="8"/>
                                </a:lnTo>
                                <a:lnTo>
                                  <a:pt x="2" y="13"/>
                                </a:lnTo>
                                <a:lnTo>
                                  <a:pt x="0" y="20"/>
                                </a:lnTo>
                                <a:lnTo>
                                  <a:pt x="0" y="27"/>
                                </a:lnTo>
                                <a:lnTo>
                                  <a:pt x="0" y="34"/>
                                </a:lnTo>
                                <a:lnTo>
                                  <a:pt x="2" y="41"/>
                                </a:lnTo>
                                <a:lnTo>
                                  <a:pt x="8" y="46"/>
                                </a:lnTo>
                                <a:lnTo>
                                  <a:pt x="13" y="51"/>
                                </a:lnTo>
                                <a:lnTo>
                                  <a:pt x="19" y="54"/>
                                </a:lnTo>
                                <a:lnTo>
                                  <a:pt x="27" y="54"/>
                                </a:lnTo>
                                <a:close/>
                              </a:path>
                            </a:pathLst>
                          </a:custGeom>
                          <a:noFill/>
                          <a:ln w="3416">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Freeform 228"/>
                        <wps:cNvSpPr>
                          <a:spLocks/>
                        </wps:cNvSpPr>
                        <wps:spPr bwMode="auto">
                          <a:xfrm>
                            <a:off x="2274" y="2440"/>
                            <a:ext cx="54" cy="54"/>
                          </a:xfrm>
                          <a:custGeom>
                            <a:avLst/>
                            <a:gdLst>
                              <a:gd name="T0" fmla="+- 0 2308 2274"/>
                              <a:gd name="T1" fmla="*/ T0 w 54"/>
                              <a:gd name="T2" fmla="+- 0 2440 2440"/>
                              <a:gd name="T3" fmla="*/ 2440 h 54"/>
                              <a:gd name="T4" fmla="+- 0 2294 2274"/>
                              <a:gd name="T5" fmla="*/ T4 w 54"/>
                              <a:gd name="T6" fmla="+- 0 2440 2440"/>
                              <a:gd name="T7" fmla="*/ 2440 h 54"/>
                              <a:gd name="T8" fmla="+- 0 2287 2274"/>
                              <a:gd name="T9" fmla="*/ T8 w 54"/>
                              <a:gd name="T10" fmla="+- 0 2443 2440"/>
                              <a:gd name="T11" fmla="*/ 2443 h 54"/>
                              <a:gd name="T12" fmla="+- 0 2277 2274"/>
                              <a:gd name="T13" fmla="*/ T12 w 54"/>
                              <a:gd name="T14" fmla="+- 0 2453 2440"/>
                              <a:gd name="T15" fmla="*/ 2453 h 54"/>
                              <a:gd name="T16" fmla="+- 0 2274 2274"/>
                              <a:gd name="T17" fmla="*/ T16 w 54"/>
                              <a:gd name="T18" fmla="+- 0 2460 2440"/>
                              <a:gd name="T19" fmla="*/ 2460 h 54"/>
                              <a:gd name="T20" fmla="+- 0 2274 2274"/>
                              <a:gd name="T21" fmla="*/ T20 w 54"/>
                              <a:gd name="T22" fmla="+- 0 2474 2440"/>
                              <a:gd name="T23" fmla="*/ 2474 h 54"/>
                              <a:gd name="T24" fmla="+- 0 2277 2274"/>
                              <a:gd name="T25" fmla="*/ T24 w 54"/>
                              <a:gd name="T26" fmla="+- 0 2481 2440"/>
                              <a:gd name="T27" fmla="*/ 2481 h 54"/>
                              <a:gd name="T28" fmla="+- 0 2287 2274"/>
                              <a:gd name="T29" fmla="*/ T28 w 54"/>
                              <a:gd name="T30" fmla="+- 0 2491 2440"/>
                              <a:gd name="T31" fmla="*/ 2491 h 54"/>
                              <a:gd name="T32" fmla="+- 0 2294 2274"/>
                              <a:gd name="T33" fmla="*/ T32 w 54"/>
                              <a:gd name="T34" fmla="+- 0 2494 2440"/>
                              <a:gd name="T35" fmla="*/ 2494 h 54"/>
                              <a:gd name="T36" fmla="+- 0 2308 2274"/>
                              <a:gd name="T37" fmla="*/ T36 w 54"/>
                              <a:gd name="T38" fmla="+- 0 2494 2440"/>
                              <a:gd name="T39" fmla="*/ 2494 h 54"/>
                              <a:gd name="T40" fmla="+- 0 2315 2274"/>
                              <a:gd name="T41" fmla="*/ T40 w 54"/>
                              <a:gd name="T42" fmla="+- 0 2491 2440"/>
                              <a:gd name="T43" fmla="*/ 2491 h 54"/>
                              <a:gd name="T44" fmla="+- 0 2325 2274"/>
                              <a:gd name="T45" fmla="*/ T44 w 54"/>
                              <a:gd name="T46" fmla="+- 0 2481 2440"/>
                              <a:gd name="T47" fmla="*/ 2481 h 54"/>
                              <a:gd name="T48" fmla="+- 0 2328 2274"/>
                              <a:gd name="T49" fmla="*/ T48 w 54"/>
                              <a:gd name="T50" fmla="+- 0 2474 2440"/>
                              <a:gd name="T51" fmla="*/ 2474 h 54"/>
                              <a:gd name="T52" fmla="+- 0 2328 2274"/>
                              <a:gd name="T53" fmla="*/ T52 w 54"/>
                              <a:gd name="T54" fmla="+- 0 2460 2440"/>
                              <a:gd name="T55" fmla="*/ 2460 h 54"/>
                              <a:gd name="T56" fmla="+- 0 2325 2274"/>
                              <a:gd name="T57" fmla="*/ T56 w 54"/>
                              <a:gd name="T58" fmla="+- 0 2453 2440"/>
                              <a:gd name="T59" fmla="*/ 2453 h 54"/>
                              <a:gd name="T60" fmla="+- 0 2315 2274"/>
                              <a:gd name="T61" fmla="*/ T60 w 54"/>
                              <a:gd name="T62" fmla="+- 0 2443 2440"/>
                              <a:gd name="T63" fmla="*/ 2443 h 54"/>
                              <a:gd name="T64" fmla="+- 0 2308 2274"/>
                              <a:gd name="T65" fmla="*/ T64 w 54"/>
                              <a:gd name="T66" fmla="+- 0 2440 2440"/>
                              <a:gd name="T67" fmla="*/ 2440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54">
                                <a:moveTo>
                                  <a:pt x="34" y="0"/>
                                </a:moveTo>
                                <a:lnTo>
                                  <a:pt x="20" y="0"/>
                                </a:lnTo>
                                <a:lnTo>
                                  <a:pt x="13" y="3"/>
                                </a:lnTo>
                                <a:lnTo>
                                  <a:pt x="3" y="13"/>
                                </a:lnTo>
                                <a:lnTo>
                                  <a:pt x="0" y="20"/>
                                </a:lnTo>
                                <a:lnTo>
                                  <a:pt x="0" y="34"/>
                                </a:lnTo>
                                <a:lnTo>
                                  <a:pt x="3" y="41"/>
                                </a:lnTo>
                                <a:lnTo>
                                  <a:pt x="13" y="51"/>
                                </a:lnTo>
                                <a:lnTo>
                                  <a:pt x="20" y="54"/>
                                </a:lnTo>
                                <a:lnTo>
                                  <a:pt x="34" y="54"/>
                                </a:lnTo>
                                <a:lnTo>
                                  <a:pt x="41" y="51"/>
                                </a:lnTo>
                                <a:lnTo>
                                  <a:pt x="51" y="41"/>
                                </a:lnTo>
                                <a:lnTo>
                                  <a:pt x="54" y="34"/>
                                </a:lnTo>
                                <a:lnTo>
                                  <a:pt x="54" y="20"/>
                                </a:lnTo>
                                <a:lnTo>
                                  <a:pt x="51" y="13"/>
                                </a:lnTo>
                                <a:lnTo>
                                  <a:pt x="41" y="3"/>
                                </a:lnTo>
                                <a:lnTo>
                                  <a:pt x="34"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27"/>
                        <wps:cNvSpPr>
                          <a:spLocks/>
                        </wps:cNvSpPr>
                        <wps:spPr bwMode="auto">
                          <a:xfrm>
                            <a:off x="2274" y="2440"/>
                            <a:ext cx="54" cy="54"/>
                          </a:xfrm>
                          <a:custGeom>
                            <a:avLst/>
                            <a:gdLst>
                              <a:gd name="T0" fmla="+- 0 2301 2274"/>
                              <a:gd name="T1" fmla="*/ T0 w 54"/>
                              <a:gd name="T2" fmla="+- 0 2494 2440"/>
                              <a:gd name="T3" fmla="*/ 2494 h 54"/>
                              <a:gd name="T4" fmla="+- 0 2308 2274"/>
                              <a:gd name="T5" fmla="*/ T4 w 54"/>
                              <a:gd name="T6" fmla="+- 0 2494 2440"/>
                              <a:gd name="T7" fmla="*/ 2494 h 54"/>
                              <a:gd name="T8" fmla="+- 0 2315 2274"/>
                              <a:gd name="T9" fmla="*/ T8 w 54"/>
                              <a:gd name="T10" fmla="+- 0 2491 2440"/>
                              <a:gd name="T11" fmla="*/ 2491 h 54"/>
                              <a:gd name="T12" fmla="+- 0 2320 2274"/>
                              <a:gd name="T13" fmla="*/ T12 w 54"/>
                              <a:gd name="T14" fmla="+- 0 2486 2440"/>
                              <a:gd name="T15" fmla="*/ 2486 h 54"/>
                              <a:gd name="T16" fmla="+- 0 2325 2274"/>
                              <a:gd name="T17" fmla="*/ T16 w 54"/>
                              <a:gd name="T18" fmla="+- 0 2481 2440"/>
                              <a:gd name="T19" fmla="*/ 2481 h 54"/>
                              <a:gd name="T20" fmla="+- 0 2328 2274"/>
                              <a:gd name="T21" fmla="*/ T20 w 54"/>
                              <a:gd name="T22" fmla="+- 0 2474 2440"/>
                              <a:gd name="T23" fmla="*/ 2474 h 54"/>
                              <a:gd name="T24" fmla="+- 0 2328 2274"/>
                              <a:gd name="T25" fmla="*/ T24 w 54"/>
                              <a:gd name="T26" fmla="+- 0 2467 2440"/>
                              <a:gd name="T27" fmla="*/ 2467 h 54"/>
                              <a:gd name="T28" fmla="+- 0 2328 2274"/>
                              <a:gd name="T29" fmla="*/ T28 w 54"/>
                              <a:gd name="T30" fmla="+- 0 2460 2440"/>
                              <a:gd name="T31" fmla="*/ 2460 h 54"/>
                              <a:gd name="T32" fmla="+- 0 2325 2274"/>
                              <a:gd name="T33" fmla="*/ T32 w 54"/>
                              <a:gd name="T34" fmla="+- 0 2453 2440"/>
                              <a:gd name="T35" fmla="*/ 2453 h 54"/>
                              <a:gd name="T36" fmla="+- 0 2320 2274"/>
                              <a:gd name="T37" fmla="*/ T36 w 54"/>
                              <a:gd name="T38" fmla="+- 0 2448 2440"/>
                              <a:gd name="T39" fmla="*/ 2448 h 54"/>
                              <a:gd name="T40" fmla="+- 0 2315 2274"/>
                              <a:gd name="T41" fmla="*/ T40 w 54"/>
                              <a:gd name="T42" fmla="+- 0 2443 2440"/>
                              <a:gd name="T43" fmla="*/ 2443 h 54"/>
                              <a:gd name="T44" fmla="+- 0 2308 2274"/>
                              <a:gd name="T45" fmla="*/ T44 w 54"/>
                              <a:gd name="T46" fmla="+- 0 2440 2440"/>
                              <a:gd name="T47" fmla="*/ 2440 h 54"/>
                              <a:gd name="T48" fmla="+- 0 2301 2274"/>
                              <a:gd name="T49" fmla="*/ T48 w 54"/>
                              <a:gd name="T50" fmla="+- 0 2440 2440"/>
                              <a:gd name="T51" fmla="*/ 2440 h 54"/>
                              <a:gd name="T52" fmla="+- 0 2294 2274"/>
                              <a:gd name="T53" fmla="*/ T52 w 54"/>
                              <a:gd name="T54" fmla="+- 0 2440 2440"/>
                              <a:gd name="T55" fmla="*/ 2440 h 54"/>
                              <a:gd name="T56" fmla="+- 0 2287 2274"/>
                              <a:gd name="T57" fmla="*/ T56 w 54"/>
                              <a:gd name="T58" fmla="+- 0 2443 2440"/>
                              <a:gd name="T59" fmla="*/ 2443 h 54"/>
                              <a:gd name="T60" fmla="+- 0 2282 2274"/>
                              <a:gd name="T61" fmla="*/ T60 w 54"/>
                              <a:gd name="T62" fmla="+- 0 2448 2440"/>
                              <a:gd name="T63" fmla="*/ 2448 h 54"/>
                              <a:gd name="T64" fmla="+- 0 2277 2274"/>
                              <a:gd name="T65" fmla="*/ T64 w 54"/>
                              <a:gd name="T66" fmla="+- 0 2453 2440"/>
                              <a:gd name="T67" fmla="*/ 2453 h 54"/>
                              <a:gd name="T68" fmla="+- 0 2274 2274"/>
                              <a:gd name="T69" fmla="*/ T68 w 54"/>
                              <a:gd name="T70" fmla="+- 0 2460 2440"/>
                              <a:gd name="T71" fmla="*/ 2460 h 54"/>
                              <a:gd name="T72" fmla="+- 0 2274 2274"/>
                              <a:gd name="T73" fmla="*/ T72 w 54"/>
                              <a:gd name="T74" fmla="+- 0 2467 2440"/>
                              <a:gd name="T75" fmla="*/ 2467 h 54"/>
                              <a:gd name="T76" fmla="+- 0 2274 2274"/>
                              <a:gd name="T77" fmla="*/ T76 w 54"/>
                              <a:gd name="T78" fmla="+- 0 2474 2440"/>
                              <a:gd name="T79" fmla="*/ 2474 h 54"/>
                              <a:gd name="T80" fmla="+- 0 2277 2274"/>
                              <a:gd name="T81" fmla="*/ T80 w 54"/>
                              <a:gd name="T82" fmla="+- 0 2481 2440"/>
                              <a:gd name="T83" fmla="*/ 2481 h 54"/>
                              <a:gd name="T84" fmla="+- 0 2282 2274"/>
                              <a:gd name="T85" fmla="*/ T84 w 54"/>
                              <a:gd name="T86" fmla="+- 0 2486 2440"/>
                              <a:gd name="T87" fmla="*/ 2486 h 54"/>
                              <a:gd name="T88" fmla="+- 0 2287 2274"/>
                              <a:gd name="T89" fmla="*/ T88 w 54"/>
                              <a:gd name="T90" fmla="+- 0 2491 2440"/>
                              <a:gd name="T91" fmla="*/ 2491 h 54"/>
                              <a:gd name="T92" fmla="+- 0 2294 2274"/>
                              <a:gd name="T93" fmla="*/ T92 w 54"/>
                              <a:gd name="T94" fmla="+- 0 2494 2440"/>
                              <a:gd name="T95" fmla="*/ 2494 h 54"/>
                              <a:gd name="T96" fmla="+- 0 2301 2274"/>
                              <a:gd name="T97" fmla="*/ T96 w 54"/>
                              <a:gd name="T98" fmla="+- 0 2494 2440"/>
                              <a:gd name="T99" fmla="*/ 2494 h 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 h="54">
                                <a:moveTo>
                                  <a:pt x="27" y="54"/>
                                </a:moveTo>
                                <a:lnTo>
                                  <a:pt x="34" y="54"/>
                                </a:lnTo>
                                <a:lnTo>
                                  <a:pt x="41" y="51"/>
                                </a:lnTo>
                                <a:lnTo>
                                  <a:pt x="46" y="46"/>
                                </a:lnTo>
                                <a:lnTo>
                                  <a:pt x="51" y="41"/>
                                </a:lnTo>
                                <a:lnTo>
                                  <a:pt x="54" y="34"/>
                                </a:lnTo>
                                <a:lnTo>
                                  <a:pt x="54" y="27"/>
                                </a:lnTo>
                                <a:lnTo>
                                  <a:pt x="54" y="20"/>
                                </a:lnTo>
                                <a:lnTo>
                                  <a:pt x="51" y="13"/>
                                </a:lnTo>
                                <a:lnTo>
                                  <a:pt x="46" y="8"/>
                                </a:lnTo>
                                <a:lnTo>
                                  <a:pt x="41" y="3"/>
                                </a:lnTo>
                                <a:lnTo>
                                  <a:pt x="34" y="0"/>
                                </a:lnTo>
                                <a:lnTo>
                                  <a:pt x="27" y="0"/>
                                </a:lnTo>
                                <a:lnTo>
                                  <a:pt x="20" y="0"/>
                                </a:lnTo>
                                <a:lnTo>
                                  <a:pt x="13" y="3"/>
                                </a:lnTo>
                                <a:lnTo>
                                  <a:pt x="8" y="8"/>
                                </a:lnTo>
                                <a:lnTo>
                                  <a:pt x="3" y="13"/>
                                </a:lnTo>
                                <a:lnTo>
                                  <a:pt x="0" y="20"/>
                                </a:lnTo>
                                <a:lnTo>
                                  <a:pt x="0" y="27"/>
                                </a:lnTo>
                                <a:lnTo>
                                  <a:pt x="0" y="34"/>
                                </a:lnTo>
                                <a:lnTo>
                                  <a:pt x="3" y="41"/>
                                </a:lnTo>
                                <a:lnTo>
                                  <a:pt x="8" y="46"/>
                                </a:lnTo>
                                <a:lnTo>
                                  <a:pt x="13" y="51"/>
                                </a:lnTo>
                                <a:lnTo>
                                  <a:pt x="20" y="54"/>
                                </a:lnTo>
                                <a:lnTo>
                                  <a:pt x="27" y="54"/>
                                </a:lnTo>
                                <a:close/>
                              </a:path>
                            </a:pathLst>
                          </a:custGeom>
                          <a:noFill/>
                          <a:ln w="3416">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Freeform 226"/>
                        <wps:cNvSpPr>
                          <a:spLocks/>
                        </wps:cNvSpPr>
                        <wps:spPr bwMode="auto">
                          <a:xfrm>
                            <a:off x="2301" y="168"/>
                            <a:ext cx="3275" cy="790"/>
                          </a:xfrm>
                          <a:custGeom>
                            <a:avLst/>
                            <a:gdLst>
                              <a:gd name="T0" fmla="+- 0 5576 2301"/>
                              <a:gd name="T1" fmla="*/ T0 w 3275"/>
                              <a:gd name="T2" fmla="+- 0 168 168"/>
                              <a:gd name="T3" fmla="*/ 168 h 790"/>
                              <a:gd name="T4" fmla="+- 0 5030 2301"/>
                              <a:gd name="T5" fmla="*/ T4 w 3275"/>
                              <a:gd name="T6" fmla="+- 0 428 168"/>
                              <a:gd name="T7" fmla="*/ 428 h 790"/>
                              <a:gd name="T8" fmla="+- 0 4484 2301"/>
                              <a:gd name="T9" fmla="*/ T8 w 3275"/>
                              <a:gd name="T10" fmla="+- 0 564 168"/>
                              <a:gd name="T11" fmla="*/ 564 h 790"/>
                              <a:gd name="T12" fmla="+- 0 3666 2301"/>
                              <a:gd name="T13" fmla="*/ T12 w 3275"/>
                              <a:gd name="T14" fmla="+- 0 738 168"/>
                              <a:gd name="T15" fmla="*/ 738 h 790"/>
                              <a:gd name="T16" fmla="+- 0 3213 2301"/>
                              <a:gd name="T17" fmla="*/ T16 w 3275"/>
                              <a:gd name="T18" fmla="+- 0 818 168"/>
                              <a:gd name="T19" fmla="*/ 818 h 790"/>
                              <a:gd name="T20" fmla="+- 0 2301 2301"/>
                              <a:gd name="T21" fmla="*/ T20 w 3275"/>
                              <a:gd name="T22" fmla="+- 0 958 168"/>
                              <a:gd name="T23" fmla="*/ 958 h 790"/>
                            </a:gdLst>
                            <a:ahLst/>
                            <a:cxnLst>
                              <a:cxn ang="0">
                                <a:pos x="T1" y="T3"/>
                              </a:cxn>
                              <a:cxn ang="0">
                                <a:pos x="T5" y="T7"/>
                              </a:cxn>
                              <a:cxn ang="0">
                                <a:pos x="T9" y="T11"/>
                              </a:cxn>
                              <a:cxn ang="0">
                                <a:pos x="T13" y="T15"/>
                              </a:cxn>
                              <a:cxn ang="0">
                                <a:pos x="T17" y="T19"/>
                              </a:cxn>
                              <a:cxn ang="0">
                                <a:pos x="T21" y="T23"/>
                              </a:cxn>
                            </a:cxnLst>
                            <a:rect l="0" t="0" r="r" b="b"/>
                            <a:pathLst>
                              <a:path w="3275" h="790">
                                <a:moveTo>
                                  <a:pt x="3275" y="0"/>
                                </a:moveTo>
                                <a:lnTo>
                                  <a:pt x="2729" y="260"/>
                                </a:lnTo>
                                <a:lnTo>
                                  <a:pt x="2183" y="396"/>
                                </a:lnTo>
                                <a:lnTo>
                                  <a:pt x="1365" y="570"/>
                                </a:lnTo>
                                <a:lnTo>
                                  <a:pt x="912" y="650"/>
                                </a:lnTo>
                                <a:lnTo>
                                  <a:pt x="0" y="790"/>
                                </a:lnTo>
                              </a:path>
                            </a:pathLst>
                          </a:custGeom>
                          <a:noFill/>
                          <a:ln w="13664">
                            <a:solidFill>
                              <a:srgbClr val="FF7F0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AutoShape 225"/>
                        <wps:cNvSpPr>
                          <a:spLocks/>
                        </wps:cNvSpPr>
                        <wps:spPr bwMode="auto">
                          <a:xfrm>
                            <a:off x="2274" y="564"/>
                            <a:ext cx="2237" cy="394"/>
                          </a:xfrm>
                          <a:custGeom>
                            <a:avLst/>
                            <a:gdLst>
                              <a:gd name="T0" fmla="+- 0 4457 2274"/>
                              <a:gd name="T1" fmla="*/ T0 w 2237"/>
                              <a:gd name="T2" fmla="+- 0 564 564"/>
                              <a:gd name="T3" fmla="*/ 564 h 394"/>
                              <a:gd name="T4" fmla="+- 0 4511 2274"/>
                              <a:gd name="T5" fmla="*/ T4 w 2237"/>
                              <a:gd name="T6" fmla="+- 0 564 564"/>
                              <a:gd name="T7" fmla="*/ 564 h 394"/>
                              <a:gd name="T8" fmla="+- 0 2274 2274"/>
                              <a:gd name="T9" fmla="*/ T8 w 2237"/>
                              <a:gd name="T10" fmla="+- 0 958 564"/>
                              <a:gd name="T11" fmla="*/ 958 h 394"/>
                              <a:gd name="T12" fmla="+- 0 2328 2274"/>
                              <a:gd name="T13" fmla="*/ T12 w 2237"/>
                              <a:gd name="T14" fmla="+- 0 958 564"/>
                              <a:gd name="T15" fmla="*/ 958 h 394"/>
                            </a:gdLst>
                            <a:ahLst/>
                            <a:cxnLst>
                              <a:cxn ang="0">
                                <a:pos x="T1" y="T3"/>
                              </a:cxn>
                              <a:cxn ang="0">
                                <a:pos x="T5" y="T7"/>
                              </a:cxn>
                              <a:cxn ang="0">
                                <a:pos x="T9" y="T11"/>
                              </a:cxn>
                              <a:cxn ang="0">
                                <a:pos x="T13" y="T15"/>
                              </a:cxn>
                            </a:cxnLst>
                            <a:rect l="0" t="0" r="r" b="b"/>
                            <a:pathLst>
                              <a:path w="2237" h="394">
                                <a:moveTo>
                                  <a:pt x="2183" y="0"/>
                                </a:moveTo>
                                <a:lnTo>
                                  <a:pt x="2237" y="0"/>
                                </a:lnTo>
                                <a:moveTo>
                                  <a:pt x="0" y="394"/>
                                </a:moveTo>
                                <a:lnTo>
                                  <a:pt x="54" y="394"/>
                                </a:lnTo>
                              </a:path>
                            </a:pathLst>
                          </a:custGeom>
                          <a:noFill/>
                          <a:ln w="34160">
                            <a:solidFill>
                              <a:srgbClr val="FF7F0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Freeform 224"/>
                        <wps:cNvSpPr>
                          <a:spLocks/>
                        </wps:cNvSpPr>
                        <wps:spPr bwMode="auto">
                          <a:xfrm>
                            <a:off x="2301" y="428"/>
                            <a:ext cx="3275" cy="151"/>
                          </a:xfrm>
                          <a:custGeom>
                            <a:avLst/>
                            <a:gdLst>
                              <a:gd name="T0" fmla="+- 0 5576 2301"/>
                              <a:gd name="T1" fmla="*/ T0 w 3275"/>
                              <a:gd name="T2" fmla="+- 0 445 428"/>
                              <a:gd name="T3" fmla="*/ 445 h 151"/>
                              <a:gd name="T4" fmla="+- 0 5030 2301"/>
                              <a:gd name="T5" fmla="*/ T4 w 3275"/>
                              <a:gd name="T6" fmla="+- 0 428 428"/>
                              <a:gd name="T7" fmla="*/ 428 h 151"/>
                              <a:gd name="T8" fmla="+- 0 4484 2301"/>
                              <a:gd name="T9" fmla="*/ T8 w 3275"/>
                              <a:gd name="T10" fmla="+- 0 461 428"/>
                              <a:gd name="T11" fmla="*/ 461 h 151"/>
                              <a:gd name="T12" fmla="+- 0 3666 2301"/>
                              <a:gd name="T13" fmla="*/ T12 w 3275"/>
                              <a:gd name="T14" fmla="+- 0 519 428"/>
                              <a:gd name="T15" fmla="*/ 519 h 151"/>
                              <a:gd name="T16" fmla="+- 0 3213 2301"/>
                              <a:gd name="T17" fmla="*/ T16 w 3275"/>
                              <a:gd name="T18" fmla="+- 0 536 428"/>
                              <a:gd name="T19" fmla="*/ 536 h 151"/>
                              <a:gd name="T20" fmla="+- 0 2301 2301"/>
                              <a:gd name="T21" fmla="*/ T20 w 3275"/>
                              <a:gd name="T22" fmla="+- 0 579 428"/>
                              <a:gd name="T23" fmla="*/ 579 h 151"/>
                            </a:gdLst>
                            <a:ahLst/>
                            <a:cxnLst>
                              <a:cxn ang="0">
                                <a:pos x="T1" y="T3"/>
                              </a:cxn>
                              <a:cxn ang="0">
                                <a:pos x="T5" y="T7"/>
                              </a:cxn>
                              <a:cxn ang="0">
                                <a:pos x="T9" y="T11"/>
                              </a:cxn>
                              <a:cxn ang="0">
                                <a:pos x="T13" y="T15"/>
                              </a:cxn>
                              <a:cxn ang="0">
                                <a:pos x="T17" y="T19"/>
                              </a:cxn>
                              <a:cxn ang="0">
                                <a:pos x="T21" y="T23"/>
                              </a:cxn>
                            </a:cxnLst>
                            <a:rect l="0" t="0" r="r" b="b"/>
                            <a:pathLst>
                              <a:path w="3275" h="151">
                                <a:moveTo>
                                  <a:pt x="3275" y="17"/>
                                </a:moveTo>
                                <a:lnTo>
                                  <a:pt x="2729" y="0"/>
                                </a:lnTo>
                                <a:lnTo>
                                  <a:pt x="2183" y="33"/>
                                </a:lnTo>
                                <a:lnTo>
                                  <a:pt x="1365" y="91"/>
                                </a:lnTo>
                                <a:lnTo>
                                  <a:pt x="912" y="108"/>
                                </a:lnTo>
                                <a:lnTo>
                                  <a:pt x="0" y="151"/>
                                </a:lnTo>
                              </a:path>
                            </a:pathLst>
                          </a:custGeom>
                          <a:noFill/>
                          <a:ln w="13664">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AutoShape 223"/>
                        <wps:cNvSpPr>
                          <a:spLocks/>
                        </wps:cNvSpPr>
                        <wps:spPr bwMode="auto">
                          <a:xfrm>
                            <a:off x="4459" y="434"/>
                            <a:ext cx="52" cy="49"/>
                          </a:xfrm>
                          <a:custGeom>
                            <a:avLst/>
                            <a:gdLst>
                              <a:gd name="T0" fmla="+- 0 4510 4459"/>
                              <a:gd name="T1" fmla="*/ T0 w 52"/>
                              <a:gd name="T2" fmla="+- 0 453 434"/>
                              <a:gd name="T3" fmla="*/ 453 h 49"/>
                              <a:gd name="T4" fmla="+- 0 4459 4459"/>
                              <a:gd name="T5" fmla="*/ T4 w 52"/>
                              <a:gd name="T6" fmla="+- 0 453 434"/>
                              <a:gd name="T7" fmla="*/ 453 h 49"/>
                              <a:gd name="T8" fmla="+- 0 4474 4459"/>
                              <a:gd name="T9" fmla="*/ T8 w 52"/>
                              <a:gd name="T10" fmla="+- 0 464 434"/>
                              <a:gd name="T11" fmla="*/ 464 h 49"/>
                              <a:gd name="T12" fmla="+- 0 4468 4459"/>
                              <a:gd name="T13" fmla="*/ T12 w 52"/>
                              <a:gd name="T14" fmla="+- 0 483 434"/>
                              <a:gd name="T15" fmla="*/ 483 h 49"/>
                              <a:gd name="T16" fmla="+- 0 4484 4459"/>
                              <a:gd name="T17" fmla="*/ T16 w 52"/>
                              <a:gd name="T18" fmla="+- 0 471 434"/>
                              <a:gd name="T19" fmla="*/ 471 h 49"/>
                              <a:gd name="T20" fmla="+- 0 4496 4459"/>
                              <a:gd name="T21" fmla="*/ T20 w 52"/>
                              <a:gd name="T22" fmla="+- 0 471 434"/>
                              <a:gd name="T23" fmla="*/ 471 h 49"/>
                              <a:gd name="T24" fmla="+- 0 4494 4459"/>
                              <a:gd name="T25" fmla="*/ T24 w 52"/>
                              <a:gd name="T26" fmla="+- 0 464 434"/>
                              <a:gd name="T27" fmla="*/ 464 h 49"/>
                              <a:gd name="T28" fmla="+- 0 4510 4459"/>
                              <a:gd name="T29" fmla="*/ T28 w 52"/>
                              <a:gd name="T30" fmla="+- 0 453 434"/>
                              <a:gd name="T31" fmla="*/ 453 h 49"/>
                              <a:gd name="T32" fmla="+- 0 4496 4459"/>
                              <a:gd name="T33" fmla="*/ T32 w 52"/>
                              <a:gd name="T34" fmla="+- 0 471 434"/>
                              <a:gd name="T35" fmla="*/ 471 h 49"/>
                              <a:gd name="T36" fmla="+- 0 4484 4459"/>
                              <a:gd name="T37" fmla="*/ T36 w 52"/>
                              <a:gd name="T38" fmla="+- 0 471 434"/>
                              <a:gd name="T39" fmla="*/ 471 h 49"/>
                              <a:gd name="T40" fmla="+- 0 4500 4459"/>
                              <a:gd name="T41" fmla="*/ T40 w 52"/>
                              <a:gd name="T42" fmla="+- 0 483 434"/>
                              <a:gd name="T43" fmla="*/ 483 h 49"/>
                              <a:gd name="T44" fmla="+- 0 4496 4459"/>
                              <a:gd name="T45" fmla="*/ T44 w 52"/>
                              <a:gd name="T46" fmla="+- 0 471 434"/>
                              <a:gd name="T47" fmla="*/ 471 h 49"/>
                              <a:gd name="T48" fmla="+- 0 4484 4459"/>
                              <a:gd name="T49" fmla="*/ T48 w 52"/>
                              <a:gd name="T50" fmla="+- 0 434 434"/>
                              <a:gd name="T51" fmla="*/ 434 h 49"/>
                              <a:gd name="T52" fmla="+- 0 4478 4459"/>
                              <a:gd name="T53" fmla="*/ T52 w 52"/>
                              <a:gd name="T54" fmla="+- 0 453 434"/>
                              <a:gd name="T55" fmla="*/ 453 h 49"/>
                              <a:gd name="T56" fmla="+- 0 4490 4459"/>
                              <a:gd name="T57" fmla="*/ T56 w 52"/>
                              <a:gd name="T58" fmla="+- 0 453 434"/>
                              <a:gd name="T59" fmla="*/ 453 h 49"/>
                              <a:gd name="T60" fmla="+- 0 4484 4459"/>
                              <a:gd name="T61" fmla="*/ T60 w 52"/>
                              <a:gd name="T62" fmla="+- 0 434 434"/>
                              <a:gd name="T63" fmla="*/ 434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2" h="49">
                                <a:moveTo>
                                  <a:pt x="51" y="19"/>
                                </a:moveTo>
                                <a:lnTo>
                                  <a:pt x="0" y="19"/>
                                </a:lnTo>
                                <a:lnTo>
                                  <a:pt x="15" y="30"/>
                                </a:lnTo>
                                <a:lnTo>
                                  <a:pt x="9" y="49"/>
                                </a:lnTo>
                                <a:lnTo>
                                  <a:pt x="25" y="37"/>
                                </a:lnTo>
                                <a:lnTo>
                                  <a:pt x="37" y="37"/>
                                </a:lnTo>
                                <a:lnTo>
                                  <a:pt x="35" y="30"/>
                                </a:lnTo>
                                <a:lnTo>
                                  <a:pt x="51" y="19"/>
                                </a:lnTo>
                                <a:close/>
                                <a:moveTo>
                                  <a:pt x="37" y="37"/>
                                </a:moveTo>
                                <a:lnTo>
                                  <a:pt x="25" y="37"/>
                                </a:lnTo>
                                <a:lnTo>
                                  <a:pt x="41" y="49"/>
                                </a:lnTo>
                                <a:lnTo>
                                  <a:pt x="37" y="37"/>
                                </a:lnTo>
                                <a:close/>
                                <a:moveTo>
                                  <a:pt x="25" y="0"/>
                                </a:moveTo>
                                <a:lnTo>
                                  <a:pt x="19" y="19"/>
                                </a:lnTo>
                                <a:lnTo>
                                  <a:pt x="31" y="19"/>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22"/>
                        <wps:cNvSpPr>
                          <a:spLocks/>
                        </wps:cNvSpPr>
                        <wps:spPr bwMode="auto">
                          <a:xfrm>
                            <a:off x="4459" y="434"/>
                            <a:ext cx="52" cy="49"/>
                          </a:xfrm>
                          <a:custGeom>
                            <a:avLst/>
                            <a:gdLst>
                              <a:gd name="T0" fmla="+- 0 4484 4459"/>
                              <a:gd name="T1" fmla="*/ T0 w 52"/>
                              <a:gd name="T2" fmla="+- 0 434 434"/>
                              <a:gd name="T3" fmla="*/ 434 h 49"/>
                              <a:gd name="T4" fmla="+- 0 4478 4459"/>
                              <a:gd name="T5" fmla="*/ T4 w 52"/>
                              <a:gd name="T6" fmla="+- 0 453 434"/>
                              <a:gd name="T7" fmla="*/ 453 h 49"/>
                              <a:gd name="T8" fmla="+- 0 4459 4459"/>
                              <a:gd name="T9" fmla="*/ T8 w 52"/>
                              <a:gd name="T10" fmla="+- 0 453 434"/>
                              <a:gd name="T11" fmla="*/ 453 h 49"/>
                              <a:gd name="T12" fmla="+- 0 4474 4459"/>
                              <a:gd name="T13" fmla="*/ T12 w 52"/>
                              <a:gd name="T14" fmla="+- 0 464 434"/>
                              <a:gd name="T15" fmla="*/ 464 h 49"/>
                              <a:gd name="T16" fmla="+- 0 4468 4459"/>
                              <a:gd name="T17" fmla="*/ T16 w 52"/>
                              <a:gd name="T18" fmla="+- 0 483 434"/>
                              <a:gd name="T19" fmla="*/ 483 h 49"/>
                              <a:gd name="T20" fmla="+- 0 4484 4459"/>
                              <a:gd name="T21" fmla="*/ T20 w 52"/>
                              <a:gd name="T22" fmla="+- 0 471 434"/>
                              <a:gd name="T23" fmla="*/ 471 h 49"/>
                              <a:gd name="T24" fmla="+- 0 4500 4459"/>
                              <a:gd name="T25" fmla="*/ T24 w 52"/>
                              <a:gd name="T26" fmla="+- 0 483 434"/>
                              <a:gd name="T27" fmla="*/ 483 h 49"/>
                              <a:gd name="T28" fmla="+- 0 4494 4459"/>
                              <a:gd name="T29" fmla="*/ T28 w 52"/>
                              <a:gd name="T30" fmla="+- 0 464 434"/>
                              <a:gd name="T31" fmla="*/ 464 h 49"/>
                              <a:gd name="T32" fmla="+- 0 4510 4459"/>
                              <a:gd name="T33" fmla="*/ T32 w 52"/>
                              <a:gd name="T34" fmla="+- 0 453 434"/>
                              <a:gd name="T35" fmla="*/ 453 h 49"/>
                              <a:gd name="T36" fmla="+- 0 4490 4459"/>
                              <a:gd name="T37" fmla="*/ T36 w 52"/>
                              <a:gd name="T38" fmla="+- 0 453 434"/>
                              <a:gd name="T39" fmla="*/ 453 h 49"/>
                              <a:gd name="T40" fmla="+- 0 4484 4459"/>
                              <a:gd name="T41" fmla="*/ T40 w 52"/>
                              <a:gd name="T42" fmla="+- 0 434 434"/>
                              <a:gd name="T43" fmla="*/ 434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 h="49">
                                <a:moveTo>
                                  <a:pt x="25" y="0"/>
                                </a:moveTo>
                                <a:lnTo>
                                  <a:pt x="19" y="19"/>
                                </a:lnTo>
                                <a:lnTo>
                                  <a:pt x="0" y="19"/>
                                </a:lnTo>
                                <a:lnTo>
                                  <a:pt x="15" y="30"/>
                                </a:lnTo>
                                <a:lnTo>
                                  <a:pt x="9" y="49"/>
                                </a:lnTo>
                                <a:lnTo>
                                  <a:pt x="25" y="37"/>
                                </a:lnTo>
                                <a:lnTo>
                                  <a:pt x="41" y="49"/>
                                </a:lnTo>
                                <a:lnTo>
                                  <a:pt x="35" y="30"/>
                                </a:lnTo>
                                <a:lnTo>
                                  <a:pt x="51" y="19"/>
                                </a:lnTo>
                                <a:lnTo>
                                  <a:pt x="31" y="19"/>
                                </a:lnTo>
                                <a:lnTo>
                                  <a:pt x="25" y="0"/>
                                </a:lnTo>
                                <a:close/>
                              </a:path>
                            </a:pathLst>
                          </a:custGeom>
                          <a:noFill/>
                          <a:ln w="3416">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AutoShape 221"/>
                        <wps:cNvSpPr>
                          <a:spLocks/>
                        </wps:cNvSpPr>
                        <wps:spPr bwMode="auto">
                          <a:xfrm>
                            <a:off x="3640" y="492"/>
                            <a:ext cx="52" cy="49"/>
                          </a:xfrm>
                          <a:custGeom>
                            <a:avLst/>
                            <a:gdLst>
                              <a:gd name="T0" fmla="+- 0 3691 3640"/>
                              <a:gd name="T1" fmla="*/ T0 w 52"/>
                              <a:gd name="T2" fmla="+- 0 511 492"/>
                              <a:gd name="T3" fmla="*/ 511 h 49"/>
                              <a:gd name="T4" fmla="+- 0 3640 3640"/>
                              <a:gd name="T5" fmla="*/ T4 w 52"/>
                              <a:gd name="T6" fmla="+- 0 511 492"/>
                              <a:gd name="T7" fmla="*/ 511 h 49"/>
                              <a:gd name="T8" fmla="+- 0 3656 3640"/>
                              <a:gd name="T9" fmla="*/ T8 w 52"/>
                              <a:gd name="T10" fmla="+- 0 523 492"/>
                              <a:gd name="T11" fmla="*/ 523 h 49"/>
                              <a:gd name="T12" fmla="+- 0 3650 3640"/>
                              <a:gd name="T13" fmla="*/ T12 w 52"/>
                              <a:gd name="T14" fmla="+- 0 541 492"/>
                              <a:gd name="T15" fmla="*/ 541 h 49"/>
                              <a:gd name="T16" fmla="+- 0 3666 3640"/>
                              <a:gd name="T17" fmla="*/ T16 w 52"/>
                              <a:gd name="T18" fmla="+- 0 530 492"/>
                              <a:gd name="T19" fmla="*/ 530 h 49"/>
                              <a:gd name="T20" fmla="+- 0 3678 3640"/>
                              <a:gd name="T21" fmla="*/ T20 w 52"/>
                              <a:gd name="T22" fmla="+- 0 530 492"/>
                              <a:gd name="T23" fmla="*/ 530 h 49"/>
                              <a:gd name="T24" fmla="+- 0 3675 3640"/>
                              <a:gd name="T25" fmla="*/ T24 w 52"/>
                              <a:gd name="T26" fmla="+- 0 523 492"/>
                              <a:gd name="T27" fmla="*/ 523 h 49"/>
                              <a:gd name="T28" fmla="+- 0 3691 3640"/>
                              <a:gd name="T29" fmla="*/ T28 w 52"/>
                              <a:gd name="T30" fmla="+- 0 511 492"/>
                              <a:gd name="T31" fmla="*/ 511 h 49"/>
                              <a:gd name="T32" fmla="+- 0 3678 3640"/>
                              <a:gd name="T33" fmla="*/ T32 w 52"/>
                              <a:gd name="T34" fmla="+- 0 530 492"/>
                              <a:gd name="T35" fmla="*/ 530 h 49"/>
                              <a:gd name="T36" fmla="+- 0 3666 3640"/>
                              <a:gd name="T37" fmla="*/ T36 w 52"/>
                              <a:gd name="T38" fmla="+- 0 530 492"/>
                              <a:gd name="T39" fmla="*/ 530 h 49"/>
                              <a:gd name="T40" fmla="+- 0 3681 3640"/>
                              <a:gd name="T41" fmla="*/ T40 w 52"/>
                              <a:gd name="T42" fmla="+- 0 541 492"/>
                              <a:gd name="T43" fmla="*/ 541 h 49"/>
                              <a:gd name="T44" fmla="+- 0 3678 3640"/>
                              <a:gd name="T45" fmla="*/ T44 w 52"/>
                              <a:gd name="T46" fmla="+- 0 530 492"/>
                              <a:gd name="T47" fmla="*/ 530 h 49"/>
                              <a:gd name="T48" fmla="+- 0 3666 3640"/>
                              <a:gd name="T49" fmla="*/ T48 w 52"/>
                              <a:gd name="T50" fmla="+- 0 492 492"/>
                              <a:gd name="T51" fmla="*/ 492 h 49"/>
                              <a:gd name="T52" fmla="+- 0 3660 3640"/>
                              <a:gd name="T53" fmla="*/ T52 w 52"/>
                              <a:gd name="T54" fmla="+- 0 511 492"/>
                              <a:gd name="T55" fmla="*/ 511 h 49"/>
                              <a:gd name="T56" fmla="+- 0 3672 3640"/>
                              <a:gd name="T57" fmla="*/ T56 w 52"/>
                              <a:gd name="T58" fmla="+- 0 511 492"/>
                              <a:gd name="T59" fmla="*/ 511 h 49"/>
                              <a:gd name="T60" fmla="+- 0 3666 3640"/>
                              <a:gd name="T61" fmla="*/ T60 w 52"/>
                              <a:gd name="T62" fmla="+- 0 492 492"/>
                              <a:gd name="T63" fmla="*/ 492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2" h="49">
                                <a:moveTo>
                                  <a:pt x="51" y="19"/>
                                </a:moveTo>
                                <a:lnTo>
                                  <a:pt x="0" y="19"/>
                                </a:lnTo>
                                <a:lnTo>
                                  <a:pt x="16" y="31"/>
                                </a:lnTo>
                                <a:lnTo>
                                  <a:pt x="10" y="49"/>
                                </a:lnTo>
                                <a:lnTo>
                                  <a:pt x="26" y="38"/>
                                </a:lnTo>
                                <a:lnTo>
                                  <a:pt x="38" y="38"/>
                                </a:lnTo>
                                <a:lnTo>
                                  <a:pt x="35" y="31"/>
                                </a:lnTo>
                                <a:lnTo>
                                  <a:pt x="51" y="19"/>
                                </a:lnTo>
                                <a:close/>
                                <a:moveTo>
                                  <a:pt x="38" y="38"/>
                                </a:moveTo>
                                <a:lnTo>
                                  <a:pt x="26" y="38"/>
                                </a:lnTo>
                                <a:lnTo>
                                  <a:pt x="41" y="49"/>
                                </a:lnTo>
                                <a:lnTo>
                                  <a:pt x="38" y="38"/>
                                </a:lnTo>
                                <a:close/>
                                <a:moveTo>
                                  <a:pt x="26" y="0"/>
                                </a:moveTo>
                                <a:lnTo>
                                  <a:pt x="20" y="19"/>
                                </a:lnTo>
                                <a:lnTo>
                                  <a:pt x="32" y="19"/>
                                </a:lnTo>
                                <a:lnTo>
                                  <a:pt x="26"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220"/>
                        <wps:cNvSpPr>
                          <a:spLocks/>
                        </wps:cNvSpPr>
                        <wps:spPr bwMode="auto">
                          <a:xfrm>
                            <a:off x="3640" y="492"/>
                            <a:ext cx="52" cy="49"/>
                          </a:xfrm>
                          <a:custGeom>
                            <a:avLst/>
                            <a:gdLst>
                              <a:gd name="T0" fmla="+- 0 3666 3640"/>
                              <a:gd name="T1" fmla="*/ T0 w 52"/>
                              <a:gd name="T2" fmla="+- 0 492 492"/>
                              <a:gd name="T3" fmla="*/ 492 h 49"/>
                              <a:gd name="T4" fmla="+- 0 3660 3640"/>
                              <a:gd name="T5" fmla="*/ T4 w 52"/>
                              <a:gd name="T6" fmla="+- 0 511 492"/>
                              <a:gd name="T7" fmla="*/ 511 h 49"/>
                              <a:gd name="T8" fmla="+- 0 3640 3640"/>
                              <a:gd name="T9" fmla="*/ T8 w 52"/>
                              <a:gd name="T10" fmla="+- 0 511 492"/>
                              <a:gd name="T11" fmla="*/ 511 h 49"/>
                              <a:gd name="T12" fmla="+- 0 3656 3640"/>
                              <a:gd name="T13" fmla="*/ T12 w 52"/>
                              <a:gd name="T14" fmla="+- 0 523 492"/>
                              <a:gd name="T15" fmla="*/ 523 h 49"/>
                              <a:gd name="T16" fmla="+- 0 3650 3640"/>
                              <a:gd name="T17" fmla="*/ T16 w 52"/>
                              <a:gd name="T18" fmla="+- 0 541 492"/>
                              <a:gd name="T19" fmla="*/ 541 h 49"/>
                              <a:gd name="T20" fmla="+- 0 3666 3640"/>
                              <a:gd name="T21" fmla="*/ T20 w 52"/>
                              <a:gd name="T22" fmla="+- 0 530 492"/>
                              <a:gd name="T23" fmla="*/ 530 h 49"/>
                              <a:gd name="T24" fmla="+- 0 3681 3640"/>
                              <a:gd name="T25" fmla="*/ T24 w 52"/>
                              <a:gd name="T26" fmla="+- 0 541 492"/>
                              <a:gd name="T27" fmla="*/ 541 h 49"/>
                              <a:gd name="T28" fmla="+- 0 3675 3640"/>
                              <a:gd name="T29" fmla="*/ T28 w 52"/>
                              <a:gd name="T30" fmla="+- 0 523 492"/>
                              <a:gd name="T31" fmla="*/ 523 h 49"/>
                              <a:gd name="T32" fmla="+- 0 3691 3640"/>
                              <a:gd name="T33" fmla="*/ T32 w 52"/>
                              <a:gd name="T34" fmla="+- 0 511 492"/>
                              <a:gd name="T35" fmla="*/ 511 h 49"/>
                              <a:gd name="T36" fmla="+- 0 3672 3640"/>
                              <a:gd name="T37" fmla="*/ T36 w 52"/>
                              <a:gd name="T38" fmla="+- 0 511 492"/>
                              <a:gd name="T39" fmla="*/ 511 h 49"/>
                              <a:gd name="T40" fmla="+- 0 3666 3640"/>
                              <a:gd name="T41" fmla="*/ T40 w 52"/>
                              <a:gd name="T42" fmla="+- 0 492 492"/>
                              <a:gd name="T43" fmla="*/ 492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 h="49">
                                <a:moveTo>
                                  <a:pt x="26" y="0"/>
                                </a:moveTo>
                                <a:lnTo>
                                  <a:pt x="20" y="19"/>
                                </a:lnTo>
                                <a:lnTo>
                                  <a:pt x="0" y="19"/>
                                </a:lnTo>
                                <a:lnTo>
                                  <a:pt x="16" y="31"/>
                                </a:lnTo>
                                <a:lnTo>
                                  <a:pt x="10" y="49"/>
                                </a:lnTo>
                                <a:lnTo>
                                  <a:pt x="26" y="38"/>
                                </a:lnTo>
                                <a:lnTo>
                                  <a:pt x="41" y="49"/>
                                </a:lnTo>
                                <a:lnTo>
                                  <a:pt x="35" y="31"/>
                                </a:lnTo>
                                <a:lnTo>
                                  <a:pt x="51" y="19"/>
                                </a:lnTo>
                                <a:lnTo>
                                  <a:pt x="32" y="19"/>
                                </a:lnTo>
                                <a:lnTo>
                                  <a:pt x="26" y="0"/>
                                </a:lnTo>
                                <a:close/>
                              </a:path>
                            </a:pathLst>
                          </a:custGeom>
                          <a:noFill/>
                          <a:ln w="3416">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AutoShape 219"/>
                        <wps:cNvSpPr>
                          <a:spLocks/>
                        </wps:cNvSpPr>
                        <wps:spPr bwMode="auto">
                          <a:xfrm>
                            <a:off x="2276" y="552"/>
                            <a:ext cx="52" cy="49"/>
                          </a:xfrm>
                          <a:custGeom>
                            <a:avLst/>
                            <a:gdLst>
                              <a:gd name="T0" fmla="+- 0 2327 2276"/>
                              <a:gd name="T1" fmla="*/ T0 w 52"/>
                              <a:gd name="T2" fmla="+- 0 571 552"/>
                              <a:gd name="T3" fmla="*/ 571 h 49"/>
                              <a:gd name="T4" fmla="+- 0 2276 2276"/>
                              <a:gd name="T5" fmla="*/ T4 w 52"/>
                              <a:gd name="T6" fmla="+- 0 571 552"/>
                              <a:gd name="T7" fmla="*/ 571 h 49"/>
                              <a:gd name="T8" fmla="+- 0 2291 2276"/>
                              <a:gd name="T9" fmla="*/ T8 w 52"/>
                              <a:gd name="T10" fmla="+- 0 582 552"/>
                              <a:gd name="T11" fmla="*/ 582 h 49"/>
                              <a:gd name="T12" fmla="+- 0 2285 2276"/>
                              <a:gd name="T13" fmla="*/ T12 w 52"/>
                              <a:gd name="T14" fmla="+- 0 601 552"/>
                              <a:gd name="T15" fmla="*/ 601 h 49"/>
                              <a:gd name="T16" fmla="+- 0 2301 2276"/>
                              <a:gd name="T17" fmla="*/ T16 w 52"/>
                              <a:gd name="T18" fmla="+- 0 589 552"/>
                              <a:gd name="T19" fmla="*/ 589 h 49"/>
                              <a:gd name="T20" fmla="+- 0 2313 2276"/>
                              <a:gd name="T21" fmla="*/ T20 w 52"/>
                              <a:gd name="T22" fmla="+- 0 589 552"/>
                              <a:gd name="T23" fmla="*/ 589 h 49"/>
                              <a:gd name="T24" fmla="+- 0 2311 2276"/>
                              <a:gd name="T25" fmla="*/ T24 w 52"/>
                              <a:gd name="T26" fmla="+- 0 582 552"/>
                              <a:gd name="T27" fmla="*/ 582 h 49"/>
                              <a:gd name="T28" fmla="+- 0 2327 2276"/>
                              <a:gd name="T29" fmla="*/ T28 w 52"/>
                              <a:gd name="T30" fmla="+- 0 571 552"/>
                              <a:gd name="T31" fmla="*/ 571 h 49"/>
                              <a:gd name="T32" fmla="+- 0 2313 2276"/>
                              <a:gd name="T33" fmla="*/ T32 w 52"/>
                              <a:gd name="T34" fmla="+- 0 589 552"/>
                              <a:gd name="T35" fmla="*/ 589 h 49"/>
                              <a:gd name="T36" fmla="+- 0 2301 2276"/>
                              <a:gd name="T37" fmla="*/ T36 w 52"/>
                              <a:gd name="T38" fmla="+- 0 589 552"/>
                              <a:gd name="T39" fmla="*/ 589 h 49"/>
                              <a:gd name="T40" fmla="+- 0 2317 2276"/>
                              <a:gd name="T41" fmla="*/ T40 w 52"/>
                              <a:gd name="T42" fmla="+- 0 601 552"/>
                              <a:gd name="T43" fmla="*/ 601 h 49"/>
                              <a:gd name="T44" fmla="+- 0 2313 2276"/>
                              <a:gd name="T45" fmla="*/ T44 w 52"/>
                              <a:gd name="T46" fmla="+- 0 589 552"/>
                              <a:gd name="T47" fmla="*/ 589 h 49"/>
                              <a:gd name="T48" fmla="+- 0 2301 2276"/>
                              <a:gd name="T49" fmla="*/ T48 w 52"/>
                              <a:gd name="T50" fmla="+- 0 552 552"/>
                              <a:gd name="T51" fmla="*/ 552 h 49"/>
                              <a:gd name="T52" fmla="+- 0 2295 2276"/>
                              <a:gd name="T53" fmla="*/ T52 w 52"/>
                              <a:gd name="T54" fmla="+- 0 571 552"/>
                              <a:gd name="T55" fmla="*/ 571 h 49"/>
                              <a:gd name="T56" fmla="+- 0 2307 2276"/>
                              <a:gd name="T57" fmla="*/ T56 w 52"/>
                              <a:gd name="T58" fmla="+- 0 571 552"/>
                              <a:gd name="T59" fmla="*/ 571 h 49"/>
                              <a:gd name="T60" fmla="+- 0 2301 2276"/>
                              <a:gd name="T61" fmla="*/ T60 w 52"/>
                              <a:gd name="T62" fmla="+- 0 552 552"/>
                              <a:gd name="T63" fmla="*/ 552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2" h="49">
                                <a:moveTo>
                                  <a:pt x="51" y="19"/>
                                </a:moveTo>
                                <a:lnTo>
                                  <a:pt x="0" y="19"/>
                                </a:lnTo>
                                <a:lnTo>
                                  <a:pt x="15" y="30"/>
                                </a:lnTo>
                                <a:lnTo>
                                  <a:pt x="9" y="49"/>
                                </a:lnTo>
                                <a:lnTo>
                                  <a:pt x="25" y="37"/>
                                </a:lnTo>
                                <a:lnTo>
                                  <a:pt x="37" y="37"/>
                                </a:lnTo>
                                <a:lnTo>
                                  <a:pt x="35" y="30"/>
                                </a:lnTo>
                                <a:lnTo>
                                  <a:pt x="51" y="19"/>
                                </a:lnTo>
                                <a:close/>
                                <a:moveTo>
                                  <a:pt x="37" y="37"/>
                                </a:moveTo>
                                <a:lnTo>
                                  <a:pt x="25" y="37"/>
                                </a:lnTo>
                                <a:lnTo>
                                  <a:pt x="41" y="49"/>
                                </a:lnTo>
                                <a:lnTo>
                                  <a:pt x="37" y="37"/>
                                </a:lnTo>
                                <a:close/>
                                <a:moveTo>
                                  <a:pt x="25" y="0"/>
                                </a:moveTo>
                                <a:lnTo>
                                  <a:pt x="19" y="19"/>
                                </a:lnTo>
                                <a:lnTo>
                                  <a:pt x="31" y="19"/>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218"/>
                        <wps:cNvSpPr>
                          <a:spLocks/>
                        </wps:cNvSpPr>
                        <wps:spPr bwMode="auto">
                          <a:xfrm>
                            <a:off x="2276" y="552"/>
                            <a:ext cx="52" cy="49"/>
                          </a:xfrm>
                          <a:custGeom>
                            <a:avLst/>
                            <a:gdLst>
                              <a:gd name="T0" fmla="+- 0 2301 2276"/>
                              <a:gd name="T1" fmla="*/ T0 w 52"/>
                              <a:gd name="T2" fmla="+- 0 552 552"/>
                              <a:gd name="T3" fmla="*/ 552 h 49"/>
                              <a:gd name="T4" fmla="+- 0 2295 2276"/>
                              <a:gd name="T5" fmla="*/ T4 w 52"/>
                              <a:gd name="T6" fmla="+- 0 571 552"/>
                              <a:gd name="T7" fmla="*/ 571 h 49"/>
                              <a:gd name="T8" fmla="+- 0 2276 2276"/>
                              <a:gd name="T9" fmla="*/ T8 w 52"/>
                              <a:gd name="T10" fmla="+- 0 571 552"/>
                              <a:gd name="T11" fmla="*/ 571 h 49"/>
                              <a:gd name="T12" fmla="+- 0 2291 2276"/>
                              <a:gd name="T13" fmla="*/ T12 w 52"/>
                              <a:gd name="T14" fmla="+- 0 582 552"/>
                              <a:gd name="T15" fmla="*/ 582 h 49"/>
                              <a:gd name="T16" fmla="+- 0 2285 2276"/>
                              <a:gd name="T17" fmla="*/ T16 w 52"/>
                              <a:gd name="T18" fmla="+- 0 601 552"/>
                              <a:gd name="T19" fmla="*/ 601 h 49"/>
                              <a:gd name="T20" fmla="+- 0 2301 2276"/>
                              <a:gd name="T21" fmla="*/ T20 w 52"/>
                              <a:gd name="T22" fmla="+- 0 589 552"/>
                              <a:gd name="T23" fmla="*/ 589 h 49"/>
                              <a:gd name="T24" fmla="+- 0 2317 2276"/>
                              <a:gd name="T25" fmla="*/ T24 w 52"/>
                              <a:gd name="T26" fmla="+- 0 601 552"/>
                              <a:gd name="T27" fmla="*/ 601 h 49"/>
                              <a:gd name="T28" fmla="+- 0 2311 2276"/>
                              <a:gd name="T29" fmla="*/ T28 w 52"/>
                              <a:gd name="T30" fmla="+- 0 582 552"/>
                              <a:gd name="T31" fmla="*/ 582 h 49"/>
                              <a:gd name="T32" fmla="+- 0 2327 2276"/>
                              <a:gd name="T33" fmla="*/ T32 w 52"/>
                              <a:gd name="T34" fmla="+- 0 571 552"/>
                              <a:gd name="T35" fmla="*/ 571 h 49"/>
                              <a:gd name="T36" fmla="+- 0 2307 2276"/>
                              <a:gd name="T37" fmla="*/ T36 w 52"/>
                              <a:gd name="T38" fmla="+- 0 571 552"/>
                              <a:gd name="T39" fmla="*/ 571 h 49"/>
                              <a:gd name="T40" fmla="+- 0 2301 2276"/>
                              <a:gd name="T41" fmla="*/ T40 w 52"/>
                              <a:gd name="T42" fmla="+- 0 552 552"/>
                              <a:gd name="T43" fmla="*/ 552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 h="49">
                                <a:moveTo>
                                  <a:pt x="25" y="0"/>
                                </a:moveTo>
                                <a:lnTo>
                                  <a:pt x="19" y="19"/>
                                </a:lnTo>
                                <a:lnTo>
                                  <a:pt x="0" y="19"/>
                                </a:lnTo>
                                <a:lnTo>
                                  <a:pt x="15" y="30"/>
                                </a:lnTo>
                                <a:lnTo>
                                  <a:pt x="9" y="49"/>
                                </a:lnTo>
                                <a:lnTo>
                                  <a:pt x="25" y="37"/>
                                </a:lnTo>
                                <a:lnTo>
                                  <a:pt x="41" y="49"/>
                                </a:lnTo>
                                <a:lnTo>
                                  <a:pt x="35" y="30"/>
                                </a:lnTo>
                                <a:lnTo>
                                  <a:pt x="51" y="19"/>
                                </a:lnTo>
                                <a:lnTo>
                                  <a:pt x="31" y="19"/>
                                </a:lnTo>
                                <a:lnTo>
                                  <a:pt x="25" y="0"/>
                                </a:lnTo>
                                <a:close/>
                              </a:path>
                            </a:pathLst>
                          </a:custGeom>
                          <a:noFill/>
                          <a:ln w="3416">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Freeform 217"/>
                        <wps:cNvSpPr>
                          <a:spLocks/>
                        </wps:cNvSpPr>
                        <wps:spPr bwMode="auto">
                          <a:xfrm>
                            <a:off x="2164" y="-68"/>
                            <a:ext cx="686" cy="347"/>
                          </a:xfrm>
                          <a:custGeom>
                            <a:avLst/>
                            <a:gdLst>
                              <a:gd name="T0" fmla="+- 0 2846 2164"/>
                              <a:gd name="T1" fmla="*/ T0 w 686"/>
                              <a:gd name="T2" fmla="+- 0 -68 -68"/>
                              <a:gd name="T3" fmla="*/ -68 h 347"/>
                              <a:gd name="T4" fmla="+- 0 2168 2164"/>
                              <a:gd name="T5" fmla="*/ T4 w 686"/>
                              <a:gd name="T6" fmla="+- 0 -68 -68"/>
                              <a:gd name="T7" fmla="*/ -68 h 347"/>
                              <a:gd name="T8" fmla="+- 0 2164 2164"/>
                              <a:gd name="T9" fmla="*/ T8 w 686"/>
                              <a:gd name="T10" fmla="+- 0 -65 -68"/>
                              <a:gd name="T11" fmla="*/ -65 h 347"/>
                              <a:gd name="T12" fmla="+- 0 2164 2164"/>
                              <a:gd name="T13" fmla="*/ T12 w 686"/>
                              <a:gd name="T14" fmla="+- 0 275 -68"/>
                              <a:gd name="T15" fmla="*/ 275 h 347"/>
                              <a:gd name="T16" fmla="+- 0 2168 2164"/>
                              <a:gd name="T17" fmla="*/ T16 w 686"/>
                              <a:gd name="T18" fmla="+- 0 279 -68"/>
                              <a:gd name="T19" fmla="*/ 279 h 347"/>
                              <a:gd name="T20" fmla="+- 0 2846 2164"/>
                              <a:gd name="T21" fmla="*/ T20 w 686"/>
                              <a:gd name="T22" fmla="+- 0 279 -68"/>
                              <a:gd name="T23" fmla="*/ 279 h 347"/>
                              <a:gd name="T24" fmla="+- 0 2849 2164"/>
                              <a:gd name="T25" fmla="*/ T24 w 686"/>
                              <a:gd name="T26" fmla="+- 0 275 -68"/>
                              <a:gd name="T27" fmla="*/ 275 h 347"/>
                              <a:gd name="T28" fmla="+- 0 2849 2164"/>
                              <a:gd name="T29" fmla="*/ T28 w 686"/>
                              <a:gd name="T30" fmla="+- 0 -65 -68"/>
                              <a:gd name="T31" fmla="*/ -65 h 347"/>
                              <a:gd name="T32" fmla="+- 0 2846 2164"/>
                              <a:gd name="T33" fmla="*/ T32 w 686"/>
                              <a:gd name="T34" fmla="+- 0 -68 -68"/>
                              <a:gd name="T35" fmla="*/ -68 h 3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6" h="347">
                                <a:moveTo>
                                  <a:pt x="682" y="0"/>
                                </a:moveTo>
                                <a:lnTo>
                                  <a:pt x="4" y="0"/>
                                </a:lnTo>
                                <a:lnTo>
                                  <a:pt x="0" y="3"/>
                                </a:lnTo>
                                <a:lnTo>
                                  <a:pt x="0" y="343"/>
                                </a:lnTo>
                                <a:lnTo>
                                  <a:pt x="4" y="347"/>
                                </a:lnTo>
                                <a:lnTo>
                                  <a:pt x="682" y="347"/>
                                </a:lnTo>
                                <a:lnTo>
                                  <a:pt x="685" y="343"/>
                                </a:lnTo>
                                <a:lnTo>
                                  <a:pt x="685" y="3"/>
                                </a:lnTo>
                                <a:lnTo>
                                  <a:pt x="682" y="0"/>
                                </a:lnTo>
                                <a:close/>
                              </a:path>
                            </a:pathLst>
                          </a:custGeom>
                          <a:solidFill>
                            <a:srgbClr val="FFFF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16"/>
                        <wps:cNvSpPr>
                          <a:spLocks/>
                        </wps:cNvSpPr>
                        <wps:spPr bwMode="auto">
                          <a:xfrm>
                            <a:off x="2164" y="-68"/>
                            <a:ext cx="686" cy="347"/>
                          </a:xfrm>
                          <a:custGeom>
                            <a:avLst/>
                            <a:gdLst>
                              <a:gd name="T0" fmla="+- 0 2175 2164"/>
                              <a:gd name="T1" fmla="*/ T0 w 686"/>
                              <a:gd name="T2" fmla="+- 0 279 -68"/>
                              <a:gd name="T3" fmla="*/ 279 h 347"/>
                              <a:gd name="T4" fmla="+- 0 2839 2164"/>
                              <a:gd name="T5" fmla="*/ T4 w 686"/>
                              <a:gd name="T6" fmla="+- 0 279 -68"/>
                              <a:gd name="T7" fmla="*/ 279 h 347"/>
                              <a:gd name="T8" fmla="+- 0 2846 2164"/>
                              <a:gd name="T9" fmla="*/ T8 w 686"/>
                              <a:gd name="T10" fmla="+- 0 279 -68"/>
                              <a:gd name="T11" fmla="*/ 279 h 347"/>
                              <a:gd name="T12" fmla="+- 0 2849 2164"/>
                              <a:gd name="T13" fmla="*/ T12 w 686"/>
                              <a:gd name="T14" fmla="+- 0 275 -68"/>
                              <a:gd name="T15" fmla="*/ 275 h 347"/>
                              <a:gd name="T16" fmla="+- 0 2849 2164"/>
                              <a:gd name="T17" fmla="*/ T16 w 686"/>
                              <a:gd name="T18" fmla="+- 0 268 -68"/>
                              <a:gd name="T19" fmla="*/ 268 h 347"/>
                              <a:gd name="T20" fmla="+- 0 2849 2164"/>
                              <a:gd name="T21" fmla="*/ T20 w 686"/>
                              <a:gd name="T22" fmla="+- 0 -57 -68"/>
                              <a:gd name="T23" fmla="*/ -57 h 347"/>
                              <a:gd name="T24" fmla="+- 0 2849 2164"/>
                              <a:gd name="T25" fmla="*/ T24 w 686"/>
                              <a:gd name="T26" fmla="+- 0 -65 -68"/>
                              <a:gd name="T27" fmla="*/ -65 h 347"/>
                              <a:gd name="T28" fmla="+- 0 2846 2164"/>
                              <a:gd name="T29" fmla="*/ T28 w 686"/>
                              <a:gd name="T30" fmla="+- 0 -68 -68"/>
                              <a:gd name="T31" fmla="*/ -68 h 347"/>
                              <a:gd name="T32" fmla="+- 0 2839 2164"/>
                              <a:gd name="T33" fmla="*/ T32 w 686"/>
                              <a:gd name="T34" fmla="+- 0 -68 -68"/>
                              <a:gd name="T35" fmla="*/ -68 h 347"/>
                              <a:gd name="T36" fmla="+- 0 2175 2164"/>
                              <a:gd name="T37" fmla="*/ T36 w 686"/>
                              <a:gd name="T38" fmla="+- 0 -68 -68"/>
                              <a:gd name="T39" fmla="*/ -68 h 347"/>
                              <a:gd name="T40" fmla="+- 0 2168 2164"/>
                              <a:gd name="T41" fmla="*/ T40 w 686"/>
                              <a:gd name="T42" fmla="+- 0 -68 -68"/>
                              <a:gd name="T43" fmla="*/ -68 h 347"/>
                              <a:gd name="T44" fmla="+- 0 2164 2164"/>
                              <a:gd name="T45" fmla="*/ T44 w 686"/>
                              <a:gd name="T46" fmla="+- 0 -65 -68"/>
                              <a:gd name="T47" fmla="*/ -65 h 347"/>
                              <a:gd name="T48" fmla="+- 0 2164 2164"/>
                              <a:gd name="T49" fmla="*/ T48 w 686"/>
                              <a:gd name="T50" fmla="+- 0 -57 -68"/>
                              <a:gd name="T51" fmla="*/ -57 h 347"/>
                              <a:gd name="T52" fmla="+- 0 2164 2164"/>
                              <a:gd name="T53" fmla="*/ T52 w 686"/>
                              <a:gd name="T54" fmla="+- 0 268 -68"/>
                              <a:gd name="T55" fmla="*/ 268 h 347"/>
                              <a:gd name="T56" fmla="+- 0 2164 2164"/>
                              <a:gd name="T57" fmla="*/ T56 w 686"/>
                              <a:gd name="T58" fmla="+- 0 275 -68"/>
                              <a:gd name="T59" fmla="*/ 275 h 347"/>
                              <a:gd name="T60" fmla="+- 0 2168 2164"/>
                              <a:gd name="T61" fmla="*/ T60 w 686"/>
                              <a:gd name="T62" fmla="+- 0 279 -68"/>
                              <a:gd name="T63" fmla="*/ 279 h 347"/>
                              <a:gd name="T64" fmla="+- 0 2175 2164"/>
                              <a:gd name="T65" fmla="*/ T64 w 686"/>
                              <a:gd name="T66" fmla="+- 0 279 -68"/>
                              <a:gd name="T67" fmla="*/ 279 h 3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86" h="347">
                                <a:moveTo>
                                  <a:pt x="11" y="347"/>
                                </a:moveTo>
                                <a:lnTo>
                                  <a:pt x="675" y="347"/>
                                </a:lnTo>
                                <a:lnTo>
                                  <a:pt x="682" y="347"/>
                                </a:lnTo>
                                <a:lnTo>
                                  <a:pt x="685" y="343"/>
                                </a:lnTo>
                                <a:lnTo>
                                  <a:pt x="685" y="336"/>
                                </a:lnTo>
                                <a:lnTo>
                                  <a:pt x="685" y="11"/>
                                </a:lnTo>
                                <a:lnTo>
                                  <a:pt x="685" y="3"/>
                                </a:lnTo>
                                <a:lnTo>
                                  <a:pt x="682" y="0"/>
                                </a:lnTo>
                                <a:lnTo>
                                  <a:pt x="675" y="0"/>
                                </a:lnTo>
                                <a:lnTo>
                                  <a:pt x="11" y="0"/>
                                </a:lnTo>
                                <a:lnTo>
                                  <a:pt x="4" y="0"/>
                                </a:lnTo>
                                <a:lnTo>
                                  <a:pt x="0" y="3"/>
                                </a:lnTo>
                                <a:lnTo>
                                  <a:pt x="0" y="11"/>
                                </a:lnTo>
                                <a:lnTo>
                                  <a:pt x="0" y="336"/>
                                </a:lnTo>
                                <a:lnTo>
                                  <a:pt x="0" y="343"/>
                                </a:lnTo>
                                <a:lnTo>
                                  <a:pt x="4" y="347"/>
                                </a:lnTo>
                                <a:lnTo>
                                  <a:pt x="11" y="347"/>
                                </a:lnTo>
                                <a:close/>
                              </a:path>
                            </a:pathLst>
                          </a:custGeom>
                          <a:noFill/>
                          <a:ln w="3416">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Freeform 215"/>
                        <wps:cNvSpPr>
                          <a:spLocks/>
                        </wps:cNvSpPr>
                        <wps:spPr bwMode="auto">
                          <a:xfrm>
                            <a:off x="2223" y="-16"/>
                            <a:ext cx="33" cy="33"/>
                          </a:xfrm>
                          <a:custGeom>
                            <a:avLst/>
                            <a:gdLst>
                              <a:gd name="T0" fmla="+- 0 2244 2223"/>
                              <a:gd name="T1" fmla="*/ T0 w 33"/>
                              <a:gd name="T2" fmla="+- 0 -16 -16"/>
                              <a:gd name="T3" fmla="*/ -16 h 33"/>
                              <a:gd name="T4" fmla="+- 0 2235 2223"/>
                              <a:gd name="T5" fmla="*/ T4 w 33"/>
                              <a:gd name="T6" fmla="+- 0 -16 -16"/>
                              <a:gd name="T7" fmla="*/ -16 h 33"/>
                              <a:gd name="T8" fmla="+- 0 2231 2223"/>
                              <a:gd name="T9" fmla="*/ T8 w 33"/>
                              <a:gd name="T10" fmla="+- 0 -14 -16"/>
                              <a:gd name="T11" fmla="*/ -14 h 33"/>
                              <a:gd name="T12" fmla="+- 0 2225 2223"/>
                              <a:gd name="T13" fmla="*/ T12 w 33"/>
                              <a:gd name="T14" fmla="+- 0 -8 -16"/>
                              <a:gd name="T15" fmla="*/ -8 h 33"/>
                              <a:gd name="T16" fmla="+- 0 2223 2223"/>
                              <a:gd name="T17" fmla="*/ T16 w 33"/>
                              <a:gd name="T18" fmla="+- 0 -4 -16"/>
                              <a:gd name="T19" fmla="*/ -4 h 33"/>
                              <a:gd name="T20" fmla="+- 0 2223 2223"/>
                              <a:gd name="T21" fmla="*/ T20 w 33"/>
                              <a:gd name="T22" fmla="+- 0 4 -16"/>
                              <a:gd name="T23" fmla="*/ 4 h 33"/>
                              <a:gd name="T24" fmla="+- 0 2225 2223"/>
                              <a:gd name="T25" fmla="*/ T24 w 33"/>
                              <a:gd name="T26" fmla="+- 0 8 -16"/>
                              <a:gd name="T27" fmla="*/ 8 h 33"/>
                              <a:gd name="T28" fmla="+- 0 2231 2223"/>
                              <a:gd name="T29" fmla="*/ T28 w 33"/>
                              <a:gd name="T30" fmla="+- 0 14 -16"/>
                              <a:gd name="T31" fmla="*/ 14 h 33"/>
                              <a:gd name="T32" fmla="+- 0 2235 2223"/>
                              <a:gd name="T33" fmla="*/ T32 w 33"/>
                              <a:gd name="T34" fmla="+- 0 16 -16"/>
                              <a:gd name="T35" fmla="*/ 16 h 33"/>
                              <a:gd name="T36" fmla="+- 0 2244 2223"/>
                              <a:gd name="T37" fmla="*/ T36 w 33"/>
                              <a:gd name="T38" fmla="+- 0 16 -16"/>
                              <a:gd name="T39" fmla="*/ 16 h 33"/>
                              <a:gd name="T40" fmla="+- 0 2248 2223"/>
                              <a:gd name="T41" fmla="*/ T40 w 33"/>
                              <a:gd name="T42" fmla="+- 0 14 -16"/>
                              <a:gd name="T43" fmla="*/ 14 h 33"/>
                              <a:gd name="T44" fmla="+- 0 2254 2223"/>
                              <a:gd name="T45" fmla="*/ T44 w 33"/>
                              <a:gd name="T46" fmla="+- 0 8 -16"/>
                              <a:gd name="T47" fmla="*/ 8 h 33"/>
                              <a:gd name="T48" fmla="+- 0 2256 2223"/>
                              <a:gd name="T49" fmla="*/ T48 w 33"/>
                              <a:gd name="T50" fmla="+- 0 4 -16"/>
                              <a:gd name="T51" fmla="*/ 4 h 33"/>
                              <a:gd name="T52" fmla="+- 0 2256 2223"/>
                              <a:gd name="T53" fmla="*/ T52 w 33"/>
                              <a:gd name="T54" fmla="+- 0 -4 -16"/>
                              <a:gd name="T55" fmla="*/ -4 h 33"/>
                              <a:gd name="T56" fmla="+- 0 2254 2223"/>
                              <a:gd name="T57" fmla="*/ T56 w 33"/>
                              <a:gd name="T58" fmla="+- 0 -8 -16"/>
                              <a:gd name="T59" fmla="*/ -8 h 33"/>
                              <a:gd name="T60" fmla="+- 0 2248 2223"/>
                              <a:gd name="T61" fmla="*/ T60 w 33"/>
                              <a:gd name="T62" fmla="+- 0 -14 -16"/>
                              <a:gd name="T63" fmla="*/ -14 h 33"/>
                              <a:gd name="T64" fmla="+- 0 2244 2223"/>
                              <a:gd name="T65" fmla="*/ T64 w 33"/>
                              <a:gd name="T66" fmla="+- 0 -16 -16"/>
                              <a:gd name="T67" fmla="*/ -16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3" h="33">
                                <a:moveTo>
                                  <a:pt x="21" y="0"/>
                                </a:moveTo>
                                <a:lnTo>
                                  <a:pt x="12" y="0"/>
                                </a:lnTo>
                                <a:lnTo>
                                  <a:pt x="8" y="2"/>
                                </a:lnTo>
                                <a:lnTo>
                                  <a:pt x="2" y="8"/>
                                </a:lnTo>
                                <a:lnTo>
                                  <a:pt x="0" y="12"/>
                                </a:lnTo>
                                <a:lnTo>
                                  <a:pt x="0" y="20"/>
                                </a:lnTo>
                                <a:lnTo>
                                  <a:pt x="2" y="24"/>
                                </a:lnTo>
                                <a:lnTo>
                                  <a:pt x="8" y="30"/>
                                </a:lnTo>
                                <a:lnTo>
                                  <a:pt x="12" y="32"/>
                                </a:lnTo>
                                <a:lnTo>
                                  <a:pt x="21" y="32"/>
                                </a:lnTo>
                                <a:lnTo>
                                  <a:pt x="25" y="30"/>
                                </a:lnTo>
                                <a:lnTo>
                                  <a:pt x="31" y="24"/>
                                </a:lnTo>
                                <a:lnTo>
                                  <a:pt x="33" y="20"/>
                                </a:lnTo>
                                <a:lnTo>
                                  <a:pt x="33" y="12"/>
                                </a:lnTo>
                                <a:lnTo>
                                  <a:pt x="31" y="8"/>
                                </a:lnTo>
                                <a:lnTo>
                                  <a:pt x="25" y="2"/>
                                </a:lnTo>
                                <a:lnTo>
                                  <a:pt x="21"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214"/>
                        <wps:cNvSpPr>
                          <a:spLocks/>
                        </wps:cNvSpPr>
                        <wps:spPr bwMode="auto">
                          <a:xfrm>
                            <a:off x="2223" y="-16"/>
                            <a:ext cx="33" cy="33"/>
                          </a:xfrm>
                          <a:custGeom>
                            <a:avLst/>
                            <a:gdLst>
                              <a:gd name="T0" fmla="+- 0 2240 2223"/>
                              <a:gd name="T1" fmla="*/ T0 w 33"/>
                              <a:gd name="T2" fmla="+- 0 16 -16"/>
                              <a:gd name="T3" fmla="*/ 16 h 33"/>
                              <a:gd name="T4" fmla="+- 0 2244 2223"/>
                              <a:gd name="T5" fmla="*/ T4 w 33"/>
                              <a:gd name="T6" fmla="+- 0 16 -16"/>
                              <a:gd name="T7" fmla="*/ 16 h 33"/>
                              <a:gd name="T8" fmla="+- 0 2248 2223"/>
                              <a:gd name="T9" fmla="*/ T8 w 33"/>
                              <a:gd name="T10" fmla="+- 0 14 -16"/>
                              <a:gd name="T11" fmla="*/ 14 h 33"/>
                              <a:gd name="T12" fmla="+- 0 2251 2223"/>
                              <a:gd name="T13" fmla="*/ T12 w 33"/>
                              <a:gd name="T14" fmla="+- 0 11 -16"/>
                              <a:gd name="T15" fmla="*/ 11 h 33"/>
                              <a:gd name="T16" fmla="+- 0 2254 2223"/>
                              <a:gd name="T17" fmla="*/ T16 w 33"/>
                              <a:gd name="T18" fmla="+- 0 8 -16"/>
                              <a:gd name="T19" fmla="*/ 8 h 33"/>
                              <a:gd name="T20" fmla="+- 0 2256 2223"/>
                              <a:gd name="T21" fmla="*/ T20 w 33"/>
                              <a:gd name="T22" fmla="+- 0 4 -16"/>
                              <a:gd name="T23" fmla="*/ 4 h 33"/>
                              <a:gd name="T24" fmla="+- 0 2256 2223"/>
                              <a:gd name="T25" fmla="*/ T24 w 33"/>
                              <a:gd name="T26" fmla="+- 0 0 -16"/>
                              <a:gd name="T27" fmla="*/ 0 h 33"/>
                              <a:gd name="T28" fmla="+- 0 2256 2223"/>
                              <a:gd name="T29" fmla="*/ T28 w 33"/>
                              <a:gd name="T30" fmla="+- 0 -4 -16"/>
                              <a:gd name="T31" fmla="*/ -4 h 33"/>
                              <a:gd name="T32" fmla="+- 0 2254 2223"/>
                              <a:gd name="T33" fmla="*/ T32 w 33"/>
                              <a:gd name="T34" fmla="+- 0 -8 -16"/>
                              <a:gd name="T35" fmla="*/ -8 h 33"/>
                              <a:gd name="T36" fmla="+- 0 2251 2223"/>
                              <a:gd name="T37" fmla="*/ T36 w 33"/>
                              <a:gd name="T38" fmla="+- 0 -11 -16"/>
                              <a:gd name="T39" fmla="*/ -11 h 33"/>
                              <a:gd name="T40" fmla="+- 0 2248 2223"/>
                              <a:gd name="T41" fmla="*/ T40 w 33"/>
                              <a:gd name="T42" fmla="+- 0 -14 -16"/>
                              <a:gd name="T43" fmla="*/ -14 h 33"/>
                              <a:gd name="T44" fmla="+- 0 2244 2223"/>
                              <a:gd name="T45" fmla="*/ T44 w 33"/>
                              <a:gd name="T46" fmla="+- 0 -16 -16"/>
                              <a:gd name="T47" fmla="*/ -16 h 33"/>
                              <a:gd name="T48" fmla="+- 0 2240 2223"/>
                              <a:gd name="T49" fmla="*/ T48 w 33"/>
                              <a:gd name="T50" fmla="+- 0 -16 -16"/>
                              <a:gd name="T51" fmla="*/ -16 h 33"/>
                              <a:gd name="T52" fmla="+- 0 2235 2223"/>
                              <a:gd name="T53" fmla="*/ T52 w 33"/>
                              <a:gd name="T54" fmla="+- 0 -16 -16"/>
                              <a:gd name="T55" fmla="*/ -16 h 33"/>
                              <a:gd name="T56" fmla="+- 0 2231 2223"/>
                              <a:gd name="T57" fmla="*/ T56 w 33"/>
                              <a:gd name="T58" fmla="+- 0 -14 -16"/>
                              <a:gd name="T59" fmla="*/ -14 h 33"/>
                              <a:gd name="T60" fmla="+- 0 2228 2223"/>
                              <a:gd name="T61" fmla="*/ T60 w 33"/>
                              <a:gd name="T62" fmla="+- 0 -11 -16"/>
                              <a:gd name="T63" fmla="*/ -11 h 33"/>
                              <a:gd name="T64" fmla="+- 0 2225 2223"/>
                              <a:gd name="T65" fmla="*/ T64 w 33"/>
                              <a:gd name="T66" fmla="+- 0 -8 -16"/>
                              <a:gd name="T67" fmla="*/ -8 h 33"/>
                              <a:gd name="T68" fmla="+- 0 2223 2223"/>
                              <a:gd name="T69" fmla="*/ T68 w 33"/>
                              <a:gd name="T70" fmla="+- 0 -4 -16"/>
                              <a:gd name="T71" fmla="*/ -4 h 33"/>
                              <a:gd name="T72" fmla="+- 0 2223 2223"/>
                              <a:gd name="T73" fmla="*/ T72 w 33"/>
                              <a:gd name="T74" fmla="+- 0 0 -16"/>
                              <a:gd name="T75" fmla="*/ 0 h 33"/>
                              <a:gd name="T76" fmla="+- 0 2223 2223"/>
                              <a:gd name="T77" fmla="*/ T76 w 33"/>
                              <a:gd name="T78" fmla="+- 0 4 -16"/>
                              <a:gd name="T79" fmla="*/ 4 h 33"/>
                              <a:gd name="T80" fmla="+- 0 2225 2223"/>
                              <a:gd name="T81" fmla="*/ T80 w 33"/>
                              <a:gd name="T82" fmla="+- 0 8 -16"/>
                              <a:gd name="T83" fmla="*/ 8 h 33"/>
                              <a:gd name="T84" fmla="+- 0 2228 2223"/>
                              <a:gd name="T85" fmla="*/ T84 w 33"/>
                              <a:gd name="T86" fmla="+- 0 11 -16"/>
                              <a:gd name="T87" fmla="*/ 11 h 33"/>
                              <a:gd name="T88" fmla="+- 0 2231 2223"/>
                              <a:gd name="T89" fmla="*/ T88 w 33"/>
                              <a:gd name="T90" fmla="+- 0 14 -16"/>
                              <a:gd name="T91" fmla="*/ 14 h 33"/>
                              <a:gd name="T92" fmla="+- 0 2235 2223"/>
                              <a:gd name="T93" fmla="*/ T92 w 33"/>
                              <a:gd name="T94" fmla="+- 0 16 -16"/>
                              <a:gd name="T95" fmla="*/ 16 h 33"/>
                              <a:gd name="T96" fmla="+- 0 2240 2223"/>
                              <a:gd name="T97" fmla="*/ T96 w 33"/>
                              <a:gd name="T98" fmla="+- 0 16 -16"/>
                              <a:gd name="T99" fmla="*/ 16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3" h="33">
                                <a:moveTo>
                                  <a:pt x="17" y="32"/>
                                </a:moveTo>
                                <a:lnTo>
                                  <a:pt x="21" y="32"/>
                                </a:lnTo>
                                <a:lnTo>
                                  <a:pt x="25" y="30"/>
                                </a:lnTo>
                                <a:lnTo>
                                  <a:pt x="28" y="27"/>
                                </a:lnTo>
                                <a:lnTo>
                                  <a:pt x="31" y="24"/>
                                </a:lnTo>
                                <a:lnTo>
                                  <a:pt x="33" y="20"/>
                                </a:lnTo>
                                <a:lnTo>
                                  <a:pt x="33" y="16"/>
                                </a:lnTo>
                                <a:lnTo>
                                  <a:pt x="33" y="12"/>
                                </a:lnTo>
                                <a:lnTo>
                                  <a:pt x="31" y="8"/>
                                </a:lnTo>
                                <a:lnTo>
                                  <a:pt x="28" y="5"/>
                                </a:lnTo>
                                <a:lnTo>
                                  <a:pt x="25" y="2"/>
                                </a:lnTo>
                                <a:lnTo>
                                  <a:pt x="21" y="0"/>
                                </a:lnTo>
                                <a:lnTo>
                                  <a:pt x="17" y="0"/>
                                </a:lnTo>
                                <a:lnTo>
                                  <a:pt x="12" y="0"/>
                                </a:lnTo>
                                <a:lnTo>
                                  <a:pt x="8" y="2"/>
                                </a:lnTo>
                                <a:lnTo>
                                  <a:pt x="5" y="5"/>
                                </a:lnTo>
                                <a:lnTo>
                                  <a:pt x="2" y="8"/>
                                </a:lnTo>
                                <a:lnTo>
                                  <a:pt x="0" y="12"/>
                                </a:lnTo>
                                <a:lnTo>
                                  <a:pt x="0" y="16"/>
                                </a:lnTo>
                                <a:lnTo>
                                  <a:pt x="0" y="20"/>
                                </a:lnTo>
                                <a:lnTo>
                                  <a:pt x="2" y="24"/>
                                </a:lnTo>
                                <a:lnTo>
                                  <a:pt x="5" y="27"/>
                                </a:lnTo>
                                <a:lnTo>
                                  <a:pt x="8" y="30"/>
                                </a:lnTo>
                                <a:lnTo>
                                  <a:pt x="12" y="32"/>
                                </a:lnTo>
                                <a:lnTo>
                                  <a:pt x="17" y="32"/>
                                </a:lnTo>
                                <a:close/>
                              </a:path>
                            </a:pathLst>
                          </a:custGeom>
                          <a:noFill/>
                          <a:ln w="3416">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AutoShape 213"/>
                        <wps:cNvSpPr>
                          <a:spLocks/>
                        </wps:cNvSpPr>
                        <wps:spPr bwMode="auto">
                          <a:xfrm>
                            <a:off x="2224" y="204"/>
                            <a:ext cx="31" cy="30"/>
                          </a:xfrm>
                          <a:custGeom>
                            <a:avLst/>
                            <a:gdLst>
                              <a:gd name="T0" fmla="+- 0 2255 2224"/>
                              <a:gd name="T1" fmla="*/ T0 w 31"/>
                              <a:gd name="T2" fmla="+- 0 215 204"/>
                              <a:gd name="T3" fmla="*/ 215 h 30"/>
                              <a:gd name="T4" fmla="+- 0 2224 2224"/>
                              <a:gd name="T5" fmla="*/ T4 w 31"/>
                              <a:gd name="T6" fmla="+- 0 215 204"/>
                              <a:gd name="T7" fmla="*/ 215 h 30"/>
                              <a:gd name="T8" fmla="+- 0 2234 2224"/>
                              <a:gd name="T9" fmla="*/ T8 w 31"/>
                              <a:gd name="T10" fmla="+- 0 222 204"/>
                              <a:gd name="T11" fmla="*/ 222 h 30"/>
                              <a:gd name="T12" fmla="+- 0 2230 2224"/>
                              <a:gd name="T13" fmla="*/ T12 w 31"/>
                              <a:gd name="T14" fmla="+- 0 233 204"/>
                              <a:gd name="T15" fmla="*/ 233 h 30"/>
                              <a:gd name="T16" fmla="+- 0 2240 2224"/>
                              <a:gd name="T17" fmla="*/ T16 w 31"/>
                              <a:gd name="T18" fmla="+- 0 227 204"/>
                              <a:gd name="T19" fmla="*/ 227 h 30"/>
                              <a:gd name="T20" fmla="+- 0 2247 2224"/>
                              <a:gd name="T21" fmla="*/ T20 w 31"/>
                              <a:gd name="T22" fmla="+- 0 227 204"/>
                              <a:gd name="T23" fmla="*/ 227 h 30"/>
                              <a:gd name="T24" fmla="+- 0 2245 2224"/>
                              <a:gd name="T25" fmla="*/ T24 w 31"/>
                              <a:gd name="T26" fmla="+- 0 222 204"/>
                              <a:gd name="T27" fmla="*/ 222 h 30"/>
                              <a:gd name="T28" fmla="+- 0 2255 2224"/>
                              <a:gd name="T29" fmla="*/ T28 w 31"/>
                              <a:gd name="T30" fmla="+- 0 215 204"/>
                              <a:gd name="T31" fmla="*/ 215 h 30"/>
                              <a:gd name="T32" fmla="+- 0 2247 2224"/>
                              <a:gd name="T33" fmla="*/ T32 w 31"/>
                              <a:gd name="T34" fmla="+- 0 227 204"/>
                              <a:gd name="T35" fmla="*/ 227 h 30"/>
                              <a:gd name="T36" fmla="+- 0 2240 2224"/>
                              <a:gd name="T37" fmla="*/ T36 w 31"/>
                              <a:gd name="T38" fmla="+- 0 227 204"/>
                              <a:gd name="T39" fmla="*/ 227 h 30"/>
                              <a:gd name="T40" fmla="+- 0 2249 2224"/>
                              <a:gd name="T41" fmla="*/ T40 w 31"/>
                              <a:gd name="T42" fmla="+- 0 233 204"/>
                              <a:gd name="T43" fmla="*/ 233 h 30"/>
                              <a:gd name="T44" fmla="+- 0 2247 2224"/>
                              <a:gd name="T45" fmla="*/ T44 w 31"/>
                              <a:gd name="T46" fmla="+- 0 227 204"/>
                              <a:gd name="T47" fmla="*/ 227 h 30"/>
                              <a:gd name="T48" fmla="+- 0 2240 2224"/>
                              <a:gd name="T49" fmla="*/ T48 w 31"/>
                              <a:gd name="T50" fmla="+- 0 204 204"/>
                              <a:gd name="T51" fmla="*/ 204 h 30"/>
                              <a:gd name="T52" fmla="+- 0 2236 2224"/>
                              <a:gd name="T53" fmla="*/ T52 w 31"/>
                              <a:gd name="T54" fmla="+- 0 215 204"/>
                              <a:gd name="T55" fmla="*/ 215 h 30"/>
                              <a:gd name="T56" fmla="+- 0 2243 2224"/>
                              <a:gd name="T57" fmla="*/ T56 w 31"/>
                              <a:gd name="T58" fmla="+- 0 215 204"/>
                              <a:gd name="T59" fmla="*/ 215 h 30"/>
                              <a:gd name="T60" fmla="+- 0 2240 2224"/>
                              <a:gd name="T61" fmla="*/ T60 w 31"/>
                              <a:gd name="T62" fmla="+- 0 204 204"/>
                              <a:gd name="T63" fmla="*/ 204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1" h="30">
                                <a:moveTo>
                                  <a:pt x="31" y="11"/>
                                </a:moveTo>
                                <a:lnTo>
                                  <a:pt x="0" y="11"/>
                                </a:lnTo>
                                <a:lnTo>
                                  <a:pt x="10" y="18"/>
                                </a:lnTo>
                                <a:lnTo>
                                  <a:pt x="6" y="29"/>
                                </a:lnTo>
                                <a:lnTo>
                                  <a:pt x="16" y="23"/>
                                </a:lnTo>
                                <a:lnTo>
                                  <a:pt x="23" y="23"/>
                                </a:lnTo>
                                <a:lnTo>
                                  <a:pt x="21" y="18"/>
                                </a:lnTo>
                                <a:lnTo>
                                  <a:pt x="31" y="11"/>
                                </a:lnTo>
                                <a:close/>
                                <a:moveTo>
                                  <a:pt x="23" y="23"/>
                                </a:moveTo>
                                <a:lnTo>
                                  <a:pt x="16" y="23"/>
                                </a:lnTo>
                                <a:lnTo>
                                  <a:pt x="25" y="29"/>
                                </a:lnTo>
                                <a:lnTo>
                                  <a:pt x="23" y="23"/>
                                </a:lnTo>
                                <a:close/>
                                <a:moveTo>
                                  <a:pt x="16" y="0"/>
                                </a:moveTo>
                                <a:lnTo>
                                  <a:pt x="12" y="11"/>
                                </a:lnTo>
                                <a:lnTo>
                                  <a:pt x="19" y="11"/>
                                </a:lnTo>
                                <a:lnTo>
                                  <a:pt x="16"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212"/>
                        <wps:cNvSpPr>
                          <a:spLocks/>
                        </wps:cNvSpPr>
                        <wps:spPr bwMode="auto">
                          <a:xfrm>
                            <a:off x="2224" y="204"/>
                            <a:ext cx="31" cy="30"/>
                          </a:xfrm>
                          <a:custGeom>
                            <a:avLst/>
                            <a:gdLst>
                              <a:gd name="T0" fmla="+- 0 2240 2224"/>
                              <a:gd name="T1" fmla="*/ T0 w 31"/>
                              <a:gd name="T2" fmla="+- 0 204 204"/>
                              <a:gd name="T3" fmla="*/ 204 h 30"/>
                              <a:gd name="T4" fmla="+- 0 2236 2224"/>
                              <a:gd name="T5" fmla="*/ T4 w 31"/>
                              <a:gd name="T6" fmla="+- 0 215 204"/>
                              <a:gd name="T7" fmla="*/ 215 h 30"/>
                              <a:gd name="T8" fmla="+- 0 2224 2224"/>
                              <a:gd name="T9" fmla="*/ T8 w 31"/>
                              <a:gd name="T10" fmla="+- 0 215 204"/>
                              <a:gd name="T11" fmla="*/ 215 h 30"/>
                              <a:gd name="T12" fmla="+- 0 2234 2224"/>
                              <a:gd name="T13" fmla="*/ T12 w 31"/>
                              <a:gd name="T14" fmla="+- 0 222 204"/>
                              <a:gd name="T15" fmla="*/ 222 h 30"/>
                              <a:gd name="T16" fmla="+- 0 2230 2224"/>
                              <a:gd name="T17" fmla="*/ T16 w 31"/>
                              <a:gd name="T18" fmla="+- 0 233 204"/>
                              <a:gd name="T19" fmla="*/ 233 h 30"/>
                              <a:gd name="T20" fmla="+- 0 2240 2224"/>
                              <a:gd name="T21" fmla="*/ T20 w 31"/>
                              <a:gd name="T22" fmla="+- 0 227 204"/>
                              <a:gd name="T23" fmla="*/ 227 h 30"/>
                              <a:gd name="T24" fmla="+- 0 2249 2224"/>
                              <a:gd name="T25" fmla="*/ T24 w 31"/>
                              <a:gd name="T26" fmla="+- 0 233 204"/>
                              <a:gd name="T27" fmla="*/ 233 h 30"/>
                              <a:gd name="T28" fmla="+- 0 2245 2224"/>
                              <a:gd name="T29" fmla="*/ T28 w 31"/>
                              <a:gd name="T30" fmla="+- 0 222 204"/>
                              <a:gd name="T31" fmla="*/ 222 h 30"/>
                              <a:gd name="T32" fmla="+- 0 2255 2224"/>
                              <a:gd name="T33" fmla="*/ T32 w 31"/>
                              <a:gd name="T34" fmla="+- 0 215 204"/>
                              <a:gd name="T35" fmla="*/ 215 h 30"/>
                              <a:gd name="T36" fmla="+- 0 2243 2224"/>
                              <a:gd name="T37" fmla="*/ T36 w 31"/>
                              <a:gd name="T38" fmla="+- 0 215 204"/>
                              <a:gd name="T39" fmla="*/ 215 h 30"/>
                              <a:gd name="T40" fmla="+- 0 2240 2224"/>
                              <a:gd name="T41" fmla="*/ T40 w 31"/>
                              <a:gd name="T42" fmla="+- 0 204 204"/>
                              <a:gd name="T43" fmla="*/ 204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1" h="30">
                                <a:moveTo>
                                  <a:pt x="16" y="0"/>
                                </a:moveTo>
                                <a:lnTo>
                                  <a:pt x="12" y="11"/>
                                </a:lnTo>
                                <a:lnTo>
                                  <a:pt x="0" y="11"/>
                                </a:lnTo>
                                <a:lnTo>
                                  <a:pt x="10" y="18"/>
                                </a:lnTo>
                                <a:lnTo>
                                  <a:pt x="6" y="29"/>
                                </a:lnTo>
                                <a:lnTo>
                                  <a:pt x="16" y="23"/>
                                </a:lnTo>
                                <a:lnTo>
                                  <a:pt x="25" y="29"/>
                                </a:lnTo>
                                <a:lnTo>
                                  <a:pt x="21" y="18"/>
                                </a:lnTo>
                                <a:lnTo>
                                  <a:pt x="31" y="11"/>
                                </a:lnTo>
                                <a:lnTo>
                                  <a:pt x="19" y="11"/>
                                </a:lnTo>
                                <a:lnTo>
                                  <a:pt x="16" y="0"/>
                                </a:lnTo>
                                <a:close/>
                              </a:path>
                            </a:pathLst>
                          </a:custGeom>
                          <a:noFill/>
                          <a:ln w="3416">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12322C" id="Group 211" o:spid="_x0000_s1026" style="position:absolute;margin-left:108.05pt;margin-top:-3.55pt;width:172.25pt;height:128.45pt;z-index:251643904;mso-position-horizontal-relative:page" coordorigin="2161,-71" coordsize="3445,2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">
                <v:shape id="Freeform 233" o:spid="_x0000_s1027" style="position:absolute;left:2301;top:27;width:3275;height:2441;visibility:visible;mso-wrap-style:square;v-text-anchor:top" coordsize="3275,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" path="m3275,l2729,401,2183,689r-818,466l912,1616,,2440e" filled="f" strokecolor="#1f77b3" strokeweight=".37956mm">
                  <v:path arrowok="t" o:connecttype="custom" o:connectlocs="3275,27;2729,428;2183,716;1365,1182;912,1643;0,2467" o:connectangles="0,0,0,0,0,0"/>
                </v:shape>
                <v:shape id="Freeform 232" o:spid="_x0000_s1028" style="position:absolute;left:5549;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" path="m34,l20,,13,3,3,13,,20,,34r3,7l13,51r7,3l34,54r7,-3l51,41r3,-7l54,20,51,13,41,3,34,xe" fillcolor="#1f77b3" stroked="f">
                  <v:path arrowok="t" o:connecttype="custom" o:connectlocs="34,0;20,0;13,3;3,13;0,20;0,34;3,41;13,51;20,54;34,54;41,51;51,41;54,34;54,20;51,13;41,3;34,0" o:connectangles="0,0,0,0,0,0,0,0,0,0,0,0,0,0,0,0,0"/>
                </v:shape>
                <v:shape id="Freeform 231" o:spid="_x0000_s1029" style="position:absolute;left:5549;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" path="m27,54r7,l41,51r5,-5l51,41r3,-7l54,27r,-7l51,13,46,8,41,3,34,,27,,20,,13,3,8,8,3,13,,20r,7l,34r3,7l8,46r5,5l20,54r7,xe" filled="f" strokecolor="#1f77b3" strokeweight=".09489mm">
                  <v:path arrowok="t" o:connecttype="custom" o:connectlocs="27,54;34,54;41,51;46,46;51,41;54,34;54,27;54,20;51,13;46,8;41,3;34,0;27,0;20,0;13,3;8,8;3,13;0,20;0,27;0,34;3,41;8,46;13,51;20,54;27,54" o:connectangles="0,0,0,0,0,0,0,0,0,0,0,0,0,0,0,0,0,0,0,0,0,0,0,0,0"/>
                </v:shape>
                <v:shape id="AutoShape 230" o:spid="_x0000_s1030" style="position:absolute;left:3639;top:689;width:873;height:520;visibility:visible;mso-wrap-style:square;v-text-anchor:top" coordsize="87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" path="m53,486r-2,-7l41,469r-7,-3l19,466r-6,3l2,479,,486r,14l2,507r11,10l19,520r15,l41,517,51,507r2,-7l53,486m872,20r-3,-7l859,3,852,,838,r-7,3l821,13r-3,7l818,34r3,7l831,51r7,3l852,54r7,-3l869,41r3,-7l872,20e" fillcolor="#1f77b3" stroked="f">
                  <v:path arrowok="t" o:connecttype="custom" o:connectlocs="53,1175;51,1168;41,1158;34,1155;19,1155;13,1158;2,1168;0,1175;0,1189;2,1196;13,1206;19,1209;34,1209;41,1206;51,1196;53,1189;53,1175;872,709;869,702;859,692;852,689;838,689;831,692;821,702;818,709;818,723;821,730;831,740;838,743;852,743;859,740;869,730;872,723;872,709" o:connectangles="0,0,0,0,0,0,0,0,0,0,0,0,0,0,0,0,0,0,0,0,0,0,0,0,0,0,0,0,0,0,0,0,0,0"/>
                </v:shape>
                <v:shape id="Freeform 229" o:spid="_x0000_s1031" style="position:absolute;left:3639;top:1155;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" path="m27,54r7,l41,51r5,-5l51,41r2,-7l53,27r,-7l51,13,46,8,41,3,34,,27,,19,,13,3,8,8,2,13,,20r,7l,34r2,7l8,46r5,5l19,54r8,xe" filled="f" strokecolor="#1f77b3" strokeweight=".09489mm">
                  <v:path arrowok="t" o:connecttype="custom" o:connectlocs="27,1209;34,1209;41,1206;46,1201;51,1196;53,1189;53,1182;53,1175;51,1168;46,1163;41,1158;34,1155;27,1155;19,1155;13,1158;8,1163;2,1168;0,1175;0,1182;0,1189;2,1196;8,1201;13,1206;19,1209;27,1209" o:connectangles="0,0,0,0,0,0,0,0,0,0,0,0,0,0,0,0,0,0,0,0,0,0,0,0,0"/>
                </v:shape>
                <v:shape id="Freeform 228" o:spid="_x0000_s1032" style="position:absolute;left:2274;top:2440;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" path="m34,l20,,13,3,3,13,,20,,34r3,7l13,51r7,3l34,54r7,-3l51,41r3,-7l54,20,51,13,41,3,34,xe" fillcolor="#1f77b3" stroked="f">
                  <v:path arrowok="t" o:connecttype="custom" o:connectlocs="34,2440;20,2440;13,2443;3,2453;0,2460;0,2474;3,2481;13,2491;20,2494;34,2494;41,2491;51,2481;54,2474;54,2460;51,2453;41,2443;34,2440" o:connectangles="0,0,0,0,0,0,0,0,0,0,0,0,0,0,0,0,0"/>
                </v:shape>
                <v:shape id="Freeform 227" o:spid="_x0000_s1033" style="position:absolute;left:2274;top:2440;width:54;height:54;visibility:visible;mso-wrap-style:square;v-text-anchor:top" coordsize="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" path="m27,54r7,l41,51r5,-5l51,41r3,-7l54,27r,-7l51,13,46,8,41,3,34,,27,,20,,13,3,8,8,3,13,,20r,7l,34r3,7l8,46r5,5l20,54r7,xe" filled="f" strokecolor="#1f77b3" strokeweight=".09489mm">
                  <v:path arrowok="t" o:connecttype="custom" o:connectlocs="27,2494;34,2494;41,2491;46,2486;51,2481;54,2474;54,2467;54,2460;51,2453;46,2448;41,2443;34,2440;27,2440;20,2440;13,2443;8,2448;3,2453;0,2460;0,2467;0,2474;3,2481;8,2486;13,2491;20,2494;27,2494" o:connectangles="0,0,0,0,0,0,0,0,0,0,0,0,0,0,0,0,0,0,0,0,0,0,0,0,0"/>
                </v:shape>
                <v:shape id="Freeform 226" o:spid="_x0000_s1034" style="position:absolute;left:2301;top:168;width:3275;height:790;visibility:visible;mso-wrap-style:square;v-text-anchor:top" coordsize="327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" path="m3275,l2729,260,2183,396,1365,570,912,650,,790e" filled="f" strokecolor="#ff7f0e" strokeweight=".37956mm">
                  <v:path arrowok="t" o:connecttype="custom" o:connectlocs="3275,168;2729,428;2183,564;1365,738;912,818;0,958" o:connectangles="0,0,0,0,0,0"/>
                </v:shape>
                <v:shape id="AutoShape 225" o:spid="_x0000_s1035" style="position:absolute;left:2274;top:564;width:2237;height:394;visibility:visible;mso-wrap-style:square;v-text-anchor:top" coordsize="2237,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" path="m2183,r54,m,394r54,e" filled="f" strokecolor="#ff7f0e" strokeweight=".94889mm">
                  <v:path arrowok="t" o:connecttype="custom" o:connectlocs="2183,564;2237,564;0,958;54,958" o:connectangles="0,0,0,0"/>
                </v:shape>
                <v:shape id="Freeform 224" o:spid="_x0000_s1036" style="position:absolute;left:2301;top:428;width:3275;height:151;visibility:visible;mso-wrap-style:square;v-text-anchor:top" coordsize="3275,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" path="m3275,17l2729,,2183,33,1365,91,912,108,,151e" filled="f" strokecolor="#2ba02b" strokeweight=".37956mm">
                  <v:path arrowok="t" o:connecttype="custom" o:connectlocs="3275,445;2729,428;2183,461;1365,519;912,536;0,579" o:connectangles="0,0,0,0,0,0"/>
                </v:shape>
                <v:shape id="AutoShape 223" o:spid="_x0000_s1037" style="position:absolute;left:4459;top:434;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" path="m51,19l,19,15,30,9,49,25,37r12,l35,30,51,19xm37,37r-12,l41,49,37,37xm25,l19,19r12,l25,xe" fillcolor="#2ba02b" stroked="f">
                  <v:path arrowok="t" o:connecttype="custom" o:connectlocs="51,453;0,453;15,464;9,483;25,471;37,471;35,464;51,453;37,471;25,471;41,483;37,471;25,434;19,453;31,453;25,434" o:connectangles="0,0,0,0,0,0,0,0,0,0,0,0,0,0,0,0"/>
                </v:shape>
                <v:shape id="Freeform 222" o:spid="_x0000_s1038" style="position:absolute;left:4459;top:434;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" path="m25,l19,19,,19,15,30,9,49,25,37,41,49,35,30,51,19r-20,l25,xe" filled="f" strokecolor="#2ba02b" strokeweight=".09489mm">
                  <v:path arrowok="t" o:connecttype="custom" o:connectlocs="25,434;19,453;0,453;15,464;9,483;25,471;41,483;35,464;51,453;31,453;25,434" o:connectangles="0,0,0,0,0,0,0,0,0,0,0"/>
                </v:shape>
                <v:shape id="AutoShape 221" o:spid="_x0000_s1039" style="position:absolute;left:3640;top:492;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" path="m51,19l,19,16,31,10,49,26,38r12,l35,31,51,19xm38,38r-12,l41,49,38,38xm26,l20,19r12,l26,xe" fillcolor="#2ba02b" stroked="f">
                  <v:path arrowok="t" o:connecttype="custom" o:connectlocs="51,511;0,511;16,523;10,541;26,530;38,530;35,523;51,511;38,530;26,530;41,541;38,530;26,492;20,511;32,511;26,492" o:connectangles="0,0,0,0,0,0,0,0,0,0,0,0,0,0,0,0"/>
                </v:shape>
                <v:shape id="Freeform 220" o:spid="_x0000_s1040" style="position:absolute;left:3640;top:492;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" path="m26,l20,19,,19,16,31,10,49,26,38,41,49,35,31,51,19r-19,l26,xe" filled="f" strokecolor="#2ba02b" strokeweight=".09489mm">
                  <v:path arrowok="t" o:connecttype="custom" o:connectlocs="26,492;20,511;0,511;16,523;10,541;26,530;41,541;35,523;51,511;32,511;26,492" o:connectangles="0,0,0,0,0,0,0,0,0,0,0"/>
                </v:shape>
                <v:shape id="AutoShape 219" o:spid="_x0000_s1041" style="position:absolute;left:2276;top:552;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" path="m51,19l,19,15,30,9,49,25,37r12,l35,30,51,19xm37,37r-12,l41,49,37,37xm25,l19,19r12,l25,xe" fillcolor="#2ba02b" stroked="f">
                  <v:path arrowok="t" o:connecttype="custom" o:connectlocs="51,571;0,571;15,582;9,601;25,589;37,589;35,582;51,571;37,589;25,589;41,601;37,589;25,552;19,571;31,571;25,552" o:connectangles="0,0,0,0,0,0,0,0,0,0,0,0,0,0,0,0"/>
                </v:shape>
                <v:shape id="Freeform 218" o:spid="_x0000_s1042" style="position:absolute;left:2276;top:552;width:52;height:49;visibility:visible;mso-wrap-style:square;v-text-anchor:top" coordsize="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" path="m25,l19,19,,19,15,30,9,49,25,37,41,49,35,30,51,19r-20,l25,xe" filled="f" strokecolor="#2ba02b" strokeweight=".09489mm">
                  <v:path arrowok="t" o:connecttype="custom" o:connectlocs="25,552;19,571;0,571;15,582;9,601;25,589;41,601;35,582;51,571;31,571;25,552" o:connectangles="0,0,0,0,0,0,0,0,0,0,0"/>
                </v:shape>
                <v:shape id="Freeform 217" o:spid="_x0000_s1043" style="position:absolute;left:2164;top:-68;width:686;height:347;visibility:visible;mso-wrap-style:square;v-text-anchor:top" coordsize="686,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" path="m682,l4,,,3,,343r4,4l682,347r3,-4l685,3,682,xe" stroked="f">
                  <v:fill opacity="52428f"/>
                  <v:path arrowok="t" o:connecttype="custom" o:connectlocs="682,-68;4,-68;0,-65;0,275;4,279;682,279;685,275;685,-65;682,-68" o:connectangles="0,0,0,0,0,0,0,0,0"/>
                </v:shape>
                <v:shape id="Freeform 216" o:spid="_x0000_s1044" style="position:absolute;left:2164;top:-68;width:686;height:347;visibility:visible;mso-wrap-style:square;v-text-anchor:top" coordsize="686,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" path="m11,347r664,l682,347r3,-4l685,336r,-325l685,3,682,r-7,l11,,4,,,3r,8l,336r,7l4,347r7,xe" filled="f" strokecolor="#ccc" strokeweight=".09489mm">
                  <v:path arrowok="t" o:connecttype="custom" o:connectlocs="11,279;675,279;682,279;685,275;685,268;685,-57;685,-65;682,-68;675,-68;11,-68;4,-68;0,-65;0,-57;0,268;0,275;4,279;11,279" o:connectangles="0,0,0,0,0,0,0,0,0,0,0,0,0,0,0,0,0"/>
                </v:shape>
                <v:shape id="Freeform 215" o:spid="_x0000_s1045" style="position:absolute;left:2223;top:-16;width:33;height:33;visibility:visible;mso-wrap-style:square;v-text-anchor:top" coordsize="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" path="m21,l12,,8,2,2,8,,12r,8l2,24r6,6l12,32r9,l25,30r6,-6l33,20r,-8l31,8,25,2,21,xe" fillcolor="#1f77b3" stroked="f">
                  <v:path arrowok="t" o:connecttype="custom" o:connectlocs="21,-16;12,-16;8,-14;2,-8;0,-4;0,4;2,8;8,14;12,16;21,16;25,14;31,8;33,4;33,-4;31,-8;25,-14;21,-16" o:connectangles="0,0,0,0,0,0,0,0,0,0,0,0,0,0,0,0,0"/>
                </v:shape>
                <v:shape id="Freeform 214" o:spid="_x0000_s1046" style="position:absolute;left:2223;top:-16;width:33;height:33;visibility:visible;mso-wrap-style:square;v-text-anchor:top" coordsize="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" path="m17,32r4,l25,30r3,-3l31,24r2,-4l33,16r,-4l31,8,28,5,25,2,21,,17,,12,,8,2,5,5,2,8,,12r,4l,20r2,4l5,27r3,3l12,32r5,xe" filled="f" strokecolor="#1f77b3" strokeweight=".09489mm">
                  <v:path arrowok="t" o:connecttype="custom" o:connectlocs="17,16;21,16;25,14;28,11;31,8;33,4;33,0;33,-4;31,-8;28,-11;25,-14;21,-16;17,-16;12,-16;8,-14;5,-11;2,-8;0,-4;0,0;0,4;2,8;5,11;8,14;12,16;17,16" o:connectangles="0,0,0,0,0,0,0,0,0,0,0,0,0,0,0,0,0,0,0,0,0,0,0,0,0"/>
                </v:shape>
                <v:shape id="AutoShape 213" o:spid="_x0000_s1047" style="position:absolute;left:2224;top:204;width:31;height:30;visibility:visible;mso-wrap-style:square;v-text-anchor:top" coordsize="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" path="m31,11l,11r10,7l6,29,16,23r7,l21,18,31,11xm23,23r-7,l25,29,23,23xm16,l12,11r7,l16,xe" fillcolor="#2ba02b" stroked="f">
                  <v:path arrowok="t" o:connecttype="custom" o:connectlocs="31,215;0,215;10,222;6,233;16,227;23,227;21,222;31,215;23,227;16,227;25,233;23,227;16,204;12,215;19,215;16,204" o:connectangles="0,0,0,0,0,0,0,0,0,0,0,0,0,0,0,0"/>
                </v:shape>
                <v:shape id="Freeform 212" o:spid="_x0000_s1048" style="position:absolute;left:2224;top:204;width:31;height:30;visibility:visible;mso-wrap-style:square;v-text-anchor:top" coordsize="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" path="m16,l12,11,,11r10,7l6,29,16,23r9,6l21,18,31,11r-12,l16,xe" filled="f" strokecolor="#2ba02b" strokeweight=".09489mm">
                  <v:path arrowok="t" o:connecttype="custom" o:connectlocs="16,204;12,215;0,215;10,222;6,233;16,227;25,233;21,222;31,215;19,215;16,204" o:connectangles="0,0,0,0,0,0,0,0,0,0,0"/>
                </v:shape>
                <w10:wrap anchorx="page"/>
              </v:group>
            </w:pict>
          </mc:Fallback>
        </mc:AlternateContent>
      </w:r>
      <w:r>
        <w:rPr>
          <w:noProof/>
        </w:rPr>
        <mc:AlternateContent>
          <mc:Choice Requires="wps">
            <w:drawing>
              <wp:anchor distT="0" distB="0" distL="114300" distR="114300" simplePos="0" relativeHeight="251649024" behindDoc="0" locked="0" layoutInCell="1" allowOverlap="1" wp14:anchorId="1CC78DFC" wp14:editId="4F2B917F">
                <wp:simplePos x="0" y="0"/>
                <wp:positionH relativeFrom="page">
                  <wp:posOffset>1355725</wp:posOffset>
                </wp:positionH>
                <wp:positionV relativeFrom="paragraph">
                  <wp:posOffset>-61595</wp:posOffset>
                </wp:positionV>
                <wp:extent cx="2291715" cy="1707515"/>
                <wp:effectExtent l="3175" t="3175" r="635" b="3810"/>
                <wp:wrapNone/>
                <wp:docPr id="221"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1715" cy="1707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445"/>
                              <w:gridCol w:w="612"/>
                              <w:gridCol w:w="612"/>
                              <w:gridCol w:w="612"/>
                              <w:gridCol w:w="612"/>
                              <w:gridCol w:w="612"/>
                              <w:gridCol w:w="98"/>
                            </w:tblGrid>
                            <w:tr w:rsidR="0009622D">
                              <w:trPr>
                                <w:trHeight w:hRule="exact" w:val="208"/>
                              </w:trPr>
                              <w:tc>
                                <w:tcPr>
                                  <w:tcW w:w="445" w:type="dxa"/>
                                  <w:tcBorders>
                                    <w:bottom w:val="single" w:sz="13" w:space="0" w:color="FF7F0E"/>
                                    <w:right w:val="single" w:sz="2" w:space="0" w:color="AFAFAF"/>
                                  </w:tcBorders>
                                </w:tcPr>
                                <w:p w:rsidR="0009622D" w:rsidRDefault="0009622D">
                                  <w:pPr>
                                    <w:pStyle w:val="TableParagraph"/>
                                    <w:spacing w:line="116" w:lineRule="exact"/>
                                    <w:ind w:left="46" w:right="-13"/>
                                    <w:rPr>
                                      <w:rFonts w:ascii="Arial"/>
                                      <w:sz w:val="14"/>
                                    </w:rPr>
                                  </w:pPr>
                                  <w:r>
                                    <w:rPr>
                                      <w:w w:val="107"/>
                                      <w:sz w:val="8"/>
                                      <w:u w:val="single" w:color="1F77B3"/>
                                    </w:rPr>
                                    <w:t xml:space="preserve"> </w:t>
                                  </w:r>
                                  <w:r>
                                    <w:rPr>
                                      <w:sz w:val="8"/>
                                      <w:u w:val="single" w:color="1F77B3"/>
                                    </w:rPr>
                                    <w:t xml:space="preserve">    </w:t>
                                  </w:r>
                                  <w:r>
                                    <w:rPr>
                                      <w:spacing w:val="6"/>
                                      <w:sz w:val="8"/>
                                      <w:u w:val="single" w:color="1F77B3"/>
                                    </w:rPr>
                                    <w:t xml:space="preserve"> </w:t>
                                  </w:r>
                                  <w:r>
                                    <w:rPr>
                                      <w:spacing w:val="2"/>
                                      <w:sz w:val="8"/>
                                    </w:rPr>
                                    <w:t xml:space="preserve"> </w:t>
                                  </w:r>
                                  <w:r>
                                    <w:rPr>
                                      <w:rFonts w:ascii="Arial"/>
                                      <w:w w:val="60"/>
                                      <w:sz w:val="14"/>
                                    </w:rPr>
                                    <w:t>SPAR-</w:t>
                                  </w:r>
                                </w:p>
                                <w:p w:rsidR="0009622D" w:rsidRDefault="0009622D">
                                  <w:pPr>
                                    <w:pStyle w:val="TableParagraph"/>
                                    <w:spacing w:line="114" w:lineRule="exact"/>
                                    <w:ind w:left="46"/>
                                    <w:rPr>
                                      <w:rFonts w:ascii="Arial"/>
                                      <w:sz w:val="14"/>
                                    </w:rPr>
                                  </w:pPr>
                                  <w:r>
                                    <w:rPr>
                                      <w:w w:val="107"/>
                                      <w:position w:val="-1"/>
                                      <w:sz w:val="9"/>
                                      <w:u w:val="single" w:color="2BA02B"/>
                                    </w:rPr>
                                    <w:t xml:space="preserve"> </w:t>
                                  </w:r>
                                  <w:r>
                                    <w:rPr>
                                      <w:position w:val="-1"/>
                                      <w:sz w:val="9"/>
                                      <w:u w:val="single" w:color="2BA02B"/>
                                    </w:rPr>
                                    <w:t xml:space="preserve">     </w:t>
                                  </w:r>
                                  <w:r>
                                    <w:rPr>
                                      <w:position w:val="-1"/>
                                      <w:sz w:val="9"/>
                                    </w:rPr>
                                    <w:t xml:space="preserve"> </w:t>
                                  </w:r>
                                  <w:r>
                                    <w:rPr>
                                      <w:rFonts w:ascii="Arial"/>
                                      <w:w w:val="60"/>
                                      <w:sz w:val="14"/>
                                    </w:rPr>
                                    <w:t>SEMI-</w:t>
                                  </w:r>
                                </w:p>
                              </w:tc>
                              <w:tc>
                                <w:tcPr>
                                  <w:tcW w:w="612" w:type="dxa"/>
                                  <w:tcBorders>
                                    <w:left w:val="single" w:sz="2" w:space="0" w:color="AFAFAF"/>
                                    <w:bottom w:val="single" w:sz="2" w:space="0" w:color="AFAFAF"/>
                                    <w:right w:val="single" w:sz="2" w:space="0" w:color="AFAFAF"/>
                                  </w:tcBorders>
                                </w:tcPr>
                                <w:p w:rsidR="0009622D" w:rsidRDefault="0009622D">
                                  <w:pPr>
                                    <w:pStyle w:val="TableParagraph"/>
                                    <w:spacing w:before="22" w:line="163" w:lineRule="auto"/>
                                    <w:ind w:left="-9" w:right="347" w:firstLine="16"/>
                                    <w:rPr>
                                      <w:rFonts w:ascii="Arial"/>
                                      <w:sz w:val="14"/>
                                    </w:rPr>
                                  </w:pPr>
                                  <w:r>
                                    <w:rPr>
                                      <w:rFonts w:ascii="Arial"/>
                                      <w:w w:val="60"/>
                                      <w:sz w:val="14"/>
                                    </w:rPr>
                                    <w:t xml:space="preserve">COST </w:t>
                                  </w:r>
                                  <w:proofErr w:type="spellStart"/>
                                  <w:r>
                                    <w:rPr>
                                      <w:rFonts w:ascii="Arial"/>
                                      <w:w w:val="60"/>
                                      <w:sz w:val="14"/>
                                    </w:rPr>
                                    <w:t>COST</w:t>
                                  </w:r>
                                  <w:proofErr w:type="spellEnd"/>
                                </w:p>
                              </w:tc>
                              <w:tc>
                                <w:tcPr>
                                  <w:tcW w:w="612" w:type="dxa"/>
                                  <w:tcBorders>
                                    <w:left w:val="single" w:sz="2" w:space="0" w:color="AFAFAF"/>
                                    <w:bottom w:val="single" w:sz="2" w:space="0" w:color="AFAFAF"/>
                                    <w:right w:val="single" w:sz="2" w:space="0" w:color="AFAFAF"/>
                                  </w:tcBorders>
                                </w:tcPr>
                                <w:p w:rsidR="0009622D" w:rsidRDefault="0009622D"/>
                              </w:tc>
                              <w:tc>
                                <w:tcPr>
                                  <w:tcW w:w="612" w:type="dxa"/>
                                  <w:tcBorders>
                                    <w:left w:val="single" w:sz="2" w:space="0" w:color="AFAFAF"/>
                                    <w:bottom w:val="single" w:sz="2" w:space="0" w:color="AFAFAF"/>
                                    <w:right w:val="single" w:sz="2" w:space="0" w:color="AFAFAF"/>
                                  </w:tcBorders>
                                </w:tcPr>
                                <w:p w:rsidR="0009622D" w:rsidRDefault="0009622D"/>
                              </w:tc>
                              <w:tc>
                                <w:tcPr>
                                  <w:tcW w:w="612" w:type="dxa"/>
                                  <w:tcBorders>
                                    <w:left w:val="single" w:sz="2" w:space="0" w:color="AFAFAF"/>
                                    <w:bottom w:val="single" w:sz="2" w:space="0" w:color="AFAFAF"/>
                                    <w:right w:val="single" w:sz="2" w:space="0" w:color="AFAFAF"/>
                                  </w:tcBorders>
                                </w:tcPr>
                                <w:p w:rsidR="0009622D" w:rsidRDefault="0009622D"/>
                              </w:tc>
                              <w:tc>
                                <w:tcPr>
                                  <w:tcW w:w="612" w:type="dxa"/>
                                  <w:tcBorders>
                                    <w:left w:val="single" w:sz="2" w:space="0" w:color="AFAFAF"/>
                                    <w:bottom w:val="single" w:sz="22" w:space="0" w:color="FF7F0E"/>
                                    <w:right w:val="single" w:sz="2" w:space="0" w:color="AFAFAF"/>
                                  </w:tcBorders>
                                </w:tcPr>
                                <w:p w:rsidR="0009622D" w:rsidRDefault="0009622D"/>
                              </w:tc>
                              <w:tc>
                                <w:tcPr>
                                  <w:tcW w:w="98" w:type="dxa"/>
                                  <w:tcBorders>
                                    <w:left w:val="single" w:sz="2" w:space="0" w:color="AFAFAF"/>
                                    <w:bottom w:val="single" w:sz="2" w:space="0" w:color="AFAFAF"/>
                                  </w:tcBorders>
                                </w:tcPr>
                                <w:p w:rsidR="0009622D" w:rsidRDefault="0009622D"/>
                              </w:tc>
                            </w:tr>
                            <w:tr w:rsidR="0009622D">
                              <w:trPr>
                                <w:trHeight w:hRule="exact" w:val="315"/>
                              </w:trPr>
                              <w:tc>
                                <w:tcPr>
                                  <w:tcW w:w="445" w:type="dxa"/>
                                  <w:tcBorders>
                                    <w:top w:val="single" w:sz="13" w:space="0" w:color="FF7F0E"/>
                                    <w:bottom w:val="single" w:sz="2" w:space="0" w:color="AFAFAF"/>
                                    <w:right w:val="single" w:sz="2" w:space="0" w:color="AFAFAF"/>
                                  </w:tcBorders>
                                </w:tcPr>
                                <w:p w:rsidR="0009622D" w:rsidRDefault="0009622D">
                                  <w:pPr>
                                    <w:pStyle w:val="TableParagraph"/>
                                    <w:spacing w:line="139" w:lineRule="exact"/>
                                    <w:ind w:left="196"/>
                                    <w:rPr>
                                      <w:rFonts w:ascii="Arial"/>
                                      <w:sz w:val="14"/>
                                    </w:rPr>
                                  </w:pPr>
                                  <w:r>
                                    <w:rPr>
                                      <w:rFonts w:ascii="Arial"/>
                                      <w:w w:val="60"/>
                                      <w:sz w:val="14"/>
                                    </w:rPr>
                                    <w:t>TLP-C</w:t>
                                  </w:r>
                                </w:p>
                              </w:tc>
                              <w:tc>
                                <w:tcPr>
                                  <w:tcW w:w="612" w:type="dxa"/>
                                  <w:tcBorders>
                                    <w:top w:val="single" w:sz="2" w:space="0" w:color="AFAFAF"/>
                                    <w:left w:val="single" w:sz="2" w:space="0" w:color="AFAFAF"/>
                                    <w:bottom w:val="single" w:sz="2" w:space="0" w:color="AFAFAF"/>
                                    <w:right w:val="single" w:sz="2" w:space="0" w:color="AFAFAF"/>
                                  </w:tcBorders>
                                </w:tcPr>
                                <w:p w:rsidR="0009622D" w:rsidRDefault="0009622D">
                                  <w:pPr>
                                    <w:pStyle w:val="TableParagraph"/>
                                    <w:spacing w:line="153" w:lineRule="exact"/>
                                    <w:ind w:left="-5"/>
                                    <w:rPr>
                                      <w:rFonts w:ascii="Arial"/>
                                      <w:sz w:val="14"/>
                                    </w:rPr>
                                  </w:pPr>
                                  <w:r>
                                    <w:rPr>
                                      <w:rFonts w:ascii="Arial"/>
                                      <w:w w:val="70"/>
                                      <w:sz w:val="14"/>
                                    </w:rPr>
                                    <w:t>OST</w:t>
                                  </w:r>
                                </w:p>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2" w:space="0" w:color="FF7F0E"/>
                                    <w:left w:val="single" w:sz="2" w:space="0" w:color="AFAFAF"/>
                                    <w:bottom w:val="single" w:sz="2" w:space="0" w:color="AFAFAF"/>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315"/>
                              </w:trPr>
                              <w:tc>
                                <w:tcPr>
                                  <w:tcW w:w="445" w:type="dxa"/>
                                  <w:tcBorders>
                                    <w:top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2" w:space="0" w:color="FF7F0E"/>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315"/>
                              </w:trPr>
                              <w:tc>
                                <w:tcPr>
                                  <w:tcW w:w="445" w:type="dxa"/>
                                  <w:tcBorders>
                                    <w:top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2" w:space="0" w:color="FF7F0E"/>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315"/>
                              </w:trPr>
                              <w:tc>
                                <w:tcPr>
                                  <w:tcW w:w="445" w:type="dxa"/>
                                  <w:tcBorders>
                                    <w:top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315"/>
                              </w:trPr>
                              <w:tc>
                                <w:tcPr>
                                  <w:tcW w:w="445" w:type="dxa"/>
                                  <w:tcBorders>
                                    <w:top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315"/>
                              </w:trPr>
                              <w:tc>
                                <w:tcPr>
                                  <w:tcW w:w="445" w:type="dxa"/>
                                  <w:tcBorders>
                                    <w:top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315"/>
                              </w:trPr>
                              <w:tc>
                                <w:tcPr>
                                  <w:tcW w:w="445" w:type="dxa"/>
                                  <w:tcBorders>
                                    <w:top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273"/>
                              </w:trPr>
                              <w:tc>
                                <w:tcPr>
                                  <w:tcW w:w="445" w:type="dxa"/>
                                  <w:tcBorders>
                                    <w:top w:val="single" w:sz="2" w:space="0" w:color="AFAFAF"/>
                                    <w:right w:val="single" w:sz="2" w:space="0" w:color="AFAFAF"/>
                                  </w:tcBorders>
                                </w:tcPr>
                                <w:p w:rsidR="0009622D" w:rsidRDefault="0009622D"/>
                              </w:tc>
                              <w:tc>
                                <w:tcPr>
                                  <w:tcW w:w="612" w:type="dxa"/>
                                  <w:tcBorders>
                                    <w:top w:val="single" w:sz="2" w:space="0" w:color="AFAFAF"/>
                                    <w:left w:val="single" w:sz="2" w:space="0" w:color="AFAFAF"/>
                                    <w:right w:val="single" w:sz="2" w:space="0" w:color="AFAFAF"/>
                                  </w:tcBorders>
                                </w:tcPr>
                                <w:p w:rsidR="0009622D" w:rsidRDefault="0009622D"/>
                              </w:tc>
                              <w:tc>
                                <w:tcPr>
                                  <w:tcW w:w="612" w:type="dxa"/>
                                  <w:tcBorders>
                                    <w:top w:val="single" w:sz="2" w:space="0" w:color="AFAFAF"/>
                                    <w:left w:val="single" w:sz="2" w:space="0" w:color="AFAFAF"/>
                                    <w:right w:val="single" w:sz="2" w:space="0" w:color="AFAFAF"/>
                                  </w:tcBorders>
                                </w:tcPr>
                                <w:p w:rsidR="0009622D" w:rsidRDefault="0009622D"/>
                              </w:tc>
                              <w:tc>
                                <w:tcPr>
                                  <w:tcW w:w="612" w:type="dxa"/>
                                  <w:tcBorders>
                                    <w:top w:val="single" w:sz="2" w:space="0" w:color="AFAFAF"/>
                                    <w:left w:val="single" w:sz="2" w:space="0" w:color="AFAFAF"/>
                                    <w:right w:val="single" w:sz="2" w:space="0" w:color="AFAFAF"/>
                                  </w:tcBorders>
                                </w:tcPr>
                                <w:p w:rsidR="0009622D" w:rsidRDefault="0009622D"/>
                              </w:tc>
                              <w:tc>
                                <w:tcPr>
                                  <w:tcW w:w="612" w:type="dxa"/>
                                  <w:tcBorders>
                                    <w:top w:val="single" w:sz="2" w:space="0" w:color="AFAFAF"/>
                                    <w:left w:val="single" w:sz="2" w:space="0" w:color="AFAFAF"/>
                                    <w:right w:val="single" w:sz="2" w:space="0" w:color="AFAFAF"/>
                                  </w:tcBorders>
                                </w:tcPr>
                                <w:p w:rsidR="0009622D" w:rsidRDefault="0009622D"/>
                              </w:tc>
                              <w:tc>
                                <w:tcPr>
                                  <w:tcW w:w="612" w:type="dxa"/>
                                  <w:tcBorders>
                                    <w:top w:val="single" w:sz="2" w:space="0" w:color="AFAFAF"/>
                                    <w:left w:val="single" w:sz="2" w:space="0" w:color="AFAFAF"/>
                                    <w:right w:val="single" w:sz="2" w:space="0" w:color="AFAFAF"/>
                                  </w:tcBorders>
                                </w:tcPr>
                                <w:p w:rsidR="0009622D" w:rsidRDefault="0009622D"/>
                              </w:tc>
                              <w:tc>
                                <w:tcPr>
                                  <w:tcW w:w="98" w:type="dxa"/>
                                  <w:tcBorders>
                                    <w:top w:val="single" w:sz="2" w:space="0" w:color="AFAFAF"/>
                                    <w:left w:val="single" w:sz="2" w:space="0" w:color="AFAFAF"/>
                                  </w:tcBorders>
                                </w:tcPr>
                                <w:p w:rsidR="0009622D" w:rsidRDefault="0009622D"/>
                              </w:tc>
                            </w:tr>
                          </w:tbl>
                          <w:p w:rsidR="0009622D" w:rsidRDefault="0009622D">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78DFC" id="Text Box 210" o:spid="_x0000_s1968" type="#_x0000_t202" style="position:absolute;left:0;text-align:left;margin-left:106.75pt;margin-top:-4.85pt;width:180.45pt;height:134.4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" filled="f" stroked="f">
                <v:textbox inset="0,0,0,0">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445"/>
                        <w:gridCol w:w="612"/>
                        <w:gridCol w:w="612"/>
                        <w:gridCol w:w="612"/>
                        <w:gridCol w:w="612"/>
                        <w:gridCol w:w="612"/>
                        <w:gridCol w:w="98"/>
                      </w:tblGrid>
                      <w:tr w:rsidR="0009622D">
                        <w:trPr>
                          <w:trHeight w:hRule="exact" w:val="208"/>
                        </w:trPr>
                        <w:tc>
                          <w:tcPr>
                            <w:tcW w:w="445" w:type="dxa"/>
                            <w:tcBorders>
                              <w:bottom w:val="single" w:sz="13" w:space="0" w:color="FF7F0E"/>
                              <w:right w:val="single" w:sz="2" w:space="0" w:color="AFAFAF"/>
                            </w:tcBorders>
                          </w:tcPr>
                          <w:p w:rsidR="0009622D" w:rsidRDefault="0009622D">
                            <w:pPr>
                              <w:pStyle w:val="TableParagraph"/>
                              <w:spacing w:line="116" w:lineRule="exact"/>
                              <w:ind w:left="46" w:right="-13"/>
                              <w:rPr>
                                <w:rFonts w:ascii="Arial"/>
                                <w:sz w:val="14"/>
                              </w:rPr>
                            </w:pPr>
                            <w:r>
                              <w:rPr>
                                <w:w w:val="107"/>
                                <w:sz w:val="8"/>
                                <w:u w:val="single" w:color="1F77B3"/>
                              </w:rPr>
                              <w:t xml:space="preserve"> </w:t>
                            </w:r>
                            <w:r>
                              <w:rPr>
                                <w:sz w:val="8"/>
                                <w:u w:val="single" w:color="1F77B3"/>
                              </w:rPr>
                              <w:t xml:space="preserve">    </w:t>
                            </w:r>
                            <w:r>
                              <w:rPr>
                                <w:spacing w:val="6"/>
                                <w:sz w:val="8"/>
                                <w:u w:val="single" w:color="1F77B3"/>
                              </w:rPr>
                              <w:t xml:space="preserve"> </w:t>
                            </w:r>
                            <w:r>
                              <w:rPr>
                                <w:spacing w:val="2"/>
                                <w:sz w:val="8"/>
                              </w:rPr>
                              <w:t xml:space="preserve"> </w:t>
                            </w:r>
                            <w:r>
                              <w:rPr>
                                <w:rFonts w:ascii="Arial"/>
                                <w:w w:val="60"/>
                                <w:sz w:val="14"/>
                              </w:rPr>
                              <w:t>SPAR-</w:t>
                            </w:r>
                          </w:p>
                          <w:p w:rsidR="0009622D" w:rsidRDefault="0009622D">
                            <w:pPr>
                              <w:pStyle w:val="TableParagraph"/>
                              <w:spacing w:line="114" w:lineRule="exact"/>
                              <w:ind w:left="46"/>
                              <w:rPr>
                                <w:rFonts w:ascii="Arial"/>
                                <w:sz w:val="14"/>
                              </w:rPr>
                            </w:pPr>
                            <w:r>
                              <w:rPr>
                                <w:w w:val="107"/>
                                <w:position w:val="-1"/>
                                <w:sz w:val="9"/>
                                <w:u w:val="single" w:color="2BA02B"/>
                              </w:rPr>
                              <w:t xml:space="preserve"> </w:t>
                            </w:r>
                            <w:r>
                              <w:rPr>
                                <w:position w:val="-1"/>
                                <w:sz w:val="9"/>
                                <w:u w:val="single" w:color="2BA02B"/>
                              </w:rPr>
                              <w:t xml:space="preserve">     </w:t>
                            </w:r>
                            <w:r>
                              <w:rPr>
                                <w:position w:val="-1"/>
                                <w:sz w:val="9"/>
                              </w:rPr>
                              <w:t xml:space="preserve"> </w:t>
                            </w:r>
                            <w:r>
                              <w:rPr>
                                <w:rFonts w:ascii="Arial"/>
                                <w:w w:val="60"/>
                                <w:sz w:val="14"/>
                              </w:rPr>
                              <w:t>SEMI-</w:t>
                            </w:r>
                          </w:p>
                        </w:tc>
                        <w:tc>
                          <w:tcPr>
                            <w:tcW w:w="612" w:type="dxa"/>
                            <w:tcBorders>
                              <w:left w:val="single" w:sz="2" w:space="0" w:color="AFAFAF"/>
                              <w:bottom w:val="single" w:sz="2" w:space="0" w:color="AFAFAF"/>
                              <w:right w:val="single" w:sz="2" w:space="0" w:color="AFAFAF"/>
                            </w:tcBorders>
                          </w:tcPr>
                          <w:p w:rsidR="0009622D" w:rsidRDefault="0009622D">
                            <w:pPr>
                              <w:pStyle w:val="TableParagraph"/>
                              <w:spacing w:before="22" w:line="163" w:lineRule="auto"/>
                              <w:ind w:left="-9" w:right="347" w:firstLine="16"/>
                              <w:rPr>
                                <w:rFonts w:ascii="Arial"/>
                                <w:sz w:val="14"/>
                              </w:rPr>
                            </w:pPr>
                            <w:r>
                              <w:rPr>
                                <w:rFonts w:ascii="Arial"/>
                                <w:w w:val="60"/>
                                <w:sz w:val="14"/>
                              </w:rPr>
                              <w:t xml:space="preserve">COST </w:t>
                            </w:r>
                            <w:proofErr w:type="spellStart"/>
                            <w:r>
                              <w:rPr>
                                <w:rFonts w:ascii="Arial"/>
                                <w:w w:val="60"/>
                                <w:sz w:val="14"/>
                              </w:rPr>
                              <w:t>COST</w:t>
                            </w:r>
                            <w:proofErr w:type="spellEnd"/>
                          </w:p>
                        </w:tc>
                        <w:tc>
                          <w:tcPr>
                            <w:tcW w:w="612" w:type="dxa"/>
                            <w:tcBorders>
                              <w:left w:val="single" w:sz="2" w:space="0" w:color="AFAFAF"/>
                              <w:bottom w:val="single" w:sz="2" w:space="0" w:color="AFAFAF"/>
                              <w:right w:val="single" w:sz="2" w:space="0" w:color="AFAFAF"/>
                            </w:tcBorders>
                          </w:tcPr>
                          <w:p w:rsidR="0009622D" w:rsidRDefault="0009622D"/>
                        </w:tc>
                        <w:tc>
                          <w:tcPr>
                            <w:tcW w:w="612" w:type="dxa"/>
                            <w:tcBorders>
                              <w:left w:val="single" w:sz="2" w:space="0" w:color="AFAFAF"/>
                              <w:bottom w:val="single" w:sz="2" w:space="0" w:color="AFAFAF"/>
                              <w:right w:val="single" w:sz="2" w:space="0" w:color="AFAFAF"/>
                            </w:tcBorders>
                          </w:tcPr>
                          <w:p w:rsidR="0009622D" w:rsidRDefault="0009622D"/>
                        </w:tc>
                        <w:tc>
                          <w:tcPr>
                            <w:tcW w:w="612" w:type="dxa"/>
                            <w:tcBorders>
                              <w:left w:val="single" w:sz="2" w:space="0" w:color="AFAFAF"/>
                              <w:bottom w:val="single" w:sz="2" w:space="0" w:color="AFAFAF"/>
                              <w:right w:val="single" w:sz="2" w:space="0" w:color="AFAFAF"/>
                            </w:tcBorders>
                          </w:tcPr>
                          <w:p w:rsidR="0009622D" w:rsidRDefault="0009622D"/>
                        </w:tc>
                        <w:tc>
                          <w:tcPr>
                            <w:tcW w:w="612" w:type="dxa"/>
                            <w:tcBorders>
                              <w:left w:val="single" w:sz="2" w:space="0" w:color="AFAFAF"/>
                              <w:bottom w:val="single" w:sz="22" w:space="0" w:color="FF7F0E"/>
                              <w:right w:val="single" w:sz="2" w:space="0" w:color="AFAFAF"/>
                            </w:tcBorders>
                          </w:tcPr>
                          <w:p w:rsidR="0009622D" w:rsidRDefault="0009622D"/>
                        </w:tc>
                        <w:tc>
                          <w:tcPr>
                            <w:tcW w:w="98" w:type="dxa"/>
                            <w:tcBorders>
                              <w:left w:val="single" w:sz="2" w:space="0" w:color="AFAFAF"/>
                              <w:bottom w:val="single" w:sz="2" w:space="0" w:color="AFAFAF"/>
                            </w:tcBorders>
                          </w:tcPr>
                          <w:p w:rsidR="0009622D" w:rsidRDefault="0009622D"/>
                        </w:tc>
                      </w:tr>
                      <w:tr w:rsidR="0009622D">
                        <w:trPr>
                          <w:trHeight w:hRule="exact" w:val="315"/>
                        </w:trPr>
                        <w:tc>
                          <w:tcPr>
                            <w:tcW w:w="445" w:type="dxa"/>
                            <w:tcBorders>
                              <w:top w:val="single" w:sz="13" w:space="0" w:color="FF7F0E"/>
                              <w:bottom w:val="single" w:sz="2" w:space="0" w:color="AFAFAF"/>
                              <w:right w:val="single" w:sz="2" w:space="0" w:color="AFAFAF"/>
                            </w:tcBorders>
                          </w:tcPr>
                          <w:p w:rsidR="0009622D" w:rsidRDefault="0009622D">
                            <w:pPr>
                              <w:pStyle w:val="TableParagraph"/>
                              <w:spacing w:line="139" w:lineRule="exact"/>
                              <w:ind w:left="196"/>
                              <w:rPr>
                                <w:rFonts w:ascii="Arial"/>
                                <w:sz w:val="14"/>
                              </w:rPr>
                            </w:pPr>
                            <w:r>
                              <w:rPr>
                                <w:rFonts w:ascii="Arial"/>
                                <w:w w:val="60"/>
                                <w:sz w:val="14"/>
                              </w:rPr>
                              <w:t>TLP-C</w:t>
                            </w:r>
                          </w:p>
                        </w:tc>
                        <w:tc>
                          <w:tcPr>
                            <w:tcW w:w="612" w:type="dxa"/>
                            <w:tcBorders>
                              <w:top w:val="single" w:sz="2" w:space="0" w:color="AFAFAF"/>
                              <w:left w:val="single" w:sz="2" w:space="0" w:color="AFAFAF"/>
                              <w:bottom w:val="single" w:sz="2" w:space="0" w:color="AFAFAF"/>
                              <w:right w:val="single" w:sz="2" w:space="0" w:color="AFAFAF"/>
                            </w:tcBorders>
                          </w:tcPr>
                          <w:p w:rsidR="0009622D" w:rsidRDefault="0009622D">
                            <w:pPr>
                              <w:pStyle w:val="TableParagraph"/>
                              <w:spacing w:line="153" w:lineRule="exact"/>
                              <w:ind w:left="-5"/>
                              <w:rPr>
                                <w:rFonts w:ascii="Arial"/>
                                <w:sz w:val="14"/>
                              </w:rPr>
                            </w:pPr>
                            <w:r>
                              <w:rPr>
                                <w:rFonts w:ascii="Arial"/>
                                <w:w w:val="70"/>
                                <w:sz w:val="14"/>
                              </w:rPr>
                              <w:t>OST</w:t>
                            </w:r>
                          </w:p>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2" w:space="0" w:color="FF7F0E"/>
                              <w:left w:val="single" w:sz="2" w:space="0" w:color="AFAFAF"/>
                              <w:bottom w:val="single" w:sz="2" w:space="0" w:color="AFAFAF"/>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315"/>
                        </w:trPr>
                        <w:tc>
                          <w:tcPr>
                            <w:tcW w:w="445" w:type="dxa"/>
                            <w:tcBorders>
                              <w:top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2" w:space="0" w:color="FF7F0E"/>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315"/>
                        </w:trPr>
                        <w:tc>
                          <w:tcPr>
                            <w:tcW w:w="445" w:type="dxa"/>
                            <w:tcBorders>
                              <w:top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2" w:space="0" w:color="FF7F0E"/>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315"/>
                        </w:trPr>
                        <w:tc>
                          <w:tcPr>
                            <w:tcW w:w="445" w:type="dxa"/>
                            <w:tcBorders>
                              <w:top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315"/>
                        </w:trPr>
                        <w:tc>
                          <w:tcPr>
                            <w:tcW w:w="445" w:type="dxa"/>
                            <w:tcBorders>
                              <w:top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315"/>
                        </w:trPr>
                        <w:tc>
                          <w:tcPr>
                            <w:tcW w:w="445" w:type="dxa"/>
                            <w:tcBorders>
                              <w:top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315"/>
                        </w:trPr>
                        <w:tc>
                          <w:tcPr>
                            <w:tcW w:w="445" w:type="dxa"/>
                            <w:tcBorders>
                              <w:top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612" w:type="dxa"/>
                            <w:tcBorders>
                              <w:top w:val="single" w:sz="2" w:space="0" w:color="AFAFAF"/>
                              <w:left w:val="single" w:sz="2" w:space="0" w:color="AFAFAF"/>
                              <w:bottom w:val="single" w:sz="2" w:space="0" w:color="AFAFAF"/>
                              <w:right w:val="single" w:sz="2" w:space="0" w:color="AFAFAF"/>
                            </w:tcBorders>
                          </w:tcPr>
                          <w:p w:rsidR="0009622D" w:rsidRDefault="0009622D"/>
                        </w:tc>
                        <w:tc>
                          <w:tcPr>
                            <w:tcW w:w="98" w:type="dxa"/>
                            <w:tcBorders>
                              <w:top w:val="single" w:sz="2" w:space="0" w:color="AFAFAF"/>
                              <w:left w:val="single" w:sz="2" w:space="0" w:color="AFAFAF"/>
                              <w:bottom w:val="single" w:sz="2" w:space="0" w:color="AFAFAF"/>
                            </w:tcBorders>
                          </w:tcPr>
                          <w:p w:rsidR="0009622D" w:rsidRDefault="0009622D"/>
                        </w:tc>
                      </w:tr>
                      <w:tr w:rsidR="0009622D">
                        <w:trPr>
                          <w:trHeight w:hRule="exact" w:val="273"/>
                        </w:trPr>
                        <w:tc>
                          <w:tcPr>
                            <w:tcW w:w="445" w:type="dxa"/>
                            <w:tcBorders>
                              <w:top w:val="single" w:sz="2" w:space="0" w:color="AFAFAF"/>
                              <w:right w:val="single" w:sz="2" w:space="0" w:color="AFAFAF"/>
                            </w:tcBorders>
                          </w:tcPr>
                          <w:p w:rsidR="0009622D" w:rsidRDefault="0009622D"/>
                        </w:tc>
                        <w:tc>
                          <w:tcPr>
                            <w:tcW w:w="612" w:type="dxa"/>
                            <w:tcBorders>
                              <w:top w:val="single" w:sz="2" w:space="0" w:color="AFAFAF"/>
                              <w:left w:val="single" w:sz="2" w:space="0" w:color="AFAFAF"/>
                              <w:right w:val="single" w:sz="2" w:space="0" w:color="AFAFAF"/>
                            </w:tcBorders>
                          </w:tcPr>
                          <w:p w:rsidR="0009622D" w:rsidRDefault="0009622D"/>
                        </w:tc>
                        <w:tc>
                          <w:tcPr>
                            <w:tcW w:w="612" w:type="dxa"/>
                            <w:tcBorders>
                              <w:top w:val="single" w:sz="2" w:space="0" w:color="AFAFAF"/>
                              <w:left w:val="single" w:sz="2" w:space="0" w:color="AFAFAF"/>
                              <w:right w:val="single" w:sz="2" w:space="0" w:color="AFAFAF"/>
                            </w:tcBorders>
                          </w:tcPr>
                          <w:p w:rsidR="0009622D" w:rsidRDefault="0009622D"/>
                        </w:tc>
                        <w:tc>
                          <w:tcPr>
                            <w:tcW w:w="612" w:type="dxa"/>
                            <w:tcBorders>
                              <w:top w:val="single" w:sz="2" w:space="0" w:color="AFAFAF"/>
                              <w:left w:val="single" w:sz="2" w:space="0" w:color="AFAFAF"/>
                              <w:right w:val="single" w:sz="2" w:space="0" w:color="AFAFAF"/>
                            </w:tcBorders>
                          </w:tcPr>
                          <w:p w:rsidR="0009622D" w:rsidRDefault="0009622D"/>
                        </w:tc>
                        <w:tc>
                          <w:tcPr>
                            <w:tcW w:w="612" w:type="dxa"/>
                            <w:tcBorders>
                              <w:top w:val="single" w:sz="2" w:space="0" w:color="AFAFAF"/>
                              <w:left w:val="single" w:sz="2" w:space="0" w:color="AFAFAF"/>
                              <w:right w:val="single" w:sz="2" w:space="0" w:color="AFAFAF"/>
                            </w:tcBorders>
                          </w:tcPr>
                          <w:p w:rsidR="0009622D" w:rsidRDefault="0009622D"/>
                        </w:tc>
                        <w:tc>
                          <w:tcPr>
                            <w:tcW w:w="612" w:type="dxa"/>
                            <w:tcBorders>
                              <w:top w:val="single" w:sz="2" w:space="0" w:color="AFAFAF"/>
                              <w:left w:val="single" w:sz="2" w:space="0" w:color="AFAFAF"/>
                              <w:right w:val="single" w:sz="2" w:space="0" w:color="AFAFAF"/>
                            </w:tcBorders>
                          </w:tcPr>
                          <w:p w:rsidR="0009622D" w:rsidRDefault="0009622D"/>
                        </w:tc>
                        <w:tc>
                          <w:tcPr>
                            <w:tcW w:w="98" w:type="dxa"/>
                            <w:tcBorders>
                              <w:top w:val="single" w:sz="2" w:space="0" w:color="AFAFAF"/>
                              <w:left w:val="single" w:sz="2" w:space="0" w:color="AFAFAF"/>
                            </w:tcBorders>
                          </w:tcPr>
                          <w:p w:rsidR="0009622D" w:rsidRDefault="0009622D"/>
                        </w:tc>
                      </w:tr>
                    </w:tbl>
                    <w:p w:rsidR="0009622D" w:rsidRDefault="0009622D">
                      <w:pPr>
                        <w:pStyle w:val="BodyText"/>
                      </w:pPr>
                    </w:p>
                  </w:txbxContent>
                </v:textbox>
                <w10:wrap anchorx="page"/>
              </v:shape>
            </w:pict>
          </mc:Fallback>
        </mc:AlternateContent>
      </w:r>
      <w:r w:rsidR="0009622D">
        <w:rPr>
          <w:rFonts w:ascii="Arial"/>
          <w:w w:val="80"/>
          <w:sz w:val="16"/>
        </w:rPr>
        <w:t>50</w:t>
      </w:r>
    </w:p>
    <w:p w:rsidR="00012D33" w:rsidRDefault="0009622D">
      <w:pPr>
        <w:spacing w:before="59"/>
        <w:ind w:left="611"/>
        <w:rPr>
          <w:rFonts w:ascii="Arial"/>
          <w:sz w:val="16"/>
        </w:rPr>
      </w:pPr>
      <w:r>
        <w:br w:type="column"/>
      </w:r>
      <w:r>
        <w:rPr>
          <w:rFonts w:ascii="Arial"/>
          <w:w w:val="75"/>
          <w:sz w:val="16"/>
        </w:rPr>
        <w:t>0%</w:t>
      </w:r>
    </w:p>
    <w:p w:rsidR="00012D33" w:rsidRDefault="00012D33">
      <w:pPr>
        <w:pStyle w:val="BodyText"/>
        <w:rPr>
          <w:rFonts w:ascii="Arial"/>
          <w:sz w:val="16"/>
        </w:rPr>
      </w:pPr>
    </w:p>
    <w:p w:rsidR="00012D33" w:rsidRDefault="00012D33">
      <w:pPr>
        <w:pStyle w:val="BodyText"/>
        <w:spacing w:before="6"/>
        <w:rPr>
          <w:rFonts w:ascii="Arial"/>
          <w:sz w:val="14"/>
        </w:rPr>
      </w:pPr>
    </w:p>
    <w:p w:rsidR="00012D33" w:rsidRDefault="00F23B9E">
      <w:pPr>
        <w:ind w:left="576"/>
        <w:rPr>
          <w:rFonts w:ascii="Arial"/>
          <w:sz w:val="16"/>
        </w:rPr>
      </w:pPr>
      <w:r>
        <w:rPr>
          <w:noProof/>
        </w:rPr>
        <mc:AlternateContent>
          <mc:Choice Requires="wps">
            <w:drawing>
              <wp:anchor distT="0" distB="0" distL="114300" distR="114300" simplePos="0" relativeHeight="251717632" behindDoc="1" locked="0" layoutInCell="1" allowOverlap="1" wp14:anchorId="2E9ECD19" wp14:editId="3F02BA1D">
                <wp:simplePos x="0" y="0"/>
                <wp:positionH relativeFrom="page">
                  <wp:posOffset>3995420</wp:posOffset>
                </wp:positionH>
                <wp:positionV relativeFrom="paragraph">
                  <wp:posOffset>-167005</wp:posOffset>
                </wp:positionV>
                <wp:extent cx="133985" cy="750570"/>
                <wp:effectExtent l="4445" t="1270" r="4445" b="635"/>
                <wp:wrapNone/>
                <wp:docPr id="220"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82" w:lineRule="exact"/>
                              <w:ind w:left="20" w:right="-620"/>
                              <w:rPr>
                                <w:rFonts w:ascii="Arial"/>
                                <w:b/>
                                <w:sz w:val="17"/>
                              </w:rPr>
                            </w:pPr>
                            <w:r>
                              <w:rPr>
                                <w:rFonts w:ascii="Arial"/>
                                <w:b/>
                                <w:w w:val="68"/>
                                <w:sz w:val="17"/>
                              </w:rPr>
                              <w:t>S</w:t>
                            </w:r>
                            <w:r>
                              <w:rPr>
                                <w:rFonts w:ascii="Arial"/>
                                <w:b/>
                                <w:w w:val="73"/>
                                <w:sz w:val="17"/>
                              </w:rPr>
                              <w:t>ub</w:t>
                            </w:r>
                            <w:r>
                              <w:rPr>
                                <w:rFonts w:ascii="Arial"/>
                                <w:b/>
                                <w:w w:val="67"/>
                                <w:sz w:val="17"/>
                              </w:rPr>
                              <w:t>s</w:t>
                            </w:r>
                            <w:r>
                              <w:rPr>
                                <w:rFonts w:ascii="Arial"/>
                                <w:b/>
                                <w:w w:val="90"/>
                                <w:sz w:val="17"/>
                              </w:rPr>
                              <w:t>t</w:t>
                            </w:r>
                            <w:r>
                              <w:rPr>
                                <w:rFonts w:ascii="Arial"/>
                                <w:b/>
                                <w:w w:val="79"/>
                                <w:sz w:val="17"/>
                              </w:rPr>
                              <w:t>r</w:t>
                            </w:r>
                            <w:r>
                              <w:rPr>
                                <w:rFonts w:ascii="Arial"/>
                                <w:b/>
                                <w:w w:val="73"/>
                                <w:sz w:val="17"/>
                              </w:rPr>
                              <w:t>u</w:t>
                            </w:r>
                            <w:r>
                              <w:rPr>
                                <w:rFonts w:ascii="Arial"/>
                                <w:b/>
                                <w:spacing w:val="-1"/>
                                <w:w w:val="67"/>
                                <w:sz w:val="17"/>
                              </w:rPr>
                              <w:t>c</w:t>
                            </w:r>
                            <w:r>
                              <w:rPr>
                                <w:rFonts w:ascii="Arial"/>
                                <w:b/>
                                <w:w w:val="90"/>
                                <w:sz w:val="17"/>
                              </w:rPr>
                              <w:t>t</w:t>
                            </w:r>
                            <w:r>
                              <w:rPr>
                                <w:rFonts w:ascii="Arial"/>
                                <w:b/>
                                <w:w w:val="73"/>
                                <w:sz w:val="17"/>
                              </w:rPr>
                              <w:t>u</w:t>
                            </w:r>
                            <w:r>
                              <w:rPr>
                                <w:rFonts w:ascii="Arial"/>
                                <w:b/>
                                <w:w w:val="79"/>
                                <w:sz w:val="17"/>
                              </w:rPr>
                              <w:t>r</w:t>
                            </w:r>
                            <w:r>
                              <w:rPr>
                                <w:rFonts w:ascii="Arial"/>
                                <w:b/>
                                <w:w w:val="76"/>
                                <w:sz w:val="17"/>
                              </w:rPr>
                              <w:t>e</w:t>
                            </w:r>
                            <w:r>
                              <w:rPr>
                                <w:rFonts w:ascii="Arial"/>
                                <w:b/>
                                <w:spacing w:val="-10"/>
                                <w:sz w:val="17"/>
                              </w:rPr>
                              <w:t xml:space="preserve"> </w:t>
                            </w:r>
                            <w:r>
                              <w:rPr>
                                <w:rFonts w:ascii="Arial"/>
                                <w:b/>
                                <w:w w:val="73"/>
                                <w:sz w:val="17"/>
                              </w:rPr>
                              <w:t>m</w:t>
                            </w:r>
                            <w:r>
                              <w:rPr>
                                <w:rFonts w:ascii="Arial"/>
                                <w:b/>
                                <w:spacing w:val="-1"/>
                                <w:w w:val="76"/>
                                <w:sz w:val="17"/>
                              </w:rPr>
                              <w:t>a</w:t>
                            </w:r>
                            <w:r>
                              <w:rPr>
                                <w:rFonts w:ascii="Arial"/>
                                <w:b/>
                                <w:w w:val="67"/>
                                <w:sz w:val="17"/>
                              </w:rPr>
                              <w:t>ss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9ECD19" id="Text Box 209" o:spid="_x0000_s1969" type="#_x0000_t202" style="position:absolute;left:0;text-align:left;margin-left:314.6pt;margin-top:-13.15pt;width:10.55pt;height:59.1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" filled="f" stroked="f">
                <v:textbox style="layout-flow:vertical;mso-layout-flow-alt:bottom-to-top" inset="0,0,0,0">
                  <w:txbxContent>
                    <w:p w:rsidR="0009622D" w:rsidRDefault="0009622D">
                      <w:pPr>
                        <w:spacing w:line="182" w:lineRule="exact"/>
                        <w:ind w:left="20" w:right="-620"/>
                        <w:rPr>
                          <w:rFonts w:ascii="Arial"/>
                          <w:b/>
                          <w:sz w:val="17"/>
                        </w:rPr>
                      </w:pPr>
                      <w:r>
                        <w:rPr>
                          <w:rFonts w:ascii="Arial"/>
                          <w:b/>
                          <w:w w:val="68"/>
                          <w:sz w:val="17"/>
                        </w:rPr>
                        <w:t>S</w:t>
                      </w:r>
                      <w:r>
                        <w:rPr>
                          <w:rFonts w:ascii="Arial"/>
                          <w:b/>
                          <w:w w:val="73"/>
                          <w:sz w:val="17"/>
                        </w:rPr>
                        <w:t>ub</w:t>
                      </w:r>
                      <w:r>
                        <w:rPr>
                          <w:rFonts w:ascii="Arial"/>
                          <w:b/>
                          <w:w w:val="67"/>
                          <w:sz w:val="17"/>
                        </w:rPr>
                        <w:t>s</w:t>
                      </w:r>
                      <w:r>
                        <w:rPr>
                          <w:rFonts w:ascii="Arial"/>
                          <w:b/>
                          <w:w w:val="90"/>
                          <w:sz w:val="17"/>
                        </w:rPr>
                        <w:t>t</w:t>
                      </w:r>
                      <w:r>
                        <w:rPr>
                          <w:rFonts w:ascii="Arial"/>
                          <w:b/>
                          <w:w w:val="79"/>
                          <w:sz w:val="17"/>
                        </w:rPr>
                        <w:t>r</w:t>
                      </w:r>
                      <w:r>
                        <w:rPr>
                          <w:rFonts w:ascii="Arial"/>
                          <w:b/>
                          <w:w w:val="73"/>
                          <w:sz w:val="17"/>
                        </w:rPr>
                        <w:t>u</w:t>
                      </w:r>
                      <w:r>
                        <w:rPr>
                          <w:rFonts w:ascii="Arial"/>
                          <w:b/>
                          <w:spacing w:val="-1"/>
                          <w:w w:val="67"/>
                          <w:sz w:val="17"/>
                        </w:rPr>
                        <w:t>c</w:t>
                      </w:r>
                      <w:r>
                        <w:rPr>
                          <w:rFonts w:ascii="Arial"/>
                          <w:b/>
                          <w:w w:val="90"/>
                          <w:sz w:val="17"/>
                        </w:rPr>
                        <w:t>t</w:t>
                      </w:r>
                      <w:r>
                        <w:rPr>
                          <w:rFonts w:ascii="Arial"/>
                          <w:b/>
                          <w:w w:val="73"/>
                          <w:sz w:val="17"/>
                        </w:rPr>
                        <w:t>u</w:t>
                      </w:r>
                      <w:r>
                        <w:rPr>
                          <w:rFonts w:ascii="Arial"/>
                          <w:b/>
                          <w:w w:val="79"/>
                          <w:sz w:val="17"/>
                        </w:rPr>
                        <w:t>r</w:t>
                      </w:r>
                      <w:r>
                        <w:rPr>
                          <w:rFonts w:ascii="Arial"/>
                          <w:b/>
                          <w:w w:val="76"/>
                          <w:sz w:val="17"/>
                        </w:rPr>
                        <w:t>e</w:t>
                      </w:r>
                      <w:r>
                        <w:rPr>
                          <w:rFonts w:ascii="Arial"/>
                          <w:b/>
                          <w:spacing w:val="-10"/>
                          <w:sz w:val="17"/>
                        </w:rPr>
                        <w:t xml:space="preserve"> </w:t>
                      </w:r>
                      <w:r>
                        <w:rPr>
                          <w:rFonts w:ascii="Arial"/>
                          <w:b/>
                          <w:w w:val="73"/>
                          <w:sz w:val="17"/>
                        </w:rPr>
                        <w:t>m</w:t>
                      </w:r>
                      <w:r>
                        <w:rPr>
                          <w:rFonts w:ascii="Arial"/>
                          <w:b/>
                          <w:spacing w:val="-1"/>
                          <w:w w:val="76"/>
                          <w:sz w:val="17"/>
                        </w:rPr>
                        <w:t>a</w:t>
                      </w:r>
                      <w:r>
                        <w:rPr>
                          <w:rFonts w:ascii="Arial"/>
                          <w:b/>
                          <w:w w:val="67"/>
                          <w:sz w:val="17"/>
                        </w:rPr>
                        <w:t>ss</w:t>
                      </w:r>
                    </w:p>
                  </w:txbxContent>
                </v:textbox>
                <w10:wrap anchorx="page"/>
              </v:shape>
            </w:pict>
          </mc:Fallback>
        </mc:AlternateContent>
      </w:r>
      <w:r w:rsidR="0009622D">
        <w:rPr>
          <w:rFonts w:ascii="Arial"/>
          <w:w w:val="75"/>
          <w:sz w:val="16"/>
        </w:rPr>
        <w:t>-1%</w:t>
      </w:r>
    </w:p>
    <w:p w:rsidR="00012D33" w:rsidRDefault="00012D33">
      <w:pPr>
        <w:pStyle w:val="BodyText"/>
        <w:rPr>
          <w:rFonts w:ascii="Arial"/>
          <w:sz w:val="16"/>
        </w:rPr>
      </w:pPr>
    </w:p>
    <w:p w:rsidR="00012D33" w:rsidRDefault="00012D33">
      <w:pPr>
        <w:pStyle w:val="BodyText"/>
        <w:spacing w:before="5"/>
        <w:rPr>
          <w:rFonts w:ascii="Arial"/>
          <w:sz w:val="14"/>
        </w:rPr>
      </w:pPr>
    </w:p>
    <w:p w:rsidR="00012D33" w:rsidRDefault="0009622D">
      <w:pPr>
        <w:spacing w:before="1"/>
        <w:ind w:left="576"/>
        <w:rPr>
          <w:rFonts w:ascii="Arial"/>
          <w:sz w:val="16"/>
        </w:rPr>
      </w:pPr>
      <w:r>
        <w:rPr>
          <w:rFonts w:ascii="Arial"/>
          <w:w w:val="75"/>
          <w:sz w:val="16"/>
        </w:rPr>
        <w:t>-2%</w:t>
      </w:r>
    </w:p>
    <w:p w:rsidR="00012D33" w:rsidRDefault="00F23B9E">
      <w:pPr>
        <w:pStyle w:val="BodyText"/>
        <w:spacing w:before="5"/>
        <w:rPr>
          <w:rFonts w:ascii="Arial"/>
          <w:sz w:val="15"/>
        </w:rPr>
      </w:pPr>
      <w:r>
        <w:rPr>
          <w:noProof/>
        </w:rPr>
        <mc:AlternateContent>
          <mc:Choice Requires="wps">
            <w:drawing>
              <wp:anchor distT="0" distB="0" distL="0" distR="0" simplePos="0" relativeHeight="251626496" behindDoc="0" locked="0" layoutInCell="1" allowOverlap="1" wp14:anchorId="1D2EF5AD" wp14:editId="6FBAD379">
                <wp:simplePos x="0" y="0"/>
                <wp:positionH relativeFrom="page">
                  <wp:posOffset>4038600</wp:posOffset>
                </wp:positionH>
                <wp:positionV relativeFrom="paragraph">
                  <wp:posOffset>137795</wp:posOffset>
                </wp:positionV>
                <wp:extent cx="50165" cy="45720"/>
                <wp:effectExtent l="0" t="635" r="6985" b="1270"/>
                <wp:wrapTopAndBottom/>
                <wp:docPr id="219" name="AutoShape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45720"/>
                        </a:xfrm>
                        <a:custGeom>
                          <a:avLst/>
                          <a:gdLst>
                            <a:gd name="T0" fmla="+- 0 6360 6360"/>
                            <a:gd name="T1" fmla="*/ T0 w 79"/>
                            <a:gd name="T2" fmla="+- 0 247 217"/>
                            <a:gd name="T3" fmla="*/ 247 h 72"/>
                            <a:gd name="T4" fmla="+- 0 6360 6360"/>
                            <a:gd name="T5" fmla="*/ T4 w 79"/>
                            <a:gd name="T6" fmla="+- 0 259 217"/>
                            <a:gd name="T7" fmla="*/ 259 h 72"/>
                            <a:gd name="T8" fmla="+- 0 6438 6360"/>
                            <a:gd name="T9" fmla="*/ T8 w 79"/>
                            <a:gd name="T10" fmla="+- 0 289 217"/>
                            <a:gd name="T11" fmla="*/ 289 h 72"/>
                            <a:gd name="T12" fmla="+- 0 6438 6360"/>
                            <a:gd name="T13" fmla="*/ T12 w 79"/>
                            <a:gd name="T14" fmla="+- 0 217 217"/>
                            <a:gd name="T15" fmla="*/ 217 h 72"/>
                            <a:gd name="T16" fmla="+- 0 6429 6360"/>
                            <a:gd name="T17" fmla="*/ T16 w 79"/>
                            <a:gd name="T18" fmla="+- 0 220 217"/>
                            <a:gd name="T19" fmla="*/ 220 h 72"/>
                            <a:gd name="T20" fmla="+- 0 6429 6360"/>
                            <a:gd name="T21" fmla="*/ T20 w 79"/>
                            <a:gd name="T22" fmla="+- 0 274 217"/>
                            <a:gd name="T23" fmla="*/ 274 h 72"/>
                            <a:gd name="T24" fmla="+- 0 6370 6360"/>
                            <a:gd name="T25" fmla="*/ T24 w 79"/>
                            <a:gd name="T26" fmla="+- 0 253 217"/>
                            <a:gd name="T27" fmla="*/ 253 h 72"/>
                            <a:gd name="T28" fmla="+- 0 6370 6360"/>
                            <a:gd name="T29" fmla="*/ T28 w 79"/>
                            <a:gd name="T30" fmla="+- 0 243 217"/>
                            <a:gd name="T31" fmla="*/ 243 h 72"/>
                            <a:gd name="T32" fmla="+- 0 6360 6360"/>
                            <a:gd name="T33" fmla="*/ T32 w 79"/>
                            <a:gd name="T34" fmla="+- 0 247 217"/>
                            <a:gd name="T35" fmla="*/ 247 h 72"/>
                            <a:gd name="T36" fmla="+- 0 6370 6360"/>
                            <a:gd name="T37" fmla="*/ T36 w 79"/>
                            <a:gd name="T38" fmla="+- 0 243 217"/>
                            <a:gd name="T39" fmla="*/ 243 h 72"/>
                            <a:gd name="T40" fmla="+- 0 6370 6360"/>
                            <a:gd name="T41" fmla="*/ T40 w 79"/>
                            <a:gd name="T42" fmla="+- 0 253 217"/>
                            <a:gd name="T43" fmla="*/ 253 h 72"/>
                            <a:gd name="T44" fmla="+- 0 6429 6360"/>
                            <a:gd name="T45" fmla="*/ T44 w 79"/>
                            <a:gd name="T46" fmla="+- 0 231 217"/>
                            <a:gd name="T47" fmla="*/ 231 h 72"/>
                            <a:gd name="T48" fmla="+- 0 6429 6360"/>
                            <a:gd name="T49" fmla="*/ T48 w 79"/>
                            <a:gd name="T50" fmla="+- 0 220 217"/>
                            <a:gd name="T51" fmla="*/ 220 h 72"/>
                            <a:gd name="T52" fmla="+- 0 6370 6360"/>
                            <a:gd name="T53" fmla="*/ T52 w 79"/>
                            <a:gd name="T54" fmla="+- 0 243 217"/>
                            <a:gd name="T55" fmla="*/ 243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9" h="72">
                              <a:moveTo>
                                <a:pt x="0" y="30"/>
                              </a:moveTo>
                              <a:lnTo>
                                <a:pt x="0" y="42"/>
                              </a:lnTo>
                              <a:lnTo>
                                <a:pt x="78" y="72"/>
                              </a:lnTo>
                              <a:lnTo>
                                <a:pt x="78" y="0"/>
                              </a:lnTo>
                              <a:lnTo>
                                <a:pt x="69" y="3"/>
                              </a:lnTo>
                              <a:lnTo>
                                <a:pt x="69" y="57"/>
                              </a:lnTo>
                              <a:lnTo>
                                <a:pt x="10" y="36"/>
                              </a:lnTo>
                              <a:lnTo>
                                <a:pt x="10" y="26"/>
                              </a:lnTo>
                              <a:lnTo>
                                <a:pt x="0" y="30"/>
                              </a:lnTo>
                              <a:close/>
                              <a:moveTo>
                                <a:pt x="10" y="26"/>
                              </a:moveTo>
                              <a:lnTo>
                                <a:pt x="10" y="36"/>
                              </a:lnTo>
                              <a:lnTo>
                                <a:pt x="69" y="14"/>
                              </a:lnTo>
                              <a:lnTo>
                                <a:pt x="69" y="3"/>
                              </a:lnTo>
                              <a:lnTo>
                                <a:pt x="10" y="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FF9785" id="AutoShape 208" o:spid="_x0000_s1026" style="position:absolute;margin-left:318pt;margin-top:10.85pt;width:3.95pt;height:3.6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" path="m,30l,42,78,72,78,,69,3r,54l10,36r,-10l,30xm10,26r,10l69,14,69,3,10,26xe" fillcolor="black" stroked="f">
                <v:path arrowok="t" o:connecttype="custom" o:connectlocs="0,156845;0,164465;49530,183515;49530,137795;43815,139700;43815,173990;6350,160655;6350,154305;0,156845;6350,154305;6350,160655;43815,146685;43815,139700;6350,154305" o:connectangles="0,0,0,0,0,0,0,0,0,0,0,0,0,0"/>
                <w10:wrap type="topAndBottom" anchorx="page"/>
              </v:shape>
            </w:pict>
          </mc:Fallback>
        </mc:AlternateContent>
      </w:r>
    </w:p>
    <w:p w:rsidR="00012D33" w:rsidRDefault="0009622D">
      <w:pPr>
        <w:spacing w:before="34"/>
        <w:ind w:left="576"/>
        <w:rPr>
          <w:rFonts w:ascii="Arial"/>
          <w:sz w:val="16"/>
        </w:rPr>
      </w:pPr>
      <w:r>
        <w:rPr>
          <w:rFonts w:ascii="Arial"/>
          <w:w w:val="75"/>
          <w:sz w:val="16"/>
        </w:rPr>
        <w:t>-3%</w:t>
      </w:r>
    </w:p>
    <w:p w:rsidR="00012D33" w:rsidRDefault="00012D33">
      <w:pPr>
        <w:pStyle w:val="BodyText"/>
        <w:rPr>
          <w:rFonts w:ascii="Arial"/>
          <w:sz w:val="16"/>
        </w:rPr>
      </w:pPr>
    </w:p>
    <w:p w:rsidR="00012D33" w:rsidRDefault="00012D33">
      <w:pPr>
        <w:pStyle w:val="BodyText"/>
        <w:spacing w:before="10"/>
        <w:rPr>
          <w:rFonts w:ascii="Arial"/>
          <w:sz w:val="14"/>
        </w:rPr>
      </w:pPr>
    </w:p>
    <w:p w:rsidR="00012D33" w:rsidRDefault="0009622D">
      <w:pPr>
        <w:tabs>
          <w:tab w:val="left" w:pos="3419"/>
          <w:tab w:val="left" w:pos="3838"/>
          <w:tab w:val="left" w:pos="4287"/>
        </w:tabs>
        <w:spacing w:before="1" w:line="217" w:lineRule="exact"/>
        <w:ind w:left="576"/>
        <w:rPr>
          <w:rFonts w:ascii="Arial"/>
          <w:sz w:val="16"/>
        </w:rPr>
      </w:pPr>
      <w:r>
        <w:rPr>
          <w:rFonts w:ascii="Arial"/>
          <w:w w:val="67"/>
          <w:position w:val="7"/>
          <w:sz w:val="16"/>
        </w:rPr>
        <w:t>-4</w:t>
      </w:r>
      <w:r>
        <w:rPr>
          <w:rFonts w:ascii="Arial"/>
          <w:spacing w:val="-88"/>
          <w:w w:val="64"/>
          <w:position w:val="7"/>
          <w:sz w:val="16"/>
        </w:rPr>
        <w:t>%</w:t>
      </w:r>
      <w:r>
        <w:rPr>
          <w:rFonts w:ascii="Arial"/>
          <w:w w:val="66"/>
          <w:sz w:val="16"/>
        </w:rPr>
        <w:t>-60%</w:t>
      </w:r>
      <w:r>
        <w:rPr>
          <w:rFonts w:ascii="Arial"/>
          <w:sz w:val="16"/>
        </w:rPr>
        <w:t xml:space="preserve">   </w:t>
      </w:r>
      <w:r>
        <w:rPr>
          <w:rFonts w:ascii="Arial"/>
          <w:spacing w:val="21"/>
          <w:sz w:val="16"/>
        </w:rPr>
        <w:t xml:space="preserve"> </w:t>
      </w:r>
      <w:r>
        <w:rPr>
          <w:rFonts w:ascii="Arial"/>
          <w:w w:val="66"/>
          <w:sz w:val="16"/>
        </w:rPr>
        <w:t>-50%</w:t>
      </w:r>
      <w:r>
        <w:rPr>
          <w:rFonts w:ascii="Arial"/>
          <w:sz w:val="16"/>
        </w:rPr>
        <w:t xml:space="preserve">   </w:t>
      </w:r>
      <w:r>
        <w:rPr>
          <w:rFonts w:ascii="Arial"/>
          <w:spacing w:val="21"/>
          <w:sz w:val="16"/>
        </w:rPr>
        <w:t xml:space="preserve"> </w:t>
      </w:r>
      <w:r>
        <w:rPr>
          <w:rFonts w:ascii="Arial"/>
          <w:w w:val="66"/>
          <w:sz w:val="16"/>
        </w:rPr>
        <w:t>-40%</w:t>
      </w:r>
      <w:r>
        <w:rPr>
          <w:rFonts w:ascii="Arial"/>
          <w:sz w:val="16"/>
        </w:rPr>
        <w:t xml:space="preserve">   </w:t>
      </w:r>
      <w:r>
        <w:rPr>
          <w:rFonts w:ascii="Arial"/>
          <w:spacing w:val="21"/>
          <w:sz w:val="16"/>
        </w:rPr>
        <w:t xml:space="preserve"> </w:t>
      </w:r>
      <w:r>
        <w:rPr>
          <w:rFonts w:ascii="Arial"/>
          <w:w w:val="66"/>
          <w:sz w:val="16"/>
        </w:rPr>
        <w:t>-30%</w:t>
      </w:r>
      <w:r>
        <w:rPr>
          <w:rFonts w:ascii="Arial"/>
          <w:sz w:val="16"/>
        </w:rPr>
        <w:t xml:space="preserve">   </w:t>
      </w:r>
      <w:r>
        <w:rPr>
          <w:rFonts w:ascii="Arial"/>
          <w:spacing w:val="21"/>
          <w:sz w:val="16"/>
        </w:rPr>
        <w:t xml:space="preserve"> </w:t>
      </w:r>
      <w:r>
        <w:rPr>
          <w:rFonts w:ascii="Arial"/>
          <w:w w:val="66"/>
          <w:sz w:val="16"/>
        </w:rPr>
        <w:t>-20%</w:t>
      </w:r>
      <w:r>
        <w:rPr>
          <w:rFonts w:ascii="Arial"/>
          <w:sz w:val="16"/>
        </w:rPr>
        <w:t xml:space="preserve">   </w:t>
      </w:r>
      <w:r>
        <w:rPr>
          <w:rFonts w:ascii="Arial"/>
          <w:spacing w:val="21"/>
          <w:sz w:val="16"/>
        </w:rPr>
        <w:t xml:space="preserve"> </w:t>
      </w:r>
      <w:r>
        <w:rPr>
          <w:rFonts w:ascii="Arial"/>
          <w:w w:val="66"/>
          <w:sz w:val="16"/>
        </w:rPr>
        <w:t>-10%</w:t>
      </w:r>
      <w:r>
        <w:rPr>
          <w:rFonts w:ascii="Arial"/>
          <w:sz w:val="16"/>
        </w:rPr>
        <w:tab/>
      </w:r>
      <w:r>
        <w:rPr>
          <w:rFonts w:ascii="Arial"/>
          <w:w w:val="66"/>
          <w:sz w:val="16"/>
        </w:rPr>
        <w:t>0%</w:t>
      </w:r>
      <w:r>
        <w:rPr>
          <w:rFonts w:ascii="Arial"/>
          <w:sz w:val="16"/>
        </w:rPr>
        <w:tab/>
      </w:r>
      <w:r>
        <w:rPr>
          <w:rFonts w:ascii="Arial"/>
          <w:w w:val="67"/>
          <w:sz w:val="16"/>
        </w:rPr>
        <w:t>10%</w:t>
      </w:r>
      <w:r>
        <w:rPr>
          <w:rFonts w:ascii="Arial"/>
          <w:sz w:val="16"/>
        </w:rPr>
        <w:tab/>
      </w:r>
      <w:r>
        <w:rPr>
          <w:rFonts w:ascii="Arial"/>
          <w:w w:val="67"/>
          <w:sz w:val="16"/>
        </w:rPr>
        <w:t>20%</w:t>
      </w:r>
    </w:p>
    <w:p w:rsidR="00012D33" w:rsidRDefault="00F23B9E">
      <w:pPr>
        <w:spacing w:line="158" w:lineRule="exact"/>
        <w:ind w:left="2229" w:right="3251"/>
        <w:jc w:val="center"/>
        <w:rPr>
          <w:rFonts w:ascii="Arial"/>
          <w:b/>
          <w:sz w:val="17"/>
        </w:rPr>
      </w:pPr>
      <w:r>
        <w:rPr>
          <w:noProof/>
        </w:rPr>
        <mc:AlternateContent>
          <mc:Choice Requires="wps">
            <w:drawing>
              <wp:anchor distT="0" distB="0" distL="114300" distR="114300" simplePos="0" relativeHeight="251634688" behindDoc="0" locked="0" layoutInCell="1" allowOverlap="1" wp14:anchorId="2D93AD2A" wp14:editId="154B728C">
                <wp:simplePos x="0" y="0"/>
                <wp:positionH relativeFrom="page">
                  <wp:posOffset>5114925</wp:posOffset>
                </wp:positionH>
                <wp:positionV relativeFrom="paragraph">
                  <wp:posOffset>27940</wp:posOffset>
                </wp:positionV>
                <wp:extent cx="45720" cy="50165"/>
                <wp:effectExtent l="0" t="2540" r="1905" b="4445"/>
                <wp:wrapNone/>
                <wp:docPr id="218" name="Auto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20" cy="50165"/>
                        </a:xfrm>
                        <a:custGeom>
                          <a:avLst/>
                          <a:gdLst>
                            <a:gd name="T0" fmla="+- 0 8097 8055"/>
                            <a:gd name="T1" fmla="*/ T0 w 72"/>
                            <a:gd name="T2" fmla="+- 0 44 44"/>
                            <a:gd name="T3" fmla="*/ 44 h 79"/>
                            <a:gd name="T4" fmla="+- 0 8085 8055"/>
                            <a:gd name="T5" fmla="*/ T4 w 72"/>
                            <a:gd name="T6" fmla="+- 0 44 44"/>
                            <a:gd name="T7" fmla="*/ 44 h 79"/>
                            <a:gd name="T8" fmla="+- 0 8055 8055"/>
                            <a:gd name="T9" fmla="*/ T8 w 72"/>
                            <a:gd name="T10" fmla="+- 0 122 44"/>
                            <a:gd name="T11" fmla="*/ 122 h 79"/>
                            <a:gd name="T12" fmla="+- 0 8127 8055"/>
                            <a:gd name="T13" fmla="*/ T12 w 72"/>
                            <a:gd name="T14" fmla="+- 0 122 44"/>
                            <a:gd name="T15" fmla="*/ 122 h 79"/>
                            <a:gd name="T16" fmla="+- 0 8124 8055"/>
                            <a:gd name="T17" fmla="*/ T16 w 72"/>
                            <a:gd name="T18" fmla="+- 0 113 44"/>
                            <a:gd name="T19" fmla="*/ 113 h 79"/>
                            <a:gd name="T20" fmla="+- 0 8070 8055"/>
                            <a:gd name="T21" fmla="*/ T20 w 72"/>
                            <a:gd name="T22" fmla="+- 0 113 44"/>
                            <a:gd name="T23" fmla="*/ 113 h 79"/>
                            <a:gd name="T24" fmla="+- 0 8091 8055"/>
                            <a:gd name="T25" fmla="*/ T24 w 72"/>
                            <a:gd name="T26" fmla="+- 0 54 44"/>
                            <a:gd name="T27" fmla="*/ 54 h 79"/>
                            <a:gd name="T28" fmla="+- 0 8101 8055"/>
                            <a:gd name="T29" fmla="*/ T28 w 72"/>
                            <a:gd name="T30" fmla="+- 0 54 44"/>
                            <a:gd name="T31" fmla="*/ 54 h 79"/>
                            <a:gd name="T32" fmla="+- 0 8097 8055"/>
                            <a:gd name="T33" fmla="*/ T32 w 72"/>
                            <a:gd name="T34" fmla="+- 0 44 44"/>
                            <a:gd name="T35" fmla="*/ 44 h 79"/>
                            <a:gd name="T36" fmla="+- 0 8101 8055"/>
                            <a:gd name="T37" fmla="*/ T36 w 72"/>
                            <a:gd name="T38" fmla="+- 0 54 44"/>
                            <a:gd name="T39" fmla="*/ 54 h 79"/>
                            <a:gd name="T40" fmla="+- 0 8091 8055"/>
                            <a:gd name="T41" fmla="*/ T40 w 72"/>
                            <a:gd name="T42" fmla="+- 0 54 44"/>
                            <a:gd name="T43" fmla="*/ 54 h 79"/>
                            <a:gd name="T44" fmla="+- 0 8113 8055"/>
                            <a:gd name="T45" fmla="*/ T44 w 72"/>
                            <a:gd name="T46" fmla="+- 0 113 44"/>
                            <a:gd name="T47" fmla="*/ 113 h 79"/>
                            <a:gd name="T48" fmla="+- 0 8124 8055"/>
                            <a:gd name="T49" fmla="*/ T48 w 72"/>
                            <a:gd name="T50" fmla="+- 0 113 44"/>
                            <a:gd name="T51" fmla="*/ 113 h 79"/>
                            <a:gd name="T52" fmla="+- 0 8101 8055"/>
                            <a:gd name="T53" fmla="*/ T52 w 72"/>
                            <a:gd name="T54" fmla="+- 0 54 44"/>
                            <a:gd name="T55" fmla="*/ 54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2" h="79">
                              <a:moveTo>
                                <a:pt x="42" y="0"/>
                              </a:moveTo>
                              <a:lnTo>
                                <a:pt x="30" y="0"/>
                              </a:lnTo>
                              <a:lnTo>
                                <a:pt x="0" y="78"/>
                              </a:lnTo>
                              <a:lnTo>
                                <a:pt x="72" y="78"/>
                              </a:lnTo>
                              <a:lnTo>
                                <a:pt x="69" y="69"/>
                              </a:lnTo>
                              <a:lnTo>
                                <a:pt x="15" y="69"/>
                              </a:lnTo>
                              <a:lnTo>
                                <a:pt x="36" y="10"/>
                              </a:lnTo>
                              <a:lnTo>
                                <a:pt x="46" y="10"/>
                              </a:lnTo>
                              <a:lnTo>
                                <a:pt x="42" y="0"/>
                              </a:lnTo>
                              <a:close/>
                              <a:moveTo>
                                <a:pt x="46" y="10"/>
                              </a:moveTo>
                              <a:lnTo>
                                <a:pt x="36" y="10"/>
                              </a:lnTo>
                              <a:lnTo>
                                <a:pt x="58" y="69"/>
                              </a:lnTo>
                              <a:lnTo>
                                <a:pt x="69" y="69"/>
                              </a:lnTo>
                              <a:lnTo>
                                <a:pt x="46"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7043CE" id="AutoShape 207" o:spid="_x0000_s1026" style="position:absolute;margin-left:402.75pt;margin-top:2.2pt;width:3.6pt;height:3.95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" path="m42,l30,,,78r72,l69,69r-54,l36,10r10,l42,xm46,10r-10,l58,69r11,l46,10xe" fillcolor="black" stroked="f">
                <v:path arrowok="t" o:connecttype="custom" o:connectlocs="26670,27940;19050,27940;0,77470;45720,77470;43815,71755;9525,71755;22860,34290;29210,34290;26670,27940;29210,34290;22860,34290;36830,71755;43815,71755;29210,34290" o:connectangles="0,0,0,0,0,0,0,0,0,0,0,0,0,0"/>
                <w10:wrap anchorx="page"/>
              </v:shape>
            </w:pict>
          </mc:Fallback>
        </mc:AlternateContent>
      </w:r>
      <w:r w:rsidR="0009622D">
        <w:rPr>
          <w:rFonts w:ascii="Arial"/>
          <w:b/>
          <w:w w:val="75"/>
          <w:sz w:val="17"/>
        </w:rPr>
        <w:t>Nacelle mass</w:t>
      </w:r>
    </w:p>
    <w:p w:rsidR="00012D33" w:rsidRDefault="0009622D">
      <w:pPr>
        <w:pStyle w:val="ListParagraph"/>
        <w:numPr>
          <w:ilvl w:val="2"/>
          <w:numId w:val="3"/>
        </w:numPr>
        <w:tabs>
          <w:tab w:val="left" w:pos="1143"/>
        </w:tabs>
        <w:spacing w:before="134"/>
        <w:ind w:left="1142" w:hanging="354"/>
        <w:jc w:val="left"/>
        <w:rPr>
          <w:sz w:val="18"/>
        </w:rPr>
      </w:pPr>
      <w:r>
        <w:rPr>
          <w:w w:val="110"/>
          <w:sz w:val="18"/>
        </w:rPr>
        <w:t>Percent mass changes,</w:t>
      </w:r>
      <w:r>
        <w:rPr>
          <w:spacing w:val="14"/>
          <w:w w:val="110"/>
          <w:sz w:val="18"/>
        </w:rPr>
        <w:t xml:space="preserve"> </w:t>
      </w:r>
      <w:r>
        <w:rPr>
          <w:w w:val="110"/>
          <w:sz w:val="18"/>
        </w:rPr>
        <w:t>cost-optimized</w:t>
      </w:r>
    </w:p>
    <w:p w:rsidR="00012D33" w:rsidRDefault="00F23B9E">
      <w:pPr>
        <w:spacing w:before="63" w:line="231" w:lineRule="exact"/>
        <w:ind w:left="607"/>
        <w:rPr>
          <w:rFonts w:ascii="Arial"/>
          <w:sz w:val="14"/>
        </w:rPr>
      </w:pPr>
      <w:r>
        <w:rPr>
          <w:noProof/>
        </w:rPr>
        <mc:AlternateContent>
          <mc:Choice Requires="wpg">
            <w:drawing>
              <wp:anchor distT="0" distB="0" distL="114300" distR="114300" simplePos="0" relativeHeight="251715584" behindDoc="1" locked="0" layoutInCell="1" allowOverlap="1" wp14:anchorId="1566EA65" wp14:editId="6F5C6E4F">
                <wp:simplePos x="0" y="0"/>
                <wp:positionH relativeFrom="page">
                  <wp:posOffset>4300855</wp:posOffset>
                </wp:positionH>
                <wp:positionV relativeFrom="paragraph">
                  <wp:posOffset>111125</wp:posOffset>
                </wp:positionV>
                <wp:extent cx="2251075" cy="1677670"/>
                <wp:effectExtent l="5080" t="12065" r="1270" b="5715"/>
                <wp:wrapNone/>
                <wp:docPr id="136"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1075" cy="1677670"/>
                          <a:chOff x="6773" y="175"/>
                          <a:chExt cx="3545" cy="2642"/>
                        </a:xfrm>
                      </wpg:grpSpPr>
                      <wps:wsp>
                        <wps:cNvPr id="137" name="Line 206"/>
                        <wps:cNvCnPr>
                          <a:cxnSpLocks noChangeShapeType="1"/>
                        </wps:cNvCnPr>
                        <wps:spPr bwMode="auto">
                          <a:xfrm>
                            <a:off x="6793" y="2795"/>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38" name="Line 205"/>
                        <wps:cNvCnPr>
                          <a:cxnSpLocks noChangeShapeType="1"/>
                        </wps:cNvCnPr>
                        <wps:spPr bwMode="auto">
                          <a:xfrm>
                            <a:off x="6793" y="2805"/>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 name="Line 204"/>
                        <wps:cNvCnPr>
                          <a:cxnSpLocks noChangeShapeType="1"/>
                        </wps:cNvCnPr>
                        <wps:spPr bwMode="auto">
                          <a:xfrm>
                            <a:off x="6793" y="2795"/>
                            <a:ext cx="0" cy="19"/>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 name="Line 203"/>
                        <wps:cNvCnPr>
                          <a:cxnSpLocks noChangeShapeType="1"/>
                        </wps:cNvCnPr>
                        <wps:spPr bwMode="auto">
                          <a:xfrm>
                            <a:off x="7233" y="2795"/>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41" name="Line 202"/>
                        <wps:cNvCnPr>
                          <a:cxnSpLocks noChangeShapeType="1"/>
                        </wps:cNvCnPr>
                        <wps:spPr bwMode="auto">
                          <a:xfrm>
                            <a:off x="7233" y="2805"/>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 name="Line 201"/>
                        <wps:cNvCnPr>
                          <a:cxnSpLocks noChangeShapeType="1"/>
                        </wps:cNvCnPr>
                        <wps:spPr bwMode="auto">
                          <a:xfrm>
                            <a:off x="7233" y="2795"/>
                            <a:ext cx="0" cy="19"/>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 name="Line 200"/>
                        <wps:cNvCnPr>
                          <a:cxnSpLocks noChangeShapeType="1"/>
                        </wps:cNvCnPr>
                        <wps:spPr bwMode="auto">
                          <a:xfrm>
                            <a:off x="7672" y="2795"/>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44" name="Line 199"/>
                        <wps:cNvCnPr>
                          <a:cxnSpLocks noChangeShapeType="1"/>
                        </wps:cNvCnPr>
                        <wps:spPr bwMode="auto">
                          <a:xfrm>
                            <a:off x="7672" y="2805"/>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 name="Line 198"/>
                        <wps:cNvCnPr>
                          <a:cxnSpLocks noChangeShapeType="1"/>
                        </wps:cNvCnPr>
                        <wps:spPr bwMode="auto">
                          <a:xfrm>
                            <a:off x="7672" y="2795"/>
                            <a:ext cx="0" cy="19"/>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 name="Line 197"/>
                        <wps:cNvCnPr>
                          <a:cxnSpLocks noChangeShapeType="1"/>
                        </wps:cNvCnPr>
                        <wps:spPr bwMode="auto">
                          <a:xfrm>
                            <a:off x="8111" y="2795"/>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47" name="Line 196"/>
                        <wps:cNvCnPr>
                          <a:cxnSpLocks noChangeShapeType="1"/>
                        </wps:cNvCnPr>
                        <wps:spPr bwMode="auto">
                          <a:xfrm>
                            <a:off x="8111" y="2805"/>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 name="Line 195"/>
                        <wps:cNvCnPr>
                          <a:cxnSpLocks noChangeShapeType="1"/>
                        </wps:cNvCnPr>
                        <wps:spPr bwMode="auto">
                          <a:xfrm>
                            <a:off x="8111" y="2795"/>
                            <a:ext cx="0" cy="19"/>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 name="Line 194"/>
                        <wps:cNvCnPr>
                          <a:cxnSpLocks noChangeShapeType="1"/>
                        </wps:cNvCnPr>
                        <wps:spPr bwMode="auto">
                          <a:xfrm>
                            <a:off x="8550" y="2795"/>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50" name="Line 193"/>
                        <wps:cNvCnPr>
                          <a:cxnSpLocks noChangeShapeType="1"/>
                        </wps:cNvCnPr>
                        <wps:spPr bwMode="auto">
                          <a:xfrm>
                            <a:off x="8550" y="2805"/>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 name="Line 192"/>
                        <wps:cNvCnPr>
                          <a:cxnSpLocks noChangeShapeType="1"/>
                        </wps:cNvCnPr>
                        <wps:spPr bwMode="auto">
                          <a:xfrm>
                            <a:off x="8550" y="2795"/>
                            <a:ext cx="0" cy="19"/>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 name="Line 191"/>
                        <wps:cNvCnPr>
                          <a:cxnSpLocks noChangeShapeType="1"/>
                        </wps:cNvCnPr>
                        <wps:spPr bwMode="auto">
                          <a:xfrm>
                            <a:off x="8989" y="2795"/>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53" name="Line 190"/>
                        <wps:cNvCnPr>
                          <a:cxnSpLocks noChangeShapeType="1"/>
                        </wps:cNvCnPr>
                        <wps:spPr bwMode="auto">
                          <a:xfrm>
                            <a:off x="8989" y="2805"/>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 name="Line 189"/>
                        <wps:cNvCnPr>
                          <a:cxnSpLocks noChangeShapeType="1"/>
                        </wps:cNvCnPr>
                        <wps:spPr bwMode="auto">
                          <a:xfrm>
                            <a:off x="8989" y="2795"/>
                            <a:ext cx="0" cy="19"/>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 name="Line 188"/>
                        <wps:cNvCnPr>
                          <a:cxnSpLocks noChangeShapeType="1"/>
                        </wps:cNvCnPr>
                        <wps:spPr bwMode="auto">
                          <a:xfrm>
                            <a:off x="9429" y="2795"/>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56" name="Line 187"/>
                        <wps:cNvCnPr>
                          <a:cxnSpLocks noChangeShapeType="1"/>
                        </wps:cNvCnPr>
                        <wps:spPr bwMode="auto">
                          <a:xfrm>
                            <a:off x="9429" y="2805"/>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 name="Line 186"/>
                        <wps:cNvCnPr>
                          <a:cxnSpLocks noChangeShapeType="1"/>
                        </wps:cNvCnPr>
                        <wps:spPr bwMode="auto">
                          <a:xfrm>
                            <a:off x="9429" y="2795"/>
                            <a:ext cx="0" cy="19"/>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Line 185"/>
                        <wps:cNvCnPr>
                          <a:cxnSpLocks noChangeShapeType="1"/>
                        </wps:cNvCnPr>
                        <wps:spPr bwMode="auto">
                          <a:xfrm>
                            <a:off x="9868" y="2795"/>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59" name="Line 184"/>
                        <wps:cNvCnPr>
                          <a:cxnSpLocks noChangeShapeType="1"/>
                        </wps:cNvCnPr>
                        <wps:spPr bwMode="auto">
                          <a:xfrm>
                            <a:off x="9868" y="2805"/>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 name="Line 183"/>
                        <wps:cNvCnPr>
                          <a:cxnSpLocks noChangeShapeType="1"/>
                        </wps:cNvCnPr>
                        <wps:spPr bwMode="auto">
                          <a:xfrm>
                            <a:off x="9868" y="2795"/>
                            <a:ext cx="0" cy="19"/>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 name="Line 182"/>
                        <wps:cNvCnPr>
                          <a:cxnSpLocks noChangeShapeType="1"/>
                        </wps:cNvCnPr>
                        <wps:spPr bwMode="auto">
                          <a:xfrm>
                            <a:off x="10307" y="2795"/>
                            <a:ext cx="0"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62" name="Line 181"/>
                        <wps:cNvCnPr>
                          <a:cxnSpLocks noChangeShapeType="1"/>
                        </wps:cNvCnPr>
                        <wps:spPr bwMode="auto">
                          <a:xfrm>
                            <a:off x="10307" y="2805"/>
                            <a:ext cx="0" cy="0"/>
                          </a:xfrm>
                          <a:prstGeom prst="line">
                            <a:avLst/>
                          </a:prstGeom>
                          <a:noFill/>
                          <a:ln w="11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 name="Line 180"/>
                        <wps:cNvCnPr>
                          <a:cxnSpLocks noChangeShapeType="1"/>
                        </wps:cNvCnPr>
                        <wps:spPr bwMode="auto">
                          <a:xfrm>
                            <a:off x="10307" y="2795"/>
                            <a:ext cx="0" cy="19"/>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 name="Line 179"/>
                        <wps:cNvCnPr>
                          <a:cxnSpLocks noChangeShapeType="1"/>
                        </wps:cNvCnPr>
                        <wps:spPr bwMode="auto">
                          <a:xfrm>
                            <a:off x="6793" y="2795"/>
                            <a:ext cx="3514"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65" name="Line 178"/>
                        <wps:cNvCnPr>
                          <a:cxnSpLocks noChangeShapeType="1"/>
                        </wps:cNvCnPr>
                        <wps:spPr bwMode="auto">
                          <a:xfrm>
                            <a:off x="6775" y="2795"/>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6" name="Line 177"/>
                        <wps:cNvCnPr>
                          <a:cxnSpLocks noChangeShapeType="1"/>
                        </wps:cNvCnPr>
                        <wps:spPr bwMode="auto">
                          <a:xfrm>
                            <a:off x="6793" y="2795"/>
                            <a:ext cx="0" cy="0"/>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7" name="Line 176"/>
                        <wps:cNvCnPr>
                          <a:cxnSpLocks noChangeShapeType="1"/>
                        </wps:cNvCnPr>
                        <wps:spPr bwMode="auto">
                          <a:xfrm>
                            <a:off x="6793" y="2272"/>
                            <a:ext cx="3514"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68" name="Line 175"/>
                        <wps:cNvCnPr>
                          <a:cxnSpLocks noChangeShapeType="1"/>
                        </wps:cNvCnPr>
                        <wps:spPr bwMode="auto">
                          <a:xfrm>
                            <a:off x="6775" y="2272"/>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9" name="Line 174"/>
                        <wps:cNvCnPr>
                          <a:cxnSpLocks noChangeShapeType="1"/>
                        </wps:cNvCnPr>
                        <wps:spPr bwMode="auto">
                          <a:xfrm>
                            <a:off x="6793" y="2272"/>
                            <a:ext cx="0" cy="0"/>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 name="Line 173"/>
                        <wps:cNvCnPr>
                          <a:cxnSpLocks noChangeShapeType="1"/>
                        </wps:cNvCnPr>
                        <wps:spPr bwMode="auto">
                          <a:xfrm>
                            <a:off x="6793" y="1748"/>
                            <a:ext cx="3514"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71" name="Line 172"/>
                        <wps:cNvCnPr>
                          <a:cxnSpLocks noChangeShapeType="1"/>
                        </wps:cNvCnPr>
                        <wps:spPr bwMode="auto">
                          <a:xfrm>
                            <a:off x="6775" y="1748"/>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2" name="Line 171"/>
                        <wps:cNvCnPr>
                          <a:cxnSpLocks noChangeShapeType="1"/>
                        </wps:cNvCnPr>
                        <wps:spPr bwMode="auto">
                          <a:xfrm>
                            <a:off x="6793" y="1748"/>
                            <a:ext cx="0" cy="0"/>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3" name="Line 170"/>
                        <wps:cNvCnPr>
                          <a:cxnSpLocks noChangeShapeType="1"/>
                        </wps:cNvCnPr>
                        <wps:spPr bwMode="auto">
                          <a:xfrm>
                            <a:off x="6793" y="1225"/>
                            <a:ext cx="3514"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74" name="Line 169"/>
                        <wps:cNvCnPr>
                          <a:cxnSpLocks noChangeShapeType="1"/>
                        </wps:cNvCnPr>
                        <wps:spPr bwMode="auto">
                          <a:xfrm>
                            <a:off x="6775" y="1225"/>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5" name="Line 168"/>
                        <wps:cNvCnPr>
                          <a:cxnSpLocks noChangeShapeType="1"/>
                        </wps:cNvCnPr>
                        <wps:spPr bwMode="auto">
                          <a:xfrm>
                            <a:off x="6793" y="1225"/>
                            <a:ext cx="0" cy="0"/>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6" name="Line 167"/>
                        <wps:cNvCnPr>
                          <a:cxnSpLocks noChangeShapeType="1"/>
                        </wps:cNvCnPr>
                        <wps:spPr bwMode="auto">
                          <a:xfrm>
                            <a:off x="6793" y="701"/>
                            <a:ext cx="3514"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77" name="Line 166"/>
                        <wps:cNvCnPr>
                          <a:cxnSpLocks noChangeShapeType="1"/>
                        </wps:cNvCnPr>
                        <wps:spPr bwMode="auto">
                          <a:xfrm>
                            <a:off x="6775" y="701"/>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 name="Line 165"/>
                        <wps:cNvCnPr>
                          <a:cxnSpLocks noChangeShapeType="1"/>
                        </wps:cNvCnPr>
                        <wps:spPr bwMode="auto">
                          <a:xfrm>
                            <a:off x="6793" y="701"/>
                            <a:ext cx="0" cy="0"/>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9" name="Line 164"/>
                        <wps:cNvCnPr>
                          <a:cxnSpLocks noChangeShapeType="1"/>
                        </wps:cNvCnPr>
                        <wps:spPr bwMode="auto">
                          <a:xfrm>
                            <a:off x="6793" y="177"/>
                            <a:ext cx="3514" cy="0"/>
                          </a:xfrm>
                          <a:prstGeom prst="line">
                            <a:avLst/>
                          </a:prstGeom>
                          <a:noFill/>
                          <a:ln w="2666">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180" name="Line 163"/>
                        <wps:cNvCnPr>
                          <a:cxnSpLocks noChangeShapeType="1"/>
                        </wps:cNvCnPr>
                        <wps:spPr bwMode="auto">
                          <a:xfrm>
                            <a:off x="6775" y="177"/>
                            <a:ext cx="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1" name="Line 162"/>
                        <wps:cNvCnPr>
                          <a:cxnSpLocks noChangeShapeType="1"/>
                        </wps:cNvCnPr>
                        <wps:spPr bwMode="auto">
                          <a:xfrm>
                            <a:off x="6793" y="177"/>
                            <a:ext cx="0" cy="0"/>
                          </a:xfrm>
                          <a:prstGeom prst="line">
                            <a:avLst/>
                          </a:prstGeom>
                          <a:noFill/>
                          <a:ln w="26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2" name="Freeform 161"/>
                        <wps:cNvSpPr>
                          <a:spLocks/>
                        </wps:cNvSpPr>
                        <wps:spPr bwMode="auto">
                          <a:xfrm>
                            <a:off x="7233" y="331"/>
                            <a:ext cx="2636" cy="2253"/>
                          </a:xfrm>
                          <a:custGeom>
                            <a:avLst/>
                            <a:gdLst>
                              <a:gd name="T0" fmla="+- 0 9868 7233"/>
                              <a:gd name="T1" fmla="*/ T0 w 2636"/>
                              <a:gd name="T2" fmla="+- 0 331 331"/>
                              <a:gd name="T3" fmla="*/ 331 h 2253"/>
                              <a:gd name="T4" fmla="+- 0 9429 7233"/>
                              <a:gd name="T5" fmla="*/ T4 w 2636"/>
                              <a:gd name="T6" fmla="+- 0 701 331"/>
                              <a:gd name="T7" fmla="*/ 701 h 2253"/>
                              <a:gd name="T8" fmla="+- 0 8989 7233"/>
                              <a:gd name="T9" fmla="*/ T8 w 2636"/>
                              <a:gd name="T10" fmla="+- 0 967 331"/>
                              <a:gd name="T11" fmla="*/ 967 h 2253"/>
                              <a:gd name="T12" fmla="+- 0 8331 7233"/>
                              <a:gd name="T13" fmla="*/ T12 w 2636"/>
                              <a:gd name="T14" fmla="+- 0 1397 331"/>
                              <a:gd name="T15" fmla="*/ 1397 h 2253"/>
                              <a:gd name="T16" fmla="+- 0 7966 7233"/>
                              <a:gd name="T17" fmla="*/ T16 w 2636"/>
                              <a:gd name="T18" fmla="+- 0 1823 331"/>
                              <a:gd name="T19" fmla="*/ 1823 h 2253"/>
                              <a:gd name="T20" fmla="+- 0 7233 7233"/>
                              <a:gd name="T21" fmla="*/ T20 w 2636"/>
                              <a:gd name="T22" fmla="+- 0 2583 331"/>
                              <a:gd name="T23" fmla="*/ 2583 h 2253"/>
                            </a:gdLst>
                            <a:ahLst/>
                            <a:cxnLst>
                              <a:cxn ang="0">
                                <a:pos x="T1" y="T3"/>
                              </a:cxn>
                              <a:cxn ang="0">
                                <a:pos x="T5" y="T7"/>
                              </a:cxn>
                              <a:cxn ang="0">
                                <a:pos x="T9" y="T11"/>
                              </a:cxn>
                              <a:cxn ang="0">
                                <a:pos x="T13" y="T15"/>
                              </a:cxn>
                              <a:cxn ang="0">
                                <a:pos x="T17" y="T19"/>
                              </a:cxn>
                              <a:cxn ang="0">
                                <a:pos x="T21" y="T23"/>
                              </a:cxn>
                            </a:cxnLst>
                            <a:rect l="0" t="0" r="r" b="b"/>
                            <a:pathLst>
                              <a:path w="2636" h="2253">
                                <a:moveTo>
                                  <a:pt x="2635" y="0"/>
                                </a:moveTo>
                                <a:lnTo>
                                  <a:pt x="2196" y="370"/>
                                </a:lnTo>
                                <a:lnTo>
                                  <a:pt x="1756" y="636"/>
                                </a:lnTo>
                                <a:lnTo>
                                  <a:pt x="1098" y="1066"/>
                                </a:lnTo>
                                <a:lnTo>
                                  <a:pt x="733" y="1492"/>
                                </a:lnTo>
                                <a:lnTo>
                                  <a:pt x="0" y="2252"/>
                                </a:lnTo>
                              </a:path>
                            </a:pathLst>
                          </a:custGeom>
                          <a:noFill/>
                          <a:ln w="13328">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Freeform 160"/>
                        <wps:cNvSpPr>
                          <a:spLocks/>
                        </wps:cNvSpPr>
                        <wps:spPr bwMode="auto">
                          <a:xfrm>
                            <a:off x="9842" y="304"/>
                            <a:ext cx="53" cy="53"/>
                          </a:xfrm>
                          <a:custGeom>
                            <a:avLst/>
                            <a:gdLst>
                              <a:gd name="T0" fmla="+- 0 9875 9842"/>
                              <a:gd name="T1" fmla="*/ T0 w 53"/>
                              <a:gd name="T2" fmla="+- 0 304 304"/>
                              <a:gd name="T3" fmla="*/ 304 h 53"/>
                              <a:gd name="T4" fmla="+- 0 9861 9842"/>
                              <a:gd name="T5" fmla="*/ T4 w 53"/>
                              <a:gd name="T6" fmla="+- 0 304 304"/>
                              <a:gd name="T7" fmla="*/ 304 h 53"/>
                              <a:gd name="T8" fmla="+- 0 9854 9842"/>
                              <a:gd name="T9" fmla="*/ T8 w 53"/>
                              <a:gd name="T10" fmla="+- 0 307 304"/>
                              <a:gd name="T11" fmla="*/ 307 h 53"/>
                              <a:gd name="T12" fmla="+- 0 9844 9842"/>
                              <a:gd name="T13" fmla="*/ T12 w 53"/>
                              <a:gd name="T14" fmla="+- 0 317 304"/>
                              <a:gd name="T15" fmla="*/ 317 h 53"/>
                              <a:gd name="T16" fmla="+- 0 9842 9842"/>
                              <a:gd name="T17" fmla="*/ T16 w 53"/>
                              <a:gd name="T18" fmla="+- 0 324 304"/>
                              <a:gd name="T19" fmla="*/ 324 h 53"/>
                              <a:gd name="T20" fmla="+- 0 9842 9842"/>
                              <a:gd name="T21" fmla="*/ T20 w 53"/>
                              <a:gd name="T22" fmla="+- 0 338 304"/>
                              <a:gd name="T23" fmla="*/ 338 h 53"/>
                              <a:gd name="T24" fmla="+- 0 9844 9842"/>
                              <a:gd name="T25" fmla="*/ T24 w 53"/>
                              <a:gd name="T26" fmla="+- 0 344 304"/>
                              <a:gd name="T27" fmla="*/ 344 h 53"/>
                              <a:gd name="T28" fmla="+- 0 9854 9842"/>
                              <a:gd name="T29" fmla="*/ T28 w 53"/>
                              <a:gd name="T30" fmla="+- 0 354 304"/>
                              <a:gd name="T31" fmla="*/ 354 h 53"/>
                              <a:gd name="T32" fmla="+- 0 9861 9842"/>
                              <a:gd name="T33" fmla="*/ T32 w 53"/>
                              <a:gd name="T34" fmla="+- 0 357 304"/>
                              <a:gd name="T35" fmla="*/ 357 h 53"/>
                              <a:gd name="T36" fmla="+- 0 9875 9842"/>
                              <a:gd name="T37" fmla="*/ T36 w 53"/>
                              <a:gd name="T38" fmla="+- 0 357 304"/>
                              <a:gd name="T39" fmla="*/ 357 h 53"/>
                              <a:gd name="T40" fmla="+- 0 9881 9842"/>
                              <a:gd name="T41" fmla="*/ T40 w 53"/>
                              <a:gd name="T42" fmla="+- 0 354 304"/>
                              <a:gd name="T43" fmla="*/ 354 h 53"/>
                              <a:gd name="T44" fmla="+- 0 9891 9842"/>
                              <a:gd name="T45" fmla="*/ T44 w 53"/>
                              <a:gd name="T46" fmla="+- 0 344 304"/>
                              <a:gd name="T47" fmla="*/ 344 h 53"/>
                              <a:gd name="T48" fmla="+- 0 9894 9842"/>
                              <a:gd name="T49" fmla="*/ T48 w 53"/>
                              <a:gd name="T50" fmla="+- 0 338 304"/>
                              <a:gd name="T51" fmla="*/ 338 h 53"/>
                              <a:gd name="T52" fmla="+- 0 9894 9842"/>
                              <a:gd name="T53" fmla="*/ T52 w 53"/>
                              <a:gd name="T54" fmla="+- 0 324 304"/>
                              <a:gd name="T55" fmla="*/ 324 h 53"/>
                              <a:gd name="T56" fmla="+- 0 9891 9842"/>
                              <a:gd name="T57" fmla="*/ T56 w 53"/>
                              <a:gd name="T58" fmla="+- 0 317 304"/>
                              <a:gd name="T59" fmla="*/ 317 h 53"/>
                              <a:gd name="T60" fmla="+- 0 9881 9842"/>
                              <a:gd name="T61" fmla="*/ T60 w 53"/>
                              <a:gd name="T62" fmla="+- 0 307 304"/>
                              <a:gd name="T63" fmla="*/ 307 h 53"/>
                              <a:gd name="T64" fmla="+- 0 9875 9842"/>
                              <a:gd name="T65" fmla="*/ T64 w 53"/>
                              <a:gd name="T66" fmla="+- 0 304 304"/>
                              <a:gd name="T67" fmla="*/ 304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53">
                                <a:moveTo>
                                  <a:pt x="33" y="0"/>
                                </a:moveTo>
                                <a:lnTo>
                                  <a:pt x="19" y="0"/>
                                </a:lnTo>
                                <a:lnTo>
                                  <a:pt x="12" y="3"/>
                                </a:lnTo>
                                <a:lnTo>
                                  <a:pt x="2" y="13"/>
                                </a:lnTo>
                                <a:lnTo>
                                  <a:pt x="0" y="20"/>
                                </a:lnTo>
                                <a:lnTo>
                                  <a:pt x="0" y="34"/>
                                </a:lnTo>
                                <a:lnTo>
                                  <a:pt x="2" y="40"/>
                                </a:lnTo>
                                <a:lnTo>
                                  <a:pt x="12" y="50"/>
                                </a:lnTo>
                                <a:lnTo>
                                  <a:pt x="19" y="53"/>
                                </a:lnTo>
                                <a:lnTo>
                                  <a:pt x="33" y="53"/>
                                </a:lnTo>
                                <a:lnTo>
                                  <a:pt x="39" y="50"/>
                                </a:lnTo>
                                <a:lnTo>
                                  <a:pt x="49" y="40"/>
                                </a:lnTo>
                                <a:lnTo>
                                  <a:pt x="52" y="34"/>
                                </a:lnTo>
                                <a:lnTo>
                                  <a:pt x="52" y="20"/>
                                </a:lnTo>
                                <a:lnTo>
                                  <a:pt x="49" y="13"/>
                                </a:lnTo>
                                <a:lnTo>
                                  <a:pt x="39" y="3"/>
                                </a:lnTo>
                                <a:lnTo>
                                  <a:pt x="33"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59"/>
                        <wps:cNvSpPr>
                          <a:spLocks/>
                        </wps:cNvSpPr>
                        <wps:spPr bwMode="auto">
                          <a:xfrm>
                            <a:off x="9842" y="304"/>
                            <a:ext cx="53" cy="53"/>
                          </a:xfrm>
                          <a:custGeom>
                            <a:avLst/>
                            <a:gdLst>
                              <a:gd name="T0" fmla="+- 0 9868 9842"/>
                              <a:gd name="T1" fmla="*/ T0 w 53"/>
                              <a:gd name="T2" fmla="+- 0 357 304"/>
                              <a:gd name="T3" fmla="*/ 357 h 53"/>
                              <a:gd name="T4" fmla="+- 0 9875 9842"/>
                              <a:gd name="T5" fmla="*/ T4 w 53"/>
                              <a:gd name="T6" fmla="+- 0 357 304"/>
                              <a:gd name="T7" fmla="*/ 357 h 53"/>
                              <a:gd name="T8" fmla="+- 0 9881 9842"/>
                              <a:gd name="T9" fmla="*/ T8 w 53"/>
                              <a:gd name="T10" fmla="+- 0 354 304"/>
                              <a:gd name="T11" fmla="*/ 354 h 53"/>
                              <a:gd name="T12" fmla="+- 0 9886 9842"/>
                              <a:gd name="T13" fmla="*/ T12 w 53"/>
                              <a:gd name="T14" fmla="+- 0 349 304"/>
                              <a:gd name="T15" fmla="*/ 349 h 53"/>
                              <a:gd name="T16" fmla="+- 0 9891 9842"/>
                              <a:gd name="T17" fmla="*/ T16 w 53"/>
                              <a:gd name="T18" fmla="+- 0 344 304"/>
                              <a:gd name="T19" fmla="*/ 344 h 53"/>
                              <a:gd name="T20" fmla="+- 0 9894 9842"/>
                              <a:gd name="T21" fmla="*/ T20 w 53"/>
                              <a:gd name="T22" fmla="+- 0 338 304"/>
                              <a:gd name="T23" fmla="*/ 338 h 53"/>
                              <a:gd name="T24" fmla="+- 0 9894 9842"/>
                              <a:gd name="T25" fmla="*/ T24 w 53"/>
                              <a:gd name="T26" fmla="+- 0 331 304"/>
                              <a:gd name="T27" fmla="*/ 331 h 53"/>
                              <a:gd name="T28" fmla="+- 0 9894 9842"/>
                              <a:gd name="T29" fmla="*/ T28 w 53"/>
                              <a:gd name="T30" fmla="+- 0 324 304"/>
                              <a:gd name="T31" fmla="*/ 324 h 53"/>
                              <a:gd name="T32" fmla="+- 0 9891 9842"/>
                              <a:gd name="T33" fmla="*/ T32 w 53"/>
                              <a:gd name="T34" fmla="+- 0 317 304"/>
                              <a:gd name="T35" fmla="*/ 317 h 53"/>
                              <a:gd name="T36" fmla="+- 0 9886 9842"/>
                              <a:gd name="T37" fmla="*/ T36 w 53"/>
                              <a:gd name="T38" fmla="+- 0 312 304"/>
                              <a:gd name="T39" fmla="*/ 312 h 53"/>
                              <a:gd name="T40" fmla="+- 0 9881 9842"/>
                              <a:gd name="T41" fmla="*/ T40 w 53"/>
                              <a:gd name="T42" fmla="+- 0 307 304"/>
                              <a:gd name="T43" fmla="*/ 307 h 53"/>
                              <a:gd name="T44" fmla="+- 0 9875 9842"/>
                              <a:gd name="T45" fmla="*/ T44 w 53"/>
                              <a:gd name="T46" fmla="+- 0 304 304"/>
                              <a:gd name="T47" fmla="*/ 304 h 53"/>
                              <a:gd name="T48" fmla="+- 0 9868 9842"/>
                              <a:gd name="T49" fmla="*/ T48 w 53"/>
                              <a:gd name="T50" fmla="+- 0 304 304"/>
                              <a:gd name="T51" fmla="*/ 304 h 53"/>
                              <a:gd name="T52" fmla="+- 0 9861 9842"/>
                              <a:gd name="T53" fmla="*/ T52 w 53"/>
                              <a:gd name="T54" fmla="+- 0 304 304"/>
                              <a:gd name="T55" fmla="*/ 304 h 53"/>
                              <a:gd name="T56" fmla="+- 0 9854 9842"/>
                              <a:gd name="T57" fmla="*/ T56 w 53"/>
                              <a:gd name="T58" fmla="+- 0 307 304"/>
                              <a:gd name="T59" fmla="*/ 307 h 53"/>
                              <a:gd name="T60" fmla="+- 0 9849 9842"/>
                              <a:gd name="T61" fmla="*/ T60 w 53"/>
                              <a:gd name="T62" fmla="+- 0 312 304"/>
                              <a:gd name="T63" fmla="*/ 312 h 53"/>
                              <a:gd name="T64" fmla="+- 0 9844 9842"/>
                              <a:gd name="T65" fmla="*/ T64 w 53"/>
                              <a:gd name="T66" fmla="+- 0 317 304"/>
                              <a:gd name="T67" fmla="*/ 317 h 53"/>
                              <a:gd name="T68" fmla="+- 0 9842 9842"/>
                              <a:gd name="T69" fmla="*/ T68 w 53"/>
                              <a:gd name="T70" fmla="+- 0 324 304"/>
                              <a:gd name="T71" fmla="*/ 324 h 53"/>
                              <a:gd name="T72" fmla="+- 0 9842 9842"/>
                              <a:gd name="T73" fmla="*/ T72 w 53"/>
                              <a:gd name="T74" fmla="+- 0 331 304"/>
                              <a:gd name="T75" fmla="*/ 331 h 53"/>
                              <a:gd name="T76" fmla="+- 0 9842 9842"/>
                              <a:gd name="T77" fmla="*/ T76 w 53"/>
                              <a:gd name="T78" fmla="+- 0 338 304"/>
                              <a:gd name="T79" fmla="*/ 338 h 53"/>
                              <a:gd name="T80" fmla="+- 0 9844 9842"/>
                              <a:gd name="T81" fmla="*/ T80 w 53"/>
                              <a:gd name="T82" fmla="+- 0 344 304"/>
                              <a:gd name="T83" fmla="*/ 344 h 53"/>
                              <a:gd name="T84" fmla="+- 0 9849 9842"/>
                              <a:gd name="T85" fmla="*/ T84 w 53"/>
                              <a:gd name="T86" fmla="+- 0 349 304"/>
                              <a:gd name="T87" fmla="*/ 349 h 53"/>
                              <a:gd name="T88" fmla="+- 0 9854 9842"/>
                              <a:gd name="T89" fmla="*/ T88 w 53"/>
                              <a:gd name="T90" fmla="+- 0 354 304"/>
                              <a:gd name="T91" fmla="*/ 354 h 53"/>
                              <a:gd name="T92" fmla="+- 0 9861 9842"/>
                              <a:gd name="T93" fmla="*/ T92 w 53"/>
                              <a:gd name="T94" fmla="+- 0 357 304"/>
                              <a:gd name="T95" fmla="*/ 357 h 53"/>
                              <a:gd name="T96" fmla="+- 0 9868 9842"/>
                              <a:gd name="T97" fmla="*/ T96 w 53"/>
                              <a:gd name="T98" fmla="+- 0 357 304"/>
                              <a:gd name="T99" fmla="*/ 357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 h="53">
                                <a:moveTo>
                                  <a:pt x="26" y="53"/>
                                </a:moveTo>
                                <a:lnTo>
                                  <a:pt x="33" y="53"/>
                                </a:lnTo>
                                <a:lnTo>
                                  <a:pt x="39" y="50"/>
                                </a:lnTo>
                                <a:lnTo>
                                  <a:pt x="44" y="45"/>
                                </a:lnTo>
                                <a:lnTo>
                                  <a:pt x="49" y="40"/>
                                </a:lnTo>
                                <a:lnTo>
                                  <a:pt x="52" y="34"/>
                                </a:lnTo>
                                <a:lnTo>
                                  <a:pt x="52" y="27"/>
                                </a:lnTo>
                                <a:lnTo>
                                  <a:pt x="52" y="20"/>
                                </a:lnTo>
                                <a:lnTo>
                                  <a:pt x="49" y="13"/>
                                </a:lnTo>
                                <a:lnTo>
                                  <a:pt x="44" y="8"/>
                                </a:lnTo>
                                <a:lnTo>
                                  <a:pt x="39" y="3"/>
                                </a:lnTo>
                                <a:lnTo>
                                  <a:pt x="33" y="0"/>
                                </a:lnTo>
                                <a:lnTo>
                                  <a:pt x="26" y="0"/>
                                </a:lnTo>
                                <a:lnTo>
                                  <a:pt x="19" y="0"/>
                                </a:lnTo>
                                <a:lnTo>
                                  <a:pt x="12" y="3"/>
                                </a:lnTo>
                                <a:lnTo>
                                  <a:pt x="7" y="8"/>
                                </a:lnTo>
                                <a:lnTo>
                                  <a:pt x="2" y="13"/>
                                </a:lnTo>
                                <a:lnTo>
                                  <a:pt x="0" y="20"/>
                                </a:lnTo>
                                <a:lnTo>
                                  <a:pt x="0" y="27"/>
                                </a:lnTo>
                                <a:lnTo>
                                  <a:pt x="0" y="34"/>
                                </a:lnTo>
                                <a:lnTo>
                                  <a:pt x="2" y="40"/>
                                </a:lnTo>
                                <a:lnTo>
                                  <a:pt x="7" y="45"/>
                                </a:lnTo>
                                <a:lnTo>
                                  <a:pt x="12" y="50"/>
                                </a:lnTo>
                                <a:lnTo>
                                  <a:pt x="19" y="53"/>
                                </a:lnTo>
                                <a:lnTo>
                                  <a:pt x="26" y="53"/>
                                </a:lnTo>
                                <a:close/>
                              </a:path>
                            </a:pathLst>
                          </a:custGeom>
                          <a:noFill/>
                          <a:ln w="333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Freeform 158"/>
                        <wps:cNvSpPr>
                          <a:spLocks/>
                        </wps:cNvSpPr>
                        <wps:spPr bwMode="auto">
                          <a:xfrm>
                            <a:off x="9402" y="675"/>
                            <a:ext cx="53" cy="53"/>
                          </a:xfrm>
                          <a:custGeom>
                            <a:avLst/>
                            <a:gdLst>
                              <a:gd name="T0" fmla="+- 0 9436 9402"/>
                              <a:gd name="T1" fmla="*/ T0 w 53"/>
                              <a:gd name="T2" fmla="+- 0 675 675"/>
                              <a:gd name="T3" fmla="*/ 675 h 53"/>
                              <a:gd name="T4" fmla="+- 0 9422 9402"/>
                              <a:gd name="T5" fmla="*/ T4 w 53"/>
                              <a:gd name="T6" fmla="+- 0 675 675"/>
                              <a:gd name="T7" fmla="*/ 675 h 53"/>
                              <a:gd name="T8" fmla="+- 0 9415 9402"/>
                              <a:gd name="T9" fmla="*/ T8 w 53"/>
                              <a:gd name="T10" fmla="+- 0 677 675"/>
                              <a:gd name="T11" fmla="*/ 677 h 53"/>
                              <a:gd name="T12" fmla="+- 0 9405 9402"/>
                              <a:gd name="T13" fmla="*/ T12 w 53"/>
                              <a:gd name="T14" fmla="+- 0 687 675"/>
                              <a:gd name="T15" fmla="*/ 687 h 53"/>
                              <a:gd name="T16" fmla="+- 0 9402 9402"/>
                              <a:gd name="T17" fmla="*/ T16 w 53"/>
                              <a:gd name="T18" fmla="+- 0 694 675"/>
                              <a:gd name="T19" fmla="*/ 694 h 53"/>
                              <a:gd name="T20" fmla="+- 0 9402 9402"/>
                              <a:gd name="T21" fmla="*/ T20 w 53"/>
                              <a:gd name="T22" fmla="+- 0 708 675"/>
                              <a:gd name="T23" fmla="*/ 708 h 53"/>
                              <a:gd name="T24" fmla="+- 0 9405 9402"/>
                              <a:gd name="T25" fmla="*/ T24 w 53"/>
                              <a:gd name="T26" fmla="+- 0 714 675"/>
                              <a:gd name="T27" fmla="*/ 714 h 53"/>
                              <a:gd name="T28" fmla="+- 0 9415 9402"/>
                              <a:gd name="T29" fmla="*/ T28 w 53"/>
                              <a:gd name="T30" fmla="+- 0 724 675"/>
                              <a:gd name="T31" fmla="*/ 724 h 53"/>
                              <a:gd name="T32" fmla="+- 0 9422 9402"/>
                              <a:gd name="T33" fmla="*/ T32 w 53"/>
                              <a:gd name="T34" fmla="+- 0 727 675"/>
                              <a:gd name="T35" fmla="*/ 727 h 53"/>
                              <a:gd name="T36" fmla="+- 0 9436 9402"/>
                              <a:gd name="T37" fmla="*/ T36 w 53"/>
                              <a:gd name="T38" fmla="+- 0 727 675"/>
                              <a:gd name="T39" fmla="*/ 727 h 53"/>
                              <a:gd name="T40" fmla="+- 0 9442 9402"/>
                              <a:gd name="T41" fmla="*/ T40 w 53"/>
                              <a:gd name="T42" fmla="+- 0 724 675"/>
                              <a:gd name="T43" fmla="*/ 724 h 53"/>
                              <a:gd name="T44" fmla="+- 0 9452 9402"/>
                              <a:gd name="T45" fmla="*/ T44 w 53"/>
                              <a:gd name="T46" fmla="+- 0 714 675"/>
                              <a:gd name="T47" fmla="*/ 714 h 53"/>
                              <a:gd name="T48" fmla="+- 0 9455 9402"/>
                              <a:gd name="T49" fmla="*/ T48 w 53"/>
                              <a:gd name="T50" fmla="+- 0 708 675"/>
                              <a:gd name="T51" fmla="*/ 708 h 53"/>
                              <a:gd name="T52" fmla="+- 0 9455 9402"/>
                              <a:gd name="T53" fmla="*/ T52 w 53"/>
                              <a:gd name="T54" fmla="+- 0 694 675"/>
                              <a:gd name="T55" fmla="*/ 694 h 53"/>
                              <a:gd name="T56" fmla="+- 0 9452 9402"/>
                              <a:gd name="T57" fmla="*/ T56 w 53"/>
                              <a:gd name="T58" fmla="+- 0 687 675"/>
                              <a:gd name="T59" fmla="*/ 687 h 53"/>
                              <a:gd name="T60" fmla="+- 0 9442 9402"/>
                              <a:gd name="T61" fmla="*/ T60 w 53"/>
                              <a:gd name="T62" fmla="+- 0 677 675"/>
                              <a:gd name="T63" fmla="*/ 677 h 53"/>
                              <a:gd name="T64" fmla="+- 0 9436 9402"/>
                              <a:gd name="T65" fmla="*/ T64 w 53"/>
                              <a:gd name="T66" fmla="+- 0 675 675"/>
                              <a:gd name="T67" fmla="*/ 675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53">
                                <a:moveTo>
                                  <a:pt x="34" y="0"/>
                                </a:moveTo>
                                <a:lnTo>
                                  <a:pt x="20" y="0"/>
                                </a:lnTo>
                                <a:lnTo>
                                  <a:pt x="13" y="2"/>
                                </a:lnTo>
                                <a:lnTo>
                                  <a:pt x="3" y="12"/>
                                </a:lnTo>
                                <a:lnTo>
                                  <a:pt x="0" y="19"/>
                                </a:lnTo>
                                <a:lnTo>
                                  <a:pt x="0" y="33"/>
                                </a:lnTo>
                                <a:lnTo>
                                  <a:pt x="3" y="39"/>
                                </a:lnTo>
                                <a:lnTo>
                                  <a:pt x="13" y="49"/>
                                </a:lnTo>
                                <a:lnTo>
                                  <a:pt x="20" y="52"/>
                                </a:lnTo>
                                <a:lnTo>
                                  <a:pt x="34" y="52"/>
                                </a:lnTo>
                                <a:lnTo>
                                  <a:pt x="40" y="49"/>
                                </a:lnTo>
                                <a:lnTo>
                                  <a:pt x="50" y="39"/>
                                </a:lnTo>
                                <a:lnTo>
                                  <a:pt x="53" y="33"/>
                                </a:lnTo>
                                <a:lnTo>
                                  <a:pt x="53" y="19"/>
                                </a:lnTo>
                                <a:lnTo>
                                  <a:pt x="50" y="12"/>
                                </a:lnTo>
                                <a:lnTo>
                                  <a:pt x="40" y="2"/>
                                </a:lnTo>
                                <a:lnTo>
                                  <a:pt x="34"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57"/>
                        <wps:cNvSpPr>
                          <a:spLocks/>
                        </wps:cNvSpPr>
                        <wps:spPr bwMode="auto">
                          <a:xfrm>
                            <a:off x="9402" y="675"/>
                            <a:ext cx="53" cy="53"/>
                          </a:xfrm>
                          <a:custGeom>
                            <a:avLst/>
                            <a:gdLst>
                              <a:gd name="T0" fmla="+- 0 9429 9402"/>
                              <a:gd name="T1" fmla="*/ T0 w 53"/>
                              <a:gd name="T2" fmla="+- 0 727 675"/>
                              <a:gd name="T3" fmla="*/ 727 h 53"/>
                              <a:gd name="T4" fmla="+- 0 9436 9402"/>
                              <a:gd name="T5" fmla="*/ T4 w 53"/>
                              <a:gd name="T6" fmla="+- 0 727 675"/>
                              <a:gd name="T7" fmla="*/ 727 h 53"/>
                              <a:gd name="T8" fmla="+- 0 9442 9402"/>
                              <a:gd name="T9" fmla="*/ T8 w 53"/>
                              <a:gd name="T10" fmla="+- 0 724 675"/>
                              <a:gd name="T11" fmla="*/ 724 h 53"/>
                              <a:gd name="T12" fmla="+- 0 9447 9402"/>
                              <a:gd name="T13" fmla="*/ T12 w 53"/>
                              <a:gd name="T14" fmla="+- 0 719 675"/>
                              <a:gd name="T15" fmla="*/ 719 h 53"/>
                              <a:gd name="T16" fmla="+- 0 9452 9402"/>
                              <a:gd name="T17" fmla="*/ T16 w 53"/>
                              <a:gd name="T18" fmla="+- 0 714 675"/>
                              <a:gd name="T19" fmla="*/ 714 h 53"/>
                              <a:gd name="T20" fmla="+- 0 9455 9402"/>
                              <a:gd name="T21" fmla="*/ T20 w 53"/>
                              <a:gd name="T22" fmla="+- 0 708 675"/>
                              <a:gd name="T23" fmla="*/ 708 h 53"/>
                              <a:gd name="T24" fmla="+- 0 9455 9402"/>
                              <a:gd name="T25" fmla="*/ T24 w 53"/>
                              <a:gd name="T26" fmla="+- 0 701 675"/>
                              <a:gd name="T27" fmla="*/ 701 h 53"/>
                              <a:gd name="T28" fmla="+- 0 9455 9402"/>
                              <a:gd name="T29" fmla="*/ T28 w 53"/>
                              <a:gd name="T30" fmla="+- 0 694 675"/>
                              <a:gd name="T31" fmla="*/ 694 h 53"/>
                              <a:gd name="T32" fmla="+- 0 9452 9402"/>
                              <a:gd name="T33" fmla="*/ T32 w 53"/>
                              <a:gd name="T34" fmla="+- 0 687 675"/>
                              <a:gd name="T35" fmla="*/ 687 h 53"/>
                              <a:gd name="T36" fmla="+- 0 9447 9402"/>
                              <a:gd name="T37" fmla="*/ T36 w 53"/>
                              <a:gd name="T38" fmla="+- 0 682 675"/>
                              <a:gd name="T39" fmla="*/ 682 h 53"/>
                              <a:gd name="T40" fmla="+- 0 9442 9402"/>
                              <a:gd name="T41" fmla="*/ T40 w 53"/>
                              <a:gd name="T42" fmla="+- 0 677 675"/>
                              <a:gd name="T43" fmla="*/ 677 h 53"/>
                              <a:gd name="T44" fmla="+- 0 9436 9402"/>
                              <a:gd name="T45" fmla="*/ T44 w 53"/>
                              <a:gd name="T46" fmla="+- 0 675 675"/>
                              <a:gd name="T47" fmla="*/ 675 h 53"/>
                              <a:gd name="T48" fmla="+- 0 9429 9402"/>
                              <a:gd name="T49" fmla="*/ T48 w 53"/>
                              <a:gd name="T50" fmla="+- 0 675 675"/>
                              <a:gd name="T51" fmla="*/ 675 h 53"/>
                              <a:gd name="T52" fmla="+- 0 9422 9402"/>
                              <a:gd name="T53" fmla="*/ T52 w 53"/>
                              <a:gd name="T54" fmla="+- 0 675 675"/>
                              <a:gd name="T55" fmla="*/ 675 h 53"/>
                              <a:gd name="T56" fmla="+- 0 9415 9402"/>
                              <a:gd name="T57" fmla="*/ T56 w 53"/>
                              <a:gd name="T58" fmla="+- 0 677 675"/>
                              <a:gd name="T59" fmla="*/ 677 h 53"/>
                              <a:gd name="T60" fmla="+- 0 9410 9402"/>
                              <a:gd name="T61" fmla="*/ T60 w 53"/>
                              <a:gd name="T62" fmla="+- 0 682 675"/>
                              <a:gd name="T63" fmla="*/ 682 h 53"/>
                              <a:gd name="T64" fmla="+- 0 9405 9402"/>
                              <a:gd name="T65" fmla="*/ T64 w 53"/>
                              <a:gd name="T66" fmla="+- 0 687 675"/>
                              <a:gd name="T67" fmla="*/ 687 h 53"/>
                              <a:gd name="T68" fmla="+- 0 9402 9402"/>
                              <a:gd name="T69" fmla="*/ T68 w 53"/>
                              <a:gd name="T70" fmla="+- 0 694 675"/>
                              <a:gd name="T71" fmla="*/ 694 h 53"/>
                              <a:gd name="T72" fmla="+- 0 9402 9402"/>
                              <a:gd name="T73" fmla="*/ T72 w 53"/>
                              <a:gd name="T74" fmla="+- 0 701 675"/>
                              <a:gd name="T75" fmla="*/ 701 h 53"/>
                              <a:gd name="T76" fmla="+- 0 9402 9402"/>
                              <a:gd name="T77" fmla="*/ T76 w 53"/>
                              <a:gd name="T78" fmla="+- 0 708 675"/>
                              <a:gd name="T79" fmla="*/ 708 h 53"/>
                              <a:gd name="T80" fmla="+- 0 9405 9402"/>
                              <a:gd name="T81" fmla="*/ T80 w 53"/>
                              <a:gd name="T82" fmla="+- 0 714 675"/>
                              <a:gd name="T83" fmla="*/ 714 h 53"/>
                              <a:gd name="T84" fmla="+- 0 9410 9402"/>
                              <a:gd name="T85" fmla="*/ T84 w 53"/>
                              <a:gd name="T86" fmla="+- 0 719 675"/>
                              <a:gd name="T87" fmla="*/ 719 h 53"/>
                              <a:gd name="T88" fmla="+- 0 9415 9402"/>
                              <a:gd name="T89" fmla="*/ T88 w 53"/>
                              <a:gd name="T90" fmla="+- 0 724 675"/>
                              <a:gd name="T91" fmla="*/ 724 h 53"/>
                              <a:gd name="T92" fmla="+- 0 9422 9402"/>
                              <a:gd name="T93" fmla="*/ T92 w 53"/>
                              <a:gd name="T94" fmla="+- 0 727 675"/>
                              <a:gd name="T95" fmla="*/ 727 h 53"/>
                              <a:gd name="T96" fmla="+- 0 9429 9402"/>
                              <a:gd name="T97" fmla="*/ T96 w 53"/>
                              <a:gd name="T98" fmla="+- 0 727 675"/>
                              <a:gd name="T99" fmla="*/ 727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 h="53">
                                <a:moveTo>
                                  <a:pt x="27" y="52"/>
                                </a:moveTo>
                                <a:lnTo>
                                  <a:pt x="34" y="52"/>
                                </a:lnTo>
                                <a:lnTo>
                                  <a:pt x="40" y="49"/>
                                </a:lnTo>
                                <a:lnTo>
                                  <a:pt x="45" y="44"/>
                                </a:lnTo>
                                <a:lnTo>
                                  <a:pt x="50" y="39"/>
                                </a:lnTo>
                                <a:lnTo>
                                  <a:pt x="53" y="33"/>
                                </a:lnTo>
                                <a:lnTo>
                                  <a:pt x="53" y="26"/>
                                </a:lnTo>
                                <a:lnTo>
                                  <a:pt x="53" y="19"/>
                                </a:lnTo>
                                <a:lnTo>
                                  <a:pt x="50" y="12"/>
                                </a:lnTo>
                                <a:lnTo>
                                  <a:pt x="45" y="7"/>
                                </a:lnTo>
                                <a:lnTo>
                                  <a:pt x="40" y="2"/>
                                </a:lnTo>
                                <a:lnTo>
                                  <a:pt x="34" y="0"/>
                                </a:lnTo>
                                <a:lnTo>
                                  <a:pt x="27" y="0"/>
                                </a:lnTo>
                                <a:lnTo>
                                  <a:pt x="20" y="0"/>
                                </a:lnTo>
                                <a:lnTo>
                                  <a:pt x="13" y="2"/>
                                </a:lnTo>
                                <a:lnTo>
                                  <a:pt x="8" y="7"/>
                                </a:lnTo>
                                <a:lnTo>
                                  <a:pt x="3" y="12"/>
                                </a:lnTo>
                                <a:lnTo>
                                  <a:pt x="0" y="19"/>
                                </a:lnTo>
                                <a:lnTo>
                                  <a:pt x="0" y="26"/>
                                </a:lnTo>
                                <a:lnTo>
                                  <a:pt x="0" y="33"/>
                                </a:lnTo>
                                <a:lnTo>
                                  <a:pt x="3" y="39"/>
                                </a:lnTo>
                                <a:lnTo>
                                  <a:pt x="8" y="44"/>
                                </a:lnTo>
                                <a:lnTo>
                                  <a:pt x="13" y="49"/>
                                </a:lnTo>
                                <a:lnTo>
                                  <a:pt x="20" y="52"/>
                                </a:lnTo>
                                <a:lnTo>
                                  <a:pt x="27" y="52"/>
                                </a:lnTo>
                                <a:close/>
                              </a:path>
                            </a:pathLst>
                          </a:custGeom>
                          <a:noFill/>
                          <a:ln w="333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Freeform 156"/>
                        <wps:cNvSpPr>
                          <a:spLocks/>
                        </wps:cNvSpPr>
                        <wps:spPr bwMode="auto">
                          <a:xfrm>
                            <a:off x="8963" y="941"/>
                            <a:ext cx="53" cy="53"/>
                          </a:xfrm>
                          <a:custGeom>
                            <a:avLst/>
                            <a:gdLst>
                              <a:gd name="T0" fmla="+- 0 8996 8963"/>
                              <a:gd name="T1" fmla="*/ T0 w 53"/>
                              <a:gd name="T2" fmla="+- 0 941 941"/>
                              <a:gd name="T3" fmla="*/ 941 h 53"/>
                              <a:gd name="T4" fmla="+- 0 8982 8963"/>
                              <a:gd name="T5" fmla="*/ T4 w 53"/>
                              <a:gd name="T6" fmla="+- 0 941 941"/>
                              <a:gd name="T7" fmla="*/ 941 h 53"/>
                              <a:gd name="T8" fmla="+- 0 8976 8963"/>
                              <a:gd name="T9" fmla="*/ T8 w 53"/>
                              <a:gd name="T10" fmla="+- 0 943 941"/>
                              <a:gd name="T11" fmla="*/ 943 h 53"/>
                              <a:gd name="T12" fmla="+- 0 8966 8963"/>
                              <a:gd name="T13" fmla="*/ T12 w 53"/>
                              <a:gd name="T14" fmla="+- 0 953 941"/>
                              <a:gd name="T15" fmla="*/ 953 h 53"/>
                              <a:gd name="T16" fmla="+- 0 8963 8963"/>
                              <a:gd name="T17" fmla="*/ T16 w 53"/>
                              <a:gd name="T18" fmla="+- 0 960 941"/>
                              <a:gd name="T19" fmla="*/ 960 h 53"/>
                              <a:gd name="T20" fmla="+- 0 8963 8963"/>
                              <a:gd name="T21" fmla="*/ T20 w 53"/>
                              <a:gd name="T22" fmla="+- 0 974 941"/>
                              <a:gd name="T23" fmla="*/ 974 h 53"/>
                              <a:gd name="T24" fmla="+- 0 8966 8963"/>
                              <a:gd name="T25" fmla="*/ T24 w 53"/>
                              <a:gd name="T26" fmla="+- 0 980 941"/>
                              <a:gd name="T27" fmla="*/ 980 h 53"/>
                              <a:gd name="T28" fmla="+- 0 8976 8963"/>
                              <a:gd name="T29" fmla="*/ T28 w 53"/>
                              <a:gd name="T30" fmla="+- 0 990 941"/>
                              <a:gd name="T31" fmla="*/ 990 h 53"/>
                              <a:gd name="T32" fmla="+- 0 8982 8963"/>
                              <a:gd name="T33" fmla="*/ T32 w 53"/>
                              <a:gd name="T34" fmla="+- 0 993 941"/>
                              <a:gd name="T35" fmla="*/ 993 h 53"/>
                              <a:gd name="T36" fmla="+- 0 8996 8963"/>
                              <a:gd name="T37" fmla="*/ T36 w 53"/>
                              <a:gd name="T38" fmla="+- 0 993 941"/>
                              <a:gd name="T39" fmla="*/ 993 h 53"/>
                              <a:gd name="T40" fmla="+- 0 9003 8963"/>
                              <a:gd name="T41" fmla="*/ T40 w 53"/>
                              <a:gd name="T42" fmla="+- 0 990 941"/>
                              <a:gd name="T43" fmla="*/ 990 h 53"/>
                              <a:gd name="T44" fmla="+- 0 9013 8963"/>
                              <a:gd name="T45" fmla="*/ T44 w 53"/>
                              <a:gd name="T46" fmla="+- 0 980 941"/>
                              <a:gd name="T47" fmla="*/ 980 h 53"/>
                              <a:gd name="T48" fmla="+- 0 9016 8963"/>
                              <a:gd name="T49" fmla="*/ T48 w 53"/>
                              <a:gd name="T50" fmla="+- 0 974 941"/>
                              <a:gd name="T51" fmla="*/ 974 h 53"/>
                              <a:gd name="T52" fmla="+- 0 9016 8963"/>
                              <a:gd name="T53" fmla="*/ T52 w 53"/>
                              <a:gd name="T54" fmla="+- 0 960 941"/>
                              <a:gd name="T55" fmla="*/ 960 h 53"/>
                              <a:gd name="T56" fmla="+- 0 9013 8963"/>
                              <a:gd name="T57" fmla="*/ T56 w 53"/>
                              <a:gd name="T58" fmla="+- 0 953 941"/>
                              <a:gd name="T59" fmla="*/ 953 h 53"/>
                              <a:gd name="T60" fmla="+- 0 9003 8963"/>
                              <a:gd name="T61" fmla="*/ T60 w 53"/>
                              <a:gd name="T62" fmla="+- 0 943 941"/>
                              <a:gd name="T63" fmla="*/ 943 h 53"/>
                              <a:gd name="T64" fmla="+- 0 8996 8963"/>
                              <a:gd name="T65" fmla="*/ T64 w 53"/>
                              <a:gd name="T66" fmla="+- 0 941 941"/>
                              <a:gd name="T67" fmla="*/ 941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53">
                                <a:moveTo>
                                  <a:pt x="33" y="0"/>
                                </a:moveTo>
                                <a:lnTo>
                                  <a:pt x="19" y="0"/>
                                </a:lnTo>
                                <a:lnTo>
                                  <a:pt x="13" y="2"/>
                                </a:lnTo>
                                <a:lnTo>
                                  <a:pt x="3" y="12"/>
                                </a:lnTo>
                                <a:lnTo>
                                  <a:pt x="0" y="19"/>
                                </a:lnTo>
                                <a:lnTo>
                                  <a:pt x="0" y="33"/>
                                </a:lnTo>
                                <a:lnTo>
                                  <a:pt x="3" y="39"/>
                                </a:lnTo>
                                <a:lnTo>
                                  <a:pt x="13" y="49"/>
                                </a:lnTo>
                                <a:lnTo>
                                  <a:pt x="19" y="52"/>
                                </a:lnTo>
                                <a:lnTo>
                                  <a:pt x="33" y="52"/>
                                </a:lnTo>
                                <a:lnTo>
                                  <a:pt x="40" y="49"/>
                                </a:lnTo>
                                <a:lnTo>
                                  <a:pt x="50" y="39"/>
                                </a:lnTo>
                                <a:lnTo>
                                  <a:pt x="53" y="33"/>
                                </a:lnTo>
                                <a:lnTo>
                                  <a:pt x="53" y="19"/>
                                </a:lnTo>
                                <a:lnTo>
                                  <a:pt x="50" y="12"/>
                                </a:lnTo>
                                <a:lnTo>
                                  <a:pt x="40" y="2"/>
                                </a:lnTo>
                                <a:lnTo>
                                  <a:pt x="33"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55"/>
                        <wps:cNvSpPr>
                          <a:spLocks/>
                        </wps:cNvSpPr>
                        <wps:spPr bwMode="auto">
                          <a:xfrm>
                            <a:off x="8963" y="941"/>
                            <a:ext cx="53" cy="53"/>
                          </a:xfrm>
                          <a:custGeom>
                            <a:avLst/>
                            <a:gdLst>
                              <a:gd name="T0" fmla="+- 0 8989 8963"/>
                              <a:gd name="T1" fmla="*/ T0 w 53"/>
                              <a:gd name="T2" fmla="+- 0 993 941"/>
                              <a:gd name="T3" fmla="*/ 993 h 53"/>
                              <a:gd name="T4" fmla="+- 0 8996 8963"/>
                              <a:gd name="T5" fmla="*/ T4 w 53"/>
                              <a:gd name="T6" fmla="+- 0 993 941"/>
                              <a:gd name="T7" fmla="*/ 993 h 53"/>
                              <a:gd name="T8" fmla="+- 0 9003 8963"/>
                              <a:gd name="T9" fmla="*/ T8 w 53"/>
                              <a:gd name="T10" fmla="+- 0 990 941"/>
                              <a:gd name="T11" fmla="*/ 990 h 53"/>
                              <a:gd name="T12" fmla="+- 0 9008 8963"/>
                              <a:gd name="T13" fmla="*/ T12 w 53"/>
                              <a:gd name="T14" fmla="+- 0 985 941"/>
                              <a:gd name="T15" fmla="*/ 985 h 53"/>
                              <a:gd name="T16" fmla="+- 0 9013 8963"/>
                              <a:gd name="T17" fmla="*/ T16 w 53"/>
                              <a:gd name="T18" fmla="+- 0 980 941"/>
                              <a:gd name="T19" fmla="*/ 980 h 53"/>
                              <a:gd name="T20" fmla="+- 0 9016 8963"/>
                              <a:gd name="T21" fmla="*/ T20 w 53"/>
                              <a:gd name="T22" fmla="+- 0 974 941"/>
                              <a:gd name="T23" fmla="*/ 974 h 53"/>
                              <a:gd name="T24" fmla="+- 0 9016 8963"/>
                              <a:gd name="T25" fmla="*/ T24 w 53"/>
                              <a:gd name="T26" fmla="+- 0 967 941"/>
                              <a:gd name="T27" fmla="*/ 967 h 53"/>
                              <a:gd name="T28" fmla="+- 0 9016 8963"/>
                              <a:gd name="T29" fmla="*/ T28 w 53"/>
                              <a:gd name="T30" fmla="+- 0 960 941"/>
                              <a:gd name="T31" fmla="*/ 960 h 53"/>
                              <a:gd name="T32" fmla="+- 0 9013 8963"/>
                              <a:gd name="T33" fmla="*/ T32 w 53"/>
                              <a:gd name="T34" fmla="+- 0 953 941"/>
                              <a:gd name="T35" fmla="*/ 953 h 53"/>
                              <a:gd name="T36" fmla="+- 0 9008 8963"/>
                              <a:gd name="T37" fmla="*/ T36 w 53"/>
                              <a:gd name="T38" fmla="+- 0 948 941"/>
                              <a:gd name="T39" fmla="*/ 948 h 53"/>
                              <a:gd name="T40" fmla="+- 0 9003 8963"/>
                              <a:gd name="T41" fmla="*/ T40 w 53"/>
                              <a:gd name="T42" fmla="+- 0 943 941"/>
                              <a:gd name="T43" fmla="*/ 943 h 53"/>
                              <a:gd name="T44" fmla="+- 0 8996 8963"/>
                              <a:gd name="T45" fmla="*/ T44 w 53"/>
                              <a:gd name="T46" fmla="+- 0 941 941"/>
                              <a:gd name="T47" fmla="*/ 941 h 53"/>
                              <a:gd name="T48" fmla="+- 0 8989 8963"/>
                              <a:gd name="T49" fmla="*/ T48 w 53"/>
                              <a:gd name="T50" fmla="+- 0 941 941"/>
                              <a:gd name="T51" fmla="*/ 941 h 53"/>
                              <a:gd name="T52" fmla="+- 0 8982 8963"/>
                              <a:gd name="T53" fmla="*/ T52 w 53"/>
                              <a:gd name="T54" fmla="+- 0 941 941"/>
                              <a:gd name="T55" fmla="*/ 941 h 53"/>
                              <a:gd name="T56" fmla="+- 0 8976 8963"/>
                              <a:gd name="T57" fmla="*/ T56 w 53"/>
                              <a:gd name="T58" fmla="+- 0 943 941"/>
                              <a:gd name="T59" fmla="*/ 943 h 53"/>
                              <a:gd name="T60" fmla="+- 0 8971 8963"/>
                              <a:gd name="T61" fmla="*/ T60 w 53"/>
                              <a:gd name="T62" fmla="+- 0 948 941"/>
                              <a:gd name="T63" fmla="*/ 948 h 53"/>
                              <a:gd name="T64" fmla="+- 0 8966 8963"/>
                              <a:gd name="T65" fmla="*/ T64 w 53"/>
                              <a:gd name="T66" fmla="+- 0 953 941"/>
                              <a:gd name="T67" fmla="*/ 953 h 53"/>
                              <a:gd name="T68" fmla="+- 0 8963 8963"/>
                              <a:gd name="T69" fmla="*/ T68 w 53"/>
                              <a:gd name="T70" fmla="+- 0 960 941"/>
                              <a:gd name="T71" fmla="*/ 960 h 53"/>
                              <a:gd name="T72" fmla="+- 0 8963 8963"/>
                              <a:gd name="T73" fmla="*/ T72 w 53"/>
                              <a:gd name="T74" fmla="+- 0 967 941"/>
                              <a:gd name="T75" fmla="*/ 967 h 53"/>
                              <a:gd name="T76" fmla="+- 0 8963 8963"/>
                              <a:gd name="T77" fmla="*/ T76 w 53"/>
                              <a:gd name="T78" fmla="+- 0 974 941"/>
                              <a:gd name="T79" fmla="*/ 974 h 53"/>
                              <a:gd name="T80" fmla="+- 0 8966 8963"/>
                              <a:gd name="T81" fmla="*/ T80 w 53"/>
                              <a:gd name="T82" fmla="+- 0 980 941"/>
                              <a:gd name="T83" fmla="*/ 980 h 53"/>
                              <a:gd name="T84" fmla="+- 0 8971 8963"/>
                              <a:gd name="T85" fmla="*/ T84 w 53"/>
                              <a:gd name="T86" fmla="+- 0 985 941"/>
                              <a:gd name="T87" fmla="*/ 985 h 53"/>
                              <a:gd name="T88" fmla="+- 0 8976 8963"/>
                              <a:gd name="T89" fmla="*/ T88 w 53"/>
                              <a:gd name="T90" fmla="+- 0 990 941"/>
                              <a:gd name="T91" fmla="*/ 990 h 53"/>
                              <a:gd name="T92" fmla="+- 0 8982 8963"/>
                              <a:gd name="T93" fmla="*/ T92 w 53"/>
                              <a:gd name="T94" fmla="+- 0 993 941"/>
                              <a:gd name="T95" fmla="*/ 993 h 53"/>
                              <a:gd name="T96" fmla="+- 0 8989 8963"/>
                              <a:gd name="T97" fmla="*/ T96 w 53"/>
                              <a:gd name="T98" fmla="+- 0 993 941"/>
                              <a:gd name="T99" fmla="*/ 993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 h="53">
                                <a:moveTo>
                                  <a:pt x="26" y="52"/>
                                </a:moveTo>
                                <a:lnTo>
                                  <a:pt x="33" y="52"/>
                                </a:lnTo>
                                <a:lnTo>
                                  <a:pt x="40" y="49"/>
                                </a:lnTo>
                                <a:lnTo>
                                  <a:pt x="45" y="44"/>
                                </a:lnTo>
                                <a:lnTo>
                                  <a:pt x="50" y="39"/>
                                </a:lnTo>
                                <a:lnTo>
                                  <a:pt x="53" y="33"/>
                                </a:lnTo>
                                <a:lnTo>
                                  <a:pt x="53" y="26"/>
                                </a:lnTo>
                                <a:lnTo>
                                  <a:pt x="53" y="19"/>
                                </a:lnTo>
                                <a:lnTo>
                                  <a:pt x="50" y="12"/>
                                </a:lnTo>
                                <a:lnTo>
                                  <a:pt x="45" y="7"/>
                                </a:lnTo>
                                <a:lnTo>
                                  <a:pt x="40" y="2"/>
                                </a:lnTo>
                                <a:lnTo>
                                  <a:pt x="33" y="0"/>
                                </a:lnTo>
                                <a:lnTo>
                                  <a:pt x="26" y="0"/>
                                </a:lnTo>
                                <a:lnTo>
                                  <a:pt x="19" y="0"/>
                                </a:lnTo>
                                <a:lnTo>
                                  <a:pt x="13" y="2"/>
                                </a:lnTo>
                                <a:lnTo>
                                  <a:pt x="8" y="7"/>
                                </a:lnTo>
                                <a:lnTo>
                                  <a:pt x="3" y="12"/>
                                </a:lnTo>
                                <a:lnTo>
                                  <a:pt x="0" y="19"/>
                                </a:lnTo>
                                <a:lnTo>
                                  <a:pt x="0" y="26"/>
                                </a:lnTo>
                                <a:lnTo>
                                  <a:pt x="0" y="33"/>
                                </a:lnTo>
                                <a:lnTo>
                                  <a:pt x="3" y="39"/>
                                </a:lnTo>
                                <a:lnTo>
                                  <a:pt x="8" y="44"/>
                                </a:lnTo>
                                <a:lnTo>
                                  <a:pt x="13" y="49"/>
                                </a:lnTo>
                                <a:lnTo>
                                  <a:pt x="19" y="52"/>
                                </a:lnTo>
                                <a:lnTo>
                                  <a:pt x="26" y="52"/>
                                </a:lnTo>
                                <a:close/>
                              </a:path>
                            </a:pathLst>
                          </a:custGeom>
                          <a:noFill/>
                          <a:ln w="333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Freeform 154"/>
                        <wps:cNvSpPr>
                          <a:spLocks/>
                        </wps:cNvSpPr>
                        <wps:spPr bwMode="auto">
                          <a:xfrm>
                            <a:off x="8304" y="1371"/>
                            <a:ext cx="53" cy="53"/>
                          </a:xfrm>
                          <a:custGeom>
                            <a:avLst/>
                            <a:gdLst>
                              <a:gd name="T0" fmla="+- 0 8338 8304"/>
                              <a:gd name="T1" fmla="*/ T0 w 53"/>
                              <a:gd name="T2" fmla="+- 0 1371 1371"/>
                              <a:gd name="T3" fmla="*/ 1371 h 53"/>
                              <a:gd name="T4" fmla="+- 0 8324 8304"/>
                              <a:gd name="T5" fmla="*/ T4 w 53"/>
                              <a:gd name="T6" fmla="+- 0 1371 1371"/>
                              <a:gd name="T7" fmla="*/ 1371 h 53"/>
                              <a:gd name="T8" fmla="+- 0 8317 8304"/>
                              <a:gd name="T9" fmla="*/ T8 w 53"/>
                              <a:gd name="T10" fmla="+- 0 1373 1371"/>
                              <a:gd name="T11" fmla="*/ 1373 h 53"/>
                              <a:gd name="T12" fmla="+- 0 8307 8304"/>
                              <a:gd name="T13" fmla="*/ T12 w 53"/>
                              <a:gd name="T14" fmla="+- 0 1383 1371"/>
                              <a:gd name="T15" fmla="*/ 1383 h 53"/>
                              <a:gd name="T16" fmla="+- 0 8304 8304"/>
                              <a:gd name="T17" fmla="*/ T16 w 53"/>
                              <a:gd name="T18" fmla="+- 0 1390 1371"/>
                              <a:gd name="T19" fmla="*/ 1390 h 53"/>
                              <a:gd name="T20" fmla="+- 0 8304 8304"/>
                              <a:gd name="T21" fmla="*/ T20 w 53"/>
                              <a:gd name="T22" fmla="+- 0 1404 1371"/>
                              <a:gd name="T23" fmla="*/ 1404 h 53"/>
                              <a:gd name="T24" fmla="+- 0 8307 8304"/>
                              <a:gd name="T25" fmla="*/ T24 w 53"/>
                              <a:gd name="T26" fmla="+- 0 1411 1371"/>
                              <a:gd name="T27" fmla="*/ 1411 h 53"/>
                              <a:gd name="T28" fmla="+- 0 8317 8304"/>
                              <a:gd name="T29" fmla="*/ T28 w 53"/>
                              <a:gd name="T30" fmla="+- 0 1420 1371"/>
                              <a:gd name="T31" fmla="*/ 1420 h 53"/>
                              <a:gd name="T32" fmla="+- 0 8324 8304"/>
                              <a:gd name="T33" fmla="*/ T32 w 53"/>
                              <a:gd name="T34" fmla="+- 0 1423 1371"/>
                              <a:gd name="T35" fmla="*/ 1423 h 53"/>
                              <a:gd name="T36" fmla="+- 0 8338 8304"/>
                              <a:gd name="T37" fmla="*/ T36 w 53"/>
                              <a:gd name="T38" fmla="+- 0 1423 1371"/>
                              <a:gd name="T39" fmla="*/ 1423 h 53"/>
                              <a:gd name="T40" fmla="+- 0 8344 8304"/>
                              <a:gd name="T41" fmla="*/ T40 w 53"/>
                              <a:gd name="T42" fmla="+- 0 1420 1371"/>
                              <a:gd name="T43" fmla="*/ 1420 h 53"/>
                              <a:gd name="T44" fmla="+- 0 8354 8304"/>
                              <a:gd name="T45" fmla="*/ T44 w 53"/>
                              <a:gd name="T46" fmla="+- 0 1411 1371"/>
                              <a:gd name="T47" fmla="*/ 1411 h 53"/>
                              <a:gd name="T48" fmla="+- 0 8357 8304"/>
                              <a:gd name="T49" fmla="*/ T48 w 53"/>
                              <a:gd name="T50" fmla="+- 0 1404 1371"/>
                              <a:gd name="T51" fmla="*/ 1404 h 53"/>
                              <a:gd name="T52" fmla="+- 0 8357 8304"/>
                              <a:gd name="T53" fmla="*/ T52 w 53"/>
                              <a:gd name="T54" fmla="+- 0 1390 1371"/>
                              <a:gd name="T55" fmla="*/ 1390 h 53"/>
                              <a:gd name="T56" fmla="+- 0 8354 8304"/>
                              <a:gd name="T57" fmla="*/ T56 w 53"/>
                              <a:gd name="T58" fmla="+- 0 1383 1371"/>
                              <a:gd name="T59" fmla="*/ 1383 h 53"/>
                              <a:gd name="T60" fmla="+- 0 8344 8304"/>
                              <a:gd name="T61" fmla="*/ T60 w 53"/>
                              <a:gd name="T62" fmla="+- 0 1373 1371"/>
                              <a:gd name="T63" fmla="*/ 1373 h 53"/>
                              <a:gd name="T64" fmla="+- 0 8338 8304"/>
                              <a:gd name="T65" fmla="*/ T64 w 53"/>
                              <a:gd name="T66" fmla="+- 0 1371 1371"/>
                              <a:gd name="T67" fmla="*/ 1371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53">
                                <a:moveTo>
                                  <a:pt x="34" y="0"/>
                                </a:moveTo>
                                <a:lnTo>
                                  <a:pt x="20" y="0"/>
                                </a:lnTo>
                                <a:lnTo>
                                  <a:pt x="13" y="2"/>
                                </a:lnTo>
                                <a:lnTo>
                                  <a:pt x="3" y="12"/>
                                </a:lnTo>
                                <a:lnTo>
                                  <a:pt x="0" y="19"/>
                                </a:lnTo>
                                <a:lnTo>
                                  <a:pt x="0" y="33"/>
                                </a:lnTo>
                                <a:lnTo>
                                  <a:pt x="3" y="40"/>
                                </a:lnTo>
                                <a:lnTo>
                                  <a:pt x="13" y="49"/>
                                </a:lnTo>
                                <a:lnTo>
                                  <a:pt x="20" y="52"/>
                                </a:lnTo>
                                <a:lnTo>
                                  <a:pt x="34" y="52"/>
                                </a:lnTo>
                                <a:lnTo>
                                  <a:pt x="40" y="49"/>
                                </a:lnTo>
                                <a:lnTo>
                                  <a:pt x="50" y="40"/>
                                </a:lnTo>
                                <a:lnTo>
                                  <a:pt x="53" y="33"/>
                                </a:lnTo>
                                <a:lnTo>
                                  <a:pt x="53" y="19"/>
                                </a:lnTo>
                                <a:lnTo>
                                  <a:pt x="50" y="12"/>
                                </a:lnTo>
                                <a:lnTo>
                                  <a:pt x="40" y="2"/>
                                </a:lnTo>
                                <a:lnTo>
                                  <a:pt x="34"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53"/>
                        <wps:cNvSpPr>
                          <a:spLocks/>
                        </wps:cNvSpPr>
                        <wps:spPr bwMode="auto">
                          <a:xfrm>
                            <a:off x="8304" y="1371"/>
                            <a:ext cx="53" cy="53"/>
                          </a:xfrm>
                          <a:custGeom>
                            <a:avLst/>
                            <a:gdLst>
                              <a:gd name="T0" fmla="+- 0 8331 8304"/>
                              <a:gd name="T1" fmla="*/ T0 w 53"/>
                              <a:gd name="T2" fmla="+- 0 1423 1371"/>
                              <a:gd name="T3" fmla="*/ 1423 h 53"/>
                              <a:gd name="T4" fmla="+- 0 8338 8304"/>
                              <a:gd name="T5" fmla="*/ T4 w 53"/>
                              <a:gd name="T6" fmla="+- 0 1423 1371"/>
                              <a:gd name="T7" fmla="*/ 1423 h 53"/>
                              <a:gd name="T8" fmla="+- 0 8344 8304"/>
                              <a:gd name="T9" fmla="*/ T8 w 53"/>
                              <a:gd name="T10" fmla="+- 0 1420 1371"/>
                              <a:gd name="T11" fmla="*/ 1420 h 53"/>
                              <a:gd name="T12" fmla="+- 0 8349 8304"/>
                              <a:gd name="T13" fmla="*/ T12 w 53"/>
                              <a:gd name="T14" fmla="+- 0 1415 1371"/>
                              <a:gd name="T15" fmla="*/ 1415 h 53"/>
                              <a:gd name="T16" fmla="+- 0 8354 8304"/>
                              <a:gd name="T17" fmla="*/ T16 w 53"/>
                              <a:gd name="T18" fmla="+- 0 1411 1371"/>
                              <a:gd name="T19" fmla="*/ 1411 h 53"/>
                              <a:gd name="T20" fmla="+- 0 8357 8304"/>
                              <a:gd name="T21" fmla="*/ T20 w 53"/>
                              <a:gd name="T22" fmla="+- 0 1404 1371"/>
                              <a:gd name="T23" fmla="*/ 1404 h 53"/>
                              <a:gd name="T24" fmla="+- 0 8357 8304"/>
                              <a:gd name="T25" fmla="*/ T24 w 53"/>
                              <a:gd name="T26" fmla="+- 0 1397 1371"/>
                              <a:gd name="T27" fmla="*/ 1397 h 53"/>
                              <a:gd name="T28" fmla="+- 0 8357 8304"/>
                              <a:gd name="T29" fmla="*/ T28 w 53"/>
                              <a:gd name="T30" fmla="+- 0 1390 1371"/>
                              <a:gd name="T31" fmla="*/ 1390 h 53"/>
                              <a:gd name="T32" fmla="+- 0 8354 8304"/>
                              <a:gd name="T33" fmla="*/ T32 w 53"/>
                              <a:gd name="T34" fmla="+- 0 1383 1371"/>
                              <a:gd name="T35" fmla="*/ 1383 h 53"/>
                              <a:gd name="T36" fmla="+- 0 8349 8304"/>
                              <a:gd name="T37" fmla="*/ T36 w 53"/>
                              <a:gd name="T38" fmla="+- 0 1378 1371"/>
                              <a:gd name="T39" fmla="*/ 1378 h 53"/>
                              <a:gd name="T40" fmla="+- 0 8344 8304"/>
                              <a:gd name="T41" fmla="*/ T40 w 53"/>
                              <a:gd name="T42" fmla="+- 0 1373 1371"/>
                              <a:gd name="T43" fmla="*/ 1373 h 53"/>
                              <a:gd name="T44" fmla="+- 0 8338 8304"/>
                              <a:gd name="T45" fmla="*/ T44 w 53"/>
                              <a:gd name="T46" fmla="+- 0 1371 1371"/>
                              <a:gd name="T47" fmla="*/ 1371 h 53"/>
                              <a:gd name="T48" fmla="+- 0 8331 8304"/>
                              <a:gd name="T49" fmla="*/ T48 w 53"/>
                              <a:gd name="T50" fmla="+- 0 1371 1371"/>
                              <a:gd name="T51" fmla="*/ 1371 h 53"/>
                              <a:gd name="T52" fmla="+- 0 8324 8304"/>
                              <a:gd name="T53" fmla="*/ T52 w 53"/>
                              <a:gd name="T54" fmla="+- 0 1371 1371"/>
                              <a:gd name="T55" fmla="*/ 1371 h 53"/>
                              <a:gd name="T56" fmla="+- 0 8317 8304"/>
                              <a:gd name="T57" fmla="*/ T56 w 53"/>
                              <a:gd name="T58" fmla="+- 0 1373 1371"/>
                              <a:gd name="T59" fmla="*/ 1373 h 53"/>
                              <a:gd name="T60" fmla="+- 0 8312 8304"/>
                              <a:gd name="T61" fmla="*/ T60 w 53"/>
                              <a:gd name="T62" fmla="+- 0 1378 1371"/>
                              <a:gd name="T63" fmla="*/ 1378 h 53"/>
                              <a:gd name="T64" fmla="+- 0 8307 8304"/>
                              <a:gd name="T65" fmla="*/ T64 w 53"/>
                              <a:gd name="T66" fmla="+- 0 1383 1371"/>
                              <a:gd name="T67" fmla="*/ 1383 h 53"/>
                              <a:gd name="T68" fmla="+- 0 8304 8304"/>
                              <a:gd name="T69" fmla="*/ T68 w 53"/>
                              <a:gd name="T70" fmla="+- 0 1390 1371"/>
                              <a:gd name="T71" fmla="*/ 1390 h 53"/>
                              <a:gd name="T72" fmla="+- 0 8304 8304"/>
                              <a:gd name="T73" fmla="*/ T72 w 53"/>
                              <a:gd name="T74" fmla="+- 0 1397 1371"/>
                              <a:gd name="T75" fmla="*/ 1397 h 53"/>
                              <a:gd name="T76" fmla="+- 0 8304 8304"/>
                              <a:gd name="T77" fmla="*/ T76 w 53"/>
                              <a:gd name="T78" fmla="+- 0 1404 1371"/>
                              <a:gd name="T79" fmla="*/ 1404 h 53"/>
                              <a:gd name="T80" fmla="+- 0 8307 8304"/>
                              <a:gd name="T81" fmla="*/ T80 w 53"/>
                              <a:gd name="T82" fmla="+- 0 1411 1371"/>
                              <a:gd name="T83" fmla="*/ 1411 h 53"/>
                              <a:gd name="T84" fmla="+- 0 8312 8304"/>
                              <a:gd name="T85" fmla="*/ T84 w 53"/>
                              <a:gd name="T86" fmla="+- 0 1415 1371"/>
                              <a:gd name="T87" fmla="*/ 1415 h 53"/>
                              <a:gd name="T88" fmla="+- 0 8317 8304"/>
                              <a:gd name="T89" fmla="*/ T88 w 53"/>
                              <a:gd name="T90" fmla="+- 0 1420 1371"/>
                              <a:gd name="T91" fmla="*/ 1420 h 53"/>
                              <a:gd name="T92" fmla="+- 0 8324 8304"/>
                              <a:gd name="T93" fmla="*/ T92 w 53"/>
                              <a:gd name="T94" fmla="+- 0 1423 1371"/>
                              <a:gd name="T95" fmla="*/ 1423 h 53"/>
                              <a:gd name="T96" fmla="+- 0 8331 8304"/>
                              <a:gd name="T97" fmla="*/ T96 w 53"/>
                              <a:gd name="T98" fmla="+- 0 1423 1371"/>
                              <a:gd name="T99" fmla="*/ 1423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 h="53">
                                <a:moveTo>
                                  <a:pt x="27" y="52"/>
                                </a:moveTo>
                                <a:lnTo>
                                  <a:pt x="34" y="52"/>
                                </a:lnTo>
                                <a:lnTo>
                                  <a:pt x="40" y="49"/>
                                </a:lnTo>
                                <a:lnTo>
                                  <a:pt x="45" y="44"/>
                                </a:lnTo>
                                <a:lnTo>
                                  <a:pt x="50" y="40"/>
                                </a:lnTo>
                                <a:lnTo>
                                  <a:pt x="53" y="33"/>
                                </a:lnTo>
                                <a:lnTo>
                                  <a:pt x="53" y="26"/>
                                </a:lnTo>
                                <a:lnTo>
                                  <a:pt x="53" y="19"/>
                                </a:lnTo>
                                <a:lnTo>
                                  <a:pt x="50" y="12"/>
                                </a:lnTo>
                                <a:lnTo>
                                  <a:pt x="45" y="7"/>
                                </a:lnTo>
                                <a:lnTo>
                                  <a:pt x="40" y="2"/>
                                </a:lnTo>
                                <a:lnTo>
                                  <a:pt x="34" y="0"/>
                                </a:lnTo>
                                <a:lnTo>
                                  <a:pt x="27" y="0"/>
                                </a:lnTo>
                                <a:lnTo>
                                  <a:pt x="20" y="0"/>
                                </a:lnTo>
                                <a:lnTo>
                                  <a:pt x="13" y="2"/>
                                </a:lnTo>
                                <a:lnTo>
                                  <a:pt x="8" y="7"/>
                                </a:lnTo>
                                <a:lnTo>
                                  <a:pt x="3" y="12"/>
                                </a:lnTo>
                                <a:lnTo>
                                  <a:pt x="0" y="19"/>
                                </a:lnTo>
                                <a:lnTo>
                                  <a:pt x="0" y="26"/>
                                </a:lnTo>
                                <a:lnTo>
                                  <a:pt x="0" y="33"/>
                                </a:lnTo>
                                <a:lnTo>
                                  <a:pt x="3" y="40"/>
                                </a:lnTo>
                                <a:lnTo>
                                  <a:pt x="8" y="44"/>
                                </a:lnTo>
                                <a:lnTo>
                                  <a:pt x="13" y="49"/>
                                </a:lnTo>
                                <a:lnTo>
                                  <a:pt x="20" y="52"/>
                                </a:lnTo>
                                <a:lnTo>
                                  <a:pt x="27" y="52"/>
                                </a:lnTo>
                                <a:close/>
                              </a:path>
                            </a:pathLst>
                          </a:custGeom>
                          <a:noFill/>
                          <a:ln w="333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Freeform 152"/>
                        <wps:cNvSpPr>
                          <a:spLocks/>
                        </wps:cNvSpPr>
                        <wps:spPr bwMode="auto">
                          <a:xfrm>
                            <a:off x="7940" y="1796"/>
                            <a:ext cx="53" cy="53"/>
                          </a:xfrm>
                          <a:custGeom>
                            <a:avLst/>
                            <a:gdLst>
                              <a:gd name="T0" fmla="+- 0 7973 7940"/>
                              <a:gd name="T1" fmla="*/ T0 w 53"/>
                              <a:gd name="T2" fmla="+- 0 1796 1796"/>
                              <a:gd name="T3" fmla="*/ 1796 h 53"/>
                              <a:gd name="T4" fmla="+- 0 7959 7940"/>
                              <a:gd name="T5" fmla="*/ T4 w 53"/>
                              <a:gd name="T6" fmla="+- 0 1796 1796"/>
                              <a:gd name="T7" fmla="*/ 1796 h 53"/>
                              <a:gd name="T8" fmla="+- 0 7952 7940"/>
                              <a:gd name="T9" fmla="*/ T8 w 53"/>
                              <a:gd name="T10" fmla="+- 0 1799 1796"/>
                              <a:gd name="T11" fmla="*/ 1799 h 53"/>
                              <a:gd name="T12" fmla="+- 0 7943 7940"/>
                              <a:gd name="T13" fmla="*/ T12 w 53"/>
                              <a:gd name="T14" fmla="+- 0 1809 1796"/>
                              <a:gd name="T15" fmla="*/ 1809 h 53"/>
                              <a:gd name="T16" fmla="+- 0 7940 7940"/>
                              <a:gd name="T17" fmla="*/ T16 w 53"/>
                              <a:gd name="T18" fmla="+- 0 1816 1796"/>
                              <a:gd name="T19" fmla="*/ 1816 h 53"/>
                              <a:gd name="T20" fmla="+- 0 7940 7940"/>
                              <a:gd name="T21" fmla="*/ T20 w 53"/>
                              <a:gd name="T22" fmla="+- 0 1830 1796"/>
                              <a:gd name="T23" fmla="*/ 1830 h 53"/>
                              <a:gd name="T24" fmla="+- 0 7943 7940"/>
                              <a:gd name="T25" fmla="*/ T24 w 53"/>
                              <a:gd name="T26" fmla="+- 0 1836 1796"/>
                              <a:gd name="T27" fmla="*/ 1836 h 53"/>
                              <a:gd name="T28" fmla="+- 0 7952 7940"/>
                              <a:gd name="T29" fmla="*/ T28 w 53"/>
                              <a:gd name="T30" fmla="+- 0 1846 1796"/>
                              <a:gd name="T31" fmla="*/ 1846 h 53"/>
                              <a:gd name="T32" fmla="+- 0 7959 7940"/>
                              <a:gd name="T33" fmla="*/ T32 w 53"/>
                              <a:gd name="T34" fmla="+- 0 1849 1796"/>
                              <a:gd name="T35" fmla="*/ 1849 h 53"/>
                              <a:gd name="T36" fmla="+- 0 7973 7940"/>
                              <a:gd name="T37" fmla="*/ T36 w 53"/>
                              <a:gd name="T38" fmla="+- 0 1849 1796"/>
                              <a:gd name="T39" fmla="*/ 1849 h 53"/>
                              <a:gd name="T40" fmla="+- 0 7980 7940"/>
                              <a:gd name="T41" fmla="*/ T40 w 53"/>
                              <a:gd name="T42" fmla="+- 0 1846 1796"/>
                              <a:gd name="T43" fmla="*/ 1846 h 53"/>
                              <a:gd name="T44" fmla="+- 0 7990 7940"/>
                              <a:gd name="T45" fmla="*/ T44 w 53"/>
                              <a:gd name="T46" fmla="+- 0 1836 1796"/>
                              <a:gd name="T47" fmla="*/ 1836 h 53"/>
                              <a:gd name="T48" fmla="+- 0 7992 7940"/>
                              <a:gd name="T49" fmla="*/ T48 w 53"/>
                              <a:gd name="T50" fmla="+- 0 1830 1796"/>
                              <a:gd name="T51" fmla="*/ 1830 h 53"/>
                              <a:gd name="T52" fmla="+- 0 7992 7940"/>
                              <a:gd name="T53" fmla="*/ T52 w 53"/>
                              <a:gd name="T54" fmla="+- 0 1816 1796"/>
                              <a:gd name="T55" fmla="*/ 1816 h 53"/>
                              <a:gd name="T56" fmla="+- 0 7990 7940"/>
                              <a:gd name="T57" fmla="*/ T56 w 53"/>
                              <a:gd name="T58" fmla="+- 0 1809 1796"/>
                              <a:gd name="T59" fmla="*/ 1809 h 53"/>
                              <a:gd name="T60" fmla="+- 0 7980 7940"/>
                              <a:gd name="T61" fmla="*/ T60 w 53"/>
                              <a:gd name="T62" fmla="+- 0 1799 1796"/>
                              <a:gd name="T63" fmla="*/ 1799 h 53"/>
                              <a:gd name="T64" fmla="+- 0 7973 7940"/>
                              <a:gd name="T65" fmla="*/ T64 w 53"/>
                              <a:gd name="T66" fmla="+- 0 1796 1796"/>
                              <a:gd name="T67" fmla="*/ 1796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53">
                                <a:moveTo>
                                  <a:pt x="33" y="0"/>
                                </a:moveTo>
                                <a:lnTo>
                                  <a:pt x="19" y="0"/>
                                </a:lnTo>
                                <a:lnTo>
                                  <a:pt x="12" y="3"/>
                                </a:lnTo>
                                <a:lnTo>
                                  <a:pt x="3" y="13"/>
                                </a:lnTo>
                                <a:lnTo>
                                  <a:pt x="0" y="20"/>
                                </a:lnTo>
                                <a:lnTo>
                                  <a:pt x="0" y="34"/>
                                </a:lnTo>
                                <a:lnTo>
                                  <a:pt x="3" y="40"/>
                                </a:lnTo>
                                <a:lnTo>
                                  <a:pt x="12" y="50"/>
                                </a:lnTo>
                                <a:lnTo>
                                  <a:pt x="19" y="53"/>
                                </a:lnTo>
                                <a:lnTo>
                                  <a:pt x="33" y="53"/>
                                </a:lnTo>
                                <a:lnTo>
                                  <a:pt x="40" y="50"/>
                                </a:lnTo>
                                <a:lnTo>
                                  <a:pt x="50" y="40"/>
                                </a:lnTo>
                                <a:lnTo>
                                  <a:pt x="52" y="34"/>
                                </a:lnTo>
                                <a:lnTo>
                                  <a:pt x="52" y="20"/>
                                </a:lnTo>
                                <a:lnTo>
                                  <a:pt x="50" y="13"/>
                                </a:lnTo>
                                <a:lnTo>
                                  <a:pt x="40" y="3"/>
                                </a:lnTo>
                                <a:lnTo>
                                  <a:pt x="33"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51"/>
                        <wps:cNvSpPr>
                          <a:spLocks/>
                        </wps:cNvSpPr>
                        <wps:spPr bwMode="auto">
                          <a:xfrm>
                            <a:off x="7940" y="1796"/>
                            <a:ext cx="53" cy="53"/>
                          </a:xfrm>
                          <a:custGeom>
                            <a:avLst/>
                            <a:gdLst>
                              <a:gd name="T0" fmla="+- 0 7966 7940"/>
                              <a:gd name="T1" fmla="*/ T0 w 53"/>
                              <a:gd name="T2" fmla="+- 0 1849 1796"/>
                              <a:gd name="T3" fmla="*/ 1849 h 53"/>
                              <a:gd name="T4" fmla="+- 0 7973 7940"/>
                              <a:gd name="T5" fmla="*/ T4 w 53"/>
                              <a:gd name="T6" fmla="+- 0 1849 1796"/>
                              <a:gd name="T7" fmla="*/ 1849 h 53"/>
                              <a:gd name="T8" fmla="+- 0 7980 7940"/>
                              <a:gd name="T9" fmla="*/ T8 w 53"/>
                              <a:gd name="T10" fmla="+- 0 1846 1796"/>
                              <a:gd name="T11" fmla="*/ 1846 h 53"/>
                              <a:gd name="T12" fmla="+- 0 7985 7940"/>
                              <a:gd name="T13" fmla="*/ T12 w 53"/>
                              <a:gd name="T14" fmla="+- 0 1841 1796"/>
                              <a:gd name="T15" fmla="*/ 1841 h 53"/>
                              <a:gd name="T16" fmla="+- 0 7990 7940"/>
                              <a:gd name="T17" fmla="*/ T16 w 53"/>
                              <a:gd name="T18" fmla="+- 0 1836 1796"/>
                              <a:gd name="T19" fmla="*/ 1836 h 53"/>
                              <a:gd name="T20" fmla="+- 0 7992 7940"/>
                              <a:gd name="T21" fmla="*/ T20 w 53"/>
                              <a:gd name="T22" fmla="+- 0 1830 1796"/>
                              <a:gd name="T23" fmla="*/ 1830 h 53"/>
                              <a:gd name="T24" fmla="+- 0 7992 7940"/>
                              <a:gd name="T25" fmla="*/ T24 w 53"/>
                              <a:gd name="T26" fmla="+- 0 1823 1796"/>
                              <a:gd name="T27" fmla="*/ 1823 h 53"/>
                              <a:gd name="T28" fmla="+- 0 7992 7940"/>
                              <a:gd name="T29" fmla="*/ T28 w 53"/>
                              <a:gd name="T30" fmla="+- 0 1816 1796"/>
                              <a:gd name="T31" fmla="*/ 1816 h 53"/>
                              <a:gd name="T32" fmla="+- 0 7990 7940"/>
                              <a:gd name="T33" fmla="*/ T32 w 53"/>
                              <a:gd name="T34" fmla="+- 0 1809 1796"/>
                              <a:gd name="T35" fmla="*/ 1809 h 53"/>
                              <a:gd name="T36" fmla="+- 0 7985 7940"/>
                              <a:gd name="T37" fmla="*/ T36 w 53"/>
                              <a:gd name="T38" fmla="+- 0 1804 1796"/>
                              <a:gd name="T39" fmla="*/ 1804 h 53"/>
                              <a:gd name="T40" fmla="+- 0 7980 7940"/>
                              <a:gd name="T41" fmla="*/ T40 w 53"/>
                              <a:gd name="T42" fmla="+- 0 1799 1796"/>
                              <a:gd name="T43" fmla="*/ 1799 h 53"/>
                              <a:gd name="T44" fmla="+- 0 7973 7940"/>
                              <a:gd name="T45" fmla="*/ T44 w 53"/>
                              <a:gd name="T46" fmla="+- 0 1796 1796"/>
                              <a:gd name="T47" fmla="*/ 1796 h 53"/>
                              <a:gd name="T48" fmla="+- 0 7966 7940"/>
                              <a:gd name="T49" fmla="*/ T48 w 53"/>
                              <a:gd name="T50" fmla="+- 0 1796 1796"/>
                              <a:gd name="T51" fmla="*/ 1796 h 53"/>
                              <a:gd name="T52" fmla="+- 0 7959 7940"/>
                              <a:gd name="T53" fmla="*/ T52 w 53"/>
                              <a:gd name="T54" fmla="+- 0 1796 1796"/>
                              <a:gd name="T55" fmla="*/ 1796 h 53"/>
                              <a:gd name="T56" fmla="+- 0 7952 7940"/>
                              <a:gd name="T57" fmla="*/ T56 w 53"/>
                              <a:gd name="T58" fmla="+- 0 1799 1796"/>
                              <a:gd name="T59" fmla="*/ 1799 h 53"/>
                              <a:gd name="T60" fmla="+- 0 7948 7940"/>
                              <a:gd name="T61" fmla="*/ T60 w 53"/>
                              <a:gd name="T62" fmla="+- 0 1804 1796"/>
                              <a:gd name="T63" fmla="*/ 1804 h 53"/>
                              <a:gd name="T64" fmla="+- 0 7943 7940"/>
                              <a:gd name="T65" fmla="*/ T64 w 53"/>
                              <a:gd name="T66" fmla="+- 0 1809 1796"/>
                              <a:gd name="T67" fmla="*/ 1809 h 53"/>
                              <a:gd name="T68" fmla="+- 0 7940 7940"/>
                              <a:gd name="T69" fmla="*/ T68 w 53"/>
                              <a:gd name="T70" fmla="+- 0 1816 1796"/>
                              <a:gd name="T71" fmla="*/ 1816 h 53"/>
                              <a:gd name="T72" fmla="+- 0 7940 7940"/>
                              <a:gd name="T73" fmla="*/ T72 w 53"/>
                              <a:gd name="T74" fmla="+- 0 1823 1796"/>
                              <a:gd name="T75" fmla="*/ 1823 h 53"/>
                              <a:gd name="T76" fmla="+- 0 7940 7940"/>
                              <a:gd name="T77" fmla="*/ T76 w 53"/>
                              <a:gd name="T78" fmla="+- 0 1830 1796"/>
                              <a:gd name="T79" fmla="*/ 1830 h 53"/>
                              <a:gd name="T80" fmla="+- 0 7943 7940"/>
                              <a:gd name="T81" fmla="*/ T80 w 53"/>
                              <a:gd name="T82" fmla="+- 0 1836 1796"/>
                              <a:gd name="T83" fmla="*/ 1836 h 53"/>
                              <a:gd name="T84" fmla="+- 0 7948 7940"/>
                              <a:gd name="T85" fmla="*/ T84 w 53"/>
                              <a:gd name="T86" fmla="+- 0 1841 1796"/>
                              <a:gd name="T87" fmla="*/ 1841 h 53"/>
                              <a:gd name="T88" fmla="+- 0 7952 7940"/>
                              <a:gd name="T89" fmla="*/ T88 w 53"/>
                              <a:gd name="T90" fmla="+- 0 1846 1796"/>
                              <a:gd name="T91" fmla="*/ 1846 h 53"/>
                              <a:gd name="T92" fmla="+- 0 7959 7940"/>
                              <a:gd name="T93" fmla="*/ T92 w 53"/>
                              <a:gd name="T94" fmla="+- 0 1849 1796"/>
                              <a:gd name="T95" fmla="*/ 1849 h 53"/>
                              <a:gd name="T96" fmla="+- 0 7966 7940"/>
                              <a:gd name="T97" fmla="*/ T96 w 53"/>
                              <a:gd name="T98" fmla="+- 0 1849 1796"/>
                              <a:gd name="T99" fmla="*/ 1849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 h="53">
                                <a:moveTo>
                                  <a:pt x="26" y="53"/>
                                </a:moveTo>
                                <a:lnTo>
                                  <a:pt x="33" y="53"/>
                                </a:lnTo>
                                <a:lnTo>
                                  <a:pt x="40" y="50"/>
                                </a:lnTo>
                                <a:lnTo>
                                  <a:pt x="45" y="45"/>
                                </a:lnTo>
                                <a:lnTo>
                                  <a:pt x="50" y="40"/>
                                </a:lnTo>
                                <a:lnTo>
                                  <a:pt x="52" y="34"/>
                                </a:lnTo>
                                <a:lnTo>
                                  <a:pt x="52" y="27"/>
                                </a:lnTo>
                                <a:lnTo>
                                  <a:pt x="52" y="20"/>
                                </a:lnTo>
                                <a:lnTo>
                                  <a:pt x="50" y="13"/>
                                </a:lnTo>
                                <a:lnTo>
                                  <a:pt x="45" y="8"/>
                                </a:lnTo>
                                <a:lnTo>
                                  <a:pt x="40" y="3"/>
                                </a:lnTo>
                                <a:lnTo>
                                  <a:pt x="33" y="0"/>
                                </a:lnTo>
                                <a:lnTo>
                                  <a:pt x="26" y="0"/>
                                </a:lnTo>
                                <a:lnTo>
                                  <a:pt x="19" y="0"/>
                                </a:lnTo>
                                <a:lnTo>
                                  <a:pt x="12" y="3"/>
                                </a:lnTo>
                                <a:lnTo>
                                  <a:pt x="8" y="8"/>
                                </a:lnTo>
                                <a:lnTo>
                                  <a:pt x="3" y="13"/>
                                </a:lnTo>
                                <a:lnTo>
                                  <a:pt x="0" y="20"/>
                                </a:lnTo>
                                <a:lnTo>
                                  <a:pt x="0" y="27"/>
                                </a:lnTo>
                                <a:lnTo>
                                  <a:pt x="0" y="34"/>
                                </a:lnTo>
                                <a:lnTo>
                                  <a:pt x="3" y="40"/>
                                </a:lnTo>
                                <a:lnTo>
                                  <a:pt x="8" y="45"/>
                                </a:lnTo>
                                <a:lnTo>
                                  <a:pt x="12" y="50"/>
                                </a:lnTo>
                                <a:lnTo>
                                  <a:pt x="19" y="53"/>
                                </a:lnTo>
                                <a:lnTo>
                                  <a:pt x="26" y="53"/>
                                </a:lnTo>
                                <a:close/>
                              </a:path>
                            </a:pathLst>
                          </a:custGeom>
                          <a:noFill/>
                          <a:ln w="333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Freeform 150"/>
                        <wps:cNvSpPr>
                          <a:spLocks/>
                        </wps:cNvSpPr>
                        <wps:spPr bwMode="auto">
                          <a:xfrm>
                            <a:off x="7206" y="2557"/>
                            <a:ext cx="53" cy="53"/>
                          </a:xfrm>
                          <a:custGeom>
                            <a:avLst/>
                            <a:gdLst>
                              <a:gd name="T0" fmla="+- 0 7240 7206"/>
                              <a:gd name="T1" fmla="*/ T0 w 53"/>
                              <a:gd name="T2" fmla="+- 0 2557 2557"/>
                              <a:gd name="T3" fmla="*/ 2557 h 53"/>
                              <a:gd name="T4" fmla="+- 0 7226 7206"/>
                              <a:gd name="T5" fmla="*/ T4 w 53"/>
                              <a:gd name="T6" fmla="+- 0 2557 2557"/>
                              <a:gd name="T7" fmla="*/ 2557 h 53"/>
                              <a:gd name="T8" fmla="+- 0 7219 7206"/>
                              <a:gd name="T9" fmla="*/ T8 w 53"/>
                              <a:gd name="T10" fmla="+- 0 2560 2557"/>
                              <a:gd name="T11" fmla="*/ 2560 h 53"/>
                              <a:gd name="T12" fmla="+- 0 7209 7206"/>
                              <a:gd name="T13" fmla="*/ T12 w 53"/>
                              <a:gd name="T14" fmla="+- 0 2569 2557"/>
                              <a:gd name="T15" fmla="*/ 2569 h 53"/>
                              <a:gd name="T16" fmla="+- 0 7206 7206"/>
                              <a:gd name="T17" fmla="*/ T16 w 53"/>
                              <a:gd name="T18" fmla="+- 0 2576 2557"/>
                              <a:gd name="T19" fmla="*/ 2576 h 53"/>
                              <a:gd name="T20" fmla="+- 0 7206 7206"/>
                              <a:gd name="T21" fmla="*/ T20 w 53"/>
                              <a:gd name="T22" fmla="+- 0 2590 2557"/>
                              <a:gd name="T23" fmla="*/ 2590 h 53"/>
                              <a:gd name="T24" fmla="+- 0 7209 7206"/>
                              <a:gd name="T25" fmla="*/ T24 w 53"/>
                              <a:gd name="T26" fmla="+- 0 2597 2557"/>
                              <a:gd name="T27" fmla="*/ 2597 h 53"/>
                              <a:gd name="T28" fmla="+- 0 7219 7206"/>
                              <a:gd name="T29" fmla="*/ T28 w 53"/>
                              <a:gd name="T30" fmla="+- 0 2607 2557"/>
                              <a:gd name="T31" fmla="*/ 2607 h 53"/>
                              <a:gd name="T32" fmla="+- 0 7226 7206"/>
                              <a:gd name="T33" fmla="*/ T32 w 53"/>
                              <a:gd name="T34" fmla="+- 0 2609 2557"/>
                              <a:gd name="T35" fmla="*/ 2609 h 53"/>
                              <a:gd name="T36" fmla="+- 0 7240 7206"/>
                              <a:gd name="T37" fmla="*/ T36 w 53"/>
                              <a:gd name="T38" fmla="+- 0 2609 2557"/>
                              <a:gd name="T39" fmla="*/ 2609 h 53"/>
                              <a:gd name="T40" fmla="+- 0 7246 7206"/>
                              <a:gd name="T41" fmla="*/ T40 w 53"/>
                              <a:gd name="T42" fmla="+- 0 2607 2557"/>
                              <a:gd name="T43" fmla="*/ 2607 h 53"/>
                              <a:gd name="T44" fmla="+- 0 7256 7206"/>
                              <a:gd name="T45" fmla="*/ T44 w 53"/>
                              <a:gd name="T46" fmla="+- 0 2597 2557"/>
                              <a:gd name="T47" fmla="*/ 2597 h 53"/>
                              <a:gd name="T48" fmla="+- 0 7259 7206"/>
                              <a:gd name="T49" fmla="*/ T48 w 53"/>
                              <a:gd name="T50" fmla="+- 0 2590 2557"/>
                              <a:gd name="T51" fmla="*/ 2590 h 53"/>
                              <a:gd name="T52" fmla="+- 0 7259 7206"/>
                              <a:gd name="T53" fmla="*/ T52 w 53"/>
                              <a:gd name="T54" fmla="+- 0 2576 2557"/>
                              <a:gd name="T55" fmla="*/ 2576 h 53"/>
                              <a:gd name="T56" fmla="+- 0 7256 7206"/>
                              <a:gd name="T57" fmla="*/ T56 w 53"/>
                              <a:gd name="T58" fmla="+- 0 2569 2557"/>
                              <a:gd name="T59" fmla="*/ 2569 h 53"/>
                              <a:gd name="T60" fmla="+- 0 7246 7206"/>
                              <a:gd name="T61" fmla="*/ T60 w 53"/>
                              <a:gd name="T62" fmla="+- 0 2560 2557"/>
                              <a:gd name="T63" fmla="*/ 2560 h 53"/>
                              <a:gd name="T64" fmla="+- 0 7240 7206"/>
                              <a:gd name="T65" fmla="*/ T64 w 53"/>
                              <a:gd name="T66" fmla="+- 0 2557 2557"/>
                              <a:gd name="T67" fmla="*/ 2557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53">
                                <a:moveTo>
                                  <a:pt x="34" y="0"/>
                                </a:moveTo>
                                <a:lnTo>
                                  <a:pt x="20" y="0"/>
                                </a:lnTo>
                                <a:lnTo>
                                  <a:pt x="13" y="3"/>
                                </a:lnTo>
                                <a:lnTo>
                                  <a:pt x="3" y="12"/>
                                </a:lnTo>
                                <a:lnTo>
                                  <a:pt x="0" y="19"/>
                                </a:lnTo>
                                <a:lnTo>
                                  <a:pt x="0" y="33"/>
                                </a:lnTo>
                                <a:lnTo>
                                  <a:pt x="3" y="40"/>
                                </a:lnTo>
                                <a:lnTo>
                                  <a:pt x="13" y="50"/>
                                </a:lnTo>
                                <a:lnTo>
                                  <a:pt x="20" y="52"/>
                                </a:lnTo>
                                <a:lnTo>
                                  <a:pt x="34" y="52"/>
                                </a:lnTo>
                                <a:lnTo>
                                  <a:pt x="40" y="50"/>
                                </a:lnTo>
                                <a:lnTo>
                                  <a:pt x="50" y="40"/>
                                </a:lnTo>
                                <a:lnTo>
                                  <a:pt x="53" y="33"/>
                                </a:lnTo>
                                <a:lnTo>
                                  <a:pt x="53" y="19"/>
                                </a:lnTo>
                                <a:lnTo>
                                  <a:pt x="50" y="12"/>
                                </a:lnTo>
                                <a:lnTo>
                                  <a:pt x="40" y="3"/>
                                </a:lnTo>
                                <a:lnTo>
                                  <a:pt x="34"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49"/>
                        <wps:cNvSpPr>
                          <a:spLocks/>
                        </wps:cNvSpPr>
                        <wps:spPr bwMode="auto">
                          <a:xfrm>
                            <a:off x="7206" y="2557"/>
                            <a:ext cx="53" cy="53"/>
                          </a:xfrm>
                          <a:custGeom>
                            <a:avLst/>
                            <a:gdLst>
                              <a:gd name="T0" fmla="+- 0 7233 7206"/>
                              <a:gd name="T1" fmla="*/ T0 w 53"/>
                              <a:gd name="T2" fmla="+- 0 2609 2557"/>
                              <a:gd name="T3" fmla="*/ 2609 h 53"/>
                              <a:gd name="T4" fmla="+- 0 7240 7206"/>
                              <a:gd name="T5" fmla="*/ T4 w 53"/>
                              <a:gd name="T6" fmla="+- 0 2609 2557"/>
                              <a:gd name="T7" fmla="*/ 2609 h 53"/>
                              <a:gd name="T8" fmla="+- 0 7246 7206"/>
                              <a:gd name="T9" fmla="*/ T8 w 53"/>
                              <a:gd name="T10" fmla="+- 0 2607 2557"/>
                              <a:gd name="T11" fmla="*/ 2607 h 53"/>
                              <a:gd name="T12" fmla="+- 0 7251 7206"/>
                              <a:gd name="T13" fmla="*/ T12 w 53"/>
                              <a:gd name="T14" fmla="+- 0 2602 2557"/>
                              <a:gd name="T15" fmla="*/ 2602 h 53"/>
                              <a:gd name="T16" fmla="+- 0 7256 7206"/>
                              <a:gd name="T17" fmla="*/ T16 w 53"/>
                              <a:gd name="T18" fmla="+- 0 2597 2557"/>
                              <a:gd name="T19" fmla="*/ 2597 h 53"/>
                              <a:gd name="T20" fmla="+- 0 7259 7206"/>
                              <a:gd name="T21" fmla="*/ T20 w 53"/>
                              <a:gd name="T22" fmla="+- 0 2590 2557"/>
                              <a:gd name="T23" fmla="*/ 2590 h 53"/>
                              <a:gd name="T24" fmla="+- 0 7259 7206"/>
                              <a:gd name="T25" fmla="*/ T24 w 53"/>
                              <a:gd name="T26" fmla="+- 0 2583 2557"/>
                              <a:gd name="T27" fmla="*/ 2583 h 53"/>
                              <a:gd name="T28" fmla="+- 0 7259 7206"/>
                              <a:gd name="T29" fmla="*/ T28 w 53"/>
                              <a:gd name="T30" fmla="+- 0 2576 2557"/>
                              <a:gd name="T31" fmla="*/ 2576 h 53"/>
                              <a:gd name="T32" fmla="+- 0 7256 7206"/>
                              <a:gd name="T33" fmla="*/ T32 w 53"/>
                              <a:gd name="T34" fmla="+- 0 2569 2557"/>
                              <a:gd name="T35" fmla="*/ 2569 h 53"/>
                              <a:gd name="T36" fmla="+- 0 7251 7206"/>
                              <a:gd name="T37" fmla="*/ T36 w 53"/>
                              <a:gd name="T38" fmla="+- 0 2565 2557"/>
                              <a:gd name="T39" fmla="*/ 2565 h 53"/>
                              <a:gd name="T40" fmla="+- 0 7246 7206"/>
                              <a:gd name="T41" fmla="*/ T40 w 53"/>
                              <a:gd name="T42" fmla="+- 0 2560 2557"/>
                              <a:gd name="T43" fmla="*/ 2560 h 53"/>
                              <a:gd name="T44" fmla="+- 0 7240 7206"/>
                              <a:gd name="T45" fmla="*/ T44 w 53"/>
                              <a:gd name="T46" fmla="+- 0 2557 2557"/>
                              <a:gd name="T47" fmla="*/ 2557 h 53"/>
                              <a:gd name="T48" fmla="+- 0 7233 7206"/>
                              <a:gd name="T49" fmla="*/ T48 w 53"/>
                              <a:gd name="T50" fmla="+- 0 2557 2557"/>
                              <a:gd name="T51" fmla="*/ 2557 h 53"/>
                              <a:gd name="T52" fmla="+- 0 7226 7206"/>
                              <a:gd name="T53" fmla="*/ T52 w 53"/>
                              <a:gd name="T54" fmla="+- 0 2557 2557"/>
                              <a:gd name="T55" fmla="*/ 2557 h 53"/>
                              <a:gd name="T56" fmla="+- 0 7219 7206"/>
                              <a:gd name="T57" fmla="*/ T56 w 53"/>
                              <a:gd name="T58" fmla="+- 0 2560 2557"/>
                              <a:gd name="T59" fmla="*/ 2560 h 53"/>
                              <a:gd name="T60" fmla="+- 0 7214 7206"/>
                              <a:gd name="T61" fmla="*/ T60 w 53"/>
                              <a:gd name="T62" fmla="+- 0 2565 2557"/>
                              <a:gd name="T63" fmla="*/ 2565 h 53"/>
                              <a:gd name="T64" fmla="+- 0 7209 7206"/>
                              <a:gd name="T65" fmla="*/ T64 w 53"/>
                              <a:gd name="T66" fmla="+- 0 2569 2557"/>
                              <a:gd name="T67" fmla="*/ 2569 h 53"/>
                              <a:gd name="T68" fmla="+- 0 7206 7206"/>
                              <a:gd name="T69" fmla="*/ T68 w 53"/>
                              <a:gd name="T70" fmla="+- 0 2576 2557"/>
                              <a:gd name="T71" fmla="*/ 2576 h 53"/>
                              <a:gd name="T72" fmla="+- 0 7206 7206"/>
                              <a:gd name="T73" fmla="*/ T72 w 53"/>
                              <a:gd name="T74" fmla="+- 0 2583 2557"/>
                              <a:gd name="T75" fmla="*/ 2583 h 53"/>
                              <a:gd name="T76" fmla="+- 0 7206 7206"/>
                              <a:gd name="T77" fmla="*/ T76 w 53"/>
                              <a:gd name="T78" fmla="+- 0 2590 2557"/>
                              <a:gd name="T79" fmla="*/ 2590 h 53"/>
                              <a:gd name="T80" fmla="+- 0 7209 7206"/>
                              <a:gd name="T81" fmla="*/ T80 w 53"/>
                              <a:gd name="T82" fmla="+- 0 2597 2557"/>
                              <a:gd name="T83" fmla="*/ 2597 h 53"/>
                              <a:gd name="T84" fmla="+- 0 7214 7206"/>
                              <a:gd name="T85" fmla="*/ T84 w 53"/>
                              <a:gd name="T86" fmla="+- 0 2602 2557"/>
                              <a:gd name="T87" fmla="*/ 2602 h 53"/>
                              <a:gd name="T88" fmla="+- 0 7219 7206"/>
                              <a:gd name="T89" fmla="*/ T88 w 53"/>
                              <a:gd name="T90" fmla="+- 0 2607 2557"/>
                              <a:gd name="T91" fmla="*/ 2607 h 53"/>
                              <a:gd name="T92" fmla="+- 0 7226 7206"/>
                              <a:gd name="T93" fmla="*/ T92 w 53"/>
                              <a:gd name="T94" fmla="+- 0 2609 2557"/>
                              <a:gd name="T95" fmla="*/ 2609 h 53"/>
                              <a:gd name="T96" fmla="+- 0 7233 7206"/>
                              <a:gd name="T97" fmla="*/ T96 w 53"/>
                              <a:gd name="T98" fmla="+- 0 2609 2557"/>
                              <a:gd name="T99" fmla="*/ 2609 h 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 h="53">
                                <a:moveTo>
                                  <a:pt x="27" y="52"/>
                                </a:moveTo>
                                <a:lnTo>
                                  <a:pt x="34" y="52"/>
                                </a:lnTo>
                                <a:lnTo>
                                  <a:pt x="40" y="50"/>
                                </a:lnTo>
                                <a:lnTo>
                                  <a:pt x="45" y="45"/>
                                </a:lnTo>
                                <a:lnTo>
                                  <a:pt x="50" y="40"/>
                                </a:lnTo>
                                <a:lnTo>
                                  <a:pt x="53" y="33"/>
                                </a:lnTo>
                                <a:lnTo>
                                  <a:pt x="53" y="26"/>
                                </a:lnTo>
                                <a:lnTo>
                                  <a:pt x="53" y="19"/>
                                </a:lnTo>
                                <a:lnTo>
                                  <a:pt x="50" y="12"/>
                                </a:lnTo>
                                <a:lnTo>
                                  <a:pt x="45" y="8"/>
                                </a:lnTo>
                                <a:lnTo>
                                  <a:pt x="40" y="3"/>
                                </a:lnTo>
                                <a:lnTo>
                                  <a:pt x="34" y="0"/>
                                </a:lnTo>
                                <a:lnTo>
                                  <a:pt x="27" y="0"/>
                                </a:lnTo>
                                <a:lnTo>
                                  <a:pt x="20" y="0"/>
                                </a:lnTo>
                                <a:lnTo>
                                  <a:pt x="13" y="3"/>
                                </a:lnTo>
                                <a:lnTo>
                                  <a:pt x="8" y="8"/>
                                </a:lnTo>
                                <a:lnTo>
                                  <a:pt x="3" y="12"/>
                                </a:lnTo>
                                <a:lnTo>
                                  <a:pt x="0" y="19"/>
                                </a:lnTo>
                                <a:lnTo>
                                  <a:pt x="0" y="26"/>
                                </a:lnTo>
                                <a:lnTo>
                                  <a:pt x="0" y="33"/>
                                </a:lnTo>
                                <a:lnTo>
                                  <a:pt x="3" y="40"/>
                                </a:lnTo>
                                <a:lnTo>
                                  <a:pt x="8" y="45"/>
                                </a:lnTo>
                                <a:lnTo>
                                  <a:pt x="13" y="50"/>
                                </a:lnTo>
                                <a:lnTo>
                                  <a:pt x="20" y="52"/>
                                </a:lnTo>
                                <a:lnTo>
                                  <a:pt x="27" y="52"/>
                                </a:lnTo>
                                <a:close/>
                              </a:path>
                            </a:pathLst>
                          </a:custGeom>
                          <a:noFill/>
                          <a:ln w="333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Freeform 148"/>
                        <wps:cNvSpPr>
                          <a:spLocks/>
                        </wps:cNvSpPr>
                        <wps:spPr bwMode="auto">
                          <a:xfrm>
                            <a:off x="7233" y="462"/>
                            <a:ext cx="2636" cy="726"/>
                          </a:xfrm>
                          <a:custGeom>
                            <a:avLst/>
                            <a:gdLst>
                              <a:gd name="T0" fmla="+- 0 9868 7233"/>
                              <a:gd name="T1" fmla="*/ T0 w 2636"/>
                              <a:gd name="T2" fmla="+- 0 462 462"/>
                              <a:gd name="T3" fmla="*/ 462 h 726"/>
                              <a:gd name="T4" fmla="+- 0 9429 7233"/>
                              <a:gd name="T5" fmla="*/ T4 w 2636"/>
                              <a:gd name="T6" fmla="+- 0 701 462"/>
                              <a:gd name="T7" fmla="*/ 701 h 726"/>
                              <a:gd name="T8" fmla="+- 0 8989 7233"/>
                              <a:gd name="T9" fmla="*/ T8 w 2636"/>
                              <a:gd name="T10" fmla="+- 0 826 462"/>
                              <a:gd name="T11" fmla="*/ 826 h 726"/>
                              <a:gd name="T12" fmla="+- 0 8331 7233"/>
                              <a:gd name="T13" fmla="*/ T12 w 2636"/>
                              <a:gd name="T14" fmla="+- 0 986 462"/>
                              <a:gd name="T15" fmla="*/ 986 h 726"/>
                              <a:gd name="T16" fmla="+- 0 7966 7233"/>
                              <a:gd name="T17" fmla="*/ T16 w 2636"/>
                              <a:gd name="T18" fmla="+- 0 1060 462"/>
                              <a:gd name="T19" fmla="*/ 1060 h 726"/>
                              <a:gd name="T20" fmla="+- 0 7233 7233"/>
                              <a:gd name="T21" fmla="*/ T20 w 2636"/>
                              <a:gd name="T22" fmla="+- 0 1188 462"/>
                              <a:gd name="T23" fmla="*/ 1188 h 726"/>
                            </a:gdLst>
                            <a:ahLst/>
                            <a:cxnLst>
                              <a:cxn ang="0">
                                <a:pos x="T1" y="T3"/>
                              </a:cxn>
                              <a:cxn ang="0">
                                <a:pos x="T5" y="T7"/>
                              </a:cxn>
                              <a:cxn ang="0">
                                <a:pos x="T9" y="T11"/>
                              </a:cxn>
                              <a:cxn ang="0">
                                <a:pos x="T13" y="T15"/>
                              </a:cxn>
                              <a:cxn ang="0">
                                <a:pos x="T17" y="T19"/>
                              </a:cxn>
                              <a:cxn ang="0">
                                <a:pos x="T21" y="T23"/>
                              </a:cxn>
                            </a:cxnLst>
                            <a:rect l="0" t="0" r="r" b="b"/>
                            <a:pathLst>
                              <a:path w="2636" h="726">
                                <a:moveTo>
                                  <a:pt x="2635" y="0"/>
                                </a:moveTo>
                                <a:lnTo>
                                  <a:pt x="2196" y="239"/>
                                </a:lnTo>
                                <a:lnTo>
                                  <a:pt x="1756" y="364"/>
                                </a:lnTo>
                                <a:lnTo>
                                  <a:pt x="1098" y="524"/>
                                </a:lnTo>
                                <a:lnTo>
                                  <a:pt x="733" y="598"/>
                                </a:lnTo>
                                <a:lnTo>
                                  <a:pt x="0" y="726"/>
                                </a:lnTo>
                              </a:path>
                            </a:pathLst>
                          </a:custGeom>
                          <a:noFill/>
                          <a:ln w="13328">
                            <a:solidFill>
                              <a:srgbClr val="FF7F0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AutoShape 147"/>
                        <wps:cNvSpPr>
                          <a:spLocks/>
                        </wps:cNvSpPr>
                        <wps:spPr bwMode="auto">
                          <a:xfrm>
                            <a:off x="7206" y="462"/>
                            <a:ext cx="2688" cy="726"/>
                          </a:xfrm>
                          <a:custGeom>
                            <a:avLst/>
                            <a:gdLst>
                              <a:gd name="T0" fmla="+- 0 9842 7206"/>
                              <a:gd name="T1" fmla="*/ T0 w 2688"/>
                              <a:gd name="T2" fmla="+- 0 462 462"/>
                              <a:gd name="T3" fmla="*/ 462 h 726"/>
                              <a:gd name="T4" fmla="+- 0 9894 7206"/>
                              <a:gd name="T5" fmla="*/ T4 w 2688"/>
                              <a:gd name="T6" fmla="+- 0 462 462"/>
                              <a:gd name="T7" fmla="*/ 462 h 726"/>
                              <a:gd name="T8" fmla="+- 0 9402 7206"/>
                              <a:gd name="T9" fmla="*/ T8 w 2688"/>
                              <a:gd name="T10" fmla="+- 0 701 462"/>
                              <a:gd name="T11" fmla="*/ 701 h 726"/>
                              <a:gd name="T12" fmla="+- 0 9455 7206"/>
                              <a:gd name="T13" fmla="*/ T12 w 2688"/>
                              <a:gd name="T14" fmla="+- 0 701 462"/>
                              <a:gd name="T15" fmla="*/ 701 h 726"/>
                              <a:gd name="T16" fmla="+- 0 8963 7206"/>
                              <a:gd name="T17" fmla="*/ T16 w 2688"/>
                              <a:gd name="T18" fmla="+- 0 826 462"/>
                              <a:gd name="T19" fmla="*/ 826 h 726"/>
                              <a:gd name="T20" fmla="+- 0 9016 7206"/>
                              <a:gd name="T21" fmla="*/ T20 w 2688"/>
                              <a:gd name="T22" fmla="+- 0 826 462"/>
                              <a:gd name="T23" fmla="*/ 826 h 726"/>
                              <a:gd name="T24" fmla="+- 0 8304 7206"/>
                              <a:gd name="T25" fmla="*/ T24 w 2688"/>
                              <a:gd name="T26" fmla="+- 0 986 462"/>
                              <a:gd name="T27" fmla="*/ 986 h 726"/>
                              <a:gd name="T28" fmla="+- 0 8357 7206"/>
                              <a:gd name="T29" fmla="*/ T28 w 2688"/>
                              <a:gd name="T30" fmla="+- 0 986 462"/>
                              <a:gd name="T31" fmla="*/ 986 h 726"/>
                              <a:gd name="T32" fmla="+- 0 7940 7206"/>
                              <a:gd name="T33" fmla="*/ T32 w 2688"/>
                              <a:gd name="T34" fmla="+- 0 1060 462"/>
                              <a:gd name="T35" fmla="*/ 1060 h 726"/>
                              <a:gd name="T36" fmla="+- 0 7992 7206"/>
                              <a:gd name="T37" fmla="*/ T36 w 2688"/>
                              <a:gd name="T38" fmla="+- 0 1060 462"/>
                              <a:gd name="T39" fmla="*/ 1060 h 726"/>
                              <a:gd name="T40" fmla="+- 0 7206 7206"/>
                              <a:gd name="T41" fmla="*/ T40 w 2688"/>
                              <a:gd name="T42" fmla="+- 0 1188 462"/>
                              <a:gd name="T43" fmla="*/ 1188 h 726"/>
                              <a:gd name="T44" fmla="+- 0 7259 7206"/>
                              <a:gd name="T45" fmla="*/ T44 w 2688"/>
                              <a:gd name="T46" fmla="+- 0 1188 462"/>
                              <a:gd name="T47" fmla="*/ 1188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688" h="726">
                                <a:moveTo>
                                  <a:pt x="2636" y="0"/>
                                </a:moveTo>
                                <a:lnTo>
                                  <a:pt x="2688" y="0"/>
                                </a:lnTo>
                                <a:moveTo>
                                  <a:pt x="2196" y="239"/>
                                </a:moveTo>
                                <a:lnTo>
                                  <a:pt x="2249" y="239"/>
                                </a:lnTo>
                                <a:moveTo>
                                  <a:pt x="1757" y="364"/>
                                </a:moveTo>
                                <a:lnTo>
                                  <a:pt x="1810" y="364"/>
                                </a:lnTo>
                                <a:moveTo>
                                  <a:pt x="1098" y="524"/>
                                </a:moveTo>
                                <a:lnTo>
                                  <a:pt x="1151" y="524"/>
                                </a:lnTo>
                                <a:moveTo>
                                  <a:pt x="734" y="598"/>
                                </a:moveTo>
                                <a:lnTo>
                                  <a:pt x="786" y="598"/>
                                </a:lnTo>
                                <a:moveTo>
                                  <a:pt x="0" y="726"/>
                                </a:moveTo>
                                <a:lnTo>
                                  <a:pt x="53" y="726"/>
                                </a:lnTo>
                              </a:path>
                            </a:pathLst>
                          </a:custGeom>
                          <a:noFill/>
                          <a:ln w="33321">
                            <a:solidFill>
                              <a:srgbClr val="FF7F0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Freeform 146"/>
                        <wps:cNvSpPr>
                          <a:spLocks/>
                        </wps:cNvSpPr>
                        <wps:spPr bwMode="auto">
                          <a:xfrm>
                            <a:off x="7233" y="701"/>
                            <a:ext cx="2636" cy="935"/>
                          </a:xfrm>
                          <a:custGeom>
                            <a:avLst/>
                            <a:gdLst>
                              <a:gd name="T0" fmla="+- 0 9868 7233"/>
                              <a:gd name="T1" fmla="*/ T0 w 2636"/>
                              <a:gd name="T2" fmla="+- 0 804 701"/>
                              <a:gd name="T3" fmla="*/ 804 h 935"/>
                              <a:gd name="T4" fmla="+- 0 9429 7233"/>
                              <a:gd name="T5" fmla="*/ T4 w 2636"/>
                              <a:gd name="T6" fmla="+- 0 701 701"/>
                              <a:gd name="T7" fmla="*/ 701 h 935"/>
                              <a:gd name="T8" fmla="+- 0 8989 7233"/>
                              <a:gd name="T9" fmla="*/ T8 w 2636"/>
                              <a:gd name="T10" fmla="+- 0 905 701"/>
                              <a:gd name="T11" fmla="*/ 905 h 935"/>
                              <a:gd name="T12" fmla="+- 0 8331 7233"/>
                              <a:gd name="T13" fmla="*/ T12 w 2636"/>
                              <a:gd name="T14" fmla="+- 0 1267 701"/>
                              <a:gd name="T15" fmla="*/ 1267 h 935"/>
                              <a:gd name="T16" fmla="+- 0 7966 7233"/>
                              <a:gd name="T17" fmla="*/ T16 w 2636"/>
                              <a:gd name="T18" fmla="+- 0 1371 701"/>
                              <a:gd name="T19" fmla="*/ 1371 h 935"/>
                              <a:gd name="T20" fmla="+- 0 7233 7233"/>
                              <a:gd name="T21" fmla="*/ T20 w 2636"/>
                              <a:gd name="T22" fmla="+- 0 1635 701"/>
                              <a:gd name="T23" fmla="*/ 1635 h 935"/>
                            </a:gdLst>
                            <a:ahLst/>
                            <a:cxnLst>
                              <a:cxn ang="0">
                                <a:pos x="T1" y="T3"/>
                              </a:cxn>
                              <a:cxn ang="0">
                                <a:pos x="T5" y="T7"/>
                              </a:cxn>
                              <a:cxn ang="0">
                                <a:pos x="T9" y="T11"/>
                              </a:cxn>
                              <a:cxn ang="0">
                                <a:pos x="T13" y="T15"/>
                              </a:cxn>
                              <a:cxn ang="0">
                                <a:pos x="T17" y="T19"/>
                              </a:cxn>
                              <a:cxn ang="0">
                                <a:pos x="T21" y="T23"/>
                              </a:cxn>
                            </a:cxnLst>
                            <a:rect l="0" t="0" r="r" b="b"/>
                            <a:pathLst>
                              <a:path w="2636" h="935">
                                <a:moveTo>
                                  <a:pt x="2635" y="103"/>
                                </a:moveTo>
                                <a:lnTo>
                                  <a:pt x="2196" y="0"/>
                                </a:lnTo>
                                <a:lnTo>
                                  <a:pt x="1756" y="204"/>
                                </a:lnTo>
                                <a:lnTo>
                                  <a:pt x="1098" y="566"/>
                                </a:lnTo>
                                <a:lnTo>
                                  <a:pt x="733" y="670"/>
                                </a:lnTo>
                                <a:lnTo>
                                  <a:pt x="0" y="934"/>
                                </a:lnTo>
                              </a:path>
                            </a:pathLst>
                          </a:custGeom>
                          <a:noFill/>
                          <a:ln w="13328">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AutoShape 145"/>
                        <wps:cNvSpPr>
                          <a:spLocks/>
                        </wps:cNvSpPr>
                        <wps:spPr bwMode="auto">
                          <a:xfrm>
                            <a:off x="9843" y="778"/>
                            <a:ext cx="50" cy="48"/>
                          </a:xfrm>
                          <a:custGeom>
                            <a:avLst/>
                            <a:gdLst>
                              <a:gd name="T0" fmla="+- 0 9893 9843"/>
                              <a:gd name="T1" fmla="*/ T0 w 50"/>
                              <a:gd name="T2" fmla="+- 0 796 778"/>
                              <a:gd name="T3" fmla="*/ 796 h 48"/>
                              <a:gd name="T4" fmla="+- 0 9843 9843"/>
                              <a:gd name="T5" fmla="*/ T4 w 50"/>
                              <a:gd name="T6" fmla="+- 0 796 778"/>
                              <a:gd name="T7" fmla="*/ 796 h 48"/>
                              <a:gd name="T8" fmla="+- 0 9858 9843"/>
                              <a:gd name="T9" fmla="*/ T8 w 50"/>
                              <a:gd name="T10" fmla="+- 0 807 778"/>
                              <a:gd name="T11" fmla="*/ 807 h 48"/>
                              <a:gd name="T12" fmla="+- 0 9852 9843"/>
                              <a:gd name="T13" fmla="*/ T12 w 50"/>
                              <a:gd name="T14" fmla="+- 0 825 778"/>
                              <a:gd name="T15" fmla="*/ 825 h 48"/>
                              <a:gd name="T16" fmla="+- 0 9868 9843"/>
                              <a:gd name="T17" fmla="*/ T16 w 50"/>
                              <a:gd name="T18" fmla="+- 0 814 778"/>
                              <a:gd name="T19" fmla="*/ 814 h 48"/>
                              <a:gd name="T20" fmla="+- 0 9880 9843"/>
                              <a:gd name="T21" fmla="*/ T20 w 50"/>
                              <a:gd name="T22" fmla="+- 0 814 778"/>
                              <a:gd name="T23" fmla="*/ 814 h 48"/>
                              <a:gd name="T24" fmla="+- 0 9877 9843"/>
                              <a:gd name="T25" fmla="*/ T24 w 50"/>
                              <a:gd name="T26" fmla="+- 0 807 778"/>
                              <a:gd name="T27" fmla="*/ 807 h 48"/>
                              <a:gd name="T28" fmla="+- 0 9893 9843"/>
                              <a:gd name="T29" fmla="*/ T28 w 50"/>
                              <a:gd name="T30" fmla="+- 0 796 778"/>
                              <a:gd name="T31" fmla="*/ 796 h 48"/>
                              <a:gd name="T32" fmla="+- 0 9880 9843"/>
                              <a:gd name="T33" fmla="*/ T32 w 50"/>
                              <a:gd name="T34" fmla="+- 0 814 778"/>
                              <a:gd name="T35" fmla="*/ 814 h 48"/>
                              <a:gd name="T36" fmla="+- 0 9868 9843"/>
                              <a:gd name="T37" fmla="*/ T36 w 50"/>
                              <a:gd name="T38" fmla="+- 0 814 778"/>
                              <a:gd name="T39" fmla="*/ 814 h 48"/>
                              <a:gd name="T40" fmla="+- 0 9883 9843"/>
                              <a:gd name="T41" fmla="*/ T40 w 50"/>
                              <a:gd name="T42" fmla="+- 0 825 778"/>
                              <a:gd name="T43" fmla="*/ 825 h 48"/>
                              <a:gd name="T44" fmla="+- 0 9880 9843"/>
                              <a:gd name="T45" fmla="*/ T44 w 50"/>
                              <a:gd name="T46" fmla="+- 0 814 778"/>
                              <a:gd name="T47" fmla="*/ 814 h 48"/>
                              <a:gd name="T48" fmla="+- 0 9868 9843"/>
                              <a:gd name="T49" fmla="*/ T48 w 50"/>
                              <a:gd name="T50" fmla="+- 0 778 778"/>
                              <a:gd name="T51" fmla="*/ 778 h 48"/>
                              <a:gd name="T52" fmla="+- 0 9862 9843"/>
                              <a:gd name="T53" fmla="*/ T52 w 50"/>
                              <a:gd name="T54" fmla="+- 0 796 778"/>
                              <a:gd name="T55" fmla="*/ 796 h 48"/>
                              <a:gd name="T56" fmla="+- 0 9874 9843"/>
                              <a:gd name="T57" fmla="*/ T56 w 50"/>
                              <a:gd name="T58" fmla="+- 0 796 778"/>
                              <a:gd name="T59" fmla="*/ 796 h 48"/>
                              <a:gd name="T60" fmla="+- 0 9868 9843"/>
                              <a:gd name="T61" fmla="*/ T60 w 50"/>
                              <a:gd name="T62" fmla="+- 0 778 778"/>
                              <a:gd name="T63" fmla="*/ 77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 h="48">
                                <a:moveTo>
                                  <a:pt x="50" y="18"/>
                                </a:moveTo>
                                <a:lnTo>
                                  <a:pt x="0" y="18"/>
                                </a:lnTo>
                                <a:lnTo>
                                  <a:pt x="15" y="29"/>
                                </a:lnTo>
                                <a:lnTo>
                                  <a:pt x="9" y="47"/>
                                </a:lnTo>
                                <a:lnTo>
                                  <a:pt x="25" y="36"/>
                                </a:lnTo>
                                <a:lnTo>
                                  <a:pt x="37" y="36"/>
                                </a:lnTo>
                                <a:lnTo>
                                  <a:pt x="34" y="29"/>
                                </a:lnTo>
                                <a:lnTo>
                                  <a:pt x="50" y="18"/>
                                </a:lnTo>
                                <a:close/>
                                <a:moveTo>
                                  <a:pt x="37" y="36"/>
                                </a:moveTo>
                                <a:lnTo>
                                  <a:pt x="25" y="36"/>
                                </a:lnTo>
                                <a:lnTo>
                                  <a:pt x="40" y="47"/>
                                </a:lnTo>
                                <a:lnTo>
                                  <a:pt x="37" y="36"/>
                                </a:lnTo>
                                <a:close/>
                                <a:moveTo>
                                  <a:pt x="25" y="0"/>
                                </a:moveTo>
                                <a:lnTo>
                                  <a:pt x="19" y="18"/>
                                </a:lnTo>
                                <a:lnTo>
                                  <a:pt x="31" y="18"/>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44"/>
                        <wps:cNvSpPr>
                          <a:spLocks/>
                        </wps:cNvSpPr>
                        <wps:spPr bwMode="auto">
                          <a:xfrm>
                            <a:off x="9843" y="778"/>
                            <a:ext cx="50" cy="48"/>
                          </a:xfrm>
                          <a:custGeom>
                            <a:avLst/>
                            <a:gdLst>
                              <a:gd name="T0" fmla="+- 0 9868 9843"/>
                              <a:gd name="T1" fmla="*/ T0 w 50"/>
                              <a:gd name="T2" fmla="+- 0 778 778"/>
                              <a:gd name="T3" fmla="*/ 778 h 48"/>
                              <a:gd name="T4" fmla="+- 0 9862 9843"/>
                              <a:gd name="T5" fmla="*/ T4 w 50"/>
                              <a:gd name="T6" fmla="+- 0 796 778"/>
                              <a:gd name="T7" fmla="*/ 796 h 48"/>
                              <a:gd name="T8" fmla="+- 0 9843 9843"/>
                              <a:gd name="T9" fmla="*/ T8 w 50"/>
                              <a:gd name="T10" fmla="+- 0 796 778"/>
                              <a:gd name="T11" fmla="*/ 796 h 48"/>
                              <a:gd name="T12" fmla="+- 0 9858 9843"/>
                              <a:gd name="T13" fmla="*/ T12 w 50"/>
                              <a:gd name="T14" fmla="+- 0 807 778"/>
                              <a:gd name="T15" fmla="*/ 807 h 48"/>
                              <a:gd name="T16" fmla="+- 0 9852 9843"/>
                              <a:gd name="T17" fmla="*/ T16 w 50"/>
                              <a:gd name="T18" fmla="+- 0 825 778"/>
                              <a:gd name="T19" fmla="*/ 825 h 48"/>
                              <a:gd name="T20" fmla="+- 0 9868 9843"/>
                              <a:gd name="T21" fmla="*/ T20 w 50"/>
                              <a:gd name="T22" fmla="+- 0 814 778"/>
                              <a:gd name="T23" fmla="*/ 814 h 48"/>
                              <a:gd name="T24" fmla="+- 0 9883 9843"/>
                              <a:gd name="T25" fmla="*/ T24 w 50"/>
                              <a:gd name="T26" fmla="+- 0 825 778"/>
                              <a:gd name="T27" fmla="*/ 825 h 48"/>
                              <a:gd name="T28" fmla="+- 0 9877 9843"/>
                              <a:gd name="T29" fmla="*/ T28 w 50"/>
                              <a:gd name="T30" fmla="+- 0 807 778"/>
                              <a:gd name="T31" fmla="*/ 807 h 48"/>
                              <a:gd name="T32" fmla="+- 0 9893 9843"/>
                              <a:gd name="T33" fmla="*/ T32 w 50"/>
                              <a:gd name="T34" fmla="+- 0 796 778"/>
                              <a:gd name="T35" fmla="*/ 796 h 48"/>
                              <a:gd name="T36" fmla="+- 0 9874 9843"/>
                              <a:gd name="T37" fmla="*/ T36 w 50"/>
                              <a:gd name="T38" fmla="+- 0 796 778"/>
                              <a:gd name="T39" fmla="*/ 796 h 48"/>
                              <a:gd name="T40" fmla="+- 0 9868 9843"/>
                              <a:gd name="T41" fmla="*/ T40 w 50"/>
                              <a:gd name="T42" fmla="+- 0 778 778"/>
                              <a:gd name="T43" fmla="*/ 77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0" h="48">
                                <a:moveTo>
                                  <a:pt x="25" y="0"/>
                                </a:moveTo>
                                <a:lnTo>
                                  <a:pt x="19" y="18"/>
                                </a:lnTo>
                                <a:lnTo>
                                  <a:pt x="0" y="18"/>
                                </a:lnTo>
                                <a:lnTo>
                                  <a:pt x="15" y="29"/>
                                </a:lnTo>
                                <a:lnTo>
                                  <a:pt x="9" y="47"/>
                                </a:lnTo>
                                <a:lnTo>
                                  <a:pt x="25" y="36"/>
                                </a:lnTo>
                                <a:lnTo>
                                  <a:pt x="40" y="47"/>
                                </a:lnTo>
                                <a:lnTo>
                                  <a:pt x="34" y="29"/>
                                </a:lnTo>
                                <a:lnTo>
                                  <a:pt x="50" y="18"/>
                                </a:lnTo>
                                <a:lnTo>
                                  <a:pt x="31" y="18"/>
                                </a:lnTo>
                                <a:lnTo>
                                  <a:pt x="25" y="0"/>
                                </a:lnTo>
                                <a:close/>
                              </a:path>
                            </a:pathLst>
                          </a:custGeom>
                          <a:noFill/>
                          <a:ln w="333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AutoShape 143"/>
                        <wps:cNvSpPr>
                          <a:spLocks/>
                        </wps:cNvSpPr>
                        <wps:spPr bwMode="auto">
                          <a:xfrm>
                            <a:off x="9404" y="675"/>
                            <a:ext cx="50" cy="48"/>
                          </a:xfrm>
                          <a:custGeom>
                            <a:avLst/>
                            <a:gdLst>
                              <a:gd name="T0" fmla="+- 0 9454 9404"/>
                              <a:gd name="T1" fmla="*/ T0 w 50"/>
                              <a:gd name="T2" fmla="+- 0 693 675"/>
                              <a:gd name="T3" fmla="*/ 693 h 48"/>
                              <a:gd name="T4" fmla="+- 0 9404 9404"/>
                              <a:gd name="T5" fmla="*/ T4 w 50"/>
                              <a:gd name="T6" fmla="+- 0 693 675"/>
                              <a:gd name="T7" fmla="*/ 693 h 48"/>
                              <a:gd name="T8" fmla="+- 0 9419 9404"/>
                              <a:gd name="T9" fmla="*/ T8 w 50"/>
                              <a:gd name="T10" fmla="+- 0 704 675"/>
                              <a:gd name="T11" fmla="*/ 704 h 48"/>
                              <a:gd name="T12" fmla="+- 0 9413 9404"/>
                              <a:gd name="T13" fmla="*/ T12 w 50"/>
                              <a:gd name="T14" fmla="+- 0 722 675"/>
                              <a:gd name="T15" fmla="*/ 722 h 48"/>
                              <a:gd name="T16" fmla="+- 0 9429 9404"/>
                              <a:gd name="T17" fmla="*/ T16 w 50"/>
                              <a:gd name="T18" fmla="+- 0 711 675"/>
                              <a:gd name="T19" fmla="*/ 711 h 48"/>
                              <a:gd name="T20" fmla="+- 0 9440 9404"/>
                              <a:gd name="T21" fmla="*/ T20 w 50"/>
                              <a:gd name="T22" fmla="+- 0 711 675"/>
                              <a:gd name="T23" fmla="*/ 711 h 48"/>
                              <a:gd name="T24" fmla="+- 0 9438 9404"/>
                              <a:gd name="T25" fmla="*/ T24 w 50"/>
                              <a:gd name="T26" fmla="+- 0 704 675"/>
                              <a:gd name="T27" fmla="*/ 704 h 48"/>
                              <a:gd name="T28" fmla="+- 0 9454 9404"/>
                              <a:gd name="T29" fmla="*/ T28 w 50"/>
                              <a:gd name="T30" fmla="+- 0 693 675"/>
                              <a:gd name="T31" fmla="*/ 693 h 48"/>
                              <a:gd name="T32" fmla="+- 0 9440 9404"/>
                              <a:gd name="T33" fmla="*/ T32 w 50"/>
                              <a:gd name="T34" fmla="+- 0 711 675"/>
                              <a:gd name="T35" fmla="*/ 711 h 48"/>
                              <a:gd name="T36" fmla="+- 0 9429 9404"/>
                              <a:gd name="T37" fmla="*/ T36 w 50"/>
                              <a:gd name="T38" fmla="+- 0 711 675"/>
                              <a:gd name="T39" fmla="*/ 711 h 48"/>
                              <a:gd name="T40" fmla="+- 0 9444 9404"/>
                              <a:gd name="T41" fmla="*/ T40 w 50"/>
                              <a:gd name="T42" fmla="+- 0 722 675"/>
                              <a:gd name="T43" fmla="*/ 722 h 48"/>
                              <a:gd name="T44" fmla="+- 0 9440 9404"/>
                              <a:gd name="T45" fmla="*/ T44 w 50"/>
                              <a:gd name="T46" fmla="+- 0 711 675"/>
                              <a:gd name="T47" fmla="*/ 711 h 48"/>
                              <a:gd name="T48" fmla="+- 0 9429 9404"/>
                              <a:gd name="T49" fmla="*/ T48 w 50"/>
                              <a:gd name="T50" fmla="+- 0 675 675"/>
                              <a:gd name="T51" fmla="*/ 675 h 48"/>
                              <a:gd name="T52" fmla="+- 0 9423 9404"/>
                              <a:gd name="T53" fmla="*/ T52 w 50"/>
                              <a:gd name="T54" fmla="+- 0 693 675"/>
                              <a:gd name="T55" fmla="*/ 693 h 48"/>
                              <a:gd name="T56" fmla="+- 0 9435 9404"/>
                              <a:gd name="T57" fmla="*/ T56 w 50"/>
                              <a:gd name="T58" fmla="+- 0 693 675"/>
                              <a:gd name="T59" fmla="*/ 693 h 48"/>
                              <a:gd name="T60" fmla="+- 0 9429 9404"/>
                              <a:gd name="T61" fmla="*/ T60 w 50"/>
                              <a:gd name="T62" fmla="+- 0 675 675"/>
                              <a:gd name="T63" fmla="*/ 67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 h="48">
                                <a:moveTo>
                                  <a:pt x="50" y="18"/>
                                </a:moveTo>
                                <a:lnTo>
                                  <a:pt x="0" y="18"/>
                                </a:lnTo>
                                <a:lnTo>
                                  <a:pt x="15" y="29"/>
                                </a:lnTo>
                                <a:lnTo>
                                  <a:pt x="9" y="47"/>
                                </a:lnTo>
                                <a:lnTo>
                                  <a:pt x="25" y="36"/>
                                </a:lnTo>
                                <a:lnTo>
                                  <a:pt x="36" y="36"/>
                                </a:lnTo>
                                <a:lnTo>
                                  <a:pt x="34" y="29"/>
                                </a:lnTo>
                                <a:lnTo>
                                  <a:pt x="50" y="18"/>
                                </a:lnTo>
                                <a:close/>
                                <a:moveTo>
                                  <a:pt x="36" y="36"/>
                                </a:moveTo>
                                <a:lnTo>
                                  <a:pt x="25" y="36"/>
                                </a:lnTo>
                                <a:lnTo>
                                  <a:pt x="40" y="47"/>
                                </a:lnTo>
                                <a:lnTo>
                                  <a:pt x="36" y="36"/>
                                </a:lnTo>
                                <a:close/>
                                <a:moveTo>
                                  <a:pt x="25" y="0"/>
                                </a:moveTo>
                                <a:lnTo>
                                  <a:pt x="19" y="18"/>
                                </a:lnTo>
                                <a:lnTo>
                                  <a:pt x="31" y="18"/>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42"/>
                        <wps:cNvSpPr>
                          <a:spLocks/>
                        </wps:cNvSpPr>
                        <wps:spPr bwMode="auto">
                          <a:xfrm>
                            <a:off x="9404" y="675"/>
                            <a:ext cx="50" cy="48"/>
                          </a:xfrm>
                          <a:custGeom>
                            <a:avLst/>
                            <a:gdLst>
                              <a:gd name="T0" fmla="+- 0 9429 9404"/>
                              <a:gd name="T1" fmla="*/ T0 w 50"/>
                              <a:gd name="T2" fmla="+- 0 675 675"/>
                              <a:gd name="T3" fmla="*/ 675 h 48"/>
                              <a:gd name="T4" fmla="+- 0 9423 9404"/>
                              <a:gd name="T5" fmla="*/ T4 w 50"/>
                              <a:gd name="T6" fmla="+- 0 693 675"/>
                              <a:gd name="T7" fmla="*/ 693 h 48"/>
                              <a:gd name="T8" fmla="+- 0 9404 9404"/>
                              <a:gd name="T9" fmla="*/ T8 w 50"/>
                              <a:gd name="T10" fmla="+- 0 693 675"/>
                              <a:gd name="T11" fmla="*/ 693 h 48"/>
                              <a:gd name="T12" fmla="+- 0 9419 9404"/>
                              <a:gd name="T13" fmla="*/ T12 w 50"/>
                              <a:gd name="T14" fmla="+- 0 704 675"/>
                              <a:gd name="T15" fmla="*/ 704 h 48"/>
                              <a:gd name="T16" fmla="+- 0 9413 9404"/>
                              <a:gd name="T17" fmla="*/ T16 w 50"/>
                              <a:gd name="T18" fmla="+- 0 722 675"/>
                              <a:gd name="T19" fmla="*/ 722 h 48"/>
                              <a:gd name="T20" fmla="+- 0 9429 9404"/>
                              <a:gd name="T21" fmla="*/ T20 w 50"/>
                              <a:gd name="T22" fmla="+- 0 711 675"/>
                              <a:gd name="T23" fmla="*/ 711 h 48"/>
                              <a:gd name="T24" fmla="+- 0 9444 9404"/>
                              <a:gd name="T25" fmla="*/ T24 w 50"/>
                              <a:gd name="T26" fmla="+- 0 722 675"/>
                              <a:gd name="T27" fmla="*/ 722 h 48"/>
                              <a:gd name="T28" fmla="+- 0 9438 9404"/>
                              <a:gd name="T29" fmla="*/ T28 w 50"/>
                              <a:gd name="T30" fmla="+- 0 704 675"/>
                              <a:gd name="T31" fmla="*/ 704 h 48"/>
                              <a:gd name="T32" fmla="+- 0 9454 9404"/>
                              <a:gd name="T33" fmla="*/ T32 w 50"/>
                              <a:gd name="T34" fmla="+- 0 693 675"/>
                              <a:gd name="T35" fmla="*/ 693 h 48"/>
                              <a:gd name="T36" fmla="+- 0 9435 9404"/>
                              <a:gd name="T37" fmla="*/ T36 w 50"/>
                              <a:gd name="T38" fmla="+- 0 693 675"/>
                              <a:gd name="T39" fmla="*/ 693 h 48"/>
                              <a:gd name="T40" fmla="+- 0 9429 9404"/>
                              <a:gd name="T41" fmla="*/ T40 w 50"/>
                              <a:gd name="T42" fmla="+- 0 675 675"/>
                              <a:gd name="T43" fmla="*/ 67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0" h="48">
                                <a:moveTo>
                                  <a:pt x="25" y="0"/>
                                </a:moveTo>
                                <a:lnTo>
                                  <a:pt x="19" y="18"/>
                                </a:lnTo>
                                <a:lnTo>
                                  <a:pt x="0" y="18"/>
                                </a:lnTo>
                                <a:lnTo>
                                  <a:pt x="15" y="29"/>
                                </a:lnTo>
                                <a:lnTo>
                                  <a:pt x="9" y="47"/>
                                </a:lnTo>
                                <a:lnTo>
                                  <a:pt x="25" y="36"/>
                                </a:lnTo>
                                <a:lnTo>
                                  <a:pt x="40" y="47"/>
                                </a:lnTo>
                                <a:lnTo>
                                  <a:pt x="34" y="29"/>
                                </a:lnTo>
                                <a:lnTo>
                                  <a:pt x="50" y="18"/>
                                </a:lnTo>
                                <a:lnTo>
                                  <a:pt x="31" y="18"/>
                                </a:lnTo>
                                <a:lnTo>
                                  <a:pt x="25" y="0"/>
                                </a:lnTo>
                                <a:close/>
                              </a:path>
                            </a:pathLst>
                          </a:custGeom>
                          <a:noFill/>
                          <a:ln w="333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AutoShape 141"/>
                        <wps:cNvSpPr>
                          <a:spLocks/>
                        </wps:cNvSpPr>
                        <wps:spPr bwMode="auto">
                          <a:xfrm>
                            <a:off x="8964" y="879"/>
                            <a:ext cx="50" cy="48"/>
                          </a:xfrm>
                          <a:custGeom>
                            <a:avLst/>
                            <a:gdLst>
                              <a:gd name="T0" fmla="+- 0 9014 8964"/>
                              <a:gd name="T1" fmla="*/ T0 w 50"/>
                              <a:gd name="T2" fmla="+- 0 897 879"/>
                              <a:gd name="T3" fmla="*/ 897 h 48"/>
                              <a:gd name="T4" fmla="+- 0 8964 8964"/>
                              <a:gd name="T5" fmla="*/ T4 w 50"/>
                              <a:gd name="T6" fmla="+- 0 897 879"/>
                              <a:gd name="T7" fmla="*/ 897 h 48"/>
                              <a:gd name="T8" fmla="+- 0 8980 8964"/>
                              <a:gd name="T9" fmla="*/ T8 w 50"/>
                              <a:gd name="T10" fmla="+- 0 908 879"/>
                              <a:gd name="T11" fmla="*/ 908 h 48"/>
                              <a:gd name="T12" fmla="+- 0 8974 8964"/>
                              <a:gd name="T13" fmla="*/ T12 w 50"/>
                              <a:gd name="T14" fmla="+- 0 926 879"/>
                              <a:gd name="T15" fmla="*/ 926 h 48"/>
                              <a:gd name="T16" fmla="+- 0 8989 8964"/>
                              <a:gd name="T17" fmla="*/ T16 w 50"/>
                              <a:gd name="T18" fmla="+- 0 915 879"/>
                              <a:gd name="T19" fmla="*/ 915 h 48"/>
                              <a:gd name="T20" fmla="+- 0 9001 8964"/>
                              <a:gd name="T21" fmla="*/ T20 w 50"/>
                              <a:gd name="T22" fmla="+- 0 915 879"/>
                              <a:gd name="T23" fmla="*/ 915 h 48"/>
                              <a:gd name="T24" fmla="+- 0 8999 8964"/>
                              <a:gd name="T25" fmla="*/ T24 w 50"/>
                              <a:gd name="T26" fmla="+- 0 908 879"/>
                              <a:gd name="T27" fmla="*/ 908 h 48"/>
                              <a:gd name="T28" fmla="+- 0 9014 8964"/>
                              <a:gd name="T29" fmla="*/ T28 w 50"/>
                              <a:gd name="T30" fmla="+- 0 897 879"/>
                              <a:gd name="T31" fmla="*/ 897 h 48"/>
                              <a:gd name="T32" fmla="+- 0 9001 8964"/>
                              <a:gd name="T33" fmla="*/ T32 w 50"/>
                              <a:gd name="T34" fmla="+- 0 915 879"/>
                              <a:gd name="T35" fmla="*/ 915 h 48"/>
                              <a:gd name="T36" fmla="+- 0 8989 8964"/>
                              <a:gd name="T37" fmla="*/ T36 w 50"/>
                              <a:gd name="T38" fmla="+- 0 915 879"/>
                              <a:gd name="T39" fmla="*/ 915 h 48"/>
                              <a:gd name="T40" fmla="+- 0 9005 8964"/>
                              <a:gd name="T41" fmla="*/ T40 w 50"/>
                              <a:gd name="T42" fmla="+- 0 926 879"/>
                              <a:gd name="T43" fmla="*/ 926 h 48"/>
                              <a:gd name="T44" fmla="+- 0 9001 8964"/>
                              <a:gd name="T45" fmla="*/ T44 w 50"/>
                              <a:gd name="T46" fmla="+- 0 915 879"/>
                              <a:gd name="T47" fmla="*/ 915 h 48"/>
                              <a:gd name="T48" fmla="+- 0 8989 8964"/>
                              <a:gd name="T49" fmla="*/ T48 w 50"/>
                              <a:gd name="T50" fmla="+- 0 879 879"/>
                              <a:gd name="T51" fmla="*/ 879 h 48"/>
                              <a:gd name="T52" fmla="+- 0 8984 8964"/>
                              <a:gd name="T53" fmla="*/ T52 w 50"/>
                              <a:gd name="T54" fmla="+- 0 897 879"/>
                              <a:gd name="T55" fmla="*/ 897 h 48"/>
                              <a:gd name="T56" fmla="+- 0 8995 8964"/>
                              <a:gd name="T57" fmla="*/ T56 w 50"/>
                              <a:gd name="T58" fmla="+- 0 897 879"/>
                              <a:gd name="T59" fmla="*/ 897 h 48"/>
                              <a:gd name="T60" fmla="+- 0 8989 8964"/>
                              <a:gd name="T61" fmla="*/ T60 w 50"/>
                              <a:gd name="T62" fmla="+- 0 879 879"/>
                              <a:gd name="T63" fmla="*/ 87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 h="48">
                                <a:moveTo>
                                  <a:pt x="50" y="18"/>
                                </a:moveTo>
                                <a:lnTo>
                                  <a:pt x="0" y="18"/>
                                </a:lnTo>
                                <a:lnTo>
                                  <a:pt x="16" y="29"/>
                                </a:lnTo>
                                <a:lnTo>
                                  <a:pt x="10" y="47"/>
                                </a:lnTo>
                                <a:lnTo>
                                  <a:pt x="25" y="36"/>
                                </a:lnTo>
                                <a:lnTo>
                                  <a:pt x="37" y="36"/>
                                </a:lnTo>
                                <a:lnTo>
                                  <a:pt x="35" y="29"/>
                                </a:lnTo>
                                <a:lnTo>
                                  <a:pt x="50" y="18"/>
                                </a:lnTo>
                                <a:close/>
                                <a:moveTo>
                                  <a:pt x="37" y="36"/>
                                </a:moveTo>
                                <a:lnTo>
                                  <a:pt x="25" y="36"/>
                                </a:lnTo>
                                <a:lnTo>
                                  <a:pt x="41" y="47"/>
                                </a:lnTo>
                                <a:lnTo>
                                  <a:pt x="37" y="36"/>
                                </a:lnTo>
                                <a:close/>
                                <a:moveTo>
                                  <a:pt x="25" y="0"/>
                                </a:moveTo>
                                <a:lnTo>
                                  <a:pt x="20" y="18"/>
                                </a:lnTo>
                                <a:lnTo>
                                  <a:pt x="31" y="18"/>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40"/>
                        <wps:cNvSpPr>
                          <a:spLocks/>
                        </wps:cNvSpPr>
                        <wps:spPr bwMode="auto">
                          <a:xfrm>
                            <a:off x="8964" y="879"/>
                            <a:ext cx="50" cy="48"/>
                          </a:xfrm>
                          <a:custGeom>
                            <a:avLst/>
                            <a:gdLst>
                              <a:gd name="T0" fmla="+- 0 8989 8964"/>
                              <a:gd name="T1" fmla="*/ T0 w 50"/>
                              <a:gd name="T2" fmla="+- 0 879 879"/>
                              <a:gd name="T3" fmla="*/ 879 h 48"/>
                              <a:gd name="T4" fmla="+- 0 8984 8964"/>
                              <a:gd name="T5" fmla="*/ T4 w 50"/>
                              <a:gd name="T6" fmla="+- 0 897 879"/>
                              <a:gd name="T7" fmla="*/ 897 h 48"/>
                              <a:gd name="T8" fmla="+- 0 8964 8964"/>
                              <a:gd name="T9" fmla="*/ T8 w 50"/>
                              <a:gd name="T10" fmla="+- 0 897 879"/>
                              <a:gd name="T11" fmla="*/ 897 h 48"/>
                              <a:gd name="T12" fmla="+- 0 8980 8964"/>
                              <a:gd name="T13" fmla="*/ T12 w 50"/>
                              <a:gd name="T14" fmla="+- 0 908 879"/>
                              <a:gd name="T15" fmla="*/ 908 h 48"/>
                              <a:gd name="T16" fmla="+- 0 8974 8964"/>
                              <a:gd name="T17" fmla="*/ T16 w 50"/>
                              <a:gd name="T18" fmla="+- 0 926 879"/>
                              <a:gd name="T19" fmla="*/ 926 h 48"/>
                              <a:gd name="T20" fmla="+- 0 8989 8964"/>
                              <a:gd name="T21" fmla="*/ T20 w 50"/>
                              <a:gd name="T22" fmla="+- 0 915 879"/>
                              <a:gd name="T23" fmla="*/ 915 h 48"/>
                              <a:gd name="T24" fmla="+- 0 9005 8964"/>
                              <a:gd name="T25" fmla="*/ T24 w 50"/>
                              <a:gd name="T26" fmla="+- 0 926 879"/>
                              <a:gd name="T27" fmla="*/ 926 h 48"/>
                              <a:gd name="T28" fmla="+- 0 8999 8964"/>
                              <a:gd name="T29" fmla="*/ T28 w 50"/>
                              <a:gd name="T30" fmla="+- 0 908 879"/>
                              <a:gd name="T31" fmla="*/ 908 h 48"/>
                              <a:gd name="T32" fmla="+- 0 9014 8964"/>
                              <a:gd name="T33" fmla="*/ T32 w 50"/>
                              <a:gd name="T34" fmla="+- 0 897 879"/>
                              <a:gd name="T35" fmla="*/ 897 h 48"/>
                              <a:gd name="T36" fmla="+- 0 8995 8964"/>
                              <a:gd name="T37" fmla="*/ T36 w 50"/>
                              <a:gd name="T38" fmla="+- 0 897 879"/>
                              <a:gd name="T39" fmla="*/ 897 h 48"/>
                              <a:gd name="T40" fmla="+- 0 8989 8964"/>
                              <a:gd name="T41" fmla="*/ T40 w 50"/>
                              <a:gd name="T42" fmla="+- 0 879 879"/>
                              <a:gd name="T43" fmla="*/ 87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0" h="48">
                                <a:moveTo>
                                  <a:pt x="25" y="0"/>
                                </a:moveTo>
                                <a:lnTo>
                                  <a:pt x="20" y="18"/>
                                </a:lnTo>
                                <a:lnTo>
                                  <a:pt x="0" y="18"/>
                                </a:lnTo>
                                <a:lnTo>
                                  <a:pt x="16" y="29"/>
                                </a:lnTo>
                                <a:lnTo>
                                  <a:pt x="10" y="47"/>
                                </a:lnTo>
                                <a:lnTo>
                                  <a:pt x="25" y="36"/>
                                </a:lnTo>
                                <a:lnTo>
                                  <a:pt x="41" y="47"/>
                                </a:lnTo>
                                <a:lnTo>
                                  <a:pt x="35" y="29"/>
                                </a:lnTo>
                                <a:lnTo>
                                  <a:pt x="50" y="18"/>
                                </a:lnTo>
                                <a:lnTo>
                                  <a:pt x="31" y="18"/>
                                </a:lnTo>
                                <a:lnTo>
                                  <a:pt x="25" y="0"/>
                                </a:lnTo>
                                <a:close/>
                              </a:path>
                            </a:pathLst>
                          </a:custGeom>
                          <a:noFill/>
                          <a:ln w="333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AutoShape 139"/>
                        <wps:cNvSpPr>
                          <a:spLocks/>
                        </wps:cNvSpPr>
                        <wps:spPr bwMode="auto">
                          <a:xfrm>
                            <a:off x="8306" y="1240"/>
                            <a:ext cx="50" cy="48"/>
                          </a:xfrm>
                          <a:custGeom>
                            <a:avLst/>
                            <a:gdLst>
                              <a:gd name="T0" fmla="+- 0 8356 8306"/>
                              <a:gd name="T1" fmla="*/ T0 w 50"/>
                              <a:gd name="T2" fmla="+- 0 1259 1240"/>
                              <a:gd name="T3" fmla="*/ 1259 h 48"/>
                              <a:gd name="T4" fmla="+- 0 8306 8306"/>
                              <a:gd name="T5" fmla="*/ T4 w 50"/>
                              <a:gd name="T6" fmla="+- 0 1259 1240"/>
                              <a:gd name="T7" fmla="*/ 1259 h 48"/>
                              <a:gd name="T8" fmla="+- 0 8321 8306"/>
                              <a:gd name="T9" fmla="*/ T8 w 50"/>
                              <a:gd name="T10" fmla="+- 0 1270 1240"/>
                              <a:gd name="T11" fmla="*/ 1270 h 48"/>
                              <a:gd name="T12" fmla="+- 0 8315 8306"/>
                              <a:gd name="T13" fmla="*/ T12 w 50"/>
                              <a:gd name="T14" fmla="+- 0 1288 1240"/>
                              <a:gd name="T15" fmla="*/ 1288 h 48"/>
                              <a:gd name="T16" fmla="+- 0 8331 8306"/>
                              <a:gd name="T17" fmla="*/ T16 w 50"/>
                              <a:gd name="T18" fmla="+- 0 1277 1240"/>
                              <a:gd name="T19" fmla="*/ 1277 h 48"/>
                              <a:gd name="T20" fmla="+- 0 8342 8306"/>
                              <a:gd name="T21" fmla="*/ T20 w 50"/>
                              <a:gd name="T22" fmla="+- 0 1277 1240"/>
                              <a:gd name="T23" fmla="*/ 1277 h 48"/>
                              <a:gd name="T24" fmla="+- 0 8340 8306"/>
                              <a:gd name="T25" fmla="*/ T24 w 50"/>
                              <a:gd name="T26" fmla="+- 0 1270 1240"/>
                              <a:gd name="T27" fmla="*/ 1270 h 48"/>
                              <a:gd name="T28" fmla="+- 0 8356 8306"/>
                              <a:gd name="T29" fmla="*/ T28 w 50"/>
                              <a:gd name="T30" fmla="+- 0 1259 1240"/>
                              <a:gd name="T31" fmla="*/ 1259 h 48"/>
                              <a:gd name="T32" fmla="+- 0 8342 8306"/>
                              <a:gd name="T33" fmla="*/ T32 w 50"/>
                              <a:gd name="T34" fmla="+- 0 1277 1240"/>
                              <a:gd name="T35" fmla="*/ 1277 h 48"/>
                              <a:gd name="T36" fmla="+- 0 8331 8306"/>
                              <a:gd name="T37" fmla="*/ T36 w 50"/>
                              <a:gd name="T38" fmla="+- 0 1277 1240"/>
                              <a:gd name="T39" fmla="*/ 1277 h 48"/>
                              <a:gd name="T40" fmla="+- 0 8346 8306"/>
                              <a:gd name="T41" fmla="*/ T40 w 50"/>
                              <a:gd name="T42" fmla="+- 0 1288 1240"/>
                              <a:gd name="T43" fmla="*/ 1288 h 48"/>
                              <a:gd name="T44" fmla="+- 0 8342 8306"/>
                              <a:gd name="T45" fmla="*/ T44 w 50"/>
                              <a:gd name="T46" fmla="+- 0 1277 1240"/>
                              <a:gd name="T47" fmla="*/ 1277 h 48"/>
                              <a:gd name="T48" fmla="+- 0 8331 8306"/>
                              <a:gd name="T49" fmla="*/ T48 w 50"/>
                              <a:gd name="T50" fmla="+- 0 1240 1240"/>
                              <a:gd name="T51" fmla="*/ 1240 h 48"/>
                              <a:gd name="T52" fmla="+- 0 8325 8306"/>
                              <a:gd name="T53" fmla="*/ T52 w 50"/>
                              <a:gd name="T54" fmla="+- 0 1259 1240"/>
                              <a:gd name="T55" fmla="*/ 1259 h 48"/>
                              <a:gd name="T56" fmla="+- 0 8337 8306"/>
                              <a:gd name="T57" fmla="*/ T56 w 50"/>
                              <a:gd name="T58" fmla="+- 0 1259 1240"/>
                              <a:gd name="T59" fmla="*/ 1259 h 48"/>
                              <a:gd name="T60" fmla="+- 0 8331 8306"/>
                              <a:gd name="T61" fmla="*/ T60 w 50"/>
                              <a:gd name="T62" fmla="+- 0 1240 1240"/>
                              <a:gd name="T63" fmla="*/ 124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 h="48">
                                <a:moveTo>
                                  <a:pt x="50" y="19"/>
                                </a:moveTo>
                                <a:lnTo>
                                  <a:pt x="0" y="19"/>
                                </a:lnTo>
                                <a:lnTo>
                                  <a:pt x="15" y="30"/>
                                </a:lnTo>
                                <a:lnTo>
                                  <a:pt x="9" y="48"/>
                                </a:lnTo>
                                <a:lnTo>
                                  <a:pt x="25" y="37"/>
                                </a:lnTo>
                                <a:lnTo>
                                  <a:pt x="36" y="37"/>
                                </a:lnTo>
                                <a:lnTo>
                                  <a:pt x="34" y="30"/>
                                </a:lnTo>
                                <a:lnTo>
                                  <a:pt x="50" y="19"/>
                                </a:lnTo>
                                <a:close/>
                                <a:moveTo>
                                  <a:pt x="36" y="37"/>
                                </a:moveTo>
                                <a:lnTo>
                                  <a:pt x="25" y="37"/>
                                </a:lnTo>
                                <a:lnTo>
                                  <a:pt x="40" y="48"/>
                                </a:lnTo>
                                <a:lnTo>
                                  <a:pt x="36" y="37"/>
                                </a:lnTo>
                                <a:close/>
                                <a:moveTo>
                                  <a:pt x="25" y="0"/>
                                </a:moveTo>
                                <a:lnTo>
                                  <a:pt x="19" y="19"/>
                                </a:lnTo>
                                <a:lnTo>
                                  <a:pt x="31" y="19"/>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38"/>
                        <wps:cNvSpPr>
                          <a:spLocks/>
                        </wps:cNvSpPr>
                        <wps:spPr bwMode="auto">
                          <a:xfrm>
                            <a:off x="8306" y="1240"/>
                            <a:ext cx="50" cy="48"/>
                          </a:xfrm>
                          <a:custGeom>
                            <a:avLst/>
                            <a:gdLst>
                              <a:gd name="T0" fmla="+- 0 8331 8306"/>
                              <a:gd name="T1" fmla="*/ T0 w 50"/>
                              <a:gd name="T2" fmla="+- 0 1240 1240"/>
                              <a:gd name="T3" fmla="*/ 1240 h 48"/>
                              <a:gd name="T4" fmla="+- 0 8325 8306"/>
                              <a:gd name="T5" fmla="*/ T4 w 50"/>
                              <a:gd name="T6" fmla="+- 0 1259 1240"/>
                              <a:gd name="T7" fmla="*/ 1259 h 48"/>
                              <a:gd name="T8" fmla="+- 0 8306 8306"/>
                              <a:gd name="T9" fmla="*/ T8 w 50"/>
                              <a:gd name="T10" fmla="+- 0 1259 1240"/>
                              <a:gd name="T11" fmla="*/ 1259 h 48"/>
                              <a:gd name="T12" fmla="+- 0 8321 8306"/>
                              <a:gd name="T13" fmla="*/ T12 w 50"/>
                              <a:gd name="T14" fmla="+- 0 1270 1240"/>
                              <a:gd name="T15" fmla="*/ 1270 h 48"/>
                              <a:gd name="T16" fmla="+- 0 8315 8306"/>
                              <a:gd name="T17" fmla="*/ T16 w 50"/>
                              <a:gd name="T18" fmla="+- 0 1288 1240"/>
                              <a:gd name="T19" fmla="*/ 1288 h 48"/>
                              <a:gd name="T20" fmla="+- 0 8331 8306"/>
                              <a:gd name="T21" fmla="*/ T20 w 50"/>
                              <a:gd name="T22" fmla="+- 0 1277 1240"/>
                              <a:gd name="T23" fmla="*/ 1277 h 48"/>
                              <a:gd name="T24" fmla="+- 0 8346 8306"/>
                              <a:gd name="T25" fmla="*/ T24 w 50"/>
                              <a:gd name="T26" fmla="+- 0 1288 1240"/>
                              <a:gd name="T27" fmla="*/ 1288 h 48"/>
                              <a:gd name="T28" fmla="+- 0 8340 8306"/>
                              <a:gd name="T29" fmla="*/ T28 w 50"/>
                              <a:gd name="T30" fmla="+- 0 1270 1240"/>
                              <a:gd name="T31" fmla="*/ 1270 h 48"/>
                              <a:gd name="T32" fmla="+- 0 8356 8306"/>
                              <a:gd name="T33" fmla="*/ T32 w 50"/>
                              <a:gd name="T34" fmla="+- 0 1259 1240"/>
                              <a:gd name="T35" fmla="*/ 1259 h 48"/>
                              <a:gd name="T36" fmla="+- 0 8337 8306"/>
                              <a:gd name="T37" fmla="*/ T36 w 50"/>
                              <a:gd name="T38" fmla="+- 0 1259 1240"/>
                              <a:gd name="T39" fmla="*/ 1259 h 48"/>
                              <a:gd name="T40" fmla="+- 0 8331 8306"/>
                              <a:gd name="T41" fmla="*/ T40 w 50"/>
                              <a:gd name="T42" fmla="+- 0 1240 1240"/>
                              <a:gd name="T43" fmla="*/ 124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0" h="48">
                                <a:moveTo>
                                  <a:pt x="25" y="0"/>
                                </a:moveTo>
                                <a:lnTo>
                                  <a:pt x="19" y="19"/>
                                </a:lnTo>
                                <a:lnTo>
                                  <a:pt x="0" y="19"/>
                                </a:lnTo>
                                <a:lnTo>
                                  <a:pt x="15" y="30"/>
                                </a:lnTo>
                                <a:lnTo>
                                  <a:pt x="9" y="48"/>
                                </a:lnTo>
                                <a:lnTo>
                                  <a:pt x="25" y="37"/>
                                </a:lnTo>
                                <a:lnTo>
                                  <a:pt x="40" y="48"/>
                                </a:lnTo>
                                <a:lnTo>
                                  <a:pt x="34" y="30"/>
                                </a:lnTo>
                                <a:lnTo>
                                  <a:pt x="50" y="19"/>
                                </a:lnTo>
                                <a:lnTo>
                                  <a:pt x="31" y="19"/>
                                </a:lnTo>
                                <a:lnTo>
                                  <a:pt x="25" y="0"/>
                                </a:lnTo>
                                <a:close/>
                              </a:path>
                            </a:pathLst>
                          </a:custGeom>
                          <a:noFill/>
                          <a:ln w="333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AutoShape 137"/>
                        <wps:cNvSpPr>
                          <a:spLocks/>
                        </wps:cNvSpPr>
                        <wps:spPr bwMode="auto">
                          <a:xfrm>
                            <a:off x="7941" y="1345"/>
                            <a:ext cx="50" cy="48"/>
                          </a:xfrm>
                          <a:custGeom>
                            <a:avLst/>
                            <a:gdLst>
                              <a:gd name="T0" fmla="+- 0 7991 7941"/>
                              <a:gd name="T1" fmla="*/ T0 w 50"/>
                              <a:gd name="T2" fmla="+- 0 1363 1345"/>
                              <a:gd name="T3" fmla="*/ 1363 h 48"/>
                              <a:gd name="T4" fmla="+- 0 7941 7941"/>
                              <a:gd name="T5" fmla="*/ T4 w 50"/>
                              <a:gd name="T6" fmla="+- 0 1363 1345"/>
                              <a:gd name="T7" fmla="*/ 1363 h 48"/>
                              <a:gd name="T8" fmla="+- 0 7957 7941"/>
                              <a:gd name="T9" fmla="*/ T8 w 50"/>
                              <a:gd name="T10" fmla="+- 0 1375 1345"/>
                              <a:gd name="T11" fmla="*/ 1375 h 48"/>
                              <a:gd name="T12" fmla="+- 0 7951 7941"/>
                              <a:gd name="T13" fmla="*/ T12 w 50"/>
                              <a:gd name="T14" fmla="+- 0 1393 1345"/>
                              <a:gd name="T15" fmla="*/ 1393 h 48"/>
                              <a:gd name="T16" fmla="+- 0 7966 7941"/>
                              <a:gd name="T17" fmla="*/ T16 w 50"/>
                              <a:gd name="T18" fmla="+- 0 1381 1345"/>
                              <a:gd name="T19" fmla="*/ 1381 h 48"/>
                              <a:gd name="T20" fmla="+- 0 7978 7941"/>
                              <a:gd name="T21" fmla="*/ T20 w 50"/>
                              <a:gd name="T22" fmla="+- 0 1381 1345"/>
                              <a:gd name="T23" fmla="*/ 1381 h 48"/>
                              <a:gd name="T24" fmla="+- 0 7976 7941"/>
                              <a:gd name="T25" fmla="*/ T24 w 50"/>
                              <a:gd name="T26" fmla="+- 0 1375 1345"/>
                              <a:gd name="T27" fmla="*/ 1375 h 48"/>
                              <a:gd name="T28" fmla="+- 0 7991 7941"/>
                              <a:gd name="T29" fmla="*/ T28 w 50"/>
                              <a:gd name="T30" fmla="+- 0 1363 1345"/>
                              <a:gd name="T31" fmla="*/ 1363 h 48"/>
                              <a:gd name="T32" fmla="+- 0 7978 7941"/>
                              <a:gd name="T33" fmla="*/ T32 w 50"/>
                              <a:gd name="T34" fmla="+- 0 1381 1345"/>
                              <a:gd name="T35" fmla="*/ 1381 h 48"/>
                              <a:gd name="T36" fmla="+- 0 7966 7941"/>
                              <a:gd name="T37" fmla="*/ T36 w 50"/>
                              <a:gd name="T38" fmla="+- 0 1381 1345"/>
                              <a:gd name="T39" fmla="*/ 1381 h 48"/>
                              <a:gd name="T40" fmla="+- 0 7981 7941"/>
                              <a:gd name="T41" fmla="*/ T40 w 50"/>
                              <a:gd name="T42" fmla="+- 0 1393 1345"/>
                              <a:gd name="T43" fmla="*/ 1393 h 48"/>
                              <a:gd name="T44" fmla="+- 0 7978 7941"/>
                              <a:gd name="T45" fmla="*/ T44 w 50"/>
                              <a:gd name="T46" fmla="+- 0 1381 1345"/>
                              <a:gd name="T47" fmla="*/ 1381 h 48"/>
                              <a:gd name="T48" fmla="+- 0 7966 7941"/>
                              <a:gd name="T49" fmla="*/ T48 w 50"/>
                              <a:gd name="T50" fmla="+- 0 1345 1345"/>
                              <a:gd name="T51" fmla="*/ 1345 h 48"/>
                              <a:gd name="T52" fmla="+- 0 7960 7941"/>
                              <a:gd name="T53" fmla="*/ T52 w 50"/>
                              <a:gd name="T54" fmla="+- 0 1363 1345"/>
                              <a:gd name="T55" fmla="*/ 1363 h 48"/>
                              <a:gd name="T56" fmla="+- 0 7972 7941"/>
                              <a:gd name="T57" fmla="*/ T56 w 50"/>
                              <a:gd name="T58" fmla="+- 0 1363 1345"/>
                              <a:gd name="T59" fmla="*/ 1363 h 48"/>
                              <a:gd name="T60" fmla="+- 0 7966 7941"/>
                              <a:gd name="T61" fmla="*/ T60 w 50"/>
                              <a:gd name="T62" fmla="+- 0 1345 1345"/>
                              <a:gd name="T63" fmla="*/ 134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 h="48">
                                <a:moveTo>
                                  <a:pt x="50" y="18"/>
                                </a:moveTo>
                                <a:lnTo>
                                  <a:pt x="0" y="18"/>
                                </a:lnTo>
                                <a:lnTo>
                                  <a:pt x="16" y="30"/>
                                </a:lnTo>
                                <a:lnTo>
                                  <a:pt x="10" y="48"/>
                                </a:lnTo>
                                <a:lnTo>
                                  <a:pt x="25" y="36"/>
                                </a:lnTo>
                                <a:lnTo>
                                  <a:pt x="37" y="36"/>
                                </a:lnTo>
                                <a:lnTo>
                                  <a:pt x="35" y="30"/>
                                </a:lnTo>
                                <a:lnTo>
                                  <a:pt x="50" y="18"/>
                                </a:lnTo>
                                <a:close/>
                                <a:moveTo>
                                  <a:pt x="37" y="36"/>
                                </a:moveTo>
                                <a:lnTo>
                                  <a:pt x="25" y="36"/>
                                </a:lnTo>
                                <a:lnTo>
                                  <a:pt x="40" y="48"/>
                                </a:lnTo>
                                <a:lnTo>
                                  <a:pt x="37" y="36"/>
                                </a:lnTo>
                                <a:close/>
                                <a:moveTo>
                                  <a:pt x="25" y="0"/>
                                </a:moveTo>
                                <a:lnTo>
                                  <a:pt x="19" y="18"/>
                                </a:lnTo>
                                <a:lnTo>
                                  <a:pt x="31" y="18"/>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36"/>
                        <wps:cNvSpPr>
                          <a:spLocks/>
                        </wps:cNvSpPr>
                        <wps:spPr bwMode="auto">
                          <a:xfrm>
                            <a:off x="7941" y="1345"/>
                            <a:ext cx="50" cy="48"/>
                          </a:xfrm>
                          <a:custGeom>
                            <a:avLst/>
                            <a:gdLst>
                              <a:gd name="T0" fmla="+- 0 7966 7941"/>
                              <a:gd name="T1" fmla="*/ T0 w 50"/>
                              <a:gd name="T2" fmla="+- 0 1345 1345"/>
                              <a:gd name="T3" fmla="*/ 1345 h 48"/>
                              <a:gd name="T4" fmla="+- 0 7960 7941"/>
                              <a:gd name="T5" fmla="*/ T4 w 50"/>
                              <a:gd name="T6" fmla="+- 0 1363 1345"/>
                              <a:gd name="T7" fmla="*/ 1363 h 48"/>
                              <a:gd name="T8" fmla="+- 0 7941 7941"/>
                              <a:gd name="T9" fmla="*/ T8 w 50"/>
                              <a:gd name="T10" fmla="+- 0 1363 1345"/>
                              <a:gd name="T11" fmla="*/ 1363 h 48"/>
                              <a:gd name="T12" fmla="+- 0 7957 7941"/>
                              <a:gd name="T13" fmla="*/ T12 w 50"/>
                              <a:gd name="T14" fmla="+- 0 1375 1345"/>
                              <a:gd name="T15" fmla="*/ 1375 h 48"/>
                              <a:gd name="T16" fmla="+- 0 7951 7941"/>
                              <a:gd name="T17" fmla="*/ T16 w 50"/>
                              <a:gd name="T18" fmla="+- 0 1393 1345"/>
                              <a:gd name="T19" fmla="*/ 1393 h 48"/>
                              <a:gd name="T20" fmla="+- 0 7966 7941"/>
                              <a:gd name="T21" fmla="*/ T20 w 50"/>
                              <a:gd name="T22" fmla="+- 0 1381 1345"/>
                              <a:gd name="T23" fmla="*/ 1381 h 48"/>
                              <a:gd name="T24" fmla="+- 0 7981 7941"/>
                              <a:gd name="T25" fmla="*/ T24 w 50"/>
                              <a:gd name="T26" fmla="+- 0 1393 1345"/>
                              <a:gd name="T27" fmla="*/ 1393 h 48"/>
                              <a:gd name="T28" fmla="+- 0 7976 7941"/>
                              <a:gd name="T29" fmla="*/ T28 w 50"/>
                              <a:gd name="T30" fmla="+- 0 1375 1345"/>
                              <a:gd name="T31" fmla="*/ 1375 h 48"/>
                              <a:gd name="T32" fmla="+- 0 7991 7941"/>
                              <a:gd name="T33" fmla="*/ T32 w 50"/>
                              <a:gd name="T34" fmla="+- 0 1363 1345"/>
                              <a:gd name="T35" fmla="*/ 1363 h 48"/>
                              <a:gd name="T36" fmla="+- 0 7972 7941"/>
                              <a:gd name="T37" fmla="*/ T36 w 50"/>
                              <a:gd name="T38" fmla="+- 0 1363 1345"/>
                              <a:gd name="T39" fmla="*/ 1363 h 48"/>
                              <a:gd name="T40" fmla="+- 0 7966 7941"/>
                              <a:gd name="T41" fmla="*/ T40 w 50"/>
                              <a:gd name="T42" fmla="+- 0 1345 1345"/>
                              <a:gd name="T43" fmla="*/ 134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0" h="48">
                                <a:moveTo>
                                  <a:pt x="25" y="0"/>
                                </a:moveTo>
                                <a:lnTo>
                                  <a:pt x="19" y="18"/>
                                </a:lnTo>
                                <a:lnTo>
                                  <a:pt x="0" y="18"/>
                                </a:lnTo>
                                <a:lnTo>
                                  <a:pt x="16" y="30"/>
                                </a:lnTo>
                                <a:lnTo>
                                  <a:pt x="10" y="48"/>
                                </a:lnTo>
                                <a:lnTo>
                                  <a:pt x="25" y="36"/>
                                </a:lnTo>
                                <a:lnTo>
                                  <a:pt x="40" y="48"/>
                                </a:lnTo>
                                <a:lnTo>
                                  <a:pt x="35" y="30"/>
                                </a:lnTo>
                                <a:lnTo>
                                  <a:pt x="50" y="18"/>
                                </a:lnTo>
                                <a:lnTo>
                                  <a:pt x="31" y="18"/>
                                </a:lnTo>
                                <a:lnTo>
                                  <a:pt x="25" y="0"/>
                                </a:lnTo>
                                <a:close/>
                              </a:path>
                            </a:pathLst>
                          </a:custGeom>
                          <a:noFill/>
                          <a:ln w="333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AutoShape 135"/>
                        <wps:cNvSpPr>
                          <a:spLocks/>
                        </wps:cNvSpPr>
                        <wps:spPr bwMode="auto">
                          <a:xfrm>
                            <a:off x="7208" y="1609"/>
                            <a:ext cx="50" cy="48"/>
                          </a:xfrm>
                          <a:custGeom>
                            <a:avLst/>
                            <a:gdLst>
                              <a:gd name="T0" fmla="+- 0 7258 7208"/>
                              <a:gd name="T1" fmla="*/ T0 w 50"/>
                              <a:gd name="T2" fmla="+- 0 1627 1609"/>
                              <a:gd name="T3" fmla="*/ 1627 h 48"/>
                              <a:gd name="T4" fmla="+- 0 7208 7208"/>
                              <a:gd name="T5" fmla="*/ T4 w 50"/>
                              <a:gd name="T6" fmla="+- 0 1627 1609"/>
                              <a:gd name="T7" fmla="*/ 1627 h 48"/>
                              <a:gd name="T8" fmla="+- 0 7223 7208"/>
                              <a:gd name="T9" fmla="*/ T8 w 50"/>
                              <a:gd name="T10" fmla="+- 0 1638 1609"/>
                              <a:gd name="T11" fmla="*/ 1638 h 48"/>
                              <a:gd name="T12" fmla="+- 0 7217 7208"/>
                              <a:gd name="T13" fmla="*/ T12 w 50"/>
                              <a:gd name="T14" fmla="+- 0 1656 1609"/>
                              <a:gd name="T15" fmla="*/ 1656 h 48"/>
                              <a:gd name="T16" fmla="+- 0 7233 7208"/>
                              <a:gd name="T17" fmla="*/ T16 w 50"/>
                              <a:gd name="T18" fmla="+- 0 1645 1609"/>
                              <a:gd name="T19" fmla="*/ 1645 h 48"/>
                              <a:gd name="T20" fmla="+- 0 7244 7208"/>
                              <a:gd name="T21" fmla="*/ T20 w 50"/>
                              <a:gd name="T22" fmla="+- 0 1645 1609"/>
                              <a:gd name="T23" fmla="*/ 1645 h 48"/>
                              <a:gd name="T24" fmla="+- 0 7242 7208"/>
                              <a:gd name="T25" fmla="*/ T24 w 50"/>
                              <a:gd name="T26" fmla="+- 0 1638 1609"/>
                              <a:gd name="T27" fmla="*/ 1638 h 48"/>
                              <a:gd name="T28" fmla="+- 0 7258 7208"/>
                              <a:gd name="T29" fmla="*/ T28 w 50"/>
                              <a:gd name="T30" fmla="+- 0 1627 1609"/>
                              <a:gd name="T31" fmla="*/ 1627 h 48"/>
                              <a:gd name="T32" fmla="+- 0 7244 7208"/>
                              <a:gd name="T33" fmla="*/ T32 w 50"/>
                              <a:gd name="T34" fmla="+- 0 1645 1609"/>
                              <a:gd name="T35" fmla="*/ 1645 h 48"/>
                              <a:gd name="T36" fmla="+- 0 7233 7208"/>
                              <a:gd name="T37" fmla="*/ T36 w 50"/>
                              <a:gd name="T38" fmla="+- 0 1645 1609"/>
                              <a:gd name="T39" fmla="*/ 1645 h 48"/>
                              <a:gd name="T40" fmla="+- 0 7248 7208"/>
                              <a:gd name="T41" fmla="*/ T40 w 50"/>
                              <a:gd name="T42" fmla="+- 0 1656 1609"/>
                              <a:gd name="T43" fmla="*/ 1656 h 48"/>
                              <a:gd name="T44" fmla="+- 0 7244 7208"/>
                              <a:gd name="T45" fmla="*/ T44 w 50"/>
                              <a:gd name="T46" fmla="+- 0 1645 1609"/>
                              <a:gd name="T47" fmla="*/ 1645 h 48"/>
                              <a:gd name="T48" fmla="+- 0 7233 7208"/>
                              <a:gd name="T49" fmla="*/ T48 w 50"/>
                              <a:gd name="T50" fmla="+- 0 1609 1609"/>
                              <a:gd name="T51" fmla="*/ 1609 h 48"/>
                              <a:gd name="T52" fmla="+- 0 7227 7208"/>
                              <a:gd name="T53" fmla="*/ T52 w 50"/>
                              <a:gd name="T54" fmla="+- 0 1627 1609"/>
                              <a:gd name="T55" fmla="*/ 1627 h 48"/>
                              <a:gd name="T56" fmla="+- 0 7238 7208"/>
                              <a:gd name="T57" fmla="*/ T56 w 50"/>
                              <a:gd name="T58" fmla="+- 0 1627 1609"/>
                              <a:gd name="T59" fmla="*/ 1627 h 48"/>
                              <a:gd name="T60" fmla="+- 0 7233 7208"/>
                              <a:gd name="T61" fmla="*/ T60 w 50"/>
                              <a:gd name="T62" fmla="+- 0 1609 1609"/>
                              <a:gd name="T63" fmla="*/ 16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 h="48">
                                <a:moveTo>
                                  <a:pt x="50" y="18"/>
                                </a:moveTo>
                                <a:lnTo>
                                  <a:pt x="0" y="18"/>
                                </a:lnTo>
                                <a:lnTo>
                                  <a:pt x="15" y="29"/>
                                </a:lnTo>
                                <a:lnTo>
                                  <a:pt x="9" y="47"/>
                                </a:lnTo>
                                <a:lnTo>
                                  <a:pt x="25" y="36"/>
                                </a:lnTo>
                                <a:lnTo>
                                  <a:pt x="36" y="36"/>
                                </a:lnTo>
                                <a:lnTo>
                                  <a:pt x="34" y="29"/>
                                </a:lnTo>
                                <a:lnTo>
                                  <a:pt x="50" y="18"/>
                                </a:lnTo>
                                <a:close/>
                                <a:moveTo>
                                  <a:pt x="36" y="36"/>
                                </a:moveTo>
                                <a:lnTo>
                                  <a:pt x="25" y="36"/>
                                </a:lnTo>
                                <a:lnTo>
                                  <a:pt x="40" y="47"/>
                                </a:lnTo>
                                <a:lnTo>
                                  <a:pt x="36" y="36"/>
                                </a:lnTo>
                                <a:close/>
                                <a:moveTo>
                                  <a:pt x="25" y="0"/>
                                </a:moveTo>
                                <a:lnTo>
                                  <a:pt x="19" y="18"/>
                                </a:lnTo>
                                <a:lnTo>
                                  <a:pt x="30" y="18"/>
                                </a:lnTo>
                                <a:lnTo>
                                  <a:pt x="2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34"/>
                        <wps:cNvSpPr>
                          <a:spLocks/>
                        </wps:cNvSpPr>
                        <wps:spPr bwMode="auto">
                          <a:xfrm>
                            <a:off x="7208" y="1609"/>
                            <a:ext cx="50" cy="48"/>
                          </a:xfrm>
                          <a:custGeom>
                            <a:avLst/>
                            <a:gdLst>
                              <a:gd name="T0" fmla="+- 0 7233 7208"/>
                              <a:gd name="T1" fmla="*/ T0 w 50"/>
                              <a:gd name="T2" fmla="+- 0 1609 1609"/>
                              <a:gd name="T3" fmla="*/ 1609 h 48"/>
                              <a:gd name="T4" fmla="+- 0 7227 7208"/>
                              <a:gd name="T5" fmla="*/ T4 w 50"/>
                              <a:gd name="T6" fmla="+- 0 1627 1609"/>
                              <a:gd name="T7" fmla="*/ 1627 h 48"/>
                              <a:gd name="T8" fmla="+- 0 7208 7208"/>
                              <a:gd name="T9" fmla="*/ T8 w 50"/>
                              <a:gd name="T10" fmla="+- 0 1627 1609"/>
                              <a:gd name="T11" fmla="*/ 1627 h 48"/>
                              <a:gd name="T12" fmla="+- 0 7223 7208"/>
                              <a:gd name="T13" fmla="*/ T12 w 50"/>
                              <a:gd name="T14" fmla="+- 0 1638 1609"/>
                              <a:gd name="T15" fmla="*/ 1638 h 48"/>
                              <a:gd name="T16" fmla="+- 0 7217 7208"/>
                              <a:gd name="T17" fmla="*/ T16 w 50"/>
                              <a:gd name="T18" fmla="+- 0 1656 1609"/>
                              <a:gd name="T19" fmla="*/ 1656 h 48"/>
                              <a:gd name="T20" fmla="+- 0 7233 7208"/>
                              <a:gd name="T21" fmla="*/ T20 w 50"/>
                              <a:gd name="T22" fmla="+- 0 1645 1609"/>
                              <a:gd name="T23" fmla="*/ 1645 h 48"/>
                              <a:gd name="T24" fmla="+- 0 7248 7208"/>
                              <a:gd name="T25" fmla="*/ T24 w 50"/>
                              <a:gd name="T26" fmla="+- 0 1656 1609"/>
                              <a:gd name="T27" fmla="*/ 1656 h 48"/>
                              <a:gd name="T28" fmla="+- 0 7242 7208"/>
                              <a:gd name="T29" fmla="*/ T28 w 50"/>
                              <a:gd name="T30" fmla="+- 0 1638 1609"/>
                              <a:gd name="T31" fmla="*/ 1638 h 48"/>
                              <a:gd name="T32" fmla="+- 0 7258 7208"/>
                              <a:gd name="T33" fmla="*/ T32 w 50"/>
                              <a:gd name="T34" fmla="+- 0 1627 1609"/>
                              <a:gd name="T35" fmla="*/ 1627 h 48"/>
                              <a:gd name="T36" fmla="+- 0 7238 7208"/>
                              <a:gd name="T37" fmla="*/ T36 w 50"/>
                              <a:gd name="T38" fmla="+- 0 1627 1609"/>
                              <a:gd name="T39" fmla="*/ 1627 h 48"/>
                              <a:gd name="T40" fmla="+- 0 7233 7208"/>
                              <a:gd name="T41" fmla="*/ T40 w 50"/>
                              <a:gd name="T42" fmla="+- 0 1609 1609"/>
                              <a:gd name="T43" fmla="*/ 16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0" h="48">
                                <a:moveTo>
                                  <a:pt x="25" y="0"/>
                                </a:moveTo>
                                <a:lnTo>
                                  <a:pt x="19" y="18"/>
                                </a:lnTo>
                                <a:lnTo>
                                  <a:pt x="0" y="18"/>
                                </a:lnTo>
                                <a:lnTo>
                                  <a:pt x="15" y="29"/>
                                </a:lnTo>
                                <a:lnTo>
                                  <a:pt x="9" y="47"/>
                                </a:lnTo>
                                <a:lnTo>
                                  <a:pt x="25" y="36"/>
                                </a:lnTo>
                                <a:lnTo>
                                  <a:pt x="40" y="47"/>
                                </a:lnTo>
                                <a:lnTo>
                                  <a:pt x="34" y="29"/>
                                </a:lnTo>
                                <a:lnTo>
                                  <a:pt x="50" y="18"/>
                                </a:lnTo>
                                <a:lnTo>
                                  <a:pt x="30" y="18"/>
                                </a:lnTo>
                                <a:lnTo>
                                  <a:pt x="25" y="0"/>
                                </a:lnTo>
                                <a:close/>
                              </a:path>
                            </a:pathLst>
                          </a:custGeom>
                          <a:noFill/>
                          <a:ln w="333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AutoShape 133"/>
                        <wps:cNvSpPr>
                          <a:spLocks/>
                        </wps:cNvSpPr>
                        <wps:spPr bwMode="auto">
                          <a:xfrm>
                            <a:off x="1796" y="-52"/>
                            <a:ext cx="13392" cy="9980"/>
                          </a:xfrm>
                          <a:custGeom>
                            <a:avLst/>
                            <a:gdLst>
                              <a:gd name="T0" fmla="+- 0 6793 1796"/>
                              <a:gd name="T1" fmla="*/ T0 w 13392"/>
                              <a:gd name="T2" fmla="+- 0 2795 -52"/>
                              <a:gd name="T3" fmla="*/ 2795 h 9980"/>
                              <a:gd name="T4" fmla="+- 0 6793 1796"/>
                              <a:gd name="T5" fmla="*/ T4 w 13392"/>
                              <a:gd name="T6" fmla="+- 0 177 -52"/>
                              <a:gd name="T7" fmla="*/ 177 h 9980"/>
                              <a:gd name="T8" fmla="+- 0 10307 1796"/>
                              <a:gd name="T9" fmla="*/ T8 w 13392"/>
                              <a:gd name="T10" fmla="+- 0 2795 -52"/>
                              <a:gd name="T11" fmla="*/ 2795 h 9980"/>
                              <a:gd name="T12" fmla="+- 0 10307 1796"/>
                              <a:gd name="T13" fmla="*/ T12 w 13392"/>
                              <a:gd name="T14" fmla="+- 0 177 -52"/>
                              <a:gd name="T15" fmla="*/ 177 h 9980"/>
                              <a:gd name="T16" fmla="+- 0 6793 1796"/>
                              <a:gd name="T17" fmla="*/ T16 w 13392"/>
                              <a:gd name="T18" fmla="+- 0 2795 -52"/>
                              <a:gd name="T19" fmla="*/ 2795 h 9980"/>
                              <a:gd name="T20" fmla="+- 0 10307 1796"/>
                              <a:gd name="T21" fmla="*/ T20 w 13392"/>
                              <a:gd name="T22" fmla="+- 0 2795 -52"/>
                              <a:gd name="T23" fmla="*/ 2795 h 9980"/>
                              <a:gd name="T24" fmla="+- 0 6793 1796"/>
                              <a:gd name="T25" fmla="*/ T24 w 13392"/>
                              <a:gd name="T26" fmla="+- 0 177 -52"/>
                              <a:gd name="T27" fmla="*/ 177 h 9980"/>
                              <a:gd name="T28" fmla="+- 0 10307 1796"/>
                              <a:gd name="T29" fmla="*/ T28 w 13392"/>
                              <a:gd name="T30" fmla="+- 0 177 -52"/>
                              <a:gd name="T31" fmla="*/ 177 h 99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392" h="9980">
                                <a:moveTo>
                                  <a:pt x="4997" y="2847"/>
                                </a:moveTo>
                                <a:lnTo>
                                  <a:pt x="4997" y="229"/>
                                </a:lnTo>
                                <a:moveTo>
                                  <a:pt x="8511" y="2847"/>
                                </a:moveTo>
                                <a:lnTo>
                                  <a:pt x="8511" y="229"/>
                                </a:lnTo>
                                <a:moveTo>
                                  <a:pt x="4997" y="2847"/>
                                </a:moveTo>
                                <a:lnTo>
                                  <a:pt x="8511" y="2847"/>
                                </a:lnTo>
                                <a:moveTo>
                                  <a:pt x="4997" y="229"/>
                                </a:moveTo>
                                <a:lnTo>
                                  <a:pt x="8511" y="229"/>
                                </a:lnTo>
                              </a:path>
                            </a:pathLst>
                          </a:custGeom>
                          <a:noFill/>
                          <a:ln w="2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Freeform 132"/>
                        <wps:cNvSpPr>
                          <a:spLocks/>
                        </wps:cNvSpPr>
                        <wps:spPr bwMode="auto">
                          <a:xfrm>
                            <a:off x="6820" y="203"/>
                            <a:ext cx="669" cy="339"/>
                          </a:xfrm>
                          <a:custGeom>
                            <a:avLst/>
                            <a:gdLst>
                              <a:gd name="T0" fmla="+- 0 7484 6820"/>
                              <a:gd name="T1" fmla="*/ T0 w 669"/>
                              <a:gd name="T2" fmla="+- 0 203 203"/>
                              <a:gd name="T3" fmla="*/ 203 h 339"/>
                              <a:gd name="T4" fmla="+- 0 6823 6820"/>
                              <a:gd name="T5" fmla="*/ T4 w 669"/>
                              <a:gd name="T6" fmla="+- 0 203 203"/>
                              <a:gd name="T7" fmla="*/ 203 h 339"/>
                              <a:gd name="T8" fmla="+- 0 6820 6820"/>
                              <a:gd name="T9" fmla="*/ T8 w 669"/>
                              <a:gd name="T10" fmla="+- 0 207 203"/>
                              <a:gd name="T11" fmla="*/ 207 h 339"/>
                              <a:gd name="T12" fmla="+- 0 6820 6820"/>
                              <a:gd name="T13" fmla="*/ T12 w 669"/>
                              <a:gd name="T14" fmla="+- 0 538 203"/>
                              <a:gd name="T15" fmla="*/ 538 h 339"/>
                              <a:gd name="T16" fmla="+- 0 6823 6820"/>
                              <a:gd name="T17" fmla="*/ T16 w 669"/>
                              <a:gd name="T18" fmla="+- 0 542 203"/>
                              <a:gd name="T19" fmla="*/ 542 h 339"/>
                              <a:gd name="T20" fmla="+- 0 7484 6820"/>
                              <a:gd name="T21" fmla="*/ T20 w 669"/>
                              <a:gd name="T22" fmla="+- 0 542 203"/>
                              <a:gd name="T23" fmla="*/ 542 h 339"/>
                              <a:gd name="T24" fmla="+- 0 7488 6820"/>
                              <a:gd name="T25" fmla="*/ T24 w 669"/>
                              <a:gd name="T26" fmla="+- 0 538 203"/>
                              <a:gd name="T27" fmla="*/ 538 h 339"/>
                              <a:gd name="T28" fmla="+- 0 7488 6820"/>
                              <a:gd name="T29" fmla="*/ T28 w 669"/>
                              <a:gd name="T30" fmla="+- 0 207 203"/>
                              <a:gd name="T31" fmla="*/ 207 h 339"/>
                              <a:gd name="T32" fmla="+- 0 7484 6820"/>
                              <a:gd name="T33" fmla="*/ T32 w 669"/>
                              <a:gd name="T34" fmla="+- 0 203 203"/>
                              <a:gd name="T35" fmla="*/ 203 h 3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69" h="339">
                                <a:moveTo>
                                  <a:pt x="664" y="0"/>
                                </a:moveTo>
                                <a:lnTo>
                                  <a:pt x="3" y="0"/>
                                </a:lnTo>
                                <a:lnTo>
                                  <a:pt x="0" y="4"/>
                                </a:lnTo>
                                <a:lnTo>
                                  <a:pt x="0" y="335"/>
                                </a:lnTo>
                                <a:lnTo>
                                  <a:pt x="3" y="339"/>
                                </a:lnTo>
                                <a:lnTo>
                                  <a:pt x="664" y="339"/>
                                </a:lnTo>
                                <a:lnTo>
                                  <a:pt x="668" y="335"/>
                                </a:lnTo>
                                <a:lnTo>
                                  <a:pt x="668" y="4"/>
                                </a:lnTo>
                                <a:lnTo>
                                  <a:pt x="664" y="0"/>
                                </a:lnTo>
                                <a:close/>
                              </a:path>
                            </a:pathLst>
                          </a:custGeom>
                          <a:solidFill>
                            <a:srgbClr val="FFFF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131"/>
                        <wps:cNvSpPr>
                          <a:spLocks/>
                        </wps:cNvSpPr>
                        <wps:spPr bwMode="auto">
                          <a:xfrm>
                            <a:off x="6820" y="203"/>
                            <a:ext cx="669" cy="339"/>
                          </a:xfrm>
                          <a:custGeom>
                            <a:avLst/>
                            <a:gdLst>
                              <a:gd name="T0" fmla="+- 0 6830 6820"/>
                              <a:gd name="T1" fmla="*/ T0 w 669"/>
                              <a:gd name="T2" fmla="+- 0 542 203"/>
                              <a:gd name="T3" fmla="*/ 542 h 339"/>
                              <a:gd name="T4" fmla="+- 0 7477 6820"/>
                              <a:gd name="T5" fmla="*/ T4 w 669"/>
                              <a:gd name="T6" fmla="+- 0 542 203"/>
                              <a:gd name="T7" fmla="*/ 542 h 339"/>
                              <a:gd name="T8" fmla="+- 0 7484 6820"/>
                              <a:gd name="T9" fmla="*/ T8 w 669"/>
                              <a:gd name="T10" fmla="+- 0 542 203"/>
                              <a:gd name="T11" fmla="*/ 542 h 339"/>
                              <a:gd name="T12" fmla="+- 0 7488 6820"/>
                              <a:gd name="T13" fmla="*/ T12 w 669"/>
                              <a:gd name="T14" fmla="+- 0 538 203"/>
                              <a:gd name="T15" fmla="*/ 538 h 339"/>
                              <a:gd name="T16" fmla="+- 0 7488 6820"/>
                              <a:gd name="T17" fmla="*/ T16 w 669"/>
                              <a:gd name="T18" fmla="+- 0 531 203"/>
                              <a:gd name="T19" fmla="*/ 531 h 339"/>
                              <a:gd name="T20" fmla="+- 0 7488 6820"/>
                              <a:gd name="T21" fmla="*/ T20 w 669"/>
                              <a:gd name="T22" fmla="+- 0 214 203"/>
                              <a:gd name="T23" fmla="*/ 214 h 339"/>
                              <a:gd name="T24" fmla="+- 0 7488 6820"/>
                              <a:gd name="T25" fmla="*/ T24 w 669"/>
                              <a:gd name="T26" fmla="+- 0 207 203"/>
                              <a:gd name="T27" fmla="*/ 207 h 339"/>
                              <a:gd name="T28" fmla="+- 0 7484 6820"/>
                              <a:gd name="T29" fmla="*/ T28 w 669"/>
                              <a:gd name="T30" fmla="+- 0 203 203"/>
                              <a:gd name="T31" fmla="*/ 203 h 339"/>
                              <a:gd name="T32" fmla="+- 0 7477 6820"/>
                              <a:gd name="T33" fmla="*/ T32 w 669"/>
                              <a:gd name="T34" fmla="+- 0 203 203"/>
                              <a:gd name="T35" fmla="*/ 203 h 339"/>
                              <a:gd name="T36" fmla="+- 0 6830 6820"/>
                              <a:gd name="T37" fmla="*/ T36 w 669"/>
                              <a:gd name="T38" fmla="+- 0 203 203"/>
                              <a:gd name="T39" fmla="*/ 203 h 339"/>
                              <a:gd name="T40" fmla="+- 0 6823 6820"/>
                              <a:gd name="T41" fmla="*/ T40 w 669"/>
                              <a:gd name="T42" fmla="+- 0 203 203"/>
                              <a:gd name="T43" fmla="*/ 203 h 339"/>
                              <a:gd name="T44" fmla="+- 0 6820 6820"/>
                              <a:gd name="T45" fmla="*/ T44 w 669"/>
                              <a:gd name="T46" fmla="+- 0 207 203"/>
                              <a:gd name="T47" fmla="*/ 207 h 339"/>
                              <a:gd name="T48" fmla="+- 0 6820 6820"/>
                              <a:gd name="T49" fmla="*/ T48 w 669"/>
                              <a:gd name="T50" fmla="+- 0 214 203"/>
                              <a:gd name="T51" fmla="*/ 214 h 339"/>
                              <a:gd name="T52" fmla="+- 0 6820 6820"/>
                              <a:gd name="T53" fmla="*/ T52 w 669"/>
                              <a:gd name="T54" fmla="+- 0 531 203"/>
                              <a:gd name="T55" fmla="*/ 531 h 339"/>
                              <a:gd name="T56" fmla="+- 0 6820 6820"/>
                              <a:gd name="T57" fmla="*/ T56 w 669"/>
                              <a:gd name="T58" fmla="+- 0 538 203"/>
                              <a:gd name="T59" fmla="*/ 538 h 339"/>
                              <a:gd name="T60" fmla="+- 0 6823 6820"/>
                              <a:gd name="T61" fmla="*/ T60 w 669"/>
                              <a:gd name="T62" fmla="+- 0 542 203"/>
                              <a:gd name="T63" fmla="*/ 542 h 339"/>
                              <a:gd name="T64" fmla="+- 0 6830 6820"/>
                              <a:gd name="T65" fmla="*/ T64 w 669"/>
                              <a:gd name="T66" fmla="+- 0 542 203"/>
                              <a:gd name="T67" fmla="*/ 542 h 3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9" h="339">
                                <a:moveTo>
                                  <a:pt x="10" y="339"/>
                                </a:moveTo>
                                <a:lnTo>
                                  <a:pt x="657" y="339"/>
                                </a:lnTo>
                                <a:lnTo>
                                  <a:pt x="664" y="339"/>
                                </a:lnTo>
                                <a:lnTo>
                                  <a:pt x="668" y="335"/>
                                </a:lnTo>
                                <a:lnTo>
                                  <a:pt x="668" y="328"/>
                                </a:lnTo>
                                <a:lnTo>
                                  <a:pt x="668" y="11"/>
                                </a:lnTo>
                                <a:lnTo>
                                  <a:pt x="668" y="4"/>
                                </a:lnTo>
                                <a:lnTo>
                                  <a:pt x="664" y="0"/>
                                </a:lnTo>
                                <a:lnTo>
                                  <a:pt x="657" y="0"/>
                                </a:lnTo>
                                <a:lnTo>
                                  <a:pt x="10" y="0"/>
                                </a:lnTo>
                                <a:lnTo>
                                  <a:pt x="3" y="0"/>
                                </a:lnTo>
                                <a:lnTo>
                                  <a:pt x="0" y="4"/>
                                </a:lnTo>
                                <a:lnTo>
                                  <a:pt x="0" y="11"/>
                                </a:lnTo>
                                <a:lnTo>
                                  <a:pt x="0" y="328"/>
                                </a:lnTo>
                                <a:lnTo>
                                  <a:pt x="0" y="335"/>
                                </a:lnTo>
                                <a:lnTo>
                                  <a:pt x="3" y="339"/>
                                </a:lnTo>
                                <a:lnTo>
                                  <a:pt x="10" y="339"/>
                                </a:lnTo>
                                <a:close/>
                              </a:path>
                            </a:pathLst>
                          </a:custGeom>
                          <a:noFill/>
                          <a:ln w="3332">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Freeform 130"/>
                        <wps:cNvSpPr>
                          <a:spLocks/>
                        </wps:cNvSpPr>
                        <wps:spPr bwMode="auto">
                          <a:xfrm>
                            <a:off x="6877" y="254"/>
                            <a:ext cx="32" cy="32"/>
                          </a:xfrm>
                          <a:custGeom>
                            <a:avLst/>
                            <a:gdLst>
                              <a:gd name="T0" fmla="+- 0 6897 6877"/>
                              <a:gd name="T1" fmla="*/ T0 w 32"/>
                              <a:gd name="T2" fmla="+- 0 254 254"/>
                              <a:gd name="T3" fmla="*/ 254 h 32"/>
                              <a:gd name="T4" fmla="+- 0 6889 6877"/>
                              <a:gd name="T5" fmla="*/ T4 w 32"/>
                              <a:gd name="T6" fmla="+- 0 254 254"/>
                              <a:gd name="T7" fmla="*/ 254 h 32"/>
                              <a:gd name="T8" fmla="+- 0 6885 6877"/>
                              <a:gd name="T9" fmla="*/ T8 w 32"/>
                              <a:gd name="T10" fmla="+- 0 256 254"/>
                              <a:gd name="T11" fmla="*/ 256 h 32"/>
                              <a:gd name="T12" fmla="+- 0 6879 6877"/>
                              <a:gd name="T13" fmla="*/ T12 w 32"/>
                              <a:gd name="T14" fmla="+- 0 262 254"/>
                              <a:gd name="T15" fmla="*/ 262 h 32"/>
                              <a:gd name="T16" fmla="+- 0 6877 6877"/>
                              <a:gd name="T17" fmla="*/ T16 w 32"/>
                              <a:gd name="T18" fmla="+- 0 266 254"/>
                              <a:gd name="T19" fmla="*/ 266 h 32"/>
                              <a:gd name="T20" fmla="+- 0 6877 6877"/>
                              <a:gd name="T21" fmla="*/ T20 w 32"/>
                              <a:gd name="T22" fmla="+- 0 274 254"/>
                              <a:gd name="T23" fmla="*/ 274 h 32"/>
                              <a:gd name="T24" fmla="+- 0 6879 6877"/>
                              <a:gd name="T25" fmla="*/ T24 w 32"/>
                              <a:gd name="T26" fmla="+- 0 278 254"/>
                              <a:gd name="T27" fmla="*/ 278 h 32"/>
                              <a:gd name="T28" fmla="+- 0 6885 6877"/>
                              <a:gd name="T29" fmla="*/ T28 w 32"/>
                              <a:gd name="T30" fmla="+- 0 284 254"/>
                              <a:gd name="T31" fmla="*/ 284 h 32"/>
                              <a:gd name="T32" fmla="+- 0 6889 6877"/>
                              <a:gd name="T33" fmla="*/ T32 w 32"/>
                              <a:gd name="T34" fmla="+- 0 286 254"/>
                              <a:gd name="T35" fmla="*/ 286 h 32"/>
                              <a:gd name="T36" fmla="+- 0 6897 6877"/>
                              <a:gd name="T37" fmla="*/ T36 w 32"/>
                              <a:gd name="T38" fmla="+- 0 286 254"/>
                              <a:gd name="T39" fmla="*/ 286 h 32"/>
                              <a:gd name="T40" fmla="+- 0 6901 6877"/>
                              <a:gd name="T41" fmla="*/ T40 w 32"/>
                              <a:gd name="T42" fmla="+- 0 284 254"/>
                              <a:gd name="T43" fmla="*/ 284 h 32"/>
                              <a:gd name="T44" fmla="+- 0 6907 6877"/>
                              <a:gd name="T45" fmla="*/ T44 w 32"/>
                              <a:gd name="T46" fmla="+- 0 278 254"/>
                              <a:gd name="T47" fmla="*/ 278 h 32"/>
                              <a:gd name="T48" fmla="+- 0 6909 6877"/>
                              <a:gd name="T49" fmla="*/ T48 w 32"/>
                              <a:gd name="T50" fmla="+- 0 274 254"/>
                              <a:gd name="T51" fmla="*/ 274 h 32"/>
                              <a:gd name="T52" fmla="+- 0 6909 6877"/>
                              <a:gd name="T53" fmla="*/ T52 w 32"/>
                              <a:gd name="T54" fmla="+- 0 266 254"/>
                              <a:gd name="T55" fmla="*/ 266 h 32"/>
                              <a:gd name="T56" fmla="+- 0 6907 6877"/>
                              <a:gd name="T57" fmla="*/ T56 w 32"/>
                              <a:gd name="T58" fmla="+- 0 262 254"/>
                              <a:gd name="T59" fmla="*/ 262 h 32"/>
                              <a:gd name="T60" fmla="+- 0 6901 6877"/>
                              <a:gd name="T61" fmla="*/ T60 w 32"/>
                              <a:gd name="T62" fmla="+- 0 256 254"/>
                              <a:gd name="T63" fmla="*/ 256 h 32"/>
                              <a:gd name="T64" fmla="+- 0 6897 6877"/>
                              <a:gd name="T65" fmla="*/ T64 w 32"/>
                              <a:gd name="T66" fmla="+- 0 254 254"/>
                              <a:gd name="T67" fmla="*/ 254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 h="32">
                                <a:moveTo>
                                  <a:pt x="20" y="0"/>
                                </a:moveTo>
                                <a:lnTo>
                                  <a:pt x="12" y="0"/>
                                </a:lnTo>
                                <a:lnTo>
                                  <a:pt x="8" y="2"/>
                                </a:lnTo>
                                <a:lnTo>
                                  <a:pt x="2" y="8"/>
                                </a:lnTo>
                                <a:lnTo>
                                  <a:pt x="0" y="12"/>
                                </a:lnTo>
                                <a:lnTo>
                                  <a:pt x="0" y="20"/>
                                </a:lnTo>
                                <a:lnTo>
                                  <a:pt x="2" y="24"/>
                                </a:lnTo>
                                <a:lnTo>
                                  <a:pt x="8" y="30"/>
                                </a:lnTo>
                                <a:lnTo>
                                  <a:pt x="12" y="32"/>
                                </a:lnTo>
                                <a:lnTo>
                                  <a:pt x="20" y="32"/>
                                </a:lnTo>
                                <a:lnTo>
                                  <a:pt x="24" y="30"/>
                                </a:lnTo>
                                <a:lnTo>
                                  <a:pt x="30" y="24"/>
                                </a:lnTo>
                                <a:lnTo>
                                  <a:pt x="32" y="20"/>
                                </a:lnTo>
                                <a:lnTo>
                                  <a:pt x="32" y="12"/>
                                </a:lnTo>
                                <a:lnTo>
                                  <a:pt x="30" y="8"/>
                                </a:lnTo>
                                <a:lnTo>
                                  <a:pt x="24" y="2"/>
                                </a:lnTo>
                                <a:lnTo>
                                  <a:pt x="20"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129"/>
                        <wps:cNvSpPr>
                          <a:spLocks/>
                        </wps:cNvSpPr>
                        <wps:spPr bwMode="auto">
                          <a:xfrm>
                            <a:off x="6877" y="254"/>
                            <a:ext cx="32" cy="32"/>
                          </a:xfrm>
                          <a:custGeom>
                            <a:avLst/>
                            <a:gdLst>
                              <a:gd name="T0" fmla="+- 0 6893 6877"/>
                              <a:gd name="T1" fmla="*/ T0 w 32"/>
                              <a:gd name="T2" fmla="+- 0 286 254"/>
                              <a:gd name="T3" fmla="*/ 286 h 32"/>
                              <a:gd name="T4" fmla="+- 0 6897 6877"/>
                              <a:gd name="T5" fmla="*/ T4 w 32"/>
                              <a:gd name="T6" fmla="+- 0 286 254"/>
                              <a:gd name="T7" fmla="*/ 286 h 32"/>
                              <a:gd name="T8" fmla="+- 0 6901 6877"/>
                              <a:gd name="T9" fmla="*/ T8 w 32"/>
                              <a:gd name="T10" fmla="+- 0 284 254"/>
                              <a:gd name="T11" fmla="*/ 284 h 32"/>
                              <a:gd name="T12" fmla="+- 0 6904 6877"/>
                              <a:gd name="T13" fmla="*/ T12 w 32"/>
                              <a:gd name="T14" fmla="+- 0 281 254"/>
                              <a:gd name="T15" fmla="*/ 281 h 32"/>
                              <a:gd name="T16" fmla="+- 0 6907 6877"/>
                              <a:gd name="T17" fmla="*/ T16 w 32"/>
                              <a:gd name="T18" fmla="+- 0 278 254"/>
                              <a:gd name="T19" fmla="*/ 278 h 32"/>
                              <a:gd name="T20" fmla="+- 0 6909 6877"/>
                              <a:gd name="T21" fmla="*/ T20 w 32"/>
                              <a:gd name="T22" fmla="+- 0 274 254"/>
                              <a:gd name="T23" fmla="*/ 274 h 32"/>
                              <a:gd name="T24" fmla="+- 0 6909 6877"/>
                              <a:gd name="T25" fmla="*/ T24 w 32"/>
                              <a:gd name="T26" fmla="+- 0 270 254"/>
                              <a:gd name="T27" fmla="*/ 270 h 32"/>
                              <a:gd name="T28" fmla="+- 0 6909 6877"/>
                              <a:gd name="T29" fmla="*/ T28 w 32"/>
                              <a:gd name="T30" fmla="+- 0 266 254"/>
                              <a:gd name="T31" fmla="*/ 266 h 32"/>
                              <a:gd name="T32" fmla="+- 0 6907 6877"/>
                              <a:gd name="T33" fmla="*/ T32 w 32"/>
                              <a:gd name="T34" fmla="+- 0 262 254"/>
                              <a:gd name="T35" fmla="*/ 262 h 32"/>
                              <a:gd name="T36" fmla="+- 0 6904 6877"/>
                              <a:gd name="T37" fmla="*/ T36 w 32"/>
                              <a:gd name="T38" fmla="+- 0 259 254"/>
                              <a:gd name="T39" fmla="*/ 259 h 32"/>
                              <a:gd name="T40" fmla="+- 0 6901 6877"/>
                              <a:gd name="T41" fmla="*/ T40 w 32"/>
                              <a:gd name="T42" fmla="+- 0 256 254"/>
                              <a:gd name="T43" fmla="*/ 256 h 32"/>
                              <a:gd name="T44" fmla="+- 0 6897 6877"/>
                              <a:gd name="T45" fmla="*/ T44 w 32"/>
                              <a:gd name="T46" fmla="+- 0 254 254"/>
                              <a:gd name="T47" fmla="*/ 254 h 32"/>
                              <a:gd name="T48" fmla="+- 0 6893 6877"/>
                              <a:gd name="T49" fmla="*/ T48 w 32"/>
                              <a:gd name="T50" fmla="+- 0 254 254"/>
                              <a:gd name="T51" fmla="*/ 254 h 32"/>
                              <a:gd name="T52" fmla="+- 0 6889 6877"/>
                              <a:gd name="T53" fmla="*/ T52 w 32"/>
                              <a:gd name="T54" fmla="+- 0 254 254"/>
                              <a:gd name="T55" fmla="*/ 254 h 32"/>
                              <a:gd name="T56" fmla="+- 0 6885 6877"/>
                              <a:gd name="T57" fmla="*/ T56 w 32"/>
                              <a:gd name="T58" fmla="+- 0 256 254"/>
                              <a:gd name="T59" fmla="*/ 256 h 32"/>
                              <a:gd name="T60" fmla="+- 0 6882 6877"/>
                              <a:gd name="T61" fmla="*/ T60 w 32"/>
                              <a:gd name="T62" fmla="+- 0 259 254"/>
                              <a:gd name="T63" fmla="*/ 259 h 32"/>
                              <a:gd name="T64" fmla="+- 0 6879 6877"/>
                              <a:gd name="T65" fmla="*/ T64 w 32"/>
                              <a:gd name="T66" fmla="+- 0 262 254"/>
                              <a:gd name="T67" fmla="*/ 262 h 32"/>
                              <a:gd name="T68" fmla="+- 0 6877 6877"/>
                              <a:gd name="T69" fmla="*/ T68 w 32"/>
                              <a:gd name="T70" fmla="+- 0 266 254"/>
                              <a:gd name="T71" fmla="*/ 266 h 32"/>
                              <a:gd name="T72" fmla="+- 0 6877 6877"/>
                              <a:gd name="T73" fmla="*/ T72 w 32"/>
                              <a:gd name="T74" fmla="+- 0 270 254"/>
                              <a:gd name="T75" fmla="*/ 270 h 32"/>
                              <a:gd name="T76" fmla="+- 0 6877 6877"/>
                              <a:gd name="T77" fmla="*/ T76 w 32"/>
                              <a:gd name="T78" fmla="+- 0 274 254"/>
                              <a:gd name="T79" fmla="*/ 274 h 32"/>
                              <a:gd name="T80" fmla="+- 0 6879 6877"/>
                              <a:gd name="T81" fmla="*/ T80 w 32"/>
                              <a:gd name="T82" fmla="+- 0 278 254"/>
                              <a:gd name="T83" fmla="*/ 278 h 32"/>
                              <a:gd name="T84" fmla="+- 0 6882 6877"/>
                              <a:gd name="T85" fmla="*/ T84 w 32"/>
                              <a:gd name="T86" fmla="+- 0 281 254"/>
                              <a:gd name="T87" fmla="*/ 281 h 32"/>
                              <a:gd name="T88" fmla="+- 0 6885 6877"/>
                              <a:gd name="T89" fmla="*/ T88 w 32"/>
                              <a:gd name="T90" fmla="+- 0 284 254"/>
                              <a:gd name="T91" fmla="*/ 284 h 32"/>
                              <a:gd name="T92" fmla="+- 0 6889 6877"/>
                              <a:gd name="T93" fmla="*/ T92 w 32"/>
                              <a:gd name="T94" fmla="+- 0 286 254"/>
                              <a:gd name="T95" fmla="*/ 286 h 32"/>
                              <a:gd name="T96" fmla="+- 0 6893 6877"/>
                              <a:gd name="T97" fmla="*/ T96 w 32"/>
                              <a:gd name="T98" fmla="+- 0 286 254"/>
                              <a:gd name="T99" fmla="*/ 286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2" h="32">
                                <a:moveTo>
                                  <a:pt x="16" y="32"/>
                                </a:moveTo>
                                <a:lnTo>
                                  <a:pt x="20" y="32"/>
                                </a:lnTo>
                                <a:lnTo>
                                  <a:pt x="24" y="30"/>
                                </a:lnTo>
                                <a:lnTo>
                                  <a:pt x="27" y="27"/>
                                </a:lnTo>
                                <a:lnTo>
                                  <a:pt x="30" y="24"/>
                                </a:lnTo>
                                <a:lnTo>
                                  <a:pt x="32" y="20"/>
                                </a:lnTo>
                                <a:lnTo>
                                  <a:pt x="32" y="16"/>
                                </a:lnTo>
                                <a:lnTo>
                                  <a:pt x="32" y="12"/>
                                </a:lnTo>
                                <a:lnTo>
                                  <a:pt x="30" y="8"/>
                                </a:lnTo>
                                <a:lnTo>
                                  <a:pt x="27" y="5"/>
                                </a:lnTo>
                                <a:lnTo>
                                  <a:pt x="24" y="2"/>
                                </a:lnTo>
                                <a:lnTo>
                                  <a:pt x="20" y="0"/>
                                </a:lnTo>
                                <a:lnTo>
                                  <a:pt x="16" y="0"/>
                                </a:lnTo>
                                <a:lnTo>
                                  <a:pt x="12" y="0"/>
                                </a:lnTo>
                                <a:lnTo>
                                  <a:pt x="8" y="2"/>
                                </a:lnTo>
                                <a:lnTo>
                                  <a:pt x="5" y="5"/>
                                </a:lnTo>
                                <a:lnTo>
                                  <a:pt x="2" y="8"/>
                                </a:lnTo>
                                <a:lnTo>
                                  <a:pt x="0" y="12"/>
                                </a:lnTo>
                                <a:lnTo>
                                  <a:pt x="0" y="16"/>
                                </a:lnTo>
                                <a:lnTo>
                                  <a:pt x="0" y="20"/>
                                </a:lnTo>
                                <a:lnTo>
                                  <a:pt x="2" y="24"/>
                                </a:lnTo>
                                <a:lnTo>
                                  <a:pt x="5" y="27"/>
                                </a:lnTo>
                                <a:lnTo>
                                  <a:pt x="8" y="30"/>
                                </a:lnTo>
                                <a:lnTo>
                                  <a:pt x="12" y="32"/>
                                </a:lnTo>
                                <a:lnTo>
                                  <a:pt x="16" y="32"/>
                                </a:lnTo>
                                <a:close/>
                              </a:path>
                            </a:pathLst>
                          </a:custGeom>
                          <a:noFill/>
                          <a:ln w="3332">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AutoShape 128"/>
                        <wps:cNvSpPr>
                          <a:spLocks/>
                        </wps:cNvSpPr>
                        <wps:spPr bwMode="auto">
                          <a:xfrm>
                            <a:off x="6878" y="469"/>
                            <a:ext cx="30" cy="29"/>
                          </a:xfrm>
                          <a:custGeom>
                            <a:avLst/>
                            <a:gdLst>
                              <a:gd name="T0" fmla="+- 0 6908 6878"/>
                              <a:gd name="T1" fmla="*/ T0 w 30"/>
                              <a:gd name="T2" fmla="+- 0 480 469"/>
                              <a:gd name="T3" fmla="*/ 480 h 29"/>
                              <a:gd name="T4" fmla="+- 0 6878 6878"/>
                              <a:gd name="T5" fmla="*/ T4 w 30"/>
                              <a:gd name="T6" fmla="+- 0 480 469"/>
                              <a:gd name="T7" fmla="*/ 480 h 29"/>
                              <a:gd name="T8" fmla="+- 0 6887 6878"/>
                              <a:gd name="T9" fmla="*/ T8 w 30"/>
                              <a:gd name="T10" fmla="+- 0 487 469"/>
                              <a:gd name="T11" fmla="*/ 487 h 29"/>
                              <a:gd name="T12" fmla="+- 0 6884 6878"/>
                              <a:gd name="T13" fmla="*/ T12 w 30"/>
                              <a:gd name="T14" fmla="+- 0 498 469"/>
                              <a:gd name="T15" fmla="*/ 498 h 29"/>
                              <a:gd name="T16" fmla="+- 0 6893 6878"/>
                              <a:gd name="T17" fmla="*/ T16 w 30"/>
                              <a:gd name="T18" fmla="+- 0 491 469"/>
                              <a:gd name="T19" fmla="*/ 491 h 29"/>
                              <a:gd name="T20" fmla="+- 0 6900 6878"/>
                              <a:gd name="T21" fmla="*/ T20 w 30"/>
                              <a:gd name="T22" fmla="+- 0 491 469"/>
                              <a:gd name="T23" fmla="*/ 491 h 29"/>
                              <a:gd name="T24" fmla="+- 0 6899 6878"/>
                              <a:gd name="T25" fmla="*/ T24 w 30"/>
                              <a:gd name="T26" fmla="+- 0 487 469"/>
                              <a:gd name="T27" fmla="*/ 487 h 29"/>
                              <a:gd name="T28" fmla="+- 0 6908 6878"/>
                              <a:gd name="T29" fmla="*/ T28 w 30"/>
                              <a:gd name="T30" fmla="+- 0 480 469"/>
                              <a:gd name="T31" fmla="*/ 480 h 29"/>
                              <a:gd name="T32" fmla="+- 0 6900 6878"/>
                              <a:gd name="T33" fmla="*/ T32 w 30"/>
                              <a:gd name="T34" fmla="+- 0 491 469"/>
                              <a:gd name="T35" fmla="*/ 491 h 29"/>
                              <a:gd name="T36" fmla="+- 0 6893 6878"/>
                              <a:gd name="T37" fmla="*/ T36 w 30"/>
                              <a:gd name="T38" fmla="+- 0 491 469"/>
                              <a:gd name="T39" fmla="*/ 491 h 29"/>
                              <a:gd name="T40" fmla="+- 0 6902 6878"/>
                              <a:gd name="T41" fmla="*/ T40 w 30"/>
                              <a:gd name="T42" fmla="+- 0 498 469"/>
                              <a:gd name="T43" fmla="*/ 498 h 29"/>
                              <a:gd name="T44" fmla="+- 0 6900 6878"/>
                              <a:gd name="T45" fmla="*/ T44 w 30"/>
                              <a:gd name="T46" fmla="+- 0 491 469"/>
                              <a:gd name="T47" fmla="*/ 491 h 29"/>
                              <a:gd name="T48" fmla="+- 0 6893 6878"/>
                              <a:gd name="T49" fmla="*/ T48 w 30"/>
                              <a:gd name="T50" fmla="+- 0 469 469"/>
                              <a:gd name="T51" fmla="*/ 469 h 29"/>
                              <a:gd name="T52" fmla="+- 0 6890 6878"/>
                              <a:gd name="T53" fmla="*/ T52 w 30"/>
                              <a:gd name="T54" fmla="+- 0 480 469"/>
                              <a:gd name="T55" fmla="*/ 480 h 29"/>
                              <a:gd name="T56" fmla="+- 0 6897 6878"/>
                              <a:gd name="T57" fmla="*/ T56 w 30"/>
                              <a:gd name="T58" fmla="+- 0 480 469"/>
                              <a:gd name="T59" fmla="*/ 480 h 29"/>
                              <a:gd name="T60" fmla="+- 0 6893 6878"/>
                              <a:gd name="T61" fmla="*/ T60 w 30"/>
                              <a:gd name="T62" fmla="+- 0 469 469"/>
                              <a:gd name="T63" fmla="*/ 469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0" h="29">
                                <a:moveTo>
                                  <a:pt x="30" y="11"/>
                                </a:moveTo>
                                <a:lnTo>
                                  <a:pt x="0" y="11"/>
                                </a:lnTo>
                                <a:lnTo>
                                  <a:pt x="9" y="18"/>
                                </a:lnTo>
                                <a:lnTo>
                                  <a:pt x="6" y="29"/>
                                </a:lnTo>
                                <a:lnTo>
                                  <a:pt x="15" y="22"/>
                                </a:lnTo>
                                <a:lnTo>
                                  <a:pt x="22" y="22"/>
                                </a:lnTo>
                                <a:lnTo>
                                  <a:pt x="21" y="18"/>
                                </a:lnTo>
                                <a:lnTo>
                                  <a:pt x="30" y="11"/>
                                </a:lnTo>
                                <a:close/>
                                <a:moveTo>
                                  <a:pt x="22" y="22"/>
                                </a:moveTo>
                                <a:lnTo>
                                  <a:pt x="15" y="22"/>
                                </a:lnTo>
                                <a:lnTo>
                                  <a:pt x="24" y="29"/>
                                </a:lnTo>
                                <a:lnTo>
                                  <a:pt x="22" y="22"/>
                                </a:lnTo>
                                <a:close/>
                                <a:moveTo>
                                  <a:pt x="15" y="0"/>
                                </a:moveTo>
                                <a:lnTo>
                                  <a:pt x="12" y="11"/>
                                </a:lnTo>
                                <a:lnTo>
                                  <a:pt x="19" y="11"/>
                                </a:lnTo>
                                <a:lnTo>
                                  <a:pt x="15"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27"/>
                        <wps:cNvSpPr>
                          <a:spLocks/>
                        </wps:cNvSpPr>
                        <wps:spPr bwMode="auto">
                          <a:xfrm>
                            <a:off x="6878" y="469"/>
                            <a:ext cx="30" cy="29"/>
                          </a:xfrm>
                          <a:custGeom>
                            <a:avLst/>
                            <a:gdLst>
                              <a:gd name="T0" fmla="+- 0 6893 6878"/>
                              <a:gd name="T1" fmla="*/ T0 w 30"/>
                              <a:gd name="T2" fmla="+- 0 469 469"/>
                              <a:gd name="T3" fmla="*/ 469 h 29"/>
                              <a:gd name="T4" fmla="+- 0 6890 6878"/>
                              <a:gd name="T5" fmla="*/ T4 w 30"/>
                              <a:gd name="T6" fmla="+- 0 480 469"/>
                              <a:gd name="T7" fmla="*/ 480 h 29"/>
                              <a:gd name="T8" fmla="+- 0 6878 6878"/>
                              <a:gd name="T9" fmla="*/ T8 w 30"/>
                              <a:gd name="T10" fmla="+- 0 480 469"/>
                              <a:gd name="T11" fmla="*/ 480 h 29"/>
                              <a:gd name="T12" fmla="+- 0 6887 6878"/>
                              <a:gd name="T13" fmla="*/ T12 w 30"/>
                              <a:gd name="T14" fmla="+- 0 487 469"/>
                              <a:gd name="T15" fmla="*/ 487 h 29"/>
                              <a:gd name="T16" fmla="+- 0 6884 6878"/>
                              <a:gd name="T17" fmla="*/ T16 w 30"/>
                              <a:gd name="T18" fmla="+- 0 498 469"/>
                              <a:gd name="T19" fmla="*/ 498 h 29"/>
                              <a:gd name="T20" fmla="+- 0 6893 6878"/>
                              <a:gd name="T21" fmla="*/ T20 w 30"/>
                              <a:gd name="T22" fmla="+- 0 491 469"/>
                              <a:gd name="T23" fmla="*/ 491 h 29"/>
                              <a:gd name="T24" fmla="+- 0 6902 6878"/>
                              <a:gd name="T25" fmla="*/ T24 w 30"/>
                              <a:gd name="T26" fmla="+- 0 498 469"/>
                              <a:gd name="T27" fmla="*/ 498 h 29"/>
                              <a:gd name="T28" fmla="+- 0 6899 6878"/>
                              <a:gd name="T29" fmla="*/ T28 w 30"/>
                              <a:gd name="T30" fmla="+- 0 487 469"/>
                              <a:gd name="T31" fmla="*/ 487 h 29"/>
                              <a:gd name="T32" fmla="+- 0 6908 6878"/>
                              <a:gd name="T33" fmla="*/ T32 w 30"/>
                              <a:gd name="T34" fmla="+- 0 480 469"/>
                              <a:gd name="T35" fmla="*/ 480 h 29"/>
                              <a:gd name="T36" fmla="+- 0 6897 6878"/>
                              <a:gd name="T37" fmla="*/ T36 w 30"/>
                              <a:gd name="T38" fmla="+- 0 480 469"/>
                              <a:gd name="T39" fmla="*/ 480 h 29"/>
                              <a:gd name="T40" fmla="+- 0 6893 6878"/>
                              <a:gd name="T41" fmla="*/ T40 w 30"/>
                              <a:gd name="T42" fmla="+- 0 469 469"/>
                              <a:gd name="T43" fmla="*/ 469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0" h="29">
                                <a:moveTo>
                                  <a:pt x="15" y="0"/>
                                </a:moveTo>
                                <a:lnTo>
                                  <a:pt x="12" y="11"/>
                                </a:lnTo>
                                <a:lnTo>
                                  <a:pt x="0" y="11"/>
                                </a:lnTo>
                                <a:lnTo>
                                  <a:pt x="9" y="18"/>
                                </a:lnTo>
                                <a:lnTo>
                                  <a:pt x="6" y="29"/>
                                </a:lnTo>
                                <a:lnTo>
                                  <a:pt x="15" y="22"/>
                                </a:lnTo>
                                <a:lnTo>
                                  <a:pt x="24" y="29"/>
                                </a:lnTo>
                                <a:lnTo>
                                  <a:pt x="21" y="18"/>
                                </a:lnTo>
                                <a:lnTo>
                                  <a:pt x="30" y="11"/>
                                </a:lnTo>
                                <a:lnTo>
                                  <a:pt x="19" y="11"/>
                                </a:lnTo>
                                <a:lnTo>
                                  <a:pt x="15" y="0"/>
                                </a:lnTo>
                                <a:close/>
                              </a:path>
                            </a:pathLst>
                          </a:custGeom>
                          <a:noFill/>
                          <a:ln w="3332">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Text Box 126"/>
                        <wps:cNvSpPr txBox="1">
                          <a:spLocks noChangeArrowheads="1"/>
                        </wps:cNvSpPr>
                        <wps:spPr bwMode="auto">
                          <a:xfrm>
                            <a:off x="7233" y="177"/>
                            <a:ext cx="440"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before="23" w:line="160" w:lineRule="auto"/>
                                <w:ind w:left="-12" w:right="202" w:firstLine="16"/>
                                <w:jc w:val="both"/>
                                <w:rPr>
                                  <w:rFonts w:ascii="Arial"/>
                                  <w:sz w:val="14"/>
                                </w:rPr>
                              </w:pPr>
                              <w:r>
                                <w:rPr>
                                  <w:rFonts w:ascii="Arial"/>
                                  <w:w w:val="55"/>
                                  <w:sz w:val="14"/>
                                </w:rPr>
                                <w:t xml:space="preserve">COST </w:t>
                              </w:r>
                              <w:proofErr w:type="spellStart"/>
                              <w:r>
                                <w:rPr>
                                  <w:rFonts w:ascii="Arial"/>
                                  <w:w w:val="60"/>
                                  <w:sz w:val="14"/>
                                </w:rPr>
                                <w:t>COST</w:t>
                              </w:r>
                              <w:proofErr w:type="spellEnd"/>
                              <w:r>
                                <w:rPr>
                                  <w:rFonts w:ascii="Arial"/>
                                  <w:w w:val="60"/>
                                  <w:sz w:val="14"/>
                                </w:rPr>
                                <w:t xml:space="preserve"> </w:t>
                              </w:r>
                              <w:r>
                                <w:rPr>
                                  <w:rFonts w:ascii="Arial"/>
                                  <w:w w:val="70"/>
                                  <w:sz w:val="14"/>
                                </w:rPr>
                                <w:t>OST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66EA65" id="Group 125" o:spid="_x0000_s1970" style="position:absolute;left:0;text-align:left;margin-left:338.65pt;margin-top:8.75pt;width:177.25pt;height:132.1pt;z-index:-251600896;mso-position-horizontal-relative:page;mso-position-vertical-relative:text" coordorigin="6773,175" coordsize="3545,2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">
                <v:line id="Line 206" o:spid="_x0000_s1971" style="position:absolute;visibility:visible;mso-wrap-style:square" from="6793,2795" to="6793,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" strokecolor="#afafaf" strokeweight=".07406mm"/>
                <v:line id="Line 205" o:spid="_x0000_s1972" style="position:absolute;visibility:visible;mso-wrap-style:square" from="6793,2805" to="6793,2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" strokeweight=".32394mm"/>
                <v:line id="Line 204" o:spid="_x0000_s1973" style="position:absolute;visibility:visible;mso-wrap-style:square" from="6793,2795" to="6793,2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" strokeweight=".07406mm"/>
                <v:line id="Line 203" o:spid="_x0000_s1974" style="position:absolute;visibility:visible;mso-wrap-style:square" from="7233,2795" to="7233,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" strokecolor="#afafaf" strokeweight=".07406mm"/>
                <v:line id="Line 202" o:spid="_x0000_s1975" style="position:absolute;visibility:visible;mso-wrap-style:square" from="7233,2805" to="7233,2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" strokeweight=".32394mm"/>
                <v:line id="Line 201" o:spid="_x0000_s1976" style="position:absolute;visibility:visible;mso-wrap-style:square" from="7233,2795" to="7233,2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" strokeweight=".07406mm"/>
                <v:line id="Line 200" o:spid="_x0000_s1977" style="position:absolute;visibility:visible;mso-wrap-style:square" from="7672,2795" to="7672,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" strokecolor="#afafaf" strokeweight=".07406mm"/>
                <v:line id="Line 199" o:spid="_x0000_s1978" style="position:absolute;visibility:visible;mso-wrap-style:square" from="7672,2805" to="7672,2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" strokeweight=".32394mm"/>
                <v:line id="Line 198" o:spid="_x0000_s1979" style="position:absolute;visibility:visible;mso-wrap-style:square" from="7672,2795" to="7672,2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" strokeweight=".07406mm"/>
                <v:line id="Line 197" o:spid="_x0000_s1980" style="position:absolute;visibility:visible;mso-wrap-style:square" from="8111,2795" to="8111,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" strokecolor="#afafaf" strokeweight=".07406mm"/>
                <v:line id="Line 196" o:spid="_x0000_s1981" style="position:absolute;visibility:visible;mso-wrap-style:square" from="8111,2805" to="8111,2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" strokeweight=".32394mm"/>
                <v:line id="Line 195" o:spid="_x0000_s1982" style="position:absolute;visibility:visible;mso-wrap-style:square" from="8111,2795" to="8111,2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" strokeweight=".07406mm"/>
                <v:line id="Line 194" o:spid="_x0000_s1983" style="position:absolute;visibility:visible;mso-wrap-style:square" from="8550,2795" to="8550,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" strokecolor="#afafaf" strokeweight=".07406mm"/>
                <v:line id="Line 193" o:spid="_x0000_s1984" style="position:absolute;visibility:visible;mso-wrap-style:square" from="8550,2805" to="8550,2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" strokeweight=".32394mm"/>
                <v:line id="Line 192" o:spid="_x0000_s1985" style="position:absolute;visibility:visible;mso-wrap-style:square" from="8550,2795" to="8550,2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" strokeweight=".07406mm"/>
                <v:line id="Line 191" o:spid="_x0000_s1986" style="position:absolute;visibility:visible;mso-wrap-style:square" from="8989,2795" to="8989,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" strokecolor="#afafaf" strokeweight=".07406mm"/>
                <v:line id="Line 190" o:spid="_x0000_s1987" style="position:absolute;visibility:visible;mso-wrap-style:square" from="8989,2805" to="8989,2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" strokeweight=".32394mm"/>
                <v:line id="Line 189" o:spid="_x0000_s1988" style="position:absolute;visibility:visible;mso-wrap-style:square" from="8989,2795" to="8989,2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" strokeweight=".07406mm"/>
                <v:line id="Line 188" o:spid="_x0000_s1989" style="position:absolute;visibility:visible;mso-wrap-style:square" from="9429,2795" to="9429,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" strokecolor="#afafaf" strokeweight=".07406mm"/>
                <v:line id="Line 187" o:spid="_x0000_s1990" style="position:absolute;visibility:visible;mso-wrap-style:square" from="9429,2805" to="9429,2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" strokeweight=".32394mm"/>
                <v:line id="Line 186" o:spid="_x0000_s1991" style="position:absolute;visibility:visible;mso-wrap-style:square" from="9429,2795" to="9429,2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" strokeweight=".07406mm"/>
                <v:line id="Line 185" o:spid="_x0000_s1992" style="position:absolute;visibility:visible;mso-wrap-style:square" from="9868,2795" to="9868,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" strokecolor="#afafaf" strokeweight=".07406mm"/>
                <v:line id="Line 184" o:spid="_x0000_s1993" style="position:absolute;visibility:visible;mso-wrap-style:square" from="9868,2805" to="9868,2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" strokeweight=".32394mm"/>
                <v:line id="Line 183" o:spid="_x0000_s1994" style="position:absolute;visibility:visible;mso-wrap-style:square" from="9868,2795" to="9868,2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" strokeweight=".07406mm"/>
                <v:line id="Line 182" o:spid="_x0000_s1995" style="position:absolute;visibility:visible;mso-wrap-style:square" from="10307,2795" to="10307,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" strokecolor="#afafaf" strokeweight=".07406mm"/>
                <v:line id="Line 181" o:spid="_x0000_s1996" style="position:absolute;visibility:visible;mso-wrap-style:square" from="10307,2805" to="10307,2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" strokeweight=".32394mm"/>
                <v:line id="Line 180" o:spid="_x0000_s1997" style="position:absolute;visibility:visible;mso-wrap-style:square" from="10307,2795" to="10307,2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" strokeweight=".07406mm"/>
                <v:line id="Line 179" o:spid="_x0000_s1998" style="position:absolute;visibility:visible;mso-wrap-style:square" from="6793,2795" to="10307,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" strokecolor="#afafaf" strokeweight=".07406mm"/>
                <v:line id="Line 178" o:spid="_x0000_s1999" style="position:absolute;visibility:visible;mso-wrap-style:square" from="6775,2795" to="6793,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" strokeweight="0"/>
                <v:line id="Line 177" o:spid="_x0000_s2000" style="position:absolute;visibility:visible;mso-wrap-style:square" from="6793,2795" to="6793,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" strokeweight=".07406mm"/>
                <v:line id="Line 176" o:spid="_x0000_s2001" style="position:absolute;visibility:visible;mso-wrap-style:square" from="6793,2272" to="10307,2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" strokecolor="#afafaf" strokeweight=".07406mm"/>
                <v:line id="Line 175" o:spid="_x0000_s2002" style="position:absolute;visibility:visible;mso-wrap-style:square" from="6775,2272" to="6793,2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" strokeweight="0"/>
                <v:line id="Line 174" o:spid="_x0000_s2003" style="position:absolute;visibility:visible;mso-wrap-style:square" from="6793,2272" to="6793,2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" strokeweight=".07406mm"/>
                <v:line id="Line 173" o:spid="_x0000_s2004" style="position:absolute;visibility:visible;mso-wrap-style:square" from="6793,1748" to="10307,1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" strokecolor="#afafaf" strokeweight=".07406mm"/>
                <v:line id="Line 172" o:spid="_x0000_s2005" style="position:absolute;visibility:visible;mso-wrap-style:square" from="6775,1748" to="6793,1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" strokeweight="0"/>
                <v:line id="Line 171" o:spid="_x0000_s2006" style="position:absolute;visibility:visible;mso-wrap-style:square" from="6793,1748" to="6793,1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" strokeweight=".07406mm"/>
                <v:line id="Line 170" o:spid="_x0000_s2007" style="position:absolute;visibility:visible;mso-wrap-style:square" from="6793,1225" to="10307,1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" strokecolor="#afafaf" strokeweight=".07406mm"/>
                <v:line id="Line 169" o:spid="_x0000_s2008" style="position:absolute;visibility:visible;mso-wrap-style:square" from="6775,1225" to="6793,1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" strokeweight="0"/>
                <v:line id="Line 168" o:spid="_x0000_s2009" style="position:absolute;visibility:visible;mso-wrap-style:square" from="6793,1225" to="6793,1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" strokeweight=".07406mm"/>
                <v:line id="Line 167" o:spid="_x0000_s2010" style="position:absolute;visibility:visible;mso-wrap-style:square" from="6793,701" to="10307,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" strokecolor="#afafaf" strokeweight=".07406mm"/>
                <v:line id="Line 166" o:spid="_x0000_s2011" style="position:absolute;visibility:visible;mso-wrap-style:square" from="6775,701" to="679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" strokeweight="0"/>
                <v:line id="Line 165" o:spid="_x0000_s2012" style="position:absolute;visibility:visible;mso-wrap-style:square" from="6793,701" to="679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" strokeweight=".07406mm"/>
                <v:line id="Line 164" o:spid="_x0000_s2013" style="position:absolute;visibility:visible;mso-wrap-style:square" from="6793,177" to="10307,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" strokecolor="#afafaf" strokeweight=".07406mm"/>
                <v:line id="Line 163" o:spid="_x0000_s2014" style="position:absolute;visibility:visible;mso-wrap-style:square" from="6775,177" to="6793,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" strokeweight="0"/>
                <v:line id="Line 162" o:spid="_x0000_s2015" style="position:absolute;visibility:visible;mso-wrap-style:square" from="6793,177" to="6793,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" strokeweight=".07406mm"/>
                <v:shape id="Freeform 161" o:spid="_x0000_s2016" style="position:absolute;left:7233;top:331;width:2636;height:2253;visibility:visible;mso-wrap-style:square;v-text-anchor:top" coordsize="2636,2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" path="m2635,l2196,370,1756,636r-658,430l733,1492,,2252e" filled="f" strokecolor="#1f77b3" strokeweight=".37022mm">
                  <v:path arrowok="t" o:connecttype="custom" o:connectlocs="2635,331;2196,701;1756,967;1098,1397;733,1823;0,2583" o:connectangles="0,0,0,0,0,0"/>
                </v:shape>
                <v:shape id="Freeform 160" o:spid="_x0000_s2017" style="position:absolute;left:9842;top:304;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" path="m33,l19,,12,3,2,13,,20,,34r2,6l12,50r7,3l33,53r6,-3l49,40r3,-6l52,20,49,13,39,3,33,xe" fillcolor="#1f77b3" stroked="f">
                  <v:path arrowok="t" o:connecttype="custom" o:connectlocs="33,304;19,304;12,307;2,317;0,324;0,338;2,344;12,354;19,357;33,357;39,354;49,344;52,338;52,324;49,317;39,307;33,304" o:connectangles="0,0,0,0,0,0,0,0,0,0,0,0,0,0,0,0,0"/>
                </v:shape>
                <v:shape id="Freeform 159" o:spid="_x0000_s2018" style="position:absolute;left:9842;top:304;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" path="m26,53r7,l39,50r5,-5l49,40r3,-6l52,27r,-7l49,13,44,8,39,3,33,,26,,19,,12,3,7,8,2,13,,20r,7l,34r2,6l7,45r5,5l19,53r7,xe" filled="f" strokecolor="#1f77b3" strokeweight=".09256mm">
                  <v:path arrowok="t" o:connecttype="custom" o:connectlocs="26,357;33,357;39,354;44,349;49,344;52,338;52,331;52,324;49,317;44,312;39,307;33,304;26,304;19,304;12,307;7,312;2,317;0,324;0,331;0,338;2,344;7,349;12,354;19,357;26,357" o:connectangles="0,0,0,0,0,0,0,0,0,0,0,0,0,0,0,0,0,0,0,0,0,0,0,0,0"/>
                </v:shape>
                <v:shape id="Freeform 158" o:spid="_x0000_s2019" style="position:absolute;left:9402;top:675;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" path="m34,l20,,13,2,3,12,,19,,33r3,6l13,49r7,3l34,52r6,-3l50,39r3,-6l53,19,50,12,40,2,34,xe" fillcolor="#1f77b3" stroked="f">
                  <v:path arrowok="t" o:connecttype="custom" o:connectlocs="34,675;20,675;13,677;3,687;0,694;0,708;3,714;13,724;20,727;34,727;40,724;50,714;53,708;53,694;50,687;40,677;34,675" o:connectangles="0,0,0,0,0,0,0,0,0,0,0,0,0,0,0,0,0"/>
                </v:shape>
                <v:shape id="Freeform 157" o:spid="_x0000_s2020" style="position:absolute;left:9402;top:675;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" path="m27,52r7,l40,49r5,-5l50,39r3,-6l53,26r,-7l50,12,45,7,40,2,34,,27,,20,,13,2,8,7,3,12,,19r,7l,33r3,6l8,44r5,5l20,52r7,xe" filled="f" strokecolor="#1f77b3" strokeweight=".09256mm">
                  <v:path arrowok="t" o:connecttype="custom" o:connectlocs="27,727;34,727;40,724;45,719;50,714;53,708;53,701;53,694;50,687;45,682;40,677;34,675;27,675;20,675;13,677;8,682;3,687;0,694;0,701;0,708;3,714;8,719;13,724;20,727;27,727" o:connectangles="0,0,0,0,0,0,0,0,0,0,0,0,0,0,0,0,0,0,0,0,0,0,0,0,0"/>
                </v:shape>
                <v:shape id="Freeform 156" o:spid="_x0000_s2021" style="position:absolute;left:8963;top:941;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" path="m33,l19,,13,2,3,12,,19,,33r3,6l13,49r6,3l33,52r7,-3l50,39r3,-6l53,19,50,12,40,2,33,xe" fillcolor="#1f77b3" stroked="f">
                  <v:path arrowok="t" o:connecttype="custom" o:connectlocs="33,941;19,941;13,943;3,953;0,960;0,974;3,980;13,990;19,993;33,993;40,990;50,980;53,974;53,960;50,953;40,943;33,941" o:connectangles="0,0,0,0,0,0,0,0,0,0,0,0,0,0,0,0,0"/>
                </v:shape>
                <v:shape id="Freeform 155" o:spid="_x0000_s2022" style="position:absolute;left:8963;top:941;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" path="m26,52r7,l40,49r5,-5l50,39r3,-6l53,26r,-7l50,12,45,7,40,2,33,,26,,19,,13,2,8,7,3,12,,19r,7l,33r3,6l8,44r5,5l19,52r7,xe" filled="f" strokecolor="#1f77b3" strokeweight=".09256mm">
                  <v:path arrowok="t" o:connecttype="custom" o:connectlocs="26,993;33,993;40,990;45,985;50,980;53,974;53,967;53,960;50,953;45,948;40,943;33,941;26,941;19,941;13,943;8,948;3,953;0,960;0,967;0,974;3,980;8,985;13,990;19,993;26,993" o:connectangles="0,0,0,0,0,0,0,0,0,0,0,0,0,0,0,0,0,0,0,0,0,0,0,0,0"/>
                </v:shape>
                <v:shape id="Freeform 154" o:spid="_x0000_s2023" style="position:absolute;left:8304;top:1371;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" path="m34,l20,,13,2,3,12,,19,,33r3,7l13,49r7,3l34,52r6,-3l50,40r3,-7l53,19,50,12,40,2,34,xe" fillcolor="#1f77b3" stroked="f">
                  <v:path arrowok="t" o:connecttype="custom" o:connectlocs="34,1371;20,1371;13,1373;3,1383;0,1390;0,1404;3,1411;13,1420;20,1423;34,1423;40,1420;50,1411;53,1404;53,1390;50,1383;40,1373;34,1371" o:connectangles="0,0,0,0,0,0,0,0,0,0,0,0,0,0,0,0,0"/>
                </v:shape>
                <v:shape id="Freeform 153" o:spid="_x0000_s2024" style="position:absolute;left:8304;top:1371;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" path="m27,52r7,l40,49r5,-5l50,40r3,-7l53,26r,-7l50,12,45,7,40,2,34,,27,,20,,13,2,8,7,3,12,,19r,7l,33r3,7l8,44r5,5l20,52r7,xe" filled="f" strokecolor="#1f77b3" strokeweight=".09256mm">
                  <v:path arrowok="t" o:connecttype="custom" o:connectlocs="27,1423;34,1423;40,1420;45,1415;50,1411;53,1404;53,1397;53,1390;50,1383;45,1378;40,1373;34,1371;27,1371;20,1371;13,1373;8,1378;3,1383;0,1390;0,1397;0,1404;3,1411;8,1415;13,1420;20,1423;27,1423" o:connectangles="0,0,0,0,0,0,0,0,0,0,0,0,0,0,0,0,0,0,0,0,0,0,0,0,0"/>
                </v:shape>
                <v:shape id="Freeform 152" o:spid="_x0000_s2025" style="position:absolute;left:7940;top:1796;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" path="m33,l19,,12,3,3,13,,20,,34r3,6l12,50r7,3l33,53r7,-3l50,40r2,-6l52,20,50,13,40,3,33,xe" fillcolor="#1f77b3" stroked="f">
                  <v:path arrowok="t" o:connecttype="custom" o:connectlocs="33,1796;19,1796;12,1799;3,1809;0,1816;0,1830;3,1836;12,1846;19,1849;33,1849;40,1846;50,1836;52,1830;52,1816;50,1809;40,1799;33,1796" o:connectangles="0,0,0,0,0,0,0,0,0,0,0,0,0,0,0,0,0"/>
                </v:shape>
                <v:shape id="Freeform 151" o:spid="_x0000_s2026" style="position:absolute;left:7940;top:1796;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" path="m26,53r7,l40,50r5,-5l50,40r2,-6l52,27r,-7l50,13,45,8,40,3,33,,26,,19,,12,3,8,8,3,13,,20r,7l,34r3,6l8,45r4,5l19,53r7,xe" filled="f" strokecolor="#1f77b3" strokeweight=".09256mm">
                  <v:path arrowok="t" o:connecttype="custom" o:connectlocs="26,1849;33,1849;40,1846;45,1841;50,1836;52,1830;52,1823;52,1816;50,1809;45,1804;40,1799;33,1796;26,1796;19,1796;12,1799;8,1804;3,1809;0,1816;0,1823;0,1830;3,1836;8,1841;12,1846;19,1849;26,1849" o:connectangles="0,0,0,0,0,0,0,0,0,0,0,0,0,0,0,0,0,0,0,0,0,0,0,0,0"/>
                </v:shape>
                <v:shape id="Freeform 150" o:spid="_x0000_s2027" style="position:absolute;left:7206;top:2557;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" path="m34,l20,,13,3,3,12,,19,,33r3,7l13,50r7,2l34,52r6,-2l50,40r3,-7l53,19,50,12,40,3,34,xe" fillcolor="#1f77b3" stroked="f">
                  <v:path arrowok="t" o:connecttype="custom" o:connectlocs="34,2557;20,2557;13,2560;3,2569;0,2576;0,2590;3,2597;13,2607;20,2609;34,2609;40,2607;50,2597;53,2590;53,2576;50,2569;40,2560;34,2557" o:connectangles="0,0,0,0,0,0,0,0,0,0,0,0,0,0,0,0,0"/>
                </v:shape>
                <v:shape id="Freeform 149" o:spid="_x0000_s2028" style="position:absolute;left:7206;top:2557;width:53;height:53;visibility:visible;mso-wrap-style:square;v-text-anchor:top" coordsize="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" path="m27,52r7,l40,50r5,-5l50,40r3,-7l53,26r,-7l50,12,45,8,40,3,34,,27,,20,,13,3,8,8,3,12,,19r,7l,33r3,7l8,45r5,5l20,52r7,xe" filled="f" strokecolor="#1f77b3" strokeweight=".09256mm">
                  <v:path arrowok="t" o:connecttype="custom" o:connectlocs="27,2609;34,2609;40,2607;45,2602;50,2597;53,2590;53,2583;53,2576;50,2569;45,2565;40,2560;34,2557;27,2557;20,2557;13,2560;8,2565;3,2569;0,2576;0,2583;0,2590;3,2597;8,2602;13,2607;20,2609;27,2609" o:connectangles="0,0,0,0,0,0,0,0,0,0,0,0,0,0,0,0,0,0,0,0,0,0,0,0,0"/>
                </v:shape>
                <v:shape id="Freeform 148" o:spid="_x0000_s2029" style="position:absolute;left:7233;top:462;width:2636;height:726;visibility:visible;mso-wrap-style:square;v-text-anchor:top" coordsize="2636,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" path="m2635,l2196,239,1756,364,1098,524,733,598,,726e" filled="f" strokecolor="#ff7f0e" strokeweight=".37022mm">
                  <v:path arrowok="t" o:connecttype="custom" o:connectlocs="2635,462;2196,701;1756,826;1098,986;733,1060;0,1188" o:connectangles="0,0,0,0,0,0"/>
                </v:shape>
                <v:shape id="AutoShape 147" o:spid="_x0000_s2030" style="position:absolute;left:7206;top:462;width:2688;height:726;visibility:visible;mso-wrap-style:square;v-text-anchor:top" coordsize="2688,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" path="m2636,r52,m2196,239r53,m1757,364r53,m1098,524r53,m734,598r52,m,726r53,e" filled="f" strokecolor="#ff7f0e" strokeweight=".92558mm">
                  <v:path arrowok="t" o:connecttype="custom" o:connectlocs="2636,462;2688,462;2196,701;2249,701;1757,826;1810,826;1098,986;1151,986;734,1060;786,1060;0,1188;53,1188" o:connectangles="0,0,0,0,0,0,0,0,0,0,0,0"/>
                </v:shape>
                <v:shape id="Freeform 146" o:spid="_x0000_s2031" style="position:absolute;left:7233;top:701;width:2636;height:935;visibility:visible;mso-wrap-style:square;v-text-anchor:top" coordsize="263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" path="m2635,103l2196,,1756,204,1098,566,733,670,,934e" filled="f" strokecolor="#2ba02b" strokeweight=".37022mm">
                  <v:path arrowok="t" o:connecttype="custom" o:connectlocs="2635,804;2196,701;1756,905;1098,1267;733,1371;0,1635" o:connectangles="0,0,0,0,0,0"/>
                </v:shape>
                <v:shape id="AutoShape 145" o:spid="_x0000_s2032" style="position:absolute;left:9843;top:778;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" path="m50,18l,18,15,29,9,47,25,36r12,l34,29,50,18xm37,36r-12,l40,47,37,36xm25,l19,18r12,l25,xe" fillcolor="#2ba02b" stroked="f">
                  <v:path arrowok="t" o:connecttype="custom" o:connectlocs="50,796;0,796;15,807;9,825;25,814;37,814;34,807;50,796;37,814;25,814;40,825;37,814;25,778;19,796;31,796;25,778" o:connectangles="0,0,0,0,0,0,0,0,0,0,0,0,0,0,0,0"/>
                </v:shape>
                <v:shape id="Freeform 144" o:spid="_x0000_s2033" style="position:absolute;left:9843;top:778;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" path="m25,l19,18,,18,15,29,9,47,25,36,40,47,34,29,50,18r-19,l25,xe" filled="f" strokecolor="#2ba02b" strokeweight=".09256mm">
                  <v:path arrowok="t" o:connecttype="custom" o:connectlocs="25,778;19,796;0,796;15,807;9,825;25,814;40,825;34,807;50,796;31,796;25,778" o:connectangles="0,0,0,0,0,0,0,0,0,0,0"/>
                </v:shape>
                <v:shape id="AutoShape 143" o:spid="_x0000_s2034" style="position:absolute;left:9404;top:675;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" path="m50,18l,18,15,29,9,47,25,36r11,l34,29,50,18xm36,36r-11,l40,47,36,36xm25,l19,18r12,l25,xe" fillcolor="#2ba02b" stroked="f">
                  <v:path arrowok="t" o:connecttype="custom" o:connectlocs="50,693;0,693;15,704;9,722;25,711;36,711;34,704;50,693;36,711;25,711;40,722;36,711;25,675;19,693;31,693;25,675" o:connectangles="0,0,0,0,0,0,0,0,0,0,0,0,0,0,0,0"/>
                </v:shape>
                <v:shape id="Freeform 142" o:spid="_x0000_s2035" style="position:absolute;left:9404;top:675;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" path="m25,l19,18,,18,15,29,9,47,25,36,40,47,34,29,50,18r-19,l25,xe" filled="f" strokecolor="#2ba02b" strokeweight=".09256mm">
                  <v:path arrowok="t" o:connecttype="custom" o:connectlocs="25,675;19,693;0,693;15,704;9,722;25,711;40,722;34,704;50,693;31,693;25,675" o:connectangles="0,0,0,0,0,0,0,0,0,0,0"/>
                </v:shape>
                <v:shape id="AutoShape 141" o:spid="_x0000_s2036" style="position:absolute;left:8964;top:879;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" path="m50,18l,18,16,29,10,47,25,36r12,l35,29,50,18xm37,36r-12,l41,47,37,36xm25,l20,18r11,l25,xe" fillcolor="#2ba02b" stroked="f">
                  <v:path arrowok="t" o:connecttype="custom" o:connectlocs="50,897;0,897;16,908;10,926;25,915;37,915;35,908;50,897;37,915;25,915;41,926;37,915;25,879;20,897;31,897;25,879" o:connectangles="0,0,0,0,0,0,0,0,0,0,0,0,0,0,0,0"/>
                </v:shape>
                <v:shape id="Freeform 140" o:spid="_x0000_s2037" style="position:absolute;left:8964;top:879;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" path="m25,l20,18,,18,16,29,10,47,25,36,41,47,35,29,50,18r-19,l25,xe" filled="f" strokecolor="#2ba02b" strokeweight=".09256mm">
                  <v:path arrowok="t" o:connecttype="custom" o:connectlocs="25,879;20,897;0,897;16,908;10,926;25,915;41,926;35,908;50,897;31,897;25,879" o:connectangles="0,0,0,0,0,0,0,0,0,0,0"/>
                </v:shape>
                <v:shape id="AutoShape 139" o:spid="_x0000_s2038" style="position:absolute;left:8306;top:1240;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" path="m50,19l,19,15,30,9,48,25,37r11,l34,30,50,19xm36,37r-11,l40,48,36,37xm25,l19,19r12,l25,xe" fillcolor="#2ba02b" stroked="f">
                  <v:path arrowok="t" o:connecttype="custom" o:connectlocs="50,1259;0,1259;15,1270;9,1288;25,1277;36,1277;34,1270;50,1259;36,1277;25,1277;40,1288;36,1277;25,1240;19,1259;31,1259;25,1240" o:connectangles="0,0,0,0,0,0,0,0,0,0,0,0,0,0,0,0"/>
                </v:shape>
                <v:shape id="Freeform 138" o:spid="_x0000_s2039" style="position:absolute;left:8306;top:1240;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" path="m25,l19,19,,19,15,30,9,48,25,37,40,48,34,30,50,19r-19,l25,xe" filled="f" strokecolor="#2ba02b" strokeweight=".09256mm">
                  <v:path arrowok="t" o:connecttype="custom" o:connectlocs="25,1240;19,1259;0,1259;15,1270;9,1288;25,1277;40,1288;34,1270;50,1259;31,1259;25,1240" o:connectangles="0,0,0,0,0,0,0,0,0,0,0"/>
                </v:shape>
                <v:shape id="AutoShape 137" o:spid="_x0000_s2040" style="position:absolute;left:7941;top:1345;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" path="m50,18l,18,16,30,10,48,25,36r12,l35,30,50,18xm37,36r-12,l40,48,37,36xm25,l19,18r12,l25,xe" fillcolor="#2ba02b" stroked="f">
                  <v:path arrowok="t" o:connecttype="custom" o:connectlocs="50,1363;0,1363;16,1375;10,1393;25,1381;37,1381;35,1375;50,1363;37,1381;25,1381;40,1393;37,1381;25,1345;19,1363;31,1363;25,1345" o:connectangles="0,0,0,0,0,0,0,0,0,0,0,0,0,0,0,0"/>
                </v:shape>
                <v:shape id="Freeform 136" o:spid="_x0000_s2041" style="position:absolute;left:7941;top:1345;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" path="m25,l19,18,,18,16,30,10,48,25,36,40,48,35,30,50,18r-19,l25,xe" filled="f" strokecolor="#2ba02b" strokeweight=".09256mm">
                  <v:path arrowok="t" o:connecttype="custom" o:connectlocs="25,1345;19,1363;0,1363;16,1375;10,1393;25,1381;40,1393;35,1375;50,1363;31,1363;25,1345" o:connectangles="0,0,0,0,0,0,0,0,0,0,0"/>
                </v:shape>
                <v:shape id="AutoShape 135" o:spid="_x0000_s2042" style="position:absolute;left:7208;top:1609;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" path="m50,18l,18,15,29,9,47,25,36r11,l34,29,50,18xm36,36r-11,l40,47,36,36xm25,l19,18r11,l25,xe" fillcolor="#2ba02b" stroked="f">
                  <v:path arrowok="t" o:connecttype="custom" o:connectlocs="50,1627;0,1627;15,1638;9,1656;25,1645;36,1645;34,1638;50,1627;36,1645;25,1645;40,1656;36,1645;25,1609;19,1627;30,1627;25,1609" o:connectangles="0,0,0,0,0,0,0,0,0,0,0,0,0,0,0,0"/>
                </v:shape>
                <v:shape id="Freeform 134" o:spid="_x0000_s2043" style="position:absolute;left:7208;top:1609;width:50;height:48;visibility:visible;mso-wrap-style:square;v-text-anchor:top" coordsize="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" path="m25,l19,18,,18,15,29,9,47,25,36,40,47,34,29,50,18r-20,l25,xe" filled="f" strokecolor="#2ba02b" strokeweight=".09256mm">
                  <v:path arrowok="t" o:connecttype="custom" o:connectlocs="25,1609;19,1627;0,1627;15,1638;9,1656;25,1645;40,1656;34,1638;50,1627;30,1627;25,1609" o:connectangles="0,0,0,0,0,0,0,0,0,0,0"/>
                </v:shape>
                <v:shape id="AutoShape 133" o:spid="_x0000_s2044" style="position:absolute;left:1796;top:-52;width:13392;height:9980;visibility:visible;mso-wrap-style:square;v-text-anchor:top" coordsize="13392,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" path="m4997,2847r,-2618m8511,2847r,-2618m4997,2847r3514,m4997,229r3514,e" filled="f" strokeweight=".07406mm">
                  <v:path arrowok="t" o:connecttype="custom" o:connectlocs="4997,2795;4997,177;8511,2795;8511,177;4997,2795;8511,2795;4997,177;8511,177" o:connectangles="0,0,0,0,0,0,0,0"/>
                </v:shape>
                <v:shape id="Freeform 132" o:spid="_x0000_s2045" style="position:absolute;left:6820;top:203;width:669;height:339;visibility:visible;mso-wrap-style:square;v-text-anchor:top" coordsize="66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" path="m664,l3,,,4,,335r3,4l664,339r4,-4l668,4,664,xe" stroked="f">
                  <v:fill opacity="52428f"/>
                  <v:path arrowok="t" o:connecttype="custom" o:connectlocs="664,203;3,203;0,207;0,538;3,542;664,542;668,538;668,207;664,203" o:connectangles="0,0,0,0,0,0,0,0,0"/>
                </v:shape>
                <v:shape id="Freeform 131" o:spid="_x0000_s2046" style="position:absolute;left:6820;top:203;width:669;height:339;visibility:visible;mso-wrap-style:square;v-text-anchor:top" coordsize="66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" path="m10,339r647,l664,339r4,-4l668,328r,-317l668,4,664,r-7,l10,,3,,,4r,7l,328r,7l3,339r7,xe" filled="f" strokecolor="#ccc" strokeweight=".09256mm">
                  <v:path arrowok="t" o:connecttype="custom" o:connectlocs="10,542;657,542;664,542;668,538;668,531;668,214;668,207;664,203;657,203;10,203;3,203;0,207;0,214;0,531;0,538;3,542;10,542" o:connectangles="0,0,0,0,0,0,0,0,0,0,0,0,0,0,0,0,0"/>
                </v:shape>
                <v:shape id="Freeform 130" o:spid="_x0000_s2047" style="position:absolute;left:6877;top:254;width:32;height:32;visibility:visible;mso-wrap-style:square;v-text-anchor:top" coordsize="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" path="m20,l12,,8,2,2,8,,12r,8l2,24r6,6l12,32r8,l24,30r6,-6l32,20r,-8l30,8,24,2,20,xe" fillcolor="#1f77b3" stroked="f">
                  <v:path arrowok="t" o:connecttype="custom" o:connectlocs="20,254;12,254;8,256;2,262;0,266;0,274;2,278;8,284;12,286;20,286;24,284;30,278;32,274;32,266;30,262;24,256;20,254" o:connectangles="0,0,0,0,0,0,0,0,0,0,0,0,0,0,0,0,0"/>
                </v:shape>
                <v:shape id="Freeform 129" o:spid="_x0000_s2048" style="position:absolute;left:6877;top:254;width:32;height:32;visibility:visible;mso-wrap-style:square;v-text-anchor:top" coordsize="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" path="m16,32r4,l24,30r3,-3l30,24r2,-4l32,16r,-4l30,8,27,5,24,2,20,,16,,12,,8,2,5,5,2,8,,12r,4l,20r2,4l5,27r3,3l12,32r4,xe" filled="f" strokecolor="#1f77b3" strokeweight=".09256mm">
                  <v:path arrowok="t" o:connecttype="custom" o:connectlocs="16,286;20,286;24,284;27,281;30,278;32,274;32,270;32,266;30,262;27,259;24,256;20,254;16,254;12,254;8,256;5,259;2,262;0,266;0,270;0,274;2,278;5,281;8,284;12,286;16,286" o:connectangles="0,0,0,0,0,0,0,0,0,0,0,0,0,0,0,0,0,0,0,0,0,0,0,0,0"/>
                </v:shape>
                <v:shape id="AutoShape 128" o:spid="_x0000_s2049" style="position:absolute;left:6878;top:469;width:30;height:29;visibility:visible;mso-wrap-style:square;v-text-anchor:top" coordsize="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" path="m30,11l,11r9,7l6,29r9,-7l22,22,21,18r9,-7xm22,22r-7,l24,29,22,22xm15,l12,11r7,l15,xe" fillcolor="#2ba02b" stroked="f">
                  <v:path arrowok="t" o:connecttype="custom" o:connectlocs="30,480;0,480;9,487;6,498;15,491;22,491;21,487;30,480;22,491;15,491;24,498;22,491;15,469;12,480;19,480;15,469" o:connectangles="0,0,0,0,0,0,0,0,0,0,0,0,0,0,0,0"/>
                </v:shape>
                <v:shape id="Freeform 127" o:spid="_x0000_s2050" style="position:absolute;left:6878;top:469;width:30;height:29;visibility:visible;mso-wrap-style:square;v-text-anchor:top" coordsize="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" path="m15,l12,11,,11r9,7l6,29r9,-7l24,29,21,18r9,-7l19,11,15,xe" filled="f" strokecolor="#2ba02b" strokeweight=".09256mm">
                  <v:path arrowok="t" o:connecttype="custom" o:connectlocs="15,469;12,480;0,480;9,487;6,498;15,491;24,498;21,487;30,480;19,480;15,469" o:connectangles="0,0,0,0,0,0,0,0,0,0,0"/>
                </v:shape>
                <v:shape id="Text Box 126" o:spid="_x0000_s2051" type="#_x0000_t202" style="position:absolute;left:7233;top:177;width:440;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" filled="f" stroked="f">
                  <v:textbox inset="0,0,0,0">
                    <w:txbxContent>
                      <w:p w:rsidR="0009622D" w:rsidRDefault="0009622D">
                        <w:pPr>
                          <w:spacing w:before="23" w:line="160" w:lineRule="auto"/>
                          <w:ind w:left="-12" w:right="202" w:firstLine="16"/>
                          <w:jc w:val="both"/>
                          <w:rPr>
                            <w:rFonts w:ascii="Arial"/>
                            <w:sz w:val="14"/>
                          </w:rPr>
                        </w:pPr>
                        <w:r>
                          <w:rPr>
                            <w:rFonts w:ascii="Arial"/>
                            <w:w w:val="55"/>
                            <w:sz w:val="14"/>
                          </w:rPr>
                          <w:t xml:space="preserve">COST </w:t>
                        </w:r>
                        <w:proofErr w:type="spellStart"/>
                        <w:r>
                          <w:rPr>
                            <w:rFonts w:ascii="Arial"/>
                            <w:w w:val="60"/>
                            <w:sz w:val="14"/>
                          </w:rPr>
                          <w:t>COST</w:t>
                        </w:r>
                        <w:proofErr w:type="spellEnd"/>
                        <w:r>
                          <w:rPr>
                            <w:rFonts w:ascii="Arial"/>
                            <w:w w:val="60"/>
                            <w:sz w:val="14"/>
                          </w:rPr>
                          <w:t xml:space="preserve"> </w:t>
                        </w:r>
                        <w:r>
                          <w:rPr>
                            <w:rFonts w:ascii="Arial"/>
                            <w:w w:val="70"/>
                            <w:sz w:val="14"/>
                          </w:rPr>
                          <w:t>OST</w:t>
                        </w:r>
                      </w:p>
                    </w:txbxContent>
                  </v:textbox>
                </v:shape>
                <w10:wrap anchorx="page"/>
              </v:group>
            </w:pict>
          </mc:Fallback>
        </mc:AlternateContent>
      </w:r>
      <w:r w:rsidR="0009622D">
        <w:rPr>
          <w:rFonts w:ascii="Arial"/>
          <w:w w:val="70"/>
          <w:sz w:val="16"/>
        </w:rPr>
        <w:t xml:space="preserve">0.5%     </w:t>
      </w:r>
      <w:r w:rsidR="0009622D">
        <w:rPr>
          <w:rFonts w:ascii="Arial"/>
          <w:w w:val="70"/>
          <w:position w:val="-7"/>
          <w:sz w:val="14"/>
        </w:rPr>
        <w:t>SPAR-</w:t>
      </w:r>
    </w:p>
    <w:p w:rsidR="00012D33" w:rsidRDefault="0009622D">
      <w:pPr>
        <w:spacing w:line="105" w:lineRule="exact"/>
        <w:ind w:left="931"/>
        <w:rPr>
          <w:rFonts w:ascii="Arial"/>
          <w:sz w:val="14"/>
        </w:rPr>
      </w:pPr>
      <w:r>
        <w:rPr>
          <w:w w:val="107"/>
          <w:position w:val="7"/>
          <w:sz w:val="8"/>
          <w:u w:val="single" w:color="FF7F0E"/>
        </w:rPr>
        <w:t xml:space="preserve"> </w:t>
      </w:r>
      <w:r>
        <w:rPr>
          <w:position w:val="7"/>
          <w:sz w:val="8"/>
          <w:u w:val="single" w:color="FF7F0E"/>
        </w:rPr>
        <w:t xml:space="preserve">     </w:t>
      </w:r>
      <w:r>
        <w:rPr>
          <w:position w:val="7"/>
          <w:sz w:val="8"/>
        </w:rPr>
        <w:t xml:space="preserve"> </w:t>
      </w:r>
      <w:r>
        <w:rPr>
          <w:rFonts w:ascii="Arial"/>
          <w:w w:val="70"/>
          <w:sz w:val="14"/>
        </w:rPr>
        <w:t>SEMI-</w:t>
      </w:r>
    </w:p>
    <w:p w:rsidR="00012D33" w:rsidRDefault="0009622D">
      <w:pPr>
        <w:spacing w:line="134" w:lineRule="exact"/>
        <w:ind w:left="931"/>
        <w:rPr>
          <w:rFonts w:ascii="Arial"/>
          <w:sz w:val="14"/>
        </w:rPr>
      </w:pPr>
      <w:r>
        <w:rPr>
          <w:w w:val="107"/>
          <w:position w:val="7"/>
          <w:sz w:val="8"/>
          <w:u w:val="single" w:color="2BA02B"/>
        </w:rPr>
        <w:t xml:space="preserve"> </w:t>
      </w:r>
      <w:r>
        <w:rPr>
          <w:position w:val="7"/>
          <w:sz w:val="8"/>
          <w:u w:val="single" w:color="2BA02B"/>
        </w:rPr>
        <w:t xml:space="preserve">     </w:t>
      </w:r>
      <w:r>
        <w:rPr>
          <w:position w:val="7"/>
          <w:sz w:val="8"/>
        </w:rPr>
        <w:t xml:space="preserve"> </w:t>
      </w:r>
      <w:r>
        <w:rPr>
          <w:rFonts w:ascii="Arial"/>
          <w:w w:val="70"/>
          <w:sz w:val="14"/>
        </w:rPr>
        <w:t>TLP-C</w:t>
      </w:r>
    </w:p>
    <w:p w:rsidR="00012D33" w:rsidRDefault="00012D33">
      <w:pPr>
        <w:spacing w:line="134" w:lineRule="exact"/>
        <w:rPr>
          <w:rFonts w:ascii="Arial"/>
          <w:sz w:val="14"/>
        </w:rPr>
        <w:sectPr w:rsidR="00012D33">
          <w:type w:val="continuous"/>
          <w:pgSz w:w="12240" w:h="15840"/>
          <w:pgMar w:top="1500" w:right="0" w:bottom="980" w:left="1340" w:header="720" w:footer="720" w:gutter="0"/>
          <w:cols w:num="2" w:space="720" w:equalWidth="0">
            <w:col w:w="4410" w:space="160"/>
            <w:col w:w="6330"/>
          </w:cols>
        </w:sectPr>
      </w:pPr>
    </w:p>
    <w:p w:rsidR="00012D33" w:rsidRDefault="00F23B9E">
      <w:pPr>
        <w:spacing w:line="164" w:lineRule="exact"/>
        <w:jc w:val="right"/>
        <w:rPr>
          <w:rFonts w:ascii="Arial"/>
          <w:sz w:val="16"/>
        </w:rPr>
      </w:pPr>
      <w:r>
        <w:rPr>
          <w:noProof/>
        </w:rPr>
        <mc:AlternateContent>
          <mc:Choice Requires="wps">
            <w:drawing>
              <wp:anchor distT="0" distB="0" distL="114300" distR="114300" simplePos="0" relativeHeight="251645952" behindDoc="0" locked="0" layoutInCell="1" allowOverlap="1" wp14:anchorId="283AD8C5" wp14:editId="3944A258">
                <wp:simplePos x="0" y="0"/>
                <wp:positionH relativeFrom="page">
                  <wp:posOffset>1040765</wp:posOffset>
                </wp:positionH>
                <wp:positionV relativeFrom="paragraph">
                  <wp:posOffset>18415</wp:posOffset>
                </wp:positionV>
                <wp:extent cx="134620" cy="1054100"/>
                <wp:effectExtent l="2540" t="635" r="0" b="2540"/>
                <wp:wrapNone/>
                <wp:docPr id="135"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 cy="1054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82" w:lineRule="exact"/>
                              <w:ind w:left="20" w:right="-602"/>
                              <w:rPr>
                                <w:rFonts w:ascii="Arial"/>
                                <w:b/>
                                <w:sz w:val="17"/>
                              </w:rPr>
                            </w:pPr>
                            <w:r>
                              <w:rPr>
                                <w:rFonts w:ascii="Arial"/>
                                <w:b/>
                                <w:w w:val="68"/>
                                <w:sz w:val="17"/>
                              </w:rPr>
                              <w:t>S</w:t>
                            </w:r>
                            <w:r>
                              <w:rPr>
                                <w:rFonts w:ascii="Arial"/>
                                <w:b/>
                                <w:w w:val="73"/>
                                <w:sz w:val="17"/>
                              </w:rPr>
                              <w:t>u</w:t>
                            </w:r>
                            <w:r>
                              <w:rPr>
                                <w:rFonts w:ascii="Arial"/>
                                <w:b/>
                                <w:w w:val="74"/>
                                <w:sz w:val="17"/>
                              </w:rPr>
                              <w:t>b</w:t>
                            </w:r>
                            <w:r>
                              <w:rPr>
                                <w:rFonts w:ascii="Arial"/>
                                <w:b/>
                                <w:w w:val="67"/>
                                <w:sz w:val="17"/>
                              </w:rPr>
                              <w:t>s</w:t>
                            </w:r>
                            <w:r>
                              <w:rPr>
                                <w:rFonts w:ascii="Arial"/>
                                <w:b/>
                                <w:w w:val="90"/>
                                <w:sz w:val="17"/>
                              </w:rPr>
                              <w:t>t</w:t>
                            </w:r>
                            <w:r>
                              <w:rPr>
                                <w:rFonts w:ascii="Arial"/>
                                <w:b/>
                                <w:w w:val="80"/>
                                <w:sz w:val="17"/>
                              </w:rPr>
                              <w:t>r</w:t>
                            </w:r>
                            <w:r>
                              <w:rPr>
                                <w:rFonts w:ascii="Arial"/>
                                <w:b/>
                                <w:w w:val="73"/>
                                <w:sz w:val="17"/>
                              </w:rPr>
                              <w:t>u</w:t>
                            </w:r>
                            <w:r>
                              <w:rPr>
                                <w:rFonts w:ascii="Arial"/>
                                <w:b/>
                                <w:spacing w:val="-1"/>
                                <w:w w:val="67"/>
                                <w:sz w:val="17"/>
                              </w:rPr>
                              <w:t>c</w:t>
                            </w:r>
                            <w:r>
                              <w:rPr>
                                <w:rFonts w:ascii="Arial"/>
                                <w:b/>
                                <w:w w:val="90"/>
                                <w:sz w:val="17"/>
                              </w:rPr>
                              <w:t>t</w:t>
                            </w:r>
                            <w:r>
                              <w:rPr>
                                <w:rFonts w:ascii="Arial"/>
                                <w:b/>
                                <w:w w:val="73"/>
                                <w:sz w:val="17"/>
                              </w:rPr>
                              <w:t>u</w:t>
                            </w:r>
                            <w:r>
                              <w:rPr>
                                <w:rFonts w:ascii="Arial"/>
                                <w:b/>
                                <w:w w:val="80"/>
                                <w:sz w:val="17"/>
                              </w:rPr>
                              <w:t>r</w:t>
                            </w:r>
                            <w:r>
                              <w:rPr>
                                <w:rFonts w:ascii="Arial"/>
                                <w:b/>
                                <w:w w:val="77"/>
                                <w:sz w:val="17"/>
                              </w:rPr>
                              <w:t>e</w:t>
                            </w:r>
                            <w:r>
                              <w:rPr>
                                <w:rFonts w:ascii="Arial"/>
                                <w:b/>
                                <w:spacing w:val="-10"/>
                                <w:sz w:val="17"/>
                              </w:rPr>
                              <w:t xml:space="preserve"> </w:t>
                            </w:r>
                            <w:r>
                              <w:rPr>
                                <w:rFonts w:ascii="Arial"/>
                                <w:b/>
                                <w:spacing w:val="-1"/>
                                <w:w w:val="67"/>
                                <w:sz w:val="17"/>
                              </w:rPr>
                              <w:t>c</w:t>
                            </w:r>
                            <w:r>
                              <w:rPr>
                                <w:rFonts w:ascii="Arial"/>
                                <w:b/>
                                <w:w w:val="71"/>
                                <w:sz w:val="17"/>
                              </w:rPr>
                              <w:t>o</w:t>
                            </w:r>
                            <w:r>
                              <w:rPr>
                                <w:rFonts w:ascii="Arial"/>
                                <w:b/>
                                <w:w w:val="67"/>
                                <w:sz w:val="17"/>
                              </w:rPr>
                              <w:t>s</w:t>
                            </w:r>
                            <w:r>
                              <w:rPr>
                                <w:rFonts w:ascii="Arial"/>
                                <w:b/>
                                <w:w w:val="90"/>
                                <w:sz w:val="17"/>
                              </w:rPr>
                              <w:t>t</w:t>
                            </w:r>
                            <w:r>
                              <w:rPr>
                                <w:rFonts w:ascii="Arial"/>
                                <w:b/>
                                <w:spacing w:val="-10"/>
                                <w:sz w:val="17"/>
                              </w:rPr>
                              <w:t xml:space="preserve"> </w:t>
                            </w:r>
                            <w:r>
                              <w:rPr>
                                <w:rFonts w:ascii="Arial"/>
                                <w:b/>
                                <w:w w:val="86"/>
                                <w:sz w:val="17"/>
                              </w:rPr>
                              <w:t>[</w:t>
                            </w:r>
                            <w:r>
                              <w:rPr>
                                <w:rFonts w:ascii="Arial"/>
                                <w:b/>
                                <w:w w:val="75"/>
                                <w:sz w:val="17"/>
                              </w:rPr>
                              <w:t>M</w:t>
                            </w:r>
                            <w:r>
                              <w:rPr>
                                <w:rFonts w:ascii="Arial"/>
                                <w:b/>
                                <w:spacing w:val="-10"/>
                                <w:sz w:val="17"/>
                              </w:rPr>
                              <w:t xml:space="preserve"> </w:t>
                            </w:r>
                            <w:r>
                              <w:rPr>
                                <w:rFonts w:ascii="Arial"/>
                                <w:b/>
                                <w:w w:val="71"/>
                                <w:sz w:val="17"/>
                              </w:rPr>
                              <w:t>U</w:t>
                            </w:r>
                            <w:r>
                              <w:rPr>
                                <w:rFonts w:ascii="Arial"/>
                                <w:b/>
                                <w:w w:val="68"/>
                                <w:sz w:val="17"/>
                              </w:rPr>
                              <w:t>S</w:t>
                            </w:r>
                            <w:r>
                              <w:rPr>
                                <w:rFonts w:ascii="Arial"/>
                                <w:b/>
                                <w:w w:val="72"/>
                                <w:sz w:val="17"/>
                              </w:rPr>
                              <w:t>D</w:t>
                            </w:r>
                            <w:r>
                              <w:rPr>
                                <w:rFonts w:ascii="Arial"/>
                                <w:b/>
                                <w:w w:val="86"/>
                                <w:sz w:val="17"/>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AD8C5" id="Text Box 124" o:spid="_x0000_s2052" type="#_x0000_t202" style="position:absolute;left:0;text-align:left;margin-left:81.95pt;margin-top:1.45pt;width:10.6pt;height:83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" filled="f" stroked="f">
                <v:textbox style="layout-flow:vertical;mso-layout-flow-alt:bottom-to-top" inset="0,0,0,0">
                  <w:txbxContent>
                    <w:p w:rsidR="0009622D" w:rsidRDefault="0009622D">
                      <w:pPr>
                        <w:spacing w:line="182" w:lineRule="exact"/>
                        <w:ind w:left="20" w:right="-602"/>
                        <w:rPr>
                          <w:rFonts w:ascii="Arial"/>
                          <w:b/>
                          <w:sz w:val="17"/>
                        </w:rPr>
                      </w:pPr>
                      <w:r>
                        <w:rPr>
                          <w:rFonts w:ascii="Arial"/>
                          <w:b/>
                          <w:w w:val="68"/>
                          <w:sz w:val="17"/>
                        </w:rPr>
                        <w:t>S</w:t>
                      </w:r>
                      <w:r>
                        <w:rPr>
                          <w:rFonts w:ascii="Arial"/>
                          <w:b/>
                          <w:w w:val="73"/>
                          <w:sz w:val="17"/>
                        </w:rPr>
                        <w:t>u</w:t>
                      </w:r>
                      <w:r>
                        <w:rPr>
                          <w:rFonts w:ascii="Arial"/>
                          <w:b/>
                          <w:w w:val="74"/>
                          <w:sz w:val="17"/>
                        </w:rPr>
                        <w:t>b</w:t>
                      </w:r>
                      <w:r>
                        <w:rPr>
                          <w:rFonts w:ascii="Arial"/>
                          <w:b/>
                          <w:w w:val="67"/>
                          <w:sz w:val="17"/>
                        </w:rPr>
                        <w:t>s</w:t>
                      </w:r>
                      <w:r>
                        <w:rPr>
                          <w:rFonts w:ascii="Arial"/>
                          <w:b/>
                          <w:w w:val="90"/>
                          <w:sz w:val="17"/>
                        </w:rPr>
                        <w:t>t</w:t>
                      </w:r>
                      <w:r>
                        <w:rPr>
                          <w:rFonts w:ascii="Arial"/>
                          <w:b/>
                          <w:w w:val="80"/>
                          <w:sz w:val="17"/>
                        </w:rPr>
                        <w:t>r</w:t>
                      </w:r>
                      <w:r>
                        <w:rPr>
                          <w:rFonts w:ascii="Arial"/>
                          <w:b/>
                          <w:w w:val="73"/>
                          <w:sz w:val="17"/>
                        </w:rPr>
                        <w:t>u</w:t>
                      </w:r>
                      <w:r>
                        <w:rPr>
                          <w:rFonts w:ascii="Arial"/>
                          <w:b/>
                          <w:spacing w:val="-1"/>
                          <w:w w:val="67"/>
                          <w:sz w:val="17"/>
                        </w:rPr>
                        <w:t>c</w:t>
                      </w:r>
                      <w:r>
                        <w:rPr>
                          <w:rFonts w:ascii="Arial"/>
                          <w:b/>
                          <w:w w:val="90"/>
                          <w:sz w:val="17"/>
                        </w:rPr>
                        <w:t>t</w:t>
                      </w:r>
                      <w:r>
                        <w:rPr>
                          <w:rFonts w:ascii="Arial"/>
                          <w:b/>
                          <w:w w:val="73"/>
                          <w:sz w:val="17"/>
                        </w:rPr>
                        <w:t>u</w:t>
                      </w:r>
                      <w:r>
                        <w:rPr>
                          <w:rFonts w:ascii="Arial"/>
                          <w:b/>
                          <w:w w:val="80"/>
                          <w:sz w:val="17"/>
                        </w:rPr>
                        <w:t>r</w:t>
                      </w:r>
                      <w:r>
                        <w:rPr>
                          <w:rFonts w:ascii="Arial"/>
                          <w:b/>
                          <w:w w:val="77"/>
                          <w:sz w:val="17"/>
                        </w:rPr>
                        <w:t>e</w:t>
                      </w:r>
                      <w:r>
                        <w:rPr>
                          <w:rFonts w:ascii="Arial"/>
                          <w:b/>
                          <w:spacing w:val="-10"/>
                          <w:sz w:val="17"/>
                        </w:rPr>
                        <w:t xml:space="preserve"> </w:t>
                      </w:r>
                      <w:r>
                        <w:rPr>
                          <w:rFonts w:ascii="Arial"/>
                          <w:b/>
                          <w:spacing w:val="-1"/>
                          <w:w w:val="67"/>
                          <w:sz w:val="17"/>
                        </w:rPr>
                        <w:t>c</w:t>
                      </w:r>
                      <w:r>
                        <w:rPr>
                          <w:rFonts w:ascii="Arial"/>
                          <w:b/>
                          <w:w w:val="71"/>
                          <w:sz w:val="17"/>
                        </w:rPr>
                        <w:t>o</w:t>
                      </w:r>
                      <w:r>
                        <w:rPr>
                          <w:rFonts w:ascii="Arial"/>
                          <w:b/>
                          <w:w w:val="67"/>
                          <w:sz w:val="17"/>
                        </w:rPr>
                        <w:t>s</w:t>
                      </w:r>
                      <w:r>
                        <w:rPr>
                          <w:rFonts w:ascii="Arial"/>
                          <w:b/>
                          <w:w w:val="90"/>
                          <w:sz w:val="17"/>
                        </w:rPr>
                        <w:t>t</w:t>
                      </w:r>
                      <w:r>
                        <w:rPr>
                          <w:rFonts w:ascii="Arial"/>
                          <w:b/>
                          <w:spacing w:val="-10"/>
                          <w:sz w:val="17"/>
                        </w:rPr>
                        <w:t xml:space="preserve"> </w:t>
                      </w:r>
                      <w:r>
                        <w:rPr>
                          <w:rFonts w:ascii="Arial"/>
                          <w:b/>
                          <w:w w:val="86"/>
                          <w:sz w:val="17"/>
                        </w:rPr>
                        <w:t>[</w:t>
                      </w:r>
                      <w:r>
                        <w:rPr>
                          <w:rFonts w:ascii="Arial"/>
                          <w:b/>
                          <w:w w:val="75"/>
                          <w:sz w:val="17"/>
                        </w:rPr>
                        <w:t>M</w:t>
                      </w:r>
                      <w:r>
                        <w:rPr>
                          <w:rFonts w:ascii="Arial"/>
                          <w:b/>
                          <w:spacing w:val="-10"/>
                          <w:sz w:val="17"/>
                        </w:rPr>
                        <w:t xml:space="preserve"> </w:t>
                      </w:r>
                      <w:r>
                        <w:rPr>
                          <w:rFonts w:ascii="Arial"/>
                          <w:b/>
                          <w:w w:val="71"/>
                          <w:sz w:val="17"/>
                        </w:rPr>
                        <w:t>U</w:t>
                      </w:r>
                      <w:r>
                        <w:rPr>
                          <w:rFonts w:ascii="Arial"/>
                          <w:b/>
                          <w:w w:val="68"/>
                          <w:sz w:val="17"/>
                        </w:rPr>
                        <w:t>S</w:t>
                      </w:r>
                      <w:r>
                        <w:rPr>
                          <w:rFonts w:ascii="Arial"/>
                          <w:b/>
                          <w:w w:val="72"/>
                          <w:sz w:val="17"/>
                        </w:rPr>
                        <w:t>D</w:t>
                      </w:r>
                      <w:r>
                        <w:rPr>
                          <w:rFonts w:ascii="Arial"/>
                          <w:b/>
                          <w:w w:val="86"/>
                          <w:sz w:val="17"/>
                        </w:rPr>
                        <w:t>]</w:t>
                      </w:r>
                    </w:p>
                  </w:txbxContent>
                </v:textbox>
                <w10:wrap anchorx="page"/>
              </v:shape>
            </w:pict>
          </mc:Fallback>
        </mc:AlternateContent>
      </w:r>
      <w:r w:rsidR="0009622D">
        <w:rPr>
          <w:rFonts w:ascii="Arial"/>
          <w:w w:val="69"/>
          <w:sz w:val="16"/>
        </w:rPr>
        <w:t>0</w:t>
      </w:r>
    </w:p>
    <w:p w:rsidR="00012D33" w:rsidRDefault="00F23B9E">
      <w:pPr>
        <w:spacing w:before="130"/>
        <w:jc w:val="right"/>
        <w:rPr>
          <w:rFonts w:ascii="Arial"/>
          <w:sz w:val="16"/>
        </w:rPr>
      </w:pPr>
      <w:r>
        <w:rPr>
          <w:noProof/>
        </w:rPr>
        <mc:AlternateContent>
          <mc:Choice Requires="wps">
            <w:drawing>
              <wp:anchor distT="0" distB="0" distL="114300" distR="114300" simplePos="0" relativeHeight="251642880" behindDoc="0" locked="0" layoutInCell="1" allowOverlap="1" wp14:anchorId="749ABA41" wp14:editId="7B049766">
                <wp:simplePos x="0" y="0"/>
                <wp:positionH relativeFrom="page">
                  <wp:posOffset>1210310</wp:posOffset>
                </wp:positionH>
                <wp:positionV relativeFrom="paragraph">
                  <wp:posOffset>158750</wp:posOffset>
                </wp:positionV>
                <wp:extent cx="38100" cy="0"/>
                <wp:effectExtent l="10160" t="6985" r="8890" b="12065"/>
                <wp:wrapNone/>
                <wp:docPr id="134"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10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E504C" id="Line 12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5.3pt,12.5pt" to="98.3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" strokeweight=".14178mm">
                <w10:wrap anchorx="page"/>
              </v:line>
            </w:pict>
          </mc:Fallback>
        </mc:AlternateContent>
      </w:r>
      <w:r w:rsidR="0009622D">
        <w:rPr>
          <w:rFonts w:ascii="Arial"/>
          <w:w w:val="65"/>
          <w:sz w:val="16"/>
        </w:rPr>
        <w:t>50</w:t>
      </w:r>
    </w:p>
    <w:p w:rsidR="00012D33" w:rsidRDefault="00F23B9E">
      <w:pPr>
        <w:spacing w:before="130"/>
        <w:jc w:val="right"/>
        <w:rPr>
          <w:rFonts w:ascii="Arial"/>
          <w:sz w:val="16"/>
        </w:rPr>
      </w:pPr>
      <w:r>
        <w:rPr>
          <w:noProof/>
        </w:rPr>
        <mc:AlternateContent>
          <mc:Choice Requires="wps">
            <w:drawing>
              <wp:anchor distT="0" distB="0" distL="114300" distR="114300" simplePos="0" relativeHeight="251641856" behindDoc="0" locked="0" layoutInCell="1" allowOverlap="1" wp14:anchorId="6EE854C2" wp14:editId="48875BC4">
                <wp:simplePos x="0" y="0"/>
                <wp:positionH relativeFrom="page">
                  <wp:posOffset>1170940</wp:posOffset>
                </wp:positionH>
                <wp:positionV relativeFrom="paragraph">
                  <wp:posOffset>158750</wp:posOffset>
                </wp:positionV>
                <wp:extent cx="38735" cy="0"/>
                <wp:effectExtent l="8890" t="6350" r="9525" b="12700"/>
                <wp:wrapNone/>
                <wp:docPr id="133"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0"/>
                        </a:xfrm>
                        <a:prstGeom prst="line">
                          <a:avLst/>
                        </a:prstGeom>
                        <a:noFill/>
                        <a:ln w="510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899355" id="Line 12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2pt,12.5pt" to="95.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" strokeweight=".14178mm">
                <w10:wrap anchorx="page"/>
              </v:line>
            </w:pict>
          </mc:Fallback>
        </mc:AlternateContent>
      </w:r>
      <w:r w:rsidR="0009622D">
        <w:rPr>
          <w:rFonts w:ascii="Arial"/>
          <w:w w:val="70"/>
          <w:sz w:val="16"/>
        </w:rPr>
        <w:t>100</w:t>
      </w:r>
    </w:p>
    <w:p w:rsidR="00012D33" w:rsidRDefault="00F23B9E">
      <w:pPr>
        <w:spacing w:before="130"/>
        <w:jc w:val="right"/>
        <w:rPr>
          <w:rFonts w:ascii="Arial"/>
          <w:sz w:val="16"/>
        </w:rPr>
      </w:pPr>
      <w:r>
        <w:rPr>
          <w:noProof/>
        </w:rPr>
        <mc:AlternateContent>
          <mc:Choice Requires="wps">
            <w:drawing>
              <wp:anchor distT="0" distB="0" distL="114300" distR="114300" simplePos="0" relativeHeight="251640832" behindDoc="0" locked="0" layoutInCell="1" allowOverlap="1" wp14:anchorId="62088E23" wp14:editId="2B546EC8">
                <wp:simplePos x="0" y="0"/>
                <wp:positionH relativeFrom="page">
                  <wp:posOffset>1170940</wp:posOffset>
                </wp:positionH>
                <wp:positionV relativeFrom="paragraph">
                  <wp:posOffset>158750</wp:posOffset>
                </wp:positionV>
                <wp:extent cx="38735" cy="0"/>
                <wp:effectExtent l="8890" t="5715" r="9525" b="13335"/>
                <wp:wrapNone/>
                <wp:docPr id="132"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0"/>
                        </a:xfrm>
                        <a:prstGeom prst="line">
                          <a:avLst/>
                        </a:prstGeom>
                        <a:noFill/>
                        <a:ln w="510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E1BD44" id="Line 121"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2pt,12.5pt" to="95.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" strokeweight=".14178mm">
                <w10:wrap anchorx="page"/>
              </v:line>
            </w:pict>
          </mc:Fallback>
        </mc:AlternateContent>
      </w:r>
      <w:r w:rsidR="0009622D">
        <w:rPr>
          <w:rFonts w:ascii="Arial"/>
          <w:w w:val="70"/>
          <w:sz w:val="16"/>
        </w:rPr>
        <w:t>150</w:t>
      </w:r>
    </w:p>
    <w:p w:rsidR="00012D33" w:rsidRDefault="00F23B9E">
      <w:pPr>
        <w:spacing w:before="130"/>
        <w:jc w:val="right"/>
        <w:rPr>
          <w:rFonts w:ascii="Arial"/>
          <w:sz w:val="16"/>
        </w:rPr>
      </w:pPr>
      <w:r>
        <w:rPr>
          <w:noProof/>
        </w:rPr>
        <mc:AlternateContent>
          <mc:Choice Requires="wps">
            <w:drawing>
              <wp:anchor distT="0" distB="0" distL="114300" distR="114300" simplePos="0" relativeHeight="251639808" behindDoc="0" locked="0" layoutInCell="1" allowOverlap="1" wp14:anchorId="7D41B1B3" wp14:editId="55499F00">
                <wp:simplePos x="0" y="0"/>
                <wp:positionH relativeFrom="page">
                  <wp:posOffset>1170940</wp:posOffset>
                </wp:positionH>
                <wp:positionV relativeFrom="paragraph">
                  <wp:posOffset>158750</wp:posOffset>
                </wp:positionV>
                <wp:extent cx="38735" cy="0"/>
                <wp:effectExtent l="8890" t="5080" r="9525" b="13970"/>
                <wp:wrapNone/>
                <wp:docPr id="131"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0"/>
                        </a:xfrm>
                        <a:prstGeom prst="line">
                          <a:avLst/>
                        </a:prstGeom>
                        <a:noFill/>
                        <a:ln w="510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22B157" id="Line 120"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2pt,12.5pt" to="95.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" strokeweight=".14178mm">
                <w10:wrap anchorx="page"/>
              </v:line>
            </w:pict>
          </mc:Fallback>
        </mc:AlternateContent>
      </w:r>
      <w:r w:rsidR="0009622D">
        <w:rPr>
          <w:rFonts w:ascii="Arial"/>
          <w:w w:val="70"/>
          <w:sz w:val="16"/>
        </w:rPr>
        <w:t>200</w:t>
      </w:r>
    </w:p>
    <w:p w:rsidR="00012D33" w:rsidRDefault="00F23B9E">
      <w:pPr>
        <w:spacing w:before="130"/>
        <w:jc w:val="right"/>
        <w:rPr>
          <w:rFonts w:ascii="Arial"/>
          <w:sz w:val="16"/>
        </w:rPr>
      </w:pPr>
      <w:r>
        <w:rPr>
          <w:noProof/>
        </w:rPr>
        <mc:AlternateContent>
          <mc:Choice Requires="wpg">
            <w:drawing>
              <wp:anchor distT="0" distB="0" distL="114300" distR="114300" simplePos="0" relativeHeight="251638784" behindDoc="0" locked="0" layoutInCell="1" allowOverlap="1" wp14:anchorId="5C4B09D3" wp14:editId="7CA7571A">
                <wp:simplePos x="0" y="0"/>
                <wp:positionH relativeFrom="page">
                  <wp:posOffset>1083945</wp:posOffset>
                </wp:positionH>
                <wp:positionV relativeFrom="paragraph">
                  <wp:posOffset>155575</wp:posOffset>
                </wp:positionV>
                <wp:extent cx="128270" cy="69215"/>
                <wp:effectExtent l="7620" t="10795" r="6985" b="5715"/>
                <wp:wrapNone/>
                <wp:docPr id="128"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270" cy="69215"/>
                          <a:chOff x="1707" y="245"/>
                          <a:chExt cx="202" cy="109"/>
                        </a:xfrm>
                      </wpg:grpSpPr>
                      <wps:wsp>
                        <wps:cNvPr id="129" name="Line 119"/>
                        <wps:cNvCnPr>
                          <a:cxnSpLocks noChangeShapeType="1"/>
                        </wps:cNvCnPr>
                        <wps:spPr bwMode="auto">
                          <a:xfrm>
                            <a:off x="1844" y="250"/>
                            <a:ext cx="61" cy="0"/>
                          </a:xfrm>
                          <a:prstGeom prst="line">
                            <a:avLst/>
                          </a:prstGeom>
                          <a:noFill/>
                          <a:ln w="510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 name="AutoShape 118"/>
                        <wps:cNvSpPr>
                          <a:spLocks/>
                        </wps:cNvSpPr>
                        <wps:spPr bwMode="auto">
                          <a:xfrm>
                            <a:off x="1707" y="282"/>
                            <a:ext cx="79" cy="72"/>
                          </a:xfrm>
                          <a:custGeom>
                            <a:avLst/>
                            <a:gdLst>
                              <a:gd name="T0" fmla="+- 0 1707 1707"/>
                              <a:gd name="T1" fmla="*/ T0 w 79"/>
                              <a:gd name="T2" fmla="+- 0 312 282"/>
                              <a:gd name="T3" fmla="*/ 312 h 72"/>
                              <a:gd name="T4" fmla="+- 0 1707 1707"/>
                              <a:gd name="T5" fmla="*/ T4 w 79"/>
                              <a:gd name="T6" fmla="+- 0 324 282"/>
                              <a:gd name="T7" fmla="*/ 324 h 72"/>
                              <a:gd name="T8" fmla="+- 0 1786 1707"/>
                              <a:gd name="T9" fmla="*/ T8 w 79"/>
                              <a:gd name="T10" fmla="+- 0 354 282"/>
                              <a:gd name="T11" fmla="*/ 354 h 72"/>
                              <a:gd name="T12" fmla="+- 0 1786 1707"/>
                              <a:gd name="T13" fmla="*/ T12 w 79"/>
                              <a:gd name="T14" fmla="+- 0 282 282"/>
                              <a:gd name="T15" fmla="*/ 282 h 72"/>
                              <a:gd name="T16" fmla="+- 0 1777 1707"/>
                              <a:gd name="T17" fmla="*/ T16 w 79"/>
                              <a:gd name="T18" fmla="+- 0 286 282"/>
                              <a:gd name="T19" fmla="*/ 286 h 72"/>
                              <a:gd name="T20" fmla="+- 0 1777 1707"/>
                              <a:gd name="T21" fmla="*/ T20 w 79"/>
                              <a:gd name="T22" fmla="+- 0 340 282"/>
                              <a:gd name="T23" fmla="*/ 340 h 72"/>
                              <a:gd name="T24" fmla="+- 0 1718 1707"/>
                              <a:gd name="T25" fmla="*/ T24 w 79"/>
                              <a:gd name="T26" fmla="+- 0 318 282"/>
                              <a:gd name="T27" fmla="*/ 318 h 72"/>
                              <a:gd name="T28" fmla="+- 0 1718 1707"/>
                              <a:gd name="T29" fmla="*/ T28 w 79"/>
                              <a:gd name="T30" fmla="+- 0 308 282"/>
                              <a:gd name="T31" fmla="*/ 308 h 72"/>
                              <a:gd name="T32" fmla="+- 0 1707 1707"/>
                              <a:gd name="T33" fmla="*/ T32 w 79"/>
                              <a:gd name="T34" fmla="+- 0 312 282"/>
                              <a:gd name="T35" fmla="*/ 312 h 72"/>
                              <a:gd name="T36" fmla="+- 0 1718 1707"/>
                              <a:gd name="T37" fmla="*/ T36 w 79"/>
                              <a:gd name="T38" fmla="+- 0 308 282"/>
                              <a:gd name="T39" fmla="*/ 308 h 72"/>
                              <a:gd name="T40" fmla="+- 0 1718 1707"/>
                              <a:gd name="T41" fmla="*/ T40 w 79"/>
                              <a:gd name="T42" fmla="+- 0 318 282"/>
                              <a:gd name="T43" fmla="*/ 318 h 72"/>
                              <a:gd name="T44" fmla="+- 0 1777 1707"/>
                              <a:gd name="T45" fmla="*/ T44 w 79"/>
                              <a:gd name="T46" fmla="+- 0 297 282"/>
                              <a:gd name="T47" fmla="*/ 297 h 72"/>
                              <a:gd name="T48" fmla="+- 0 1777 1707"/>
                              <a:gd name="T49" fmla="*/ T48 w 79"/>
                              <a:gd name="T50" fmla="+- 0 286 282"/>
                              <a:gd name="T51" fmla="*/ 286 h 72"/>
                              <a:gd name="T52" fmla="+- 0 1718 1707"/>
                              <a:gd name="T53" fmla="*/ T52 w 79"/>
                              <a:gd name="T54" fmla="+- 0 308 282"/>
                              <a:gd name="T55" fmla="*/ 30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9" h="72">
                                <a:moveTo>
                                  <a:pt x="0" y="30"/>
                                </a:moveTo>
                                <a:lnTo>
                                  <a:pt x="0" y="42"/>
                                </a:lnTo>
                                <a:lnTo>
                                  <a:pt x="79" y="72"/>
                                </a:lnTo>
                                <a:lnTo>
                                  <a:pt x="79" y="0"/>
                                </a:lnTo>
                                <a:lnTo>
                                  <a:pt x="70" y="4"/>
                                </a:lnTo>
                                <a:lnTo>
                                  <a:pt x="70" y="58"/>
                                </a:lnTo>
                                <a:lnTo>
                                  <a:pt x="11" y="36"/>
                                </a:lnTo>
                                <a:lnTo>
                                  <a:pt x="11" y="26"/>
                                </a:lnTo>
                                <a:lnTo>
                                  <a:pt x="0" y="30"/>
                                </a:lnTo>
                                <a:close/>
                                <a:moveTo>
                                  <a:pt x="11" y="26"/>
                                </a:moveTo>
                                <a:lnTo>
                                  <a:pt x="11" y="36"/>
                                </a:lnTo>
                                <a:lnTo>
                                  <a:pt x="70" y="15"/>
                                </a:lnTo>
                                <a:lnTo>
                                  <a:pt x="70" y="4"/>
                                </a:lnTo>
                                <a:lnTo>
                                  <a:pt x="11" y="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516837" id="Group 117" o:spid="_x0000_s1026" style="position:absolute;margin-left:85.35pt;margin-top:12.25pt;width:10.1pt;height:5.45pt;z-index:251638784;mso-position-horizontal-relative:page" coordorigin="1707,245" coordsize="202,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">
                <v:line id="Line 119" o:spid="_x0000_s1027" style="position:absolute;visibility:visible;mso-wrap-style:square" from="1844,250" to="1905,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" strokeweight=".14178mm"/>
                <v:shape id="AutoShape 118" o:spid="_x0000_s1028" style="position:absolute;left:1707;top:282;width:79;height:72;visibility:visible;mso-wrap-style:square;v-text-anchor:top" coordsize="7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" path="m,30l,42,79,72,79,,70,4r,54l11,36r,-10l,30xm11,26r,10l70,15,70,4,11,26xe" fillcolor="black" stroked="f">
                  <v:path arrowok="t" o:connecttype="custom" o:connectlocs="0,312;0,324;79,354;79,282;70,286;70,340;11,318;11,308;0,312;11,308;11,318;70,297;70,286;11,308" o:connectangles="0,0,0,0,0,0,0,0,0,0,0,0,0,0"/>
                </v:shape>
                <w10:wrap anchorx="page"/>
              </v:group>
            </w:pict>
          </mc:Fallback>
        </mc:AlternateContent>
      </w:r>
      <w:r w:rsidR="0009622D">
        <w:rPr>
          <w:rFonts w:ascii="Arial"/>
          <w:w w:val="70"/>
          <w:sz w:val="16"/>
        </w:rPr>
        <w:t>250</w:t>
      </w:r>
    </w:p>
    <w:p w:rsidR="00012D33" w:rsidRDefault="00F23B9E">
      <w:pPr>
        <w:spacing w:before="130"/>
        <w:jc w:val="right"/>
        <w:rPr>
          <w:rFonts w:ascii="Arial"/>
          <w:sz w:val="16"/>
        </w:rPr>
      </w:pPr>
      <w:r>
        <w:rPr>
          <w:noProof/>
        </w:rPr>
        <mc:AlternateContent>
          <mc:Choice Requires="wps">
            <w:drawing>
              <wp:anchor distT="0" distB="0" distL="114300" distR="114300" simplePos="0" relativeHeight="251637760" behindDoc="0" locked="0" layoutInCell="1" allowOverlap="1" wp14:anchorId="45C4CFC6" wp14:editId="381BD9FF">
                <wp:simplePos x="0" y="0"/>
                <wp:positionH relativeFrom="page">
                  <wp:posOffset>1170940</wp:posOffset>
                </wp:positionH>
                <wp:positionV relativeFrom="paragraph">
                  <wp:posOffset>158750</wp:posOffset>
                </wp:positionV>
                <wp:extent cx="38735" cy="0"/>
                <wp:effectExtent l="8890" t="13335" r="9525" b="5715"/>
                <wp:wrapNone/>
                <wp:docPr id="127"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0"/>
                        </a:xfrm>
                        <a:prstGeom prst="line">
                          <a:avLst/>
                        </a:prstGeom>
                        <a:noFill/>
                        <a:ln w="510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C3AA7F" id="Line 11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2pt,12.5pt" to="95.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" strokeweight=".14178mm">
                <w10:wrap anchorx="page"/>
              </v:line>
            </w:pict>
          </mc:Fallback>
        </mc:AlternateContent>
      </w:r>
      <w:r w:rsidR="0009622D">
        <w:rPr>
          <w:rFonts w:ascii="Arial"/>
          <w:w w:val="70"/>
          <w:sz w:val="16"/>
        </w:rPr>
        <w:t>300</w:t>
      </w:r>
    </w:p>
    <w:p w:rsidR="00012D33" w:rsidRDefault="0009622D">
      <w:pPr>
        <w:pStyle w:val="BodyText"/>
        <w:rPr>
          <w:rFonts w:ascii="Arial"/>
          <w:sz w:val="16"/>
        </w:rPr>
      </w:pPr>
      <w:r>
        <w:br w:type="column"/>
      </w:r>
    </w:p>
    <w:p w:rsidR="00012D33" w:rsidRDefault="00012D33">
      <w:pPr>
        <w:pStyle w:val="BodyText"/>
        <w:rPr>
          <w:rFonts w:ascii="Arial"/>
          <w:sz w:val="16"/>
        </w:rPr>
      </w:pPr>
    </w:p>
    <w:p w:rsidR="00012D33" w:rsidRDefault="00012D33">
      <w:pPr>
        <w:pStyle w:val="BodyText"/>
        <w:rPr>
          <w:rFonts w:ascii="Arial"/>
          <w:sz w:val="16"/>
        </w:rPr>
      </w:pPr>
    </w:p>
    <w:p w:rsidR="00012D33" w:rsidRDefault="00012D33">
      <w:pPr>
        <w:pStyle w:val="BodyText"/>
        <w:rPr>
          <w:rFonts w:ascii="Arial"/>
          <w:sz w:val="16"/>
        </w:rPr>
      </w:pPr>
    </w:p>
    <w:p w:rsidR="00012D33" w:rsidRDefault="00012D33">
      <w:pPr>
        <w:pStyle w:val="BodyText"/>
        <w:rPr>
          <w:rFonts w:ascii="Arial"/>
          <w:sz w:val="16"/>
        </w:rPr>
      </w:pPr>
    </w:p>
    <w:p w:rsidR="00012D33" w:rsidRDefault="00012D33">
      <w:pPr>
        <w:pStyle w:val="BodyText"/>
        <w:rPr>
          <w:rFonts w:ascii="Arial"/>
          <w:sz w:val="16"/>
        </w:rPr>
      </w:pPr>
    </w:p>
    <w:p w:rsidR="00012D33" w:rsidRDefault="00012D33">
      <w:pPr>
        <w:pStyle w:val="BodyText"/>
        <w:rPr>
          <w:rFonts w:ascii="Arial"/>
          <w:sz w:val="16"/>
        </w:rPr>
      </w:pPr>
    </w:p>
    <w:p w:rsidR="00012D33" w:rsidRDefault="00012D33">
      <w:pPr>
        <w:pStyle w:val="BodyText"/>
        <w:rPr>
          <w:rFonts w:ascii="Arial"/>
          <w:sz w:val="16"/>
        </w:rPr>
      </w:pPr>
    </w:p>
    <w:p w:rsidR="00012D33" w:rsidRDefault="00012D33">
      <w:pPr>
        <w:pStyle w:val="BodyText"/>
        <w:rPr>
          <w:rFonts w:ascii="Arial"/>
          <w:sz w:val="16"/>
        </w:rPr>
      </w:pPr>
    </w:p>
    <w:p w:rsidR="00012D33" w:rsidRDefault="00012D33">
      <w:pPr>
        <w:pStyle w:val="BodyText"/>
        <w:rPr>
          <w:rFonts w:ascii="Arial"/>
          <w:sz w:val="16"/>
        </w:rPr>
      </w:pPr>
    </w:p>
    <w:p w:rsidR="00012D33" w:rsidRDefault="00012D33">
      <w:pPr>
        <w:pStyle w:val="BodyText"/>
        <w:rPr>
          <w:rFonts w:ascii="Arial"/>
          <w:sz w:val="16"/>
        </w:rPr>
      </w:pPr>
    </w:p>
    <w:p w:rsidR="00012D33" w:rsidRDefault="00012D33">
      <w:pPr>
        <w:pStyle w:val="BodyText"/>
        <w:spacing w:before="8"/>
        <w:rPr>
          <w:rFonts w:ascii="Arial"/>
          <w:sz w:val="16"/>
        </w:rPr>
      </w:pPr>
    </w:p>
    <w:p w:rsidR="00012D33" w:rsidRDefault="00F23B9E">
      <w:pPr>
        <w:tabs>
          <w:tab w:val="left" w:pos="987"/>
          <w:tab w:val="left" w:pos="1599"/>
          <w:tab w:val="left" w:pos="2211"/>
          <w:tab w:val="left" w:pos="2782"/>
          <w:tab w:val="left" w:pos="3394"/>
        </w:tabs>
        <w:spacing w:line="147" w:lineRule="exact"/>
        <w:ind w:left="375"/>
        <w:rPr>
          <w:rFonts w:ascii="Arial"/>
          <w:sz w:val="16"/>
        </w:rPr>
      </w:pPr>
      <w:r>
        <w:rPr>
          <w:noProof/>
        </w:rPr>
        <mc:AlternateContent>
          <mc:Choice Requires="wps">
            <w:drawing>
              <wp:anchor distT="0" distB="0" distL="114300" distR="114300" simplePos="0" relativeHeight="251635712" behindDoc="0" locked="0" layoutInCell="1" allowOverlap="1" wp14:anchorId="2A63BCE4" wp14:editId="2F9A8047">
                <wp:simplePos x="0" y="0"/>
                <wp:positionH relativeFrom="page">
                  <wp:posOffset>1552575</wp:posOffset>
                </wp:positionH>
                <wp:positionV relativeFrom="paragraph">
                  <wp:posOffset>76200</wp:posOffset>
                </wp:positionV>
                <wp:extent cx="38100" cy="0"/>
                <wp:effectExtent l="9525" t="8255" r="9525" b="10795"/>
                <wp:wrapNone/>
                <wp:docPr id="126"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10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66FC9" id="Line 115"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2.25pt,6pt" to="125.2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" strokeweight=".14178mm">
                <w10:wrap anchorx="page"/>
              </v:line>
            </w:pict>
          </mc:Fallback>
        </mc:AlternateContent>
      </w:r>
      <w:r>
        <w:rPr>
          <w:noProof/>
        </w:rPr>
        <mc:AlternateContent>
          <mc:Choice Requires="wps">
            <w:drawing>
              <wp:anchor distT="0" distB="0" distL="114300" distR="114300" simplePos="0" relativeHeight="251712512" behindDoc="1" locked="0" layoutInCell="1" allowOverlap="1" wp14:anchorId="4F524820" wp14:editId="38C33F2A">
                <wp:simplePos x="0" y="0"/>
                <wp:positionH relativeFrom="page">
                  <wp:posOffset>1940560</wp:posOffset>
                </wp:positionH>
                <wp:positionV relativeFrom="paragraph">
                  <wp:posOffset>76200</wp:posOffset>
                </wp:positionV>
                <wp:extent cx="38735" cy="0"/>
                <wp:effectExtent l="6985" t="8255" r="11430" b="10795"/>
                <wp:wrapNone/>
                <wp:docPr id="125"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0"/>
                        </a:xfrm>
                        <a:prstGeom prst="line">
                          <a:avLst/>
                        </a:prstGeom>
                        <a:noFill/>
                        <a:ln w="510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CBAE53" id="Line 114"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2.8pt,6pt" to="155.8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" strokeweight=".14178mm">
                <w10:wrap anchorx="page"/>
              </v:line>
            </w:pict>
          </mc:Fallback>
        </mc:AlternateContent>
      </w:r>
      <w:r>
        <w:rPr>
          <w:noProof/>
        </w:rPr>
        <mc:AlternateContent>
          <mc:Choice Requires="wps">
            <w:drawing>
              <wp:anchor distT="0" distB="0" distL="114300" distR="114300" simplePos="0" relativeHeight="251713536" behindDoc="1" locked="0" layoutInCell="1" allowOverlap="1" wp14:anchorId="22A5D08A" wp14:editId="4DD3ADB4">
                <wp:simplePos x="0" y="0"/>
                <wp:positionH relativeFrom="page">
                  <wp:posOffset>2329180</wp:posOffset>
                </wp:positionH>
                <wp:positionV relativeFrom="paragraph">
                  <wp:posOffset>76200</wp:posOffset>
                </wp:positionV>
                <wp:extent cx="38735" cy="0"/>
                <wp:effectExtent l="5080" t="8255" r="13335" b="10795"/>
                <wp:wrapNone/>
                <wp:docPr id="124"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0"/>
                        </a:xfrm>
                        <a:prstGeom prst="line">
                          <a:avLst/>
                        </a:prstGeom>
                        <a:noFill/>
                        <a:ln w="510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F6E1F5" id="Line 113"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4pt,6pt" to="186.4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" strokeweight=".14178mm">
                <w10:wrap anchorx="page"/>
              </v:line>
            </w:pict>
          </mc:Fallback>
        </mc:AlternateContent>
      </w:r>
      <w:r>
        <w:rPr>
          <w:noProof/>
        </w:rPr>
        <mc:AlternateContent>
          <mc:Choice Requires="wps">
            <w:drawing>
              <wp:anchor distT="0" distB="0" distL="114300" distR="114300" simplePos="0" relativeHeight="251714560" behindDoc="1" locked="0" layoutInCell="1" allowOverlap="1" wp14:anchorId="4E3DFA99" wp14:editId="1A67CA62">
                <wp:simplePos x="0" y="0"/>
                <wp:positionH relativeFrom="page">
                  <wp:posOffset>2717800</wp:posOffset>
                </wp:positionH>
                <wp:positionV relativeFrom="paragraph">
                  <wp:posOffset>76200</wp:posOffset>
                </wp:positionV>
                <wp:extent cx="38735" cy="0"/>
                <wp:effectExtent l="12700" t="8255" r="5715" b="10795"/>
                <wp:wrapNone/>
                <wp:docPr id="123"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0"/>
                        </a:xfrm>
                        <a:prstGeom prst="line">
                          <a:avLst/>
                        </a:prstGeom>
                        <a:noFill/>
                        <a:ln w="510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E0318D" id="Line 112"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pt,6pt" to="217.0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" strokeweight=".14178mm">
                <w10:wrap anchorx="page"/>
              </v:line>
            </w:pict>
          </mc:Fallback>
        </mc:AlternateContent>
      </w:r>
      <w:r w:rsidR="0009622D">
        <w:rPr>
          <w:rFonts w:ascii="Arial"/>
          <w:w w:val="80"/>
          <w:sz w:val="16"/>
        </w:rPr>
        <w:t>0.20</w:t>
      </w:r>
      <w:r w:rsidR="0009622D">
        <w:rPr>
          <w:rFonts w:ascii="Arial"/>
          <w:w w:val="80"/>
          <w:sz w:val="16"/>
        </w:rPr>
        <w:tab/>
        <w:t>0.15</w:t>
      </w:r>
      <w:r w:rsidR="0009622D">
        <w:rPr>
          <w:rFonts w:ascii="Arial"/>
          <w:w w:val="80"/>
          <w:sz w:val="16"/>
        </w:rPr>
        <w:tab/>
        <w:t>0.10</w:t>
      </w:r>
      <w:r w:rsidR="0009622D">
        <w:rPr>
          <w:rFonts w:ascii="Arial"/>
          <w:w w:val="80"/>
          <w:sz w:val="16"/>
        </w:rPr>
        <w:tab/>
        <w:t>0.05</w:t>
      </w:r>
      <w:r w:rsidR="0009622D">
        <w:rPr>
          <w:rFonts w:ascii="Arial"/>
          <w:w w:val="80"/>
          <w:sz w:val="16"/>
        </w:rPr>
        <w:tab/>
        <w:t>0.00</w:t>
      </w:r>
      <w:r w:rsidR="0009622D">
        <w:rPr>
          <w:rFonts w:ascii="Arial"/>
          <w:w w:val="80"/>
          <w:sz w:val="16"/>
        </w:rPr>
        <w:tab/>
      </w:r>
      <w:r w:rsidR="0009622D">
        <w:rPr>
          <w:rFonts w:ascii="Arial"/>
          <w:w w:val="65"/>
          <w:sz w:val="16"/>
        </w:rPr>
        <w:t>0.05</w:t>
      </w:r>
    </w:p>
    <w:p w:rsidR="00012D33" w:rsidRDefault="00F23B9E">
      <w:pPr>
        <w:spacing w:line="158" w:lineRule="exact"/>
        <w:ind w:left="1210"/>
        <w:rPr>
          <w:rFonts w:ascii="Arial"/>
          <w:b/>
          <w:sz w:val="17"/>
        </w:rPr>
      </w:pPr>
      <w:r>
        <w:rPr>
          <w:noProof/>
        </w:rPr>
        <mc:AlternateContent>
          <mc:Choice Requires="wps">
            <w:drawing>
              <wp:anchor distT="0" distB="0" distL="114300" distR="114300" simplePos="0" relativeHeight="251636736" behindDoc="0" locked="0" layoutInCell="1" allowOverlap="1" wp14:anchorId="3AC3AFD3" wp14:editId="015F3989">
                <wp:simplePos x="0" y="0"/>
                <wp:positionH relativeFrom="page">
                  <wp:posOffset>2057400</wp:posOffset>
                </wp:positionH>
                <wp:positionV relativeFrom="paragraph">
                  <wp:posOffset>27940</wp:posOffset>
                </wp:positionV>
                <wp:extent cx="45720" cy="50165"/>
                <wp:effectExtent l="0" t="5715" r="1905" b="1270"/>
                <wp:wrapNone/>
                <wp:docPr id="122" name="Auto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20" cy="50165"/>
                        </a:xfrm>
                        <a:custGeom>
                          <a:avLst/>
                          <a:gdLst>
                            <a:gd name="T0" fmla="+- 0 3282 3240"/>
                            <a:gd name="T1" fmla="*/ T0 w 72"/>
                            <a:gd name="T2" fmla="+- 0 44 44"/>
                            <a:gd name="T3" fmla="*/ 44 h 79"/>
                            <a:gd name="T4" fmla="+- 0 3270 3240"/>
                            <a:gd name="T5" fmla="*/ T4 w 72"/>
                            <a:gd name="T6" fmla="+- 0 44 44"/>
                            <a:gd name="T7" fmla="*/ 44 h 79"/>
                            <a:gd name="T8" fmla="+- 0 3240 3240"/>
                            <a:gd name="T9" fmla="*/ T8 w 72"/>
                            <a:gd name="T10" fmla="+- 0 122 44"/>
                            <a:gd name="T11" fmla="*/ 122 h 79"/>
                            <a:gd name="T12" fmla="+- 0 3312 3240"/>
                            <a:gd name="T13" fmla="*/ T12 w 72"/>
                            <a:gd name="T14" fmla="+- 0 122 44"/>
                            <a:gd name="T15" fmla="*/ 122 h 79"/>
                            <a:gd name="T16" fmla="+- 0 3308 3240"/>
                            <a:gd name="T17" fmla="*/ T16 w 72"/>
                            <a:gd name="T18" fmla="+- 0 114 44"/>
                            <a:gd name="T19" fmla="*/ 114 h 79"/>
                            <a:gd name="T20" fmla="+- 0 3254 3240"/>
                            <a:gd name="T21" fmla="*/ T20 w 72"/>
                            <a:gd name="T22" fmla="+- 0 114 44"/>
                            <a:gd name="T23" fmla="*/ 114 h 79"/>
                            <a:gd name="T24" fmla="+- 0 3276 3240"/>
                            <a:gd name="T25" fmla="*/ T24 w 72"/>
                            <a:gd name="T26" fmla="+- 0 54 44"/>
                            <a:gd name="T27" fmla="*/ 54 h 79"/>
                            <a:gd name="T28" fmla="+- 0 3286 3240"/>
                            <a:gd name="T29" fmla="*/ T28 w 72"/>
                            <a:gd name="T30" fmla="+- 0 54 44"/>
                            <a:gd name="T31" fmla="*/ 54 h 79"/>
                            <a:gd name="T32" fmla="+- 0 3282 3240"/>
                            <a:gd name="T33" fmla="*/ T32 w 72"/>
                            <a:gd name="T34" fmla="+- 0 44 44"/>
                            <a:gd name="T35" fmla="*/ 44 h 79"/>
                            <a:gd name="T36" fmla="+- 0 3286 3240"/>
                            <a:gd name="T37" fmla="*/ T36 w 72"/>
                            <a:gd name="T38" fmla="+- 0 54 44"/>
                            <a:gd name="T39" fmla="*/ 54 h 79"/>
                            <a:gd name="T40" fmla="+- 0 3276 3240"/>
                            <a:gd name="T41" fmla="*/ T40 w 72"/>
                            <a:gd name="T42" fmla="+- 0 54 44"/>
                            <a:gd name="T43" fmla="*/ 54 h 79"/>
                            <a:gd name="T44" fmla="+- 0 3297 3240"/>
                            <a:gd name="T45" fmla="*/ T44 w 72"/>
                            <a:gd name="T46" fmla="+- 0 114 44"/>
                            <a:gd name="T47" fmla="*/ 114 h 79"/>
                            <a:gd name="T48" fmla="+- 0 3308 3240"/>
                            <a:gd name="T49" fmla="*/ T48 w 72"/>
                            <a:gd name="T50" fmla="+- 0 114 44"/>
                            <a:gd name="T51" fmla="*/ 114 h 79"/>
                            <a:gd name="T52" fmla="+- 0 3286 3240"/>
                            <a:gd name="T53" fmla="*/ T52 w 72"/>
                            <a:gd name="T54" fmla="+- 0 54 44"/>
                            <a:gd name="T55" fmla="*/ 54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2" h="79">
                              <a:moveTo>
                                <a:pt x="42" y="0"/>
                              </a:moveTo>
                              <a:lnTo>
                                <a:pt x="30" y="0"/>
                              </a:lnTo>
                              <a:lnTo>
                                <a:pt x="0" y="78"/>
                              </a:lnTo>
                              <a:lnTo>
                                <a:pt x="72" y="78"/>
                              </a:lnTo>
                              <a:lnTo>
                                <a:pt x="68" y="70"/>
                              </a:lnTo>
                              <a:lnTo>
                                <a:pt x="14" y="70"/>
                              </a:lnTo>
                              <a:lnTo>
                                <a:pt x="36" y="10"/>
                              </a:lnTo>
                              <a:lnTo>
                                <a:pt x="46" y="10"/>
                              </a:lnTo>
                              <a:lnTo>
                                <a:pt x="42" y="0"/>
                              </a:lnTo>
                              <a:close/>
                              <a:moveTo>
                                <a:pt x="46" y="10"/>
                              </a:moveTo>
                              <a:lnTo>
                                <a:pt x="36" y="10"/>
                              </a:lnTo>
                              <a:lnTo>
                                <a:pt x="57" y="70"/>
                              </a:lnTo>
                              <a:lnTo>
                                <a:pt x="68" y="70"/>
                              </a:lnTo>
                              <a:lnTo>
                                <a:pt x="46"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DBAC4" id="AutoShape 111" o:spid="_x0000_s1026" style="position:absolute;margin-left:162pt;margin-top:2.2pt;width:3.6pt;height:3.9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" path="m42,l30,,,78r72,l68,70r-54,l36,10r10,l42,xm46,10r-10,l57,70r11,l46,10xe" fillcolor="black" stroked="f">
                <v:path arrowok="t" o:connecttype="custom" o:connectlocs="26670,27940;19050,27940;0,77470;45720,77470;43180,72390;8890,72390;22860,34290;29210,34290;26670,27940;29210,34290;22860,34290;36195,72390;43180,72390;29210,34290" o:connectangles="0,0,0,0,0,0,0,0,0,0,0,0,0,0"/>
                <w10:wrap anchorx="page"/>
              </v:shape>
            </w:pict>
          </mc:Fallback>
        </mc:AlternateContent>
      </w:r>
      <w:r w:rsidR="0009622D">
        <w:rPr>
          <w:rFonts w:ascii="Arial"/>
          <w:b/>
          <w:w w:val="75"/>
          <w:sz w:val="17"/>
        </w:rPr>
        <w:t>Nacelle mass [1000t]</w:t>
      </w:r>
    </w:p>
    <w:p w:rsidR="00012D33" w:rsidRDefault="0009622D">
      <w:pPr>
        <w:spacing w:before="53"/>
        <w:ind w:left="668" w:right="5450"/>
        <w:jc w:val="center"/>
        <w:rPr>
          <w:rFonts w:ascii="Arial"/>
          <w:sz w:val="16"/>
        </w:rPr>
      </w:pPr>
      <w:r>
        <w:br w:type="column"/>
      </w:r>
      <w:r>
        <w:rPr>
          <w:rFonts w:ascii="Arial"/>
          <w:w w:val="75"/>
          <w:sz w:val="16"/>
        </w:rPr>
        <w:t>0%</w:t>
      </w:r>
    </w:p>
    <w:p w:rsidR="00012D33" w:rsidRDefault="00012D33">
      <w:pPr>
        <w:pStyle w:val="BodyText"/>
        <w:rPr>
          <w:rFonts w:ascii="Arial"/>
          <w:sz w:val="16"/>
        </w:rPr>
      </w:pPr>
    </w:p>
    <w:p w:rsidR="00012D33" w:rsidRDefault="00012D33">
      <w:pPr>
        <w:pStyle w:val="BodyText"/>
        <w:spacing w:before="5"/>
        <w:rPr>
          <w:rFonts w:ascii="Arial"/>
          <w:sz w:val="13"/>
        </w:rPr>
      </w:pPr>
    </w:p>
    <w:p w:rsidR="00012D33" w:rsidRDefault="00F23B9E">
      <w:pPr>
        <w:spacing w:before="1"/>
        <w:ind w:left="574"/>
        <w:rPr>
          <w:rFonts w:ascii="Arial"/>
          <w:sz w:val="16"/>
        </w:rPr>
      </w:pPr>
      <w:r>
        <w:rPr>
          <w:noProof/>
        </w:rPr>
        <mc:AlternateContent>
          <mc:Choice Requires="wps">
            <w:drawing>
              <wp:anchor distT="0" distB="0" distL="114300" distR="114300" simplePos="0" relativeHeight="251716608" behindDoc="1" locked="0" layoutInCell="1" allowOverlap="1" wp14:anchorId="003D0F3E" wp14:editId="5DFF5E3C">
                <wp:simplePos x="0" y="0"/>
                <wp:positionH relativeFrom="page">
                  <wp:posOffset>3995420</wp:posOffset>
                </wp:positionH>
                <wp:positionV relativeFrom="paragraph">
                  <wp:posOffset>-142240</wp:posOffset>
                </wp:positionV>
                <wp:extent cx="131445" cy="697865"/>
                <wp:effectExtent l="4445" t="0" r="0" b="1905"/>
                <wp:wrapNone/>
                <wp:docPr id="121"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 cy="697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77" w:lineRule="exact"/>
                              <w:ind w:left="20" w:right="-607"/>
                              <w:rPr>
                                <w:rFonts w:ascii="Arial"/>
                                <w:b/>
                                <w:sz w:val="16"/>
                              </w:rPr>
                            </w:pPr>
                            <w:r>
                              <w:rPr>
                                <w:rFonts w:ascii="Arial"/>
                                <w:b/>
                                <w:w w:val="70"/>
                                <w:sz w:val="16"/>
                              </w:rPr>
                              <w:t>S</w:t>
                            </w:r>
                            <w:r>
                              <w:rPr>
                                <w:rFonts w:ascii="Arial"/>
                                <w:b/>
                                <w:w w:val="76"/>
                                <w:sz w:val="16"/>
                              </w:rPr>
                              <w:t>ub</w:t>
                            </w:r>
                            <w:r>
                              <w:rPr>
                                <w:rFonts w:ascii="Arial"/>
                                <w:b/>
                                <w:w w:val="70"/>
                                <w:sz w:val="16"/>
                              </w:rPr>
                              <w:t>s</w:t>
                            </w:r>
                            <w:r>
                              <w:rPr>
                                <w:rFonts w:ascii="Arial"/>
                                <w:b/>
                                <w:w w:val="94"/>
                                <w:sz w:val="16"/>
                              </w:rPr>
                              <w:t>t</w:t>
                            </w:r>
                            <w:r>
                              <w:rPr>
                                <w:rFonts w:ascii="Arial"/>
                                <w:b/>
                                <w:w w:val="83"/>
                                <w:sz w:val="16"/>
                              </w:rPr>
                              <w:t>r</w:t>
                            </w:r>
                            <w:r>
                              <w:rPr>
                                <w:rFonts w:ascii="Arial"/>
                                <w:b/>
                                <w:w w:val="76"/>
                                <w:sz w:val="16"/>
                              </w:rPr>
                              <w:t>u</w:t>
                            </w:r>
                            <w:r>
                              <w:rPr>
                                <w:rFonts w:ascii="Arial"/>
                                <w:b/>
                                <w:spacing w:val="-1"/>
                                <w:w w:val="69"/>
                                <w:sz w:val="16"/>
                              </w:rPr>
                              <w:t>c</w:t>
                            </w:r>
                            <w:r>
                              <w:rPr>
                                <w:rFonts w:ascii="Arial"/>
                                <w:b/>
                                <w:w w:val="94"/>
                                <w:sz w:val="16"/>
                              </w:rPr>
                              <w:t>t</w:t>
                            </w:r>
                            <w:r>
                              <w:rPr>
                                <w:rFonts w:ascii="Arial"/>
                                <w:b/>
                                <w:w w:val="76"/>
                                <w:sz w:val="16"/>
                              </w:rPr>
                              <w:t>u</w:t>
                            </w:r>
                            <w:r>
                              <w:rPr>
                                <w:rFonts w:ascii="Arial"/>
                                <w:b/>
                                <w:w w:val="83"/>
                                <w:sz w:val="16"/>
                              </w:rPr>
                              <w:t>r</w:t>
                            </w:r>
                            <w:r>
                              <w:rPr>
                                <w:rFonts w:ascii="Arial"/>
                                <w:b/>
                                <w:w w:val="79"/>
                                <w:sz w:val="16"/>
                              </w:rPr>
                              <w:t>e</w:t>
                            </w:r>
                            <w:r>
                              <w:rPr>
                                <w:rFonts w:ascii="Arial"/>
                                <w:b/>
                                <w:spacing w:val="-8"/>
                                <w:sz w:val="16"/>
                              </w:rPr>
                              <w:t xml:space="preserve"> </w:t>
                            </w:r>
                            <w:r>
                              <w:rPr>
                                <w:rFonts w:ascii="Arial"/>
                                <w:b/>
                                <w:spacing w:val="-1"/>
                                <w:w w:val="69"/>
                                <w:sz w:val="16"/>
                              </w:rPr>
                              <w:t>c</w:t>
                            </w:r>
                            <w:r>
                              <w:rPr>
                                <w:rFonts w:ascii="Arial"/>
                                <w:b/>
                                <w:w w:val="73"/>
                                <w:sz w:val="16"/>
                              </w:rPr>
                              <w:t>o</w:t>
                            </w:r>
                            <w:r>
                              <w:rPr>
                                <w:rFonts w:ascii="Arial"/>
                                <w:b/>
                                <w:w w:val="70"/>
                                <w:sz w:val="16"/>
                              </w:rPr>
                              <w:t>s</w:t>
                            </w:r>
                            <w:r>
                              <w:rPr>
                                <w:rFonts w:ascii="Arial"/>
                                <w:b/>
                                <w:w w:val="94"/>
                                <w:sz w:val="16"/>
                              </w:rPr>
                              <w:t>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3D0F3E" id="Text Box 110" o:spid="_x0000_s2053" type="#_x0000_t202" style="position:absolute;left:0;text-align:left;margin-left:314.6pt;margin-top:-11.2pt;width:10.35pt;height:54.9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" filled="f" stroked="f">
                <v:textbox style="layout-flow:vertical;mso-layout-flow-alt:bottom-to-top" inset="0,0,0,0">
                  <w:txbxContent>
                    <w:p w:rsidR="0009622D" w:rsidRDefault="0009622D">
                      <w:pPr>
                        <w:spacing w:line="177" w:lineRule="exact"/>
                        <w:ind w:left="20" w:right="-607"/>
                        <w:rPr>
                          <w:rFonts w:ascii="Arial"/>
                          <w:b/>
                          <w:sz w:val="16"/>
                        </w:rPr>
                      </w:pPr>
                      <w:r>
                        <w:rPr>
                          <w:rFonts w:ascii="Arial"/>
                          <w:b/>
                          <w:w w:val="70"/>
                          <w:sz w:val="16"/>
                        </w:rPr>
                        <w:t>S</w:t>
                      </w:r>
                      <w:r>
                        <w:rPr>
                          <w:rFonts w:ascii="Arial"/>
                          <w:b/>
                          <w:w w:val="76"/>
                          <w:sz w:val="16"/>
                        </w:rPr>
                        <w:t>ub</w:t>
                      </w:r>
                      <w:r>
                        <w:rPr>
                          <w:rFonts w:ascii="Arial"/>
                          <w:b/>
                          <w:w w:val="70"/>
                          <w:sz w:val="16"/>
                        </w:rPr>
                        <w:t>s</w:t>
                      </w:r>
                      <w:r>
                        <w:rPr>
                          <w:rFonts w:ascii="Arial"/>
                          <w:b/>
                          <w:w w:val="94"/>
                          <w:sz w:val="16"/>
                        </w:rPr>
                        <w:t>t</w:t>
                      </w:r>
                      <w:r>
                        <w:rPr>
                          <w:rFonts w:ascii="Arial"/>
                          <w:b/>
                          <w:w w:val="83"/>
                          <w:sz w:val="16"/>
                        </w:rPr>
                        <w:t>r</w:t>
                      </w:r>
                      <w:r>
                        <w:rPr>
                          <w:rFonts w:ascii="Arial"/>
                          <w:b/>
                          <w:w w:val="76"/>
                          <w:sz w:val="16"/>
                        </w:rPr>
                        <w:t>u</w:t>
                      </w:r>
                      <w:r>
                        <w:rPr>
                          <w:rFonts w:ascii="Arial"/>
                          <w:b/>
                          <w:spacing w:val="-1"/>
                          <w:w w:val="69"/>
                          <w:sz w:val="16"/>
                        </w:rPr>
                        <w:t>c</w:t>
                      </w:r>
                      <w:r>
                        <w:rPr>
                          <w:rFonts w:ascii="Arial"/>
                          <w:b/>
                          <w:w w:val="94"/>
                          <w:sz w:val="16"/>
                        </w:rPr>
                        <w:t>t</w:t>
                      </w:r>
                      <w:r>
                        <w:rPr>
                          <w:rFonts w:ascii="Arial"/>
                          <w:b/>
                          <w:w w:val="76"/>
                          <w:sz w:val="16"/>
                        </w:rPr>
                        <w:t>u</w:t>
                      </w:r>
                      <w:r>
                        <w:rPr>
                          <w:rFonts w:ascii="Arial"/>
                          <w:b/>
                          <w:w w:val="83"/>
                          <w:sz w:val="16"/>
                        </w:rPr>
                        <w:t>r</w:t>
                      </w:r>
                      <w:r>
                        <w:rPr>
                          <w:rFonts w:ascii="Arial"/>
                          <w:b/>
                          <w:w w:val="79"/>
                          <w:sz w:val="16"/>
                        </w:rPr>
                        <w:t>e</w:t>
                      </w:r>
                      <w:r>
                        <w:rPr>
                          <w:rFonts w:ascii="Arial"/>
                          <w:b/>
                          <w:spacing w:val="-8"/>
                          <w:sz w:val="16"/>
                        </w:rPr>
                        <w:t xml:space="preserve"> </w:t>
                      </w:r>
                      <w:r>
                        <w:rPr>
                          <w:rFonts w:ascii="Arial"/>
                          <w:b/>
                          <w:spacing w:val="-1"/>
                          <w:w w:val="69"/>
                          <w:sz w:val="16"/>
                        </w:rPr>
                        <w:t>c</w:t>
                      </w:r>
                      <w:r>
                        <w:rPr>
                          <w:rFonts w:ascii="Arial"/>
                          <w:b/>
                          <w:w w:val="73"/>
                          <w:sz w:val="16"/>
                        </w:rPr>
                        <w:t>o</w:t>
                      </w:r>
                      <w:r>
                        <w:rPr>
                          <w:rFonts w:ascii="Arial"/>
                          <w:b/>
                          <w:w w:val="70"/>
                          <w:sz w:val="16"/>
                        </w:rPr>
                        <w:t>s</w:t>
                      </w:r>
                      <w:r>
                        <w:rPr>
                          <w:rFonts w:ascii="Arial"/>
                          <w:b/>
                          <w:w w:val="94"/>
                          <w:sz w:val="16"/>
                        </w:rPr>
                        <w:t>t</w:t>
                      </w:r>
                    </w:p>
                  </w:txbxContent>
                </v:textbox>
                <w10:wrap anchorx="page"/>
              </v:shape>
            </w:pict>
          </mc:Fallback>
        </mc:AlternateContent>
      </w:r>
      <w:r w:rsidR="0009622D">
        <w:rPr>
          <w:rFonts w:ascii="Arial"/>
          <w:w w:val="75"/>
          <w:sz w:val="16"/>
        </w:rPr>
        <w:t>-0.5%</w:t>
      </w:r>
    </w:p>
    <w:p w:rsidR="00012D33" w:rsidRDefault="00012D33">
      <w:pPr>
        <w:pStyle w:val="BodyText"/>
        <w:rPr>
          <w:rFonts w:ascii="Arial"/>
          <w:sz w:val="16"/>
        </w:rPr>
      </w:pPr>
    </w:p>
    <w:p w:rsidR="00012D33" w:rsidRDefault="00012D33">
      <w:pPr>
        <w:pStyle w:val="BodyText"/>
        <w:spacing w:before="6"/>
        <w:rPr>
          <w:rFonts w:ascii="Arial"/>
          <w:sz w:val="13"/>
        </w:rPr>
      </w:pPr>
    </w:p>
    <w:p w:rsidR="00012D33" w:rsidRDefault="0009622D">
      <w:pPr>
        <w:ind w:left="664"/>
        <w:rPr>
          <w:rFonts w:ascii="Arial"/>
          <w:sz w:val="16"/>
        </w:rPr>
      </w:pPr>
      <w:r>
        <w:rPr>
          <w:rFonts w:ascii="Arial"/>
          <w:w w:val="75"/>
          <w:sz w:val="16"/>
        </w:rPr>
        <w:t>-1%</w:t>
      </w:r>
    </w:p>
    <w:p w:rsidR="00012D33" w:rsidRDefault="00F23B9E">
      <w:pPr>
        <w:pStyle w:val="BodyText"/>
        <w:spacing w:before="5"/>
        <w:rPr>
          <w:rFonts w:ascii="Arial"/>
          <w:sz w:val="12"/>
        </w:rPr>
      </w:pPr>
      <w:r>
        <w:rPr>
          <w:noProof/>
        </w:rPr>
        <mc:AlternateContent>
          <mc:Choice Requires="wps">
            <w:drawing>
              <wp:anchor distT="0" distB="0" distL="0" distR="0" simplePos="0" relativeHeight="251627520" behindDoc="0" locked="0" layoutInCell="1" allowOverlap="1" wp14:anchorId="417E6BFB" wp14:editId="548BC0E6">
                <wp:simplePos x="0" y="0"/>
                <wp:positionH relativeFrom="page">
                  <wp:posOffset>4037965</wp:posOffset>
                </wp:positionH>
                <wp:positionV relativeFrom="paragraph">
                  <wp:posOffset>115570</wp:posOffset>
                </wp:positionV>
                <wp:extent cx="48895" cy="45085"/>
                <wp:effectExtent l="8890" t="8255" r="8890" b="3810"/>
                <wp:wrapTopAndBottom/>
                <wp:docPr id="120" name="AutoShap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895" cy="45085"/>
                        </a:xfrm>
                        <a:custGeom>
                          <a:avLst/>
                          <a:gdLst>
                            <a:gd name="T0" fmla="+- 0 6359 6359"/>
                            <a:gd name="T1" fmla="*/ T0 w 77"/>
                            <a:gd name="T2" fmla="+- 0 211 182"/>
                            <a:gd name="T3" fmla="*/ 211 h 71"/>
                            <a:gd name="T4" fmla="+- 0 6359 6359"/>
                            <a:gd name="T5" fmla="*/ T4 w 77"/>
                            <a:gd name="T6" fmla="+- 0 223 182"/>
                            <a:gd name="T7" fmla="*/ 223 h 71"/>
                            <a:gd name="T8" fmla="+- 0 6436 6359"/>
                            <a:gd name="T9" fmla="*/ T8 w 77"/>
                            <a:gd name="T10" fmla="+- 0 252 182"/>
                            <a:gd name="T11" fmla="*/ 252 h 71"/>
                            <a:gd name="T12" fmla="+- 0 6436 6359"/>
                            <a:gd name="T13" fmla="*/ T12 w 77"/>
                            <a:gd name="T14" fmla="+- 0 182 182"/>
                            <a:gd name="T15" fmla="*/ 182 h 71"/>
                            <a:gd name="T16" fmla="+- 0 6427 6359"/>
                            <a:gd name="T17" fmla="*/ T16 w 77"/>
                            <a:gd name="T18" fmla="+- 0 185 182"/>
                            <a:gd name="T19" fmla="*/ 185 h 71"/>
                            <a:gd name="T20" fmla="+- 0 6427 6359"/>
                            <a:gd name="T21" fmla="*/ T20 w 77"/>
                            <a:gd name="T22" fmla="+- 0 238 182"/>
                            <a:gd name="T23" fmla="*/ 238 h 71"/>
                            <a:gd name="T24" fmla="+- 0 6369 6359"/>
                            <a:gd name="T25" fmla="*/ T24 w 77"/>
                            <a:gd name="T26" fmla="+- 0 217 182"/>
                            <a:gd name="T27" fmla="*/ 217 h 71"/>
                            <a:gd name="T28" fmla="+- 0 6369 6359"/>
                            <a:gd name="T29" fmla="*/ T28 w 77"/>
                            <a:gd name="T30" fmla="+- 0 207 182"/>
                            <a:gd name="T31" fmla="*/ 207 h 71"/>
                            <a:gd name="T32" fmla="+- 0 6359 6359"/>
                            <a:gd name="T33" fmla="*/ T32 w 77"/>
                            <a:gd name="T34" fmla="+- 0 211 182"/>
                            <a:gd name="T35" fmla="*/ 211 h 71"/>
                            <a:gd name="T36" fmla="+- 0 6369 6359"/>
                            <a:gd name="T37" fmla="*/ T36 w 77"/>
                            <a:gd name="T38" fmla="+- 0 207 182"/>
                            <a:gd name="T39" fmla="*/ 207 h 71"/>
                            <a:gd name="T40" fmla="+- 0 6369 6359"/>
                            <a:gd name="T41" fmla="*/ T40 w 77"/>
                            <a:gd name="T42" fmla="+- 0 217 182"/>
                            <a:gd name="T43" fmla="*/ 217 h 71"/>
                            <a:gd name="T44" fmla="+- 0 6427 6359"/>
                            <a:gd name="T45" fmla="*/ T44 w 77"/>
                            <a:gd name="T46" fmla="+- 0 196 182"/>
                            <a:gd name="T47" fmla="*/ 196 h 71"/>
                            <a:gd name="T48" fmla="+- 0 6427 6359"/>
                            <a:gd name="T49" fmla="*/ T48 w 77"/>
                            <a:gd name="T50" fmla="+- 0 185 182"/>
                            <a:gd name="T51" fmla="*/ 185 h 71"/>
                            <a:gd name="T52" fmla="+- 0 6369 6359"/>
                            <a:gd name="T53" fmla="*/ T52 w 77"/>
                            <a:gd name="T54" fmla="+- 0 207 182"/>
                            <a:gd name="T55" fmla="*/ 207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7" h="71">
                              <a:moveTo>
                                <a:pt x="0" y="29"/>
                              </a:moveTo>
                              <a:lnTo>
                                <a:pt x="0" y="41"/>
                              </a:lnTo>
                              <a:lnTo>
                                <a:pt x="77" y="70"/>
                              </a:lnTo>
                              <a:lnTo>
                                <a:pt x="77" y="0"/>
                              </a:lnTo>
                              <a:lnTo>
                                <a:pt x="68" y="3"/>
                              </a:lnTo>
                              <a:lnTo>
                                <a:pt x="68" y="56"/>
                              </a:lnTo>
                              <a:lnTo>
                                <a:pt x="10" y="35"/>
                              </a:lnTo>
                              <a:lnTo>
                                <a:pt x="10" y="25"/>
                              </a:lnTo>
                              <a:lnTo>
                                <a:pt x="0" y="29"/>
                              </a:lnTo>
                              <a:close/>
                              <a:moveTo>
                                <a:pt x="10" y="25"/>
                              </a:moveTo>
                              <a:lnTo>
                                <a:pt x="10" y="35"/>
                              </a:lnTo>
                              <a:lnTo>
                                <a:pt x="68" y="14"/>
                              </a:lnTo>
                              <a:lnTo>
                                <a:pt x="68" y="3"/>
                              </a:lnTo>
                              <a:lnTo>
                                <a:pt x="10" y="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B8AACC" id="AutoShape 109" o:spid="_x0000_s1026" style="position:absolute;margin-left:317.95pt;margin-top:9.1pt;width:3.85pt;height:3.55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" path="m,29l,41,77,70,77,,68,3r,53l10,35r,-10l,29xm10,25r,10l68,14,68,3,10,25xe" fillcolor="black" stroked="f">
                <v:path arrowok="t" o:connecttype="custom" o:connectlocs="0,133985;0,141605;48895,160020;48895,115570;43180,117475;43180,151130;6350,137795;6350,131445;0,133985;6350,131445;6350,137795;43180,124460;43180,117475;6350,131445" o:connectangles="0,0,0,0,0,0,0,0,0,0,0,0,0,0"/>
                <w10:wrap type="topAndBottom" anchorx="page"/>
              </v:shape>
            </w:pict>
          </mc:Fallback>
        </mc:AlternateContent>
      </w:r>
    </w:p>
    <w:p w:rsidR="00012D33" w:rsidRDefault="0009622D">
      <w:pPr>
        <w:spacing w:before="58"/>
        <w:ind w:left="574"/>
        <w:rPr>
          <w:rFonts w:ascii="Arial"/>
          <w:sz w:val="16"/>
        </w:rPr>
      </w:pPr>
      <w:r>
        <w:rPr>
          <w:rFonts w:ascii="Arial"/>
          <w:w w:val="75"/>
          <w:sz w:val="16"/>
        </w:rPr>
        <w:t>-1.5%</w:t>
      </w:r>
    </w:p>
    <w:p w:rsidR="00012D33" w:rsidRDefault="00012D33">
      <w:pPr>
        <w:pStyle w:val="BodyText"/>
        <w:rPr>
          <w:rFonts w:ascii="Arial"/>
          <w:sz w:val="16"/>
        </w:rPr>
      </w:pPr>
    </w:p>
    <w:p w:rsidR="00012D33" w:rsidRDefault="00012D33">
      <w:pPr>
        <w:pStyle w:val="BodyText"/>
        <w:spacing w:before="8"/>
        <w:rPr>
          <w:rFonts w:ascii="Arial"/>
          <w:sz w:val="13"/>
        </w:rPr>
      </w:pPr>
    </w:p>
    <w:p w:rsidR="00012D33" w:rsidRDefault="0009622D">
      <w:pPr>
        <w:tabs>
          <w:tab w:val="left" w:pos="3445"/>
          <w:tab w:val="left" w:pos="3855"/>
          <w:tab w:val="left" w:pos="4294"/>
        </w:tabs>
        <w:spacing w:line="220" w:lineRule="exact"/>
        <w:ind w:left="664"/>
        <w:rPr>
          <w:rFonts w:ascii="Arial"/>
          <w:sz w:val="16"/>
        </w:rPr>
      </w:pPr>
      <w:r>
        <w:rPr>
          <w:rFonts w:ascii="Arial"/>
          <w:w w:val="66"/>
          <w:position w:val="7"/>
          <w:sz w:val="16"/>
        </w:rPr>
        <w:t>-2</w:t>
      </w:r>
      <w:r>
        <w:rPr>
          <w:rFonts w:ascii="Arial"/>
          <w:spacing w:val="-86"/>
          <w:w w:val="62"/>
          <w:position w:val="7"/>
          <w:sz w:val="16"/>
        </w:rPr>
        <w:t>%</w:t>
      </w:r>
      <w:r>
        <w:rPr>
          <w:rFonts w:ascii="Arial"/>
          <w:w w:val="65"/>
          <w:sz w:val="16"/>
        </w:rPr>
        <w:t>-60%</w:t>
      </w:r>
      <w:r>
        <w:rPr>
          <w:rFonts w:ascii="Arial"/>
          <w:sz w:val="16"/>
        </w:rPr>
        <w:t xml:space="preserve">   </w:t>
      </w:r>
      <w:r>
        <w:rPr>
          <w:rFonts w:ascii="Arial"/>
          <w:spacing w:val="17"/>
          <w:sz w:val="16"/>
        </w:rPr>
        <w:t xml:space="preserve"> </w:t>
      </w:r>
      <w:r>
        <w:rPr>
          <w:rFonts w:ascii="Arial"/>
          <w:w w:val="65"/>
          <w:sz w:val="16"/>
        </w:rPr>
        <w:t>-50%</w:t>
      </w:r>
      <w:r>
        <w:rPr>
          <w:rFonts w:ascii="Arial"/>
          <w:sz w:val="16"/>
        </w:rPr>
        <w:t xml:space="preserve">   </w:t>
      </w:r>
      <w:r>
        <w:rPr>
          <w:rFonts w:ascii="Arial"/>
          <w:spacing w:val="17"/>
          <w:sz w:val="16"/>
        </w:rPr>
        <w:t xml:space="preserve"> </w:t>
      </w:r>
      <w:r>
        <w:rPr>
          <w:rFonts w:ascii="Arial"/>
          <w:w w:val="65"/>
          <w:sz w:val="16"/>
        </w:rPr>
        <w:t>-40%</w:t>
      </w:r>
      <w:r>
        <w:rPr>
          <w:rFonts w:ascii="Arial"/>
          <w:sz w:val="16"/>
        </w:rPr>
        <w:t xml:space="preserve">   </w:t>
      </w:r>
      <w:r>
        <w:rPr>
          <w:rFonts w:ascii="Arial"/>
          <w:spacing w:val="17"/>
          <w:sz w:val="16"/>
        </w:rPr>
        <w:t xml:space="preserve"> </w:t>
      </w:r>
      <w:r>
        <w:rPr>
          <w:rFonts w:ascii="Arial"/>
          <w:w w:val="65"/>
          <w:sz w:val="16"/>
        </w:rPr>
        <w:t>-30%</w:t>
      </w:r>
      <w:r>
        <w:rPr>
          <w:rFonts w:ascii="Arial"/>
          <w:sz w:val="16"/>
        </w:rPr>
        <w:t xml:space="preserve">   </w:t>
      </w:r>
      <w:r>
        <w:rPr>
          <w:rFonts w:ascii="Arial"/>
          <w:spacing w:val="17"/>
          <w:sz w:val="16"/>
        </w:rPr>
        <w:t xml:space="preserve"> </w:t>
      </w:r>
      <w:r>
        <w:rPr>
          <w:rFonts w:ascii="Arial"/>
          <w:w w:val="65"/>
          <w:sz w:val="16"/>
        </w:rPr>
        <w:t>-20%</w:t>
      </w:r>
      <w:r>
        <w:rPr>
          <w:rFonts w:ascii="Arial"/>
          <w:sz w:val="16"/>
        </w:rPr>
        <w:t xml:space="preserve">   </w:t>
      </w:r>
      <w:r>
        <w:rPr>
          <w:rFonts w:ascii="Arial"/>
          <w:spacing w:val="17"/>
          <w:sz w:val="16"/>
        </w:rPr>
        <w:t xml:space="preserve"> </w:t>
      </w:r>
      <w:r>
        <w:rPr>
          <w:rFonts w:ascii="Arial"/>
          <w:w w:val="65"/>
          <w:sz w:val="16"/>
        </w:rPr>
        <w:t>-10%</w:t>
      </w:r>
      <w:r>
        <w:rPr>
          <w:rFonts w:ascii="Arial"/>
          <w:sz w:val="16"/>
        </w:rPr>
        <w:tab/>
      </w:r>
      <w:r>
        <w:rPr>
          <w:rFonts w:ascii="Arial"/>
          <w:w w:val="64"/>
          <w:sz w:val="16"/>
        </w:rPr>
        <w:t>0%</w:t>
      </w:r>
      <w:r>
        <w:rPr>
          <w:rFonts w:ascii="Arial"/>
          <w:sz w:val="16"/>
        </w:rPr>
        <w:tab/>
      </w:r>
      <w:r>
        <w:rPr>
          <w:rFonts w:ascii="Arial"/>
          <w:w w:val="65"/>
          <w:sz w:val="16"/>
        </w:rPr>
        <w:t>10%</w:t>
      </w:r>
      <w:r>
        <w:rPr>
          <w:rFonts w:ascii="Arial"/>
          <w:sz w:val="16"/>
        </w:rPr>
        <w:tab/>
      </w:r>
      <w:r>
        <w:rPr>
          <w:rFonts w:ascii="Arial"/>
          <w:w w:val="65"/>
          <w:sz w:val="16"/>
        </w:rPr>
        <w:t>20%</w:t>
      </w:r>
    </w:p>
    <w:p w:rsidR="00012D33" w:rsidRDefault="00F23B9E">
      <w:pPr>
        <w:spacing w:line="150" w:lineRule="exact"/>
        <w:ind w:left="668" w:right="1606"/>
        <w:jc w:val="center"/>
        <w:rPr>
          <w:rFonts w:ascii="Arial"/>
          <w:b/>
          <w:sz w:val="16"/>
        </w:rPr>
      </w:pPr>
      <w:r>
        <w:rPr>
          <w:noProof/>
        </w:rPr>
        <mc:AlternateContent>
          <mc:Choice Requires="wps">
            <w:drawing>
              <wp:anchor distT="0" distB="0" distL="114300" distR="114300" simplePos="0" relativeHeight="251644928" behindDoc="0" locked="0" layoutInCell="1" allowOverlap="1" wp14:anchorId="2A014757" wp14:editId="6480EB44">
                <wp:simplePos x="0" y="0"/>
                <wp:positionH relativeFrom="page">
                  <wp:posOffset>5148580</wp:posOffset>
                </wp:positionH>
                <wp:positionV relativeFrom="paragraph">
                  <wp:posOffset>25400</wp:posOffset>
                </wp:positionV>
                <wp:extent cx="45085" cy="48895"/>
                <wp:effectExtent l="5080" t="8890" r="6985" b="0"/>
                <wp:wrapNone/>
                <wp:docPr id="119" name="Auto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085" cy="48895"/>
                        </a:xfrm>
                        <a:custGeom>
                          <a:avLst/>
                          <a:gdLst>
                            <a:gd name="T0" fmla="+- 0 8149 8108"/>
                            <a:gd name="T1" fmla="*/ T0 w 71"/>
                            <a:gd name="T2" fmla="+- 0 40 40"/>
                            <a:gd name="T3" fmla="*/ 40 h 77"/>
                            <a:gd name="T4" fmla="+- 0 8137 8108"/>
                            <a:gd name="T5" fmla="*/ T4 w 71"/>
                            <a:gd name="T6" fmla="+- 0 40 40"/>
                            <a:gd name="T7" fmla="*/ 40 h 77"/>
                            <a:gd name="T8" fmla="+- 0 8108 8108"/>
                            <a:gd name="T9" fmla="*/ T8 w 71"/>
                            <a:gd name="T10" fmla="+- 0 116 40"/>
                            <a:gd name="T11" fmla="*/ 116 h 77"/>
                            <a:gd name="T12" fmla="+- 0 8178 8108"/>
                            <a:gd name="T13" fmla="*/ T12 w 71"/>
                            <a:gd name="T14" fmla="+- 0 116 40"/>
                            <a:gd name="T15" fmla="*/ 116 h 77"/>
                            <a:gd name="T16" fmla="+- 0 8174 8108"/>
                            <a:gd name="T17" fmla="*/ T16 w 71"/>
                            <a:gd name="T18" fmla="+- 0 108 40"/>
                            <a:gd name="T19" fmla="*/ 108 h 77"/>
                            <a:gd name="T20" fmla="+- 0 8122 8108"/>
                            <a:gd name="T21" fmla="*/ T20 w 71"/>
                            <a:gd name="T22" fmla="+- 0 108 40"/>
                            <a:gd name="T23" fmla="*/ 108 h 77"/>
                            <a:gd name="T24" fmla="+- 0 8143 8108"/>
                            <a:gd name="T25" fmla="*/ T24 w 71"/>
                            <a:gd name="T26" fmla="+- 0 50 40"/>
                            <a:gd name="T27" fmla="*/ 50 h 77"/>
                            <a:gd name="T28" fmla="+- 0 8152 8108"/>
                            <a:gd name="T29" fmla="*/ T28 w 71"/>
                            <a:gd name="T30" fmla="+- 0 50 40"/>
                            <a:gd name="T31" fmla="*/ 50 h 77"/>
                            <a:gd name="T32" fmla="+- 0 8149 8108"/>
                            <a:gd name="T33" fmla="*/ T32 w 71"/>
                            <a:gd name="T34" fmla="+- 0 40 40"/>
                            <a:gd name="T35" fmla="*/ 40 h 77"/>
                            <a:gd name="T36" fmla="+- 0 8152 8108"/>
                            <a:gd name="T37" fmla="*/ T36 w 71"/>
                            <a:gd name="T38" fmla="+- 0 50 40"/>
                            <a:gd name="T39" fmla="*/ 50 h 77"/>
                            <a:gd name="T40" fmla="+- 0 8143 8108"/>
                            <a:gd name="T41" fmla="*/ T40 w 71"/>
                            <a:gd name="T42" fmla="+- 0 50 40"/>
                            <a:gd name="T43" fmla="*/ 50 h 77"/>
                            <a:gd name="T44" fmla="+- 0 8164 8108"/>
                            <a:gd name="T45" fmla="*/ T44 w 71"/>
                            <a:gd name="T46" fmla="+- 0 108 40"/>
                            <a:gd name="T47" fmla="*/ 108 h 77"/>
                            <a:gd name="T48" fmla="+- 0 8174 8108"/>
                            <a:gd name="T49" fmla="*/ T48 w 71"/>
                            <a:gd name="T50" fmla="+- 0 108 40"/>
                            <a:gd name="T51" fmla="*/ 108 h 77"/>
                            <a:gd name="T52" fmla="+- 0 8152 8108"/>
                            <a:gd name="T53" fmla="*/ T52 w 71"/>
                            <a:gd name="T54" fmla="+- 0 50 40"/>
                            <a:gd name="T55" fmla="*/ 50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1" h="77">
                              <a:moveTo>
                                <a:pt x="41" y="0"/>
                              </a:moveTo>
                              <a:lnTo>
                                <a:pt x="29" y="0"/>
                              </a:lnTo>
                              <a:lnTo>
                                <a:pt x="0" y="76"/>
                              </a:lnTo>
                              <a:lnTo>
                                <a:pt x="70" y="76"/>
                              </a:lnTo>
                              <a:lnTo>
                                <a:pt x="66" y="68"/>
                              </a:lnTo>
                              <a:lnTo>
                                <a:pt x="14" y="68"/>
                              </a:lnTo>
                              <a:lnTo>
                                <a:pt x="35" y="10"/>
                              </a:lnTo>
                              <a:lnTo>
                                <a:pt x="44" y="10"/>
                              </a:lnTo>
                              <a:lnTo>
                                <a:pt x="41" y="0"/>
                              </a:lnTo>
                              <a:close/>
                              <a:moveTo>
                                <a:pt x="44" y="10"/>
                              </a:moveTo>
                              <a:lnTo>
                                <a:pt x="35" y="10"/>
                              </a:lnTo>
                              <a:lnTo>
                                <a:pt x="56" y="68"/>
                              </a:lnTo>
                              <a:lnTo>
                                <a:pt x="66" y="68"/>
                              </a:lnTo>
                              <a:lnTo>
                                <a:pt x="44"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44D0C6" id="AutoShape 108" o:spid="_x0000_s1026" style="position:absolute;margin-left:405.4pt;margin-top:2pt;width:3.55pt;height:3.8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" path="m41,l29,,,76r70,l66,68r-52,l35,10r9,l41,xm44,10r-9,l56,68r10,l44,10xe" fillcolor="black" stroked="f">
                <v:path arrowok="t" o:connecttype="custom" o:connectlocs="26035,25400;18415,25400;0,73660;44450,73660;41910,68580;8890,68580;22225,31750;27940,31750;26035,25400;27940,31750;22225,31750;35560,68580;41910,68580;27940,31750" o:connectangles="0,0,0,0,0,0,0,0,0,0,0,0,0,0"/>
                <w10:wrap anchorx="page"/>
              </v:shape>
            </w:pict>
          </mc:Fallback>
        </mc:AlternateContent>
      </w:r>
      <w:r w:rsidR="0009622D">
        <w:rPr>
          <w:rFonts w:ascii="Arial"/>
          <w:b/>
          <w:w w:val="75"/>
          <w:sz w:val="16"/>
        </w:rPr>
        <w:t>Nacelle mass</w:t>
      </w:r>
    </w:p>
    <w:p w:rsidR="00012D33" w:rsidRDefault="00012D33">
      <w:pPr>
        <w:spacing w:line="150" w:lineRule="exact"/>
        <w:jc w:val="center"/>
        <w:rPr>
          <w:rFonts w:ascii="Arial"/>
          <w:sz w:val="16"/>
        </w:rPr>
        <w:sectPr w:rsidR="00012D33">
          <w:type w:val="continuous"/>
          <w:pgSz w:w="12240" w:h="15840"/>
          <w:pgMar w:top="1500" w:right="0" w:bottom="980" w:left="1340" w:header="720" w:footer="720" w:gutter="0"/>
          <w:cols w:num="3" w:space="720" w:equalWidth="0">
            <w:col w:w="760" w:space="40"/>
            <w:col w:w="3610" w:space="158"/>
            <w:col w:w="6332"/>
          </w:cols>
        </w:sectPr>
      </w:pPr>
    </w:p>
    <w:p w:rsidR="00012D33" w:rsidRDefault="0009622D">
      <w:pPr>
        <w:pStyle w:val="ListParagraph"/>
        <w:numPr>
          <w:ilvl w:val="0"/>
          <w:numId w:val="4"/>
        </w:numPr>
        <w:tabs>
          <w:tab w:val="left" w:pos="1031"/>
          <w:tab w:val="left" w:pos="5394"/>
        </w:tabs>
        <w:spacing w:before="134"/>
        <w:ind w:left="1030" w:hanging="330"/>
        <w:jc w:val="left"/>
        <w:rPr>
          <w:sz w:val="18"/>
        </w:rPr>
      </w:pPr>
      <w:r>
        <w:rPr>
          <w:w w:val="110"/>
          <w:sz w:val="18"/>
        </w:rPr>
        <w:t>Absolute cost</w:t>
      </w:r>
      <w:r>
        <w:rPr>
          <w:spacing w:val="9"/>
          <w:w w:val="110"/>
          <w:sz w:val="18"/>
        </w:rPr>
        <w:t xml:space="preserve"> </w:t>
      </w:r>
      <w:r>
        <w:rPr>
          <w:w w:val="110"/>
          <w:sz w:val="18"/>
        </w:rPr>
        <w:t>changes,</w:t>
      </w:r>
      <w:r>
        <w:rPr>
          <w:spacing w:val="4"/>
          <w:w w:val="110"/>
          <w:sz w:val="18"/>
        </w:rPr>
        <w:t xml:space="preserve"> </w:t>
      </w:r>
      <w:r>
        <w:rPr>
          <w:w w:val="110"/>
          <w:sz w:val="18"/>
        </w:rPr>
        <w:t>cost-optimized</w:t>
      </w:r>
      <w:r>
        <w:rPr>
          <w:w w:val="110"/>
          <w:sz w:val="18"/>
        </w:rPr>
        <w:tab/>
      </w:r>
      <w:r>
        <w:rPr>
          <w:b/>
          <w:w w:val="110"/>
          <w:sz w:val="18"/>
        </w:rPr>
        <w:t>(d</w:t>
      </w:r>
      <w:proofErr w:type="gramStart"/>
      <w:r>
        <w:rPr>
          <w:b/>
          <w:w w:val="110"/>
          <w:sz w:val="18"/>
        </w:rPr>
        <w:t xml:space="preserve">)  </w:t>
      </w:r>
      <w:r>
        <w:rPr>
          <w:w w:val="110"/>
          <w:sz w:val="18"/>
        </w:rPr>
        <w:t>Percent</w:t>
      </w:r>
      <w:proofErr w:type="gramEnd"/>
      <w:r>
        <w:rPr>
          <w:w w:val="110"/>
          <w:sz w:val="18"/>
        </w:rPr>
        <w:t xml:space="preserve"> cost changes,</w:t>
      </w:r>
      <w:r>
        <w:rPr>
          <w:spacing w:val="30"/>
          <w:w w:val="110"/>
          <w:sz w:val="18"/>
        </w:rPr>
        <w:t xml:space="preserve"> </w:t>
      </w:r>
      <w:r>
        <w:rPr>
          <w:w w:val="110"/>
          <w:sz w:val="18"/>
        </w:rPr>
        <w:t>cost-optimized</w:t>
      </w:r>
    </w:p>
    <w:p w:rsidR="00012D33" w:rsidRDefault="00012D33">
      <w:pPr>
        <w:pStyle w:val="BodyText"/>
        <w:spacing w:before="6"/>
        <w:rPr>
          <w:sz w:val="12"/>
        </w:rPr>
      </w:pPr>
    </w:p>
    <w:p w:rsidR="00012D33" w:rsidRDefault="0009622D">
      <w:pPr>
        <w:spacing w:before="67" w:line="254" w:lineRule="auto"/>
        <w:ind w:left="1137" w:right="1396" w:hanging="1038"/>
        <w:rPr>
          <w:sz w:val="18"/>
        </w:rPr>
      </w:pPr>
      <w:r>
        <w:rPr>
          <w:b/>
          <w:w w:val="110"/>
          <w:sz w:val="18"/>
        </w:rPr>
        <w:t xml:space="preserve">Figure 16: </w:t>
      </w:r>
      <w:r>
        <w:rPr>
          <w:w w:val="110"/>
          <w:sz w:val="18"/>
        </w:rPr>
        <w:t>Sensitivity of substructure cost (without mooring system) relative to mass changes in nacelle for cost</w:t>
      </w:r>
      <w:proofErr w:type="gramStart"/>
      <w:r>
        <w:rPr>
          <w:w w:val="110"/>
          <w:sz w:val="18"/>
        </w:rPr>
        <w:t>-  optimized</w:t>
      </w:r>
      <w:proofErr w:type="gramEnd"/>
      <w:r>
        <w:rPr>
          <w:w w:val="110"/>
          <w:sz w:val="18"/>
        </w:rPr>
        <w:t xml:space="preserve"> baseline designs.</w:t>
      </w:r>
    </w:p>
    <w:p w:rsidR="00012D33" w:rsidRDefault="00012D33">
      <w:pPr>
        <w:pStyle w:val="BodyText"/>
        <w:rPr>
          <w:sz w:val="18"/>
        </w:rPr>
      </w:pPr>
    </w:p>
    <w:p w:rsidR="00012D33" w:rsidRDefault="00012D33">
      <w:pPr>
        <w:pStyle w:val="BodyText"/>
        <w:rPr>
          <w:sz w:val="19"/>
        </w:rPr>
      </w:pPr>
    </w:p>
    <w:p w:rsidR="00012D33" w:rsidRDefault="0009622D">
      <w:pPr>
        <w:pStyle w:val="BodyText"/>
        <w:spacing w:line="273" w:lineRule="auto"/>
        <w:ind w:left="100" w:right="1437"/>
        <w:jc w:val="both"/>
      </w:pPr>
      <w:r>
        <w:rPr>
          <w:w w:val="110"/>
        </w:rPr>
        <w:t xml:space="preserve">premium to nacelle mass reduction ratio of the new technology is greater than this value, then there would </w:t>
      </w:r>
      <w:r>
        <w:rPr>
          <w:spacing w:val="2"/>
          <w:w w:val="110"/>
        </w:rPr>
        <w:t xml:space="preserve">be </w:t>
      </w:r>
      <w:r>
        <w:rPr>
          <w:w w:val="110"/>
        </w:rPr>
        <w:t xml:space="preserve">a net cost increase to the system. If the ratio is less than this range, then there would </w:t>
      </w:r>
      <w:r>
        <w:rPr>
          <w:spacing w:val="2"/>
          <w:w w:val="110"/>
        </w:rPr>
        <w:t xml:space="preserve">be </w:t>
      </w:r>
      <w:r>
        <w:rPr>
          <w:w w:val="110"/>
        </w:rPr>
        <w:t xml:space="preserve">a net cost reduction to the system. If the ratio lies within this range, then a little more detailed investigation would </w:t>
      </w:r>
      <w:r>
        <w:rPr>
          <w:spacing w:val="2"/>
          <w:w w:val="105"/>
        </w:rPr>
        <w:t>be</w:t>
      </w:r>
      <w:r>
        <w:rPr>
          <w:w w:val="105"/>
        </w:rPr>
        <w:t xml:space="preserve"> </w:t>
      </w:r>
      <w:commentRangeStart w:id="284"/>
      <w:r>
        <w:rPr>
          <w:w w:val="105"/>
        </w:rPr>
        <w:t>necessary</w:t>
      </w:r>
      <w:commentRangeEnd w:id="284"/>
      <w:r w:rsidR="00E12EA4">
        <w:rPr>
          <w:rStyle w:val="CommentReference"/>
        </w:rPr>
        <w:commentReference w:id="284"/>
      </w:r>
      <w:r>
        <w:rPr>
          <w:w w:val="105"/>
        </w:rPr>
        <w:t>.</w:t>
      </w:r>
    </w:p>
    <w:p w:rsidR="00012D33" w:rsidRDefault="0009622D">
      <w:pPr>
        <w:pStyle w:val="BodyText"/>
        <w:spacing w:before="1" w:line="273" w:lineRule="auto"/>
        <w:ind w:left="100" w:right="1437" w:firstLine="298"/>
        <w:jc w:val="both"/>
      </w:pPr>
      <w:r>
        <w:rPr>
          <w:w w:val="105"/>
        </w:rPr>
        <w:t xml:space="preserve">The mass-optimized TLP break-even cost ranges from 0–600 USD/kg, which is a significant </w:t>
      </w:r>
      <w:proofErr w:type="gramStart"/>
      <w:r>
        <w:rPr>
          <w:w w:val="105"/>
        </w:rPr>
        <w:t>variation  from</w:t>
      </w:r>
      <w:proofErr w:type="gramEnd"/>
      <w:r>
        <w:rPr>
          <w:w w:val="105"/>
        </w:rPr>
        <w:t xml:space="preserve"> </w:t>
      </w:r>
      <w:r>
        <w:rPr>
          <w:rFonts w:ascii="Arial" w:hAnsi="Arial"/>
          <w:i/>
          <w:w w:val="105"/>
        </w:rPr>
        <w:t xml:space="preserve">never worthwhile </w:t>
      </w:r>
      <w:r>
        <w:rPr>
          <w:w w:val="105"/>
        </w:rPr>
        <w:t xml:space="preserve">to </w:t>
      </w:r>
      <w:r>
        <w:rPr>
          <w:rFonts w:ascii="Arial" w:hAnsi="Arial"/>
          <w:i/>
          <w:w w:val="105"/>
        </w:rPr>
        <w:t>worthwhile</w:t>
      </w:r>
      <w:r>
        <w:rPr>
          <w:w w:val="105"/>
        </w:rPr>
        <w:t xml:space="preserve">. Recall that the cost reduction in Figure </w:t>
      </w:r>
      <w:hyperlink w:anchor="_bookmark32" w:history="1">
        <w:r>
          <w:rPr>
            <w:w w:val="105"/>
          </w:rPr>
          <w:t>15</w:t>
        </w:r>
      </w:hyperlink>
      <w:r>
        <w:rPr>
          <w:w w:val="105"/>
        </w:rPr>
        <w:t xml:space="preserve"> for the TLP was essentially flat for reasons already explained. This is what is driving the inconclusive determination of the break-even point.  </w:t>
      </w:r>
      <w:proofErr w:type="gramStart"/>
      <w:r>
        <w:rPr>
          <w:spacing w:val="-6"/>
          <w:w w:val="105"/>
        </w:rPr>
        <w:t xml:space="preserve">For  </w:t>
      </w:r>
      <w:r>
        <w:rPr>
          <w:w w:val="105"/>
        </w:rPr>
        <w:t>the</w:t>
      </w:r>
      <w:proofErr w:type="gramEnd"/>
      <w:r>
        <w:rPr>
          <w:w w:val="105"/>
        </w:rPr>
        <w:t xml:space="preserve"> same reason, the mass-optimized semisubmersible design hardly appears in the visual region    of Figure</w:t>
      </w:r>
      <w:r>
        <w:rPr>
          <w:spacing w:val="17"/>
          <w:w w:val="105"/>
        </w:rPr>
        <w:t xml:space="preserve"> </w:t>
      </w:r>
      <w:hyperlink w:anchor="_bookmark34" w:history="1">
        <w:r>
          <w:rPr>
            <w:w w:val="105"/>
          </w:rPr>
          <w:t>17.</w:t>
        </w:r>
      </w:hyperlink>
    </w:p>
    <w:p w:rsidR="00012D33" w:rsidRDefault="0009622D">
      <w:pPr>
        <w:pStyle w:val="BodyText"/>
        <w:spacing w:before="1" w:line="273" w:lineRule="auto"/>
        <w:ind w:left="100" w:right="1438" w:firstLine="298"/>
        <w:jc w:val="both"/>
      </w:pPr>
      <w:r>
        <w:rPr>
          <w:spacing w:val="-6"/>
          <w:w w:val="105"/>
        </w:rPr>
        <w:t xml:space="preserve">For </w:t>
      </w:r>
      <w:r>
        <w:rPr>
          <w:w w:val="105"/>
        </w:rPr>
        <w:t xml:space="preserve">the cost-optimized semisubmersible and </w:t>
      </w:r>
      <w:proofErr w:type="gramStart"/>
      <w:r>
        <w:rPr>
          <w:spacing w:val="-5"/>
          <w:w w:val="105"/>
        </w:rPr>
        <w:t xml:space="preserve">TLP,  </w:t>
      </w:r>
      <w:r>
        <w:rPr>
          <w:w w:val="105"/>
        </w:rPr>
        <w:t>the</w:t>
      </w:r>
      <w:proofErr w:type="gramEnd"/>
      <w:r>
        <w:rPr>
          <w:w w:val="105"/>
        </w:rPr>
        <w:t xml:space="preserve"> break-even results are </w:t>
      </w:r>
      <w:r>
        <w:rPr>
          <w:spacing w:val="-3"/>
          <w:w w:val="105"/>
        </w:rPr>
        <w:t xml:space="preserve">much  </w:t>
      </w:r>
      <w:r>
        <w:rPr>
          <w:w w:val="105"/>
        </w:rPr>
        <w:t xml:space="preserve">more consistent.  </w:t>
      </w:r>
      <w:proofErr w:type="gramStart"/>
      <w:r>
        <w:rPr>
          <w:spacing w:val="-6"/>
          <w:w w:val="105"/>
        </w:rPr>
        <w:t xml:space="preserve">For  </w:t>
      </w:r>
      <w:r>
        <w:rPr>
          <w:w w:val="105"/>
        </w:rPr>
        <w:t>the</w:t>
      </w:r>
      <w:proofErr w:type="gramEnd"/>
      <w:r>
        <w:rPr>
          <w:w w:val="105"/>
        </w:rPr>
        <w:t xml:space="preserve"> semisubmersible, the break-even cost-ratio is approximately 400–500 USD/kg and for the TLP the </w:t>
      </w:r>
      <w:r>
        <w:rPr>
          <w:spacing w:val="-3"/>
          <w:w w:val="105"/>
        </w:rPr>
        <w:t xml:space="preserve">value    </w:t>
      </w:r>
      <w:r>
        <w:rPr>
          <w:w w:val="105"/>
        </w:rPr>
        <w:t xml:space="preserve">is only about 100 USD/kg,  a difficult threshold to meet.  </w:t>
      </w:r>
      <w:proofErr w:type="gramStart"/>
      <w:r>
        <w:rPr>
          <w:w w:val="105"/>
        </w:rPr>
        <w:t>Thus,  the</w:t>
      </w:r>
      <w:proofErr w:type="gramEnd"/>
      <w:r>
        <w:rPr>
          <w:w w:val="105"/>
        </w:rPr>
        <w:t xml:space="preserve"> break-even cost point is dependent on     the type of substructure for this application, hypothetical drivetrain improvement technologies,  and likely  other technologies</w:t>
      </w:r>
      <w:r>
        <w:rPr>
          <w:spacing w:val="48"/>
          <w:w w:val="105"/>
        </w:rPr>
        <w:t xml:space="preserve"> </w:t>
      </w:r>
      <w:r>
        <w:rPr>
          <w:w w:val="105"/>
        </w:rPr>
        <w:t>too.</w:t>
      </w:r>
    </w:p>
    <w:p w:rsidR="00012D33" w:rsidRDefault="00012D33">
      <w:pPr>
        <w:pStyle w:val="BodyText"/>
      </w:pPr>
    </w:p>
    <w:p w:rsidR="00012D33" w:rsidRDefault="0009622D">
      <w:pPr>
        <w:pStyle w:val="Heading1"/>
        <w:numPr>
          <w:ilvl w:val="0"/>
          <w:numId w:val="6"/>
        </w:numPr>
        <w:tabs>
          <w:tab w:val="left" w:pos="585"/>
        </w:tabs>
        <w:spacing w:before="128"/>
        <w:ind w:left="584" w:hanging="484"/>
        <w:jc w:val="both"/>
      </w:pPr>
      <w:bookmarkStart w:id="285" w:name="Conclusions"/>
      <w:bookmarkEnd w:id="285"/>
      <w:r>
        <w:rPr>
          <w:w w:val="115"/>
        </w:rPr>
        <w:t>Conclusions</w:t>
      </w:r>
    </w:p>
    <w:p w:rsidR="00012D33" w:rsidRDefault="0009622D">
      <w:pPr>
        <w:pStyle w:val="BodyText"/>
        <w:spacing w:before="211" w:line="273" w:lineRule="auto"/>
        <w:ind w:left="100" w:right="1437"/>
        <w:jc w:val="both"/>
      </w:pPr>
      <w:r>
        <w:rPr>
          <w:w w:val="110"/>
        </w:rPr>
        <w:t>This</w:t>
      </w:r>
      <w:r>
        <w:rPr>
          <w:spacing w:val="-16"/>
          <w:w w:val="110"/>
        </w:rPr>
        <w:t xml:space="preserve"> </w:t>
      </w:r>
      <w:r>
        <w:rPr>
          <w:w w:val="110"/>
        </w:rPr>
        <w:t>paper</w:t>
      </w:r>
      <w:r>
        <w:rPr>
          <w:spacing w:val="-16"/>
          <w:w w:val="110"/>
        </w:rPr>
        <w:t xml:space="preserve"> </w:t>
      </w:r>
      <w:r>
        <w:rPr>
          <w:w w:val="110"/>
        </w:rPr>
        <w:t>has</w:t>
      </w:r>
      <w:r>
        <w:rPr>
          <w:spacing w:val="-16"/>
          <w:w w:val="110"/>
        </w:rPr>
        <w:t xml:space="preserve"> </w:t>
      </w:r>
      <w:r>
        <w:rPr>
          <w:w w:val="110"/>
        </w:rPr>
        <w:t>introduced</w:t>
      </w:r>
      <w:r>
        <w:rPr>
          <w:spacing w:val="-16"/>
          <w:w w:val="110"/>
        </w:rPr>
        <w:t xml:space="preserve"> </w:t>
      </w:r>
      <w:r>
        <w:rPr>
          <w:w w:val="110"/>
        </w:rPr>
        <w:t>the</w:t>
      </w:r>
      <w:r>
        <w:rPr>
          <w:spacing w:val="-16"/>
          <w:w w:val="110"/>
        </w:rPr>
        <w:t xml:space="preserve"> </w:t>
      </w:r>
      <w:r>
        <w:rPr>
          <w:w w:val="110"/>
        </w:rPr>
        <w:t>new</w:t>
      </w:r>
      <w:r>
        <w:rPr>
          <w:spacing w:val="-16"/>
          <w:w w:val="110"/>
        </w:rPr>
        <w:t xml:space="preserve"> </w:t>
      </w:r>
      <w:r>
        <w:rPr>
          <w:w w:val="110"/>
        </w:rPr>
        <w:t>WISDEM</w:t>
      </w:r>
      <w:r>
        <w:rPr>
          <w:spacing w:val="-16"/>
          <w:w w:val="110"/>
        </w:rPr>
        <w:t xml:space="preserve"> </w:t>
      </w:r>
      <w:r>
        <w:rPr>
          <w:w w:val="110"/>
        </w:rPr>
        <w:t>module,</w:t>
      </w:r>
      <w:r>
        <w:rPr>
          <w:spacing w:val="-16"/>
          <w:w w:val="110"/>
        </w:rPr>
        <w:t xml:space="preserve"> </w:t>
      </w:r>
      <w:proofErr w:type="spellStart"/>
      <w:r>
        <w:rPr>
          <w:rFonts w:ascii="Arial"/>
          <w:i/>
          <w:w w:val="110"/>
        </w:rPr>
        <w:t>FloatingSE</w:t>
      </w:r>
      <w:proofErr w:type="spellEnd"/>
      <w:r>
        <w:rPr>
          <w:w w:val="110"/>
        </w:rPr>
        <w:t>,</w:t>
      </w:r>
      <w:r>
        <w:rPr>
          <w:spacing w:val="-16"/>
          <w:w w:val="110"/>
        </w:rPr>
        <w:t xml:space="preserve"> </w:t>
      </w:r>
      <w:r>
        <w:rPr>
          <w:w w:val="110"/>
        </w:rPr>
        <w:t>for</w:t>
      </w:r>
      <w:r>
        <w:rPr>
          <w:spacing w:val="-16"/>
          <w:w w:val="110"/>
        </w:rPr>
        <w:t xml:space="preserve"> </w:t>
      </w:r>
      <w:r>
        <w:rPr>
          <w:w w:val="110"/>
        </w:rPr>
        <w:t>hydrostatic-based</w:t>
      </w:r>
      <w:r>
        <w:rPr>
          <w:spacing w:val="-16"/>
          <w:w w:val="110"/>
        </w:rPr>
        <w:t xml:space="preserve"> </w:t>
      </w:r>
      <w:r>
        <w:rPr>
          <w:w w:val="110"/>
        </w:rPr>
        <w:t>sizing</w:t>
      </w:r>
      <w:r>
        <w:rPr>
          <w:spacing w:val="-16"/>
          <w:w w:val="110"/>
        </w:rPr>
        <w:t xml:space="preserve"> </w:t>
      </w:r>
      <w:r>
        <w:rPr>
          <w:w w:val="110"/>
        </w:rPr>
        <w:t>and</w:t>
      </w:r>
      <w:r>
        <w:rPr>
          <w:spacing w:val="-16"/>
          <w:w w:val="110"/>
        </w:rPr>
        <w:t xml:space="preserve"> </w:t>
      </w:r>
      <w:proofErr w:type="spellStart"/>
      <w:r>
        <w:rPr>
          <w:w w:val="110"/>
        </w:rPr>
        <w:t>concep</w:t>
      </w:r>
      <w:proofErr w:type="spellEnd"/>
      <w:r>
        <w:rPr>
          <w:w w:val="110"/>
        </w:rPr>
        <w:t xml:space="preserve">- </w:t>
      </w:r>
      <w:proofErr w:type="spellStart"/>
      <w:r>
        <w:rPr>
          <w:w w:val="110"/>
        </w:rPr>
        <w:t>tual</w:t>
      </w:r>
      <w:proofErr w:type="spellEnd"/>
      <w:r>
        <w:rPr>
          <w:spacing w:val="-11"/>
          <w:w w:val="110"/>
        </w:rPr>
        <w:t xml:space="preserve"> </w:t>
      </w:r>
      <w:r>
        <w:rPr>
          <w:w w:val="110"/>
        </w:rPr>
        <w:t>design</w:t>
      </w:r>
      <w:r>
        <w:rPr>
          <w:spacing w:val="-11"/>
          <w:w w:val="110"/>
        </w:rPr>
        <w:t xml:space="preserve"> </w:t>
      </w:r>
      <w:r>
        <w:rPr>
          <w:w w:val="110"/>
        </w:rPr>
        <w:t>of</w:t>
      </w:r>
      <w:r>
        <w:rPr>
          <w:spacing w:val="-11"/>
          <w:w w:val="110"/>
        </w:rPr>
        <w:t xml:space="preserve"> </w:t>
      </w:r>
      <w:r>
        <w:rPr>
          <w:w w:val="110"/>
        </w:rPr>
        <w:t>floating</w:t>
      </w:r>
      <w:r>
        <w:rPr>
          <w:spacing w:val="-11"/>
          <w:w w:val="110"/>
        </w:rPr>
        <w:t xml:space="preserve"> </w:t>
      </w:r>
      <w:r>
        <w:rPr>
          <w:w w:val="110"/>
        </w:rPr>
        <w:t>offshore</w:t>
      </w:r>
      <w:r>
        <w:rPr>
          <w:spacing w:val="-11"/>
          <w:w w:val="110"/>
        </w:rPr>
        <w:t xml:space="preserve"> </w:t>
      </w:r>
      <w:r>
        <w:rPr>
          <w:w w:val="110"/>
        </w:rPr>
        <w:t>wind</w:t>
      </w:r>
      <w:r>
        <w:rPr>
          <w:spacing w:val="-11"/>
          <w:w w:val="110"/>
        </w:rPr>
        <w:t xml:space="preserve"> </w:t>
      </w:r>
      <w:r>
        <w:rPr>
          <w:w w:val="110"/>
        </w:rPr>
        <w:t>turbine</w:t>
      </w:r>
      <w:r>
        <w:rPr>
          <w:spacing w:val="-11"/>
          <w:w w:val="110"/>
        </w:rPr>
        <w:t xml:space="preserve"> </w:t>
      </w:r>
      <w:r>
        <w:rPr>
          <w:w w:val="110"/>
        </w:rPr>
        <w:t>substructures.</w:t>
      </w:r>
      <w:r>
        <w:rPr>
          <w:spacing w:val="7"/>
          <w:w w:val="110"/>
        </w:rPr>
        <w:t xml:space="preserve"> </w:t>
      </w:r>
      <w:r>
        <w:rPr>
          <w:spacing w:val="-9"/>
          <w:w w:val="110"/>
        </w:rPr>
        <w:t>To</w:t>
      </w:r>
      <w:r>
        <w:rPr>
          <w:spacing w:val="-11"/>
          <w:w w:val="110"/>
        </w:rPr>
        <w:t xml:space="preserve"> </w:t>
      </w:r>
      <w:r>
        <w:rPr>
          <w:w w:val="110"/>
        </w:rPr>
        <w:t>showcase</w:t>
      </w:r>
      <w:r>
        <w:rPr>
          <w:spacing w:val="-11"/>
          <w:w w:val="110"/>
        </w:rPr>
        <w:t xml:space="preserve"> </w:t>
      </w:r>
      <w:r>
        <w:rPr>
          <w:w w:val="110"/>
        </w:rPr>
        <w:t>the</w:t>
      </w:r>
      <w:r>
        <w:rPr>
          <w:spacing w:val="-11"/>
          <w:w w:val="110"/>
        </w:rPr>
        <w:t xml:space="preserve"> </w:t>
      </w:r>
      <w:r>
        <w:rPr>
          <w:w w:val="110"/>
        </w:rPr>
        <w:t>capabilities</w:t>
      </w:r>
      <w:r>
        <w:rPr>
          <w:spacing w:val="-11"/>
          <w:w w:val="110"/>
        </w:rPr>
        <w:t xml:space="preserve"> </w:t>
      </w:r>
      <w:r>
        <w:rPr>
          <w:w w:val="110"/>
        </w:rPr>
        <w:t>of</w:t>
      </w:r>
      <w:r>
        <w:rPr>
          <w:spacing w:val="-11"/>
          <w:w w:val="110"/>
        </w:rPr>
        <w:t xml:space="preserve"> </w:t>
      </w:r>
      <w:r>
        <w:rPr>
          <w:w w:val="110"/>
        </w:rPr>
        <w:t>this</w:t>
      </w:r>
      <w:r>
        <w:rPr>
          <w:spacing w:val="-11"/>
          <w:w w:val="110"/>
        </w:rPr>
        <w:t xml:space="preserve"> </w:t>
      </w:r>
      <w:r>
        <w:rPr>
          <w:w w:val="110"/>
        </w:rPr>
        <w:t>module,</w:t>
      </w:r>
      <w:r>
        <w:rPr>
          <w:spacing w:val="-10"/>
          <w:w w:val="110"/>
        </w:rPr>
        <w:t xml:space="preserve"> </w:t>
      </w:r>
      <w:r>
        <w:rPr>
          <w:w w:val="110"/>
        </w:rPr>
        <w:t>and</w:t>
      </w:r>
    </w:p>
    <w:p w:rsidR="00012D33" w:rsidRDefault="00012D33">
      <w:pPr>
        <w:spacing w:line="273" w:lineRule="auto"/>
        <w:jc w:val="both"/>
        <w:sectPr w:rsidR="00012D33">
          <w:type w:val="continuous"/>
          <w:pgSz w:w="12240" w:h="15840"/>
          <w:pgMar w:top="1500" w:right="0" w:bottom="980" w:left="1340" w:header="720" w:footer="720" w:gutter="0"/>
          <w:cols w:space="720"/>
        </w:sectPr>
      </w:pPr>
    </w:p>
    <w:p w:rsidR="00012D33" w:rsidRDefault="00F23B9E">
      <w:pPr>
        <w:pStyle w:val="BodyText"/>
        <w:spacing w:before="30"/>
        <w:ind w:left="2462"/>
        <w:rPr>
          <w:rFonts w:ascii="Arial"/>
        </w:rPr>
      </w:pPr>
      <w:r>
        <w:rPr>
          <w:noProof/>
        </w:rPr>
        <mc:AlternateContent>
          <mc:Choice Requires="wpg">
            <w:drawing>
              <wp:anchor distT="0" distB="0" distL="114300" distR="114300" simplePos="0" relativeHeight="251718656" behindDoc="1" locked="0" layoutInCell="1" allowOverlap="1" wp14:anchorId="0E1A9D97" wp14:editId="47FFCC5C">
                <wp:simplePos x="0" y="0"/>
                <wp:positionH relativeFrom="page">
                  <wp:posOffset>2619375</wp:posOffset>
                </wp:positionH>
                <wp:positionV relativeFrom="paragraph">
                  <wp:posOffset>107315</wp:posOffset>
                </wp:positionV>
                <wp:extent cx="2824480" cy="2214245"/>
                <wp:effectExtent l="9525" t="8890" r="4445" b="0"/>
                <wp:wrapNone/>
                <wp:docPr id="2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24480" cy="2214245"/>
                          <a:chOff x="4125" y="169"/>
                          <a:chExt cx="4448" cy="3487"/>
                        </a:xfrm>
                      </wpg:grpSpPr>
                      <wps:wsp>
                        <wps:cNvPr id="24" name="Line 107"/>
                        <wps:cNvCnPr>
                          <a:cxnSpLocks noChangeShapeType="1"/>
                        </wps:cNvCnPr>
                        <wps:spPr bwMode="auto">
                          <a:xfrm>
                            <a:off x="4307" y="3465"/>
                            <a:ext cx="0" cy="0"/>
                          </a:xfrm>
                          <a:prstGeom prst="line">
                            <a:avLst/>
                          </a:prstGeom>
                          <a:noFill/>
                          <a:ln w="3352">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5" name="Line 106"/>
                        <wps:cNvCnPr>
                          <a:cxnSpLocks noChangeShapeType="1"/>
                        </wps:cNvCnPr>
                        <wps:spPr bwMode="auto">
                          <a:xfrm>
                            <a:off x="4307" y="3476"/>
                            <a:ext cx="0" cy="0"/>
                          </a:xfrm>
                          <a:prstGeom prst="line">
                            <a:avLst/>
                          </a:prstGeom>
                          <a:noFill/>
                          <a:ln w="146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 name="Line 105"/>
                        <wps:cNvCnPr>
                          <a:cxnSpLocks noChangeShapeType="1"/>
                        </wps:cNvCnPr>
                        <wps:spPr bwMode="auto">
                          <a:xfrm>
                            <a:off x="4307" y="3465"/>
                            <a:ext cx="0" cy="23"/>
                          </a:xfrm>
                          <a:prstGeom prst="line">
                            <a:avLst/>
                          </a:prstGeom>
                          <a:noFill/>
                          <a:ln w="33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Line 104"/>
                        <wps:cNvCnPr>
                          <a:cxnSpLocks noChangeShapeType="1"/>
                        </wps:cNvCnPr>
                        <wps:spPr bwMode="auto">
                          <a:xfrm>
                            <a:off x="4870" y="3465"/>
                            <a:ext cx="0" cy="0"/>
                          </a:xfrm>
                          <a:prstGeom prst="line">
                            <a:avLst/>
                          </a:prstGeom>
                          <a:noFill/>
                          <a:ln w="3352">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28" name="Line 103"/>
                        <wps:cNvCnPr>
                          <a:cxnSpLocks noChangeShapeType="1"/>
                        </wps:cNvCnPr>
                        <wps:spPr bwMode="auto">
                          <a:xfrm>
                            <a:off x="4870" y="3476"/>
                            <a:ext cx="0" cy="0"/>
                          </a:xfrm>
                          <a:prstGeom prst="line">
                            <a:avLst/>
                          </a:prstGeom>
                          <a:noFill/>
                          <a:ln w="146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 name="Line 102"/>
                        <wps:cNvCnPr>
                          <a:cxnSpLocks noChangeShapeType="1"/>
                        </wps:cNvCnPr>
                        <wps:spPr bwMode="auto">
                          <a:xfrm>
                            <a:off x="4870" y="3465"/>
                            <a:ext cx="0" cy="23"/>
                          </a:xfrm>
                          <a:prstGeom prst="line">
                            <a:avLst/>
                          </a:prstGeom>
                          <a:noFill/>
                          <a:ln w="33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 name="Line 101"/>
                        <wps:cNvCnPr>
                          <a:cxnSpLocks noChangeShapeType="1"/>
                        </wps:cNvCnPr>
                        <wps:spPr bwMode="auto">
                          <a:xfrm>
                            <a:off x="5433" y="3465"/>
                            <a:ext cx="0" cy="0"/>
                          </a:xfrm>
                          <a:prstGeom prst="line">
                            <a:avLst/>
                          </a:prstGeom>
                          <a:noFill/>
                          <a:ln w="3352">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31" name="Line 100"/>
                        <wps:cNvCnPr>
                          <a:cxnSpLocks noChangeShapeType="1"/>
                        </wps:cNvCnPr>
                        <wps:spPr bwMode="auto">
                          <a:xfrm>
                            <a:off x="5433" y="3476"/>
                            <a:ext cx="0" cy="0"/>
                          </a:xfrm>
                          <a:prstGeom prst="line">
                            <a:avLst/>
                          </a:prstGeom>
                          <a:noFill/>
                          <a:ln w="146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 name="Line 99"/>
                        <wps:cNvCnPr>
                          <a:cxnSpLocks noChangeShapeType="1"/>
                        </wps:cNvCnPr>
                        <wps:spPr bwMode="auto">
                          <a:xfrm>
                            <a:off x="5433" y="3465"/>
                            <a:ext cx="0" cy="23"/>
                          </a:xfrm>
                          <a:prstGeom prst="line">
                            <a:avLst/>
                          </a:prstGeom>
                          <a:noFill/>
                          <a:ln w="33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 name="Line 98"/>
                        <wps:cNvCnPr>
                          <a:cxnSpLocks noChangeShapeType="1"/>
                        </wps:cNvCnPr>
                        <wps:spPr bwMode="auto">
                          <a:xfrm>
                            <a:off x="5996" y="3465"/>
                            <a:ext cx="0" cy="0"/>
                          </a:xfrm>
                          <a:prstGeom prst="line">
                            <a:avLst/>
                          </a:prstGeom>
                          <a:noFill/>
                          <a:ln w="3352">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34" name="Line 97"/>
                        <wps:cNvCnPr>
                          <a:cxnSpLocks noChangeShapeType="1"/>
                        </wps:cNvCnPr>
                        <wps:spPr bwMode="auto">
                          <a:xfrm>
                            <a:off x="5996" y="3476"/>
                            <a:ext cx="0" cy="0"/>
                          </a:xfrm>
                          <a:prstGeom prst="line">
                            <a:avLst/>
                          </a:prstGeom>
                          <a:noFill/>
                          <a:ln w="146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 name="Line 96"/>
                        <wps:cNvCnPr>
                          <a:cxnSpLocks noChangeShapeType="1"/>
                        </wps:cNvCnPr>
                        <wps:spPr bwMode="auto">
                          <a:xfrm>
                            <a:off x="5996" y="3465"/>
                            <a:ext cx="0" cy="23"/>
                          </a:xfrm>
                          <a:prstGeom prst="line">
                            <a:avLst/>
                          </a:prstGeom>
                          <a:noFill/>
                          <a:ln w="33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 name="Line 95"/>
                        <wps:cNvCnPr>
                          <a:cxnSpLocks noChangeShapeType="1"/>
                        </wps:cNvCnPr>
                        <wps:spPr bwMode="auto">
                          <a:xfrm>
                            <a:off x="6559" y="3465"/>
                            <a:ext cx="0" cy="0"/>
                          </a:xfrm>
                          <a:prstGeom prst="line">
                            <a:avLst/>
                          </a:prstGeom>
                          <a:noFill/>
                          <a:ln w="3352">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37" name="Line 94"/>
                        <wps:cNvCnPr>
                          <a:cxnSpLocks noChangeShapeType="1"/>
                        </wps:cNvCnPr>
                        <wps:spPr bwMode="auto">
                          <a:xfrm>
                            <a:off x="6559" y="3476"/>
                            <a:ext cx="0" cy="0"/>
                          </a:xfrm>
                          <a:prstGeom prst="line">
                            <a:avLst/>
                          </a:prstGeom>
                          <a:noFill/>
                          <a:ln w="146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 name="Line 93"/>
                        <wps:cNvCnPr>
                          <a:cxnSpLocks noChangeShapeType="1"/>
                        </wps:cNvCnPr>
                        <wps:spPr bwMode="auto">
                          <a:xfrm>
                            <a:off x="6559" y="3465"/>
                            <a:ext cx="0" cy="23"/>
                          </a:xfrm>
                          <a:prstGeom prst="line">
                            <a:avLst/>
                          </a:prstGeom>
                          <a:noFill/>
                          <a:ln w="33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 name="Line 92"/>
                        <wps:cNvCnPr>
                          <a:cxnSpLocks noChangeShapeType="1"/>
                        </wps:cNvCnPr>
                        <wps:spPr bwMode="auto">
                          <a:xfrm>
                            <a:off x="7121" y="3465"/>
                            <a:ext cx="0" cy="0"/>
                          </a:xfrm>
                          <a:prstGeom prst="line">
                            <a:avLst/>
                          </a:prstGeom>
                          <a:noFill/>
                          <a:ln w="3352">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40" name="Line 91"/>
                        <wps:cNvCnPr>
                          <a:cxnSpLocks noChangeShapeType="1"/>
                        </wps:cNvCnPr>
                        <wps:spPr bwMode="auto">
                          <a:xfrm>
                            <a:off x="7121" y="3476"/>
                            <a:ext cx="0" cy="0"/>
                          </a:xfrm>
                          <a:prstGeom prst="line">
                            <a:avLst/>
                          </a:prstGeom>
                          <a:noFill/>
                          <a:ln w="146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 name="Line 90"/>
                        <wps:cNvCnPr>
                          <a:cxnSpLocks noChangeShapeType="1"/>
                        </wps:cNvCnPr>
                        <wps:spPr bwMode="auto">
                          <a:xfrm>
                            <a:off x="7121" y="3465"/>
                            <a:ext cx="0" cy="23"/>
                          </a:xfrm>
                          <a:prstGeom prst="line">
                            <a:avLst/>
                          </a:prstGeom>
                          <a:noFill/>
                          <a:ln w="33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 name="Line 89"/>
                        <wps:cNvCnPr>
                          <a:cxnSpLocks noChangeShapeType="1"/>
                        </wps:cNvCnPr>
                        <wps:spPr bwMode="auto">
                          <a:xfrm>
                            <a:off x="7684" y="3465"/>
                            <a:ext cx="0" cy="0"/>
                          </a:xfrm>
                          <a:prstGeom prst="line">
                            <a:avLst/>
                          </a:prstGeom>
                          <a:noFill/>
                          <a:ln w="3352">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43" name="Line 88"/>
                        <wps:cNvCnPr>
                          <a:cxnSpLocks noChangeShapeType="1"/>
                        </wps:cNvCnPr>
                        <wps:spPr bwMode="auto">
                          <a:xfrm>
                            <a:off x="7684" y="3476"/>
                            <a:ext cx="0" cy="0"/>
                          </a:xfrm>
                          <a:prstGeom prst="line">
                            <a:avLst/>
                          </a:prstGeom>
                          <a:noFill/>
                          <a:ln w="146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 name="Line 87"/>
                        <wps:cNvCnPr>
                          <a:cxnSpLocks noChangeShapeType="1"/>
                        </wps:cNvCnPr>
                        <wps:spPr bwMode="auto">
                          <a:xfrm>
                            <a:off x="7684" y="3465"/>
                            <a:ext cx="0" cy="23"/>
                          </a:xfrm>
                          <a:prstGeom prst="line">
                            <a:avLst/>
                          </a:prstGeom>
                          <a:noFill/>
                          <a:ln w="33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 name="Line 86"/>
                        <wps:cNvCnPr>
                          <a:cxnSpLocks noChangeShapeType="1"/>
                        </wps:cNvCnPr>
                        <wps:spPr bwMode="auto">
                          <a:xfrm>
                            <a:off x="8247" y="3465"/>
                            <a:ext cx="0" cy="0"/>
                          </a:xfrm>
                          <a:prstGeom prst="line">
                            <a:avLst/>
                          </a:prstGeom>
                          <a:noFill/>
                          <a:ln w="3352">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46" name="Line 85"/>
                        <wps:cNvCnPr>
                          <a:cxnSpLocks noChangeShapeType="1"/>
                        </wps:cNvCnPr>
                        <wps:spPr bwMode="auto">
                          <a:xfrm>
                            <a:off x="8247" y="3476"/>
                            <a:ext cx="0" cy="0"/>
                          </a:xfrm>
                          <a:prstGeom prst="line">
                            <a:avLst/>
                          </a:prstGeom>
                          <a:noFill/>
                          <a:ln w="1466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 name="Line 84"/>
                        <wps:cNvCnPr>
                          <a:cxnSpLocks noChangeShapeType="1"/>
                        </wps:cNvCnPr>
                        <wps:spPr bwMode="auto">
                          <a:xfrm>
                            <a:off x="8247" y="3465"/>
                            <a:ext cx="0" cy="23"/>
                          </a:xfrm>
                          <a:prstGeom prst="line">
                            <a:avLst/>
                          </a:prstGeom>
                          <a:noFill/>
                          <a:ln w="33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 name="Line 83"/>
                        <wps:cNvCnPr>
                          <a:cxnSpLocks noChangeShapeType="1"/>
                        </wps:cNvCnPr>
                        <wps:spPr bwMode="auto">
                          <a:xfrm>
                            <a:off x="4151" y="3465"/>
                            <a:ext cx="4418" cy="0"/>
                          </a:xfrm>
                          <a:prstGeom prst="line">
                            <a:avLst/>
                          </a:prstGeom>
                          <a:noFill/>
                          <a:ln w="3352">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49" name="Line 82"/>
                        <wps:cNvCnPr>
                          <a:cxnSpLocks noChangeShapeType="1"/>
                        </wps:cNvCnPr>
                        <wps:spPr bwMode="auto">
                          <a:xfrm>
                            <a:off x="4128" y="3465"/>
                            <a:ext cx="23"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81"/>
                        <wps:cNvCnPr>
                          <a:cxnSpLocks noChangeShapeType="1"/>
                        </wps:cNvCnPr>
                        <wps:spPr bwMode="auto">
                          <a:xfrm>
                            <a:off x="4151" y="3465"/>
                            <a:ext cx="0" cy="0"/>
                          </a:xfrm>
                          <a:prstGeom prst="line">
                            <a:avLst/>
                          </a:prstGeom>
                          <a:noFill/>
                          <a:ln w="33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80"/>
                        <wps:cNvCnPr>
                          <a:cxnSpLocks noChangeShapeType="1"/>
                        </wps:cNvCnPr>
                        <wps:spPr bwMode="auto">
                          <a:xfrm>
                            <a:off x="4151" y="2806"/>
                            <a:ext cx="4418" cy="0"/>
                          </a:xfrm>
                          <a:prstGeom prst="line">
                            <a:avLst/>
                          </a:prstGeom>
                          <a:noFill/>
                          <a:ln w="3352">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52" name="Line 79"/>
                        <wps:cNvCnPr>
                          <a:cxnSpLocks noChangeShapeType="1"/>
                        </wps:cNvCnPr>
                        <wps:spPr bwMode="auto">
                          <a:xfrm>
                            <a:off x="4128" y="2806"/>
                            <a:ext cx="23"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 name="Line 78"/>
                        <wps:cNvCnPr>
                          <a:cxnSpLocks noChangeShapeType="1"/>
                        </wps:cNvCnPr>
                        <wps:spPr bwMode="auto">
                          <a:xfrm>
                            <a:off x="4151" y="2806"/>
                            <a:ext cx="0" cy="0"/>
                          </a:xfrm>
                          <a:prstGeom prst="line">
                            <a:avLst/>
                          </a:prstGeom>
                          <a:noFill/>
                          <a:ln w="33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 name="Line 77"/>
                        <wps:cNvCnPr>
                          <a:cxnSpLocks noChangeShapeType="1"/>
                        </wps:cNvCnPr>
                        <wps:spPr bwMode="auto">
                          <a:xfrm>
                            <a:off x="4151" y="2148"/>
                            <a:ext cx="4418" cy="0"/>
                          </a:xfrm>
                          <a:prstGeom prst="line">
                            <a:avLst/>
                          </a:prstGeom>
                          <a:noFill/>
                          <a:ln w="3352">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55" name="Line 76"/>
                        <wps:cNvCnPr>
                          <a:cxnSpLocks noChangeShapeType="1"/>
                        </wps:cNvCnPr>
                        <wps:spPr bwMode="auto">
                          <a:xfrm>
                            <a:off x="4128" y="2148"/>
                            <a:ext cx="23"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 name="Line 75"/>
                        <wps:cNvCnPr>
                          <a:cxnSpLocks noChangeShapeType="1"/>
                        </wps:cNvCnPr>
                        <wps:spPr bwMode="auto">
                          <a:xfrm>
                            <a:off x="4151" y="2148"/>
                            <a:ext cx="0" cy="0"/>
                          </a:xfrm>
                          <a:prstGeom prst="line">
                            <a:avLst/>
                          </a:prstGeom>
                          <a:noFill/>
                          <a:ln w="33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 name="Line 74"/>
                        <wps:cNvCnPr>
                          <a:cxnSpLocks noChangeShapeType="1"/>
                        </wps:cNvCnPr>
                        <wps:spPr bwMode="auto">
                          <a:xfrm>
                            <a:off x="4151" y="1489"/>
                            <a:ext cx="4418" cy="0"/>
                          </a:xfrm>
                          <a:prstGeom prst="line">
                            <a:avLst/>
                          </a:prstGeom>
                          <a:noFill/>
                          <a:ln w="3352">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58" name="Line 73"/>
                        <wps:cNvCnPr>
                          <a:cxnSpLocks noChangeShapeType="1"/>
                        </wps:cNvCnPr>
                        <wps:spPr bwMode="auto">
                          <a:xfrm>
                            <a:off x="4128" y="1489"/>
                            <a:ext cx="23"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 name="Line 72"/>
                        <wps:cNvCnPr>
                          <a:cxnSpLocks noChangeShapeType="1"/>
                        </wps:cNvCnPr>
                        <wps:spPr bwMode="auto">
                          <a:xfrm>
                            <a:off x="4151" y="1489"/>
                            <a:ext cx="0" cy="0"/>
                          </a:xfrm>
                          <a:prstGeom prst="line">
                            <a:avLst/>
                          </a:prstGeom>
                          <a:noFill/>
                          <a:ln w="33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 name="Line 71"/>
                        <wps:cNvCnPr>
                          <a:cxnSpLocks noChangeShapeType="1"/>
                        </wps:cNvCnPr>
                        <wps:spPr bwMode="auto">
                          <a:xfrm>
                            <a:off x="4151" y="831"/>
                            <a:ext cx="4418" cy="0"/>
                          </a:xfrm>
                          <a:prstGeom prst="line">
                            <a:avLst/>
                          </a:prstGeom>
                          <a:noFill/>
                          <a:ln w="3352">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61" name="Line 70"/>
                        <wps:cNvCnPr>
                          <a:cxnSpLocks noChangeShapeType="1"/>
                        </wps:cNvCnPr>
                        <wps:spPr bwMode="auto">
                          <a:xfrm>
                            <a:off x="4128" y="831"/>
                            <a:ext cx="23"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 name="Line 69"/>
                        <wps:cNvCnPr>
                          <a:cxnSpLocks noChangeShapeType="1"/>
                        </wps:cNvCnPr>
                        <wps:spPr bwMode="auto">
                          <a:xfrm>
                            <a:off x="4151" y="831"/>
                            <a:ext cx="0" cy="0"/>
                          </a:xfrm>
                          <a:prstGeom prst="line">
                            <a:avLst/>
                          </a:prstGeom>
                          <a:noFill/>
                          <a:ln w="33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 name="Line 68"/>
                        <wps:cNvCnPr>
                          <a:cxnSpLocks noChangeShapeType="1"/>
                        </wps:cNvCnPr>
                        <wps:spPr bwMode="auto">
                          <a:xfrm>
                            <a:off x="4151" y="172"/>
                            <a:ext cx="4418" cy="0"/>
                          </a:xfrm>
                          <a:prstGeom prst="line">
                            <a:avLst/>
                          </a:prstGeom>
                          <a:noFill/>
                          <a:ln w="3352">
                            <a:solidFill>
                              <a:srgbClr val="AFAFAF"/>
                            </a:solidFill>
                            <a:prstDash val="solid"/>
                            <a:round/>
                            <a:headEnd/>
                            <a:tailEnd/>
                          </a:ln>
                          <a:extLst>
                            <a:ext uri="{909E8E84-426E-40DD-AFC4-6F175D3DCCD1}">
                              <a14:hiddenFill xmlns:a14="http://schemas.microsoft.com/office/drawing/2010/main">
                                <a:noFill/>
                              </a14:hiddenFill>
                            </a:ext>
                          </a:extLst>
                        </wps:spPr>
                        <wps:bodyPr/>
                      </wps:wsp>
                      <wps:wsp>
                        <wps:cNvPr id="64" name="Line 67"/>
                        <wps:cNvCnPr>
                          <a:cxnSpLocks noChangeShapeType="1"/>
                        </wps:cNvCnPr>
                        <wps:spPr bwMode="auto">
                          <a:xfrm>
                            <a:off x="4128" y="172"/>
                            <a:ext cx="23"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 name="Line 66"/>
                        <wps:cNvCnPr>
                          <a:cxnSpLocks noChangeShapeType="1"/>
                        </wps:cNvCnPr>
                        <wps:spPr bwMode="auto">
                          <a:xfrm>
                            <a:off x="4151" y="172"/>
                            <a:ext cx="0" cy="0"/>
                          </a:xfrm>
                          <a:prstGeom prst="line">
                            <a:avLst/>
                          </a:prstGeom>
                          <a:noFill/>
                          <a:ln w="335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 name="Freeform 65"/>
                        <wps:cNvSpPr>
                          <a:spLocks/>
                        </wps:cNvSpPr>
                        <wps:spPr bwMode="auto">
                          <a:xfrm>
                            <a:off x="4352" y="536"/>
                            <a:ext cx="4017" cy="1391"/>
                          </a:xfrm>
                          <a:custGeom>
                            <a:avLst/>
                            <a:gdLst>
                              <a:gd name="T0" fmla="+- 0 8368 4352"/>
                              <a:gd name="T1" fmla="*/ T0 w 4017"/>
                              <a:gd name="T2" fmla="+- 0 536 536"/>
                              <a:gd name="T3" fmla="*/ 536 h 1391"/>
                              <a:gd name="T4" fmla="+- 0 6862 4352"/>
                              <a:gd name="T5" fmla="*/ T4 w 4017"/>
                              <a:gd name="T6" fmla="+- 0 1042 536"/>
                              <a:gd name="T7" fmla="*/ 1042 h 1391"/>
                              <a:gd name="T8" fmla="+- 0 6029 4352"/>
                              <a:gd name="T9" fmla="*/ T8 w 4017"/>
                              <a:gd name="T10" fmla="+- 0 1517 536"/>
                              <a:gd name="T11" fmla="*/ 1517 h 1391"/>
                              <a:gd name="T12" fmla="+- 0 4352 4352"/>
                              <a:gd name="T13" fmla="*/ T12 w 4017"/>
                              <a:gd name="T14" fmla="+- 0 1927 536"/>
                              <a:gd name="T15" fmla="*/ 1927 h 1391"/>
                            </a:gdLst>
                            <a:ahLst/>
                            <a:cxnLst>
                              <a:cxn ang="0">
                                <a:pos x="T1" y="T3"/>
                              </a:cxn>
                              <a:cxn ang="0">
                                <a:pos x="T5" y="T7"/>
                              </a:cxn>
                              <a:cxn ang="0">
                                <a:pos x="T9" y="T11"/>
                              </a:cxn>
                              <a:cxn ang="0">
                                <a:pos x="T13" y="T15"/>
                              </a:cxn>
                            </a:cxnLst>
                            <a:rect l="0" t="0" r="r" b="b"/>
                            <a:pathLst>
                              <a:path w="4017" h="1391">
                                <a:moveTo>
                                  <a:pt x="4016" y="0"/>
                                </a:moveTo>
                                <a:lnTo>
                                  <a:pt x="2510" y="506"/>
                                </a:lnTo>
                                <a:lnTo>
                                  <a:pt x="1677" y="981"/>
                                </a:lnTo>
                                <a:lnTo>
                                  <a:pt x="0" y="1391"/>
                                </a:lnTo>
                              </a:path>
                            </a:pathLst>
                          </a:custGeom>
                          <a:noFill/>
                          <a:ln w="16759">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64"/>
                        <wps:cNvSpPr>
                          <a:spLocks/>
                        </wps:cNvSpPr>
                        <wps:spPr bwMode="auto">
                          <a:xfrm>
                            <a:off x="8335" y="503"/>
                            <a:ext cx="66" cy="66"/>
                          </a:xfrm>
                          <a:custGeom>
                            <a:avLst/>
                            <a:gdLst>
                              <a:gd name="T0" fmla="+- 0 8377 8335"/>
                              <a:gd name="T1" fmla="*/ T0 w 66"/>
                              <a:gd name="T2" fmla="+- 0 503 503"/>
                              <a:gd name="T3" fmla="*/ 503 h 66"/>
                              <a:gd name="T4" fmla="+- 0 8360 8335"/>
                              <a:gd name="T5" fmla="*/ T4 w 66"/>
                              <a:gd name="T6" fmla="+- 0 503 503"/>
                              <a:gd name="T7" fmla="*/ 503 h 66"/>
                              <a:gd name="T8" fmla="+- 0 8351 8335"/>
                              <a:gd name="T9" fmla="*/ T8 w 66"/>
                              <a:gd name="T10" fmla="+- 0 507 503"/>
                              <a:gd name="T11" fmla="*/ 507 h 66"/>
                              <a:gd name="T12" fmla="+- 0 8339 8335"/>
                              <a:gd name="T13" fmla="*/ T12 w 66"/>
                              <a:gd name="T14" fmla="+- 0 519 503"/>
                              <a:gd name="T15" fmla="*/ 519 h 66"/>
                              <a:gd name="T16" fmla="+- 0 8335 8335"/>
                              <a:gd name="T17" fmla="*/ T16 w 66"/>
                              <a:gd name="T18" fmla="+- 0 527 503"/>
                              <a:gd name="T19" fmla="*/ 527 h 66"/>
                              <a:gd name="T20" fmla="+- 0 8335 8335"/>
                              <a:gd name="T21" fmla="*/ T20 w 66"/>
                              <a:gd name="T22" fmla="+- 0 545 503"/>
                              <a:gd name="T23" fmla="*/ 545 h 66"/>
                              <a:gd name="T24" fmla="+- 0 8339 8335"/>
                              <a:gd name="T25" fmla="*/ T24 w 66"/>
                              <a:gd name="T26" fmla="+- 0 553 503"/>
                              <a:gd name="T27" fmla="*/ 553 h 66"/>
                              <a:gd name="T28" fmla="+- 0 8351 8335"/>
                              <a:gd name="T29" fmla="*/ T28 w 66"/>
                              <a:gd name="T30" fmla="+- 0 566 503"/>
                              <a:gd name="T31" fmla="*/ 566 h 66"/>
                              <a:gd name="T32" fmla="+- 0 8360 8335"/>
                              <a:gd name="T33" fmla="*/ T32 w 66"/>
                              <a:gd name="T34" fmla="+- 0 569 503"/>
                              <a:gd name="T35" fmla="*/ 569 h 66"/>
                              <a:gd name="T36" fmla="+- 0 8377 8335"/>
                              <a:gd name="T37" fmla="*/ T36 w 66"/>
                              <a:gd name="T38" fmla="+- 0 569 503"/>
                              <a:gd name="T39" fmla="*/ 569 h 66"/>
                              <a:gd name="T40" fmla="+- 0 8386 8335"/>
                              <a:gd name="T41" fmla="*/ T40 w 66"/>
                              <a:gd name="T42" fmla="+- 0 566 503"/>
                              <a:gd name="T43" fmla="*/ 566 h 66"/>
                              <a:gd name="T44" fmla="+- 0 8398 8335"/>
                              <a:gd name="T45" fmla="*/ T44 w 66"/>
                              <a:gd name="T46" fmla="+- 0 553 503"/>
                              <a:gd name="T47" fmla="*/ 553 h 66"/>
                              <a:gd name="T48" fmla="+- 0 8401 8335"/>
                              <a:gd name="T49" fmla="*/ T48 w 66"/>
                              <a:gd name="T50" fmla="+- 0 545 503"/>
                              <a:gd name="T51" fmla="*/ 545 h 66"/>
                              <a:gd name="T52" fmla="+- 0 8401 8335"/>
                              <a:gd name="T53" fmla="*/ T52 w 66"/>
                              <a:gd name="T54" fmla="+- 0 527 503"/>
                              <a:gd name="T55" fmla="*/ 527 h 66"/>
                              <a:gd name="T56" fmla="+- 0 8398 8335"/>
                              <a:gd name="T57" fmla="*/ T56 w 66"/>
                              <a:gd name="T58" fmla="+- 0 519 503"/>
                              <a:gd name="T59" fmla="*/ 519 h 66"/>
                              <a:gd name="T60" fmla="+- 0 8386 8335"/>
                              <a:gd name="T61" fmla="*/ T60 w 66"/>
                              <a:gd name="T62" fmla="+- 0 507 503"/>
                              <a:gd name="T63" fmla="*/ 507 h 66"/>
                              <a:gd name="T64" fmla="+- 0 8377 8335"/>
                              <a:gd name="T65" fmla="*/ T64 w 66"/>
                              <a:gd name="T66" fmla="+- 0 503 503"/>
                              <a:gd name="T67" fmla="*/ 503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42" y="0"/>
                                </a:moveTo>
                                <a:lnTo>
                                  <a:pt x="25" y="0"/>
                                </a:lnTo>
                                <a:lnTo>
                                  <a:pt x="16" y="4"/>
                                </a:lnTo>
                                <a:lnTo>
                                  <a:pt x="4" y="16"/>
                                </a:lnTo>
                                <a:lnTo>
                                  <a:pt x="0" y="24"/>
                                </a:lnTo>
                                <a:lnTo>
                                  <a:pt x="0" y="42"/>
                                </a:lnTo>
                                <a:lnTo>
                                  <a:pt x="4" y="50"/>
                                </a:lnTo>
                                <a:lnTo>
                                  <a:pt x="16" y="63"/>
                                </a:lnTo>
                                <a:lnTo>
                                  <a:pt x="25" y="66"/>
                                </a:lnTo>
                                <a:lnTo>
                                  <a:pt x="42" y="66"/>
                                </a:lnTo>
                                <a:lnTo>
                                  <a:pt x="51" y="63"/>
                                </a:lnTo>
                                <a:lnTo>
                                  <a:pt x="63" y="50"/>
                                </a:lnTo>
                                <a:lnTo>
                                  <a:pt x="66" y="42"/>
                                </a:lnTo>
                                <a:lnTo>
                                  <a:pt x="66" y="24"/>
                                </a:lnTo>
                                <a:lnTo>
                                  <a:pt x="63" y="16"/>
                                </a:lnTo>
                                <a:lnTo>
                                  <a:pt x="51" y="4"/>
                                </a:lnTo>
                                <a:lnTo>
                                  <a:pt x="42"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3"/>
                        <wps:cNvSpPr>
                          <a:spLocks/>
                        </wps:cNvSpPr>
                        <wps:spPr bwMode="auto">
                          <a:xfrm>
                            <a:off x="8335" y="503"/>
                            <a:ext cx="66" cy="66"/>
                          </a:xfrm>
                          <a:custGeom>
                            <a:avLst/>
                            <a:gdLst>
                              <a:gd name="T0" fmla="+- 0 8368 8335"/>
                              <a:gd name="T1" fmla="*/ T0 w 66"/>
                              <a:gd name="T2" fmla="+- 0 569 503"/>
                              <a:gd name="T3" fmla="*/ 569 h 66"/>
                              <a:gd name="T4" fmla="+- 0 8377 8335"/>
                              <a:gd name="T5" fmla="*/ T4 w 66"/>
                              <a:gd name="T6" fmla="+- 0 569 503"/>
                              <a:gd name="T7" fmla="*/ 569 h 66"/>
                              <a:gd name="T8" fmla="+- 0 8386 8335"/>
                              <a:gd name="T9" fmla="*/ T8 w 66"/>
                              <a:gd name="T10" fmla="+- 0 566 503"/>
                              <a:gd name="T11" fmla="*/ 566 h 66"/>
                              <a:gd name="T12" fmla="+- 0 8392 8335"/>
                              <a:gd name="T13" fmla="*/ T12 w 66"/>
                              <a:gd name="T14" fmla="+- 0 559 503"/>
                              <a:gd name="T15" fmla="*/ 559 h 66"/>
                              <a:gd name="T16" fmla="+- 0 8398 8335"/>
                              <a:gd name="T17" fmla="*/ T16 w 66"/>
                              <a:gd name="T18" fmla="+- 0 553 503"/>
                              <a:gd name="T19" fmla="*/ 553 h 66"/>
                              <a:gd name="T20" fmla="+- 0 8401 8335"/>
                              <a:gd name="T21" fmla="*/ T20 w 66"/>
                              <a:gd name="T22" fmla="+- 0 545 503"/>
                              <a:gd name="T23" fmla="*/ 545 h 66"/>
                              <a:gd name="T24" fmla="+- 0 8401 8335"/>
                              <a:gd name="T25" fmla="*/ T24 w 66"/>
                              <a:gd name="T26" fmla="+- 0 536 503"/>
                              <a:gd name="T27" fmla="*/ 536 h 66"/>
                              <a:gd name="T28" fmla="+- 0 8401 8335"/>
                              <a:gd name="T29" fmla="*/ T28 w 66"/>
                              <a:gd name="T30" fmla="+- 0 527 503"/>
                              <a:gd name="T31" fmla="*/ 527 h 66"/>
                              <a:gd name="T32" fmla="+- 0 8398 8335"/>
                              <a:gd name="T33" fmla="*/ T32 w 66"/>
                              <a:gd name="T34" fmla="+- 0 519 503"/>
                              <a:gd name="T35" fmla="*/ 519 h 66"/>
                              <a:gd name="T36" fmla="+- 0 8392 8335"/>
                              <a:gd name="T37" fmla="*/ T36 w 66"/>
                              <a:gd name="T38" fmla="+- 0 513 503"/>
                              <a:gd name="T39" fmla="*/ 513 h 66"/>
                              <a:gd name="T40" fmla="+- 0 8386 8335"/>
                              <a:gd name="T41" fmla="*/ T40 w 66"/>
                              <a:gd name="T42" fmla="+- 0 507 503"/>
                              <a:gd name="T43" fmla="*/ 507 h 66"/>
                              <a:gd name="T44" fmla="+- 0 8377 8335"/>
                              <a:gd name="T45" fmla="*/ T44 w 66"/>
                              <a:gd name="T46" fmla="+- 0 503 503"/>
                              <a:gd name="T47" fmla="*/ 503 h 66"/>
                              <a:gd name="T48" fmla="+- 0 8368 8335"/>
                              <a:gd name="T49" fmla="*/ T48 w 66"/>
                              <a:gd name="T50" fmla="+- 0 503 503"/>
                              <a:gd name="T51" fmla="*/ 503 h 66"/>
                              <a:gd name="T52" fmla="+- 0 8360 8335"/>
                              <a:gd name="T53" fmla="*/ T52 w 66"/>
                              <a:gd name="T54" fmla="+- 0 503 503"/>
                              <a:gd name="T55" fmla="*/ 503 h 66"/>
                              <a:gd name="T56" fmla="+- 0 8351 8335"/>
                              <a:gd name="T57" fmla="*/ T56 w 66"/>
                              <a:gd name="T58" fmla="+- 0 507 503"/>
                              <a:gd name="T59" fmla="*/ 507 h 66"/>
                              <a:gd name="T60" fmla="+- 0 8345 8335"/>
                              <a:gd name="T61" fmla="*/ T60 w 66"/>
                              <a:gd name="T62" fmla="+- 0 513 503"/>
                              <a:gd name="T63" fmla="*/ 513 h 66"/>
                              <a:gd name="T64" fmla="+- 0 8339 8335"/>
                              <a:gd name="T65" fmla="*/ T64 w 66"/>
                              <a:gd name="T66" fmla="+- 0 519 503"/>
                              <a:gd name="T67" fmla="*/ 519 h 66"/>
                              <a:gd name="T68" fmla="+- 0 8335 8335"/>
                              <a:gd name="T69" fmla="*/ T68 w 66"/>
                              <a:gd name="T70" fmla="+- 0 527 503"/>
                              <a:gd name="T71" fmla="*/ 527 h 66"/>
                              <a:gd name="T72" fmla="+- 0 8335 8335"/>
                              <a:gd name="T73" fmla="*/ T72 w 66"/>
                              <a:gd name="T74" fmla="+- 0 536 503"/>
                              <a:gd name="T75" fmla="*/ 536 h 66"/>
                              <a:gd name="T76" fmla="+- 0 8335 8335"/>
                              <a:gd name="T77" fmla="*/ T76 w 66"/>
                              <a:gd name="T78" fmla="+- 0 545 503"/>
                              <a:gd name="T79" fmla="*/ 545 h 66"/>
                              <a:gd name="T80" fmla="+- 0 8339 8335"/>
                              <a:gd name="T81" fmla="*/ T80 w 66"/>
                              <a:gd name="T82" fmla="+- 0 553 503"/>
                              <a:gd name="T83" fmla="*/ 553 h 66"/>
                              <a:gd name="T84" fmla="+- 0 8345 8335"/>
                              <a:gd name="T85" fmla="*/ T84 w 66"/>
                              <a:gd name="T86" fmla="+- 0 559 503"/>
                              <a:gd name="T87" fmla="*/ 559 h 66"/>
                              <a:gd name="T88" fmla="+- 0 8351 8335"/>
                              <a:gd name="T89" fmla="*/ T88 w 66"/>
                              <a:gd name="T90" fmla="+- 0 566 503"/>
                              <a:gd name="T91" fmla="*/ 566 h 66"/>
                              <a:gd name="T92" fmla="+- 0 8360 8335"/>
                              <a:gd name="T93" fmla="*/ T92 w 66"/>
                              <a:gd name="T94" fmla="+- 0 569 503"/>
                              <a:gd name="T95" fmla="*/ 569 h 66"/>
                              <a:gd name="T96" fmla="+- 0 8368 8335"/>
                              <a:gd name="T97" fmla="*/ T96 w 66"/>
                              <a:gd name="T98" fmla="+- 0 569 503"/>
                              <a:gd name="T99" fmla="*/ 569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6" h="66">
                                <a:moveTo>
                                  <a:pt x="33" y="66"/>
                                </a:moveTo>
                                <a:lnTo>
                                  <a:pt x="42" y="66"/>
                                </a:lnTo>
                                <a:lnTo>
                                  <a:pt x="51" y="63"/>
                                </a:lnTo>
                                <a:lnTo>
                                  <a:pt x="57" y="56"/>
                                </a:lnTo>
                                <a:lnTo>
                                  <a:pt x="63" y="50"/>
                                </a:lnTo>
                                <a:lnTo>
                                  <a:pt x="66" y="42"/>
                                </a:lnTo>
                                <a:lnTo>
                                  <a:pt x="66" y="33"/>
                                </a:lnTo>
                                <a:lnTo>
                                  <a:pt x="66" y="24"/>
                                </a:lnTo>
                                <a:lnTo>
                                  <a:pt x="63" y="16"/>
                                </a:lnTo>
                                <a:lnTo>
                                  <a:pt x="57" y="10"/>
                                </a:lnTo>
                                <a:lnTo>
                                  <a:pt x="51" y="4"/>
                                </a:lnTo>
                                <a:lnTo>
                                  <a:pt x="42" y="0"/>
                                </a:lnTo>
                                <a:lnTo>
                                  <a:pt x="33" y="0"/>
                                </a:lnTo>
                                <a:lnTo>
                                  <a:pt x="25" y="0"/>
                                </a:lnTo>
                                <a:lnTo>
                                  <a:pt x="16" y="4"/>
                                </a:lnTo>
                                <a:lnTo>
                                  <a:pt x="10" y="10"/>
                                </a:lnTo>
                                <a:lnTo>
                                  <a:pt x="4" y="16"/>
                                </a:lnTo>
                                <a:lnTo>
                                  <a:pt x="0" y="24"/>
                                </a:lnTo>
                                <a:lnTo>
                                  <a:pt x="0" y="33"/>
                                </a:lnTo>
                                <a:lnTo>
                                  <a:pt x="0" y="42"/>
                                </a:lnTo>
                                <a:lnTo>
                                  <a:pt x="4" y="50"/>
                                </a:lnTo>
                                <a:lnTo>
                                  <a:pt x="10" y="56"/>
                                </a:lnTo>
                                <a:lnTo>
                                  <a:pt x="16" y="63"/>
                                </a:lnTo>
                                <a:lnTo>
                                  <a:pt x="25" y="66"/>
                                </a:lnTo>
                                <a:lnTo>
                                  <a:pt x="33" y="66"/>
                                </a:lnTo>
                                <a:close/>
                              </a:path>
                            </a:pathLst>
                          </a:custGeom>
                          <a:noFill/>
                          <a:ln w="4190">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62"/>
                        <wps:cNvSpPr>
                          <a:spLocks/>
                        </wps:cNvSpPr>
                        <wps:spPr bwMode="auto">
                          <a:xfrm>
                            <a:off x="6829" y="1009"/>
                            <a:ext cx="66" cy="66"/>
                          </a:xfrm>
                          <a:custGeom>
                            <a:avLst/>
                            <a:gdLst>
                              <a:gd name="T0" fmla="+- 0 6871 6829"/>
                              <a:gd name="T1" fmla="*/ T0 w 66"/>
                              <a:gd name="T2" fmla="+- 0 1009 1009"/>
                              <a:gd name="T3" fmla="*/ 1009 h 66"/>
                              <a:gd name="T4" fmla="+- 0 6854 6829"/>
                              <a:gd name="T5" fmla="*/ T4 w 66"/>
                              <a:gd name="T6" fmla="+- 0 1009 1009"/>
                              <a:gd name="T7" fmla="*/ 1009 h 66"/>
                              <a:gd name="T8" fmla="+- 0 6845 6829"/>
                              <a:gd name="T9" fmla="*/ T8 w 66"/>
                              <a:gd name="T10" fmla="+- 0 1013 1009"/>
                              <a:gd name="T11" fmla="*/ 1013 h 66"/>
                              <a:gd name="T12" fmla="+- 0 6833 6829"/>
                              <a:gd name="T13" fmla="*/ T12 w 66"/>
                              <a:gd name="T14" fmla="+- 0 1025 1009"/>
                              <a:gd name="T15" fmla="*/ 1025 h 66"/>
                              <a:gd name="T16" fmla="+- 0 6829 6829"/>
                              <a:gd name="T17" fmla="*/ T16 w 66"/>
                              <a:gd name="T18" fmla="+- 0 1034 1009"/>
                              <a:gd name="T19" fmla="*/ 1034 h 66"/>
                              <a:gd name="T20" fmla="+- 0 6829 6829"/>
                              <a:gd name="T21" fmla="*/ T20 w 66"/>
                              <a:gd name="T22" fmla="+- 0 1051 1009"/>
                              <a:gd name="T23" fmla="*/ 1051 h 66"/>
                              <a:gd name="T24" fmla="+- 0 6833 6829"/>
                              <a:gd name="T25" fmla="*/ T24 w 66"/>
                              <a:gd name="T26" fmla="+- 0 1060 1009"/>
                              <a:gd name="T27" fmla="*/ 1060 h 66"/>
                              <a:gd name="T28" fmla="+- 0 6845 6829"/>
                              <a:gd name="T29" fmla="*/ T28 w 66"/>
                              <a:gd name="T30" fmla="+- 0 1072 1009"/>
                              <a:gd name="T31" fmla="*/ 1072 h 66"/>
                              <a:gd name="T32" fmla="+- 0 6854 6829"/>
                              <a:gd name="T33" fmla="*/ T32 w 66"/>
                              <a:gd name="T34" fmla="+- 0 1075 1009"/>
                              <a:gd name="T35" fmla="*/ 1075 h 66"/>
                              <a:gd name="T36" fmla="+- 0 6871 6829"/>
                              <a:gd name="T37" fmla="*/ T36 w 66"/>
                              <a:gd name="T38" fmla="+- 0 1075 1009"/>
                              <a:gd name="T39" fmla="*/ 1075 h 66"/>
                              <a:gd name="T40" fmla="+- 0 6879 6829"/>
                              <a:gd name="T41" fmla="*/ T40 w 66"/>
                              <a:gd name="T42" fmla="+- 0 1072 1009"/>
                              <a:gd name="T43" fmla="*/ 1072 h 66"/>
                              <a:gd name="T44" fmla="+- 0 6892 6829"/>
                              <a:gd name="T45" fmla="*/ T44 w 66"/>
                              <a:gd name="T46" fmla="+- 0 1060 1009"/>
                              <a:gd name="T47" fmla="*/ 1060 h 66"/>
                              <a:gd name="T48" fmla="+- 0 6895 6829"/>
                              <a:gd name="T49" fmla="*/ T48 w 66"/>
                              <a:gd name="T50" fmla="+- 0 1051 1009"/>
                              <a:gd name="T51" fmla="*/ 1051 h 66"/>
                              <a:gd name="T52" fmla="+- 0 6895 6829"/>
                              <a:gd name="T53" fmla="*/ T52 w 66"/>
                              <a:gd name="T54" fmla="+- 0 1034 1009"/>
                              <a:gd name="T55" fmla="*/ 1034 h 66"/>
                              <a:gd name="T56" fmla="+- 0 6892 6829"/>
                              <a:gd name="T57" fmla="*/ T56 w 66"/>
                              <a:gd name="T58" fmla="+- 0 1025 1009"/>
                              <a:gd name="T59" fmla="*/ 1025 h 66"/>
                              <a:gd name="T60" fmla="+- 0 6879 6829"/>
                              <a:gd name="T61" fmla="*/ T60 w 66"/>
                              <a:gd name="T62" fmla="+- 0 1013 1009"/>
                              <a:gd name="T63" fmla="*/ 1013 h 66"/>
                              <a:gd name="T64" fmla="+- 0 6871 6829"/>
                              <a:gd name="T65" fmla="*/ T64 w 66"/>
                              <a:gd name="T66" fmla="+- 0 1009 1009"/>
                              <a:gd name="T67" fmla="*/ 1009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42" y="0"/>
                                </a:moveTo>
                                <a:lnTo>
                                  <a:pt x="25" y="0"/>
                                </a:lnTo>
                                <a:lnTo>
                                  <a:pt x="16" y="4"/>
                                </a:lnTo>
                                <a:lnTo>
                                  <a:pt x="4" y="16"/>
                                </a:lnTo>
                                <a:lnTo>
                                  <a:pt x="0" y="25"/>
                                </a:lnTo>
                                <a:lnTo>
                                  <a:pt x="0" y="42"/>
                                </a:lnTo>
                                <a:lnTo>
                                  <a:pt x="4" y="51"/>
                                </a:lnTo>
                                <a:lnTo>
                                  <a:pt x="16" y="63"/>
                                </a:lnTo>
                                <a:lnTo>
                                  <a:pt x="25" y="66"/>
                                </a:lnTo>
                                <a:lnTo>
                                  <a:pt x="42" y="66"/>
                                </a:lnTo>
                                <a:lnTo>
                                  <a:pt x="50" y="63"/>
                                </a:lnTo>
                                <a:lnTo>
                                  <a:pt x="63" y="51"/>
                                </a:lnTo>
                                <a:lnTo>
                                  <a:pt x="66" y="42"/>
                                </a:lnTo>
                                <a:lnTo>
                                  <a:pt x="66" y="25"/>
                                </a:lnTo>
                                <a:lnTo>
                                  <a:pt x="63" y="16"/>
                                </a:lnTo>
                                <a:lnTo>
                                  <a:pt x="50" y="4"/>
                                </a:lnTo>
                                <a:lnTo>
                                  <a:pt x="42"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1"/>
                        <wps:cNvSpPr>
                          <a:spLocks/>
                        </wps:cNvSpPr>
                        <wps:spPr bwMode="auto">
                          <a:xfrm>
                            <a:off x="6829" y="1009"/>
                            <a:ext cx="66" cy="66"/>
                          </a:xfrm>
                          <a:custGeom>
                            <a:avLst/>
                            <a:gdLst>
                              <a:gd name="T0" fmla="+- 0 6862 6829"/>
                              <a:gd name="T1" fmla="*/ T0 w 66"/>
                              <a:gd name="T2" fmla="+- 0 1075 1009"/>
                              <a:gd name="T3" fmla="*/ 1075 h 66"/>
                              <a:gd name="T4" fmla="+- 0 6871 6829"/>
                              <a:gd name="T5" fmla="*/ T4 w 66"/>
                              <a:gd name="T6" fmla="+- 0 1075 1009"/>
                              <a:gd name="T7" fmla="*/ 1075 h 66"/>
                              <a:gd name="T8" fmla="+- 0 6879 6829"/>
                              <a:gd name="T9" fmla="*/ T8 w 66"/>
                              <a:gd name="T10" fmla="+- 0 1072 1009"/>
                              <a:gd name="T11" fmla="*/ 1072 h 66"/>
                              <a:gd name="T12" fmla="+- 0 6886 6829"/>
                              <a:gd name="T13" fmla="*/ T12 w 66"/>
                              <a:gd name="T14" fmla="+- 0 1066 1009"/>
                              <a:gd name="T15" fmla="*/ 1066 h 66"/>
                              <a:gd name="T16" fmla="+- 0 6892 6829"/>
                              <a:gd name="T17" fmla="*/ T16 w 66"/>
                              <a:gd name="T18" fmla="+- 0 1060 1009"/>
                              <a:gd name="T19" fmla="*/ 1060 h 66"/>
                              <a:gd name="T20" fmla="+- 0 6895 6829"/>
                              <a:gd name="T21" fmla="*/ T20 w 66"/>
                              <a:gd name="T22" fmla="+- 0 1051 1009"/>
                              <a:gd name="T23" fmla="*/ 1051 h 66"/>
                              <a:gd name="T24" fmla="+- 0 6895 6829"/>
                              <a:gd name="T25" fmla="*/ T24 w 66"/>
                              <a:gd name="T26" fmla="+- 0 1042 1009"/>
                              <a:gd name="T27" fmla="*/ 1042 h 66"/>
                              <a:gd name="T28" fmla="+- 0 6895 6829"/>
                              <a:gd name="T29" fmla="*/ T28 w 66"/>
                              <a:gd name="T30" fmla="+- 0 1034 1009"/>
                              <a:gd name="T31" fmla="*/ 1034 h 66"/>
                              <a:gd name="T32" fmla="+- 0 6892 6829"/>
                              <a:gd name="T33" fmla="*/ T32 w 66"/>
                              <a:gd name="T34" fmla="+- 0 1025 1009"/>
                              <a:gd name="T35" fmla="*/ 1025 h 66"/>
                              <a:gd name="T36" fmla="+- 0 6886 6829"/>
                              <a:gd name="T37" fmla="*/ T36 w 66"/>
                              <a:gd name="T38" fmla="+- 0 1019 1009"/>
                              <a:gd name="T39" fmla="*/ 1019 h 66"/>
                              <a:gd name="T40" fmla="+- 0 6879 6829"/>
                              <a:gd name="T41" fmla="*/ T40 w 66"/>
                              <a:gd name="T42" fmla="+- 0 1013 1009"/>
                              <a:gd name="T43" fmla="*/ 1013 h 66"/>
                              <a:gd name="T44" fmla="+- 0 6871 6829"/>
                              <a:gd name="T45" fmla="*/ T44 w 66"/>
                              <a:gd name="T46" fmla="+- 0 1009 1009"/>
                              <a:gd name="T47" fmla="*/ 1009 h 66"/>
                              <a:gd name="T48" fmla="+- 0 6862 6829"/>
                              <a:gd name="T49" fmla="*/ T48 w 66"/>
                              <a:gd name="T50" fmla="+- 0 1009 1009"/>
                              <a:gd name="T51" fmla="*/ 1009 h 66"/>
                              <a:gd name="T52" fmla="+- 0 6854 6829"/>
                              <a:gd name="T53" fmla="*/ T52 w 66"/>
                              <a:gd name="T54" fmla="+- 0 1009 1009"/>
                              <a:gd name="T55" fmla="*/ 1009 h 66"/>
                              <a:gd name="T56" fmla="+- 0 6845 6829"/>
                              <a:gd name="T57" fmla="*/ T56 w 66"/>
                              <a:gd name="T58" fmla="+- 0 1013 1009"/>
                              <a:gd name="T59" fmla="*/ 1013 h 66"/>
                              <a:gd name="T60" fmla="+- 0 6839 6829"/>
                              <a:gd name="T61" fmla="*/ T60 w 66"/>
                              <a:gd name="T62" fmla="+- 0 1019 1009"/>
                              <a:gd name="T63" fmla="*/ 1019 h 66"/>
                              <a:gd name="T64" fmla="+- 0 6833 6829"/>
                              <a:gd name="T65" fmla="*/ T64 w 66"/>
                              <a:gd name="T66" fmla="+- 0 1025 1009"/>
                              <a:gd name="T67" fmla="*/ 1025 h 66"/>
                              <a:gd name="T68" fmla="+- 0 6829 6829"/>
                              <a:gd name="T69" fmla="*/ T68 w 66"/>
                              <a:gd name="T70" fmla="+- 0 1034 1009"/>
                              <a:gd name="T71" fmla="*/ 1034 h 66"/>
                              <a:gd name="T72" fmla="+- 0 6829 6829"/>
                              <a:gd name="T73" fmla="*/ T72 w 66"/>
                              <a:gd name="T74" fmla="+- 0 1042 1009"/>
                              <a:gd name="T75" fmla="*/ 1042 h 66"/>
                              <a:gd name="T76" fmla="+- 0 6829 6829"/>
                              <a:gd name="T77" fmla="*/ T76 w 66"/>
                              <a:gd name="T78" fmla="+- 0 1051 1009"/>
                              <a:gd name="T79" fmla="*/ 1051 h 66"/>
                              <a:gd name="T80" fmla="+- 0 6833 6829"/>
                              <a:gd name="T81" fmla="*/ T80 w 66"/>
                              <a:gd name="T82" fmla="+- 0 1060 1009"/>
                              <a:gd name="T83" fmla="*/ 1060 h 66"/>
                              <a:gd name="T84" fmla="+- 0 6839 6829"/>
                              <a:gd name="T85" fmla="*/ T84 w 66"/>
                              <a:gd name="T86" fmla="+- 0 1066 1009"/>
                              <a:gd name="T87" fmla="*/ 1066 h 66"/>
                              <a:gd name="T88" fmla="+- 0 6845 6829"/>
                              <a:gd name="T89" fmla="*/ T88 w 66"/>
                              <a:gd name="T90" fmla="+- 0 1072 1009"/>
                              <a:gd name="T91" fmla="*/ 1072 h 66"/>
                              <a:gd name="T92" fmla="+- 0 6854 6829"/>
                              <a:gd name="T93" fmla="*/ T92 w 66"/>
                              <a:gd name="T94" fmla="+- 0 1075 1009"/>
                              <a:gd name="T95" fmla="*/ 1075 h 66"/>
                              <a:gd name="T96" fmla="+- 0 6862 6829"/>
                              <a:gd name="T97" fmla="*/ T96 w 66"/>
                              <a:gd name="T98" fmla="+- 0 1075 1009"/>
                              <a:gd name="T99" fmla="*/ 1075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6" h="66">
                                <a:moveTo>
                                  <a:pt x="33" y="66"/>
                                </a:moveTo>
                                <a:lnTo>
                                  <a:pt x="42" y="66"/>
                                </a:lnTo>
                                <a:lnTo>
                                  <a:pt x="50" y="63"/>
                                </a:lnTo>
                                <a:lnTo>
                                  <a:pt x="57" y="57"/>
                                </a:lnTo>
                                <a:lnTo>
                                  <a:pt x="63" y="51"/>
                                </a:lnTo>
                                <a:lnTo>
                                  <a:pt x="66" y="42"/>
                                </a:lnTo>
                                <a:lnTo>
                                  <a:pt x="66" y="33"/>
                                </a:lnTo>
                                <a:lnTo>
                                  <a:pt x="66" y="25"/>
                                </a:lnTo>
                                <a:lnTo>
                                  <a:pt x="63" y="16"/>
                                </a:lnTo>
                                <a:lnTo>
                                  <a:pt x="57" y="10"/>
                                </a:lnTo>
                                <a:lnTo>
                                  <a:pt x="50" y="4"/>
                                </a:lnTo>
                                <a:lnTo>
                                  <a:pt x="42" y="0"/>
                                </a:lnTo>
                                <a:lnTo>
                                  <a:pt x="33" y="0"/>
                                </a:lnTo>
                                <a:lnTo>
                                  <a:pt x="25" y="0"/>
                                </a:lnTo>
                                <a:lnTo>
                                  <a:pt x="16" y="4"/>
                                </a:lnTo>
                                <a:lnTo>
                                  <a:pt x="10" y="10"/>
                                </a:lnTo>
                                <a:lnTo>
                                  <a:pt x="4" y="16"/>
                                </a:lnTo>
                                <a:lnTo>
                                  <a:pt x="0" y="25"/>
                                </a:lnTo>
                                <a:lnTo>
                                  <a:pt x="0" y="33"/>
                                </a:lnTo>
                                <a:lnTo>
                                  <a:pt x="0" y="42"/>
                                </a:lnTo>
                                <a:lnTo>
                                  <a:pt x="4" y="51"/>
                                </a:lnTo>
                                <a:lnTo>
                                  <a:pt x="10" y="57"/>
                                </a:lnTo>
                                <a:lnTo>
                                  <a:pt x="16" y="63"/>
                                </a:lnTo>
                                <a:lnTo>
                                  <a:pt x="25" y="66"/>
                                </a:lnTo>
                                <a:lnTo>
                                  <a:pt x="33" y="66"/>
                                </a:lnTo>
                                <a:close/>
                              </a:path>
                            </a:pathLst>
                          </a:custGeom>
                          <a:noFill/>
                          <a:ln w="4190">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Freeform 60"/>
                        <wps:cNvSpPr>
                          <a:spLocks/>
                        </wps:cNvSpPr>
                        <wps:spPr bwMode="auto">
                          <a:xfrm>
                            <a:off x="5996" y="1484"/>
                            <a:ext cx="66" cy="66"/>
                          </a:xfrm>
                          <a:custGeom>
                            <a:avLst/>
                            <a:gdLst>
                              <a:gd name="T0" fmla="+- 0 6038 5996"/>
                              <a:gd name="T1" fmla="*/ T0 w 66"/>
                              <a:gd name="T2" fmla="+- 0 1484 1484"/>
                              <a:gd name="T3" fmla="*/ 1484 h 66"/>
                              <a:gd name="T4" fmla="+- 0 6020 5996"/>
                              <a:gd name="T5" fmla="*/ T4 w 66"/>
                              <a:gd name="T6" fmla="+- 0 1484 1484"/>
                              <a:gd name="T7" fmla="*/ 1484 h 66"/>
                              <a:gd name="T8" fmla="+- 0 6012 5996"/>
                              <a:gd name="T9" fmla="*/ T8 w 66"/>
                              <a:gd name="T10" fmla="+- 0 1488 1484"/>
                              <a:gd name="T11" fmla="*/ 1488 h 66"/>
                              <a:gd name="T12" fmla="+- 0 5999 5996"/>
                              <a:gd name="T13" fmla="*/ T12 w 66"/>
                              <a:gd name="T14" fmla="+- 0 1500 1484"/>
                              <a:gd name="T15" fmla="*/ 1500 h 66"/>
                              <a:gd name="T16" fmla="+- 0 5996 5996"/>
                              <a:gd name="T17" fmla="*/ T16 w 66"/>
                              <a:gd name="T18" fmla="+- 0 1509 1484"/>
                              <a:gd name="T19" fmla="*/ 1509 h 66"/>
                              <a:gd name="T20" fmla="+- 0 5996 5996"/>
                              <a:gd name="T21" fmla="*/ T20 w 66"/>
                              <a:gd name="T22" fmla="+- 0 1526 1484"/>
                              <a:gd name="T23" fmla="*/ 1526 h 66"/>
                              <a:gd name="T24" fmla="+- 0 5999 5996"/>
                              <a:gd name="T25" fmla="*/ T24 w 66"/>
                              <a:gd name="T26" fmla="+- 0 1535 1484"/>
                              <a:gd name="T27" fmla="*/ 1535 h 66"/>
                              <a:gd name="T28" fmla="+- 0 6012 5996"/>
                              <a:gd name="T29" fmla="*/ T28 w 66"/>
                              <a:gd name="T30" fmla="+- 0 1547 1484"/>
                              <a:gd name="T31" fmla="*/ 1547 h 66"/>
                              <a:gd name="T32" fmla="+- 0 6020 5996"/>
                              <a:gd name="T33" fmla="*/ T32 w 66"/>
                              <a:gd name="T34" fmla="+- 0 1550 1484"/>
                              <a:gd name="T35" fmla="*/ 1550 h 66"/>
                              <a:gd name="T36" fmla="+- 0 6038 5996"/>
                              <a:gd name="T37" fmla="*/ T36 w 66"/>
                              <a:gd name="T38" fmla="+- 0 1550 1484"/>
                              <a:gd name="T39" fmla="*/ 1550 h 66"/>
                              <a:gd name="T40" fmla="+- 0 6046 5996"/>
                              <a:gd name="T41" fmla="*/ T40 w 66"/>
                              <a:gd name="T42" fmla="+- 0 1547 1484"/>
                              <a:gd name="T43" fmla="*/ 1547 h 66"/>
                              <a:gd name="T44" fmla="+- 0 6058 5996"/>
                              <a:gd name="T45" fmla="*/ T44 w 66"/>
                              <a:gd name="T46" fmla="+- 0 1535 1484"/>
                              <a:gd name="T47" fmla="*/ 1535 h 66"/>
                              <a:gd name="T48" fmla="+- 0 6062 5996"/>
                              <a:gd name="T49" fmla="*/ T48 w 66"/>
                              <a:gd name="T50" fmla="+- 0 1526 1484"/>
                              <a:gd name="T51" fmla="*/ 1526 h 66"/>
                              <a:gd name="T52" fmla="+- 0 6062 5996"/>
                              <a:gd name="T53" fmla="*/ T52 w 66"/>
                              <a:gd name="T54" fmla="+- 0 1509 1484"/>
                              <a:gd name="T55" fmla="*/ 1509 h 66"/>
                              <a:gd name="T56" fmla="+- 0 6058 5996"/>
                              <a:gd name="T57" fmla="*/ T56 w 66"/>
                              <a:gd name="T58" fmla="+- 0 1500 1484"/>
                              <a:gd name="T59" fmla="*/ 1500 h 66"/>
                              <a:gd name="T60" fmla="+- 0 6046 5996"/>
                              <a:gd name="T61" fmla="*/ T60 w 66"/>
                              <a:gd name="T62" fmla="+- 0 1488 1484"/>
                              <a:gd name="T63" fmla="*/ 1488 h 66"/>
                              <a:gd name="T64" fmla="+- 0 6038 5996"/>
                              <a:gd name="T65" fmla="*/ T64 w 66"/>
                              <a:gd name="T66" fmla="+- 0 1484 1484"/>
                              <a:gd name="T67" fmla="*/ 1484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42" y="0"/>
                                </a:moveTo>
                                <a:lnTo>
                                  <a:pt x="24" y="0"/>
                                </a:lnTo>
                                <a:lnTo>
                                  <a:pt x="16" y="4"/>
                                </a:lnTo>
                                <a:lnTo>
                                  <a:pt x="3" y="16"/>
                                </a:lnTo>
                                <a:lnTo>
                                  <a:pt x="0" y="25"/>
                                </a:lnTo>
                                <a:lnTo>
                                  <a:pt x="0" y="42"/>
                                </a:lnTo>
                                <a:lnTo>
                                  <a:pt x="3" y="51"/>
                                </a:lnTo>
                                <a:lnTo>
                                  <a:pt x="16" y="63"/>
                                </a:lnTo>
                                <a:lnTo>
                                  <a:pt x="24" y="66"/>
                                </a:lnTo>
                                <a:lnTo>
                                  <a:pt x="42" y="66"/>
                                </a:lnTo>
                                <a:lnTo>
                                  <a:pt x="50" y="63"/>
                                </a:lnTo>
                                <a:lnTo>
                                  <a:pt x="62" y="51"/>
                                </a:lnTo>
                                <a:lnTo>
                                  <a:pt x="66" y="42"/>
                                </a:lnTo>
                                <a:lnTo>
                                  <a:pt x="66" y="25"/>
                                </a:lnTo>
                                <a:lnTo>
                                  <a:pt x="62" y="16"/>
                                </a:lnTo>
                                <a:lnTo>
                                  <a:pt x="50" y="4"/>
                                </a:lnTo>
                                <a:lnTo>
                                  <a:pt x="42"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59"/>
                        <wps:cNvSpPr>
                          <a:spLocks/>
                        </wps:cNvSpPr>
                        <wps:spPr bwMode="auto">
                          <a:xfrm>
                            <a:off x="5996" y="1484"/>
                            <a:ext cx="66" cy="66"/>
                          </a:xfrm>
                          <a:custGeom>
                            <a:avLst/>
                            <a:gdLst>
                              <a:gd name="T0" fmla="+- 0 6029 5996"/>
                              <a:gd name="T1" fmla="*/ T0 w 66"/>
                              <a:gd name="T2" fmla="+- 0 1550 1484"/>
                              <a:gd name="T3" fmla="*/ 1550 h 66"/>
                              <a:gd name="T4" fmla="+- 0 6038 5996"/>
                              <a:gd name="T5" fmla="*/ T4 w 66"/>
                              <a:gd name="T6" fmla="+- 0 1550 1484"/>
                              <a:gd name="T7" fmla="*/ 1550 h 66"/>
                              <a:gd name="T8" fmla="+- 0 6046 5996"/>
                              <a:gd name="T9" fmla="*/ T8 w 66"/>
                              <a:gd name="T10" fmla="+- 0 1547 1484"/>
                              <a:gd name="T11" fmla="*/ 1547 h 66"/>
                              <a:gd name="T12" fmla="+- 0 6052 5996"/>
                              <a:gd name="T13" fmla="*/ T12 w 66"/>
                              <a:gd name="T14" fmla="+- 0 1541 1484"/>
                              <a:gd name="T15" fmla="*/ 1541 h 66"/>
                              <a:gd name="T16" fmla="+- 0 6058 5996"/>
                              <a:gd name="T17" fmla="*/ T16 w 66"/>
                              <a:gd name="T18" fmla="+- 0 1535 1484"/>
                              <a:gd name="T19" fmla="*/ 1535 h 66"/>
                              <a:gd name="T20" fmla="+- 0 6062 5996"/>
                              <a:gd name="T21" fmla="*/ T20 w 66"/>
                              <a:gd name="T22" fmla="+- 0 1526 1484"/>
                              <a:gd name="T23" fmla="*/ 1526 h 66"/>
                              <a:gd name="T24" fmla="+- 0 6062 5996"/>
                              <a:gd name="T25" fmla="*/ T24 w 66"/>
                              <a:gd name="T26" fmla="+- 0 1517 1484"/>
                              <a:gd name="T27" fmla="*/ 1517 h 66"/>
                              <a:gd name="T28" fmla="+- 0 6062 5996"/>
                              <a:gd name="T29" fmla="*/ T28 w 66"/>
                              <a:gd name="T30" fmla="+- 0 1509 1484"/>
                              <a:gd name="T31" fmla="*/ 1509 h 66"/>
                              <a:gd name="T32" fmla="+- 0 6058 5996"/>
                              <a:gd name="T33" fmla="*/ T32 w 66"/>
                              <a:gd name="T34" fmla="+- 0 1500 1484"/>
                              <a:gd name="T35" fmla="*/ 1500 h 66"/>
                              <a:gd name="T36" fmla="+- 0 6052 5996"/>
                              <a:gd name="T37" fmla="*/ T36 w 66"/>
                              <a:gd name="T38" fmla="+- 0 1494 1484"/>
                              <a:gd name="T39" fmla="*/ 1494 h 66"/>
                              <a:gd name="T40" fmla="+- 0 6046 5996"/>
                              <a:gd name="T41" fmla="*/ T40 w 66"/>
                              <a:gd name="T42" fmla="+- 0 1488 1484"/>
                              <a:gd name="T43" fmla="*/ 1488 h 66"/>
                              <a:gd name="T44" fmla="+- 0 6038 5996"/>
                              <a:gd name="T45" fmla="*/ T44 w 66"/>
                              <a:gd name="T46" fmla="+- 0 1484 1484"/>
                              <a:gd name="T47" fmla="*/ 1484 h 66"/>
                              <a:gd name="T48" fmla="+- 0 6029 5996"/>
                              <a:gd name="T49" fmla="*/ T48 w 66"/>
                              <a:gd name="T50" fmla="+- 0 1484 1484"/>
                              <a:gd name="T51" fmla="*/ 1484 h 66"/>
                              <a:gd name="T52" fmla="+- 0 6020 5996"/>
                              <a:gd name="T53" fmla="*/ T52 w 66"/>
                              <a:gd name="T54" fmla="+- 0 1484 1484"/>
                              <a:gd name="T55" fmla="*/ 1484 h 66"/>
                              <a:gd name="T56" fmla="+- 0 6012 5996"/>
                              <a:gd name="T57" fmla="*/ T56 w 66"/>
                              <a:gd name="T58" fmla="+- 0 1488 1484"/>
                              <a:gd name="T59" fmla="*/ 1488 h 66"/>
                              <a:gd name="T60" fmla="+- 0 6006 5996"/>
                              <a:gd name="T61" fmla="*/ T60 w 66"/>
                              <a:gd name="T62" fmla="+- 0 1494 1484"/>
                              <a:gd name="T63" fmla="*/ 1494 h 66"/>
                              <a:gd name="T64" fmla="+- 0 5999 5996"/>
                              <a:gd name="T65" fmla="*/ T64 w 66"/>
                              <a:gd name="T66" fmla="+- 0 1500 1484"/>
                              <a:gd name="T67" fmla="*/ 1500 h 66"/>
                              <a:gd name="T68" fmla="+- 0 5996 5996"/>
                              <a:gd name="T69" fmla="*/ T68 w 66"/>
                              <a:gd name="T70" fmla="+- 0 1509 1484"/>
                              <a:gd name="T71" fmla="*/ 1509 h 66"/>
                              <a:gd name="T72" fmla="+- 0 5996 5996"/>
                              <a:gd name="T73" fmla="*/ T72 w 66"/>
                              <a:gd name="T74" fmla="+- 0 1517 1484"/>
                              <a:gd name="T75" fmla="*/ 1517 h 66"/>
                              <a:gd name="T76" fmla="+- 0 5996 5996"/>
                              <a:gd name="T77" fmla="*/ T76 w 66"/>
                              <a:gd name="T78" fmla="+- 0 1526 1484"/>
                              <a:gd name="T79" fmla="*/ 1526 h 66"/>
                              <a:gd name="T80" fmla="+- 0 5999 5996"/>
                              <a:gd name="T81" fmla="*/ T80 w 66"/>
                              <a:gd name="T82" fmla="+- 0 1535 1484"/>
                              <a:gd name="T83" fmla="*/ 1535 h 66"/>
                              <a:gd name="T84" fmla="+- 0 6006 5996"/>
                              <a:gd name="T85" fmla="*/ T84 w 66"/>
                              <a:gd name="T86" fmla="+- 0 1541 1484"/>
                              <a:gd name="T87" fmla="*/ 1541 h 66"/>
                              <a:gd name="T88" fmla="+- 0 6012 5996"/>
                              <a:gd name="T89" fmla="*/ T88 w 66"/>
                              <a:gd name="T90" fmla="+- 0 1547 1484"/>
                              <a:gd name="T91" fmla="*/ 1547 h 66"/>
                              <a:gd name="T92" fmla="+- 0 6020 5996"/>
                              <a:gd name="T93" fmla="*/ T92 w 66"/>
                              <a:gd name="T94" fmla="+- 0 1550 1484"/>
                              <a:gd name="T95" fmla="*/ 1550 h 66"/>
                              <a:gd name="T96" fmla="+- 0 6029 5996"/>
                              <a:gd name="T97" fmla="*/ T96 w 66"/>
                              <a:gd name="T98" fmla="+- 0 1550 1484"/>
                              <a:gd name="T99" fmla="*/ 1550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6" h="66">
                                <a:moveTo>
                                  <a:pt x="33" y="66"/>
                                </a:moveTo>
                                <a:lnTo>
                                  <a:pt x="42" y="66"/>
                                </a:lnTo>
                                <a:lnTo>
                                  <a:pt x="50" y="63"/>
                                </a:lnTo>
                                <a:lnTo>
                                  <a:pt x="56" y="57"/>
                                </a:lnTo>
                                <a:lnTo>
                                  <a:pt x="62" y="51"/>
                                </a:lnTo>
                                <a:lnTo>
                                  <a:pt x="66" y="42"/>
                                </a:lnTo>
                                <a:lnTo>
                                  <a:pt x="66" y="33"/>
                                </a:lnTo>
                                <a:lnTo>
                                  <a:pt x="66" y="25"/>
                                </a:lnTo>
                                <a:lnTo>
                                  <a:pt x="62" y="16"/>
                                </a:lnTo>
                                <a:lnTo>
                                  <a:pt x="56" y="10"/>
                                </a:lnTo>
                                <a:lnTo>
                                  <a:pt x="50" y="4"/>
                                </a:lnTo>
                                <a:lnTo>
                                  <a:pt x="42" y="0"/>
                                </a:lnTo>
                                <a:lnTo>
                                  <a:pt x="33" y="0"/>
                                </a:lnTo>
                                <a:lnTo>
                                  <a:pt x="24" y="0"/>
                                </a:lnTo>
                                <a:lnTo>
                                  <a:pt x="16" y="4"/>
                                </a:lnTo>
                                <a:lnTo>
                                  <a:pt x="10" y="10"/>
                                </a:lnTo>
                                <a:lnTo>
                                  <a:pt x="3" y="16"/>
                                </a:lnTo>
                                <a:lnTo>
                                  <a:pt x="0" y="25"/>
                                </a:lnTo>
                                <a:lnTo>
                                  <a:pt x="0" y="33"/>
                                </a:lnTo>
                                <a:lnTo>
                                  <a:pt x="0" y="42"/>
                                </a:lnTo>
                                <a:lnTo>
                                  <a:pt x="3" y="51"/>
                                </a:lnTo>
                                <a:lnTo>
                                  <a:pt x="10" y="57"/>
                                </a:lnTo>
                                <a:lnTo>
                                  <a:pt x="16" y="63"/>
                                </a:lnTo>
                                <a:lnTo>
                                  <a:pt x="24" y="66"/>
                                </a:lnTo>
                                <a:lnTo>
                                  <a:pt x="33" y="66"/>
                                </a:lnTo>
                                <a:close/>
                              </a:path>
                            </a:pathLst>
                          </a:custGeom>
                          <a:noFill/>
                          <a:ln w="4190">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58"/>
                        <wps:cNvSpPr>
                          <a:spLocks/>
                        </wps:cNvSpPr>
                        <wps:spPr bwMode="auto">
                          <a:xfrm>
                            <a:off x="4319" y="1894"/>
                            <a:ext cx="66" cy="66"/>
                          </a:xfrm>
                          <a:custGeom>
                            <a:avLst/>
                            <a:gdLst>
                              <a:gd name="T0" fmla="+- 0 4361 4319"/>
                              <a:gd name="T1" fmla="*/ T0 w 66"/>
                              <a:gd name="T2" fmla="+- 0 1894 1894"/>
                              <a:gd name="T3" fmla="*/ 1894 h 66"/>
                              <a:gd name="T4" fmla="+- 0 4343 4319"/>
                              <a:gd name="T5" fmla="*/ T4 w 66"/>
                              <a:gd name="T6" fmla="+- 0 1894 1894"/>
                              <a:gd name="T7" fmla="*/ 1894 h 66"/>
                              <a:gd name="T8" fmla="+- 0 4335 4319"/>
                              <a:gd name="T9" fmla="*/ T8 w 66"/>
                              <a:gd name="T10" fmla="+- 0 1897 1894"/>
                              <a:gd name="T11" fmla="*/ 1897 h 66"/>
                              <a:gd name="T12" fmla="+- 0 4322 4319"/>
                              <a:gd name="T13" fmla="*/ T12 w 66"/>
                              <a:gd name="T14" fmla="+- 0 1909 1894"/>
                              <a:gd name="T15" fmla="*/ 1909 h 66"/>
                              <a:gd name="T16" fmla="+- 0 4319 4319"/>
                              <a:gd name="T17" fmla="*/ T16 w 66"/>
                              <a:gd name="T18" fmla="+- 0 1918 1894"/>
                              <a:gd name="T19" fmla="*/ 1918 h 66"/>
                              <a:gd name="T20" fmla="+- 0 4319 4319"/>
                              <a:gd name="T21" fmla="*/ T20 w 66"/>
                              <a:gd name="T22" fmla="+- 0 1935 1894"/>
                              <a:gd name="T23" fmla="*/ 1935 h 66"/>
                              <a:gd name="T24" fmla="+- 0 4322 4319"/>
                              <a:gd name="T25" fmla="*/ T24 w 66"/>
                              <a:gd name="T26" fmla="+- 0 1944 1894"/>
                              <a:gd name="T27" fmla="*/ 1944 h 66"/>
                              <a:gd name="T28" fmla="+- 0 4335 4319"/>
                              <a:gd name="T29" fmla="*/ T28 w 66"/>
                              <a:gd name="T30" fmla="+- 0 1956 1894"/>
                              <a:gd name="T31" fmla="*/ 1956 h 66"/>
                              <a:gd name="T32" fmla="+- 0 4343 4319"/>
                              <a:gd name="T33" fmla="*/ T32 w 66"/>
                              <a:gd name="T34" fmla="+- 0 1960 1894"/>
                              <a:gd name="T35" fmla="*/ 1960 h 66"/>
                              <a:gd name="T36" fmla="+- 0 4361 4319"/>
                              <a:gd name="T37" fmla="*/ T36 w 66"/>
                              <a:gd name="T38" fmla="+- 0 1960 1894"/>
                              <a:gd name="T39" fmla="*/ 1960 h 66"/>
                              <a:gd name="T40" fmla="+- 0 4369 4319"/>
                              <a:gd name="T41" fmla="*/ T40 w 66"/>
                              <a:gd name="T42" fmla="+- 0 1956 1894"/>
                              <a:gd name="T43" fmla="*/ 1956 h 66"/>
                              <a:gd name="T44" fmla="+- 0 4381 4319"/>
                              <a:gd name="T45" fmla="*/ T44 w 66"/>
                              <a:gd name="T46" fmla="+- 0 1944 1894"/>
                              <a:gd name="T47" fmla="*/ 1944 h 66"/>
                              <a:gd name="T48" fmla="+- 0 4385 4319"/>
                              <a:gd name="T49" fmla="*/ T48 w 66"/>
                              <a:gd name="T50" fmla="+- 0 1935 1894"/>
                              <a:gd name="T51" fmla="*/ 1935 h 66"/>
                              <a:gd name="T52" fmla="+- 0 4385 4319"/>
                              <a:gd name="T53" fmla="*/ T52 w 66"/>
                              <a:gd name="T54" fmla="+- 0 1918 1894"/>
                              <a:gd name="T55" fmla="*/ 1918 h 66"/>
                              <a:gd name="T56" fmla="+- 0 4381 4319"/>
                              <a:gd name="T57" fmla="*/ T56 w 66"/>
                              <a:gd name="T58" fmla="+- 0 1909 1894"/>
                              <a:gd name="T59" fmla="*/ 1909 h 66"/>
                              <a:gd name="T60" fmla="+- 0 4369 4319"/>
                              <a:gd name="T61" fmla="*/ T60 w 66"/>
                              <a:gd name="T62" fmla="+- 0 1897 1894"/>
                              <a:gd name="T63" fmla="*/ 1897 h 66"/>
                              <a:gd name="T64" fmla="+- 0 4361 4319"/>
                              <a:gd name="T65" fmla="*/ T64 w 66"/>
                              <a:gd name="T66" fmla="+- 0 1894 1894"/>
                              <a:gd name="T67" fmla="*/ 1894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42" y="0"/>
                                </a:moveTo>
                                <a:lnTo>
                                  <a:pt x="24" y="0"/>
                                </a:lnTo>
                                <a:lnTo>
                                  <a:pt x="16" y="3"/>
                                </a:lnTo>
                                <a:lnTo>
                                  <a:pt x="3" y="15"/>
                                </a:lnTo>
                                <a:lnTo>
                                  <a:pt x="0" y="24"/>
                                </a:lnTo>
                                <a:lnTo>
                                  <a:pt x="0" y="41"/>
                                </a:lnTo>
                                <a:lnTo>
                                  <a:pt x="3" y="50"/>
                                </a:lnTo>
                                <a:lnTo>
                                  <a:pt x="16" y="62"/>
                                </a:lnTo>
                                <a:lnTo>
                                  <a:pt x="24" y="66"/>
                                </a:lnTo>
                                <a:lnTo>
                                  <a:pt x="42" y="66"/>
                                </a:lnTo>
                                <a:lnTo>
                                  <a:pt x="50" y="62"/>
                                </a:lnTo>
                                <a:lnTo>
                                  <a:pt x="62" y="50"/>
                                </a:lnTo>
                                <a:lnTo>
                                  <a:pt x="66" y="41"/>
                                </a:lnTo>
                                <a:lnTo>
                                  <a:pt x="66" y="24"/>
                                </a:lnTo>
                                <a:lnTo>
                                  <a:pt x="62" y="15"/>
                                </a:lnTo>
                                <a:lnTo>
                                  <a:pt x="50" y="3"/>
                                </a:lnTo>
                                <a:lnTo>
                                  <a:pt x="42"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57"/>
                        <wps:cNvSpPr>
                          <a:spLocks/>
                        </wps:cNvSpPr>
                        <wps:spPr bwMode="auto">
                          <a:xfrm>
                            <a:off x="4319" y="1894"/>
                            <a:ext cx="66" cy="66"/>
                          </a:xfrm>
                          <a:custGeom>
                            <a:avLst/>
                            <a:gdLst>
                              <a:gd name="T0" fmla="+- 0 4352 4319"/>
                              <a:gd name="T1" fmla="*/ T0 w 66"/>
                              <a:gd name="T2" fmla="+- 0 1960 1894"/>
                              <a:gd name="T3" fmla="*/ 1960 h 66"/>
                              <a:gd name="T4" fmla="+- 0 4361 4319"/>
                              <a:gd name="T5" fmla="*/ T4 w 66"/>
                              <a:gd name="T6" fmla="+- 0 1960 1894"/>
                              <a:gd name="T7" fmla="*/ 1960 h 66"/>
                              <a:gd name="T8" fmla="+- 0 4369 4319"/>
                              <a:gd name="T9" fmla="*/ T8 w 66"/>
                              <a:gd name="T10" fmla="+- 0 1956 1894"/>
                              <a:gd name="T11" fmla="*/ 1956 h 66"/>
                              <a:gd name="T12" fmla="+- 0 4375 4319"/>
                              <a:gd name="T13" fmla="*/ T12 w 66"/>
                              <a:gd name="T14" fmla="+- 0 1950 1894"/>
                              <a:gd name="T15" fmla="*/ 1950 h 66"/>
                              <a:gd name="T16" fmla="+- 0 4381 4319"/>
                              <a:gd name="T17" fmla="*/ T16 w 66"/>
                              <a:gd name="T18" fmla="+- 0 1944 1894"/>
                              <a:gd name="T19" fmla="*/ 1944 h 66"/>
                              <a:gd name="T20" fmla="+- 0 4385 4319"/>
                              <a:gd name="T21" fmla="*/ T20 w 66"/>
                              <a:gd name="T22" fmla="+- 0 1935 1894"/>
                              <a:gd name="T23" fmla="*/ 1935 h 66"/>
                              <a:gd name="T24" fmla="+- 0 4385 4319"/>
                              <a:gd name="T25" fmla="*/ T24 w 66"/>
                              <a:gd name="T26" fmla="+- 0 1927 1894"/>
                              <a:gd name="T27" fmla="*/ 1927 h 66"/>
                              <a:gd name="T28" fmla="+- 0 4385 4319"/>
                              <a:gd name="T29" fmla="*/ T28 w 66"/>
                              <a:gd name="T30" fmla="+- 0 1918 1894"/>
                              <a:gd name="T31" fmla="*/ 1918 h 66"/>
                              <a:gd name="T32" fmla="+- 0 4381 4319"/>
                              <a:gd name="T33" fmla="*/ T32 w 66"/>
                              <a:gd name="T34" fmla="+- 0 1909 1894"/>
                              <a:gd name="T35" fmla="*/ 1909 h 66"/>
                              <a:gd name="T36" fmla="+- 0 4375 4319"/>
                              <a:gd name="T37" fmla="*/ T36 w 66"/>
                              <a:gd name="T38" fmla="+- 0 1903 1894"/>
                              <a:gd name="T39" fmla="*/ 1903 h 66"/>
                              <a:gd name="T40" fmla="+- 0 4369 4319"/>
                              <a:gd name="T41" fmla="*/ T40 w 66"/>
                              <a:gd name="T42" fmla="+- 0 1897 1894"/>
                              <a:gd name="T43" fmla="*/ 1897 h 66"/>
                              <a:gd name="T44" fmla="+- 0 4361 4319"/>
                              <a:gd name="T45" fmla="*/ T44 w 66"/>
                              <a:gd name="T46" fmla="+- 0 1894 1894"/>
                              <a:gd name="T47" fmla="*/ 1894 h 66"/>
                              <a:gd name="T48" fmla="+- 0 4352 4319"/>
                              <a:gd name="T49" fmla="*/ T48 w 66"/>
                              <a:gd name="T50" fmla="+- 0 1894 1894"/>
                              <a:gd name="T51" fmla="*/ 1894 h 66"/>
                              <a:gd name="T52" fmla="+- 0 4343 4319"/>
                              <a:gd name="T53" fmla="*/ T52 w 66"/>
                              <a:gd name="T54" fmla="+- 0 1894 1894"/>
                              <a:gd name="T55" fmla="*/ 1894 h 66"/>
                              <a:gd name="T56" fmla="+- 0 4335 4319"/>
                              <a:gd name="T57" fmla="*/ T56 w 66"/>
                              <a:gd name="T58" fmla="+- 0 1897 1894"/>
                              <a:gd name="T59" fmla="*/ 1897 h 66"/>
                              <a:gd name="T60" fmla="+- 0 4329 4319"/>
                              <a:gd name="T61" fmla="*/ T60 w 66"/>
                              <a:gd name="T62" fmla="+- 0 1903 1894"/>
                              <a:gd name="T63" fmla="*/ 1903 h 66"/>
                              <a:gd name="T64" fmla="+- 0 4322 4319"/>
                              <a:gd name="T65" fmla="*/ T64 w 66"/>
                              <a:gd name="T66" fmla="+- 0 1909 1894"/>
                              <a:gd name="T67" fmla="*/ 1909 h 66"/>
                              <a:gd name="T68" fmla="+- 0 4319 4319"/>
                              <a:gd name="T69" fmla="*/ T68 w 66"/>
                              <a:gd name="T70" fmla="+- 0 1918 1894"/>
                              <a:gd name="T71" fmla="*/ 1918 h 66"/>
                              <a:gd name="T72" fmla="+- 0 4319 4319"/>
                              <a:gd name="T73" fmla="*/ T72 w 66"/>
                              <a:gd name="T74" fmla="+- 0 1927 1894"/>
                              <a:gd name="T75" fmla="*/ 1927 h 66"/>
                              <a:gd name="T76" fmla="+- 0 4319 4319"/>
                              <a:gd name="T77" fmla="*/ T76 w 66"/>
                              <a:gd name="T78" fmla="+- 0 1935 1894"/>
                              <a:gd name="T79" fmla="*/ 1935 h 66"/>
                              <a:gd name="T80" fmla="+- 0 4322 4319"/>
                              <a:gd name="T81" fmla="*/ T80 w 66"/>
                              <a:gd name="T82" fmla="+- 0 1944 1894"/>
                              <a:gd name="T83" fmla="*/ 1944 h 66"/>
                              <a:gd name="T84" fmla="+- 0 4329 4319"/>
                              <a:gd name="T85" fmla="*/ T84 w 66"/>
                              <a:gd name="T86" fmla="+- 0 1950 1894"/>
                              <a:gd name="T87" fmla="*/ 1950 h 66"/>
                              <a:gd name="T88" fmla="+- 0 4335 4319"/>
                              <a:gd name="T89" fmla="*/ T88 w 66"/>
                              <a:gd name="T90" fmla="+- 0 1956 1894"/>
                              <a:gd name="T91" fmla="*/ 1956 h 66"/>
                              <a:gd name="T92" fmla="+- 0 4343 4319"/>
                              <a:gd name="T93" fmla="*/ T92 w 66"/>
                              <a:gd name="T94" fmla="+- 0 1960 1894"/>
                              <a:gd name="T95" fmla="*/ 1960 h 66"/>
                              <a:gd name="T96" fmla="+- 0 4352 4319"/>
                              <a:gd name="T97" fmla="*/ T96 w 66"/>
                              <a:gd name="T98" fmla="+- 0 1960 1894"/>
                              <a:gd name="T99" fmla="*/ 1960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6" h="66">
                                <a:moveTo>
                                  <a:pt x="33" y="66"/>
                                </a:moveTo>
                                <a:lnTo>
                                  <a:pt x="42" y="66"/>
                                </a:lnTo>
                                <a:lnTo>
                                  <a:pt x="50" y="62"/>
                                </a:lnTo>
                                <a:lnTo>
                                  <a:pt x="56" y="56"/>
                                </a:lnTo>
                                <a:lnTo>
                                  <a:pt x="62" y="50"/>
                                </a:lnTo>
                                <a:lnTo>
                                  <a:pt x="66" y="41"/>
                                </a:lnTo>
                                <a:lnTo>
                                  <a:pt x="66" y="33"/>
                                </a:lnTo>
                                <a:lnTo>
                                  <a:pt x="66" y="24"/>
                                </a:lnTo>
                                <a:lnTo>
                                  <a:pt x="62" y="15"/>
                                </a:lnTo>
                                <a:lnTo>
                                  <a:pt x="56" y="9"/>
                                </a:lnTo>
                                <a:lnTo>
                                  <a:pt x="50" y="3"/>
                                </a:lnTo>
                                <a:lnTo>
                                  <a:pt x="42" y="0"/>
                                </a:lnTo>
                                <a:lnTo>
                                  <a:pt x="33" y="0"/>
                                </a:lnTo>
                                <a:lnTo>
                                  <a:pt x="24" y="0"/>
                                </a:lnTo>
                                <a:lnTo>
                                  <a:pt x="16" y="3"/>
                                </a:lnTo>
                                <a:lnTo>
                                  <a:pt x="10" y="9"/>
                                </a:lnTo>
                                <a:lnTo>
                                  <a:pt x="3" y="15"/>
                                </a:lnTo>
                                <a:lnTo>
                                  <a:pt x="0" y="24"/>
                                </a:lnTo>
                                <a:lnTo>
                                  <a:pt x="0" y="33"/>
                                </a:lnTo>
                                <a:lnTo>
                                  <a:pt x="0" y="41"/>
                                </a:lnTo>
                                <a:lnTo>
                                  <a:pt x="3" y="50"/>
                                </a:lnTo>
                                <a:lnTo>
                                  <a:pt x="10" y="56"/>
                                </a:lnTo>
                                <a:lnTo>
                                  <a:pt x="16" y="62"/>
                                </a:lnTo>
                                <a:lnTo>
                                  <a:pt x="24" y="66"/>
                                </a:lnTo>
                                <a:lnTo>
                                  <a:pt x="33" y="66"/>
                                </a:lnTo>
                                <a:close/>
                              </a:path>
                            </a:pathLst>
                          </a:custGeom>
                          <a:noFill/>
                          <a:ln w="4190">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Line 56"/>
                        <wps:cNvCnPr>
                          <a:cxnSpLocks noChangeShapeType="1"/>
                        </wps:cNvCnPr>
                        <wps:spPr bwMode="auto">
                          <a:xfrm>
                            <a:off x="8368" y="2998"/>
                            <a:ext cx="0" cy="467"/>
                          </a:xfrm>
                          <a:prstGeom prst="line">
                            <a:avLst/>
                          </a:prstGeom>
                          <a:noFill/>
                          <a:ln w="16759">
                            <a:solidFill>
                              <a:srgbClr val="FF7F0E"/>
                            </a:solidFill>
                            <a:prstDash val="solid"/>
                            <a:round/>
                            <a:headEnd/>
                            <a:tailEnd/>
                          </a:ln>
                          <a:extLst>
                            <a:ext uri="{909E8E84-426E-40DD-AFC4-6F175D3DCCD1}">
                              <a14:hiddenFill xmlns:a14="http://schemas.microsoft.com/office/drawing/2010/main">
                                <a:noFill/>
                              </a14:hiddenFill>
                            </a:ext>
                          </a:extLst>
                        </wps:spPr>
                        <wps:bodyPr/>
                      </wps:wsp>
                      <wps:wsp>
                        <wps:cNvPr id="76" name="Line 55"/>
                        <wps:cNvCnPr>
                          <a:cxnSpLocks noChangeShapeType="1"/>
                        </wps:cNvCnPr>
                        <wps:spPr bwMode="auto">
                          <a:xfrm>
                            <a:off x="8335" y="2998"/>
                            <a:ext cx="66" cy="0"/>
                          </a:xfrm>
                          <a:prstGeom prst="line">
                            <a:avLst/>
                          </a:prstGeom>
                          <a:noFill/>
                          <a:ln w="41899">
                            <a:solidFill>
                              <a:srgbClr val="FF7F0E"/>
                            </a:solidFill>
                            <a:prstDash val="solid"/>
                            <a:round/>
                            <a:headEnd/>
                            <a:tailEnd/>
                          </a:ln>
                          <a:extLst>
                            <a:ext uri="{909E8E84-426E-40DD-AFC4-6F175D3DCCD1}">
                              <a14:hiddenFill xmlns:a14="http://schemas.microsoft.com/office/drawing/2010/main">
                                <a:noFill/>
                              </a14:hiddenFill>
                            </a:ext>
                          </a:extLst>
                        </wps:spPr>
                        <wps:bodyPr/>
                      </wps:wsp>
                      <wps:wsp>
                        <wps:cNvPr id="77" name="Freeform 54"/>
                        <wps:cNvSpPr>
                          <a:spLocks/>
                        </wps:cNvSpPr>
                        <wps:spPr bwMode="auto">
                          <a:xfrm>
                            <a:off x="4912" y="2177"/>
                            <a:ext cx="3457" cy="1289"/>
                          </a:xfrm>
                          <a:custGeom>
                            <a:avLst/>
                            <a:gdLst>
                              <a:gd name="T0" fmla="+- 0 8368 4912"/>
                              <a:gd name="T1" fmla="*/ T0 w 3457"/>
                              <a:gd name="T2" fmla="+- 0 2177 2177"/>
                              <a:gd name="T3" fmla="*/ 2177 h 1289"/>
                              <a:gd name="T4" fmla="+- 0 6862 4912"/>
                              <a:gd name="T5" fmla="*/ T4 w 3457"/>
                              <a:gd name="T6" fmla="+- 0 2724 2177"/>
                              <a:gd name="T7" fmla="*/ 2724 h 1289"/>
                              <a:gd name="T8" fmla="+- 0 6029 4912"/>
                              <a:gd name="T9" fmla="*/ T8 w 3457"/>
                              <a:gd name="T10" fmla="+- 0 3035 2177"/>
                              <a:gd name="T11" fmla="*/ 3035 h 1289"/>
                              <a:gd name="T12" fmla="+- 0 4912 4912"/>
                              <a:gd name="T13" fmla="*/ T12 w 3457"/>
                              <a:gd name="T14" fmla="+- 0 3465 2177"/>
                              <a:gd name="T15" fmla="*/ 3465 h 1289"/>
                            </a:gdLst>
                            <a:ahLst/>
                            <a:cxnLst>
                              <a:cxn ang="0">
                                <a:pos x="T1" y="T3"/>
                              </a:cxn>
                              <a:cxn ang="0">
                                <a:pos x="T5" y="T7"/>
                              </a:cxn>
                              <a:cxn ang="0">
                                <a:pos x="T9" y="T11"/>
                              </a:cxn>
                              <a:cxn ang="0">
                                <a:pos x="T13" y="T15"/>
                              </a:cxn>
                            </a:cxnLst>
                            <a:rect l="0" t="0" r="r" b="b"/>
                            <a:pathLst>
                              <a:path w="3457" h="1289">
                                <a:moveTo>
                                  <a:pt x="3456" y="0"/>
                                </a:moveTo>
                                <a:lnTo>
                                  <a:pt x="1950" y="547"/>
                                </a:lnTo>
                                <a:lnTo>
                                  <a:pt x="1117" y="858"/>
                                </a:lnTo>
                                <a:lnTo>
                                  <a:pt x="0" y="1288"/>
                                </a:lnTo>
                              </a:path>
                            </a:pathLst>
                          </a:custGeom>
                          <a:noFill/>
                          <a:ln w="16759">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AutoShape 53"/>
                        <wps:cNvSpPr>
                          <a:spLocks/>
                        </wps:cNvSpPr>
                        <wps:spPr bwMode="auto">
                          <a:xfrm>
                            <a:off x="8337" y="2144"/>
                            <a:ext cx="63" cy="60"/>
                          </a:xfrm>
                          <a:custGeom>
                            <a:avLst/>
                            <a:gdLst>
                              <a:gd name="T0" fmla="+- 0 8400 8337"/>
                              <a:gd name="T1" fmla="*/ T0 w 63"/>
                              <a:gd name="T2" fmla="+- 0 2166 2144"/>
                              <a:gd name="T3" fmla="*/ 2166 h 60"/>
                              <a:gd name="T4" fmla="+- 0 8337 8337"/>
                              <a:gd name="T5" fmla="*/ T4 w 63"/>
                              <a:gd name="T6" fmla="+- 0 2166 2144"/>
                              <a:gd name="T7" fmla="*/ 2166 h 60"/>
                              <a:gd name="T8" fmla="+- 0 8356 8337"/>
                              <a:gd name="T9" fmla="*/ T8 w 63"/>
                              <a:gd name="T10" fmla="+- 0 2181 2144"/>
                              <a:gd name="T11" fmla="*/ 2181 h 60"/>
                              <a:gd name="T12" fmla="+- 0 8349 8337"/>
                              <a:gd name="T13" fmla="*/ T12 w 63"/>
                              <a:gd name="T14" fmla="+- 0 2203 2144"/>
                              <a:gd name="T15" fmla="*/ 2203 h 60"/>
                              <a:gd name="T16" fmla="+- 0 8368 8337"/>
                              <a:gd name="T17" fmla="*/ T16 w 63"/>
                              <a:gd name="T18" fmla="+- 0 2189 2144"/>
                              <a:gd name="T19" fmla="*/ 2189 h 60"/>
                              <a:gd name="T20" fmla="+- 0 8383 8337"/>
                              <a:gd name="T21" fmla="*/ T20 w 63"/>
                              <a:gd name="T22" fmla="+- 0 2189 2144"/>
                              <a:gd name="T23" fmla="*/ 2189 h 60"/>
                              <a:gd name="T24" fmla="+- 0 8380 8337"/>
                              <a:gd name="T25" fmla="*/ T24 w 63"/>
                              <a:gd name="T26" fmla="+- 0 2181 2144"/>
                              <a:gd name="T27" fmla="*/ 2181 h 60"/>
                              <a:gd name="T28" fmla="+- 0 8400 8337"/>
                              <a:gd name="T29" fmla="*/ T28 w 63"/>
                              <a:gd name="T30" fmla="+- 0 2166 2144"/>
                              <a:gd name="T31" fmla="*/ 2166 h 60"/>
                              <a:gd name="T32" fmla="+- 0 8383 8337"/>
                              <a:gd name="T33" fmla="*/ T32 w 63"/>
                              <a:gd name="T34" fmla="+- 0 2189 2144"/>
                              <a:gd name="T35" fmla="*/ 2189 h 60"/>
                              <a:gd name="T36" fmla="+- 0 8368 8337"/>
                              <a:gd name="T37" fmla="*/ T36 w 63"/>
                              <a:gd name="T38" fmla="+- 0 2189 2144"/>
                              <a:gd name="T39" fmla="*/ 2189 h 60"/>
                              <a:gd name="T40" fmla="+- 0 8388 8337"/>
                              <a:gd name="T41" fmla="*/ T40 w 63"/>
                              <a:gd name="T42" fmla="+- 0 2203 2144"/>
                              <a:gd name="T43" fmla="*/ 2203 h 60"/>
                              <a:gd name="T44" fmla="+- 0 8383 8337"/>
                              <a:gd name="T45" fmla="*/ T44 w 63"/>
                              <a:gd name="T46" fmla="+- 0 2189 2144"/>
                              <a:gd name="T47" fmla="*/ 2189 h 60"/>
                              <a:gd name="T48" fmla="+- 0 8368 8337"/>
                              <a:gd name="T49" fmla="*/ T48 w 63"/>
                              <a:gd name="T50" fmla="+- 0 2144 2144"/>
                              <a:gd name="T51" fmla="*/ 2144 h 60"/>
                              <a:gd name="T52" fmla="+- 0 8361 8337"/>
                              <a:gd name="T53" fmla="*/ T52 w 63"/>
                              <a:gd name="T54" fmla="+- 0 2166 2144"/>
                              <a:gd name="T55" fmla="*/ 2166 h 60"/>
                              <a:gd name="T56" fmla="+- 0 8376 8337"/>
                              <a:gd name="T57" fmla="*/ T56 w 63"/>
                              <a:gd name="T58" fmla="+- 0 2166 2144"/>
                              <a:gd name="T59" fmla="*/ 2166 h 60"/>
                              <a:gd name="T60" fmla="+- 0 8368 8337"/>
                              <a:gd name="T61" fmla="*/ T60 w 63"/>
                              <a:gd name="T62" fmla="+- 0 2144 2144"/>
                              <a:gd name="T63" fmla="*/ 214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3" h="60">
                                <a:moveTo>
                                  <a:pt x="63" y="22"/>
                                </a:moveTo>
                                <a:lnTo>
                                  <a:pt x="0" y="22"/>
                                </a:lnTo>
                                <a:lnTo>
                                  <a:pt x="19" y="37"/>
                                </a:lnTo>
                                <a:lnTo>
                                  <a:pt x="12" y="59"/>
                                </a:lnTo>
                                <a:lnTo>
                                  <a:pt x="31" y="45"/>
                                </a:lnTo>
                                <a:lnTo>
                                  <a:pt x="46" y="45"/>
                                </a:lnTo>
                                <a:lnTo>
                                  <a:pt x="43" y="37"/>
                                </a:lnTo>
                                <a:lnTo>
                                  <a:pt x="63" y="22"/>
                                </a:lnTo>
                                <a:close/>
                                <a:moveTo>
                                  <a:pt x="46" y="45"/>
                                </a:moveTo>
                                <a:lnTo>
                                  <a:pt x="31" y="45"/>
                                </a:lnTo>
                                <a:lnTo>
                                  <a:pt x="51" y="59"/>
                                </a:lnTo>
                                <a:lnTo>
                                  <a:pt x="46" y="45"/>
                                </a:lnTo>
                                <a:close/>
                                <a:moveTo>
                                  <a:pt x="31" y="0"/>
                                </a:moveTo>
                                <a:lnTo>
                                  <a:pt x="24" y="22"/>
                                </a:lnTo>
                                <a:lnTo>
                                  <a:pt x="39" y="22"/>
                                </a:lnTo>
                                <a:lnTo>
                                  <a:pt x="31"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52"/>
                        <wps:cNvSpPr>
                          <a:spLocks/>
                        </wps:cNvSpPr>
                        <wps:spPr bwMode="auto">
                          <a:xfrm>
                            <a:off x="8337" y="2144"/>
                            <a:ext cx="63" cy="60"/>
                          </a:xfrm>
                          <a:custGeom>
                            <a:avLst/>
                            <a:gdLst>
                              <a:gd name="T0" fmla="+- 0 8368 8337"/>
                              <a:gd name="T1" fmla="*/ T0 w 63"/>
                              <a:gd name="T2" fmla="+- 0 2144 2144"/>
                              <a:gd name="T3" fmla="*/ 2144 h 60"/>
                              <a:gd name="T4" fmla="+- 0 8361 8337"/>
                              <a:gd name="T5" fmla="*/ T4 w 63"/>
                              <a:gd name="T6" fmla="+- 0 2166 2144"/>
                              <a:gd name="T7" fmla="*/ 2166 h 60"/>
                              <a:gd name="T8" fmla="+- 0 8337 8337"/>
                              <a:gd name="T9" fmla="*/ T8 w 63"/>
                              <a:gd name="T10" fmla="+- 0 2166 2144"/>
                              <a:gd name="T11" fmla="*/ 2166 h 60"/>
                              <a:gd name="T12" fmla="+- 0 8356 8337"/>
                              <a:gd name="T13" fmla="*/ T12 w 63"/>
                              <a:gd name="T14" fmla="+- 0 2181 2144"/>
                              <a:gd name="T15" fmla="*/ 2181 h 60"/>
                              <a:gd name="T16" fmla="+- 0 8349 8337"/>
                              <a:gd name="T17" fmla="*/ T16 w 63"/>
                              <a:gd name="T18" fmla="+- 0 2203 2144"/>
                              <a:gd name="T19" fmla="*/ 2203 h 60"/>
                              <a:gd name="T20" fmla="+- 0 8368 8337"/>
                              <a:gd name="T21" fmla="*/ T20 w 63"/>
                              <a:gd name="T22" fmla="+- 0 2189 2144"/>
                              <a:gd name="T23" fmla="*/ 2189 h 60"/>
                              <a:gd name="T24" fmla="+- 0 8388 8337"/>
                              <a:gd name="T25" fmla="*/ T24 w 63"/>
                              <a:gd name="T26" fmla="+- 0 2203 2144"/>
                              <a:gd name="T27" fmla="*/ 2203 h 60"/>
                              <a:gd name="T28" fmla="+- 0 8380 8337"/>
                              <a:gd name="T29" fmla="*/ T28 w 63"/>
                              <a:gd name="T30" fmla="+- 0 2181 2144"/>
                              <a:gd name="T31" fmla="*/ 2181 h 60"/>
                              <a:gd name="T32" fmla="+- 0 8400 8337"/>
                              <a:gd name="T33" fmla="*/ T32 w 63"/>
                              <a:gd name="T34" fmla="+- 0 2166 2144"/>
                              <a:gd name="T35" fmla="*/ 2166 h 60"/>
                              <a:gd name="T36" fmla="+- 0 8376 8337"/>
                              <a:gd name="T37" fmla="*/ T36 w 63"/>
                              <a:gd name="T38" fmla="+- 0 2166 2144"/>
                              <a:gd name="T39" fmla="*/ 2166 h 60"/>
                              <a:gd name="T40" fmla="+- 0 8368 8337"/>
                              <a:gd name="T41" fmla="*/ T40 w 63"/>
                              <a:gd name="T42" fmla="+- 0 2144 2144"/>
                              <a:gd name="T43" fmla="*/ 214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3" h="60">
                                <a:moveTo>
                                  <a:pt x="31" y="0"/>
                                </a:moveTo>
                                <a:lnTo>
                                  <a:pt x="24" y="22"/>
                                </a:lnTo>
                                <a:lnTo>
                                  <a:pt x="0" y="22"/>
                                </a:lnTo>
                                <a:lnTo>
                                  <a:pt x="19" y="37"/>
                                </a:lnTo>
                                <a:lnTo>
                                  <a:pt x="12" y="59"/>
                                </a:lnTo>
                                <a:lnTo>
                                  <a:pt x="31" y="45"/>
                                </a:lnTo>
                                <a:lnTo>
                                  <a:pt x="51" y="59"/>
                                </a:lnTo>
                                <a:lnTo>
                                  <a:pt x="43" y="37"/>
                                </a:lnTo>
                                <a:lnTo>
                                  <a:pt x="63" y="22"/>
                                </a:lnTo>
                                <a:lnTo>
                                  <a:pt x="39" y="22"/>
                                </a:lnTo>
                                <a:lnTo>
                                  <a:pt x="31" y="0"/>
                                </a:lnTo>
                                <a:close/>
                              </a:path>
                            </a:pathLst>
                          </a:custGeom>
                          <a:noFill/>
                          <a:ln w="4190">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AutoShape 51"/>
                        <wps:cNvSpPr>
                          <a:spLocks/>
                        </wps:cNvSpPr>
                        <wps:spPr bwMode="auto">
                          <a:xfrm>
                            <a:off x="6831" y="2691"/>
                            <a:ext cx="63" cy="60"/>
                          </a:xfrm>
                          <a:custGeom>
                            <a:avLst/>
                            <a:gdLst>
                              <a:gd name="T0" fmla="+- 0 6894 6831"/>
                              <a:gd name="T1" fmla="*/ T0 w 63"/>
                              <a:gd name="T2" fmla="+- 0 2714 2691"/>
                              <a:gd name="T3" fmla="*/ 2714 h 60"/>
                              <a:gd name="T4" fmla="+- 0 6831 6831"/>
                              <a:gd name="T5" fmla="*/ T4 w 63"/>
                              <a:gd name="T6" fmla="+- 0 2714 2691"/>
                              <a:gd name="T7" fmla="*/ 2714 h 60"/>
                              <a:gd name="T8" fmla="+- 0 6850 6831"/>
                              <a:gd name="T9" fmla="*/ T8 w 63"/>
                              <a:gd name="T10" fmla="+- 0 2728 2691"/>
                              <a:gd name="T11" fmla="*/ 2728 h 60"/>
                              <a:gd name="T12" fmla="+- 0 6843 6831"/>
                              <a:gd name="T13" fmla="*/ T12 w 63"/>
                              <a:gd name="T14" fmla="+- 0 2751 2691"/>
                              <a:gd name="T15" fmla="*/ 2751 h 60"/>
                              <a:gd name="T16" fmla="+- 0 6862 6831"/>
                              <a:gd name="T17" fmla="*/ T16 w 63"/>
                              <a:gd name="T18" fmla="+- 0 2737 2691"/>
                              <a:gd name="T19" fmla="*/ 2737 h 60"/>
                              <a:gd name="T20" fmla="+- 0 6877 6831"/>
                              <a:gd name="T21" fmla="*/ T20 w 63"/>
                              <a:gd name="T22" fmla="+- 0 2737 2691"/>
                              <a:gd name="T23" fmla="*/ 2737 h 60"/>
                              <a:gd name="T24" fmla="+- 0 6874 6831"/>
                              <a:gd name="T25" fmla="*/ T24 w 63"/>
                              <a:gd name="T26" fmla="+- 0 2728 2691"/>
                              <a:gd name="T27" fmla="*/ 2728 h 60"/>
                              <a:gd name="T28" fmla="+- 0 6894 6831"/>
                              <a:gd name="T29" fmla="*/ T28 w 63"/>
                              <a:gd name="T30" fmla="+- 0 2714 2691"/>
                              <a:gd name="T31" fmla="*/ 2714 h 60"/>
                              <a:gd name="T32" fmla="+- 0 6877 6831"/>
                              <a:gd name="T33" fmla="*/ T32 w 63"/>
                              <a:gd name="T34" fmla="+- 0 2737 2691"/>
                              <a:gd name="T35" fmla="*/ 2737 h 60"/>
                              <a:gd name="T36" fmla="+- 0 6862 6831"/>
                              <a:gd name="T37" fmla="*/ T36 w 63"/>
                              <a:gd name="T38" fmla="+- 0 2737 2691"/>
                              <a:gd name="T39" fmla="*/ 2737 h 60"/>
                              <a:gd name="T40" fmla="+- 0 6882 6831"/>
                              <a:gd name="T41" fmla="*/ T40 w 63"/>
                              <a:gd name="T42" fmla="+- 0 2751 2691"/>
                              <a:gd name="T43" fmla="*/ 2751 h 60"/>
                              <a:gd name="T44" fmla="+- 0 6877 6831"/>
                              <a:gd name="T45" fmla="*/ T44 w 63"/>
                              <a:gd name="T46" fmla="+- 0 2737 2691"/>
                              <a:gd name="T47" fmla="*/ 2737 h 60"/>
                              <a:gd name="T48" fmla="+- 0 6862 6831"/>
                              <a:gd name="T49" fmla="*/ T48 w 63"/>
                              <a:gd name="T50" fmla="+- 0 2691 2691"/>
                              <a:gd name="T51" fmla="*/ 2691 h 60"/>
                              <a:gd name="T52" fmla="+- 0 6855 6831"/>
                              <a:gd name="T53" fmla="*/ T52 w 63"/>
                              <a:gd name="T54" fmla="+- 0 2714 2691"/>
                              <a:gd name="T55" fmla="*/ 2714 h 60"/>
                              <a:gd name="T56" fmla="+- 0 6870 6831"/>
                              <a:gd name="T57" fmla="*/ T56 w 63"/>
                              <a:gd name="T58" fmla="+- 0 2714 2691"/>
                              <a:gd name="T59" fmla="*/ 2714 h 60"/>
                              <a:gd name="T60" fmla="+- 0 6862 6831"/>
                              <a:gd name="T61" fmla="*/ T60 w 63"/>
                              <a:gd name="T62" fmla="+- 0 2691 2691"/>
                              <a:gd name="T63" fmla="*/ 269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3" h="60">
                                <a:moveTo>
                                  <a:pt x="63" y="23"/>
                                </a:moveTo>
                                <a:lnTo>
                                  <a:pt x="0" y="23"/>
                                </a:lnTo>
                                <a:lnTo>
                                  <a:pt x="19" y="37"/>
                                </a:lnTo>
                                <a:lnTo>
                                  <a:pt x="12" y="60"/>
                                </a:lnTo>
                                <a:lnTo>
                                  <a:pt x="31" y="46"/>
                                </a:lnTo>
                                <a:lnTo>
                                  <a:pt x="46" y="46"/>
                                </a:lnTo>
                                <a:lnTo>
                                  <a:pt x="43" y="37"/>
                                </a:lnTo>
                                <a:lnTo>
                                  <a:pt x="63" y="23"/>
                                </a:lnTo>
                                <a:close/>
                                <a:moveTo>
                                  <a:pt x="46" y="46"/>
                                </a:moveTo>
                                <a:lnTo>
                                  <a:pt x="31" y="46"/>
                                </a:lnTo>
                                <a:lnTo>
                                  <a:pt x="51" y="60"/>
                                </a:lnTo>
                                <a:lnTo>
                                  <a:pt x="46" y="46"/>
                                </a:lnTo>
                                <a:close/>
                                <a:moveTo>
                                  <a:pt x="31" y="0"/>
                                </a:moveTo>
                                <a:lnTo>
                                  <a:pt x="24" y="23"/>
                                </a:lnTo>
                                <a:lnTo>
                                  <a:pt x="39" y="23"/>
                                </a:lnTo>
                                <a:lnTo>
                                  <a:pt x="31"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50"/>
                        <wps:cNvSpPr>
                          <a:spLocks/>
                        </wps:cNvSpPr>
                        <wps:spPr bwMode="auto">
                          <a:xfrm>
                            <a:off x="6831" y="2691"/>
                            <a:ext cx="63" cy="60"/>
                          </a:xfrm>
                          <a:custGeom>
                            <a:avLst/>
                            <a:gdLst>
                              <a:gd name="T0" fmla="+- 0 6862 6831"/>
                              <a:gd name="T1" fmla="*/ T0 w 63"/>
                              <a:gd name="T2" fmla="+- 0 2691 2691"/>
                              <a:gd name="T3" fmla="*/ 2691 h 60"/>
                              <a:gd name="T4" fmla="+- 0 6855 6831"/>
                              <a:gd name="T5" fmla="*/ T4 w 63"/>
                              <a:gd name="T6" fmla="+- 0 2714 2691"/>
                              <a:gd name="T7" fmla="*/ 2714 h 60"/>
                              <a:gd name="T8" fmla="+- 0 6831 6831"/>
                              <a:gd name="T9" fmla="*/ T8 w 63"/>
                              <a:gd name="T10" fmla="+- 0 2714 2691"/>
                              <a:gd name="T11" fmla="*/ 2714 h 60"/>
                              <a:gd name="T12" fmla="+- 0 6850 6831"/>
                              <a:gd name="T13" fmla="*/ T12 w 63"/>
                              <a:gd name="T14" fmla="+- 0 2728 2691"/>
                              <a:gd name="T15" fmla="*/ 2728 h 60"/>
                              <a:gd name="T16" fmla="+- 0 6843 6831"/>
                              <a:gd name="T17" fmla="*/ T16 w 63"/>
                              <a:gd name="T18" fmla="+- 0 2751 2691"/>
                              <a:gd name="T19" fmla="*/ 2751 h 60"/>
                              <a:gd name="T20" fmla="+- 0 6862 6831"/>
                              <a:gd name="T21" fmla="*/ T20 w 63"/>
                              <a:gd name="T22" fmla="+- 0 2737 2691"/>
                              <a:gd name="T23" fmla="*/ 2737 h 60"/>
                              <a:gd name="T24" fmla="+- 0 6882 6831"/>
                              <a:gd name="T25" fmla="*/ T24 w 63"/>
                              <a:gd name="T26" fmla="+- 0 2751 2691"/>
                              <a:gd name="T27" fmla="*/ 2751 h 60"/>
                              <a:gd name="T28" fmla="+- 0 6874 6831"/>
                              <a:gd name="T29" fmla="*/ T28 w 63"/>
                              <a:gd name="T30" fmla="+- 0 2728 2691"/>
                              <a:gd name="T31" fmla="*/ 2728 h 60"/>
                              <a:gd name="T32" fmla="+- 0 6894 6831"/>
                              <a:gd name="T33" fmla="*/ T32 w 63"/>
                              <a:gd name="T34" fmla="+- 0 2714 2691"/>
                              <a:gd name="T35" fmla="*/ 2714 h 60"/>
                              <a:gd name="T36" fmla="+- 0 6870 6831"/>
                              <a:gd name="T37" fmla="*/ T36 w 63"/>
                              <a:gd name="T38" fmla="+- 0 2714 2691"/>
                              <a:gd name="T39" fmla="*/ 2714 h 60"/>
                              <a:gd name="T40" fmla="+- 0 6862 6831"/>
                              <a:gd name="T41" fmla="*/ T40 w 63"/>
                              <a:gd name="T42" fmla="+- 0 2691 2691"/>
                              <a:gd name="T43" fmla="*/ 269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3" h="60">
                                <a:moveTo>
                                  <a:pt x="31" y="0"/>
                                </a:moveTo>
                                <a:lnTo>
                                  <a:pt x="24" y="23"/>
                                </a:lnTo>
                                <a:lnTo>
                                  <a:pt x="0" y="23"/>
                                </a:lnTo>
                                <a:lnTo>
                                  <a:pt x="19" y="37"/>
                                </a:lnTo>
                                <a:lnTo>
                                  <a:pt x="12" y="60"/>
                                </a:lnTo>
                                <a:lnTo>
                                  <a:pt x="31" y="46"/>
                                </a:lnTo>
                                <a:lnTo>
                                  <a:pt x="51" y="60"/>
                                </a:lnTo>
                                <a:lnTo>
                                  <a:pt x="43" y="37"/>
                                </a:lnTo>
                                <a:lnTo>
                                  <a:pt x="63" y="23"/>
                                </a:lnTo>
                                <a:lnTo>
                                  <a:pt x="39" y="23"/>
                                </a:lnTo>
                                <a:lnTo>
                                  <a:pt x="31" y="0"/>
                                </a:lnTo>
                                <a:close/>
                              </a:path>
                            </a:pathLst>
                          </a:custGeom>
                          <a:noFill/>
                          <a:ln w="4190">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AutoShape 49"/>
                        <wps:cNvSpPr>
                          <a:spLocks/>
                        </wps:cNvSpPr>
                        <wps:spPr bwMode="auto">
                          <a:xfrm>
                            <a:off x="5997" y="3002"/>
                            <a:ext cx="63" cy="60"/>
                          </a:xfrm>
                          <a:custGeom>
                            <a:avLst/>
                            <a:gdLst>
                              <a:gd name="T0" fmla="+- 0 6060 5997"/>
                              <a:gd name="T1" fmla="*/ T0 w 63"/>
                              <a:gd name="T2" fmla="+- 0 3025 3002"/>
                              <a:gd name="T3" fmla="*/ 3025 h 60"/>
                              <a:gd name="T4" fmla="+- 0 5997 5997"/>
                              <a:gd name="T5" fmla="*/ T4 w 63"/>
                              <a:gd name="T6" fmla="+- 0 3025 3002"/>
                              <a:gd name="T7" fmla="*/ 3025 h 60"/>
                              <a:gd name="T8" fmla="+- 0 6017 5997"/>
                              <a:gd name="T9" fmla="*/ T8 w 63"/>
                              <a:gd name="T10" fmla="+- 0 3039 3002"/>
                              <a:gd name="T11" fmla="*/ 3039 h 60"/>
                              <a:gd name="T12" fmla="+- 0 6009 5997"/>
                              <a:gd name="T13" fmla="*/ T12 w 63"/>
                              <a:gd name="T14" fmla="+- 0 3062 3002"/>
                              <a:gd name="T15" fmla="*/ 3062 h 60"/>
                              <a:gd name="T16" fmla="+- 0 6029 5997"/>
                              <a:gd name="T17" fmla="*/ T16 w 63"/>
                              <a:gd name="T18" fmla="+- 0 3048 3002"/>
                              <a:gd name="T19" fmla="*/ 3048 h 60"/>
                              <a:gd name="T20" fmla="+- 0 6044 5997"/>
                              <a:gd name="T21" fmla="*/ T20 w 63"/>
                              <a:gd name="T22" fmla="+- 0 3048 3002"/>
                              <a:gd name="T23" fmla="*/ 3048 h 60"/>
                              <a:gd name="T24" fmla="+- 0 6041 5997"/>
                              <a:gd name="T25" fmla="*/ T24 w 63"/>
                              <a:gd name="T26" fmla="+- 0 3039 3002"/>
                              <a:gd name="T27" fmla="*/ 3039 h 60"/>
                              <a:gd name="T28" fmla="+- 0 6060 5997"/>
                              <a:gd name="T29" fmla="*/ T28 w 63"/>
                              <a:gd name="T30" fmla="+- 0 3025 3002"/>
                              <a:gd name="T31" fmla="*/ 3025 h 60"/>
                              <a:gd name="T32" fmla="+- 0 6044 5997"/>
                              <a:gd name="T33" fmla="*/ T32 w 63"/>
                              <a:gd name="T34" fmla="+- 0 3048 3002"/>
                              <a:gd name="T35" fmla="*/ 3048 h 60"/>
                              <a:gd name="T36" fmla="+- 0 6029 5997"/>
                              <a:gd name="T37" fmla="*/ T36 w 63"/>
                              <a:gd name="T38" fmla="+- 0 3048 3002"/>
                              <a:gd name="T39" fmla="*/ 3048 h 60"/>
                              <a:gd name="T40" fmla="+- 0 6048 5997"/>
                              <a:gd name="T41" fmla="*/ T40 w 63"/>
                              <a:gd name="T42" fmla="+- 0 3062 3002"/>
                              <a:gd name="T43" fmla="*/ 3062 h 60"/>
                              <a:gd name="T44" fmla="+- 0 6044 5997"/>
                              <a:gd name="T45" fmla="*/ T44 w 63"/>
                              <a:gd name="T46" fmla="+- 0 3048 3002"/>
                              <a:gd name="T47" fmla="*/ 3048 h 60"/>
                              <a:gd name="T48" fmla="+- 0 6029 5997"/>
                              <a:gd name="T49" fmla="*/ T48 w 63"/>
                              <a:gd name="T50" fmla="+- 0 3002 3002"/>
                              <a:gd name="T51" fmla="*/ 3002 h 60"/>
                              <a:gd name="T52" fmla="+- 0 6021 5997"/>
                              <a:gd name="T53" fmla="*/ T52 w 63"/>
                              <a:gd name="T54" fmla="+- 0 3025 3002"/>
                              <a:gd name="T55" fmla="*/ 3025 h 60"/>
                              <a:gd name="T56" fmla="+- 0 6036 5997"/>
                              <a:gd name="T57" fmla="*/ T56 w 63"/>
                              <a:gd name="T58" fmla="+- 0 3025 3002"/>
                              <a:gd name="T59" fmla="*/ 3025 h 60"/>
                              <a:gd name="T60" fmla="+- 0 6029 5997"/>
                              <a:gd name="T61" fmla="*/ T60 w 63"/>
                              <a:gd name="T62" fmla="+- 0 3002 3002"/>
                              <a:gd name="T63" fmla="*/ 300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3" h="60">
                                <a:moveTo>
                                  <a:pt x="63" y="23"/>
                                </a:moveTo>
                                <a:lnTo>
                                  <a:pt x="0" y="23"/>
                                </a:lnTo>
                                <a:lnTo>
                                  <a:pt x="20" y="37"/>
                                </a:lnTo>
                                <a:lnTo>
                                  <a:pt x="12" y="60"/>
                                </a:lnTo>
                                <a:lnTo>
                                  <a:pt x="32" y="46"/>
                                </a:lnTo>
                                <a:lnTo>
                                  <a:pt x="47" y="46"/>
                                </a:lnTo>
                                <a:lnTo>
                                  <a:pt x="44" y="37"/>
                                </a:lnTo>
                                <a:lnTo>
                                  <a:pt x="63" y="23"/>
                                </a:lnTo>
                                <a:close/>
                                <a:moveTo>
                                  <a:pt x="47" y="46"/>
                                </a:moveTo>
                                <a:lnTo>
                                  <a:pt x="32" y="46"/>
                                </a:lnTo>
                                <a:lnTo>
                                  <a:pt x="51" y="60"/>
                                </a:lnTo>
                                <a:lnTo>
                                  <a:pt x="47" y="46"/>
                                </a:lnTo>
                                <a:close/>
                                <a:moveTo>
                                  <a:pt x="32" y="0"/>
                                </a:moveTo>
                                <a:lnTo>
                                  <a:pt x="24" y="23"/>
                                </a:lnTo>
                                <a:lnTo>
                                  <a:pt x="39" y="23"/>
                                </a:lnTo>
                                <a:lnTo>
                                  <a:pt x="32"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48"/>
                        <wps:cNvSpPr>
                          <a:spLocks/>
                        </wps:cNvSpPr>
                        <wps:spPr bwMode="auto">
                          <a:xfrm>
                            <a:off x="5997" y="3002"/>
                            <a:ext cx="63" cy="60"/>
                          </a:xfrm>
                          <a:custGeom>
                            <a:avLst/>
                            <a:gdLst>
                              <a:gd name="T0" fmla="+- 0 6029 5997"/>
                              <a:gd name="T1" fmla="*/ T0 w 63"/>
                              <a:gd name="T2" fmla="+- 0 3002 3002"/>
                              <a:gd name="T3" fmla="*/ 3002 h 60"/>
                              <a:gd name="T4" fmla="+- 0 6021 5997"/>
                              <a:gd name="T5" fmla="*/ T4 w 63"/>
                              <a:gd name="T6" fmla="+- 0 3025 3002"/>
                              <a:gd name="T7" fmla="*/ 3025 h 60"/>
                              <a:gd name="T8" fmla="+- 0 5997 5997"/>
                              <a:gd name="T9" fmla="*/ T8 w 63"/>
                              <a:gd name="T10" fmla="+- 0 3025 3002"/>
                              <a:gd name="T11" fmla="*/ 3025 h 60"/>
                              <a:gd name="T12" fmla="+- 0 6017 5997"/>
                              <a:gd name="T13" fmla="*/ T12 w 63"/>
                              <a:gd name="T14" fmla="+- 0 3039 3002"/>
                              <a:gd name="T15" fmla="*/ 3039 h 60"/>
                              <a:gd name="T16" fmla="+- 0 6009 5997"/>
                              <a:gd name="T17" fmla="*/ T16 w 63"/>
                              <a:gd name="T18" fmla="+- 0 3062 3002"/>
                              <a:gd name="T19" fmla="*/ 3062 h 60"/>
                              <a:gd name="T20" fmla="+- 0 6029 5997"/>
                              <a:gd name="T21" fmla="*/ T20 w 63"/>
                              <a:gd name="T22" fmla="+- 0 3048 3002"/>
                              <a:gd name="T23" fmla="*/ 3048 h 60"/>
                              <a:gd name="T24" fmla="+- 0 6048 5997"/>
                              <a:gd name="T25" fmla="*/ T24 w 63"/>
                              <a:gd name="T26" fmla="+- 0 3062 3002"/>
                              <a:gd name="T27" fmla="*/ 3062 h 60"/>
                              <a:gd name="T28" fmla="+- 0 6041 5997"/>
                              <a:gd name="T29" fmla="*/ T28 w 63"/>
                              <a:gd name="T30" fmla="+- 0 3039 3002"/>
                              <a:gd name="T31" fmla="*/ 3039 h 60"/>
                              <a:gd name="T32" fmla="+- 0 6060 5997"/>
                              <a:gd name="T33" fmla="*/ T32 w 63"/>
                              <a:gd name="T34" fmla="+- 0 3025 3002"/>
                              <a:gd name="T35" fmla="*/ 3025 h 60"/>
                              <a:gd name="T36" fmla="+- 0 6036 5997"/>
                              <a:gd name="T37" fmla="*/ T36 w 63"/>
                              <a:gd name="T38" fmla="+- 0 3025 3002"/>
                              <a:gd name="T39" fmla="*/ 3025 h 60"/>
                              <a:gd name="T40" fmla="+- 0 6029 5997"/>
                              <a:gd name="T41" fmla="*/ T40 w 63"/>
                              <a:gd name="T42" fmla="+- 0 3002 3002"/>
                              <a:gd name="T43" fmla="*/ 300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3" h="60">
                                <a:moveTo>
                                  <a:pt x="32" y="0"/>
                                </a:moveTo>
                                <a:lnTo>
                                  <a:pt x="24" y="23"/>
                                </a:lnTo>
                                <a:lnTo>
                                  <a:pt x="0" y="23"/>
                                </a:lnTo>
                                <a:lnTo>
                                  <a:pt x="20" y="37"/>
                                </a:lnTo>
                                <a:lnTo>
                                  <a:pt x="12" y="60"/>
                                </a:lnTo>
                                <a:lnTo>
                                  <a:pt x="32" y="46"/>
                                </a:lnTo>
                                <a:lnTo>
                                  <a:pt x="51" y="60"/>
                                </a:lnTo>
                                <a:lnTo>
                                  <a:pt x="44" y="37"/>
                                </a:lnTo>
                                <a:lnTo>
                                  <a:pt x="63" y="23"/>
                                </a:lnTo>
                                <a:lnTo>
                                  <a:pt x="39" y="23"/>
                                </a:lnTo>
                                <a:lnTo>
                                  <a:pt x="32" y="0"/>
                                </a:lnTo>
                                <a:close/>
                              </a:path>
                            </a:pathLst>
                          </a:custGeom>
                          <a:noFill/>
                          <a:ln w="4190">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Freeform 47"/>
                        <wps:cNvSpPr>
                          <a:spLocks/>
                        </wps:cNvSpPr>
                        <wps:spPr bwMode="auto">
                          <a:xfrm>
                            <a:off x="4352" y="276"/>
                            <a:ext cx="4017" cy="937"/>
                          </a:xfrm>
                          <a:custGeom>
                            <a:avLst/>
                            <a:gdLst>
                              <a:gd name="T0" fmla="+- 0 8368 4352"/>
                              <a:gd name="T1" fmla="*/ T0 w 4017"/>
                              <a:gd name="T2" fmla="+- 0 1212 276"/>
                              <a:gd name="T3" fmla="*/ 1212 h 937"/>
                              <a:gd name="T4" fmla="+- 0 6862 4352"/>
                              <a:gd name="T5" fmla="*/ T4 w 4017"/>
                              <a:gd name="T6" fmla="+- 0 1106 276"/>
                              <a:gd name="T7" fmla="*/ 1106 h 937"/>
                              <a:gd name="T8" fmla="+- 0 6029 4352"/>
                              <a:gd name="T9" fmla="*/ T8 w 4017"/>
                              <a:gd name="T10" fmla="+- 0 611 276"/>
                              <a:gd name="T11" fmla="*/ 611 h 937"/>
                              <a:gd name="T12" fmla="+- 0 4352 4352"/>
                              <a:gd name="T13" fmla="*/ T12 w 4017"/>
                              <a:gd name="T14" fmla="+- 0 276 276"/>
                              <a:gd name="T15" fmla="*/ 276 h 937"/>
                            </a:gdLst>
                            <a:ahLst/>
                            <a:cxnLst>
                              <a:cxn ang="0">
                                <a:pos x="T1" y="T3"/>
                              </a:cxn>
                              <a:cxn ang="0">
                                <a:pos x="T5" y="T7"/>
                              </a:cxn>
                              <a:cxn ang="0">
                                <a:pos x="T9" y="T11"/>
                              </a:cxn>
                              <a:cxn ang="0">
                                <a:pos x="T13" y="T15"/>
                              </a:cxn>
                            </a:cxnLst>
                            <a:rect l="0" t="0" r="r" b="b"/>
                            <a:pathLst>
                              <a:path w="4017" h="937">
                                <a:moveTo>
                                  <a:pt x="4016" y="936"/>
                                </a:moveTo>
                                <a:lnTo>
                                  <a:pt x="2510" y="830"/>
                                </a:lnTo>
                                <a:lnTo>
                                  <a:pt x="1677" y="335"/>
                                </a:lnTo>
                                <a:lnTo>
                                  <a:pt x="0" y="0"/>
                                </a:lnTo>
                              </a:path>
                            </a:pathLst>
                          </a:custGeom>
                          <a:noFill/>
                          <a:ln w="16759">
                            <a:solidFill>
                              <a:srgbClr val="1F77B3"/>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46"/>
                        <wps:cNvSpPr>
                          <a:spLocks/>
                        </wps:cNvSpPr>
                        <wps:spPr bwMode="auto">
                          <a:xfrm>
                            <a:off x="8335" y="1179"/>
                            <a:ext cx="66" cy="66"/>
                          </a:xfrm>
                          <a:custGeom>
                            <a:avLst/>
                            <a:gdLst>
                              <a:gd name="T0" fmla="+- 0 8377 8335"/>
                              <a:gd name="T1" fmla="*/ T0 w 66"/>
                              <a:gd name="T2" fmla="+- 0 1179 1179"/>
                              <a:gd name="T3" fmla="*/ 1179 h 66"/>
                              <a:gd name="T4" fmla="+- 0 8360 8335"/>
                              <a:gd name="T5" fmla="*/ T4 w 66"/>
                              <a:gd name="T6" fmla="+- 0 1179 1179"/>
                              <a:gd name="T7" fmla="*/ 1179 h 66"/>
                              <a:gd name="T8" fmla="+- 0 8351 8335"/>
                              <a:gd name="T9" fmla="*/ T8 w 66"/>
                              <a:gd name="T10" fmla="+- 0 1183 1179"/>
                              <a:gd name="T11" fmla="*/ 1183 h 66"/>
                              <a:gd name="T12" fmla="+- 0 8339 8335"/>
                              <a:gd name="T13" fmla="*/ T12 w 66"/>
                              <a:gd name="T14" fmla="+- 0 1195 1179"/>
                              <a:gd name="T15" fmla="*/ 1195 h 66"/>
                              <a:gd name="T16" fmla="+- 0 8335 8335"/>
                              <a:gd name="T17" fmla="*/ T16 w 66"/>
                              <a:gd name="T18" fmla="+- 0 1203 1179"/>
                              <a:gd name="T19" fmla="*/ 1203 h 66"/>
                              <a:gd name="T20" fmla="+- 0 8335 8335"/>
                              <a:gd name="T21" fmla="*/ T20 w 66"/>
                              <a:gd name="T22" fmla="+- 0 1221 1179"/>
                              <a:gd name="T23" fmla="*/ 1221 h 66"/>
                              <a:gd name="T24" fmla="+- 0 8339 8335"/>
                              <a:gd name="T25" fmla="*/ T24 w 66"/>
                              <a:gd name="T26" fmla="+- 0 1229 1179"/>
                              <a:gd name="T27" fmla="*/ 1229 h 66"/>
                              <a:gd name="T28" fmla="+- 0 8351 8335"/>
                              <a:gd name="T29" fmla="*/ T28 w 66"/>
                              <a:gd name="T30" fmla="+- 0 1242 1179"/>
                              <a:gd name="T31" fmla="*/ 1242 h 66"/>
                              <a:gd name="T32" fmla="+- 0 8360 8335"/>
                              <a:gd name="T33" fmla="*/ T32 w 66"/>
                              <a:gd name="T34" fmla="+- 0 1245 1179"/>
                              <a:gd name="T35" fmla="*/ 1245 h 66"/>
                              <a:gd name="T36" fmla="+- 0 8377 8335"/>
                              <a:gd name="T37" fmla="*/ T36 w 66"/>
                              <a:gd name="T38" fmla="+- 0 1245 1179"/>
                              <a:gd name="T39" fmla="*/ 1245 h 66"/>
                              <a:gd name="T40" fmla="+- 0 8386 8335"/>
                              <a:gd name="T41" fmla="*/ T40 w 66"/>
                              <a:gd name="T42" fmla="+- 0 1242 1179"/>
                              <a:gd name="T43" fmla="*/ 1242 h 66"/>
                              <a:gd name="T44" fmla="+- 0 8398 8335"/>
                              <a:gd name="T45" fmla="*/ T44 w 66"/>
                              <a:gd name="T46" fmla="+- 0 1229 1179"/>
                              <a:gd name="T47" fmla="*/ 1229 h 66"/>
                              <a:gd name="T48" fmla="+- 0 8401 8335"/>
                              <a:gd name="T49" fmla="*/ T48 w 66"/>
                              <a:gd name="T50" fmla="+- 0 1221 1179"/>
                              <a:gd name="T51" fmla="*/ 1221 h 66"/>
                              <a:gd name="T52" fmla="+- 0 8401 8335"/>
                              <a:gd name="T53" fmla="*/ T52 w 66"/>
                              <a:gd name="T54" fmla="+- 0 1203 1179"/>
                              <a:gd name="T55" fmla="*/ 1203 h 66"/>
                              <a:gd name="T56" fmla="+- 0 8398 8335"/>
                              <a:gd name="T57" fmla="*/ T56 w 66"/>
                              <a:gd name="T58" fmla="+- 0 1195 1179"/>
                              <a:gd name="T59" fmla="*/ 1195 h 66"/>
                              <a:gd name="T60" fmla="+- 0 8386 8335"/>
                              <a:gd name="T61" fmla="*/ T60 w 66"/>
                              <a:gd name="T62" fmla="+- 0 1183 1179"/>
                              <a:gd name="T63" fmla="*/ 1183 h 66"/>
                              <a:gd name="T64" fmla="+- 0 8377 8335"/>
                              <a:gd name="T65" fmla="*/ T64 w 66"/>
                              <a:gd name="T66" fmla="+- 0 1179 1179"/>
                              <a:gd name="T67" fmla="*/ 1179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42" y="0"/>
                                </a:moveTo>
                                <a:lnTo>
                                  <a:pt x="25" y="0"/>
                                </a:lnTo>
                                <a:lnTo>
                                  <a:pt x="16" y="4"/>
                                </a:lnTo>
                                <a:lnTo>
                                  <a:pt x="4" y="16"/>
                                </a:lnTo>
                                <a:lnTo>
                                  <a:pt x="0" y="24"/>
                                </a:lnTo>
                                <a:lnTo>
                                  <a:pt x="0" y="42"/>
                                </a:lnTo>
                                <a:lnTo>
                                  <a:pt x="4" y="50"/>
                                </a:lnTo>
                                <a:lnTo>
                                  <a:pt x="16" y="63"/>
                                </a:lnTo>
                                <a:lnTo>
                                  <a:pt x="25" y="66"/>
                                </a:lnTo>
                                <a:lnTo>
                                  <a:pt x="42" y="66"/>
                                </a:lnTo>
                                <a:lnTo>
                                  <a:pt x="51" y="63"/>
                                </a:lnTo>
                                <a:lnTo>
                                  <a:pt x="63" y="50"/>
                                </a:lnTo>
                                <a:lnTo>
                                  <a:pt x="66" y="42"/>
                                </a:lnTo>
                                <a:lnTo>
                                  <a:pt x="66" y="24"/>
                                </a:lnTo>
                                <a:lnTo>
                                  <a:pt x="63" y="16"/>
                                </a:lnTo>
                                <a:lnTo>
                                  <a:pt x="51" y="4"/>
                                </a:lnTo>
                                <a:lnTo>
                                  <a:pt x="42"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45"/>
                        <wps:cNvSpPr>
                          <a:spLocks/>
                        </wps:cNvSpPr>
                        <wps:spPr bwMode="auto">
                          <a:xfrm>
                            <a:off x="8335" y="1179"/>
                            <a:ext cx="66" cy="66"/>
                          </a:xfrm>
                          <a:custGeom>
                            <a:avLst/>
                            <a:gdLst>
                              <a:gd name="T0" fmla="+- 0 8368 8335"/>
                              <a:gd name="T1" fmla="*/ T0 w 66"/>
                              <a:gd name="T2" fmla="+- 0 1245 1179"/>
                              <a:gd name="T3" fmla="*/ 1245 h 66"/>
                              <a:gd name="T4" fmla="+- 0 8377 8335"/>
                              <a:gd name="T5" fmla="*/ T4 w 66"/>
                              <a:gd name="T6" fmla="+- 0 1245 1179"/>
                              <a:gd name="T7" fmla="*/ 1245 h 66"/>
                              <a:gd name="T8" fmla="+- 0 8386 8335"/>
                              <a:gd name="T9" fmla="*/ T8 w 66"/>
                              <a:gd name="T10" fmla="+- 0 1242 1179"/>
                              <a:gd name="T11" fmla="*/ 1242 h 66"/>
                              <a:gd name="T12" fmla="+- 0 8392 8335"/>
                              <a:gd name="T13" fmla="*/ T12 w 66"/>
                              <a:gd name="T14" fmla="+- 0 1236 1179"/>
                              <a:gd name="T15" fmla="*/ 1236 h 66"/>
                              <a:gd name="T16" fmla="+- 0 8398 8335"/>
                              <a:gd name="T17" fmla="*/ T16 w 66"/>
                              <a:gd name="T18" fmla="+- 0 1229 1179"/>
                              <a:gd name="T19" fmla="*/ 1229 h 66"/>
                              <a:gd name="T20" fmla="+- 0 8401 8335"/>
                              <a:gd name="T21" fmla="*/ T20 w 66"/>
                              <a:gd name="T22" fmla="+- 0 1221 1179"/>
                              <a:gd name="T23" fmla="*/ 1221 h 66"/>
                              <a:gd name="T24" fmla="+- 0 8401 8335"/>
                              <a:gd name="T25" fmla="*/ T24 w 66"/>
                              <a:gd name="T26" fmla="+- 0 1212 1179"/>
                              <a:gd name="T27" fmla="*/ 1212 h 66"/>
                              <a:gd name="T28" fmla="+- 0 8401 8335"/>
                              <a:gd name="T29" fmla="*/ T28 w 66"/>
                              <a:gd name="T30" fmla="+- 0 1203 1179"/>
                              <a:gd name="T31" fmla="*/ 1203 h 66"/>
                              <a:gd name="T32" fmla="+- 0 8398 8335"/>
                              <a:gd name="T33" fmla="*/ T32 w 66"/>
                              <a:gd name="T34" fmla="+- 0 1195 1179"/>
                              <a:gd name="T35" fmla="*/ 1195 h 66"/>
                              <a:gd name="T36" fmla="+- 0 8392 8335"/>
                              <a:gd name="T37" fmla="*/ T36 w 66"/>
                              <a:gd name="T38" fmla="+- 0 1189 1179"/>
                              <a:gd name="T39" fmla="*/ 1189 h 66"/>
                              <a:gd name="T40" fmla="+- 0 8386 8335"/>
                              <a:gd name="T41" fmla="*/ T40 w 66"/>
                              <a:gd name="T42" fmla="+- 0 1183 1179"/>
                              <a:gd name="T43" fmla="*/ 1183 h 66"/>
                              <a:gd name="T44" fmla="+- 0 8377 8335"/>
                              <a:gd name="T45" fmla="*/ T44 w 66"/>
                              <a:gd name="T46" fmla="+- 0 1179 1179"/>
                              <a:gd name="T47" fmla="*/ 1179 h 66"/>
                              <a:gd name="T48" fmla="+- 0 8368 8335"/>
                              <a:gd name="T49" fmla="*/ T48 w 66"/>
                              <a:gd name="T50" fmla="+- 0 1179 1179"/>
                              <a:gd name="T51" fmla="*/ 1179 h 66"/>
                              <a:gd name="T52" fmla="+- 0 8360 8335"/>
                              <a:gd name="T53" fmla="*/ T52 w 66"/>
                              <a:gd name="T54" fmla="+- 0 1179 1179"/>
                              <a:gd name="T55" fmla="*/ 1179 h 66"/>
                              <a:gd name="T56" fmla="+- 0 8351 8335"/>
                              <a:gd name="T57" fmla="*/ T56 w 66"/>
                              <a:gd name="T58" fmla="+- 0 1183 1179"/>
                              <a:gd name="T59" fmla="*/ 1183 h 66"/>
                              <a:gd name="T60" fmla="+- 0 8345 8335"/>
                              <a:gd name="T61" fmla="*/ T60 w 66"/>
                              <a:gd name="T62" fmla="+- 0 1189 1179"/>
                              <a:gd name="T63" fmla="*/ 1189 h 66"/>
                              <a:gd name="T64" fmla="+- 0 8339 8335"/>
                              <a:gd name="T65" fmla="*/ T64 w 66"/>
                              <a:gd name="T66" fmla="+- 0 1195 1179"/>
                              <a:gd name="T67" fmla="*/ 1195 h 66"/>
                              <a:gd name="T68" fmla="+- 0 8335 8335"/>
                              <a:gd name="T69" fmla="*/ T68 w 66"/>
                              <a:gd name="T70" fmla="+- 0 1203 1179"/>
                              <a:gd name="T71" fmla="*/ 1203 h 66"/>
                              <a:gd name="T72" fmla="+- 0 8335 8335"/>
                              <a:gd name="T73" fmla="*/ T72 w 66"/>
                              <a:gd name="T74" fmla="+- 0 1212 1179"/>
                              <a:gd name="T75" fmla="*/ 1212 h 66"/>
                              <a:gd name="T76" fmla="+- 0 8335 8335"/>
                              <a:gd name="T77" fmla="*/ T76 w 66"/>
                              <a:gd name="T78" fmla="+- 0 1221 1179"/>
                              <a:gd name="T79" fmla="*/ 1221 h 66"/>
                              <a:gd name="T80" fmla="+- 0 8339 8335"/>
                              <a:gd name="T81" fmla="*/ T80 w 66"/>
                              <a:gd name="T82" fmla="+- 0 1229 1179"/>
                              <a:gd name="T83" fmla="*/ 1229 h 66"/>
                              <a:gd name="T84" fmla="+- 0 8345 8335"/>
                              <a:gd name="T85" fmla="*/ T84 w 66"/>
                              <a:gd name="T86" fmla="+- 0 1236 1179"/>
                              <a:gd name="T87" fmla="*/ 1236 h 66"/>
                              <a:gd name="T88" fmla="+- 0 8351 8335"/>
                              <a:gd name="T89" fmla="*/ T88 w 66"/>
                              <a:gd name="T90" fmla="+- 0 1242 1179"/>
                              <a:gd name="T91" fmla="*/ 1242 h 66"/>
                              <a:gd name="T92" fmla="+- 0 8360 8335"/>
                              <a:gd name="T93" fmla="*/ T92 w 66"/>
                              <a:gd name="T94" fmla="+- 0 1245 1179"/>
                              <a:gd name="T95" fmla="*/ 1245 h 66"/>
                              <a:gd name="T96" fmla="+- 0 8368 8335"/>
                              <a:gd name="T97" fmla="*/ T96 w 66"/>
                              <a:gd name="T98" fmla="+- 0 1245 1179"/>
                              <a:gd name="T99" fmla="*/ 1245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6" h="66">
                                <a:moveTo>
                                  <a:pt x="33" y="66"/>
                                </a:moveTo>
                                <a:lnTo>
                                  <a:pt x="42" y="66"/>
                                </a:lnTo>
                                <a:lnTo>
                                  <a:pt x="51" y="63"/>
                                </a:lnTo>
                                <a:lnTo>
                                  <a:pt x="57" y="57"/>
                                </a:lnTo>
                                <a:lnTo>
                                  <a:pt x="63" y="50"/>
                                </a:lnTo>
                                <a:lnTo>
                                  <a:pt x="66" y="42"/>
                                </a:lnTo>
                                <a:lnTo>
                                  <a:pt x="66" y="33"/>
                                </a:lnTo>
                                <a:lnTo>
                                  <a:pt x="66" y="24"/>
                                </a:lnTo>
                                <a:lnTo>
                                  <a:pt x="63" y="16"/>
                                </a:lnTo>
                                <a:lnTo>
                                  <a:pt x="57" y="10"/>
                                </a:lnTo>
                                <a:lnTo>
                                  <a:pt x="51" y="4"/>
                                </a:lnTo>
                                <a:lnTo>
                                  <a:pt x="42" y="0"/>
                                </a:lnTo>
                                <a:lnTo>
                                  <a:pt x="33" y="0"/>
                                </a:lnTo>
                                <a:lnTo>
                                  <a:pt x="25" y="0"/>
                                </a:lnTo>
                                <a:lnTo>
                                  <a:pt x="16" y="4"/>
                                </a:lnTo>
                                <a:lnTo>
                                  <a:pt x="10" y="10"/>
                                </a:lnTo>
                                <a:lnTo>
                                  <a:pt x="4" y="16"/>
                                </a:lnTo>
                                <a:lnTo>
                                  <a:pt x="0" y="24"/>
                                </a:lnTo>
                                <a:lnTo>
                                  <a:pt x="0" y="33"/>
                                </a:lnTo>
                                <a:lnTo>
                                  <a:pt x="0" y="42"/>
                                </a:lnTo>
                                <a:lnTo>
                                  <a:pt x="4" y="50"/>
                                </a:lnTo>
                                <a:lnTo>
                                  <a:pt x="10" y="57"/>
                                </a:lnTo>
                                <a:lnTo>
                                  <a:pt x="16" y="63"/>
                                </a:lnTo>
                                <a:lnTo>
                                  <a:pt x="25" y="66"/>
                                </a:lnTo>
                                <a:lnTo>
                                  <a:pt x="33" y="66"/>
                                </a:lnTo>
                                <a:close/>
                              </a:path>
                            </a:pathLst>
                          </a:custGeom>
                          <a:noFill/>
                          <a:ln w="4190">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44"/>
                        <wps:cNvSpPr>
                          <a:spLocks/>
                        </wps:cNvSpPr>
                        <wps:spPr bwMode="auto">
                          <a:xfrm>
                            <a:off x="6829" y="1073"/>
                            <a:ext cx="66" cy="66"/>
                          </a:xfrm>
                          <a:custGeom>
                            <a:avLst/>
                            <a:gdLst>
                              <a:gd name="T0" fmla="+- 0 6871 6829"/>
                              <a:gd name="T1" fmla="*/ T0 w 66"/>
                              <a:gd name="T2" fmla="+- 0 1073 1073"/>
                              <a:gd name="T3" fmla="*/ 1073 h 66"/>
                              <a:gd name="T4" fmla="+- 0 6854 6829"/>
                              <a:gd name="T5" fmla="*/ T4 w 66"/>
                              <a:gd name="T6" fmla="+- 0 1073 1073"/>
                              <a:gd name="T7" fmla="*/ 1073 h 66"/>
                              <a:gd name="T8" fmla="+- 0 6845 6829"/>
                              <a:gd name="T9" fmla="*/ T8 w 66"/>
                              <a:gd name="T10" fmla="+- 0 1077 1073"/>
                              <a:gd name="T11" fmla="*/ 1077 h 66"/>
                              <a:gd name="T12" fmla="+- 0 6833 6829"/>
                              <a:gd name="T13" fmla="*/ T12 w 66"/>
                              <a:gd name="T14" fmla="+- 0 1089 1073"/>
                              <a:gd name="T15" fmla="*/ 1089 h 66"/>
                              <a:gd name="T16" fmla="+- 0 6829 6829"/>
                              <a:gd name="T17" fmla="*/ T16 w 66"/>
                              <a:gd name="T18" fmla="+- 0 1098 1073"/>
                              <a:gd name="T19" fmla="*/ 1098 h 66"/>
                              <a:gd name="T20" fmla="+- 0 6829 6829"/>
                              <a:gd name="T21" fmla="*/ T20 w 66"/>
                              <a:gd name="T22" fmla="+- 0 1115 1073"/>
                              <a:gd name="T23" fmla="*/ 1115 h 66"/>
                              <a:gd name="T24" fmla="+- 0 6833 6829"/>
                              <a:gd name="T25" fmla="*/ T24 w 66"/>
                              <a:gd name="T26" fmla="+- 0 1123 1073"/>
                              <a:gd name="T27" fmla="*/ 1123 h 66"/>
                              <a:gd name="T28" fmla="+- 0 6845 6829"/>
                              <a:gd name="T29" fmla="*/ T28 w 66"/>
                              <a:gd name="T30" fmla="+- 0 1136 1073"/>
                              <a:gd name="T31" fmla="*/ 1136 h 66"/>
                              <a:gd name="T32" fmla="+- 0 6854 6829"/>
                              <a:gd name="T33" fmla="*/ T32 w 66"/>
                              <a:gd name="T34" fmla="+- 0 1139 1073"/>
                              <a:gd name="T35" fmla="*/ 1139 h 66"/>
                              <a:gd name="T36" fmla="+- 0 6871 6829"/>
                              <a:gd name="T37" fmla="*/ T36 w 66"/>
                              <a:gd name="T38" fmla="+- 0 1139 1073"/>
                              <a:gd name="T39" fmla="*/ 1139 h 66"/>
                              <a:gd name="T40" fmla="+- 0 6879 6829"/>
                              <a:gd name="T41" fmla="*/ T40 w 66"/>
                              <a:gd name="T42" fmla="+- 0 1136 1073"/>
                              <a:gd name="T43" fmla="*/ 1136 h 66"/>
                              <a:gd name="T44" fmla="+- 0 6892 6829"/>
                              <a:gd name="T45" fmla="*/ T44 w 66"/>
                              <a:gd name="T46" fmla="+- 0 1123 1073"/>
                              <a:gd name="T47" fmla="*/ 1123 h 66"/>
                              <a:gd name="T48" fmla="+- 0 6895 6829"/>
                              <a:gd name="T49" fmla="*/ T48 w 66"/>
                              <a:gd name="T50" fmla="+- 0 1115 1073"/>
                              <a:gd name="T51" fmla="*/ 1115 h 66"/>
                              <a:gd name="T52" fmla="+- 0 6895 6829"/>
                              <a:gd name="T53" fmla="*/ T52 w 66"/>
                              <a:gd name="T54" fmla="+- 0 1098 1073"/>
                              <a:gd name="T55" fmla="*/ 1098 h 66"/>
                              <a:gd name="T56" fmla="+- 0 6892 6829"/>
                              <a:gd name="T57" fmla="*/ T56 w 66"/>
                              <a:gd name="T58" fmla="+- 0 1089 1073"/>
                              <a:gd name="T59" fmla="*/ 1089 h 66"/>
                              <a:gd name="T60" fmla="+- 0 6879 6829"/>
                              <a:gd name="T61" fmla="*/ T60 w 66"/>
                              <a:gd name="T62" fmla="+- 0 1077 1073"/>
                              <a:gd name="T63" fmla="*/ 1077 h 66"/>
                              <a:gd name="T64" fmla="+- 0 6871 6829"/>
                              <a:gd name="T65" fmla="*/ T64 w 66"/>
                              <a:gd name="T66" fmla="+- 0 1073 1073"/>
                              <a:gd name="T67" fmla="*/ 1073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42" y="0"/>
                                </a:moveTo>
                                <a:lnTo>
                                  <a:pt x="25" y="0"/>
                                </a:lnTo>
                                <a:lnTo>
                                  <a:pt x="16" y="4"/>
                                </a:lnTo>
                                <a:lnTo>
                                  <a:pt x="4" y="16"/>
                                </a:lnTo>
                                <a:lnTo>
                                  <a:pt x="0" y="25"/>
                                </a:lnTo>
                                <a:lnTo>
                                  <a:pt x="0" y="42"/>
                                </a:lnTo>
                                <a:lnTo>
                                  <a:pt x="4" y="50"/>
                                </a:lnTo>
                                <a:lnTo>
                                  <a:pt x="16" y="63"/>
                                </a:lnTo>
                                <a:lnTo>
                                  <a:pt x="25" y="66"/>
                                </a:lnTo>
                                <a:lnTo>
                                  <a:pt x="42" y="66"/>
                                </a:lnTo>
                                <a:lnTo>
                                  <a:pt x="50" y="63"/>
                                </a:lnTo>
                                <a:lnTo>
                                  <a:pt x="63" y="50"/>
                                </a:lnTo>
                                <a:lnTo>
                                  <a:pt x="66" y="42"/>
                                </a:lnTo>
                                <a:lnTo>
                                  <a:pt x="66" y="25"/>
                                </a:lnTo>
                                <a:lnTo>
                                  <a:pt x="63" y="16"/>
                                </a:lnTo>
                                <a:lnTo>
                                  <a:pt x="50" y="4"/>
                                </a:lnTo>
                                <a:lnTo>
                                  <a:pt x="42"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43"/>
                        <wps:cNvSpPr>
                          <a:spLocks/>
                        </wps:cNvSpPr>
                        <wps:spPr bwMode="auto">
                          <a:xfrm>
                            <a:off x="6829" y="1073"/>
                            <a:ext cx="66" cy="66"/>
                          </a:xfrm>
                          <a:custGeom>
                            <a:avLst/>
                            <a:gdLst>
                              <a:gd name="T0" fmla="+- 0 6862 6829"/>
                              <a:gd name="T1" fmla="*/ T0 w 66"/>
                              <a:gd name="T2" fmla="+- 0 1139 1073"/>
                              <a:gd name="T3" fmla="*/ 1139 h 66"/>
                              <a:gd name="T4" fmla="+- 0 6871 6829"/>
                              <a:gd name="T5" fmla="*/ T4 w 66"/>
                              <a:gd name="T6" fmla="+- 0 1139 1073"/>
                              <a:gd name="T7" fmla="*/ 1139 h 66"/>
                              <a:gd name="T8" fmla="+- 0 6879 6829"/>
                              <a:gd name="T9" fmla="*/ T8 w 66"/>
                              <a:gd name="T10" fmla="+- 0 1136 1073"/>
                              <a:gd name="T11" fmla="*/ 1136 h 66"/>
                              <a:gd name="T12" fmla="+- 0 6886 6829"/>
                              <a:gd name="T13" fmla="*/ T12 w 66"/>
                              <a:gd name="T14" fmla="+- 0 1130 1073"/>
                              <a:gd name="T15" fmla="*/ 1130 h 66"/>
                              <a:gd name="T16" fmla="+- 0 6892 6829"/>
                              <a:gd name="T17" fmla="*/ T16 w 66"/>
                              <a:gd name="T18" fmla="+- 0 1123 1073"/>
                              <a:gd name="T19" fmla="*/ 1123 h 66"/>
                              <a:gd name="T20" fmla="+- 0 6895 6829"/>
                              <a:gd name="T21" fmla="*/ T20 w 66"/>
                              <a:gd name="T22" fmla="+- 0 1115 1073"/>
                              <a:gd name="T23" fmla="*/ 1115 h 66"/>
                              <a:gd name="T24" fmla="+- 0 6895 6829"/>
                              <a:gd name="T25" fmla="*/ T24 w 66"/>
                              <a:gd name="T26" fmla="+- 0 1106 1073"/>
                              <a:gd name="T27" fmla="*/ 1106 h 66"/>
                              <a:gd name="T28" fmla="+- 0 6895 6829"/>
                              <a:gd name="T29" fmla="*/ T28 w 66"/>
                              <a:gd name="T30" fmla="+- 0 1098 1073"/>
                              <a:gd name="T31" fmla="*/ 1098 h 66"/>
                              <a:gd name="T32" fmla="+- 0 6892 6829"/>
                              <a:gd name="T33" fmla="*/ T32 w 66"/>
                              <a:gd name="T34" fmla="+- 0 1089 1073"/>
                              <a:gd name="T35" fmla="*/ 1089 h 66"/>
                              <a:gd name="T36" fmla="+- 0 6886 6829"/>
                              <a:gd name="T37" fmla="*/ T36 w 66"/>
                              <a:gd name="T38" fmla="+- 0 1083 1073"/>
                              <a:gd name="T39" fmla="*/ 1083 h 66"/>
                              <a:gd name="T40" fmla="+- 0 6879 6829"/>
                              <a:gd name="T41" fmla="*/ T40 w 66"/>
                              <a:gd name="T42" fmla="+- 0 1077 1073"/>
                              <a:gd name="T43" fmla="*/ 1077 h 66"/>
                              <a:gd name="T44" fmla="+- 0 6871 6829"/>
                              <a:gd name="T45" fmla="*/ T44 w 66"/>
                              <a:gd name="T46" fmla="+- 0 1073 1073"/>
                              <a:gd name="T47" fmla="*/ 1073 h 66"/>
                              <a:gd name="T48" fmla="+- 0 6862 6829"/>
                              <a:gd name="T49" fmla="*/ T48 w 66"/>
                              <a:gd name="T50" fmla="+- 0 1073 1073"/>
                              <a:gd name="T51" fmla="*/ 1073 h 66"/>
                              <a:gd name="T52" fmla="+- 0 6854 6829"/>
                              <a:gd name="T53" fmla="*/ T52 w 66"/>
                              <a:gd name="T54" fmla="+- 0 1073 1073"/>
                              <a:gd name="T55" fmla="*/ 1073 h 66"/>
                              <a:gd name="T56" fmla="+- 0 6845 6829"/>
                              <a:gd name="T57" fmla="*/ T56 w 66"/>
                              <a:gd name="T58" fmla="+- 0 1077 1073"/>
                              <a:gd name="T59" fmla="*/ 1077 h 66"/>
                              <a:gd name="T60" fmla="+- 0 6839 6829"/>
                              <a:gd name="T61" fmla="*/ T60 w 66"/>
                              <a:gd name="T62" fmla="+- 0 1083 1073"/>
                              <a:gd name="T63" fmla="*/ 1083 h 66"/>
                              <a:gd name="T64" fmla="+- 0 6833 6829"/>
                              <a:gd name="T65" fmla="*/ T64 w 66"/>
                              <a:gd name="T66" fmla="+- 0 1089 1073"/>
                              <a:gd name="T67" fmla="*/ 1089 h 66"/>
                              <a:gd name="T68" fmla="+- 0 6829 6829"/>
                              <a:gd name="T69" fmla="*/ T68 w 66"/>
                              <a:gd name="T70" fmla="+- 0 1098 1073"/>
                              <a:gd name="T71" fmla="*/ 1098 h 66"/>
                              <a:gd name="T72" fmla="+- 0 6829 6829"/>
                              <a:gd name="T73" fmla="*/ T72 w 66"/>
                              <a:gd name="T74" fmla="+- 0 1106 1073"/>
                              <a:gd name="T75" fmla="*/ 1106 h 66"/>
                              <a:gd name="T76" fmla="+- 0 6829 6829"/>
                              <a:gd name="T77" fmla="*/ T76 w 66"/>
                              <a:gd name="T78" fmla="+- 0 1115 1073"/>
                              <a:gd name="T79" fmla="*/ 1115 h 66"/>
                              <a:gd name="T80" fmla="+- 0 6833 6829"/>
                              <a:gd name="T81" fmla="*/ T80 w 66"/>
                              <a:gd name="T82" fmla="+- 0 1123 1073"/>
                              <a:gd name="T83" fmla="*/ 1123 h 66"/>
                              <a:gd name="T84" fmla="+- 0 6839 6829"/>
                              <a:gd name="T85" fmla="*/ T84 w 66"/>
                              <a:gd name="T86" fmla="+- 0 1130 1073"/>
                              <a:gd name="T87" fmla="*/ 1130 h 66"/>
                              <a:gd name="T88" fmla="+- 0 6845 6829"/>
                              <a:gd name="T89" fmla="*/ T88 w 66"/>
                              <a:gd name="T90" fmla="+- 0 1136 1073"/>
                              <a:gd name="T91" fmla="*/ 1136 h 66"/>
                              <a:gd name="T92" fmla="+- 0 6854 6829"/>
                              <a:gd name="T93" fmla="*/ T92 w 66"/>
                              <a:gd name="T94" fmla="+- 0 1139 1073"/>
                              <a:gd name="T95" fmla="*/ 1139 h 66"/>
                              <a:gd name="T96" fmla="+- 0 6862 6829"/>
                              <a:gd name="T97" fmla="*/ T96 w 66"/>
                              <a:gd name="T98" fmla="+- 0 1139 1073"/>
                              <a:gd name="T99" fmla="*/ 1139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6" h="66">
                                <a:moveTo>
                                  <a:pt x="33" y="66"/>
                                </a:moveTo>
                                <a:lnTo>
                                  <a:pt x="42" y="66"/>
                                </a:lnTo>
                                <a:lnTo>
                                  <a:pt x="50" y="63"/>
                                </a:lnTo>
                                <a:lnTo>
                                  <a:pt x="57" y="57"/>
                                </a:lnTo>
                                <a:lnTo>
                                  <a:pt x="63" y="50"/>
                                </a:lnTo>
                                <a:lnTo>
                                  <a:pt x="66" y="42"/>
                                </a:lnTo>
                                <a:lnTo>
                                  <a:pt x="66" y="33"/>
                                </a:lnTo>
                                <a:lnTo>
                                  <a:pt x="66" y="25"/>
                                </a:lnTo>
                                <a:lnTo>
                                  <a:pt x="63" y="16"/>
                                </a:lnTo>
                                <a:lnTo>
                                  <a:pt x="57" y="10"/>
                                </a:lnTo>
                                <a:lnTo>
                                  <a:pt x="50" y="4"/>
                                </a:lnTo>
                                <a:lnTo>
                                  <a:pt x="42" y="0"/>
                                </a:lnTo>
                                <a:lnTo>
                                  <a:pt x="33" y="0"/>
                                </a:lnTo>
                                <a:lnTo>
                                  <a:pt x="25" y="0"/>
                                </a:lnTo>
                                <a:lnTo>
                                  <a:pt x="16" y="4"/>
                                </a:lnTo>
                                <a:lnTo>
                                  <a:pt x="10" y="10"/>
                                </a:lnTo>
                                <a:lnTo>
                                  <a:pt x="4" y="16"/>
                                </a:lnTo>
                                <a:lnTo>
                                  <a:pt x="0" y="25"/>
                                </a:lnTo>
                                <a:lnTo>
                                  <a:pt x="0" y="33"/>
                                </a:lnTo>
                                <a:lnTo>
                                  <a:pt x="0" y="42"/>
                                </a:lnTo>
                                <a:lnTo>
                                  <a:pt x="4" y="50"/>
                                </a:lnTo>
                                <a:lnTo>
                                  <a:pt x="10" y="57"/>
                                </a:lnTo>
                                <a:lnTo>
                                  <a:pt x="16" y="63"/>
                                </a:lnTo>
                                <a:lnTo>
                                  <a:pt x="25" y="66"/>
                                </a:lnTo>
                                <a:lnTo>
                                  <a:pt x="33" y="66"/>
                                </a:lnTo>
                                <a:close/>
                              </a:path>
                            </a:pathLst>
                          </a:custGeom>
                          <a:noFill/>
                          <a:ln w="4190">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42"/>
                        <wps:cNvSpPr>
                          <a:spLocks/>
                        </wps:cNvSpPr>
                        <wps:spPr bwMode="auto">
                          <a:xfrm>
                            <a:off x="5996" y="578"/>
                            <a:ext cx="66" cy="66"/>
                          </a:xfrm>
                          <a:custGeom>
                            <a:avLst/>
                            <a:gdLst>
                              <a:gd name="T0" fmla="+- 0 6038 5996"/>
                              <a:gd name="T1" fmla="*/ T0 w 66"/>
                              <a:gd name="T2" fmla="+- 0 578 578"/>
                              <a:gd name="T3" fmla="*/ 578 h 66"/>
                              <a:gd name="T4" fmla="+- 0 6020 5996"/>
                              <a:gd name="T5" fmla="*/ T4 w 66"/>
                              <a:gd name="T6" fmla="+- 0 578 578"/>
                              <a:gd name="T7" fmla="*/ 578 h 66"/>
                              <a:gd name="T8" fmla="+- 0 6012 5996"/>
                              <a:gd name="T9" fmla="*/ T8 w 66"/>
                              <a:gd name="T10" fmla="+- 0 582 578"/>
                              <a:gd name="T11" fmla="*/ 582 h 66"/>
                              <a:gd name="T12" fmla="+- 0 5999 5996"/>
                              <a:gd name="T13" fmla="*/ T12 w 66"/>
                              <a:gd name="T14" fmla="+- 0 594 578"/>
                              <a:gd name="T15" fmla="*/ 594 h 66"/>
                              <a:gd name="T16" fmla="+- 0 5996 5996"/>
                              <a:gd name="T17" fmla="*/ T16 w 66"/>
                              <a:gd name="T18" fmla="+- 0 602 578"/>
                              <a:gd name="T19" fmla="*/ 602 h 66"/>
                              <a:gd name="T20" fmla="+- 0 5996 5996"/>
                              <a:gd name="T21" fmla="*/ T20 w 66"/>
                              <a:gd name="T22" fmla="+- 0 620 578"/>
                              <a:gd name="T23" fmla="*/ 620 h 66"/>
                              <a:gd name="T24" fmla="+- 0 5999 5996"/>
                              <a:gd name="T25" fmla="*/ T24 w 66"/>
                              <a:gd name="T26" fmla="+- 0 628 578"/>
                              <a:gd name="T27" fmla="*/ 628 h 66"/>
                              <a:gd name="T28" fmla="+- 0 6012 5996"/>
                              <a:gd name="T29" fmla="*/ T28 w 66"/>
                              <a:gd name="T30" fmla="+- 0 641 578"/>
                              <a:gd name="T31" fmla="*/ 641 h 66"/>
                              <a:gd name="T32" fmla="+- 0 6020 5996"/>
                              <a:gd name="T33" fmla="*/ T32 w 66"/>
                              <a:gd name="T34" fmla="+- 0 644 578"/>
                              <a:gd name="T35" fmla="*/ 644 h 66"/>
                              <a:gd name="T36" fmla="+- 0 6038 5996"/>
                              <a:gd name="T37" fmla="*/ T36 w 66"/>
                              <a:gd name="T38" fmla="+- 0 644 578"/>
                              <a:gd name="T39" fmla="*/ 644 h 66"/>
                              <a:gd name="T40" fmla="+- 0 6046 5996"/>
                              <a:gd name="T41" fmla="*/ T40 w 66"/>
                              <a:gd name="T42" fmla="+- 0 641 578"/>
                              <a:gd name="T43" fmla="*/ 641 h 66"/>
                              <a:gd name="T44" fmla="+- 0 6058 5996"/>
                              <a:gd name="T45" fmla="*/ T44 w 66"/>
                              <a:gd name="T46" fmla="+- 0 628 578"/>
                              <a:gd name="T47" fmla="*/ 628 h 66"/>
                              <a:gd name="T48" fmla="+- 0 6062 5996"/>
                              <a:gd name="T49" fmla="*/ T48 w 66"/>
                              <a:gd name="T50" fmla="+- 0 620 578"/>
                              <a:gd name="T51" fmla="*/ 620 h 66"/>
                              <a:gd name="T52" fmla="+- 0 6062 5996"/>
                              <a:gd name="T53" fmla="*/ T52 w 66"/>
                              <a:gd name="T54" fmla="+- 0 602 578"/>
                              <a:gd name="T55" fmla="*/ 602 h 66"/>
                              <a:gd name="T56" fmla="+- 0 6058 5996"/>
                              <a:gd name="T57" fmla="*/ T56 w 66"/>
                              <a:gd name="T58" fmla="+- 0 594 578"/>
                              <a:gd name="T59" fmla="*/ 594 h 66"/>
                              <a:gd name="T60" fmla="+- 0 6046 5996"/>
                              <a:gd name="T61" fmla="*/ T60 w 66"/>
                              <a:gd name="T62" fmla="+- 0 582 578"/>
                              <a:gd name="T63" fmla="*/ 582 h 66"/>
                              <a:gd name="T64" fmla="+- 0 6038 5996"/>
                              <a:gd name="T65" fmla="*/ T64 w 66"/>
                              <a:gd name="T66" fmla="+- 0 578 578"/>
                              <a:gd name="T67" fmla="*/ 578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42" y="0"/>
                                </a:moveTo>
                                <a:lnTo>
                                  <a:pt x="24" y="0"/>
                                </a:lnTo>
                                <a:lnTo>
                                  <a:pt x="16" y="4"/>
                                </a:lnTo>
                                <a:lnTo>
                                  <a:pt x="3" y="16"/>
                                </a:lnTo>
                                <a:lnTo>
                                  <a:pt x="0" y="24"/>
                                </a:lnTo>
                                <a:lnTo>
                                  <a:pt x="0" y="42"/>
                                </a:lnTo>
                                <a:lnTo>
                                  <a:pt x="3" y="50"/>
                                </a:lnTo>
                                <a:lnTo>
                                  <a:pt x="16" y="63"/>
                                </a:lnTo>
                                <a:lnTo>
                                  <a:pt x="24" y="66"/>
                                </a:lnTo>
                                <a:lnTo>
                                  <a:pt x="42" y="66"/>
                                </a:lnTo>
                                <a:lnTo>
                                  <a:pt x="50" y="63"/>
                                </a:lnTo>
                                <a:lnTo>
                                  <a:pt x="62" y="50"/>
                                </a:lnTo>
                                <a:lnTo>
                                  <a:pt x="66" y="42"/>
                                </a:lnTo>
                                <a:lnTo>
                                  <a:pt x="66" y="24"/>
                                </a:lnTo>
                                <a:lnTo>
                                  <a:pt x="62" y="16"/>
                                </a:lnTo>
                                <a:lnTo>
                                  <a:pt x="50" y="4"/>
                                </a:lnTo>
                                <a:lnTo>
                                  <a:pt x="42"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41"/>
                        <wps:cNvSpPr>
                          <a:spLocks/>
                        </wps:cNvSpPr>
                        <wps:spPr bwMode="auto">
                          <a:xfrm>
                            <a:off x="5996" y="578"/>
                            <a:ext cx="66" cy="66"/>
                          </a:xfrm>
                          <a:custGeom>
                            <a:avLst/>
                            <a:gdLst>
                              <a:gd name="T0" fmla="+- 0 6029 5996"/>
                              <a:gd name="T1" fmla="*/ T0 w 66"/>
                              <a:gd name="T2" fmla="+- 0 644 578"/>
                              <a:gd name="T3" fmla="*/ 644 h 66"/>
                              <a:gd name="T4" fmla="+- 0 6038 5996"/>
                              <a:gd name="T5" fmla="*/ T4 w 66"/>
                              <a:gd name="T6" fmla="+- 0 644 578"/>
                              <a:gd name="T7" fmla="*/ 644 h 66"/>
                              <a:gd name="T8" fmla="+- 0 6046 5996"/>
                              <a:gd name="T9" fmla="*/ T8 w 66"/>
                              <a:gd name="T10" fmla="+- 0 641 578"/>
                              <a:gd name="T11" fmla="*/ 641 h 66"/>
                              <a:gd name="T12" fmla="+- 0 6052 5996"/>
                              <a:gd name="T13" fmla="*/ T12 w 66"/>
                              <a:gd name="T14" fmla="+- 0 635 578"/>
                              <a:gd name="T15" fmla="*/ 635 h 66"/>
                              <a:gd name="T16" fmla="+- 0 6058 5996"/>
                              <a:gd name="T17" fmla="*/ T16 w 66"/>
                              <a:gd name="T18" fmla="+- 0 628 578"/>
                              <a:gd name="T19" fmla="*/ 628 h 66"/>
                              <a:gd name="T20" fmla="+- 0 6062 5996"/>
                              <a:gd name="T21" fmla="*/ T20 w 66"/>
                              <a:gd name="T22" fmla="+- 0 620 578"/>
                              <a:gd name="T23" fmla="*/ 620 h 66"/>
                              <a:gd name="T24" fmla="+- 0 6062 5996"/>
                              <a:gd name="T25" fmla="*/ T24 w 66"/>
                              <a:gd name="T26" fmla="+- 0 611 578"/>
                              <a:gd name="T27" fmla="*/ 611 h 66"/>
                              <a:gd name="T28" fmla="+- 0 6062 5996"/>
                              <a:gd name="T29" fmla="*/ T28 w 66"/>
                              <a:gd name="T30" fmla="+- 0 602 578"/>
                              <a:gd name="T31" fmla="*/ 602 h 66"/>
                              <a:gd name="T32" fmla="+- 0 6058 5996"/>
                              <a:gd name="T33" fmla="*/ T32 w 66"/>
                              <a:gd name="T34" fmla="+- 0 594 578"/>
                              <a:gd name="T35" fmla="*/ 594 h 66"/>
                              <a:gd name="T36" fmla="+- 0 6052 5996"/>
                              <a:gd name="T37" fmla="*/ T36 w 66"/>
                              <a:gd name="T38" fmla="+- 0 588 578"/>
                              <a:gd name="T39" fmla="*/ 588 h 66"/>
                              <a:gd name="T40" fmla="+- 0 6046 5996"/>
                              <a:gd name="T41" fmla="*/ T40 w 66"/>
                              <a:gd name="T42" fmla="+- 0 582 578"/>
                              <a:gd name="T43" fmla="*/ 582 h 66"/>
                              <a:gd name="T44" fmla="+- 0 6038 5996"/>
                              <a:gd name="T45" fmla="*/ T44 w 66"/>
                              <a:gd name="T46" fmla="+- 0 578 578"/>
                              <a:gd name="T47" fmla="*/ 578 h 66"/>
                              <a:gd name="T48" fmla="+- 0 6029 5996"/>
                              <a:gd name="T49" fmla="*/ T48 w 66"/>
                              <a:gd name="T50" fmla="+- 0 578 578"/>
                              <a:gd name="T51" fmla="*/ 578 h 66"/>
                              <a:gd name="T52" fmla="+- 0 6020 5996"/>
                              <a:gd name="T53" fmla="*/ T52 w 66"/>
                              <a:gd name="T54" fmla="+- 0 578 578"/>
                              <a:gd name="T55" fmla="*/ 578 h 66"/>
                              <a:gd name="T56" fmla="+- 0 6012 5996"/>
                              <a:gd name="T57" fmla="*/ T56 w 66"/>
                              <a:gd name="T58" fmla="+- 0 582 578"/>
                              <a:gd name="T59" fmla="*/ 582 h 66"/>
                              <a:gd name="T60" fmla="+- 0 6006 5996"/>
                              <a:gd name="T61" fmla="*/ T60 w 66"/>
                              <a:gd name="T62" fmla="+- 0 588 578"/>
                              <a:gd name="T63" fmla="*/ 588 h 66"/>
                              <a:gd name="T64" fmla="+- 0 5999 5996"/>
                              <a:gd name="T65" fmla="*/ T64 w 66"/>
                              <a:gd name="T66" fmla="+- 0 594 578"/>
                              <a:gd name="T67" fmla="*/ 594 h 66"/>
                              <a:gd name="T68" fmla="+- 0 5996 5996"/>
                              <a:gd name="T69" fmla="*/ T68 w 66"/>
                              <a:gd name="T70" fmla="+- 0 602 578"/>
                              <a:gd name="T71" fmla="*/ 602 h 66"/>
                              <a:gd name="T72" fmla="+- 0 5996 5996"/>
                              <a:gd name="T73" fmla="*/ T72 w 66"/>
                              <a:gd name="T74" fmla="+- 0 611 578"/>
                              <a:gd name="T75" fmla="*/ 611 h 66"/>
                              <a:gd name="T76" fmla="+- 0 5996 5996"/>
                              <a:gd name="T77" fmla="*/ T76 w 66"/>
                              <a:gd name="T78" fmla="+- 0 620 578"/>
                              <a:gd name="T79" fmla="*/ 620 h 66"/>
                              <a:gd name="T80" fmla="+- 0 5999 5996"/>
                              <a:gd name="T81" fmla="*/ T80 w 66"/>
                              <a:gd name="T82" fmla="+- 0 628 578"/>
                              <a:gd name="T83" fmla="*/ 628 h 66"/>
                              <a:gd name="T84" fmla="+- 0 6006 5996"/>
                              <a:gd name="T85" fmla="*/ T84 w 66"/>
                              <a:gd name="T86" fmla="+- 0 635 578"/>
                              <a:gd name="T87" fmla="*/ 635 h 66"/>
                              <a:gd name="T88" fmla="+- 0 6012 5996"/>
                              <a:gd name="T89" fmla="*/ T88 w 66"/>
                              <a:gd name="T90" fmla="+- 0 641 578"/>
                              <a:gd name="T91" fmla="*/ 641 h 66"/>
                              <a:gd name="T92" fmla="+- 0 6020 5996"/>
                              <a:gd name="T93" fmla="*/ T92 w 66"/>
                              <a:gd name="T94" fmla="+- 0 644 578"/>
                              <a:gd name="T95" fmla="*/ 644 h 66"/>
                              <a:gd name="T96" fmla="+- 0 6029 5996"/>
                              <a:gd name="T97" fmla="*/ T96 w 66"/>
                              <a:gd name="T98" fmla="+- 0 644 578"/>
                              <a:gd name="T99" fmla="*/ 644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6" h="66">
                                <a:moveTo>
                                  <a:pt x="33" y="66"/>
                                </a:moveTo>
                                <a:lnTo>
                                  <a:pt x="42" y="66"/>
                                </a:lnTo>
                                <a:lnTo>
                                  <a:pt x="50" y="63"/>
                                </a:lnTo>
                                <a:lnTo>
                                  <a:pt x="56" y="57"/>
                                </a:lnTo>
                                <a:lnTo>
                                  <a:pt x="62" y="50"/>
                                </a:lnTo>
                                <a:lnTo>
                                  <a:pt x="66" y="42"/>
                                </a:lnTo>
                                <a:lnTo>
                                  <a:pt x="66" y="33"/>
                                </a:lnTo>
                                <a:lnTo>
                                  <a:pt x="66" y="24"/>
                                </a:lnTo>
                                <a:lnTo>
                                  <a:pt x="62" y="16"/>
                                </a:lnTo>
                                <a:lnTo>
                                  <a:pt x="56" y="10"/>
                                </a:lnTo>
                                <a:lnTo>
                                  <a:pt x="50" y="4"/>
                                </a:lnTo>
                                <a:lnTo>
                                  <a:pt x="42" y="0"/>
                                </a:lnTo>
                                <a:lnTo>
                                  <a:pt x="33" y="0"/>
                                </a:lnTo>
                                <a:lnTo>
                                  <a:pt x="24" y="0"/>
                                </a:lnTo>
                                <a:lnTo>
                                  <a:pt x="16" y="4"/>
                                </a:lnTo>
                                <a:lnTo>
                                  <a:pt x="10" y="10"/>
                                </a:lnTo>
                                <a:lnTo>
                                  <a:pt x="3" y="16"/>
                                </a:lnTo>
                                <a:lnTo>
                                  <a:pt x="0" y="24"/>
                                </a:lnTo>
                                <a:lnTo>
                                  <a:pt x="0" y="33"/>
                                </a:lnTo>
                                <a:lnTo>
                                  <a:pt x="0" y="42"/>
                                </a:lnTo>
                                <a:lnTo>
                                  <a:pt x="3" y="50"/>
                                </a:lnTo>
                                <a:lnTo>
                                  <a:pt x="10" y="57"/>
                                </a:lnTo>
                                <a:lnTo>
                                  <a:pt x="16" y="63"/>
                                </a:lnTo>
                                <a:lnTo>
                                  <a:pt x="24" y="66"/>
                                </a:lnTo>
                                <a:lnTo>
                                  <a:pt x="33" y="66"/>
                                </a:lnTo>
                                <a:close/>
                              </a:path>
                            </a:pathLst>
                          </a:custGeom>
                          <a:noFill/>
                          <a:ln w="4190">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40"/>
                        <wps:cNvSpPr>
                          <a:spLocks/>
                        </wps:cNvSpPr>
                        <wps:spPr bwMode="auto">
                          <a:xfrm>
                            <a:off x="4319" y="243"/>
                            <a:ext cx="66" cy="66"/>
                          </a:xfrm>
                          <a:custGeom>
                            <a:avLst/>
                            <a:gdLst>
                              <a:gd name="T0" fmla="+- 0 4361 4319"/>
                              <a:gd name="T1" fmla="*/ T0 w 66"/>
                              <a:gd name="T2" fmla="+- 0 243 243"/>
                              <a:gd name="T3" fmla="*/ 243 h 66"/>
                              <a:gd name="T4" fmla="+- 0 4343 4319"/>
                              <a:gd name="T5" fmla="*/ T4 w 66"/>
                              <a:gd name="T6" fmla="+- 0 243 243"/>
                              <a:gd name="T7" fmla="*/ 243 h 66"/>
                              <a:gd name="T8" fmla="+- 0 4335 4319"/>
                              <a:gd name="T9" fmla="*/ T8 w 66"/>
                              <a:gd name="T10" fmla="+- 0 247 243"/>
                              <a:gd name="T11" fmla="*/ 247 h 66"/>
                              <a:gd name="T12" fmla="+- 0 4322 4319"/>
                              <a:gd name="T13" fmla="*/ T12 w 66"/>
                              <a:gd name="T14" fmla="+- 0 259 243"/>
                              <a:gd name="T15" fmla="*/ 259 h 66"/>
                              <a:gd name="T16" fmla="+- 0 4319 4319"/>
                              <a:gd name="T17" fmla="*/ T16 w 66"/>
                              <a:gd name="T18" fmla="+- 0 267 243"/>
                              <a:gd name="T19" fmla="*/ 267 h 66"/>
                              <a:gd name="T20" fmla="+- 0 4319 4319"/>
                              <a:gd name="T21" fmla="*/ T20 w 66"/>
                              <a:gd name="T22" fmla="+- 0 285 243"/>
                              <a:gd name="T23" fmla="*/ 285 h 66"/>
                              <a:gd name="T24" fmla="+- 0 4322 4319"/>
                              <a:gd name="T25" fmla="*/ T24 w 66"/>
                              <a:gd name="T26" fmla="+- 0 293 243"/>
                              <a:gd name="T27" fmla="*/ 293 h 66"/>
                              <a:gd name="T28" fmla="+- 0 4335 4319"/>
                              <a:gd name="T29" fmla="*/ T28 w 66"/>
                              <a:gd name="T30" fmla="+- 0 306 243"/>
                              <a:gd name="T31" fmla="*/ 306 h 66"/>
                              <a:gd name="T32" fmla="+- 0 4343 4319"/>
                              <a:gd name="T33" fmla="*/ T32 w 66"/>
                              <a:gd name="T34" fmla="+- 0 309 243"/>
                              <a:gd name="T35" fmla="*/ 309 h 66"/>
                              <a:gd name="T36" fmla="+- 0 4361 4319"/>
                              <a:gd name="T37" fmla="*/ T36 w 66"/>
                              <a:gd name="T38" fmla="+- 0 309 243"/>
                              <a:gd name="T39" fmla="*/ 309 h 66"/>
                              <a:gd name="T40" fmla="+- 0 4369 4319"/>
                              <a:gd name="T41" fmla="*/ T40 w 66"/>
                              <a:gd name="T42" fmla="+- 0 306 243"/>
                              <a:gd name="T43" fmla="*/ 306 h 66"/>
                              <a:gd name="T44" fmla="+- 0 4381 4319"/>
                              <a:gd name="T45" fmla="*/ T44 w 66"/>
                              <a:gd name="T46" fmla="+- 0 293 243"/>
                              <a:gd name="T47" fmla="*/ 293 h 66"/>
                              <a:gd name="T48" fmla="+- 0 4385 4319"/>
                              <a:gd name="T49" fmla="*/ T48 w 66"/>
                              <a:gd name="T50" fmla="+- 0 285 243"/>
                              <a:gd name="T51" fmla="*/ 285 h 66"/>
                              <a:gd name="T52" fmla="+- 0 4385 4319"/>
                              <a:gd name="T53" fmla="*/ T52 w 66"/>
                              <a:gd name="T54" fmla="+- 0 267 243"/>
                              <a:gd name="T55" fmla="*/ 267 h 66"/>
                              <a:gd name="T56" fmla="+- 0 4381 4319"/>
                              <a:gd name="T57" fmla="*/ T56 w 66"/>
                              <a:gd name="T58" fmla="+- 0 259 243"/>
                              <a:gd name="T59" fmla="*/ 259 h 66"/>
                              <a:gd name="T60" fmla="+- 0 4369 4319"/>
                              <a:gd name="T61" fmla="*/ T60 w 66"/>
                              <a:gd name="T62" fmla="+- 0 247 243"/>
                              <a:gd name="T63" fmla="*/ 247 h 66"/>
                              <a:gd name="T64" fmla="+- 0 4361 4319"/>
                              <a:gd name="T65" fmla="*/ T64 w 66"/>
                              <a:gd name="T66" fmla="+- 0 243 243"/>
                              <a:gd name="T67" fmla="*/ 243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66">
                                <a:moveTo>
                                  <a:pt x="42" y="0"/>
                                </a:moveTo>
                                <a:lnTo>
                                  <a:pt x="24" y="0"/>
                                </a:lnTo>
                                <a:lnTo>
                                  <a:pt x="16" y="4"/>
                                </a:lnTo>
                                <a:lnTo>
                                  <a:pt x="3" y="16"/>
                                </a:lnTo>
                                <a:lnTo>
                                  <a:pt x="0" y="24"/>
                                </a:lnTo>
                                <a:lnTo>
                                  <a:pt x="0" y="42"/>
                                </a:lnTo>
                                <a:lnTo>
                                  <a:pt x="3" y="50"/>
                                </a:lnTo>
                                <a:lnTo>
                                  <a:pt x="16" y="63"/>
                                </a:lnTo>
                                <a:lnTo>
                                  <a:pt x="24" y="66"/>
                                </a:lnTo>
                                <a:lnTo>
                                  <a:pt x="42" y="66"/>
                                </a:lnTo>
                                <a:lnTo>
                                  <a:pt x="50" y="63"/>
                                </a:lnTo>
                                <a:lnTo>
                                  <a:pt x="62" y="50"/>
                                </a:lnTo>
                                <a:lnTo>
                                  <a:pt x="66" y="42"/>
                                </a:lnTo>
                                <a:lnTo>
                                  <a:pt x="66" y="24"/>
                                </a:lnTo>
                                <a:lnTo>
                                  <a:pt x="62" y="16"/>
                                </a:lnTo>
                                <a:lnTo>
                                  <a:pt x="50" y="4"/>
                                </a:lnTo>
                                <a:lnTo>
                                  <a:pt x="42"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39"/>
                        <wps:cNvSpPr>
                          <a:spLocks/>
                        </wps:cNvSpPr>
                        <wps:spPr bwMode="auto">
                          <a:xfrm>
                            <a:off x="4319" y="243"/>
                            <a:ext cx="66" cy="66"/>
                          </a:xfrm>
                          <a:custGeom>
                            <a:avLst/>
                            <a:gdLst>
                              <a:gd name="T0" fmla="+- 0 4352 4319"/>
                              <a:gd name="T1" fmla="*/ T0 w 66"/>
                              <a:gd name="T2" fmla="+- 0 309 243"/>
                              <a:gd name="T3" fmla="*/ 309 h 66"/>
                              <a:gd name="T4" fmla="+- 0 4361 4319"/>
                              <a:gd name="T5" fmla="*/ T4 w 66"/>
                              <a:gd name="T6" fmla="+- 0 309 243"/>
                              <a:gd name="T7" fmla="*/ 309 h 66"/>
                              <a:gd name="T8" fmla="+- 0 4369 4319"/>
                              <a:gd name="T9" fmla="*/ T8 w 66"/>
                              <a:gd name="T10" fmla="+- 0 306 243"/>
                              <a:gd name="T11" fmla="*/ 306 h 66"/>
                              <a:gd name="T12" fmla="+- 0 4375 4319"/>
                              <a:gd name="T13" fmla="*/ T12 w 66"/>
                              <a:gd name="T14" fmla="+- 0 299 243"/>
                              <a:gd name="T15" fmla="*/ 299 h 66"/>
                              <a:gd name="T16" fmla="+- 0 4381 4319"/>
                              <a:gd name="T17" fmla="*/ T16 w 66"/>
                              <a:gd name="T18" fmla="+- 0 293 243"/>
                              <a:gd name="T19" fmla="*/ 293 h 66"/>
                              <a:gd name="T20" fmla="+- 0 4385 4319"/>
                              <a:gd name="T21" fmla="*/ T20 w 66"/>
                              <a:gd name="T22" fmla="+- 0 285 243"/>
                              <a:gd name="T23" fmla="*/ 285 h 66"/>
                              <a:gd name="T24" fmla="+- 0 4385 4319"/>
                              <a:gd name="T25" fmla="*/ T24 w 66"/>
                              <a:gd name="T26" fmla="+- 0 276 243"/>
                              <a:gd name="T27" fmla="*/ 276 h 66"/>
                              <a:gd name="T28" fmla="+- 0 4385 4319"/>
                              <a:gd name="T29" fmla="*/ T28 w 66"/>
                              <a:gd name="T30" fmla="+- 0 267 243"/>
                              <a:gd name="T31" fmla="*/ 267 h 66"/>
                              <a:gd name="T32" fmla="+- 0 4381 4319"/>
                              <a:gd name="T33" fmla="*/ T32 w 66"/>
                              <a:gd name="T34" fmla="+- 0 259 243"/>
                              <a:gd name="T35" fmla="*/ 259 h 66"/>
                              <a:gd name="T36" fmla="+- 0 4375 4319"/>
                              <a:gd name="T37" fmla="*/ T36 w 66"/>
                              <a:gd name="T38" fmla="+- 0 253 243"/>
                              <a:gd name="T39" fmla="*/ 253 h 66"/>
                              <a:gd name="T40" fmla="+- 0 4369 4319"/>
                              <a:gd name="T41" fmla="*/ T40 w 66"/>
                              <a:gd name="T42" fmla="+- 0 247 243"/>
                              <a:gd name="T43" fmla="*/ 247 h 66"/>
                              <a:gd name="T44" fmla="+- 0 4361 4319"/>
                              <a:gd name="T45" fmla="*/ T44 w 66"/>
                              <a:gd name="T46" fmla="+- 0 243 243"/>
                              <a:gd name="T47" fmla="*/ 243 h 66"/>
                              <a:gd name="T48" fmla="+- 0 4352 4319"/>
                              <a:gd name="T49" fmla="*/ T48 w 66"/>
                              <a:gd name="T50" fmla="+- 0 243 243"/>
                              <a:gd name="T51" fmla="*/ 243 h 66"/>
                              <a:gd name="T52" fmla="+- 0 4343 4319"/>
                              <a:gd name="T53" fmla="*/ T52 w 66"/>
                              <a:gd name="T54" fmla="+- 0 243 243"/>
                              <a:gd name="T55" fmla="*/ 243 h 66"/>
                              <a:gd name="T56" fmla="+- 0 4335 4319"/>
                              <a:gd name="T57" fmla="*/ T56 w 66"/>
                              <a:gd name="T58" fmla="+- 0 247 243"/>
                              <a:gd name="T59" fmla="*/ 247 h 66"/>
                              <a:gd name="T60" fmla="+- 0 4329 4319"/>
                              <a:gd name="T61" fmla="*/ T60 w 66"/>
                              <a:gd name="T62" fmla="+- 0 253 243"/>
                              <a:gd name="T63" fmla="*/ 253 h 66"/>
                              <a:gd name="T64" fmla="+- 0 4322 4319"/>
                              <a:gd name="T65" fmla="*/ T64 w 66"/>
                              <a:gd name="T66" fmla="+- 0 259 243"/>
                              <a:gd name="T67" fmla="*/ 259 h 66"/>
                              <a:gd name="T68" fmla="+- 0 4319 4319"/>
                              <a:gd name="T69" fmla="*/ T68 w 66"/>
                              <a:gd name="T70" fmla="+- 0 267 243"/>
                              <a:gd name="T71" fmla="*/ 267 h 66"/>
                              <a:gd name="T72" fmla="+- 0 4319 4319"/>
                              <a:gd name="T73" fmla="*/ T72 w 66"/>
                              <a:gd name="T74" fmla="+- 0 276 243"/>
                              <a:gd name="T75" fmla="*/ 276 h 66"/>
                              <a:gd name="T76" fmla="+- 0 4319 4319"/>
                              <a:gd name="T77" fmla="*/ T76 w 66"/>
                              <a:gd name="T78" fmla="+- 0 285 243"/>
                              <a:gd name="T79" fmla="*/ 285 h 66"/>
                              <a:gd name="T80" fmla="+- 0 4322 4319"/>
                              <a:gd name="T81" fmla="*/ T80 w 66"/>
                              <a:gd name="T82" fmla="+- 0 293 243"/>
                              <a:gd name="T83" fmla="*/ 293 h 66"/>
                              <a:gd name="T84" fmla="+- 0 4329 4319"/>
                              <a:gd name="T85" fmla="*/ T84 w 66"/>
                              <a:gd name="T86" fmla="+- 0 299 243"/>
                              <a:gd name="T87" fmla="*/ 299 h 66"/>
                              <a:gd name="T88" fmla="+- 0 4335 4319"/>
                              <a:gd name="T89" fmla="*/ T88 w 66"/>
                              <a:gd name="T90" fmla="+- 0 306 243"/>
                              <a:gd name="T91" fmla="*/ 306 h 66"/>
                              <a:gd name="T92" fmla="+- 0 4343 4319"/>
                              <a:gd name="T93" fmla="*/ T92 w 66"/>
                              <a:gd name="T94" fmla="+- 0 309 243"/>
                              <a:gd name="T95" fmla="*/ 309 h 66"/>
                              <a:gd name="T96" fmla="+- 0 4352 4319"/>
                              <a:gd name="T97" fmla="*/ T96 w 66"/>
                              <a:gd name="T98" fmla="+- 0 309 243"/>
                              <a:gd name="T99" fmla="*/ 309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6" h="66">
                                <a:moveTo>
                                  <a:pt x="33" y="66"/>
                                </a:moveTo>
                                <a:lnTo>
                                  <a:pt x="42" y="66"/>
                                </a:lnTo>
                                <a:lnTo>
                                  <a:pt x="50" y="63"/>
                                </a:lnTo>
                                <a:lnTo>
                                  <a:pt x="56" y="56"/>
                                </a:lnTo>
                                <a:lnTo>
                                  <a:pt x="62" y="50"/>
                                </a:lnTo>
                                <a:lnTo>
                                  <a:pt x="66" y="42"/>
                                </a:lnTo>
                                <a:lnTo>
                                  <a:pt x="66" y="33"/>
                                </a:lnTo>
                                <a:lnTo>
                                  <a:pt x="66" y="24"/>
                                </a:lnTo>
                                <a:lnTo>
                                  <a:pt x="62" y="16"/>
                                </a:lnTo>
                                <a:lnTo>
                                  <a:pt x="56" y="10"/>
                                </a:lnTo>
                                <a:lnTo>
                                  <a:pt x="50" y="4"/>
                                </a:lnTo>
                                <a:lnTo>
                                  <a:pt x="42" y="0"/>
                                </a:lnTo>
                                <a:lnTo>
                                  <a:pt x="33" y="0"/>
                                </a:lnTo>
                                <a:lnTo>
                                  <a:pt x="24" y="0"/>
                                </a:lnTo>
                                <a:lnTo>
                                  <a:pt x="16" y="4"/>
                                </a:lnTo>
                                <a:lnTo>
                                  <a:pt x="10" y="10"/>
                                </a:lnTo>
                                <a:lnTo>
                                  <a:pt x="3" y="16"/>
                                </a:lnTo>
                                <a:lnTo>
                                  <a:pt x="0" y="24"/>
                                </a:lnTo>
                                <a:lnTo>
                                  <a:pt x="0" y="33"/>
                                </a:lnTo>
                                <a:lnTo>
                                  <a:pt x="0" y="42"/>
                                </a:lnTo>
                                <a:lnTo>
                                  <a:pt x="3" y="50"/>
                                </a:lnTo>
                                <a:lnTo>
                                  <a:pt x="10" y="56"/>
                                </a:lnTo>
                                <a:lnTo>
                                  <a:pt x="16" y="63"/>
                                </a:lnTo>
                                <a:lnTo>
                                  <a:pt x="24" y="66"/>
                                </a:lnTo>
                                <a:lnTo>
                                  <a:pt x="33" y="66"/>
                                </a:lnTo>
                                <a:close/>
                              </a:path>
                            </a:pathLst>
                          </a:custGeom>
                          <a:noFill/>
                          <a:ln w="4190">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Freeform 38"/>
                        <wps:cNvSpPr>
                          <a:spLocks/>
                        </wps:cNvSpPr>
                        <wps:spPr bwMode="auto">
                          <a:xfrm>
                            <a:off x="4352" y="2402"/>
                            <a:ext cx="4017" cy="236"/>
                          </a:xfrm>
                          <a:custGeom>
                            <a:avLst/>
                            <a:gdLst>
                              <a:gd name="T0" fmla="+- 0 8368 4352"/>
                              <a:gd name="T1" fmla="*/ T0 w 4017"/>
                              <a:gd name="T2" fmla="+- 0 2402 2402"/>
                              <a:gd name="T3" fmla="*/ 2402 h 236"/>
                              <a:gd name="T4" fmla="+- 0 6862 4352"/>
                              <a:gd name="T5" fmla="*/ T4 w 4017"/>
                              <a:gd name="T6" fmla="+- 0 2495 2402"/>
                              <a:gd name="T7" fmla="*/ 2495 h 236"/>
                              <a:gd name="T8" fmla="+- 0 6029 4352"/>
                              <a:gd name="T9" fmla="*/ T8 w 4017"/>
                              <a:gd name="T10" fmla="+- 0 2548 2402"/>
                              <a:gd name="T11" fmla="*/ 2548 h 236"/>
                              <a:gd name="T12" fmla="+- 0 4352 4352"/>
                              <a:gd name="T13" fmla="*/ T12 w 4017"/>
                              <a:gd name="T14" fmla="+- 0 2637 2402"/>
                              <a:gd name="T15" fmla="*/ 2637 h 236"/>
                            </a:gdLst>
                            <a:ahLst/>
                            <a:cxnLst>
                              <a:cxn ang="0">
                                <a:pos x="T1" y="T3"/>
                              </a:cxn>
                              <a:cxn ang="0">
                                <a:pos x="T5" y="T7"/>
                              </a:cxn>
                              <a:cxn ang="0">
                                <a:pos x="T9" y="T11"/>
                              </a:cxn>
                              <a:cxn ang="0">
                                <a:pos x="T13" y="T15"/>
                              </a:cxn>
                            </a:cxnLst>
                            <a:rect l="0" t="0" r="r" b="b"/>
                            <a:pathLst>
                              <a:path w="4017" h="236">
                                <a:moveTo>
                                  <a:pt x="4016" y="0"/>
                                </a:moveTo>
                                <a:lnTo>
                                  <a:pt x="2510" y="93"/>
                                </a:lnTo>
                                <a:lnTo>
                                  <a:pt x="1677" y="146"/>
                                </a:lnTo>
                                <a:lnTo>
                                  <a:pt x="0" y="235"/>
                                </a:lnTo>
                              </a:path>
                            </a:pathLst>
                          </a:custGeom>
                          <a:noFill/>
                          <a:ln w="16759">
                            <a:solidFill>
                              <a:srgbClr val="FF7F0E"/>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AutoShape 37"/>
                        <wps:cNvSpPr>
                          <a:spLocks/>
                        </wps:cNvSpPr>
                        <wps:spPr bwMode="auto">
                          <a:xfrm>
                            <a:off x="4319" y="2402"/>
                            <a:ext cx="4083" cy="236"/>
                          </a:xfrm>
                          <a:custGeom>
                            <a:avLst/>
                            <a:gdLst>
                              <a:gd name="T0" fmla="+- 0 8335 4319"/>
                              <a:gd name="T1" fmla="*/ T0 w 4083"/>
                              <a:gd name="T2" fmla="+- 0 2402 2402"/>
                              <a:gd name="T3" fmla="*/ 2402 h 236"/>
                              <a:gd name="T4" fmla="+- 0 8401 4319"/>
                              <a:gd name="T5" fmla="*/ T4 w 4083"/>
                              <a:gd name="T6" fmla="+- 0 2402 2402"/>
                              <a:gd name="T7" fmla="*/ 2402 h 236"/>
                              <a:gd name="T8" fmla="+- 0 6829 4319"/>
                              <a:gd name="T9" fmla="*/ T8 w 4083"/>
                              <a:gd name="T10" fmla="+- 0 2495 2402"/>
                              <a:gd name="T11" fmla="*/ 2495 h 236"/>
                              <a:gd name="T12" fmla="+- 0 6895 4319"/>
                              <a:gd name="T13" fmla="*/ T12 w 4083"/>
                              <a:gd name="T14" fmla="+- 0 2495 2402"/>
                              <a:gd name="T15" fmla="*/ 2495 h 236"/>
                              <a:gd name="T16" fmla="+- 0 5996 4319"/>
                              <a:gd name="T17" fmla="*/ T16 w 4083"/>
                              <a:gd name="T18" fmla="+- 0 2548 2402"/>
                              <a:gd name="T19" fmla="*/ 2548 h 236"/>
                              <a:gd name="T20" fmla="+- 0 6062 4319"/>
                              <a:gd name="T21" fmla="*/ T20 w 4083"/>
                              <a:gd name="T22" fmla="+- 0 2548 2402"/>
                              <a:gd name="T23" fmla="*/ 2548 h 236"/>
                              <a:gd name="T24" fmla="+- 0 4319 4319"/>
                              <a:gd name="T25" fmla="*/ T24 w 4083"/>
                              <a:gd name="T26" fmla="+- 0 2637 2402"/>
                              <a:gd name="T27" fmla="*/ 2637 h 236"/>
                              <a:gd name="T28" fmla="+- 0 4385 4319"/>
                              <a:gd name="T29" fmla="*/ T28 w 4083"/>
                              <a:gd name="T30" fmla="+- 0 2637 2402"/>
                              <a:gd name="T31" fmla="*/ 2637 h 2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083" h="236">
                                <a:moveTo>
                                  <a:pt x="4016" y="0"/>
                                </a:moveTo>
                                <a:lnTo>
                                  <a:pt x="4082" y="0"/>
                                </a:lnTo>
                                <a:moveTo>
                                  <a:pt x="2510" y="93"/>
                                </a:moveTo>
                                <a:lnTo>
                                  <a:pt x="2576" y="93"/>
                                </a:lnTo>
                                <a:moveTo>
                                  <a:pt x="1677" y="146"/>
                                </a:moveTo>
                                <a:lnTo>
                                  <a:pt x="1743" y="146"/>
                                </a:lnTo>
                                <a:moveTo>
                                  <a:pt x="0" y="235"/>
                                </a:moveTo>
                                <a:lnTo>
                                  <a:pt x="66" y="235"/>
                                </a:lnTo>
                              </a:path>
                            </a:pathLst>
                          </a:custGeom>
                          <a:noFill/>
                          <a:ln w="41899">
                            <a:solidFill>
                              <a:srgbClr val="FF7F0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36"/>
                        <wps:cNvSpPr>
                          <a:spLocks/>
                        </wps:cNvSpPr>
                        <wps:spPr bwMode="auto">
                          <a:xfrm>
                            <a:off x="4352" y="3179"/>
                            <a:ext cx="4017" cy="50"/>
                          </a:xfrm>
                          <a:custGeom>
                            <a:avLst/>
                            <a:gdLst>
                              <a:gd name="T0" fmla="+- 0 8368 4352"/>
                              <a:gd name="T1" fmla="*/ T0 w 4017"/>
                              <a:gd name="T2" fmla="+- 0 3207 3179"/>
                              <a:gd name="T3" fmla="*/ 3207 h 50"/>
                              <a:gd name="T4" fmla="+- 0 6862 4352"/>
                              <a:gd name="T5" fmla="*/ T4 w 4017"/>
                              <a:gd name="T6" fmla="+- 0 3179 3179"/>
                              <a:gd name="T7" fmla="*/ 3179 h 50"/>
                              <a:gd name="T8" fmla="+- 0 6029 4352"/>
                              <a:gd name="T9" fmla="*/ T8 w 4017"/>
                              <a:gd name="T10" fmla="+- 0 3210 3179"/>
                              <a:gd name="T11" fmla="*/ 3210 h 50"/>
                              <a:gd name="T12" fmla="+- 0 4352 4352"/>
                              <a:gd name="T13" fmla="*/ T12 w 4017"/>
                              <a:gd name="T14" fmla="+- 0 3229 3179"/>
                              <a:gd name="T15" fmla="*/ 3229 h 50"/>
                            </a:gdLst>
                            <a:ahLst/>
                            <a:cxnLst>
                              <a:cxn ang="0">
                                <a:pos x="T1" y="T3"/>
                              </a:cxn>
                              <a:cxn ang="0">
                                <a:pos x="T5" y="T7"/>
                              </a:cxn>
                              <a:cxn ang="0">
                                <a:pos x="T9" y="T11"/>
                              </a:cxn>
                              <a:cxn ang="0">
                                <a:pos x="T13" y="T15"/>
                              </a:cxn>
                            </a:cxnLst>
                            <a:rect l="0" t="0" r="r" b="b"/>
                            <a:pathLst>
                              <a:path w="4017" h="50">
                                <a:moveTo>
                                  <a:pt x="4016" y="28"/>
                                </a:moveTo>
                                <a:lnTo>
                                  <a:pt x="2510" y="0"/>
                                </a:lnTo>
                                <a:lnTo>
                                  <a:pt x="1677" y="31"/>
                                </a:lnTo>
                                <a:lnTo>
                                  <a:pt x="0" y="50"/>
                                </a:lnTo>
                              </a:path>
                            </a:pathLst>
                          </a:custGeom>
                          <a:noFill/>
                          <a:ln w="16759">
                            <a:solidFill>
                              <a:srgbClr val="2BA02B"/>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AutoShape 35"/>
                        <wps:cNvSpPr>
                          <a:spLocks/>
                        </wps:cNvSpPr>
                        <wps:spPr bwMode="auto">
                          <a:xfrm>
                            <a:off x="8337" y="3174"/>
                            <a:ext cx="63" cy="60"/>
                          </a:xfrm>
                          <a:custGeom>
                            <a:avLst/>
                            <a:gdLst>
                              <a:gd name="T0" fmla="+- 0 8400 8337"/>
                              <a:gd name="T1" fmla="*/ T0 w 63"/>
                              <a:gd name="T2" fmla="+- 0 3197 3174"/>
                              <a:gd name="T3" fmla="*/ 3197 h 60"/>
                              <a:gd name="T4" fmla="+- 0 8337 8337"/>
                              <a:gd name="T5" fmla="*/ T4 w 63"/>
                              <a:gd name="T6" fmla="+- 0 3197 3174"/>
                              <a:gd name="T7" fmla="*/ 3197 h 60"/>
                              <a:gd name="T8" fmla="+- 0 8356 8337"/>
                              <a:gd name="T9" fmla="*/ T8 w 63"/>
                              <a:gd name="T10" fmla="+- 0 3211 3174"/>
                              <a:gd name="T11" fmla="*/ 3211 h 60"/>
                              <a:gd name="T12" fmla="+- 0 8349 8337"/>
                              <a:gd name="T13" fmla="*/ T12 w 63"/>
                              <a:gd name="T14" fmla="+- 0 3234 3174"/>
                              <a:gd name="T15" fmla="*/ 3234 h 60"/>
                              <a:gd name="T16" fmla="+- 0 8368 8337"/>
                              <a:gd name="T17" fmla="*/ T16 w 63"/>
                              <a:gd name="T18" fmla="+- 0 3220 3174"/>
                              <a:gd name="T19" fmla="*/ 3220 h 60"/>
                              <a:gd name="T20" fmla="+- 0 8383 8337"/>
                              <a:gd name="T21" fmla="*/ T20 w 63"/>
                              <a:gd name="T22" fmla="+- 0 3220 3174"/>
                              <a:gd name="T23" fmla="*/ 3220 h 60"/>
                              <a:gd name="T24" fmla="+- 0 8380 8337"/>
                              <a:gd name="T25" fmla="*/ T24 w 63"/>
                              <a:gd name="T26" fmla="+- 0 3211 3174"/>
                              <a:gd name="T27" fmla="*/ 3211 h 60"/>
                              <a:gd name="T28" fmla="+- 0 8400 8337"/>
                              <a:gd name="T29" fmla="*/ T28 w 63"/>
                              <a:gd name="T30" fmla="+- 0 3197 3174"/>
                              <a:gd name="T31" fmla="*/ 3197 h 60"/>
                              <a:gd name="T32" fmla="+- 0 8383 8337"/>
                              <a:gd name="T33" fmla="*/ T32 w 63"/>
                              <a:gd name="T34" fmla="+- 0 3220 3174"/>
                              <a:gd name="T35" fmla="*/ 3220 h 60"/>
                              <a:gd name="T36" fmla="+- 0 8368 8337"/>
                              <a:gd name="T37" fmla="*/ T36 w 63"/>
                              <a:gd name="T38" fmla="+- 0 3220 3174"/>
                              <a:gd name="T39" fmla="*/ 3220 h 60"/>
                              <a:gd name="T40" fmla="+- 0 8388 8337"/>
                              <a:gd name="T41" fmla="*/ T40 w 63"/>
                              <a:gd name="T42" fmla="+- 0 3234 3174"/>
                              <a:gd name="T43" fmla="*/ 3234 h 60"/>
                              <a:gd name="T44" fmla="+- 0 8383 8337"/>
                              <a:gd name="T45" fmla="*/ T44 w 63"/>
                              <a:gd name="T46" fmla="+- 0 3220 3174"/>
                              <a:gd name="T47" fmla="*/ 3220 h 60"/>
                              <a:gd name="T48" fmla="+- 0 8368 8337"/>
                              <a:gd name="T49" fmla="*/ T48 w 63"/>
                              <a:gd name="T50" fmla="+- 0 3174 3174"/>
                              <a:gd name="T51" fmla="*/ 3174 h 60"/>
                              <a:gd name="T52" fmla="+- 0 8361 8337"/>
                              <a:gd name="T53" fmla="*/ T52 w 63"/>
                              <a:gd name="T54" fmla="+- 0 3197 3174"/>
                              <a:gd name="T55" fmla="*/ 3197 h 60"/>
                              <a:gd name="T56" fmla="+- 0 8376 8337"/>
                              <a:gd name="T57" fmla="*/ T56 w 63"/>
                              <a:gd name="T58" fmla="+- 0 3197 3174"/>
                              <a:gd name="T59" fmla="*/ 3197 h 60"/>
                              <a:gd name="T60" fmla="+- 0 8368 8337"/>
                              <a:gd name="T61" fmla="*/ T60 w 63"/>
                              <a:gd name="T62" fmla="+- 0 3174 3174"/>
                              <a:gd name="T63" fmla="*/ 317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3" h="60">
                                <a:moveTo>
                                  <a:pt x="63" y="23"/>
                                </a:moveTo>
                                <a:lnTo>
                                  <a:pt x="0" y="23"/>
                                </a:lnTo>
                                <a:lnTo>
                                  <a:pt x="19" y="37"/>
                                </a:lnTo>
                                <a:lnTo>
                                  <a:pt x="12" y="60"/>
                                </a:lnTo>
                                <a:lnTo>
                                  <a:pt x="31" y="46"/>
                                </a:lnTo>
                                <a:lnTo>
                                  <a:pt x="46" y="46"/>
                                </a:lnTo>
                                <a:lnTo>
                                  <a:pt x="43" y="37"/>
                                </a:lnTo>
                                <a:lnTo>
                                  <a:pt x="63" y="23"/>
                                </a:lnTo>
                                <a:close/>
                                <a:moveTo>
                                  <a:pt x="46" y="46"/>
                                </a:moveTo>
                                <a:lnTo>
                                  <a:pt x="31" y="46"/>
                                </a:lnTo>
                                <a:lnTo>
                                  <a:pt x="51" y="60"/>
                                </a:lnTo>
                                <a:lnTo>
                                  <a:pt x="46" y="46"/>
                                </a:lnTo>
                                <a:close/>
                                <a:moveTo>
                                  <a:pt x="31" y="0"/>
                                </a:moveTo>
                                <a:lnTo>
                                  <a:pt x="24" y="23"/>
                                </a:lnTo>
                                <a:lnTo>
                                  <a:pt x="39" y="23"/>
                                </a:lnTo>
                                <a:lnTo>
                                  <a:pt x="31"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34"/>
                        <wps:cNvSpPr>
                          <a:spLocks/>
                        </wps:cNvSpPr>
                        <wps:spPr bwMode="auto">
                          <a:xfrm>
                            <a:off x="8337" y="3174"/>
                            <a:ext cx="63" cy="60"/>
                          </a:xfrm>
                          <a:custGeom>
                            <a:avLst/>
                            <a:gdLst>
                              <a:gd name="T0" fmla="+- 0 8368 8337"/>
                              <a:gd name="T1" fmla="*/ T0 w 63"/>
                              <a:gd name="T2" fmla="+- 0 3174 3174"/>
                              <a:gd name="T3" fmla="*/ 3174 h 60"/>
                              <a:gd name="T4" fmla="+- 0 8361 8337"/>
                              <a:gd name="T5" fmla="*/ T4 w 63"/>
                              <a:gd name="T6" fmla="+- 0 3197 3174"/>
                              <a:gd name="T7" fmla="*/ 3197 h 60"/>
                              <a:gd name="T8" fmla="+- 0 8337 8337"/>
                              <a:gd name="T9" fmla="*/ T8 w 63"/>
                              <a:gd name="T10" fmla="+- 0 3197 3174"/>
                              <a:gd name="T11" fmla="*/ 3197 h 60"/>
                              <a:gd name="T12" fmla="+- 0 8356 8337"/>
                              <a:gd name="T13" fmla="*/ T12 w 63"/>
                              <a:gd name="T14" fmla="+- 0 3211 3174"/>
                              <a:gd name="T15" fmla="*/ 3211 h 60"/>
                              <a:gd name="T16" fmla="+- 0 8349 8337"/>
                              <a:gd name="T17" fmla="*/ T16 w 63"/>
                              <a:gd name="T18" fmla="+- 0 3234 3174"/>
                              <a:gd name="T19" fmla="*/ 3234 h 60"/>
                              <a:gd name="T20" fmla="+- 0 8368 8337"/>
                              <a:gd name="T21" fmla="*/ T20 w 63"/>
                              <a:gd name="T22" fmla="+- 0 3220 3174"/>
                              <a:gd name="T23" fmla="*/ 3220 h 60"/>
                              <a:gd name="T24" fmla="+- 0 8388 8337"/>
                              <a:gd name="T25" fmla="*/ T24 w 63"/>
                              <a:gd name="T26" fmla="+- 0 3234 3174"/>
                              <a:gd name="T27" fmla="*/ 3234 h 60"/>
                              <a:gd name="T28" fmla="+- 0 8380 8337"/>
                              <a:gd name="T29" fmla="*/ T28 w 63"/>
                              <a:gd name="T30" fmla="+- 0 3211 3174"/>
                              <a:gd name="T31" fmla="*/ 3211 h 60"/>
                              <a:gd name="T32" fmla="+- 0 8400 8337"/>
                              <a:gd name="T33" fmla="*/ T32 w 63"/>
                              <a:gd name="T34" fmla="+- 0 3197 3174"/>
                              <a:gd name="T35" fmla="*/ 3197 h 60"/>
                              <a:gd name="T36" fmla="+- 0 8376 8337"/>
                              <a:gd name="T37" fmla="*/ T36 w 63"/>
                              <a:gd name="T38" fmla="+- 0 3197 3174"/>
                              <a:gd name="T39" fmla="*/ 3197 h 60"/>
                              <a:gd name="T40" fmla="+- 0 8368 8337"/>
                              <a:gd name="T41" fmla="*/ T40 w 63"/>
                              <a:gd name="T42" fmla="+- 0 3174 3174"/>
                              <a:gd name="T43" fmla="*/ 317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3" h="60">
                                <a:moveTo>
                                  <a:pt x="31" y="0"/>
                                </a:moveTo>
                                <a:lnTo>
                                  <a:pt x="24" y="23"/>
                                </a:lnTo>
                                <a:lnTo>
                                  <a:pt x="0" y="23"/>
                                </a:lnTo>
                                <a:lnTo>
                                  <a:pt x="19" y="37"/>
                                </a:lnTo>
                                <a:lnTo>
                                  <a:pt x="12" y="60"/>
                                </a:lnTo>
                                <a:lnTo>
                                  <a:pt x="31" y="46"/>
                                </a:lnTo>
                                <a:lnTo>
                                  <a:pt x="51" y="60"/>
                                </a:lnTo>
                                <a:lnTo>
                                  <a:pt x="43" y="37"/>
                                </a:lnTo>
                                <a:lnTo>
                                  <a:pt x="63" y="23"/>
                                </a:lnTo>
                                <a:lnTo>
                                  <a:pt x="39" y="23"/>
                                </a:lnTo>
                                <a:lnTo>
                                  <a:pt x="31" y="0"/>
                                </a:lnTo>
                                <a:close/>
                              </a:path>
                            </a:pathLst>
                          </a:custGeom>
                          <a:noFill/>
                          <a:ln w="4190">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AutoShape 33"/>
                        <wps:cNvSpPr>
                          <a:spLocks/>
                        </wps:cNvSpPr>
                        <wps:spPr bwMode="auto">
                          <a:xfrm>
                            <a:off x="6831" y="3146"/>
                            <a:ext cx="63" cy="60"/>
                          </a:xfrm>
                          <a:custGeom>
                            <a:avLst/>
                            <a:gdLst>
                              <a:gd name="T0" fmla="+- 0 6894 6831"/>
                              <a:gd name="T1" fmla="*/ T0 w 63"/>
                              <a:gd name="T2" fmla="+- 0 3169 3146"/>
                              <a:gd name="T3" fmla="*/ 3169 h 60"/>
                              <a:gd name="T4" fmla="+- 0 6831 6831"/>
                              <a:gd name="T5" fmla="*/ T4 w 63"/>
                              <a:gd name="T6" fmla="+- 0 3169 3146"/>
                              <a:gd name="T7" fmla="*/ 3169 h 60"/>
                              <a:gd name="T8" fmla="+- 0 6850 6831"/>
                              <a:gd name="T9" fmla="*/ T8 w 63"/>
                              <a:gd name="T10" fmla="+- 0 3183 3146"/>
                              <a:gd name="T11" fmla="*/ 3183 h 60"/>
                              <a:gd name="T12" fmla="+- 0 6843 6831"/>
                              <a:gd name="T13" fmla="*/ T12 w 63"/>
                              <a:gd name="T14" fmla="+- 0 3206 3146"/>
                              <a:gd name="T15" fmla="*/ 3206 h 60"/>
                              <a:gd name="T16" fmla="+- 0 6862 6831"/>
                              <a:gd name="T17" fmla="*/ T16 w 63"/>
                              <a:gd name="T18" fmla="+- 0 3192 3146"/>
                              <a:gd name="T19" fmla="*/ 3192 h 60"/>
                              <a:gd name="T20" fmla="+- 0 6877 6831"/>
                              <a:gd name="T21" fmla="*/ T20 w 63"/>
                              <a:gd name="T22" fmla="+- 0 3192 3146"/>
                              <a:gd name="T23" fmla="*/ 3192 h 60"/>
                              <a:gd name="T24" fmla="+- 0 6874 6831"/>
                              <a:gd name="T25" fmla="*/ T24 w 63"/>
                              <a:gd name="T26" fmla="+- 0 3183 3146"/>
                              <a:gd name="T27" fmla="*/ 3183 h 60"/>
                              <a:gd name="T28" fmla="+- 0 6894 6831"/>
                              <a:gd name="T29" fmla="*/ T28 w 63"/>
                              <a:gd name="T30" fmla="+- 0 3169 3146"/>
                              <a:gd name="T31" fmla="*/ 3169 h 60"/>
                              <a:gd name="T32" fmla="+- 0 6877 6831"/>
                              <a:gd name="T33" fmla="*/ T32 w 63"/>
                              <a:gd name="T34" fmla="+- 0 3192 3146"/>
                              <a:gd name="T35" fmla="*/ 3192 h 60"/>
                              <a:gd name="T36" fmla="+- 0 6862 6831"/>
                              <a:gd name="T37" fmla="*/ T36 w 63"/>
                              <a:gd name="T38" fmla="+- 0 3192 3146"/>
                              <a:gd name="T39" fmla="*/ 3192 h 60"/>
                              <a:gd name="T40" fmla="+- 0 6882 6831"/>
                              <a:gd name="T41" fmla="*/ T40 w 63"/>
                              <a:gd name="T42" fmla="+- 0 3206 3146"/>
                              <a:gd name="T43" fmla="*/ 3206 h 60"/>
                              <a:gd name="T44" fmla="+- 0 6877 6831"/>
                              <a:gd name="T45" fmla="*/ T44 w 63"/>
                              <a:gd name="T46" fmla="+- 0 3192 3146"/>
                              <a:gd name="T47" fmla="*/ 3192 h 60"/>
                              <a:gd name="T48" fmla="+- 0 6862 6831"/>
                              <a:gd name="T49" fmla="*/ T48 w 63"/>
                              <a:gd name="T50" fmla="+- 0 3146 3146"/>
                              <a:gd name="T51" fmla="*/ 3146 h 60"/>
                              <a:gd name="T52" fmla="+- 0 6855 6831"/>
                              <a:gd name="T53" fmla="*/ T52 w 63"/>
                              <a:gd name="T54" fmla="+- 0 3169 3146"/>
                              <a:gd name="T55" fmla="*/ 3169 h 60"/>
                              <a:gd name="T56" fmla="+- 0 6870 6831"/>
                              <a:gd name="T57" fmla="*/ T56 w 63"/>
                              <a:gd name="T58" fmla="+- 0 3169 3146"/>
                              <a:gd name="T59" fmla="*/ 3169 h 60"/>
                              <a:gd name="T60" fmla="+- 0 6862 6831"/>
                              <a:gd name="T61" fmla="*/ T60 w 63"/>
                              <a:gd name="T62" fmla="+- 0 3146 3146"/>
                              <a:gd name="T63" fmla="*/ 314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3" h="60">
                                <a:moveTo>
                                  <a:pt x="63" y="23"/>
                                </a:moveTo>
                                <a:lnTo>
                                  <a:pt x="0" y="23"/>
                                </a:lnTo>
                                <a:lnTo>
                                  <a:pt x="19" y="37"/>
                                </a:lnTo>
                                <a:lnTo>
                                  <a:pt x="12" y="60"/>
                                </a:lnTo>
                                <a:lnTo>
                                  <a:pt x="31" y="46"/>
                                </a:lnTo>
                                <a:lnTo>
                                  <a:pt x="46" y="46"/>
                                </a:lnTo>
                                <a:lnTo>
                                  <a:pt x="43" y="37"/>
                                </a:lnTo>
                                <a:lnTo>
                                  <a:pt x="63" y="23"/>
                                </a:lnTo>
                                <a:close/>
                                <a:moveTo>
                                  <a:pt x="46" y="46"/>
                                </a:moveTo>
                                <a:lnTo>
                                  <a:pt x="31" y="46"/>
                                </a:lnTo>
                                <a:lnTo>
                                  <a:pt x="51" y="60"/>
                                </a:lnTo>
                                <a:lnTo>
                                  <a:pt x="46" y="46"/>
                                </a:lnTo>
                                <a:close/>
                                <a:moveTo>
                                  <a:pt x="31" y="0"/>
                                </a:moveTo>
                                <a:lnTo>
                                  <a:pt x="24" y="23"/>
                                </a:lnTo>
                                <a:lnTo>
                                  <a:pt x="39" y="23"/>
                                </a:lnTo>
                                <a:lnTo>
                                  <a:pt x="31"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32"/>
                        <wps:cNvSpPr>
                          <a:spLocks/>
                        </wps:cNvSpPr>
                        <wps:spPr bwMode="auto">
                          <a:xfrm>
                            <a:off x="6831" y="3146"/>
                            <a:ext cx="63" cy="60"/>
                          </a:xfrm>
                          <a:custGeom>
                            <a:avLst/>
                            <a:gdLst>
                              <a:gd name="T0" fmla="+- 0 6862 6831"/>
                              <a:gd name="T1" fmla="*/ T0 w 63"/>
                              <a:gd name="T2" fmla="+- 0 3146 3146"/>
                              <a:gd name="T3" fmla="*/ 3146 h 60"/>
                              <a:gd name="T4" fmla="+- 0 6855 6831"/>
                              <a:gd name="T5" fmla="*/ T4 w 63"/>
                              <a:gd name="T6" fmla="+- 0 3169 3146"/>
                              <a:gd name="T7" fmla="*/ 3169 h 60"/>
                              <a:gd name="T8" fmla="+- 0 6831 6831"/>
                              <a:gd name="T9" fmla="*/ T8 w 63"/>
                              <a:gd name="T10" fmla="+- 0 3169 3146"/>
                              <a:gd name="T11" fmla="*/ 3169 h 60"/>
                              <a:gd name="T12" fmla="+- 0 6850 6831"/>
                              <a:gd name="T13" fmla="*/ T12 w 63"/>
                              <a:gd name="T14" fmla="+- 0 3183 3146"/>
                              <a:gd name="T15" fmla="*/ 3183 h 60"/>
                              <a:gd name="T16" fmla="+- 0 6843 6831"/>
                              <a:gd name="T17" fmla="*/ T16 w 63"/>
                              <a:gd name="T18" fmla="+- 0 3206 3146"/>
                              <a:gd name="T19" fmla="*/ 3206 h 60"/>
                              <a:gd name="T20" fmla="+- 0 6862 6831"/>
                              <a:gd name="T21" fmla="*/ T20 w 63"/>
                              <a:gd name="T22" fmla="+- 0 3192 3146"/>
                              <a:gd name="T23" fmla="*/ 3192 h 60"/>
                              <a:gd name="T24" fmla="+- 0 6882 6831"/>
                              <a:gd name="T25" fmla="*/ T24 w 63"/>
                              <a:gd name="T26" fmla="+- 0 3206 3146"/>
                              <a:gd name="T27" fmla="*/ 3206 h 60"/>
                              <a:gd name="T28" fmla="+- 0 6874 6831"/>
                              <a:gd name="T29" fmla="*/ T28 w 63"/>
                              <a:gd name="T30" fmla="+- 0 3183 3146"/>
                              <a:gd name="T31" fmla="*/ 3183 h 60"/>
                              <a:gd name="T32" fmla="+- 0 6894 6831"/>
                              <a:gd name="T33" fmla="*/ T32 w 63"/>
                              <a:gd name="T34" fmla="+- 0 3169 3146"/>
                              <a:gd name="T35" fmla="*/ 3169 h 60"/>
                              <a:gd name="T36" fmla="+- 0 6870 6831"/>
                              <a:gd name="T37" fmla="*/ T36 w 63"/>
                              <a:gd name="T38" fmla="+- 0 3169 3146"/>
                              <a:gd name="T39" fmla="*/ 3169 h 60"/>
                              <a:gd name="T40" fmla="+- 0 6862 6831"/>
                              <a:gd name="T41" fmla="*/ T40 w 63"/>
                              <a:gd name="T42" fmla="+- 0 3146 3146"/>
                              <a:gd name="T43" fmla="*/ 314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3" h="60">
                                <a:moveTo>
                                  <a:pt x="31" y="0"/>
                                </a:moveTo>
                                <a:lnTo>
                                  <a:pt x="24" y="23"/>
                                </a:lnTo>
                                <a:lnTo>
                                  <a:pt x="0" y="23"/>
                                </a:lnTo>
                                <a:lnTo>
                                  <a:pt x="19" y="37"/>
                                </a:lnTo>
                                <a:lnTo>
                                  <a:pt x="12" y="60"/>
                                </a:lnTo>
                                <a:lnTo>
                                  <a:pt x="31" y="46"/>
                                </a:lnTo>
                                <a:lnTo>
                                  <a:pt x="51" y="60"/>
                                </a:lnTo>
                                <a:lnTo>
                                  <a:pt x="43" y="37"/>
                                </a:lnTo>
                                <a:lnTo>
                                  <a:pt x="63" y="23"/>
                                </a:lnTo>
                                <a:lnTo>
                                  <a:pt x="39" y="23"/>
                                </a:lnTo>
                                <a:lnTo>
                                  <a:pt x="31" y="0"/>
                                </a:lnTo>
                                <a:close/>
                              </a:path>
                            </a:pathLst>
                          </a:custGeom>
                          <a:noFill/>
                          <a:ln w="4190">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AutoShape 31"/>
                        <wps:cNvSpPr>
                          <a:spLocks/>
                        </wps:cNvSpPr>
                        <wps:spPr bwMode="auto">
                          <a:xfrm>
                            <a:off x="5997" y="3177"/>
                            <a:ext cx="63" cy="60"/>
                          </a:xfrm>
                          <a:custGeom>
                            <a:avLst/>
                            <a:gdLst>
                              <a:gd name="T0" fmla="+- 0 6060 5997"/>
                              <a:gd name="T1" fmla="*/ T0 w 63"/>
                              <a:gd name="T2" fmla="+- 0 3200 3177"/>
                              <a:gd name="T3" fmla="*/ 3200 h 60"/>
                              <a:gd name="T4" fmla="+- 0 5997 5997"/>
                              <a:gd name="T5" fmla="*/ T4 w 63"/>
                              <a:gd name="T6" fmla="+- 0 3200 3177"/>
                              <a:gd name="T7" fmla="*/ 3200 h 60"/>
                              <a:gd name="T8" fmla="+- 0 6017 5997"/>
                              <a:gd name="T9" fmla="*/ T8 w 63"/>
                              <a:gd name="T10" fmla="+- 0 3214 3177"/>
                              <a:gd name="T11" fmla="*/ 3214 h 60"/>
                              <a:gd name="T12" fmla="+- 0 6009 5997"/>
                              <a:gd name="T13" fmla="*/ T12 w 63"/>
                              <a:gd name="T14" fmla="+- 0 3237 3177"/>
                              <a:gd name="T15" fmla="*/ 3237 h 60"/>
                              <a:gd name="T16" fmla="+- 0 6029 5997"/>
                              <a:gd name="T17" fmla="*/ T16 w 63"/>
                              <a:gd name="T18" fmla="+- 0 3223 3177"/>
                              <a:gd name="T19" fmla="*/ 3223 h 60"/>
                              <a:gd name="T20" fmla="+- 0 6044 5997"/>
                              <a:gd name="T21" fmla="*/ T20 w 63"/>
                              <a:gd name="T22" fmla="+- 0 3223 3177"/>
                              <a:gd name="T23" fmla="*/ 3223 h 60"/>
                              <a:gd name="T24" fmla="+- 0 6041 5997"/>
                              <a:gd name="T25" fmla="*/ T24 w 63"/>
                              <a:gd name="T26" fmla="+- 0 3214 3177"/>
                              <a:gd name="T27" fmla="*/ 3214 h 60"/>
                              <a:gd name="T28" fmla="+- 0 6060 5997"/>
                              <a:gd name="T29" fmla="*/ T28 w 63"/>
                              <a:gd name="T30" fmla="+- 0 3200 3177"/>
                              <a:gd name="T31" fmla="*/ 3200 h 60"/>
                              <a:gd name="T32" fmla="+- 0 6044 5997"/>
                              <a:gd name="T33" fmla="*/ T32 w 63"/>
                              <a:gd name="T34" fmla="+- 0 3223 3177"/>
                              <a:gd name="T35" fmla="*/ 3223 h 60"/>
                              <a:gd name="T36" fmla="+- 0 6029 5997"/>
                              <a:gd name="T37" fmla="*/ T36 w 63"/>
                              <a:gd name="T38" fmla="+- 0 3223 3177"/>
                              <a:gd name="T39" fmla="*/ 3223 h 60"/>
                              <a:gd name="T40" fmla="+- 0 6048 5997"/>
                              <a:gd name="T41" fmla="*/ T40 w 63"/>
                              <a:gd name="T42" fmla="+- 0 3237 3177"/>
                              <a:gd name="T43" fmla="*/ 3237 h 60"/>
                              <a:gd name="T44" fmla="+- 0 6044 5997"/>
                              <a:gd name="T45" fmla="*/ T44 w 63"/>
                              <a:gd name="T46" fmla="+- 0 3223 3177"/>
                              <a:gd name="T47" fmla="*/ 3223 h 60"/>
                              <a:gd name="T48" fmla="+- 0 6029 5997"/>
                              <a:gd name="T49" fmla="*/ T48 w 63"/>
                              <a:gd name="T50" fmla="+- 0 3177 3177"/>
                              <a:gd name="T51" fmla="*/ 3177 h 60"/>
                              <a:gd name="T52" fmla="+- 0 6021 5997"/>
                              <a:gd name="T53" fmla="*/ T52 w 63"/>
                              <a:gd name="T54" fmla="+- 0 3200 3177"/>
                              <a:gd name="T55" fmla="*/ 3200 h 60"/>
                              <a:gd name="T56" fmla="+- 0 6036 5997"/>
                              <a:gd name="T57" fmla="*/ T56 w 63"/>
                              <a:gd name="T58" fmla="+- 0 3200 3177"/>
                              <a:gd name="T59" fmla="*/ 3200 h 60"/>
                              <a:gd name="T60" fmla="+- 0 6029 5997"/>
                              <a:gd name="T61" fmla="*/ T60 w 63"/>
                              <a:gd name="T62" fmla="+- 0 3177 3177"/>
                              <a:gd name="T63" fmla="*/ 3177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3" h="60">
                                <a:moveTo>
                                  <a:pt x="63" y="23"/>
                                </a:moveTo>
                                <a:lnTo>
                                  <a:pt x="0" y="23"/>
                                </a:lnTo>
                                <a:lnTo>
                                  <a:pt x="20" y="37"/>
                                </a:lnTo>
                                <a:lnTo>
                                  <a:pt x="12" y="60"/>
                                </a:lnTo>
                                <a:lnTo>
                                  <a:pt x="32" y="46"/>
                                </a:lnTo>
                                <a:lnTo>
                                  <a:pt x="47" y="46"/>
                                </a:lnTo>
                                <a:lnTo>
                                  <a:pt x="44" y="37"/>
                                </a:lnTo>
                                <a:lnTo>
                                  <a:pt x="63" y="23"/>
                                </a:lnTo>
                                <a:close/>
                                <a:moveTo>
                                  <a:pt x="47" y="46"/>
                                </a:moveTo>
                                <a:lnTo>
                                  <a:pt x="32" y="46"/>
                                </a:lnTo>
                                <a:lnTo>
                                  <a:pt x="51" y="60"/>
                                </a:lnTo>
                                <a:lnTo>
                                  <a:pt x="47" y="46"/>
                                </a:lnTo>
                                <a:close/>
                                <a:moveTo>
                                  <a:pt x="32" y="0"/>
                                </a:moveTo>
                                <a:lnTo>
                                  <a:pt x="24" y="23"/>
                                </a:lnTo>
                                <a:lnTo>
                                  <a:pt x="39" y="23"/>
                                </a:lnTo>
                                <a:lnTo>
                                  <a:pt x="32"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30"/>
                        <wps:cNvSpPr>
                          <a:spLocks/>
                        </wps:cNvSpPr>
                        <wps:spPr bwMode="auto">
                          <a:xfrm>
                            <a:off x="5997" y="3177"/>
                            <a:ext cx="63" cy="60"/>
                          </a:xfrm>
                          <a:custGeom>
                            <a:avLst/>
                            <a:gdLst>
                              <a:gd name="T0" fmla="+- 0 6029 5997"/>
                              <a:gd name="T1" fmla="*/ T0 w 63"/>
                              <a:gd name="T2" fmla="+- 0 3177 3177"/>
                              <a:gd name="T3" fmla="*/ 3177 h 60"/>
                              <a:gd name="T4" fmla="+- 0 6021 5997"/>
                              <a:gd name="T5" fmla="*/ T4 w 63"/>
                              <a:gd name="T6" fmla="+- 0 3200 3177"/>
                              <a:gd name="T7" fmla="*/ 3200 h 60"/>
                              <a:gd name="T8" fmla="+- 0 5997 5997"/>
                              <a:gd name="T9" fmla="*/ T8 w 63"/>
                              <a:gd name="T10" fmla="+- 0 3200 3177"/>
                              <a:gd name="T11" fmla="*/ 3200 h 60"/>
                              <a:gd name="T12" fmla="+- 0 6017 5997"/>
                              <a:gd name="T13" fmla="*/ T12 w 63"/>
                              <a:gd name="T14" fmla="+- 0 3214 3177"/>
                              <a:gd name="T15" fmla="*/ 3214 h 60"/>
                              <a:gd name="T16" fmla="+- 0 6009 5997"/>
                              <a:gd name="T17" fmla="*/ T16 w 63"/>
                              <a:gd name="T18" fmla="+- 0 3237 3177"/>
                              <a:gd name="T19" fmla="*/ 3237 h 60"/>
                              <a:gd name="T20" fmla="+- 0 6029 5997"/>
                              <a:gd name="T21" fmla="*/ T20 w 63"/>
                              <a:gd name="T22" fmla="+- 0 3223 3177"/>
                              <a:gd name="T23" fmla="*/ 3223 h 60"/>
                              <a:gd name="T24" fmla="+- 0 6048 5997"/>
                              <a:gd name="T25" fmla="*/ T24 w 63"/>
                              <a:gd name="T26" fmla="+- 0 3237 3177"/>
                              <a:gd name="T27" fmla="*/ 3237 h 60"/>
                              <a:gd name="T28" fmla="+- 0 6041 5997"/>
                              <a:gd name="T29" fmla="*/ T28 w 63"/>
                              <a:gd name="T30" fmla="+- 0 3214 3177"/>
                              <a:gd name="T31" fmla="*/ 3214 h 60"/>
                              <a:gd name="T32" fmla="+- 0 6060 5997"/>
                              <a:gd name="T33" fmla="*/ T32 w 63"/>
                              <a:gd name="T34" fmla="+- 0 3200 3177"/>
                              <a:gd name="T35" fmla="*/ 3200 h 60"/>
                              <a:gd name="T36" fmla="+- 0 6036 5997"/>
                              <a:gd name="T37" fmla="*/ T36 w 63"/>
                              <a:gd name="T38" fmla="+- 0 3200 3177"/>
                              <a:gd name="T39" fmla="*/ 3200 h 60"/>
                              <a:gd name="T40" fmla="+- 0 6029 5997"/>
                              <a:gd name="T41" fmla="*/ T40 w 63"/>
                              <a:gd name="T42" fmla="+- 0 3177 3177"/>
                              <a:gd name="T43" fmla="*/ 3177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3" h="60">
                                <a:moveTo>
                                  <a:pt x="32" y="0"/>
                                </a:moveTo>
                                <a:lnTo>
                                  <a:pt x="24" y="23"/>
                                </a:lnTo>
                                <a:lnTo>
                                  <a:pt x="0" y="23"/>
                                </a:lnTo>
                                <a:lnTo>
                                  <a:pt x="20" y="37"/>
                                </a:lnTo>
                                <a:lnTo>
                                  <a:pt x="12" y="60"/>
                                </a:lnTo>
                                <a:lnTo>
                                  <a:pt x="32" y="46"/>
                                </a:lnTo>
                                <a:lnTo>
                                  <a:pt x="51" y="60"/>
                                </a:lnTo>
                                <a:lnTo>
                                  <a:pt x="44" y="37"/>
                                </a:lnTo>
                                <a:lnTo>
                                  <a:pt x="63" y="23"/>
                                </a:lnTo>
                                <a:lnTo>
                                  <a:pt x="39" y="23"/>
                                </a:lnTo>
                                <a:lnTo>
                                  <a:pt x="32" y="0"/>
                                </a:lnTo>
                                <a:close/>
                              </a:path>
                            </a:pathLst>
                          </a:custGeom>
                          <a:noFill/>
                          <a:ln w="4190">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AutoShape 29"/>
                        <wps:cNvSpPr>
                          <a:spLocks/>
                        </wps:cNvSpPr>
                        <wps:spPr bwMode="auto">
                          <a:xfrm>
                            <a:off x="4321" y="3196"/>
                            <a:ext cx="63" cy="60"/>
                          </a:xfrm>
                          <a:custGeom>
                            <a:avLst/>
                            <a:gdLst>
                              <a:gd name="T0" fmla="+- 0 4383 4321"/>
                              <a:gd name="T1" fmla="*/ T0 w 63"/>
                              <a:gd name="T2" fmla="+- 0 3219 3196"/>
                              <a:gd name="T3" fmla="*/ 3219 h 60"/>
                              <a:gd name="T4" fmla="+- 0 4321 4321"/>
                              <a:gd name="T5" fmla="*/ T4 w 63"/>
                              <a:gd name="T6" fmla="+- 0 3219 3196"/>
                              <a:gd name="T7" fmla="*/ 3219 h 60"/>
                              <a:gd name="T8" fmla="+- 0 4340 4321"/>
                              <a:gd name="T9" fmla="*/ T8 w 63"/>
                              <a:gd name="T10" fmla="+- 0 3233 3196"/>
                              <a:gd name="T11" fmla="*/ 3233 h 60"/>
                              <a:gd name="T12" fmla="+- 0 4333 4321"/>
                              <a:gd name="T13" fmla="*/ T12 w 63"/>
                              <a:gd name="T14" fmla="+- 0 3255 3196"/>
                              <a:gd name="T15" fmla="*/ 3255 h 60"/>
                              <a:gd name="T16" fmla="+- 0 4352 4321"/>
                              <a:gd name="T17" fmla="*/ T16 w 63"/>
                              <a:gd name="T18" fmla="+- 0 3241 3196"/>
                              <a:gd name="T19" fmla="*/ 3241 h 60"/>
                              <a:gd name="T20" fmla="+- 0 4367 4321"/>
                              <a:gd name="T21" fmla="*/ T20 w 63"/>
                              <a:gd name="T22" fmla="+- 0 3241 3196"/>
                              <a:gd name="T23" fmla="*/ 3241 h 60"/>
                              <a:gd name="T24" fmla="+- 0 4364 4321"/>
                              <a:gd name="T25" fmla="*/ T24 w 63"/>
                              <a:gd name="T26" fmla="+- 0 3233 3196"/>
                              <a:gd name="T27" fmla="*/ 3233 h 60"/>
                              <a:gd name="T28" fmla="+- 0 4383 4321"/>
                              <a:gd name="T29" fmla="*/ T28 w 63"/>
                              <a:gd name="T30" fmla="+- 0 3219 3196"/>
                              <a:gd name="T31" fmla="*/ 3219 h 60"/>
                              <a:gd name="T32" fmla="+- 0 4367 4321"/>
                              <a:gd name="T33" fmla="*/ T32 w 63"/>
                              <a:gd name="T34" fmla="+- 0 3241 3196"/>
                              <a:gd name="T35" fmla="*/ 3241 h 60"/>
                              <a:gd name="T36" fmla="+- 0 4352 4321"/>
                              <a:gd name="T37" fmla="*/ T36 w 63"/>
                              <a:gd name="T38" fmla="+- 0 3241 3196"/>
                              <a:gd name="T39" fmla="*/ 3241 h 60"/>
                              <a:gd name="T40" fmla="+- 0 4371 4321"/>
                              <a:gd name="T41" fmla="*/ T40 w 63"/>
                              <a:gd name="T42" fmla="+- 0 3255 3196"/>
                              <a:gd name="T43" fmla="*/ 3255 h 60"/>
                              <a:gd name="T44" fmla="+- 0 4367 4321"/>
                              <a:gd name="T45" fmla="*/ T44 w 63"/>
                              <a:gd name="T46" fmla="+- 0 3241 3196"/>
                              <a:gd name="T47" fmla="*/ 3241 h 60"/>
                              <a:gd name="T48" fmla="+- 0 4352 4321"/>
                              <a:gd name="T49" fmla="*/ T48 w 63"/>
                              <a:gd name="T50" fmla="+- 0 3196 3196"/>
                              <a:gd name="T51" fmla="*/ 3196 h 60"/>
                              <a:gd name="T52" fmla="+- 0 4345 4321"/>
                              <a:gd name="T53" fmla="*/ T52 w 63"/>
                              <a:gd name="T54" fmla="+- 0 3219 3196"/>
                              <a:gd name="T55" fmla="*/ 3219 h 60"/>
                              <a:gd name="T56" fmla="+- 0 4359 4321"/>
                              <a:gd name="T57" fmla="*/ T56 w 63"/>
                              <a:gd name="T58" fmla="+- 0 3219 3196"/>
                              <a:gd name="T59" fmla="*/ 3219 h 60"/>
                              <a:gd name="T60" fmla="+- 0 4352 4321"/>
                              <a:gd name="T61" fmla="*/ T60 w 63"/>
                              <a:gd name="T62" fmla="+- 0 3196 3196"/>
                              <a:gd name="T63" fmla="*/ 319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3" h="60">
                                <a:moveTo>
                                  <a:pt x="62" y="23"/>
                                </a:moveTo>
                                <a:lnTo>
                                  <a:pt x="0" y="23"/>
                                </a:lnTo>
                                <a:lnTo>
                                  <a:pt x="19" y="37"/>
                                </a:lnTo>
                                <a:lnTo>
                                  <a:pt x="12" y="59"/>
                                </a:lnTo>
                                <a:lnTo>
                                  <a:pt x="31" y="45"/>
                                </a:lnTo>
                                <a:lnTo>
                                  <a:pt x="46" y="45"/>
                                </a:lnTo>
                                <a:lnTo>
                                  <a:pt x="43" y="37"/>
                                </a:lnTo>
                                <a:lnTo>
                                  <a:pt x="62" y="23"/>
                                </a:lnTo>
                                <a:close/>
                                <a:moveTo>
                                  <a:pt x="46" y="45"/>
                                </a:moveTo>
                                <a:lnTo>
                                  <a:pt x="31" y="45"/>
                                </a:lnTo>
                                <a:lnTo>
                                  <a:pt x="50" y="59"/>
                                </a:lnTo>
                                <a:lnTo>
                                  <a:pt x="46" y="45"/>
                                </a:lnTo>
                                <a:close/>
                                <a:moveTo>
                                  <a:pt x="31" y="0"/>
                                </a:moveTo>
                                <a:lnTo>
                                  <a:pt x="24" y="23"/>
                                </a:lnTo>
                                <a:lnTo>
                                  <a:pt x="38" y="23"/>
                                </a:lnTo>
                                <a:lnTo>
                                  <a:pt x="31"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28"/>
                        <wps:cNvSpPr>
                          <a:spLocks/>
                        </wps:cNvSpPr>
                        <wps:spPr bwMode="auto">
                          <a:xfrm>
                            <a:off x="4321" y="3196"/>
                            <a:ext cx="63" cy="60"/>
                          </a:xfrm>
                          <a:custGeom>
                            <a:avLst/>
                            <a:gdLst>
                              <a:gd name="T0" fmla="+- 0 4352 4321"/>
                              <a:gd name="T1" fmla="*/ T0 w 63"/>
                              <a:gd name="T2" fmla="+- 0 3196 3196"/>
                              <a:gd name="T3" fmla="*/ 3196 h 60"/>
                              <a:gd name="T4" fmla="+- 0 4345 4321"/>
                              <a:gd name="T5" fmla="*/ T4 w 63"/>
                              <a:gd name="T6" fmla="+- 0 3219 3196"/>
                              <a:gd name="T7" fmla="*/ 3219 h 60"/>
                              <a:gd name="T8" fmla="+- 0 4321 4321"/>
                              <a:gd name="T9" fmla="*/ T8 w 63"/>
                              <a:gd name="T10" fmla="+- 0 3219 3196"/>
                              <a:gd name="T11" fmla="*/ 3219 h 60"/>
                              <a:gd name="T12" fmla="+- 0 4340 4321"/>
                              <a:gd name="T13" fmla="*/ T12 w 63"/>
                              <a:gd name="T14" fmla="+- 0 3233 3196"/>
                              <a:gd name="T15" fmla="*/ 3233 h 60"/>
                              <a:gd name="T16" fmla="+- 0 4333 4321"/>
                              <a:gd name="T17" fmla="*/ T16 w 63"/>
                              <a:gd name="T18" fmla="+- 0 3255 3196"/>
                              <a:gd name="T19" fmla="*/ 3255 h 60"/>
                              <a:gd name="T20" fmla="+- 0 4352 4321"/>
                              <a:gd name="T21" fmla="*/ T20 w 63"/>
                              <a:gd name="T22" fmla="+- 0 3241 3196"/>
                              <a:gd name="T23" fmla="*/ 3241 h 60"/>
                              <a:gd name="T24" fmla="+- 0 4371 4321"/>
                              <a:gd name="T25" fmla="*/ T24 w 63"/>
                              <a:gd name="T26" fmla="+- 0 3255 3196"/>
                              <a:gd name="T27" fmla="*/ 3255 h 60"/>
                              <a:gd name="T28" fmla="+- 0 4364 4321"/>
                              <a:gd name="T29" fmla="*/ T28 w 63"/>
                              <a:gd name="T30" fmla="+- 0 3233 3196"/>
                              <a:gd name="T31" fmla="*/ 3233 h 60"/>
                              <a:gd name="T32" fmla="+- 0 4383 4321"/>
                              <a:gd name="T33" fmla="*/ T32 w 63"/>
                              <a:gd name="T34" fmla="+- 0 3219 3196"/>
                              <a:gd name="T35" fmla="*/ 3219 h 60"/>
                              <a:gd name="T36" fmla="+- 0 4359 4321"/>
                              <a:gd name="T37" fmla="*/ T36 w 63"/>
                              <a:gd name="T38" fmla="+- 0 3219 3196"/>
                              <a:gd name="T39" fmla="*/ 3219 h 60"/>
                              <a:gd name="T40" fmla="+- 0 4352 4321"/>
                              <a:gd name="T41" fmla="*/ T40 w 63"/>
                              <a:gd name="T42" fmla="+- 0 3196 3196"/>
                              <a:gd name="T43" fmla="*/ 319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3" h="60">
                                <a:moveTo>
                                  <a:pt x="31" y="0"/>
                                </a:moveTo>
                                <a:lnTo>
                                  <a:pt x="24" y="23"/>
                                </a:lnTo>
                                <a:lnTo>
                                  <a:pt x="0" y="23"/>
                                </a:lnTo>
                                <a:lnTo>
                                  <a:pt x="19" y="37"/>
                                </a:lnTo>
                                <a:lnTo>
                                  <a:pt x="12" y="59"/>
                                </a:lnTo>
                                <a:lnTo>
                                  <a:pt x="31" y="45"/>
                                </a:lnTo>
                                <a:lnTo>
                                  <a:pt x="50" y="59"/>
                                </a:lnTo>
                                <a:lnTo>
                                  <a:pt x="43" y="37"/>
                                </a:lnTo>
                                <a:lnTo>
                                  <a:pt x="62" y="23"/>
                                </a:lnTo>
                                <a:lnTo>
                                  <a:pt x="38" y="23"/>
                                </a:lnTo>
                                <a:lnTo>
                                  <a:pt x="31" y="0"/>
                                </a:lnTo>
                                <a:close/>
                              </a:path>
                            </a:pathLst>
                          </a:custGeom>
                          <a:noFill/>
                          <a:ln w="4190">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AutoShape 27"/>
                        <wps:cNvSpPr>
                          <a:spLocks/>
                        </wps:cNvSpPr>
                        <wps:spPr bwMode="auto">
                          <a:xfrm>
                            <a:off x="1671" y="3401"/>
                            <a:ext cx="13392" cy="9980"/>
                          </a:xfrm>
                          <a:custGeom>
                            <a:avLst/>
                            <a:gdLst>
                              <a:gd name="T0" fmla="+- 0 4151 1671"/>
                              <a:gd name="T1" fmla="*/ T0 w 13392"/>
                              <a:gd name="T2" fmla="+- 0 3465 3401"/>
                              <a:gd name="T3" fmla="*/ 3465 h 9980"/>
                              <a:gd name="T4" fmla="+- 0 4151 1671"/>
                              <a:gd name="T5" fmla="*/ T4 w 13392"/>
                              <a:gd name="T6" fmla="+- 0 172 3401"/>
                              <a:gd name="T7" fmla="*/ 172 h 9980"/>
                              <a:gd name="T8" fmla="+- 0 8569 1671"/>
                              <a:gd name="T9" fmla="*/ T8 w 13392"/>
                              <a:gd name="T10" fmla="+- 0 3465 3401"/>
                              <a:gd name="T11" fmla="*/ 3465 h 9980"/>
                              <a:gd name="T12" fmla="+- 0 8569 1671"/>
                              <a:gd name="T13" fmla="*/ T12 w 13392"/>
                              <a:gd name="T14" fmla="+- 0 172 3401"/>
                              <a:gd name="T15" fmla="*/ 172 h 9980"/>
                              <a:gd name="T16" fmla="+- 0 4151 1671"/>
                              <a:gd name="T17" fmla="*/ T16 w 13392"/>
                              <a:gd name="T18" fmla="+- 0 3465 3401"/>
                              <a:gd name="T19" fmla="*/ 3465 h 9980"/>
                              <a:gd name="T20" fmla="+- 0 8569 1671"/>
                              <a:gd name="T21" fmla="*/ T20 w 13392"/>
                              <a:gd name="T22" fmla="+- 0 3465 3401"/>
                              <a:gd name="T23" fmla="*/ 3465 h 9980"/>
                              <a:gd name="T24" fmla="+- 0 4151 1671"/>
                              <a:gd name="T25" fmla="*/ T24 w 13392"/>
                              <a:gd name="T26" fmla="+- 0 172 3401"/>
                              <a:gd name="T27" fmla="*/ 172 h 9980"/>
                              <a:gd name="T28" fmla="+- 0 8569 1671"/>
                              <a:gd name="T29" fmla="*/ T28 w 13392"/>
                              <a:gd name="T30" fmla="+- 0 172 3401"/>
                              <a:gd name="T31" fmla="*/ 172 h 99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392" h="9980">
                                <a:moveTo>
                                  <a:pt x="2480" y="64"/>
                                </a:moveTo>
                                <a:lnTo>
                                  <a:pt x="2480" y="-3229"/>
                                </a:lnTo>
                                <a:moveTo>
                                  <a:pt x="6898" y="64"/>
                                </a:moveTo>
                                <a:lnTo>
                                  <a:pt x="6898" y="-3229"/>
                                </a:lnTo>
                                <a:moveTo>
                                  <a:pt x="2480" y="64"/>
                                </a:moveTo>
                                <a:lnTo>
                                  <a:pt x="6898" y="64"/>
                                </a:lnTo>
                                <a:moveTo>
                                  <a:pt x="2480" y="-3229"/>
                                </a:moveTo>
                                <a:lnTo>
                                  <a:pt x="6898" y="-3229"/>
                                </a:lnTo>
                              </a:path>
                            </a:pathLst>
                          </a:custGeom>
                          <a:noFill/>
                          <a:ln w="335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26"/>
                        <wps:cNvSpPr>
                          <a:spLocks/>
                        </wps:cNvSpPr>
                        <wps:spPr bwMode="auto">
                          <a:xfrm>
                            <a:off x="7687" y="205"/>
                            <a:ext cx="850" cy="831"/>
                          </a:xfrm>
                          <a:custGeom>
                            <a:avLst/>
                            <a:gdLst>
                              <a:gd name="T0" fmla="+- 0 8532 7687"/>
                              <a:gd name="T1" fmla="*/ T0 w 850"/>
                              <a:gd name="T2" fmla="+- 0 205 205"/>
                              <a:gd name="T3" fmla="*/ 205 h 831"/>
                              <a:gd name="T4" fmla="+- 0 7691 7687"/>
                              <a:gd name="T5" fmla="*/ T4 w 850"/>
                              <a:gd name="T6" fmla="+- 0 205 205"/>
                              <a:gd name="T7" fmla="*/ 205 h 831"/>
                              <a:gd name="T8" fmla="+- 0 7687 7687"/>
                              <a:gd name="T9" fmla="*/ T8 w 850"/>
                              <a:gd name="T10" fmla="+- 0 210 205"/>
                              <a:gd name="T11" fmla="*/ 210 h 831"/>
                              <a:gd name="T12" fmla="+- 0 7687 7687"/>
                              <a:gd name="T13" fmla="*/ T12 w 850"/>
                              <a:gd name="T14" fmla="+- 0 1032 205"/>
                              <a:gd name="T15" fmla="*/ 1032 h 831"/>
                              <a:gd name="T16" fmla="+- 0 7691 7687"/>
                              <a:gd name="T17" fmla="*/ T16 w 850"/>
                              <a:gd name="T18" fmla="+- 0 1036 205"/>
                              <a:gd name="T19" fmla="*/ 1036 h 831"/>
                              <a:gd name="T20" fmla="+- 0 8532 7687"/>
                              <a:gd name="T21" fmla="*/ T20 w 850"/>
                              <a:gd name="T22" fmla="+- 0 1036 205"/>
                              <a:gd name="T23" fmla="*/ 1036 h 831"/>
                              <a:gd name="T24" fmla="+- 0 8536 7687"/>
                              <a:gd name="T25" fmla="*/ T24 w 850"/>
                              <a:gd name="T26" fmla="+- 0 1032 205"/>
                              <a:gd name="T27" fmla="*/ 1032 h 831"/>
                              <a:gd name="T28" fmla="+- 0 8536 7687"/>
                              <a:gd name="T29" fmla="*/ T28 w 850"/>
                              <a:gd name="T30" fmla="+- 0 210 205"/>
                              <a:gd name="T31" fmla="*/ 210 h 831"/>
                              <a:gd name="T32" fmla="+- 0 8532 7687"/>
                              <a:gd name="T33" fmla="*/ T32 w 850"/>
                              <a:gd name="T34" fmla="+- 0 205 205"/>
                              <a:gd name="T35" fmla="*/ 205 h 8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0" h="831">
                                <a:moveTo>
                                  <a:pt x="845" y="0"/>
                                </a:moveTo>
                                <a:lnTo>
                                  <a:pt x="4" y="0"/>
                                </a:lnTo>
                                <a:lnTo>
                                  <a:pt x="0" y="5"/>
                                </a:lnTo>
                                <a:lnTo>
                                  <a:pt x="0" y="827"/>
                                </a:lnTo>
                                <a:lnTo>
                                  <a:pt x="4" y="831"/>
                                </a:lnTo>
                                <a:lnTo>
                                  <a:pt x="845" y="831"/>
                                </a:lnTo>
                                <a:lnTo>
                                  <a:pt x="849" y="827"/>
                                </a:lnTo>
                                <a:lnTo>
                                  <a:pt x="849" y="5"/>
                                </a:lnTo>
                                <a:lnTo>
                                  <a:pt x="845" y="0"/>
                                </a:lnTo>
                                <a:close/>
                              </a:path>
                            </a:pathLst>
                          </a:custGeom>
                          <a:solidFill>
                            <a:srgbClr val="FFFF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25"/>
                        <wps:cNvSpPr>
                          <a:spLocks/>
                        </wps:cNvSpPr>
                        <wps:spPr bwMode="auto">
                          <a:xfrm>
                            <a:off x="7687" y="205"/>
                            <a:ext cx="850" cy="831"/>
                          </a:xfrm>
                          <a:custGeom>
                            <a:avLst/>
                            <a:gdLst>
                              <a:gd name="T0" fmla="+- 0 7700 7687"/>
                              <a:gd name="T1" fmla="*/ T0 w 850"/>
                              <a:gd name="T2" fmla="+- 0 1036 205"/>
                              <a:gd name="T3" fmla="*/ 1036 h 831"/>
                              <a:gd name="T4" fmla="+- 0 8523 7687"/>
                              <a:gd name="T5" fmla="*/ T4 w 850"/>
                              <a:gd name="T6" fmla="+- 0 1036 205"/>
                              <a:gd name="T7" fmla="*/ 1036 h 831"/>
                              <a:gd name="T8" fmla="+- 0 8532 7687"/>
                              <a:gd name="T9" fmla="*/ T8 w 850"/>
                              <a:gd name="T10" fmla="+- 0 1036 205"/>
                              <a:gd name="T11" fmla="*/ 1036 h 831"/>
                              <a:gd name="T12" fmla="+- 0 8536 7687"/>
                              <a:gd name="T13" fmla="*/ T12 w 850"/>
                              <a:gd name="T14" fmla="+- 0 1032 205"/>
                              <a:gd name="T15" fmla="*/ 1032 h 831"/>
                              <a:gd name="T16" fmla="+- 0 8536 7687"/>
                              <a:gd name="T17" fmla="*/ T16 w 850"/>
                              <a:gd name="T18" fmla="+- 0 1023 205"/>
                              <a:gd name="T19" fmla="*/ 1023 h 831"/>
                              <a:gd name="T20" fmla="+- 0 8536 7687"/>
                              <a:gd name="T21" fmla="*/ T20 w 850"/>
                              <a:gd name="T22" fmla="+- 0 219 205"/>
                              <a:gd name="T23" fmla="*/ 219 h 831"/>
                              <a:gd name="T24" fmla="+- 0 8536 7687"/>
                              <a:gd name="T25" fmla="*/ T24 w 850"/>
                              <a:gd name="T26" fmla="+- 0 210 205"/>
                              <a:gd name="T27" fmla="*/ 210 h 831"/>
                              <a:gd name="T28" fmla="+- 0 8532 7687"/>
                              <a:gd name="T29" fmla="*/ T28 w 850"/>
                              <a:gd name="T30" fmla="+- 0 205 205"/>
                              <a:gd name="T31" fmla="*/ 205 h 831"/>
                              <a:gd name="T32" fmla="+- 0 8523 7687"/>
                              <a:gd name="T33" fmla="*/ T32 w 850"/>
                              <a:gd name="T34" fmla="+- 0 205 205"/>
                              <a:gd name="T35" fmla="*/ 205 h 831"/>
                              <a:gd name="T36" fmla="+- 0 7700 7687"/>
                              <a:gd name="T37" fmla="*/ T36 w 850"/>
                              <a:gd name="T38" fmla="+- 0 205 205"/>
                              <a:gd name="T39" fmla="*/ 205 h 831"/>
                              <a:gd name="T40" fmla="+- 0 7691 7687"/>
                              <a:gd name="T41" fmla="*/ T40 w 850"/>
                              <a:gd name="T42" fmla="+- 0 205 205"/>
                              <a:gd name="T43" fmla="*/ 205 h 831"/>
                              <a:gd name="T44" fmla="+- 0 7687 7687"/>
                              <a:gd name="T45" fmla="*/ T44 w 850"/>
                              <a:gd name="T46" fmla="+- 0 210 205"/>
                              <a:gd name="T47" fmla="*/ 210 h 831"/>
                              <a:gd name="T48" fmla="+- 0 7687 7687"/>
                              <a:gd name="T49" fmla="*/ T48 w 850"/>
                              <a:gd name="T50" fmla="+- 0 219 205"/>
                              <a:gd name="T51" fmla="*/ 219 h 831"/>
                              <a:gd name="T52" fmla="+- 0 7687 7687"/>
                              <a:gd name="T53" fmla="*/ T52 w 850"/>
                              <a:gd name="T54" fmla="+- 0 1023 205"/>
                              <a:gd name="T55" fmla="*/ 1023 h 831"/>
                              <a:gd name="T56" fmla="+- 0 7687 7687"/>
                              <a:gd name="T57" fmla="*/ T56 w 850"/>
                              <a:gd name="T58" fmla="+- 0 1032 205"/>
                              <a:gd name="T59" fmla="*/ 1032 h 831"/>
                              <a:gd name="T60" fmla="+- 0 7691 7687"/>
                              <a:gd name="T61" fmla="*/ T60 w 850"/>
                              <a:gd name="T62" fmla="+- 0 1036 205"/>
                              <a:gd name="T63" fmla="*/ 1036 h 831"/>
                              <a:gd name="T64" fmla="+- 0 7700 7687"/>
                              <a:gd name="T65" fmla="*/ T64 w 850"/>
                              <a:gd name="T66" fmla="+- 0 1036 205"/>
                              <a:gd name="T67" fmla="*/ 1036 h 8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0" h="831">
                                <a:moveTo>
                                  <a:pt x="13" y="831"/>
                                </a:moveTo>
                                <a:lnTo>
                                  <a:pt x="836" y="831"/>
                                </a:lnTo>
                                <a:lnTo>
                                  <a:pt x="845" y="831"/>
                                </a:lnTo>
                                <a:lnTo>
                                  <a:pt x="849" y="827"/>
                                </a:lnTo>
                                <a:lnTo>
                                  <a:pt x="849" y="818"/>
                                </a:lnTo>
                                <a:lnTo>
                                  <a:pt x="849" y="14"/>
                                </a:lnTo>
                                <a:lnTo>
                                  <a:pt x="849" y="5"/>
                                </a:lnTo>
                                <a:lnTo>
                                  <a:pt x="845" y="0"/>
                                </a:lnTo>
                                <a:lnTo>
                                  <a:pt x="836" y="0"/>
                                </a:lnTo>
                                <a:lnTo>
                                  <a:pt x="13" y="0"/>
                                </a:lnTo>
                                <a:lnTo>
                                  <a:pt x="4" y="0"/>
                                </a:lnTo>
                                <a:lnTo>
                                  <a:pt x="0" y="5"/>
                                </a:lnTo>
                                <a:lnTo>
                                  <a:pt x="0" y="14"/>
                                </a:lnTo>
                                <a:lnTo>
                                  <a:pt x="0" y="818"/>
                                </a:lnTo>
                                <a:lnTo>
                                  <a:pt x="0" y="827"/>
                                </a:lnTo>
                                <a:lnTo>
                                  <a:pt x="4" y="831"/>
                                </a:lnTo>
                                <a:lnTo>
                                  <a:pt x="13" y="831"/>
                                </a:lnTo>
                                <a:close/>
                              </a:path>
                            </a:pathLst>
                          </a:custGeom>
                          <a:noFill/>
                          <a:ln w="4190">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24"/>
                        <wps:cNvSpPr>
                          <a:spLocks/>
                        </wps:cNvSpPr>
                        <wps:spPr bwMode="auto">
                          <a:xfrm>
                            <a:off x="7759" y="269"/>
                            <a:ext cx="40" cy="40"/>
                          </a:xfrm>
                          <a:custGeom>
                            <a:avLst/>
                            <a:gdLst>
                              <a:gd name="T0" fmla="+- 0 7785 7759"/>
                              <a:gd name="T1" fmla="*/ T0 w 40"/>
                              <a:gd name="T2" fmla="+- 0 269 269"/>
                              <a:gd name="T3" fmla="*/ 269 h 40"/>
                              <a:gd name="T4" fmla="+- 0 7774 7759"/>
                              <a:gd name="T5" fmla="*/ T4 w 40"/>
                              <a:gd name="T6" fmla="+- 0 269 269"/>
                              <a:gd name="T7" fmla="*/ 269 h 40"/>
                              <a:gd name="T8" fmla="+- 0 7769 7759"/>
                              <a:gd name="T9" fmla="*/ T8 w 40"/>
                              <a:gd name="T10" fmla="+- 0 271 269"/>
                              <a:gd name="T11" fmla="*/ 271 h 40"/>
                              <a:gd name="T12" fmla="+- 0 7762 7759"/>
                              <a:gd name="T13" fmla="*/ T12 w 40"/>
                              <a:gd name="T14" fmla="+- 0 279 269"/>
                              <a:gd name="T15" fmla="*/ 279 h 40"/>
                              <a:gd name="T16" fmla="+- 0 7759 7759"/>
                              <a:gd name="T17" fmla="*/ T16 w 40"/>
                              <a:gd name="T18" fmla="+- 0 284 269"/>
                              <a:gd name="T19" fmla="*/ 284 h 40"/>
                              <a:gd name="T20" fmla="+- 0 7759 7759"/>
                              <a:gd name="T21" fmla="*/ T20 w 40"/>
                              <a:gd name="T22" fmla="+- 0 294 269"/>
                              <a:gd name="T23" fmla="*/ 294 h 40"/>
                              <a:gd name="T24" fmla="+- 0 7762 7759"/>
                              <a:gd name="T25" fmla="*/ T24 w 40"/>
                              <a:gd name="T26" fmla="+- 0 299 269"/>
                              <a:gd name="T27" fmla="*/ 299 h 40"/>
                              <a:gd name="T28" fmla="+- 0 7769 7759"/>
                              <a:gd name="T29" fmla="*/ T28 w 40"/>
                              <a:gd name="T30" fmla="+- 0 307 269"/>
                              <a:gd name="T31" fmla="*/ 307 h 40"/>
                              <a:gd name="T32" fmla="+- 0 7774 7759"/>
                              <a:gd name="T33" fmla="*/ T32 w 40"/>
                              <a:gd name="T34" fmla="+- 0 309 269"/>
                              <a:gd name="T35" fmla="*/ 309 h 40"/>
                              <a:gd name="T36" fmla="+- 0 7785 7759"/>
                              <a:gd name="T37" fmla="*/ T36 w 40"/>
                              <a:gd name="T38" fmla="+- 0 309 269"/>
                              <a:gd name="T39" fmla="*/ 309 h 40"/>
                              <a:gd name="T40" fmla="+- 0 7790 7759"/>
                              <a:gd name="T41" fmla="*/ T40 w 40"/>
                              <a:gd name="T42" fmla="+- 0 307 269"/>
                              <a:gd name="T43" fmla="*/ 307 h 40"/>
                              <a:gd name="T44" fmla="+- 0 7797 7759"/>
                              <a:gd name="T45" fmla="*/ T44 w 40"/>
                              <a:gd name="T46" fmla="+- 0 299 269"/>
                              <a:gd name="T47" fmla="*/ 299 h 40"/>
                              <a:gd name="T48" fmla="+- 0 7799 7759"/>
                              <a:gd name="T49" fmla="*/ T48 w 40"/>
                              <a:gd name="T50" fmla="+- 0 294 269"/>
                              <a:gd name="T51" fmla="*/ 294 h 40"/>
                              <a:gd name="T52" fmla="+- 0 7799 7759"/>
                              <a:gd name="T53" fmla="*/ T52 w 40"/>
                              <a:gd name="T54" fmla="+- 0 284 269"/>
                              <a:gd name="T55" fmla="*/ 284 h 40"/>
                              <a:gd name="T56" fmla="+- 0 7797 7759"/>
                              <a:gd name="T57" fmla="*/ T56 w 40"/>
                              <a:gd name="T58" fmla="+- 0 279 269"/>
                              <a:gd name="T59" fmla="*/ 279 h 40"/>
                              <a:gd name="T60" fmla="+- 0 7790 7759"/>
                              <a:gd name="T61" fmla="*/ T60 w 40"/>
                              <a:gd name="T62" fmla="+- 0 271 269"/>
                              <a:gd name="T63" fmla="*/ 271 h 40"/>
                              <a:gd name="T64" fmla="+- 0 7785 7759"/>
                              <a:gd name="T65" fmla="*/ T64 w 40"/>
                              <a:gd name="T66" fmla="+- 0 269 269"/>
                              <a:gd name="T67" fmla="*/ 269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 h="40">
                                <a:moveTo>
                                  <a:pt x="26" y="0"/>
                                </a:moveTo>
                                <a:lnTo>
                                  <a:pt x="15" y="0"/>
                                </a:lnTo>
                                <a:lnTo>
                                  <a:pt x="10" y="2"/>
                                </a:lnTo>
                                <a:lnTo>
                                  <a:pt x="3" y="10"/>
                                </a:lnTo>
                                <a:lnTo>
                                  <a:pt x="0" y="15"/>
                                </a:lnTo>
                                <a:lnTo>
                                  <a:pt x="0" y="25"/>
                                </a:lnTo>
                                <a:lnTo>
                                  <a:pt x="3" y="30"/>
                                </a:lnTo>
                                <a:lnTo>
                                  <a:pt x="10" y="38"/>
                                </a:lnTo>
                                <a:lnTo>
                                  <a:pt x="15" y="40"/>
                                </a:lnTo>
                                <a:lnTo>
                                  <a:pt x="26" y="40"/>
                                </a:lnTo>
                                <a:lnTo>
                                  <a:pt x="31" y="38"/>
                                </a:lnTo>
                                <a:lnTo>
                                  <a:pt x="38" y="30"/>
                                </a:lnTo>
                                <a:lnTo>
                                  <a:pt x="40" y="25"/>
                                </a:lnTo>
                                <a:lnTo>
                                  <a:pt x="40" y="15"/>
                                </a:lnTo>
                                <a:lnTo>
                                  <a:pt x="38" y="10"/>
                                </a:lnTo>
                                <a:lnTo>
                                  <a:pt x="31" y="2"/>
                                </a:lnTo>
                                <a:lnTo>
                                  <a:pt x="26"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23"/>
                        <wps:cNvSpPr>
                          <a:spLocks/>
                        </wps:cNvSpPr>
                        <wps:spPr bwMode="auto">
                          <a:xfrm>
                            <a:off x="7759" y="269"/>
                            <a:ext cx="40" cy="40"/>
                          </a:xfrm>
                          <a:custGeom>
                            <a:avLst/>
                            <a:gdLst>
                              <a:gd name="T0" fmla="+- 0 7779 7759"/>
                              <a:gd name="T1" fmla="*/ T0 w 40"/>
                              <a:gd name="T2" fmla="+- 0 309 269"/>
                              <a:gd name="T3" fmla="*/ 309 h 40"/>
                              <a:gd name="T4" fmla="+- 0 7785 7759"/>
                              <a:gd name="T5" fmla="*/ T4 w 40"/>
                              <a:gd name="T6" fmla="+- 0 309 269"/>
                              <a:gd name="T7" fmla="*/ 309 h 40"/>
                              <a:gd name="T8" fmla="+- 0 7790 7759"/>
                              <a:gd name="T9" fmla="*/ T8 w 40"/>
                              <a:gd name="T10" fmla="+- 0 307 269"/>
                              <a:gd name="T11" fmla="*/ 307 h 40"/>
                              <a:gd name="T12" fmla="+- 0 7793 7759"/>
                              <a:gd name="T13" fmla="*/ T12 w 40"/>
                              <a:gd name="T14" fmla="+- 0 303 269"/>
                              <a:gd name="T15" fmla="*/ 303 h 40"/>
                              <a:gd name="T16" fmla="+- 0 7797 7759"/>
                              <a:gd name="T17" fmla="*/ T16 w 40"/>
                              <a:gd name="T18" fmla="+- 0 299 269"/>
                              <a:gd name="T19" fmla="*/ 299 h 40"/>
                              <a:gd name="T20" fmla="+- 0 7799 7759"/>
                              <a:gd name="T21" fmla="*/ T20 w 40"/>
                              <a:gd name="T22" fmla="+- 0 294 269"/>
                              <a:gd name="T23" fmla="*/ 294 h 40"/>
                              <a:gd name="T24" fmla="+- 0 7799 7759"/>
                              <a:gd name="T25" fmla="*/ T24 w 40"/>
                              <a:gd name="T26" fmla="+- 0 289 269"/>
                              <a:gd name="T27" fmla="*/ 289 h 40"/>
                              <a:gd name="T28" fmla="+- 0 7799 7759"/>
                              <a:gd name="T29" fmla="*/ T28 w 40"/>
                              <a:gd name="T30" fmla="+- 0 284 269"/>
                              <a:gd name="T31" fmla="*/ 284 h 40"/>
                              <a:gd name="T32" fmla="+- 0 7797 7759"/>
                              <a:gd name="T33" fmla="*/ T32 w 40"/>
                              <a:gd name="T34" fmla="+- 0 279 269"/>
                              <a:gd name="T35" fmla="*/ 279 h 40"/>
                              <a:gd name="T36" fmla="+- 0 7793 7759"/>
                              <a:gd name="T37" fmla="*/ T36 w 40"/>
                              <a:gd name="T38" fmla="+- 0 275 269"/>
                              <a:gd name="T39" fmla="*/ 275 h 40"/>
                              <a:gd name="T40" fmla="+- 0 7790 7759"/>
                              <a:gd name="T41" fmla="*/ T40 w 40"/>
                              <a:gd name="T42" fmla="+- 0 271 269"/>
                              <a:gd name="T43" fmla="*/ 271 h 40"/>
                              <a:gd name="T44" fmla="+- 0 7785 7759"/>
                              <a:gd name="T45" fmla="*/ T44 w 40"/>
                              <a:gd name="T46" fmla="+- 0 269 269"/>
                              <a:gd name="T47" fmla="*/ 269 h 40"/>
                              <a:gd name="T48" fmla="+- 0 7779 7759"/>
                              <a:gd name="T49" fmla="*/ T48 w 40"/>
                              <a:gd name="T50" fmla="+- 0 269 269"/>
                              <a:gd name="T51" fmla="*/ 269 h 40"/>
                              <a:gd name="T52" fmla="+- 0 7774 7759"/>
                              <a:gd name="T53" fmla="*/ T52 w 40"/>
                              <a:gd name="T54" fmla="+- 0 269 269"/>
                              <a:gd name="T55" fmla="*/ 269 h 40"/>
                              <a:gd name="T56" fmla="+- 0 7769 7759"/>
                              <a:gd name="T57" fmla="*/ T56 w 40"/>
                              <a:gd name="T58" fmla="+- 0 271 269"/>
                              <a:gd name="T59" fmla="*/ 271 h 40"/>
                              <a:gd name="T60" fmla="+- 0 7765 7759"/>
                              <a:gd name="T61" fmla="*/ T60 w 40"/>
                              <a:gd name="T62" fmla="+- 0 275 269"/>
                              <a:gd name="T63" fmla="*/ 275 h 40"/>
                              <a:gd name="T64" fmla="+- 0 7762 7759"/>
                              <a:gd name="T65" fmla="*/ T64 w 40"/>
                              <a:gd name="T66" fmla="+- 0 279 269"/>
                              <a:gd name="T67" fmla="*/ 279 h 40"/>
                              <a:gd name="T68" fmla="+- 0 7759 7759"/>
                              <a:gd name="T69" fmla="*/ T68 w 40"/>
                              <a:gd name="T70" fmla="+- 0 284 269"/>
                              <a:gd name="T71" fmla="*/ 284 h 40"/>
                              <a:gd name="T72" fmla="+- 0 7759 7759"/>
                              <a:gd name="T73" fmla="*/ T72 w 40"/>
                              <a:gd name="T74" fmla="+- 0 289 269"/>
                              <a:gd name="T75" fmla="*/ 289 h 40"/>
                              <a:gd name="T76" fmla="+- 0 7759 7759"/>
                              <a:gd name="T77" fmla="*/ T76 w 40"/>
                              <a:gd name="T78" fmla="+- 0 294 269"/>
                              <a:gd name="T79" fmla="*/ 294 h 40"/>
                              <a:gd name="T80" fmla="+- 0 7762 7759"/>
                              <a:gd name="T81" fmla="*/ T80 w 40"/>
                              <a:gd name="T82" fmla="+- 0 299 269"/>
                              <a:gd name="T83" fmla="*/ 299 h 40"/>
                              <a:gd name="T84" fmla="+- 0 7765 7759"/>
                              <a:gd name="T85" fmla="*/ T84 w 40"/>
                              <a:gd name="T86" fmla="+- 0 303 269"/>
                              <a:gd name="T87" fmla="*/ 303 h 40"/>
                              <a:gd name="T88" fmla="+- 0 7769 7759"/>
                              <a:gd name="T89" fmla="*/ T88 w 40"/>
                              <a:gd name="T90" fmla="+- 0 307 269"/>
                              <a:gd name="T91" fmla="*/ 307 h 40"/>
                              <a:gd name="T92" fmla="+- 0 7774 7759"/>
                              <a:gd name="T93" fmla="*/ T92 w 40"/>
                              <a:gd name="T94" fmla="+- 0 309 269"/>
                              <a:gd name="T95" fmla="*/ 309 h 40"/>
                              <a:gd name="T96" fmla="+- 0 7779 7759"/>
                              <a:gd name="T97" fmla="*/ T96 w 40"/>
                              <a:gd name="T98" fmla="+- 0 309 269"/>
                              <a:gd name="T99" fmla="*/ 309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0" h="40">
                                <a:moveTo>
                                  <a:pt x="20" y="40"/>
                                </a:moveTo>
                                <a:lnTo>
                                  <a:pt x="26" y="40"/>
                                </a:lnTo>
                                <a:lnTo>
                                  <a:pt x="31" y="38"/>
                                </a:lnTo>
                                <a:lnTo>
                                  <a:pt x="34" y="34"/>
                                </a:lnTo>
                                <a:lnTo>
                                  <a:pt x="38" y="30"/>
                                </a:lnTo>
                                <a:lnTo>
                                  <a:pt x="40" y="25"/>
                                </a:lnTo>
                                <a:lnTo>
                                  <a:pt x="40" y="20"/>
                                </a:lnTo>
                                <a:lnTo>
                                  <a:pt x="40" y="15"/>
                                </a:lnTo>
                                <a:lnTo>
                                  <a:pt x="38" y="10"/>
                                </a:lnTo>
                                <a:lnTo>
                                  <a:pt x="34" y="6"/>
                                </a:lnTo>
                                <a:lnTo>
                                  <a:pt x="31" y="2"/>
                                </a:lnTo>
                                <a:lnTo>
                                  <a:pt x="26" y="0"/>
                                </a:lnTo>
                                <a:lnTo>
                                  <a:pt x="20" y="0"/>
                                </a:lnTo>
                                <a:lnTo>
                                  <a:pt x="15" y="0"/>
                                </a:lnTo>
                                <a:lnTo>
                                  <a:pt x="10" y="2"/>
                                </a:lnTo>
                                <a:lnTo>
                                  <a:pt x="6" y="6"/>
                                </a:lnTo>
                                <a:lnTo>
                                  <a:pt x="3" y="10"/>
                                </a:lnTo>
                                <a:lnTo>
                                  <a:pt x="0" y="15"/>
                                </a:lnTo>
                                <a:lnTo>
                                  <a:pt x="0" y="20"/>
                                </a:lnTo>
                                <a:lnTo>
                                  <a:pt x="0" y="25"/>
                                </a:lnTo>
                                <a:lnTo>
                                  <a:pt x="3" y="30"/>
                                </a:lnTo>
                                <a:lnTo>
                                  <a:pt x="6" y="34"/>
                                </a:lnTo>
                                <a:lnTo>
                                  <a:pt x="10" y="38"/>
                                </a:lnTo>
                                <a:lnTo>
                                  <a:pt x="15" y="40"/>
                                </a:lnTo>
                                <a:lnTo>
                                  <a:pt x="20" y="40"/>
                                </a:lnTo>
                                <a:close/>
                              </a:path>
                            </a:pathLst>
                          </a:custGeom>
                          <a:noFill/>
                          <a:ln w="4190">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AutoShape 22"/>
                        <wps:cNvSpPr>
                          <a:spLocks/>
                        </wps:cNvSpPr>
                        <wps:spPr bwMode="auto">
                          <a:xfrm>
                            <a:off x="7760" y="540"/>
                            <a:ext cx="38" cy="36"/>
                          </a:xfrm>
                          <a:custGeom>
                            <a:avLst/>
                            <a:gdLst>
                              <a:gd name="T0" fmla="+- 0 7798 7760"/>
                              <a:gd name="T1" fmla="*/ T0 w 38"/>
                              <a:gd name="T2" fmla="+- 0 553 540"/>
                              <a:gd name="T3" fmla="*/ 553 h 36"/>
                              <a:gd name="T4" fmla="+- 0 7760 7760"/>
                              <a:gd name="T5" fmla="*/ T4 w 38"/>
                              <a:gd name="T6" fmla="+- 0 553 540"/>
                              <a:gd name="T7" fmla="*/ 553 h 36"/>
                              <a:gd name="T8" fmla="+- 0 7772 7760"/>
                              <a:gd name="T9" fmla="*/ T8 w 38"/>
                              <a:gd name="T10" fmla="+- 0 562 540"/>
                              <a:gd name="T11" fmla="*/ 562 h 36"/>
                              <a:gd name="T12" fmla="+- 0 7768 7760"/>
                              <a:gd name="T13" fmla="*/ T12 w 38"/>
                              <a:gd name="T14" fmla="+- 0 575 540"/>
                              <a:gd name="T15" fmla="*/ 575 h 36"/>
                              <a:gd name="T16" fmla="+- 0 7779 7760"/>
                              <a:gd name="T17" fmla="*/ T16 w 38"/>
                              <a:gd name="T18" fmla="+- 0 567 540"/>
                              <a:gd name="T19" fmla="*/ 567 h 36"/>
                              <a:gd name="T20" fmla="+- 0 7788 7760"/>
                              <a:gd name="T21" fmla="*/ T20 w 38"/>
                              <a:gd name="T22" fmla="+- 0 567 540"/>
                              <a:gd name="T23" fmla="*/ 567 h 36"/>
                              <a:gd name="T24" fmla="+- 0 7786 7760"/>
                              <a:gd name="T25" fmla="*/ T24 w 38"/>
                              <a:gd name="T26" fmla="+- 0 562 540"/>
                              <a:gd name="T27" fmla="*/ 562 h 36"/>
                              <a:gd name="T28" fmla="+- 0 7798 7760"/>
                              <a:gd name="T29" fmla="*/ T28 w 38"/>
                              <a:gd name="T30" fmla="+- 0 553 540"/>
                              <a:gd name="T31" fmla="*/ 553 h 36"/>
                              <a:gd name="T32" fmla="+- 0 7788 7760"/>
                              <a:gd name="T33" fmla="*/ T32 w 38"/>
                              <a:gd name="T34" fmla="+- 0 567 540"/>
                              <a:gd name="T35" fmla="*/ 567 h 36"/>
                              <a:gd name="T36" fmla="+- 0 7779 7760"/>
                              <a:gd name="T37" fmla="*/ T36 w 38"/>
                              <a:gd name="T38" fmla="+- 0 567 540"/>
                              <a:gd name="T39" fmla="*/ 567 h 36"/>
                              <a:gd name="T40" fmla="+- 0 7791 7760"/>
                              <a:gd name="T41" fmla="*/ T40 w 38"/>
                              <a:gd name="T42" fmla="+- 0 575 540"/>
                              <a:gd name="T43" fmla="*/ 575 h 36"/>
                              <a:gd name="T44" fmla="+- 0 7788 7760"/>
                              <a:gd name="T45" fmla="*/ T44 w 38"/>
                              <a:gd name="T46" fmla="+- 0 567 540"/>
                              <a:gd name="T47" fmla="*/ 567 h 36"/>
                              <a:gd name="T48" fmla="+- 0 7779 7760"/>
                              <a:gd name="T49" fmla="*/ T48 w 38"/>
                              <a:gd name="T50" fmla="+- 0 540 540"/>
                              <a:gd name="T51" fmla="*/ 540 h 36"/>
                              <a:gd name="T52" fmla="+- 0 7775 7760"/>
                              <a:gd name="T53" fmla="*/ T52 w 38"/>
                              <a:gd name="T54" fmla="+- 0 553 540"/>
                              <a:gd name="T55" fmla="*/ 553 h 36"/>
                              <a:gd name="T56" fmla="+- 0 7784 7760"/>
                              <a:gd name="T57" fmla="*/ T56 w 38"/>
                              <a:gd name="T58" fmla="+- 0 553 540"/>
                              <a:gd name="T59" fmla="*/ 553 h 36"/>
                              <a:gd name="T60" fmla="+- 0 7779 7760"/>
                              <a:gd name="T61" fmla="*/ T60 w 38"/>
                              <a:gd name="T62" fmla="+- 0 540 540"/>
                              <a:gd name="T63" fmla="*/ 540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8" h="36">
                                <a:moveTo>
                                  <a:pt x="38" y="13"/>
                                </a:moveTo>
                                <a:lnTo>
                                  <a:pt x="0" y="13"/>
                                </a:lnTo>
                                <a:lnTo>
                                  <a:pt x="12" y="22"/>
                                </a:lnTo>
                                <a:lnTo>
                                  <a:pt x="8" y="35"/>
                                </a:lnTo>
                                <a:lnTo>
                                  <a:pt x="19" y="27"/>
                                </a:lnTo>
                                <a:lnTo>
                                  <a:pt x="28" y="27"/>
                                </a:lnTo>
                                <a:lnTo>
                                  <a:pt x="26" y="22"/>
                                </a:lnTo>
                                <a:lnTo>
                                  <a:pt x="38" y="13"/>
                                </a:lnTo>
                                <a:close/>
                                <a:moveTo>
                                  <a:pt x="28" y="27"/>
                                </a:moveTo>
                                <a:lnTo>
                                  <a:pt x="19" y="27"/>
                                </a:lnTo>
                                <a:lnTo>
                                  <a:pt x="31" y="35"/>
                                </a:lnTo>
                                <a:lnTo>
                                  <a:pt x="28" y="27"/>
                                </a:lnTo>
                                <a:close/>
                                <a:moveTo>
                                  <a:pt x="19" y="0"/>
                                </a:moveTo>
                                <a:lnTo>
                                  <a:pt x="15" y="13"/>
                                </a:lnTo>
                                <a:lnTo>
                                  <a:pt x="24" y="13"/>
                                </a:lnTo>
                                <a:lnTo>
                                  <a:pt x="19"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21"/>
                        <wps:cNvSpPr>
                          <a:spLocks/>
                        </wps:cNvSpPr>
                        <wps:spPr bwMode="auto">
                          <a:xfrm>
                            <a:off x="7760" y="540"/>
                            <a:ext cx="38" cy="36"/>
                          </a:xfrm>
                          <a:custGeom>
                            <a:avLst/>
                            <a:gdLst>
                              <a:gd name="T0" fmla="+- 0 7779 7760"/>
                              <a:gd name="T1" fmla="*/ T0 w 38"/>
                              <a:gd name="T2" fmla="+- 0 540 540"/>
                              <a:gd name="T3" fmla="*/ 540 h 36"/>
                              <a:gd name="T4" fmla="+- 0 7775 7760"/>
                              <a:gd name="T5" fmla="*/ T4 w 38"/>
                              <a:gd name="T6" fmla="+- 0 553 540"/>
                              <a:gd name="T7" fmla="*/ 553 h 36"/>
                              <a:gd name="T8" fmla="+- 0 7760 7760"/>
                              <a:gd name="T9" fmla="*/ T8 w 38"/>
                              <a:gd name="T10" fmla="+- 0 553 540"/>
                              <a:gd name="T11" fmla="*/ 553 h 36"/>
                              <a:gd name="T12" fmla="+- 0 7772 7760"/>
                              <a:gd name="T13" fmla="*/ T12 w 38"/>
                              <a:gd name="T14" fmla="+- 0 562 540"/>
                              <a:gd name="T15" fmla="*/ 562 h 36"/>
                              <a:gd name="T16" fmla="+- 0 7768 7760"/>
                              <a:gd name="T17" fmla="*/ T16 w 38"/>
                              <a:gd name="T18" fmla="+- 0 575 540"/>
                              <a:gd name="T19" fmla="*/ 575 h 36"/>
                              <a:gd name="T20" fmla="+- 0 7779 7760"/>
                              <a:gd name="T21" fmla="*/ T20 w 38"/>
                              <a:gd name="T22" fmla="+- 0 567 540"/>
                              <a:gd name="T23" fmla="*/ 567 h 36"/>
                              <a:gd name="T24" fmla="+- 0 7791 7760"/>
                              <a:gd name="T25" fmla="*/ T24 w 38"/>
                              <a:gd name="T26" fmla="+- 0 575 540"/>
                              <a:gd name="T27" fmla="*/ 575 h 36"/>
                              <a:gd name="T28" fmla="+- 0 7786 7760"/>
                              <a:gd name="T29" fmla="*/ T28 w 38"/>
                              <a:gd name="T30" fmla="+- 0 562 540"/>
                              <a:gd name="T31" fmla="*/ 562 h 36"/>
                              <a:gd name="T32" fmla="+- 0 7798 7760"/>
                              <a:gd name="T33" fmla="*/ T32 w 38"/>
                              <a:gd name="T34" fmla="+- 0 553 540"/>
                              <a:gd name="T35" fmla="*/ 553 h 36"/>
                              <a:gd name="T36" fmla="+- 0 7784 7760"/>
                              <a:gd name="T37" fmla="*/ T36 w 38"/>
                              <a:gd name="T38" fmla="+- 0 553 540"/>
                              <a:gd name="T39" fmla="*/ 553 h 36"/>
                              <a:gd name="T40" fmla="+- 0 7779 7760"/>
                              <a:gd name="T41" fmla="*/ T40 w 38"/>
                              <a:gd name="T42" fmla="+- 0 540 540"/>
                              <a:gd name="T43" fmla="*/ 540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36">
                                <a:moveTo>
                                  <a:pt x="19" y="0"/>
                                </a:moveTo>
                                <a:lnTo>
                                  <a:pt x="15" y="13"/>
                                </a:lnTo>
                                <a:lnTo>
                                  <a:pt x="0" y="13"/>
                                </a:lnTo>
                                <a:lnTo>
                                  <a:pt x="12" y="22"/>
                                </a:lnTo>
                                <a:lnTo>
                                  <a:pt x="8" y="35"/>
                                </a:lnTo>
                                <a:lnTo>
                                  <a:pt x="19" y="27"/>
                                </a:lnTo>
                                <a:lnTo>
                                  <a:pt x="31" y="35"/>
                                </a:lnTo>
                                <a:lnTo>
                                  <a:pt x="26" y="22"/>
                                </a:lnTo>
                                <a:lnTo>
                                  <a:pt x="38" y="13"/>
                                </a:lnTo>
                                <a:lnTo>
                                  <a:pt x="24" y="13"/>
                                </a:lnTo>
                                <a:lnTo>
                                  <a:pt x="19" y="0"/>
                                </a:lnTo>
                                <a:close/>
                              </a:path>
                            </a:pathLst>
                          </a:custGeom>
                          <a:noFill/>
                          <a:ln w="4190">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20"/>
                        <wps:cNvSpPr>
                          <a:spLocks/>
                        </wps:cNvSpPr>
                        <wps:spPr bwMode="auto">
                          <a:xfrm>
                            <a:off x="7759" y="675"/>
                            <a:ext cx="40" cy="40"/>
                          </a:xfrm>
                          <a:custGeom>
                            <a:avLst/>
                            <a:gdLst>
                              <a:gd name="T0" fmla="+- 0 7785 7759"/>
                              <a:gd name="T1" fmla="*/ T0 w 40"/>
                              <a:gd name="T2" fmla="+- 0 675 675"/>
                              <a:gd name="T3" fmla="*/ 675 h 40"/>
                              <a:gd name="T4" fmla="+- 0 7774 7759"/>
                              <a:gd name="T5" fmla="*/ T4 w 40"/>
                              <a:gd name="T6" fmla="+- 0 675 675"/>
                              <a:gd name="T7" fmla="*/ 675 h 40"/>
                              <a:gd name="T8" fmla="+- 0 7769 7759"/>
                              <a:gd name="T9" fmla="*/ T8 w 40"/>
                              <a:gd name="T10" fmla="+- 0 677 675"/>
                              <a:gd name="T11" fmla="*/ 677 h 40"/>
                              <a:gd name="T12" fmla="+- 0 7762 7759"/>
                              <a:gd name="T13" fmla="*/ T12 w 40"/>
                              <a:gd name="T14" fmla="+- 0 684 675"/>
                              <a:gd name="T15" fmla="*/ 684 h 40"/>
                              <a:gd name="T16" fmla="+- 0 7759 7759"/>
                              <a:gd name="T17" fmla="*/ T16 w 40"/>
                              <a:gd name="T18" fmla="+- 0 689 675"/>
                              <a:gd name="T19" fmla="*/ 689 h 40"/>
                              <a:gd name="T20" fmla="+- 0 7759 7759"/>
                              <a:gd name="T21" fmla="*/ T20 w 40"/>
                              <a:gd name="T22" fmla="+- 0 700 675"/>
                              <a:gd name="T23" fmla="*/ 700 h 40"/>
                              <a:gd name="T24" fmla="+- 0 7762 7759"/>
                              <a:gd name="T25" fmla="*/ T24 w 40"/>
                              <a:gd name="T26" fmla="+- 0 705 675"/>
                              <a:gd name="T27" fmla="*/ 705 h 40"/>
                              <a:gd name="T28" fmla="+- 0 7769 7759"/>
                              <a:gd name="T29" fmla="*/ T28 w 40"/>
                              <a:gd name="T30" fmla="+- 0 712 675"/>
                              <a:gd name="T31" fmla="*/ 712 h 40"/>
                              <a:gd name="T32" fmla="+- 0 7774 7759"/>
                              <a:gd name="T33" fmla="*/ T32 w 40"/>
                              <a:gd name="T34" fmla="+- 0 714 675"/>
                              <a:gd name="T35" fmla="*/ 714 h 40"/>
                              <a:gd name="T36" fmla="+- 0 7785 7759"/>
                              <a:gd name="T37" fmla="*/ T36 w 40"/>
                              <a:gd name="T38" fmla="+- 0 714 675"/>
                              <a:gd name="T39" fmla="*/ 714 h 40"/>
                              <a:gd name="T40" fmla="+- 0 7790 7759"/>
                              <a:gd name="T41" fmla="*/ T40 w 40"/>
                              <a:gd name="T42" fmla="+- 0 712 675"/>
                              <a:gd name="T43" fmla="*/ 712 h 40"/>
                              <a:gd name="T44" fmla="+- 0 7797 7759"/>
                              <a:gd name="T45" fmla="*/ T44 w 40"/>
                              <a:gd name="T46" fmla="+- 0 705 675"/>
                              <a:gd name="T47" fmla="*/ 705 h 40"/>
                              <a:gd name="T48" fmla="+- 0 7799 7759"/>
                              <a:gd name="T49" fmla="*/ T48 w 40"/>
                              <a:gd name="T50" fmla="+- 0 700 675"/>
                              <a:gd name="T51" fmla="*/ 700 h 40"/>
                              <a:gd name="T52" fmla="+- 0 7799 7759"/>
                              <a:gd name="T53" fmla="*/ T52 w 40"/>
                              <a:gd name="T54" fmla="+- 0 689 675"/>
                              <a:gd name="T55" fmla="*/ 689 h 40"/>
                              <a:gd name="T56" fmla="+- 0 7797 7759"/>
                              <a:gd name="T57" fmla="*/ T56 w 40"/>
                              <a:gd name="T58" fmla="+- 0 684 675"/>
                              <a:gd name="T59" fmla="*/ 684 h 40"/>
                              <a:gd name="T60" fmla="+- 0 7790 7759"/>
                              <a:gd name="T61" fmla="*/ T60 w 40"/>
                              <a:gd name="T62" fmla="+- 0 677 675"/>
                              <a:gd name="T63" fmla="*/ 677 h 40"/>
                              <a:gd name="T64" fmla="+- 0 7785 7759"/>
                              <a:gd name="T65" fmla="*/ T64 w 40"/>
                              <a:gd name="T66" fmla="+- 0 675 675"/>
                              <a:gd name="T67" fmla="*/ 675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 h="40">
                                <a:moveTo>
                                  <a:pt x="26" y="0"/>
                                </a:moveTo>
                                <a:lnTo>
                                  <a:pt x="15" y="0"/>
                                </a:lnTo>
                                <a:lnTo>
                                  <a:pt x="10" y="2"/>
                                </a:lnTo>
                                <a:lnTo>
                                  <a:pt x="3" y="9"/>
                                </a:lnTo>
                                <a:lnTo>
                                  <a:pt x="0" y="14"/>
                                </a:lnTo>
                                <a:lnTo>
                                  <a:pt x="0" y="25"/>
                                </a:lnTo>
                                <a:lnTo>
                                  <a:pt x="3" y="30"/>
                                </a:lnTo>
                                <a:lnTo>
                                  <a:pt x="10" y="37"/>
                                </a:lnTo>
                                <a:lnTo>
                                  <a:pt x="15" y="39"/>
                                </a:lnTo>
                                <a:lnTo>
                                  <a:pt x="26" y="39"/>
                                </a:lnTo>
                                <a:lnTo>
                                  <a:pt x="31" y="37"/>
                                </a:lnTo>
                                <a:lnTo>
                                  <a:pt x="38" y="30"/>
                                </a:lnTo>
                                <a:lnTo>
                                  <a:pt x="40" y="25"/>
                                </a:lnTo>
                                <a:lnTo>
                                  <a:pt x="40" y="14"/>
                                </a:lnTo>
                                <a:lnTo>
                                  <a:pt x="38" y="9"/>
                                </a:lnTo>
                                <a:lnTo>
                                  <a:pt x="31" y="2"/>
                                </a:lnTo>
                                <a:lnTo>
                                  <a:pt x="26" y="0"/>
                                </a:lnTo>
                                <a:close/>
                              </a:path>
                            </a:pathLst>
                          </a:custGeom>
                          <a:solidFill>
                            <a:srgbClr val="1F77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9"/>
                        <wps:cNvSpPr>
                          <a:spLocks/>
                        </wps:cNvSpPr>
                        <wps:spPr bwMode="auto">
                          <a:xfrm>
                            <a:off x="7759" y="675"/>
                            <a:ext cx="40" cy="40"/>
                          </a:xfrm>
                          <a:custGeom>
                            <a:avLst/>
                            <a:gdLst>
                              <a:gd name="T0" fmla="+- 0 7779 7759"/>
                              <a:gd name="T1" fmla="*/ T0 w 40"/>
                              <a:gd name="T2" fmla="+- 0 714 675"/>
                              <a:gd name="T3" fmla="*/ 714 h 40"/>
                              <a:gd name="T4" fmla="+- 0 7785 7759"/>
                              <a:gd name="T5" fmla="*/ T4 w 40"/>
                              <a:gd name="T6" fmla="+- 0 714 675"/>
                              <a:gd name="T7" fmla="*/ 714 h 40"/>
                              <a:gd name="T8" fmla="+- 0 7790 7759"/>
                              <a:gd name="T9" fmla="*/ T8 w 40"/>
                              <a:gd name="T10" fmla="+- 0 712 675"/>
                              <a:gd name="T11" fmla="*/ 712 h 40"/>
                              <a:gd name="T12" fmla="+- 0 7793 7759"/>
                              <a:gd name="T13" fmla="*/ T12 w 40"/>
                              <a:gd name="T14" fmla="+- 0 708 675"/>
                              <a:gd name="T15" fmla="*/ 708 h 40"/>
                              <a:gd name="T16" fmla="+- 0 7797 7759"/>
                              <a:gd name="T17" fmla="*/ T16 w 40"/>
                              <a:gd name="T18" fmla="+- 0 705 675"/>
                              <a:gd name="T19" fmla="*/ 705 h 40"/>
                              <a:gd name="T20" fmla="+- 0 7799 7759"/>
                              <a:gd name="T21" fmla="*/ T20 w 40"/>
                              <a:gd name="T22" fmla="+- 0 700 675"/>
                              <a:gd name="T23" fmla="*/ 700 h 40"/>
                              <a:gd name="T24" fmla="+- 0 7799 7759"/>
                              <a:gd name="T25" fmla="*/ T24 w 40"/>
                              <a:gd name="T26" fmla="+- 0 694 675"/>
                              <a:gd name="T27" fmla="*/ 694 h 40"/>
                              <a:gd name="T28" fmla="+- 0 7799 7759"/>
                              <a:gd name="T29" fmla="*/ T28 w 40"/>
                              <a:gd name="T30" fmla="+- 0 689 675"/>
                              <a:gd name="T31" fmla="*/ 689 h 40"/>
                              <a:gd name="T32" fmla="+- 0 7797 7759"/>
                              <a:gd name="T33" fmla="*/ T32 w 40"/>
                              <a:gd name="T34" fmla="+- 0 684 675"/>
                              <a:gd name="T35" fmla="*/ 684 h 40"/>
                              <a:gd name="T36" fmla="+- 0 7793 7759"/>
                              <a:gd name="T37" fmla="*/ T36 w 40"/>
                              <a:gd name="T38" fmla="+- 0 680 675"/>
                              <a:gd name="T39" fmla="*/ 680 h 40"/>
                              <a:gd name="T40" fmla="+- 0 7790 7759"/>
                              <a:gd name="T41" fmla="*/ T40 w 40"/>
                              <a:gd name="T42" fmla="+- 0 677 675"/>
                              <a:gd name="T43" fmla="*/ 677 h 40"/>
                              <a:gd name="T44" fmla="+- 0 7785 7759"/>
                              <a:gd name="T45" fmla="*/ T44 w 40"/>
                              <a:gd name="T46" fmla="+- 0 675 675"/>
                              <a:gd name="T47" fmla="*/ 675 h 40"/>
                              <a:gd name="T48" fmla="+- 0 7779 7759"/>
                              <a:gd name="T49" fmla="*/ T48 w 40"/>
                              <a:gd name="T50" fmla="+- 0 675 675"/>
                              <a:gd name="T51" fmla="*/ 675 h 40"/>
                              <a:gd name="T52" fmla="+- 0 7774 7759"/>
                              <a:gd name="T53" fmla="*/ T52 w 40"/>
                              <a:gd name="T54" fmla="+- 0 675 675"/>
                              <a:gd name="T55" fmla="*/ 675 h 40"/>
                              <a:gd name="T56" fmla="+- 0 7769 7759"/>
                              <a:gd name="T57" fmla="*/ T56 w 40"/>
                              <a:gd name="T58" fmla="+- 0 677 675"/>
                              <a:gd name="T59" fmla="*/ 677 h 40"/>
                              <a:gd name="T60" fmla="+- 0 7765 7759"/>
                              <a:gd name="T61" fmla="*/ T60 w 40"/>
                              <a:gd name="T62" fmla="+- 0 680 675"/>
                              <a:gd name="T63" fmla="*/ 680 h 40"/>
                              <a:gd name="T64" fmla="+- 0 7762 7759"/>
                              <a:gd name="T65" fmla="*/ T64 w 40"/>
                              <a:gd name="T66" fmla="+- 0 684 675"/>
                              <a:gd name="T67" fmla="*/ 684 h 40"/>
                              <a:gd name="T68" fmla="+- 0 7759 7759"/>
                              <a:gd name="T69" fmla="*/ T68 w 40"/>
                              <a:gd name="T70" fmla="+- 0 689 675"/>
                              <a:gd name="T71" fmla="*/ 689 h 40"/>
                              <a:gd name="T72" fmla="+- 0 7759 7759"/>
                              <a:gd name="T73" fmla="*/ T72 w 40"/>
                              <a:gd name="T74" fmla="+- 0 694 675"/>
                              <a:gd name="T75" fmla="*/ 694 h 40"/>
                              <a:gd name="T76" fmla="+- 0 7759 7759"/>
                              <a:gd name="T77" fmla="*/ T76 w 40"/>
                              <a:gd name="T78" fmla="+- 0 700 675"/>
                              <a:gd name="T79" fmla="*/ 700 h 40"/>
                              <a:gd name="T80" fmla="+- 0 7762 7759"/>
                              <a:gd name="T81" fmla="*/ T80 w 40"/>
                              <a:gd name="T82" fmla="+- 0 705 675"/>
                              <a:gd name="T83" fmla="*/ 705 h 40"/>
                              <a:gd name="T84" fmla="+- 0 7765 7759"/>
                              <a:gd name="T85" fmla="*/ T84 w 40"/>
                              <a:gd name="T86" fmla="+- 0 708 675"/>
                              <a:gd name="T87" fmla="*/ 708 h 40"/>
                              <a:gd name="T88" fmla="+- 0 7769 7759"/>
                              <a:gd name="T89" fmla="*/ T88 w 40"/>
                              <a:gd name="T90" fmla="+- 0 712 675"/>
                              <a:gd name="T91" fmla="*/ 712 h 40"/>
                              <a:gd name="T92" fmla="+- 0 7774 7759"/>
                              <a:gd name="T93" fmla="*/ T92 w 40"/>
                              <a:gd name="T94" fmla="+- 0 714 675"/>
                              <a:gd name="T95" fmla="*/ 714 h 40"/>
                              <a:gd name="T96" fmla="+- 0 7779 7759"/>
                              <a:gd name="T97" fmla="*/ T96 w 40"/>
                              <a:gd name="T98" fmla="+- 0 714 675"/>
                              <a:gd name="T99" fmla="*/ 714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0" h="40">
                                <a:moveTo>
                                  <a:pt x="20" y="39"/>
                                </a:moveTo>
                                <a:lnTo>
                                  <a:pt x="26" y="39"/>
                                </a:lnTo>
                                <a:lnTo>
                                  <a:pt x="31" y="37"/>
                                </a:lnTo>
                                <a:lnTo>
                                  <a:pt x="34" y="33"/>
                                </a:lnTo>
                                <a:lnTo>
                                  <a:pt x="38" y="30"/>
                                </a:lnTo>
                                <a:lnTo>
                                  <a:pt x="40" y="25"/>
                                </a:lnTo>
                                <a:lnTo>
                                  <a:pt x="40" y="19"/>
                                </a:lnTo>
                                <a:lnTo>
                                  <a:pt x="40" y="14"/>
                                </a:lnTo>
                                <a:lnTo>
                                  <a:pt x="38" y="9"/>
                                </a:lnTo>
                                <a:lnTo>
                                  <a:pt x="34" y="5"/>
                                </a:lnTo>
                                <a:lnTo>
                                  <a:pt x="31" y="2"/>
                                </a:lnTo>
                                <a:lnTo>
                                  <a:pt x="26" y="0"/>
                                </a:lnTo>
                                <a:lnTo>
                                  <a:pt x="20" y="0"/>
                                </a:lnTo>
                                <a:lnTo>
                                  <a:pt x="15" y="0"/>
                                </a:lnTo>
                                <a:lnTo>
                                  <a:pt x="10" y="2"/>
                                </a:lnTo>
                                <a:lnTo>
                                  <a:pt x="6" y="5"/>
                                </a:lnTo>
                                <a:lnTo>
                                  <a:pt x="3" y="9"/>
                                </a:lnTo>
                                <a:lnTo>
                                  <a:pt x="0" y="14"/>
                                </a:lnTo>
                                <a:lnTo>
                                  <a:pt x="0" y="19"/>
                                </a:lnTo>
                                <a:lnTo>
                                  <a:pt x="0" y="25"/>
                                </a:lnTo>
                                <a:lnTo>
                                  <a:pt x="3" y="30"/>
                                </a:lnTo>
                                <a:lnTo>
                                  <a:pt x="6" y="33"/>
                                </a:lnTo>
                                <a:lnTo>
                                  <a:pt x="10" y="37"/>
                                </a:lnTo>
                                <a:lnTo>
                                  <a:pt x="15" y="39"/>
                                </a:lnTo>
                                <a:lnTo>
                                  <a:pt x="20" y="39"/>
                                </a:lnTo>
                                <a:close/>
                              </a:path>
                            </a:pathLst>
                          </a:custGeom>
                          <a:noFill/>
                          <a:ln w="4190">
                            <a:solidFill>
                              <a:srgbClr val="1F77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AutoShape 18"/>
                        <wps:cNvSpPr>
                          <a:spLocks/>
                        </wps:cNvSpPr>
                        <wps:spPr bwMode="auto">
                          <a:xfrm>
                            <a:off x="7760" y="945"/>
                            <a:ext cx="38" cy="36"/>
                          </a:xfrm>
                          <a:custGeom>
                            <a:avLst/>
                            <a:gdLst>
                              <a:gd name="T0" fmla="+- 0 7798 7760"/>
                              <a:gd name="T1" fmla="*/ T0 w 38"/>
                              <a:gd name="T2" fmla="+- 0 959 945"/>
                              <a:gd name="T3" fmla="*/ 959 h 36"/>
                              <a:gd name="T4" fmla="+- 0 7760 7760"/>
                              <a:gd name="T5" fmla="*/ T4 w 38"/>
                              <a:gd name="T6" fmla="+- 0 959 945"/>
                              <a:gd name="T7" fmla="*/ 959 h 36"/>
                              <a:gd name="T8" fmla="+- 0 7772 7760"/>
                              <a:gd name="T9" fmla="*/ T8 w 38"/>
                              <a:gd name="T10" fmla="+- 0 967 945"/>
                              <a:gd name="T11" fmla="*/ 967 h 36"/>
                              <a:gd name="T12" fmla="+- 0 7768 7760"/>
                              <a:gd name="T13" fmla="*/ T12 w 38"/>
                              <a:gd name="T14" fmla="+- 0 981 945"/>
                              <a:gd name="T15" fmla="*/ 981 h 36"/>
                              <a:gd name="T16" fmla="+- 0 7779 7760"/>
                              <a:gd name="T17" fmla="*/ T16 w 38"/>
                              <a:gd name="T18" fmla="+- 0 972 945"/>
                              <a:gd name="T19" fmla="*/ 972 h 36"/>
                              <a:gd name="T20" fmla="+- 0 7788 7760"/>
                              <a:gd name="T21" fmla="*/ T20 w 38"/>
                              <a:gd name="T22" fmla="+- 0 972 945"/>
                              <a:gd name="T23" fmla="*/ 972 h 36"/>
                              <a:gd name="T24" fmla="+- 0 7786 7760"/>
                              <a:gd name="T25" fmla="*/ T24 w 38"/>
                              <a:gd name="T26" fmla="+- 0 967 945"/>
                              <a:gd name="T27" fmla="*/ 967 h 36"/>
                              <a:gd name="T28" fmla="+- 0 7798 7760"/>
                              <a:gd name="T29" fmla="*/ T28 w 38"/>
                              <a:gd name="T30" fmla="+- 0 959 945"/>
                              <a:gd name="T31" fmla="*/ 959 h 36"/>
                              <a:gd name="T32" fmla="+- 0 7788 7760"/>
                              <a:gd name="T33" fmla="*/ T32 w 38"/>
                              <a:gd name="T34" fmla="+- 0 972 945"/>
                              <a:gd name="T35" fmla="*/ 972 h 36"/>
                              <a:gd name="T36" fmla="+- 0 7779 7760"/>
                              <a:gd name="T37" fmla="*/ T36 w 38"/>
                              <a:gd name="T38" fmla="+- 0 972 945"/>
                              <a:gd name="T39" fmla="*/ 972 h 36"/>
                              <a:gd name="T40" fmla="+- 0 7791 7760"/>
                              <a:gd name="T41" fmla="*/ T40 w 38"/>
                              <a:gd name="T42" fmla="+- 0 981 945"/>
                              <a:gd name="T43" fmla="*/ 981 h 36"/>
                              <a:gd name="T44" fmla="+- 0 7788 7760"/>
                              <a:gd name="T45" fmla="*/ T44 w 38"/>
                              <a:gd name="T46" fmla="+- 0 972 945"/>
                              <a:gd name="T47" fmla="*/ 972 h 36"/>
                              <a:gd name="T48" fmla="+- 0 7779 7760"/>
                              <a:gd name="T49" fmla="*/ T48 w 38"/>
                              <a:gd name="T50" fmla="+- 0 945 945"/>
                              <a:gd name="T51" fmla="*/ 945 h 36"/>
                              <a:gd name="T52" fmla="+- 0 7775 7760"/>
                              <a:gd name="T53" fmla="*/ T52 w 38"/>
                              <a:gd name="T54" fmla="+- 0 959 945"/>
                              <a:gd name="T55" fmla="*/ 959 h 36"/>
                              <a:gd name="T56" fmla="+- 0 7784 7760"/>
                              <a:gd name="T57" fmla="*/ T56 w 38"/>
                              <a:gd name="T58" fmla="+- 0 959 945"/>
                              <a:gd name="T59" fmla="*/ 959 h 36"/>
                              <a:gd name="T60" fmla="+- 0 7779 7760"/>
                              <a:gd name="T61" fmla="*/ T60 w 38"/>
                              <a:gd name="T62" fmla="+- 0 945 945"/>
                              <a:gd name="T63" fmla="*/ 945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8" h="36">
                                <a:moveTo>
                                  <a:pt x="38" y="14"/>
                                </a:moveTo>
                                <a:lnTo>
                                  <a:pt x="0" y="14"/>
                                </a:lnTo>
                                <a:lnTo>
                                  <a:pt x="12" y="22"/>
                                </a:lnTo>
                                <a:lnTo>
                                  <a:pt x="8" y="36"/>
                                </a:lnTo>
                                <a:lnTo>
                                  <a:pt x="19" y="27"/>
                                </a:lnTo>
                                <a:lnTo>
                                  <a:pt x="28" y="27"/>
                                </a:lnTo>
                                <a:lnTo>
                                  <a:pt x="26" y="22"/>
                                </a:lnTo>
                                <a:lnTo>
                                  <a:pt x="38" y="14"/>
                                </a:lnTo>
                                <a:close/>
                                <a:moveTo>
                                  <a:pt x="28" y="27"/>
                                </a:moveTo>
                                <a:lnTo>
                                  <a:pt x="19" y="27"/>
                                </a:lnTo>
                                <a:lnTo>
                                  <a:pt x="31" y="36"/>
                                </a:lnTo>
                                <a:lnTo>
                                  <a:pt x="28" y="27"/>
                                </a:lnTo>
                                <a:close/>
                                <a:moveTo>
                                  <a:pt x="19" y="0"/>
                                </a:moveTo>
                                <a:lnTo>
                                  <a:pt x="15" y="14"/>
                                </a:lnTo>
                                <a:lnTo>
                                  <a:pt x="24" y="14"/>
                                </a:lnTo>
                                <a:lnTo>
                                  <a:pt x="19" y="0"/>
                                </a:lnTo>
                                <a:close/>
                              </a:path>
                            </a:pathLst>
                          </a:custGeom>
                          <a:solidFill>
                            <a:srgbClr val="2BA0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7"/>
                        <wps:cNvSpPr>
                          <a:spLocks/>
                        </wps:cNvSpPr>
                        <wps:spPr bwMode="auto">
                          <a:xfrm>
                            <a:off x="7760" y="945"/>
                            <a:ext cx="38" cy="36"/>
                          </a:xfrm>
                          <a:custGeom>
                            <a:avLst/>
                            <a:gdLst>
                              <a:gd name="T0" fmla="+- 0 7779 7760"/>
                              <a:gd name="T1" fmla="*/ T0 w 38"/>
                              <a:gd name="T2" fmla="+- 0 945 945"/>
                              <a:gd name="T3" fmla="*/ 945 h 36"/>
                              <a:gd name="T4" fmla="+- 0 7775 7760"/>
                              <a:gd name="T5" fmla="*/ T4 w 38"/>
                              <a:gd name="T6" fmla="+- 0 959 945"/>
                              <a:gd name="T7" fmla="*/ 959 h 36"/>
                              <a:gd name="T8" fmla="+- 0 7760 7760"/>
                              <a:gd name="T9" fmla="*/ T8 w 38"/>
                              <a:gd name="T10" fmla="+- 0 959 945"/>
                              <a:gd name="T11" fmla="*/ 959 h 36"/>
                              <a:gd name="T12" fmla="+- 0 7772 7760"/>
                              <a:gd name="T13" fmla="*/ T12 w 38"/>
                              <a:gd name="T14" fmla="+- 0 967 945"/>
                              <a:gd name="T15" fmla="*/ 967 h 36"/>
                              <a:gd name="T16" fmla="+- 0 7768 7760"/>
                              <a:gd name="T17" fmla="*/ T16 w 38"/>
                              <a:gd name="T18" fmla="+- 0 981 945"/>
                              <a:gd name="T19" fmla="*/ 981 h 36"/>
                              <a:gd name="T20" fmla="+- 0 7779 7760"/>
                              <a:gd name="T21" fmla="*/ T20 w 38"/>
                              <a:gd name="T22" fmla="+- 0 972 945"/>
                              <a:gd name="T23" fmla="*/ 972 h 36"/>
                              <a:gd name="T24" fmla="+- 0 7791 7760"/>
                              <a:gd name="T25" fmla="*/ T24 w 38"/>
                              <a:gd name="T26" fmla="+- 0 981 945"/>
                              <a:gd name="T27" fmla="*/ 981 h 36"/>
                              <a:gd name="T28" fmla="+- 0 7786 7760"/>
                              <a:gd name="T29" fmla="*/ T28 w 38"/>
                              <a:gd name="T30" fmla="+- 0 967 945"/>
                              <a:gd name="T31" fmla="*/ 967 h 36"/>
                              <a:gd name="T32" fmla="+- 0 7798 7760"/>
                              <a:gd name="T33" fmla="*/ T32 w 38"/>
                              <a:gd name="T34" fmla="+- 0 959 945"/>
                              <a:gd name="T35" fmla="*/ 959 h 36"/>
                              <a:gd name="T36" fmla="+- 0 7784 7760"/>
                              <a:gd name="T37" fmla="*/ T36 w 38"/>
                              <a:gd name="T38" fmla="+- 0 959 945"/>
                              <a:gd name="T39" fmla="*/ 959 h 36"/>
                              <a:gd name="T40" fmla="+- 0 7779 7760"/>
                              <a:gd name="T41" fmla="*/ T40 w 38"/>
                              <a:gd name="T42" fmla="+- 0 945 945"/>
                              <a:gd name="T43" fmla="*/ 945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36">
                                <a:moveTo>
                                  <a:pt x="19" y="0"/>
                                </a:moveTo>
                                <a:lnTo>
                                  <a:pt x="15" y="14"/>
                                </a:lnTo>
                                <a:lnTo>
                                  <a:pt x="0" y="14"/>
                                </a:lnTo>
                                <a:lnTo>
                                  <a:pt x="12" y="22"/>
                                </a:lnTo>
                                <a:lnTo>
                                  <a:pt x="8" y="36"/>
                                </a:lnTo>
                                <a:lnTo>
                                  <a:pt x="19" y="27"/>
                                </a:lnTo>
                                <a:lnTo>
                                  <a:pt x="31" y="36"/>
                                </a:lnTo>
                                <a:lnTo>
                                  <a:pt x="26" y="22"/>
                                </a:lnTo>
                                <a:lnTo>
                                  <a:pt x="38" y="14"/>
                                </a:lnTo>
                                <a:lnTo>
                                  <a:pt x="24" y="14"/>
                                </a:lnTo>
                                <a:lnTo>
                                  <a:pt x="19" y="0"/>
                                </a:lnTo>
                                <a:close/>
                              </a:path>
                            </a:pathLst>
                          </a:custGeom>
                          <a:noFill/>
                          <a:ln w="4190">
                            <a:solidFill>
                              <a:srgbClr val="2BA02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Text Box 16"/>
                        <wps:cNvSpPr txBox="1">
                          <a:spLocks noChangeArrowheads="1"/>
                        </wps:cNvSpPr>
                        <wps:spPr bwMode="auto">
                          <a:xfrm>
                            <a:off x="7684" y="831"/>
                            <a:ext cx="563" cy="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95" w:lineRule="exact"/>
                                <w:ind w:left="29"/>
                                <w:rPr>
                                  <w:rFonts w:ascii="Arial"/>
                                  <w:sz w:val="18"/>
                                </w:rPr>
                              </w:pPr>
                              <w:r>
                                <w:rPr>
                                  <w:w w:val="105"/>
                                  <w:sz w:val="10"/>
                                  <w:u w:val="dotted" w:color="2BA02B"/>
                                </w:rPr>
                                <w:t xml:space="preserve"> </w:t>
                              </w:r>
                              <w:r>
                                <w:rPr>
                                  <w:sz w:val="10"/>
                                  <w:u w:val="dotted" w:color="2BA02B"/>
                                </w:rPr>
                                <w:t xml:space="preserve">     </w:t>
                              </w:r>
                              <w:r>
                                <w:rPr>
                                  <w:sz w:val="10"/>
                                </w:rPr>
                                <w:t xml:space="preserve"> </w:t>
                              </w:r>
                              <w:r>
                                <w:rPr>
                                  <w:rFonts w:ascii="Arial"/>
                                  <w:w w:val="60"/>
                                  <w:sz w:val="18"/>
                                </w:rPr>
                                <w:t>TLP-C</w:t>
                              </w:r>
                            </w:p>
                          </w:txbxContent>
                        </wps:txbx>
                        <wps:bodyPr rot="0" vert="horz" wrap="square" lIns="0" tIns="0" rIns="0" bIns="0" anchor="t" anchorCtr="0" upright="1">
                          <a:noAutofit/>
                        </wps:bodyPr>
                      </wps:wsp>
                      <wps:wsp>
                        <wps:cNvPr id="116" name="Text Box 15"/>
                        <wps:cNvSpPr txBox="1">
                          <a:spLocks noChangeArrowheads="1"/>
                        </wps:cNvSpPr>
                        <wps:spPr bwMode="auto">
                          <a:xfrm>
                            <a:off x="8247" y="831"/>
                            <a:ext cx="323" cy="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95" w:lineRule="exact"/>
                                <w:ind w:left="-51"/>
                                <w:rPr>
                                  <w:rFonts w:ascii="Arial"/>
                                  <w:sz w:val="18"/>
                                </w:rPr>
                              </w:pPr>
                              <w:r>
                                <w:rPr>
                                  <w:rFonts w:ascii="Arial"/>
                                  <w:w w:val="70"/>
                                  <w:sz w:val="18"/>
                                </w:rPr>
                                <w:t>OST</w:t>
                              </w:r>
                            </w:p>
                          </w:txbxContent>
                        </wps:txbx>
                        <wps:bodyPr rot="0" vert="horz" wrap="square" lIns="0" tIns="0" rIns="0" bIns="0" anchor="t" anchorCtr="0" upright="1">
                          <a:noAutofit/>
                        </wps:bodyPr>
                      </wps:wsp>
                      <wps:wsp>
                        <wps:cNvPr id="117" name="Text Box 14"/>
                        <wps:cNvSpPr txBox="1">
                          <a:spLocks noChangeArrowheads="1"/>
                        </wps:cNvSpPr>
                        <wps:spPr bwMode="auto">
                          <a:xfrm>
                            <a:off x="7713" y="182"/>
                            <a:ext cx="817"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132" w:lineRule="exact"/>
                                <w:rPr>
                                  <w:rFonts w:ascii="Arial"/>
                                  <w:sz w:val="18"/>
                                </w:rPr>
                              </w:pPr>
                              <w:r>
                                <w:rPr>
                                  <w:w w:val="105"/>
                                  <w:sz w:val="10"/>
                                  <w:u w:val="single" w:color="1F77B3"/>
                                </w:rPr>
                                <w:t xml:space="preserve"> </w:t>
                              </w:r>
                              <w:r>
                                <w:rPr>
                                  <w:sz w:val="10"/>
                                  <w:u w:val="single" w:color="1F77B3"/>
                                </w:rPr>
                                <w:t xml:space="preserve">     </w:t>
                              </w:r>
                              <w:r>
                                <w:rPr>
                                  <w:sz w:val="10"/>
                                </w:rPr>
                                <w:t xml:space="preserve"> </w:t>
                              </w:r>
                              <w:r>
                                <w:rPr>
                                  <w:rFonts w:ascii="Arial"/>
                                  <w:w w:val="55"/>
                                  <w:sz w:val="18"/>
                                </w:rPr>
                                <w:t>SPAR-MASS</w:t>
                              </w:r>
                            </w:p>
                            <w:p w:rsidR="0009622D" w:rsidRDefault="0009622D">
                              <w:pPr>
                                <w:spacing w:line="135" w:lineRule="exact"/>
                                <w:rPr>
                                  <w:rFonts w:ascii="Arial"/>
                                  <w:sz w:val="18"/>
                                </w:rPr>
                              </w:pPr>
                              <w:r>
                                <w:rPr>
                                  <w:w w:val="105"/>
                                  <w:sz w:val="10"/>
                                  <w:u w:val="single" w:color="FF7F0E"/>
                                </w:rPr>
                                <w:t xml:space="preserve"> </w:t>
                              </w:r>
                              <w:r>
                                <w:rPr>
                                  <w:sz w:val="10"/>
                                  <w:u w:val="single" w:color="FF7F0E"/>
                                </w:rPr>
                                <w:t xml:space="preserve">     </w:t>
                              </w:r>
                              <w:r>
                                <w:rPr>
                                  <w:sz w:val="10"/>
                                </w:rPr>
                                <w:t xml:space="preserve"> </w:t>
                              </w:r>
                              <w:r>
                                <w:rPr>
                                  <w:rFonts w:ascii="Arial"/>
                                  <w:w w:val="60"/>
                                  <w:sz w:val="18"/>
                                </w:rPr>
                                <w:t>SEMI-MASS</w:t>
                              </w:r>
                            </w:p>
                            <w:p w:rsidR="0009622D" w:rsidRDefault="0009622D">
                              <w:pPr>
                                <w:spacing w:line="135" w:lineRule="exact"/>
                                <w:rPr>
                                  <w:rFonts w:ascii="Arial"/>
                                  <w:sz w:val="18"/>
                                </w:rPr>
                              </w:pPr>
                              <w:r>
                                <w:rPr>
                                  <w:w w:val="105"/>
                                  <w:sz w:val="10"/>
                                  <w:u w:val="single" w:color="2BA02B"/>
                                </w:rPr>
                                <w:t xml:space="preserve"> </w:t>
                              </w:r>
                              <w:r>
                                <w:rPr>
                                  <w:sz w:val="10"/>
                                  <w:u w:val="single" w:color="2BA02B"/>
                                </w:rPr>
                                <w:t xml:space="preserve">     </w:t>
                              </w:r>
                              <w:r>
                                <w:rPr>
                                  <w:sz w:val="10"/>
                                </w:rPr>
                                <w:t xml:space="preserve"> </w:t>
                              </w:r>
                              <w:r>
                                <w:rPr>
                                  <w:rFonts w:ascii="Arial"/>
                                  <w:w w:val="65"/>
                                  <w:sz w:val="18"/>
                                </w:rPr>
                                <w:t>TLP-MASS</w:t>
                              </w:r>
                            </w:p>
                            <w:p w:rsidR="0009622D" w:rsidRDefault="0009622D">
                              <w:pPr>
                                <w:spacing w:line="135" w:lineRule="exact"/>
                                <w:rPr>
                                  <w:rFonts w:ascii="Arial"/>
                                  <w:sz w:val="18"/>
                                </w:rPr>
                              </w:pPr>
                              <w:r>
                                <w:rPr>
                                  <w:w w:val="105"/>
                                  <w:sz w:val="10"/>
                                  <w:u w:val="dotted" w:color="1F77B3"/>
                                </w:rPr>
                                <w:t xml:space="preserve"> </w:t>
                              </w:r>
                              <w:r>
                                <w:rPr>
                                  <w:sz w:val="10"/>
                                  <w:u w:val="dotted" w:color="1F77B3"/>
                                </w:rPr>
                                <w:t xml:space="preserve">     </w:t>
                              </w:r>
                              <w:r>
                                <w:rPr>
                                  <w:sz w:val="10"/>
                                </w:rPr>
                                <w:t xml:space="preserve"> </w:t>
                              </w:r>
                              <w:r>
                                <w:rPr>
                                  <w:rFonts w:ascii="Arial"/>
                                  <w:w w:val="55"/>
                                  <w:sz w:val="18"/>
                                </w:rPr>
                                <w:t>SPAR-COST</w:t>
                              </w:r>
                            </w:p>
                            <w:p w:rsidR="0009622D" w:rsidRDefault="0009622D">
                              <w:pPr>
                                <w:spacing w:line="171" w:lineRule="exact"/>
                                <w:rPr>
                                  <w:rFonts w:ascii="Arial"/>
                                  <w:sz w:val="18"/>
                                </w:rPr>
                              </w:pPr>
                              <w:r>
                                <w:rPr>
                                  <w:w w:val="105"/>
                                  <w:sz w:val="10"/>
                                  <w:u w:val="dotted" w:color="FF7F0E"/>
                                </w:rPr>
                                <w:t xml:space="preserve"> </w:t>
                              </w:r>
                              <w:r>
                                <w:rPr>
                                  <w:sz w:val="10"/>
                                  <w:u w:val="dotted" w:color="FF7F0E"/>
                                </w:rPr>
                                <w:t xml:space="preserve">     </w:t>
                              </w:r>
                              <w:r>
                                <w:rPr>
                                  <w:sz w:val="10"/>
                                </w:rPr>
                                <w:t xml:space="preserve"> </w:t>
                              </w:r>
                              <w:r>
                                <w:rPr>
                                  <w:rFonts w:ascii="Arial"/>
                                  <w:w w:val="60"/>
                                  <w:sz w:val="18"/>
                                </w:rPr>
                                <w:t>SEMI-COST</w:t>
                              </w:r>
                            </w:p>
                          </w:txbxContent>
                        </wps:txbx>
                        <wps:bodyPr rot="0" vert="horz" wrap="square" lIns="0" tIns="0" rIns="0" bIns="0" anchor="t" anchorCtr="0" upright="1">
                          <a:noAutofit/>
                        </wps:bodyPr>
                      </wps:wsp>
                      <wps:wsp>
                        <wps:cNvPr id="118" name="Text Box 13"/>
                        <wps:cNvSpPr txBox="1">
                          <a:spLocks noChangeArrowheads="1"/>
                        </wps:cNvSpPr>
                        <wps:spPr bwMode="auto">
                          <a:xfrm>
                            <a:off x="4187" y="3455"/>
                            <a:ext cx="4300"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tabs>
                                  <w:tab w:val="left" w:pos="562"/>
                                  <w:tab w:val="left" w:pos="1125"/>
                                  <w:tab w:val="left" w:pos="1688"/>
                                  <w:tab w:val="left" w:pos="2251"/>
                                  <w:tab w:val="left" w:pos="2813"/>
                                  <w:tab w:val="left" w:pos="3376"/>
                                  <w:tab w:val="left" w:pos="3939"/>
                                </w:tabs>
                                <w:spacing w:line="189" w:lineRule="exact"/>
                                <w:rPr>
                                  <w:rFonts w:ascii="Arial"/>
                                  <w:sz w:val="20"/>
                                </w:rPr>
                              </w:pPr>
                              <w:r>
                                <w:rPr>
                                  <w:rFonts w:ascii="Arial"/>
                                  <w:w w:val="80"/>
                                  <w:sz w:val="20"/>
                                </w:rPr>
                                <w:t>0.225</w:t>
                              </w:r>
                              <w:r>
                                <w:rPr>
                                  <w:rFonts w:ascii="Arial"/>
                                  <w:w w:val="80"/>
                                  <w:sz w:val="20"/>
                                </w:rPr>
                                <w:tab/>
                                <w:t>0.200</w:t>
                              </w:r>
                              <w:r>
                                <w:rPr>
                                  <w:rFonts w:ascii="Arial"/>
                                  <w:w w:val="80"/>
                                  <w:sz w:val="20"/>
                                </w:rPr>
                                <w:tab/>
                                <w:t>0.175</w:t>
                              </w:r>
                              <w:r>
                                <w:rPr>
                                  <w:rFonts w:ascii="Arial"/>
                                  <w:w w:val="80"/>
                                  <w:sz w:val="20"/>
                                </w:rPr>
                                <w:tab/>
                                <w:t>0.150</w:t>
                              </w:r>
                              <w:r>
                                <w:rPr>
                                  <w:rFonts w:ascii="Arial"/>
                                  <w:w w:val="80"/>
                                  <w:sz w:val="20"/>
                                </w:rPr>
                                <w:tab/>
                                <w:t>0.125</w:t>
                              </w:r>
                              <w:r>
                                <w:rPr>
                                  <w:rFonts w:ascii="Arial"/>
                                  <w:w w:val="80"/>
                                  <w:sz w:val="20"/>
                                </w:rPr>
                                <w:tab/>
                                <w:t>0.100</w:t>
                              </w:r>
                              <w:r>
                                <w:rPr>
                                  <w:rFonts w:ascii="Arial"/>
                                  <w:w w:val="80"/>
                                  <w:sz w:val="20"/>
                                </w:rPr>
                                <w:tab/>
                                <w:t>0.075</w:t>
                              </w:r>
                              <w:r>
                                <w:rPr>
                                  <w:rFonts w:ascii="Arial"/>
                                  <w:w w:val="80"/>
                                  <w:sz w:val="20"/>
                                </w:rPr>
                                <w:tab/>
                              </w:r>
                              <w:r>
                                <w:rPr>
                                  <w:rFonts w:ascii="Arial"/>
                                  <w:w w:val="70"/>
                                  <w:sz w:val="20"/>
                                </w:rPr>
                                <w:t>0.050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A9D97" id="Group 12" o:spid="_x0000_s2054" style="position:absolute;left:0;text-align:left;margin-left:206.25pt;margin-top:8.45pt;width:222.4pt;height:174.35pt;z-index:-251597824;mso-position-horizontal-relative:page;mso-position-vertical-relative:text" coordorigin="4125,169" coordsize="4448,3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">
                <v:line id="Line 107" o:spid="_x0000_s2055" style="position:absolute;visibility:visible;mso-wrap-style:square" from="4307,3465" to="4307,3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" strokecolor="#afafaf" strokeweight=".09311mm"/>
                <v:line id="Line 106" o:spid="_x0000_s2056" style="position:absolute;visibility:visible;mso-wrap-style:square" from="4307,3476" to="4307,3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" strokeweight=".40733mm"/>
                <v:line id="Line 105" o:spid="_x0000_s2057" style="position:absolute;visibility:visible;mso-wrap-style:square" from="4307,3465" to="4307,3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" strokeweight=".09311mm"/>
                <v:line id="Line 104" o:spid="_x0000_s2058" style="position:absolute;visibility:visible;mso-wrap-style:square" from="4870,3465" to="4870,3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" strokecolor="#afafaf" strokeweight=".09311mm"/>
                <v:line id="Line 103" o:spid="_x0000_s2059" style="position:absolute;visibility:visible;mso-wrap-style:square" from="4870,3476" to="4870,3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" strokeweight=".40733mm"/>
                <v:line id="Line 102" o:spid="_x0000_s2060" style="position:absolute;visibility:visible;mso-wrap-style:square" from="4870,3465" to="4870,3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" strokeweight=".09311mm"/>
                <v:line id="Line 101" o:spid="_x0000_s2061" style="position:absolute;visibility:visible;mso-wrap-style:square" from="5433,3465" to="5433,3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" strokecolor="#afafaf" strokeweight=".09311mm"/>
                <v:line id="Line 100" o:spid="_x0000_s2062" style="position:absolute;visibility:visible;mso-wrap-style:square" from="5433,3476" to="5433,3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" strokeweight=".40733mm"/>
                <v:line id="Line 99" o:spid="_x0000_s2063" style="position:absolute;visibility:visible;mso-wrap-style:square" from="5433,3465" to="5433,3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" strokeweight=".09311mm"/>
                <v:line id="Line 98" o:spid="_x0000_s2064" style="position:absolute;visibility:visible;mso-wrap-style:square" from="5996,3465" to="5996,3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" strokecolor="#afafaf" strokeweight=".09311mm"/>
                <v:line id="Line 97" o:spid="_x0000_s2065" style="position:absolute;visibility:visible;mso-wrap-style:square" from="5996,3476" to="5996,3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" strokeweight=".40733mm"/>
                <v:line id="Line 96" o:spid="_x0000_s2066" style="position:absolute;visibility:visible;mso-wrap-style:square" from="5996,3465" to="5996,3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" strokeweight=".09311mm"/>
                <v:line id="Line 95" o:spid="_x0000_s2067" style="position:absolute;visibility:visible;mso-wrap-style:square" from="6559,3465" to="6559,3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" strokecolor="#afafaf" strokeweight=".09311mm"/>
                <v:line id="Line 94" o:spid="_x0000_s2068" style="position:absolute;visibility:visible;mso-wrap-style:square" from="6559,3476" to="6559,3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" strokeweight=".40733mm"/>
                <v:line id="Line 93" o:spid="_x0000_s2069" style="position:absolute;visibility:visible;mso-wrap-style:square" from="6559,3465" to="6559,3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" strokeweight=".09311mm"/>
                <v:line id="Line 92" o:spid="_x0000_s2070" style="position:absolute;visibility:visible;mso-wrap-style:square" from="7121,3465" to="7121,3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" strokecolor="#afafaf" strokeweight=".09311mm"/>
                <v:line id="Line 91" o:spid="_x0000_s2071" style="position:absolute;visibility:visible;mso-wrap-style:square" from="7121,3476" to="7121,3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" strokeweight=".40733mm"/>
                <v:line id="Line 90" o:spid="_x0000_s2072" style="position:absolute;visibility:visible;mso-wrap-style:square" from="7121,3465" to="7121,3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" strokeweight=".09311mm"/>
                <v:line id="Line 89" o:spid="_x0000_s2073" style="position:absolute;visibility:visible;mso-wrap-style:square" from="7684,3465" to="7684,3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" strokecolor="#afafaf" strokeweight=".09311mm"/>
                <v:line id="Line 88" o:spid="_x0000_s2074" style="position:absolute;visibility:visible;mso-wrap-style:square" from="7684,3476" to="7684,3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" strokeweight=".40733mm"/>
                <v:line id="Line 87" o:spid="_x0000_s2075" style="position:absolute;visibility:visible;mso-wrap-style:square" from="7684,3465" to="7684,3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" strokeweight=".09311mm"/>
                <v:line id="Line 86" o:spid="_x0000_s2076" style="position:absolute;visibility:visible;mso-wrap-style:square" from="8247,3465" to="8247,3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" strokecolor="#afafaf" strokeweight=".09311mm"/>
                <v:line id="Line 85" o:spid="_x0000_s2077" style="position:absolute;visibility:visible;mso-wrap-style:square" from="8247,3476" to="8247,3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" strokeweight=".40733mm"/>
                <v:line id="Line 84" o:spid="_x0000_s2078" style="position:absolute;visibility:visible;mso-wrap-style:square" from="8247,3465" to="8247,3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" strokeweight=".09311mm"/>
                <v:line id="Line 83" o:spid="_x0000_s2079" style="position:absolute;visibility:visible;mso-wrap-style:square" from="4151,3465" to="8569,3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" strokecolor="#afafaf" strokeweight=".09311mm"/>
                <v:line id="Line 82" o:spid="_x0000_s2080" style="position:absolute;visibility:visible;mso-wrap-style:square" from="4128,3465" to="4151,3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" strokeweight="0"/>
                <v:line id="Line 81" o:spid="_x0000_s2081" style="position:absolute;visibility:visible;mso-wrap-style:square" from="4151,3465" to="4151,3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" strokeweight=".09311mm"/>
                <v:line id="Line 80" o:spid="_x0000_s2082" style="position:absolute;visibility:visible;mso-wrap-style:square" from="4151,2806" to="8569,2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" strokecolor="#afafaf" strokeweight=".09311mm"/>
                <v:line id="Line 79" o:spid="_x0000_s2083" style="position:absolute;visibility:visible;mso-wrap-style:square" from="4128,2806" to="4151,2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" strokeweight="0"/>
                <v:line id="Line 78" o:spid="_x0000_s2084" style="position:absolute;visibility:visible;mso-wrap-style:square" from="4151,2806" to="4151,2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" strokeweight=".09311mm"/>
                <v:line id="Line 77" o:spid="_x0000_s2085" style="position:absolute;visibility:visible;mso-wrap-style:square" from="4151,2148" to="8569,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" strokecolor="#afafaf" strokeweight=".09311mm"/>
                <v:line id="Line 76" o:spid="_x0000_s2086" style="position:absolute;visibility:visible;mso-wrap-style:square" from="4128,2148" to="4151,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" strokeweight="0"/>
                <v:line id="Line 75" o:spid="_x0000_s2087" style="position:absolute;visibility:visible;mso-wrap-style:square" from="4151,2148" to="4151,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" strokeweight=".09311mm"/>
                <v:line id="Line 74" o:spid="_x0000_s2088" style="position:absolute;visibility:visible;mso-wrap-style:square" from="4151,1489" to="8569,1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" strokecolor="#afafaf" strokeweight=".09311mm"/>
                <v:line id="Line 73" o:spid="_x0000_s2089" style="position:absolute;visibility:visible;mso-wrap-style:square" from="4128,1489" to="4151,1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" strokeweight="0"/>
                <v:line id="Line 72" o:spid="_x0000_s2090" style="position:absolute;visibility:visible;mso-wrap-style:square" from="4151,1489" to="4151,1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" strokeweight=".09311mm"/>
                <v:line id="Line 71" o:spid="_x0000_s2091" style="position:absolute;visibility:visible;mso-wrap-style:square" from="4151,831" to="8569,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" strokecolor="#afafaf" strokeweight=".09311mm"/>
                <v:line id="Line 70" o:spid="_x0000_s2092" style="position:absolute;visibility:visible;mso-wrap-style:square" from="4128,831" to="4151,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" strokeweight="0"/>
                <v:line id="Line 69" o:spid="_x0000_s2093" style="position:absolute;visibility:visible;mso-wrap-style:square" from="4151,831" to="4151,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" strokeweight=".09311mm"/>
                <v:line id="Line 68" o:spid="_x0000_s2094" style="position:absolute;visibility:visible;mso-wrap-style:square" from="4151,172" to="8569,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" strokecolor="#afafaf" strokeweight=".09311mm"/>
                <v:line id="Line 67" o:spid="_x0000_s2095" style="position:absolute;visibility:visible;mso-wrap-style:square" from="4128,172" to="415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" strokeweight="0"/>
                <v:line id="Line 66" o:spid="_x0000_s2096" style="position:absolute;visibility:visible;mso-wrap-style:square" from="4151,172" to="415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" strokeweight=".09311mm"/>
                <v:shape id="Freeform 65" o:spid="_x0000_s2097" style="position:absolute;left:4352;top:536;width:4017;height:1391;visibility:visible;mso-wrap-style:square;v-text-anchor:top" coordsize="4017,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" path="m4016,l2510,506,1677,981,,1391e" filled="f" strokecolor="#1f77b3" strokeweight=".46553mm">
                  <v:path arrowok="t" o:connecttype="custom" o:connectlocs="4016,536;2510,1042;1677,1517;0,1927" o:connectangles="0,0,0,0"/>
                </v:shape>
                <v:shape id="Freeform 64" o:spid="_x0000_s2098" style="position:absolute;left:8335;top:503;width:66;height:66;visibility:visible;mso-wrap-style:square;v-text-anchor:top" coordsize="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" path="m42,l25,,16,4,4,16,,24,,42r4,8l16,63r9,3l42,66r9,-3l63,50r3,-8l66,24,63,16,51,4,42,xe" fillcolor="#1f77b3" stroked="f">
                  <v:path arrowok="t" o:connecttype="custom" o:connectlocs="42,503;25,503;16,507;4,519;0,527;0,545;4,553;16,566;25,569;42,569;51,566;63,553;66,545;66,527;63,519;51,507;42,503" o:connectangles="0,0,0,0,0,0,0,0,0,0,0,0,0,0,0,0,0"/>
                </v:shape>
                <v:shape id="Freeform 63" o:spid="_x0000_s2099" style="position:absolute;left:8335;top:503;width:66;height:66;visibility:visible;mso-wrap-style:square;v-text-anchor:top" coordsize="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" path="m33,66r9,l51,63r6,-7l63,50r3,-8l66,33r,-9l63,16,57,10,51,4,42,,33,,25,,16,4r-6,6l4,16,,24r,9l,42r4,8l10,56r6,7l25,66r8,xe" filled="f" strokecolor="#1f77b3" strokeweight=".1164mm">
                  <v:path arrowok="t" o:connecttype="custom" o:connectlocs="33,569;42,569;51,566;57,559;63,553;66,545;66,536;66,527;63,519;57,513;51,507;42,503;33,503;25,503;16,507;10,513;4,519;0,527;0,536;0,545;4,553;10,559;16,566;25,569;33,569" o:connectangles="0,0,0,0,0,0,0,0,0,0,0,0,0,0,0,0,0,0,0,0,0,0,0,0,0"/>
                </v:shape>
                <v:shape id="Freeform 62" o:spid="_x0000_s2100" style="position:absolute;left:6829;top:1009;width:66;height:66;visibility:visible;mso-wrap-style:square;v-text-anchor:top" coordsize="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" path="m42,l25,,16,4,4,16,,25,,42r4,9l16,63r9,3l42,66r8,-3l63,51r3,-9l66,25,63,16,50,4,42,xe" fillcolor="#1f77b3" stroked="f">
                  <v:path arrowok="t" o:connecttype="custom" o:connectlocs="42,1009;25,1009;16,1013;4,1025;0,1034;0,1051;4,1060;16,1072;25,1075;42,1075;50,1072;63,1060;66,1051;66,1034;63,1025;50,1013;42,1009" o:connectangles="0,0,0,0,0,0,0,0,0,0,0,0,0,0,0,0,0"/>
                </v:shape>
                <v:shape id="Freeform 61" o:spid="_x0000_s2101" style="position:absolute;left:6829;top:1009;width:66;height:66;visibility:visible;mso-wrap-style:square;v-text-anchor:top" coordsize="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" path="m33,66r9,l50,63r7,-6l63,51r3,-9l66,33r,-8l63,16,57,10,50,4,42,,33,,25,,16,4r-6,6l4,16,,25r,8l,42r4,9l10,57r6,6l25,66r8,xe" filled="f" strokecolor="#1f77b3" strokeweight=".1164mm">
                  <v:path arrowok="t" o:connecttype="custom" o:connectlocs="33,1075;42,1075;50,1072;57,1066;63,1060;66,1051;66,1042;66,1034;63,1025;57,1019;50,1013;42,1009;33,1009;25,1009;16,1013;10,1019;4,1025;0,1034;0,1042;0,1051;4,1060;10,1066;16,1072;25,1075;33,1075" o:connectangles="0,0,0,0,0,0,0,0,0,0,0,0,0,0,0,0,0,0,0,0,0,0,0,0,0"/>
                </v:shape>
                <v:shape id="Freeform 60" o:spid="_x0000_s2102" style="position:absolute;left:5996;top:1484;width:66;height:66;visibility:visible;mso-wrap-style:square;v-text-anchor:top" coordsize="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" path="m42,l24,,16,4,3,16,,25,,42r3,9l16,63r8,3l42,66r8,-3l62,51r4,-9l66,25,62,16,50,4,42,xe" fillcolor="#1f77b3" stroked="f">
                  <v:path arrowok="t" o:connecttype="custom" o:connectlocs="42,1484;24,1484;16,1488;3,1500;0,1509;0,1526;3,1535;16,1547;24,1550;42,1550;50,1547;62,1535;66,1526;66,1509;62,1500;50,1488;42,1484" o:connectangles="0,0,0,0,0,0,0,0,0,0,0,0,0,0,0,0,0"/>
                </v:shape>
                <v:shape id="Freeform 59" o:spid="_x0000_s2103" style="position:absolute;left:5996;top:1484;width:66;height:66;visibility:visible;mso-wrap-style:square;v-text-anchor:top" coordsize="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" path="m33,66r9,l50,63r6,-6l62,51r4,-9l66,33r,-8l62,16,56,10,50,4,42,,33,,24,,16,4r-6,6l3,16,,25r,8l,42r3,9l10,57r6,6l24,66r9,xe" filled="f" strokecolor="#1f77b3" strokeweight=".1164mm">
                  <v:path arrowok="t" o:connecttype="custom" o:connectlocs="33,1550;42,1550;50,1547;56,1541;62,1535;66,1526;66,1517;66,1509;62,1500;56,1494;50,1488;42,1484;33,1484;24,1484;16,1488;10,1494;3,1500;0,1509;0,1517;0,1526;3,1535;10,1541;16,1547;24,1550;33,1550" o:connectangles="0,0,0,0,0,0,0,0,0,0,0,0,0,0,0,0,0,0,0,0,0,0,0,0,0"/>
                </v:shape>
                <v:shape id="Freeform 58" o:spid="_x0000_s2104" style="position:absolute;left:4319;top:1894;width:66;height:66;visibility:visible;mso-wrap-style:square;v-text-anchor:top" coordsize="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" path="m42,l24,,16,3,3,15,,24,,41r3,9l16,62r8,4l42,66r8,-4l62,50r4,-9l66,24,62,15,50,3,42,xe" fillcolor="#1f77b3" stroked="f">
                  <v:path arrowok="t" o:connecttype="custom" o:connectlocs="42,1894;24,1894;16,1897;3,1909;0,1918;0,1935;3,1944;16,1956;24,1960;42,1960;50,1956;62,1944;66,1935;66,1918;62,1909;50,1897;42,1894" o:connectangles="0,0,0,0,0,0,0,0,0,0,0,0,0,0,0,0,0"/>
                </v:shape>
                <v:shape id="Freeform 57" o:spid="_x0000_s2105" style="position:absolute;left:4319;top:1894;width:66;height:66;visibility:visible;mso-wrap-style:square;v-text-anchor:top" coordsize="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" path="m33,66r9,l50,62r6,-6l62,50r4,-9l66,33r,-9l62,15,56,9,50,3,42,,33,,24,,16,3,10,9,3,15,,24r,9l,41r3,9l10,56r6,6l24,66r9,xe" filled="f" strokecolor="#1f77b3" strokeweight=".1164mm">
                  <v:path arrowok="t" o:connecttype="custom" o:connectlocs="33,1960;42,1960;50,1956;56,1950;62,1944;66,1935;66,1927;66,1918;62,1909;56,1903;50,1897;42,1894;33,1894;24,1894;16,1897;10,1903;3,1909;0,1918;0,1927;0,1935;3,1944;10,1950;16,1956;24,1960;33,1960" o:connectangles="0,0,0,0,0,0,0,0,0,0,0,0,0,0,0,0,0,0,0,0,0,0,0,0,0"/>
                </v:shape>
                <v:line id="Line 56" o:spid="_x0000_s2106" style="position:absolute;visibility:visible;mso-wrap-style:square" from="8368,2998" to="8368,3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" strokecolor="#ff7f0e" strokeweight=".46553mm"/>
                <v:line id="Line 55" o:spid="_x0000_s2107" style="position:absolute;visibility:visible;mso-wrap-style:square" from="8335,2998" to="8401,2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" strokecolor="#ff7f0e" strokeweight="1.1639mm"/>
                <v:shape id="Freeform 54" o:spid="_x0000_s2108" style="position:absolute;left:4912;top:2177;width:3457;height:1289;visibility:visible;mso-wrap-style:square;v-text-anchor:top" coordsize="3457,1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" path="m3456,l1950,547,1117,858,,1288e" filled="f" strokecolor="#2ba02b" strokeweight=".46553mm">
                  <v:path arrowok="t" o:connecttype="custom" o:connectlocs="3456,2177;1950,2724;1117,3035;0,3465" o:connectangles="0,0,0,0"/>
                </v:shape>
                <v:shape id="AutoShape 53" o:spid="_x0000_s2109" style="position:absolute;left:8337;top:2144;width:63;height:60;visibility:visible;mso-wrap-style:square;v-text-anchor:top" coordsize="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" path="m63,22l,22,19,37,12,59,31,45r15,l43,37,63,22xm46,45r-15,l51,59,46,45xm31,l24,22r15,l31,xe" fillcolor="#2ba02b" stroked="f">
                  <v:path arrowok="t" o:connecttype="custom" o:connectlocs="63,2166;0,2166;19,2181;12,2203;31,2189;46,2189;43,2181;63,2166;46,2189;31,2189;51,2203;46,2189;31,2144;24,2166;39,2166;31,2144" o:connectangles="0,0,0,0,0,0,0,0,0,0,0,0,0,0,0,0"/>
                </v:shape>
                <v:shape id="Freeform 52" o:spid="_x0000_s2110" style="position:absolute;left:8337;top:2144;width:63;height:60;visibility:visible;mso-wrap-style:square;v-text-anchor:top" coordsize="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" path="m31,l24,22,,22,19,37,12,59,31,45,51,59,43,37,63,22r-24,l31,xe" filled="f" strokecolor="#2ba02b" strokeweight=".1164mm">
                  <v:path arrowok="t" o:connecttype="custom" o:connectlocs="31,2144;24,2166;0,2166;19,2181;12,2203;31,2189;51,2203;43,2181;63,2166;39,2166;31,2144" o:connectangles="0,0,0,0,0,0,0,0,0,0,0"/>
                </v:shape>
                <v:shape id="AutoShape 51" o:spid="_x0000_s2111" style="position:absolute;left:6831;top:2691;width:63;height:60;visibility:visible;mso-wrap-style:square;v-text-anchor:top" coordsize="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" path="m63,23l,23,19,37,12,60,31,46r15,l43,37,63,23xm46,46r-15,l51,60,46,46xm31,l24,23r15,l31,xe" fillcolor="#2ba02b" stroked="f">
                  <v:path arrowok="t" o:connecttype="custom" o:connectlocs="63,2714;0,2714;19,2728;12,2751;31,2737;46,2737;43,2728;63,2714;46,2737;31,2737;51,2751;46,2737;31,2691;24,2714;39,2714;31,2691" o:connectangles="0,0,0,0,0,0,0,0,0,0,0,0,0,0,0,0"/>
                </v:shape>
                <v:shape id="Freeform 50" o:spid="_x0000_s2112" style="position:absolute;left:6831;top:2691;width:63;height:60;visibility:visible;mso-wrap-style:square;v-text-anchor:top" coordsize="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" path="m31,l24,23,,23,19,37,12,60,31,46,51,60,43,37,63,23r-24,l31,xe" filled="f" strokecolor="#2ba02b" strokeweight=".1164mm">
                  <v:path arrowok="t" o:connecttype="custom" o:connectlocs="31,2691;24,2714;0,2714;19,2728;12,2751;31,2737;51,2751;43,2728;63,2714;39,2714;31,2691" o:connectangles="0,0,0,0,0,0,0,0,0,0,0"/>
                </v:shape>
                <v:shape id="AutoShape 49" o:spid="_x0000_s2113" style="position:absolute;left:5997;top:3002;width:63;height:60;visibility:visible;mso-wrap-style:square;v-text-anchor:top" coordsize="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" path="m63,23l,23,20,37,12,60,32,46r15,l44,37,63,23xm47,46r-15,l51,60,47,46xm32,l24,23r15,l32,xe" fillcolor="#2ba02b" stroked="f">
                  <v:path arrowok="t" o:connecttype="custom" o:connectlocs="63,3025;0,3025;20,3039;12,3062;32,3048;47,3048;44,3039;63,3025;47,3048;32,3048;51,3062;47,3048;32,3002;24,3025;39,3025;32,3002" o:connectangles="0,0,0,0,0,0,0,0,0,0,0,0,0,0,0,0"/>
                </v:shape>
                <v:shape id="Freeform 48" o:spid="_x0000_s2114" style="position:absolute;left:5997;top:3002;width:63;height:60;visibility:visible;mso-wrap-style:square;v-text-anchor:top" coordsize="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" path="m32,l24,23,,23,20,37,12,60,32,46,51,60,44,37,63,23r-24,l32,xe" filled="f" strokecolor="#2ba02b" strokeweight=".1164mm">
                  <v:path arrowok="t" o:connecttype="custom" o:connectlocs="32,3002;24,3025;0,3025;20,3039;12,3062;32,3048;51,3062;44,3039;63,3025;39,3025;32,3002" o:connectangles="0,0,0,0,0,0,0,0,0,0,0"/>
                </v:shape>
                <v:shape id="Freeform 47" o:spid="_x0000_s2115" style="position:absolute;left:4352;top:276;width:4017;height:937;visibility:visible;mso-wrap-style:square;v-text-anchor:top" coordsize="4017,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" path="m4016,936l2510,830,1677,335,,e" filled="f" strokecolor="#1f77b3" strokeweight=".46553mm">
                  <v:stroke dashstyle="longDash"/>
                  <v:path arrowok="t" o:connecttype="custom" o:connectlocs="4016,1212;2510,1106;1677,611;0,276" o:connectangles="0,0,0,0"/>
                </v:shape>
                <v:shape id="Freeform 46" o:spid="_x0000_s2116" style="position:absolute;left:8335;top:1179;width:66;height:66;visibility:visible;mso-wrap-style:square;v-text-anchor:top" coordsize="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" path="m42,l25,,16,4,4,16,,24,,42r4,8l16,63r9,3l42,66r9,-3l63,50r3,-8l66,24,63,16,51,4,42,xe" fillcolor="#1f77b3" stroked="f">
                  <v:path arrowok="t" o:connecttype="custom" o:connectlocs="42,1179;25,1179;16,1183;4,1195;0,1203;0,1221;4,1229;16,1242;25,1245;42,1245;51,1242;63,1229;66,1221;66,1203;63,1195;51,1183;42,1179" o:connectangles="0,0,0,0,0,0,0,0,0,0,0,0,0,0,0,0,0"/>
                </v:shape>
                <v:shape id="Freeform 45" o:spid="_x0000_s2117" style="position:absolute;left:8335;top:1179;width:66;height:66;visibility:visible;mso-wrap-style:square;v-text-anchor:top" coordsize="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" path="m33,66r9,l51,63r6,-6l63,50r3,-8l66,33r,-9l63,16,57,10,51,4,42,,33,,25,,16,4r-6,6l4,16,,24r,9l,42r4,8l10,57r6,6l25,66r8,xe" filled="f" strokecolor="#1f77b3" strokeweight=".1164mm">
                  <v:path arrowok="t" o:connecttype="custom" o:connectlocs="33,1245;42,1245;51,1242;57,1236;63,1229;66,1221;66,1212;66,1203;63,1195;57,1189;51,1183;42,1179;33,1179;25,1179;16,1183;10,1189;4,1195;0,1203;0,1212;0,1221;4,1229;10,1236;16,1242;25,1245;33,1245" o:connectangles="0,0,0,0,0,0,0,0,0,0,0,0,0,0,0,0,0,0,0,0,0,0,0,0,0"/>
                </v:shape>
                <v:shape id="Freeform 44" o:spid="_x0000_s2118" style="position:absolute;left:6829;top:1073;width:66;height:66;visibility:visible;mso-wrap-style:square;v-text-anchor:top" coordsize="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" path="m42,l25,,16,4,4,16,,25,,42r4,8l16,63r9,3l42,66r8,-3l63,50r3,-8l66,25,63,16,50,4,42,xe" fillcolor="#1f77b3" stroked="f">
                  <v:path arrowok="t" o:connecttype="custom" o:connectlocs="42,1073;25,1073;16,1077;4,1089;0,1098;0,1115;4,1123;16,1136;25,1139;42,1139;50,1136;63,1123;66,1115;66,1098;63,1089;50,1077;42,1073" o:connectangles="0,0,0,0,0,0,0,0,0,0,0,0,0,0,0,0,0"/>
                </v:shape>
                <v:shape id="Freeform 43" o:spid="_x0000_s2119" style="position:absolute;left:6829;top:1073;width:66;height:66;visibility:visible;mso-wrap-style:square;v-text-anchor:top" coordsize="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" path="m33,66r9,l50,63r7,-6l63,50r3,-8l66,33r,-8l63,16,57,10,50,4,42,,33,,25,,16,4r-6,6l4,16,,25r,8l,42r4,8l10,57r6,6l25,66r8,xe" filled="f" strokecolor="#1f77b3" strokeweight=".1164mm">
                  <v:path arrowok="t" o:connecttype="custom" o:connectlocs="33,1139;42,1139;50,1136;57,1130;63,1123;66,1115;66,1106;66,1098;63,1089;57,1083;50,1077;42,1073;33,1073;25,1073;16,1077;10,1083;4,1089;0,1098;0,1106;0,1115;4,1123;10,1130;16,1136;25,1139;33,1139" o:connectangles="0,0,0,0,0,0,0,0,0,0,0,0,0,0,0,0,0,0,0,0,0,0,0,0,0"/>
                </v:shape>
                <v:shape id="Freeform 42" o:spid="_x0000_s2120" style="position:absolute;left:5996;top:578;width:66;height:66;visibility:visible;mso-wrap-style:square;v-text-anchor:top" coordsize="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" path="m42,l24,,16,4,3,16,,24,,42r3,8l16,63r8,3l42,66r8,-3l62,50r4,-8l66,24,62,16,50,4,42,xe" fillcolor="#1f77b3" stroked="f">
                  <v:path arrowok="t" o:connecttype="custom" o:connectlocs="42,578;24,578;16,582;3,594;0,602;0,620;3,628;16,641;24,644;42,644;50,641;62,628;66,620;66,602;62,594;50,582;42,578" o:connectangles="0,0,0,0,0,0,0,0,0,0,0,0,0,0,0,0,0"/>
                </v:shape>
                <v:shape id="Freeform 41" o:spid="_x0000_s2121" style="position:absolute;left:5996;top:578;width:66;height:66;visibility:visible;mso-wrap-style:square;v-text-anchor:top" coordsize="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" path="m33,66r9,l50,63r6,-6l62,50r4,-8l66,33r,-9l62,16,56,10,50,4,42,,33,,24,,16,4r-6,6l3,16,,24r,9l,42r3,8l10,57r6,6l24,66r9,xe" filled="f" strokecolor="#1f77b3" strokeweight=".1164mm">
                  <v:path arrowok="t" o:connecttype="custom" o:connectlocs="33,644;42,644;50,641;56,635;62,628;66,620;66,611;66,602;62,594;56,588;50,582;42,578;33,578;24,578;16,582;10,588;3,594;0,602;0,611;0,620;3,628;10,635;16,641;24,644;33,644" o:connectangles="0,0,0,0,0,0,0,0,0,0,0,0,0,0,0,0,0,0,0,0,0,0,0,0,0"/>
                </v:shape>
                <v:shape id="Freeform 40" o:spid="_x0000_s2122" style="position:absolute;left:4319;top:243;width:66;height:66;visibility:visible;mso-wrap-style:square;v-text-anchor:top" coordsize="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" path="m42,l24,,16,4,3,16,,24,,42r3,8l16,63r8,3l42,66r8,-3l62,50r4,-8l66,24,62,16,50,4,42,xe" fillcolor="#1f77b3" stroked="f">
                  <v:path arrowok="t" o:connecttype="custom" o:connectlocs="42,243;24,243;16,247;3,259;0,267;0,285;3,293;16,306;24,309;42,309;50,306;62,293;66,285;66,267;62,259;50,247;42,243" o:connectangles="0,0,0,0,0,0,0,0,0,0,0,0,0,0,0,0,0"/>
                </v:shape>
                <v:shape id="Freeform 39" o:spid="_x0000_s2123" style="position:absolute;left:4319;top:243;width:66;height:66;visibility:visible;mso-wrap-style:square;v-text-anchor:top" coordsize="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" path="m33,66r9,l50,63r6,-7l62,50r4,-8l66,33r,-9l62,16,56,10,50,4,42,,33,,24,,16,4r-6,6l3,16,,24r,9l,42r3,8l10,56r6,7l24,66r9,xe" filled="f" strokecolor="#1f77b3" strokeweight=".1164mm">
                  <v:path arrowok="t" o:connecttype="custom" o:connectlocs="33,309;42,309;50,306;56,299;62,293;66,285;66,276;66,267;62,259;56,253;50,247;42,243;33,243;24,243;16,247;10,253;3,259;0,267;0,276;0,285;3,293;10,299;16,306;24,309;33,309" o:connectangles="0,0,0,0,0,0,0,0,0,0,0,0,0,0,0,0,0,0,0,0,0,0,0,0,0"/>
                </v:shape>
                <v:shape id="Freeform 38" o:spid="_x0000_s2124" style="position:absolute;left:4352;top:2402;width:4017;height:236;visibility:visible;mso-wrap-style:square;v-text-anchor:top" coordsize="4017,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" path="m4016,l2510,93r-833,53l,235e" filled="f" strokecolor="#ff7f0e" strokeweight=".46553mm">
                  <v:stroke dashstyle="longDash"/>
                  <v:path arrowok="t" o:connecttype="custom" o:connectlocs="4016,2402;2510,2495;1677,2548;0,2637" o:connectangles="0,0,0,0"/>
                </v:shape>
                <v:shape id="AutoShape 37" o:spid="_x0000_s2125" style="position:absolute;left:4319;top:2402;width:4083;height:236;visibility:visible;mso-wrap-style:square;v-text-anchor:top" coordsize="4083,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" path="m4016,r66,m2510,93r66,m1677,146r66,m,235r66,e" filled="f" strokecolor="#ff7f0e" strokeweight="1.1639mm">
                  <v:path arrowok="t" o:connecttype="custom" o:connectlocs="4016,2402;4082,2402;2510,2495;2576,2495;1677,2548;1743,2548;0,2637;66,2637" o:connectangles="0,0,0,0,0,0,0,0"/>
                </v:shape>
                <v:shape id="Freeform 36" o:spid="_x0000_s2126" style="position:absolute;left:4352;top:3179;width:4017;height:50;visibility:visible;mso-wrap-style:square;v-text-anchor:top" coordsize="40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" path="m4016,28l2510,,1677,31,,50e" filled="f" strokecolor="#2ba02b" strokeweight=".46553mm">
                  <v:stroke dashstyle="longDash"/>
                  <v:path arrowok="t" o:connecttype="custom" o:connectlocs="4016,3207;2510,3179;1677,3210;0,3229" o:connectangles="0,0,0,0"/>
                </v:shape>
                <v:shape id="AutoShape 35" o:spid="_x0000_s2127" style="position:absolute;left:8337;top:3174;width:63;height:60;visibility:visible;mso-wrap-style:square;v-text-anchor:top" coordsize="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" path="m63,23l,23,19,37,12,60,31,46r15,l43,37,63,23xm46,46r-15,l51,60,46,46xm31,l24,23r15,l31,xe" fillcolor="#2ba02b" stroked="f">
                  <v:path arrowok="t" o:connecttype="custom" o:connectlocs="63,3197;0,3197;19,3211;12,3234;31,3220;46,3220;43,3211;63,3197;46,3220;31,3220;51,3234;46,3220;31,3174;24,3197;39,3197;31,3174" o:connectangles="0,0,0,0,0,0,0,0,0,0,0,0,0,0,0,0"/>
                </v:shape>
                <v:shape id="Freeform 34" o:spid="_x0000_s2128" style="position:absolute;left:8337;top:3174;width:63;height:60;visibility:visible;mso-wrap-style:square;v-text-anchor:top" coordsize="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" path="m31,l24,23,,23,19,37,12,60,31,46,51,60,43,37,63,23r-24,l31,xe" filled="f" strokecolor="#2ba02b" strokeweight=".1164mm">
                  <v:path arrowok="t" o:connecttype="custom" o:connectlocs="31,3174;24,3197;0,3197;19,3211;12,3234;31,3220;51,3234;43,3211;63,3197;39,3197;31,3174" o:connectangles="0,0,0,0,0,0,0,0,0,0,0"/>
                </v:shape>
                <v:shape id="AutoShape 33" o:spid="_x0000_s2129" style="position:absolute;left:6831;top:3146;width:63;height:60;visibility:visible;mso-wrap-style:square;v-text-anchor:top" coordsize="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" path="m63,23l,23,19,37,12,60,31,46r15,l43,37,63,23xm46,46r-15,l51,60,46,46xm31,l24,23r15,l31,xe" fillcolor="#2ba02b" stroked="f">
                  <v:path arrowok="t" o:connecttype="custom" o:connectlocs="63,3169;0,3169;19,3183;12,3206;31,3192;46,3192;43,3183;63,3169;46,3192;31,3192;51,3206;46,3192;31,3146;24,3169;39,3169;31,3146" o:connectangles="0,0,0,0,0,0,0,0,0,0,0,0,0,0,0,0"/>
                </v:shape>
                <v:shape id="Freeform 32" o:spid="_x0000_s2130" style="position:absolute;left:6831;top:3146;width:63;height:60;visibility:visible;mso-wrap-style:square;v-text-anchor:top" coordsize="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" path="m31,l24,23,,23,19,37,12,60,31,46,51,60,43,37,63,23r-24,l31,xe" filled="f" strokecolor="#2ba02b" strokeweight=".1164mm">
                  <v:path arrowok="t" o:connecttype="custom" o:connectlocs="31,3146;24,3169;0,3169;19,3183;12,3206;31,3192;51,3206;43,3183;63,3169;39,3169;31,3146" o:connectangles="0,0,0,0,0,0,0,0,0,0,0"/>
                </v:shape>
                <v:shape id="AutoShape 31" o:spid="_x0000_s2131" style="position:absolute;left:5997;top:3177;width:63;height:60;visibility:visible;mso-wrap-style:square;v-text-anchor:top" coordsize="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" path="m63,23l,23,20,37,12,60,32,46r15,l44,37,63,23xm47,46r-15,l51,60,47,46xm32,l24,23r15,l32,xe" fillcolor="#2ba02b" stroked="f">
                  <v:path arrowok="t" o:connecttype="custom" o:connectlocs="63,3200;0,3200;20,3214;12,3237;32,3223;47,3223;44,3214;63,3200;47,3223;32,3223;51,3237;47,3223;32,3177;24,3200;39,3200;32,3177" o:connectangles="0,0,0,0,0,0,0,0,0,0,0,0,0,0,0,0"/>
                </v:shape>
                <v:shape id="Freeform 30" o:spid="_x0000_s2132" style="position:absolute;left:5997;top:3177;width:63;height:60;visibility:visible;mso-wrap-style:square;v-text-anchor:top" coordsize="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" path="m32,l24,23,,23,20,37,12,60,32,46,51,60,44,37,63,23r-24,l32,xe" filled="f" strokecolor="#2ba02b" strokeweight=".1164mm">
                  <v:path arrowok="t" o:connecttype="custom" o:connectlocs="32,3177;24,3200;0,3200;20,3214;12,3237;32,3223;51,3237;44,3214;63,3200;39,3200;32,3177" o:connectangles="0,0,0,0,0,0,0,0,0,0,0"/>
                </v:shape>
                <v:shape id="AutoShape 29" o:spid="_x0000_s2133" style="position:absolute;left:4321;top:3196;width:63;height:60;visibility:visible;mso-wrap-style:square;v-text-anchor:top" coordsize="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" path="m62,23l,23,19,37,12,59,31,45r15,l43,37,62,23xm46,45r-15,l50,59,46,45xm31,l24,23r14,l31,xe" fillcolor="#2ba02b" stroked="f">
                  <v:path arrowok="t" o:connecttype="custom" o:connectlocs="62,3219;0,3219;19,3233;12,3255;31,3241;46,3241;43,3233;62,3219;46,3241;31,3241;50,3255;46,3241;31,3196;24,3219;38,3219;31,3196" o:connectangles="0,0,0,0,0,0,0,0,0,0,0,0,0,0,0,0"/>
                </v:shape>
                <v:shape id="Freeform 28" o:spid="_x0000_s2134" style="position:absolute;left:4321;top:3196;width:63;height:60;visibility:visible;mso-wrap-style:square;v-text-anchor:top" coordsize="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" path="m31,l24,23,,23,19,37,12,59,31,45,50,59,43,37,62,23r-24,l31,xe" filled="f" strokecolor="#2ba02b" strokeweight=".1164mm">
                  <v:path arrowok="t" o:connecttype="custom" o:connectlocs="31,3196;24,3219;0,3219;19,3233;12,3255;31,3241;50,3255;43,3233;62,3219;38,3219;31,3196" o:connectangles="0,0,0,0,0,0,0,0,0,0,0"/>
                </v:shape>
                <v:shape id="AutoShape 27" o:spid="_x0000_s2135" style="position:absolute;left:1671;top:3401;width:13392;height:9980;visibility:visible;mso-wrap-style:square;v-text-anchor:top" coordsize="13392,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" path="m2480,64r,-3293m6898,64r,-3293m2480,64r4418,m2480,-3229r4418,e" filled="f" strokeweight=".09311mm">
                  <v:path arrowok="t" o:connecttype="custom" o:connectlocs="2480,3465;2480,172;6898,3465;6898,172;2480,3465;6898,3465;2480,172;6898,172" o:connectangles="0,0,0,0,0,0,0,0"/>
                </v:shape>
                <v:shape id="Freeform 26" o:spid="_x0000_s2136" style="position:absolute;left:7687;top:205;width:850;height:831;visibility:visible;mso-wrap-style:square;v-text-anchor:top" coordsize="850,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" path="m845,l4,,,5,,827r4,4l845,831r4,-4l849,5,845,xe" stroked="f">
                  <v:fill opacity="52428f"/>
                  <v:path arrowok="t" o:connecttype="custom" o:connectlocs="845,205;4,205;0,210;0,1032;4,1036;845,1036;849,1032;849,210;845,205" o:connectangles="0,0,0,0,0,0,0,0,0"/>
                </v:shape>
                <v:shape id="Freeform 25" o:spid="_x0000_s2137" style="position:absolute;left:7687;top:205;width:850;height:831;visibility:visible;mso-wrap-style:square;v-text-anchor:top" coordsize="850,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" path="m13,831r823,l845,831r4,-4l849,818r,-804l849,5,845,r-9,l13,,4,,,5r,9l,818r,9l4,831r9,xe" filled="f" strokecolor="#ccc" strokeweight=".1164mm">
                  <v:path arrowok="t" o:connecttype="custom" o:connectlocs="13,1036;836,1036;845,1036;849,1032;849,1023;849,219;849,210;845,205;836,205;13,205;4,205;0,210;0,219;0,1023;0,1032;4,1036;13,1036" o:connectangles="0,0,0,0,0,0,0,0,0,0,0,0,0,0,0,0,0"/>
                </v:shape>
                <v:shape id="Freeform 24" o:spid="_x0000_s2138" style="position:absolute;left:7759;top:269;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" path="m26,l15,,10,2,3,10,,15,,25r3,5l10,38r5,2l26,40r5,-2l38,30r2,-5l40,15,38,10,31,2,26,xe" fillcolor="#1f77b3" stroked="f">
                  <v:path arrowok="t" o:connecttype="custom" o:connectlocs="26,269;15,269;10,271;3,279;0,284;0,294;3,299;10,307;15,309;26,309;31,307;38,299;40,294;40,284;38,279;31,271;26,269" o:connectangles="0,0,0,0,0,0,0,0,0,0,0,0,0,0,0,0,0"/>
                </v:shape>
                <v:shape id="Freeform 23" o:spid="_x0000_s2139" style="position:absolute;left:7759;top:269;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" path="m20,40r6,l31,38r3,-4l38,30r2,-5l40,20r,-5l38,10,34,6,31,2,26,,20,,15,,10,2,6,6,3,10,,15r,5l,25r3,5l6,34r4,4l15,40r5,xe" filled="f" strokecolor="#1f77b3" strokeweight=".1164mm">
                  <v:path arrowok="t" o:connecttype="custom" o:connectlocs="20,309;26,309;31,307;34,303;38,299;40,294;40,289;40,284;38,279;34,275;31,271;26,269;20,269;15,269;10,271;6,275;3,279;0,284;0,289;0,294;3,299;6,303;10,307;15,309;20,309" o:connectangles="0,0,0,0,0,0,0,0,0,0,0,0,0,0,0,0,0,0,0,0,0,0,0,0,0"/>
                </v:shape>
                <v:shape id="AutoShape 22" o:spid="_x0000_s2140" style="position:absolute;left:7760;top:540;width:38;height:36;visibility:visible;mso-wrap-style:square;v-text-anchor:top" coordsize="3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" path="m38,13l,13r12,9l8,35,19,27r9,l26,22,38,13xm28,27r-9,l31,35,28,27xm19,l15,13r9,l19,xe" fillcolor="#2ba02b" stroked="f">
                  <v:path arrowok="t" o:connecttype="custom" o:connectlocs="38,553;0,553;12,562;8,575;19,567;28,567;26,562;38,553;28,567;19,567;31,575;28,567;19,540;15,553;24,553;19,540" o:connectangles="0,0,0,0,0,0,0,0,0,0,0,0,0,0,0,0"/>
                </v:shape>
                <v:shape id="Freeform 21" o:spid="_x0000_s2141" style="position:absolute;left:7760;top:540;width:38;height:36;visibility:visible;mso-wrap-style:square;v-text-anchor:top" coordsize="3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" path="m19,l15,13,,13r12,9l8,35,19,27r12,8l26,22,38,13r-14,l19,xe" filled="f" strokecolor="#2ba02b" strokeweight=".1164mm">
                  <v:path arrowok="t" o:connecttype="custom" o:connectlocs="19,540;15,553;0,553;12,562;8,575;19,567;31,575;26,562;38,553;24,553;19,540" o:connectangles="0,0,0,0,0,0,0,0,0,0,0"/>
                </v:shape>
                <v:shape id="Freeform 20" o:spid="_x0000_s2142" style="position:absolute;left:7759;top:675;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" path="m26,l15,,10,2,3,9,,14,,25r3,5l10,37r5,2l26,39r5,-2l38,30r2,-5l40,14,38,9,31,2,26,xe" fillcolor="#1f77b3" stroked="f">
                  <v:path arrowok="t" o:connecttype="custom" o:connectlocs="26,675;15,675;10,677;3,684;0,689;0,700;3,705;10,712;15,714;26,714;31,712;38,705;40,700;40,689;38,684;31,677;26,675" o:connectangles="0,0,0,0,0,0,0,0,0,0,0,0,0,0,0,0,0"/>
                </v:shape>
                <v:shape id="Freeform 19" o:spid="_x0000_s2143" style="position:absolute;left:7759;top:675;width:40;height:40;visibility:visible;mso-wrap-style:square;v-text-anchor:top" coordsize="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" path="m20,39r6,l31,37r3,-4l38,30r2,-5l40,19r,-5l38,9,34,5,31,2,26,,20,,15,,10,2,6,5,3,9,,14r,5l,25r3,5l6,33r4,4l15,39r5,xe" filled="f" strokecolor="#1f77b3" strokeweight=".1164mm">
                  <v:path arrowok="t" o:connecttype="custom" o:connectlocs="20,714;26,714;31,712;34,708;38,705;40,700;40,694;40,689;38,684;34,680;31,677;26,675;20,675;15,675;10,677;6,680;3,684;0,689;0,694;0,700;3,705;6,708;10,712;15,714;20,714" o:connectangles="0,0,0,0,0,0,0,0,0,0,0,0,0,0,0,0,0,0,0,0,0,0,0,0,0"/>
                </v:shape>
                <v:shape id="AutoShape 18" o:spid="_x0000_s2144" style="position:absolute;left:7760;top:945;width:38;height:36;visibility:visible;mso-wrap-style:square;v-text-anchor:top" coordsize="3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" path="m38,14l,14r12,8l8,36,19,27r9,l26,22,38,14xm28,27r-9,l31,36,28,27xm19,l15,14r9,l19,xe" fillcolor="#2ba02b" stroked="f">
                  <v:path arrowok="t" o:connecttype="custom" o:connectlocs="38,959;0,959;12,967;8,981;19,972;28,972;26,967;38,959;28,972;19,972;31,981;28,972;19,945;15,959;24,959;19,945" o:connectangles="0,0,0,0,0,0,0,0,0,0,0,0,0,0,0,0"/>
                </v:shape>
                <v:shape id="Freeform 17" o:spid="_x0000_s2145" style="position:absolute;left:7760;top:945;width:38;height:36;visibility:visible;mso-wrap-style:square;v-text-anchor:top" coordsize="3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" path="m19,l15,14,,14r12,8l8,36,19,27r12,9l26,22,38,14r-14,l19,xe" filled="f" strokecolor="#2ba02b" strokeweight=".1164mm">
                  <v:path arrowok="t" o:connecttype="custom" o:connectlocs="19,945;15,959;0,959;12,967;8,981;19,972;31,981;26,967;38,959;24,959;19,945" o:connectangles="0,0,0,0,0,0,0,0,0,0,0"/>
                </v:shape>
                <v:shape id="Text Box 16" o:spid="_x0000_s2146" type="#_x0000_t202" style="position:absolute;left:7684;top:831;width:563;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rsidR="0009622D" w:rsidRDefault="0009622D">
                        <w:pPr>
                          <w:spacing w:line="195" w:lineRule="exact"/>
                          <w:ind w:left="29"/>
                          <w:rPr>
                            <w:rFonts w:ascii="Arial"/>
                            <w:sz w:val="18"/>
                          </w:rPr>
                        </w:pPr>
                        <w:r>
                          <w:rPr>
                            <w:w w:val="105"/>
                            <w:sz w:val="10"/>
                            <w:u w:val="dotted" w:color="2BA02B"/>
                          </w:rPr>
                          <w:t xml:space="preserve"> </w:t>
                        </w:r>
                        <w:r>
                          <w:rPr>
                            <w:sz w:val="10"/>
                            <w:u w:val="dotted" w:color="2BA02B"/>
                          </w:rPr>
                          <w:t xml:space="preserve">     </w:t>
                        </w:r>
                        <w:r>
                          <w:rPr>
                            <w:sz w:val="10"/>
                          </w:rPr>
                          <w:t xml:space="preserve"> </w:t>
                        </w:r>
                        <w:r>
                          <w:rPr>
                            <w:rFonts w:ascii="Arial"/>
                            <w:w w:val="60"/>
                            <w:sz w:val="18"/>
                          </w:rPr>
                          <w:t>TLP-C</w:t>
                        </w:r>
                      </w:p>
                    </w:txbxContent>
                  </v:textbox>
                </v:shape>
                <v:shape id="Text Box 15" o:spid="_x0000_s2147" type="#_x0000_t202" style="position:absolute;left:8247;top:831;width:323;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rsidR="0009622D" w:rsidRDefault="0009622D">
                        <w:pPr>
                          <w:spacing w:line="195" w:lineRule="exact"/>
                          <w:ind w:left="-51"/>
                          <w:rPr>
                            <w:rFonts w:ascii="Arial"/>
                            <w:sz w:val="18"/>
                          </w:rPr>
                        </w:pPr>
                        <w:r>
                          <w:rPr>
                            <w:rFonts w:ascii="Arial"/>
                            <w:w w:val="70"/>
                            <w:sz w:val="18"/>
                          </w:rPr>
                          <w:t>OST</w:t>
                        </w:r>
                      </w:p>
                    </w:txbxContent>
                  </v:textbox>
                </v:shape>
                <v:shape id="Text Box 14" o:spid="_x0000_s2148" type="#_x0000_t202" style="position:absolute;left:7713;top:182;width:817;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rsidR="0009622D" w:rsidRDefault="0009622D">
                        <w:pPr>
                          <w:spacing w:line="132" w:lineRule="exact"/>
                          <w:rPr>
                            <w:rFonts w:ascii="Arial"/>
                            <w:sz w:val="18"/>
                          </w:rPr>
                        </w:pPr>
                        <w:r>
                          <w:rPr>
                            <w:w w:val="105"/>
                            <w:sz w:val="10"/>
                            <w:u w:val="single" w:color="1F77B3"/>
                          </w:rPr>
                          <w:t xml:space="preserve"> </w:t>
                        </w:r>
                        <w:r>
                          <w:rPr>
                            <w:sz w:val="10"/>
                            <w:u w:val="single" w:color="1F77B3"/>
                          </w:rPr>
                          <w:t xml:space="preserve">     </w:t>
                        </w:r>
                        <w:r>
                          <w:rPr>
                            <w:sz w:val="10"/>
                          </w:rPr>
                          <w:t xml:space="preserve"> </w:t>
                        </w:r>
                        <w:r>
                          <w:rPr>
                            <w:rFonts w:ascii="Arial"/>
                            <w:w w:val="55"/>
                            <w:sz w:val="18"/>
                          </w:rPr>
                          <w:t>SPAR-MASS</w:t>
                        </w:r>
                      </w:p>
                      <w:p w:rsidR="0009622D" w:rsidRDefault="0009622D">
                        <w:pPr>
                          <w:spacing w:line="135" w:lineRule="exact"/>
                          <w:rPr>
                            <w:rFonts w:ascii="Arial"/>
                            <w:sz w:val="18"/>
                          </w:rPr>
                        </w:pPr>
                        <w:r>
                          <w:rPr>
                            <w:w w:val="105"/>
                            <w:sz w:val="10"/>
                            <w:u w:val="single" w:color="FF7F0E"/>
                          </w:rPr>
                          <w:t xml:space="preserve"> </w:t>
                        </w:r>
                        <w:r>
                          <w:rPr>
                            <w:sz w:val="10"/>
                            <w:u w:val="single" w:color="FF7F0E"/>
                          </w:rPr>
                          <w:t xml:space="preserve">     </w:t>
                        </w:r>
                        <w:r>
                          <w:rPr>
                            <w:sz w:val="10"/>
                          </w:rPr>
                          <w:t xml:space="preserve"> </w:t>
                        </w:r>
                        <w:r>
                          <w:rPr>
                            <w:rFonts w:ascii="Arial"/>
                            <w:w w:val="60"/>
                            <w:sz w:val="18"/>
                          </w:rPr>
                          <w:t>SEMI-MASS</w:t>
                        </w:r>
                      </w:p>
                      <w:p w:rsidR="0009622D" w:rsidRDefault="0009622D">
                        <w:pPr>
                          <w:spacing w:line="135" w:lineRule="exact"/>
                          <w:rPr>
                            <w:rFonts w:ascii="Arial"/>
                            <w:sz w:val="18"/>
                          </w:rPr>
                        </w:pPr>
                        <w:r>
                          <w:rPr>
                            <w:w w:val="105"/>
                            <w:sz w:val="10"/>
                            <w:u w:val="single" w:color="2BA02B"/>
                          </w:rPr>
                          <w:t xml:space="preserve"> </w:t>
                        </w:r>
                        <w:r>
                          <w:rPr>
                            <w:sz w:val="10"/>
                            <w:u w:val="single" w:color="2BA02B"/>
                          </w:rPr>
                          <w:t xml:space="preserve">     </w:t>
                        </w:r>
                        <w:r>
                          <w:rPr>
                            <w:sz w:val="10"/>
                          </w:rPr>
                          <w:t xml:space="preserve"> </w:t>
                        </w:r>
                        <w:r>
                          <w:rPr>
                            <w:rFonts w:ascii="Arial"/>
                            <w:w w:val="65"/>
                            <w:sz w:val="18"/>
                          </w:rPr>
                          <w:t>TLP-MASS</w:t>
                        </w:r>
                      </w:p>
                      <w:p w:rsidR="0009622D" w:rsidRDefault="0009622D">
                        <w:pPr>
                          <w:spacing w:line="135" w:lineRule="exact"/>
                          <w:rPr>
                            <w:rFonts w:ascii="Arial"/>
                            <w:sz w:val="18"/>
                          </w:rPr>
                        </w:pPr>
                        <w:r>
                          <w:rPr>
                            <w:w w:val="105"/>
                            <w:sz w:val="10"/>
                            <w:u w:val="dotted" w:color="1F77B3"/>
                          </w:rPr>
                          <w:t xml:space="preserve"> </w:t>
                        </w:r>
                        <w:r>
                          <w:rPr>
                            <w:sz w:val="10"/>
                            <w:u w:val="dotted" w:color="1F77B3"/>
                          </w:rPr>
                          <w:t xml:space="preserve">     </w:t>
                        </w:r>
                        <w:r>
                          <w:rPr>
                            <w:sz w:val="10"/>
                          </w:rPr>
                          <w:t xml:space="preserve"> </w:t>
                        </w:r>
                        <w:r>
                          <w:rPr>
                            <w:rFonts w:ascii="Arial"/>
                            <w:w w:val="55"/>
                            <w:sz w:val="18"/>
                          </w:rPr>
                          <w:t>SPAR-COST</w:t>
                        </w:r>
                      </w:p>
                      <w:p w:rsidR="0009622D" w:rsidRDefault="0009622D">
                        <w:pPr>
                          <w:spacing w:line="171" w:lineRule="exact"/>
                          <w:rPr>
                            <w:rFonts w:ascii="Arial"/>
                            <w:sz w:val="18"/>
                          </w:rPr>
                        </w:pPr>
                        <w:r>
                          <w:rPr>
                            <w:w w:val="105"/>
                            <w:sz w:val="10"/>
                            <w:u w:val="dotted" w:color="FF7F0E"/>
                          </w:rPr>
                          <w:t xml:space="preserve"> </w:t>
                        </w:r>
                        <w:r>
                          <w:rPr>
                            <w:sz w:val="10"/>
                            <w:u w:val="dotted" w:color="FF7F0E"/>
                          </w:rPr>
                          <w:t xml:space="preserve">     </w:t>
                        </w:r>
                        <w:r>
                          <w:rPr>
                            <w:sz w:val="10"/>
                          </w:rPr>
                          <w:t xml:space="preserve"> </w:t>
                        </w:r>
                        <w:r>
                          <w:rPr>
                            <w:rFonts w:ascii="Arial"/>
                            <w:w w:val="60"/>
                            <w:sz w:val="18"/>
                          </w:rPr>
                          <w:t>SEMI-COST</w:t>
                        </w:r>
                      </w:p>
                    </w:txbxContent>
                  </v:textbox>
                </v:shape>
                <v:shape id="Text Box 13" o:spid="_x0000_s2149" type="#_x0000_t202" style="position:absolute;left:4187;top:3455;width:4300;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rsidR="0009622D" w:rsidRDefault="0009622D">
                        <w:pPr>
                          <w:tabs>
                            <w:tab w:val="left" w:pos="562"/>
                            <w:tab w:val="left" w:pos="1125"/>
                            <w:tab w:val="left" w:pos="1688"/>
                            <w:tab w:val="left" w:pos="2251"/>
                            <w:tab w:val="left" w:pos="2813"/>
                            <w:tab w:val="left" w:pos="3376"/>
                            <w:tab w:val="left" w:pos="3939"/>
                          </w:tabs>
                          <w:spacing w:line="189" w:lineRule="exact"/>
                          <w:rPr>
                            <w:rFonts w:ascii="Arial"/>
                            <w:sz w:val="20"/>
                          </w:rPr>
                        </w:pPr>
                        <w:r>
                          <w:rPr>
                            <w:rFonts w:ascii="Arial"/>
                            <w:w w:val="80"/>
                            <w:sz w:val="20"/>
                          </w:rPr>
                          <w:t>0.225</w:t>
                        </w:r>
                        <w:r>
                          <w:rPr>
                            <w:rFonts w:ascii="Arial"/>
                            <w:w w:val="80"/>
                            <w:sz w:val="20"/>
                          </w:rPr>
                          <w:tab/>
                          <w:t>0.200</w:t>
                        </w:r>
                        <w:r>
                          <w:rPr>
                            <w:rFonts w:ascii="Arial"/>
                            <w:w w:val="80"/>
                            <w:sz w:val="20"/>
                          </w:rPr>
                          <w:tab/>
                          <w:t>0.175</w:t>
                        </w:r>
                        <w:r>
                          <w:rPr>
                            <w:rFonts w:ascii="Arial"/>
                            <w:w w:val="80"/>
                            <w:sz w:val="20"/>
                          </w:rPr>
                          <w:tab/>
                          <w:t>0.150</w:t>
                        </w:r>
                        <w:r>
                          <w:rPr>
                            <w:rFonts w:ascii="Arial"/>
                            <w:w w:val="80"/>
                            <w:sz w:val="20"/>
                          </w:rPr>
                          <w:tab/>
                          <w:t>0.125</w:t>
                        </w:r>
                        <w:r>
                          <w:rPr>
                            <w:rFonts w:ascii="Arial"/>
                            <w:w w:val="80"/>
                            <w:sz w:val="20"/>
                          </w:rPr>
                          <w:tab/>
                          <w:t>0.100</w:t>
                        </w:r>
                        <w:r>
                          <w:rPr>
                            <w:rFonts w:ascii="Arial"/>
                            <w:w w:val="80"/>
                            <w:sz w:val="20"/>
                          </w:rPr>
                          <w:tab/>
                          <w:t>0.075</w:t>
                        </w:r>
                        <w:r>
                          <w:rPr>
                            <w:rFonts w:ascii="Arial"/>
                            <w:w w:val="80"/>
                            <w:sz w:val="20"/>
                          </w:rPr>
                          <w:tab/>
                        </w:r>
                        <w:r>
                          <w:rPr>
                            <w:rFonts w:ascii="Arial"/>
                            <w:w w:val="70"/>
                            <w:sz w:val="20"/>
                          </w:rPr>
                          <w:t>0.050</w:t>
                        </w:r>
                      </w:p>
                    </w:txbxContent>
                  </v:textbox>
                </v:shape>
                <w10:wrap anchorx="page"/>
              </v:group>
            </w:pict>
          </mc:Fallback>
        </mc:AlternateContent>
      </w:r>
      <w:bookmarkStart w:id="286" w:name="_bookmark34"/>
      <w:bookmarkEnd w:id="286"/>
      <w:r w:rsidR="0009622D">
        <w:rPr>
          <w:rFonts w:ascii="Arial"/>
          <w:w w:val="80"/>
        </w:rPr>
        <w:t>1500</w:t>
      </w:r>
    </w:p>
    <w:p w:rsidR="00012D33" w:rsidRDefault="00012D33">
      <w:pPr>
        <w:pStyle w:val="BodyText"/>
        <w:rPr>
          <w:rFonts w:ascii="Arial"/>
        </w:rPr>
      </w:pPr>
    </w:p>
    <w:p w:rsidR="00012D33" w:rsidRDefault="00012D33">
      <w:pPr>
        <w:pStyle w:val="BodyText"/>
        <w:spacing w:before="2"/>
        <w:rPr>
          <w:rFonts w:ascii="Arial"/>
          <w:sz w:val="17"/>
        </w:rPr>
      </w:pPr>
    </w:p>
    <w:p w:rsidR="00012D33" w:rsidRDefault="00F23B9E">
      <w:pPr>
        <w:pStyle w:val="BodyText"/>
        <w:spacing w:before="1"/>
        <w:ind w:left="2462"/>
        <w:rPr>
          <w:rFonts w:ascii="Arial"/>
        </w:rPr>
      </w:pPr>
      <w:r>
        <w:rPr>
          <w:noProof/>
        </w:rPr>
        <mc:AlternateContent>
          <mc:Choice Requires="wps">
            <w:drawing>
              <wp:anchor distT="0" distB="0" distL="114300" distR="114300" simplePos="0" relativeHeight="251722752" behindDoc="1" locked="0" layoutInCell="1" allowOverlap="1" wp14:anchorId="2E1C5A30" wp14:editId="10EA3AAB">
                <wp:simplePos x="0" y="0"/>
                <wp:positionH relativeFrom="page">
                  <wp:posOffset>2268855</wp:posOffset>
                </wp:positionH>
                <wp:positionV relativeFrom="paragraph">
                  <wp:posOffset>-108585</wp:posOffset>
                </wp:positionV>
                <wp:extent cx="158750" cy="1654810"/>
                <wp:effectExtent l="1905" t="635" r="1270" b="1905"/>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 cy="165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spacing w:line="220" w:lineRule="exact"/>
                              <w:ind w:left="20" w:right="-582"/>
                              <w:rPr>
                                <w:rFonts w:ascii="Arial"/>
                                <w:b/>
                                <w:sz w:val="21"/>
                              </w:rPr>
                            </w:pPr>
                            <w:r>
                              <w:rPr>
                                <w:rFonts w:ascii="Arial"/>
                                <w:b/>
                                <w:w w:val="74"/>
                                <w:sz w:val="21"/>
                              </w:rPr>
                              <w:t>Breakeven</w:t>
                            </w:r>
                            <w:r>
                              <w:rPr>
                                <w:rFonts w:ascii="Arial"/>
                                <w:b/>
                                <w:spacing w:val="-13"/>
                                <w:sz w:val="21"/>
                              </w:rPr>
                              <w:t xml:space="preserve"> </w:t>
                            </w:r>
                            <w:r>
                              <w:rPr>
                                <w:rFonts w:ascii="Arial"/>
                                <w:b/>
                                <w:w w:val="71"/>
                                <w:sz w:val="21"/>
                              </w:rPr>
                              <w:t>cost</w:t>
                            </w:r>
                            <w:r>
                              <w:rPr>
                                <w:rFonts w:ascii="Arial"/>
                                <w:b/>
                                <w:spacing w:val="-13"/>
                                <w:sz w:val="21"/>
                              </w:rPr>
                              <w:t xml:space="preserve"> </w:t>
                            </w:r>
                            <w:r>
                              <w:rPr>
                                <w:rFonts w:ascii="Arial"/>
                                <w:b/>
                                <w:w w:val="74"/>
                                <w:sz w:val="21"/>
                              </w:rPr>
                              <w:t>premium</w:t>
                            </w:r>
                            <w:r>
                              <w:rPr>
                                <w:rFonts w:ascii="Arial"/>
                                <w:b/>
                                <w:spacing w:val="-13"/>
                                <w:sz w:val="21"/>
                              </w:rPr>
                              <w:t xml:space="preserve"> </w:t>
                            </w:r>
                            <w:r>
                              <w:rPr>
                                <w:rFonts w:ascii="Arial"/>
                                <w:b/>
                                <w:w w:val="74"/>
                                <w:sz w:val="21"/>
                              </w:rPr>
                              <w:t>[USD/kg]</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C5A30" id="Text Box 11" o:spid="_x0000_s2150" type="#_x0000_t202" style="position:absolute;left:0;text-align:left;margin-left:178.65pt;margin-top:-8.55pt;width:12.5pt;height:130.3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" filled="f" stroked="f">
                <v:textbox style="layout-flow:vertical;mso-layout-flow-alt:bottom-to-top" inset="0,0,0,0">
                  <w:txbxContent>
                    <w:p w:rsidR="0009622D" w:rsidRDefault="0009622D">
                      <w:pPr>
                        <w:spacing w:line="220" w:lineRule="exact"/>
                        <w:ind w:left="20" w:right="-582"/>
                        <w:rPr>
                          <w:rFonts w:ascii="Arial"/>
                          <w:b/>
                          <w:sz w:val="21"/>
                        </w:rPr>
                      </w:pPr>
                      <w:r>
                        <w:rPr>
                          <w:rFonts w:ascii="Arial"/>
                          <w:b/>
                          <w:w w:val="74"/>
                          <w:sz w:val="21"/>
                        </w:rPr>
                        <w:t>Breakeven</w:t>
                      </w:r>
                      <w:r>
                        <w:rPr>
                          <w:rFonts w:ascii="Arial"/>
                          <w:b/>
                          <w:spacing w:val="-13"/>
                          <w:sz w:val="21"/>
                        </w:rPr>
                        <w:t xml:space="preserve"> </w:t>
                      </w:r>
                      <w:r>
                        <w:rPr>
                          <w:rFonts w:ascii="Arial"/>
                          <w:b/>
                          <w:w w:val="71"/>
                          <w:sz w:val="21"/>
                        </w:rPr>
                        <w:t>cost</w:t>
                      </w:r>
                      <w:r>
                        <w:rPr>
                          <w:rFonts w:ascii="Arial"/>
                          <w:b/>
                          <w:spacing w:val="-13"/>
                          <w:sz w:val="21"/>
                        </w:rPr>
                        <w:t xml:space="preserve"> </w:t>
                      </w:r>
                      <w:r>
                        <w:rPr>
                          <w:rFonts w:ascii="Arial"/>
                          <w:b/>
                          <w:w w:val="74"/>
                          <w:sz w:val="21"/>
                        </w:rPr>
                        <w:t>premium</w:t>
                      </w:r>
                      <w:r>
                        <w:rPr>
                          <w:rFonts w:ascii="Arial"/>
                          <w:b/>
                          <w:spacing w:val="-13"/>
                          <w:sz w:val="21"/>
                        </w:rPr>
                        <w:t xml:space="preserve"> </w:t>
                      </w:r>
                      <w:r>
                        <w:rPr>
                          <w:rFonts w:ascii="Arial"/>
                          <w:b/>
                          <w:w w:val="74"/>
                          <w:sz w:val="21"/>
                        </w:rPr>
                        <w:t>[USD/kg]</w:t>
                      </w:r>
                    </w:p>
                  </w:txbxContent>
                </v:textbox>
                <w10:wrap anchorx="page"/>
              </v:shape>
            </w:pict>
          </mc:Fallback>
        </mc:AlternateContent>
      </w:r>
      <w:r w:rsidR="0009622D">
        <w:rPr>
          <w:rFonts w:ascii="Arial"/>
          <w:w w:val="80"/>
        </w:rPr>
        <w:t>1200</w:t>
      </w:r>
    </w:p>
    <w:p w:rsidR="00012D33" w:rsidRDefault="00012D33">
      <w:pPr>
        <w:pStyle w:val="BodyText"/>
        <w:rPr>
          <w:rFonts w:ascii="Arial"/>
        </w:rPr>
      </w:pPr>
    </w:p>
    <w:p w:rsidR="00012D33" w:rsidRDefault="00012D33">
      <w:pPr>
        <w:pStyle w:val="BodyText"/>
        <w:spacing w:before="3"/>
        <w:rPr>
          <w:rFonts w:ascii="Arial"/>
          <w:sz w:val="17"/>
        </w:rPr>
      </w:pPr>
    </w:p>
    <w:p w:rsidR="00012D33" w:rsidRDefault="0009622D">
      <w:pPr>
        <w:pStyle w:val="BodyText"/>
        <w:ind w:left="2538"/>
        <w:rPr>
          <w:rFonts w:ascii="Arial"/>
        </w:rPr>
      </w:pPr>
      <w:r>
        <w:rPr>
          <w:rFonts w:ascii="Arial"/>
          <w:w w:val="80"/>
        </w:rPr>
        <w:t>900</w:t>
      </w:r>
    </w:p>
    <w:p w:rsidR="00012D33" w:rsidRDefault="00012D33">
      <w:pPr>
        <w:pStyle w:val="BodyText"/>
        <w:rPr>
          <w:rFonts w:ascii="Arial"/>
        </w:rPr>
      </w:pPr>
    </w:p>
    <w:p w:rsidR="00012D33" w:rsidRDefault="00012D33">
      <w:pPr>
        <w:pStyle w:val="BodyText"/>
        <w:spacing w:before="2"/>
        <w:rPr>
          <w:rFonts w:ascii="Arial"/>
          <w:sz w:val="17"/>
        </w:rPr>
      </w:pPr>
    </w:p>
    <w:p w:rsidR="00012D33" w:rsidRDefault="0009622D">
      <w:pPr>
        <w:pStyle w:val="BodyText"/>
        <w:spacing w:before="1"/>
        <w:ind w:left="2538"/>
        <w:rPr>
          <w:rFonts w:ascii="Arial"/>
        </w:rPr>
      </w:pPr>
      <w:r>
        <w:rPr>
          <w:rFonts w:ascii="Arial"/>
          <w:w w:val="80"/>
        </w:rPr>
        <w:t>600</w:t>
      </w:r>
    </w:p>
    <w:p w:rsidR="00012D33" w:rsidRDefault="00012D33">
      <w:pPr>
        <w:pStyle w:val="BodyText"/>
        <w:rPr>
          <w:rFonts w:ascii="Arial"/>
        </w:rPr>
      </w:pPr>
    </w:p>
    <w:p w:rsidR="00012D33" w:rsidRDefault="00012D33">
      <w:pPr>
        <w:pStyle w:val="BodyText"/>
        <w:spacing w:before="3"/>
        <w:rPr>
          <w:rFonts w:ascii="Arial"/>
          <w:sz w:val="17"/>
        </w:rPr>
      </w:pPr>
    </w:p>
    <w:p w:rsidR="00012D33" w:rsidRDefault="0009622D">
      <w:pPr>
        <w:pStyle w:val="BodyText"/>
        <w:ind w:left="2538"/>
        <w:rPr>
          <w:rFonts w:ascii="Arial"/>
        </w:rPr>
      </w:pPr>
      <w:r>
        <w:rPr>
          <w:rFonts w:ascii="Arial"/>
          <w:w w:val="80"/>
        </w:rPr>
        <w:t>300</w:t>
      </w:r>
    </w:p>
    <w:p w:rsidR="00012D33" w:rsidRDefault="00012D33">
      <w:pPr>
        <w:pStyle w:val="BodyText"/>
        <w:rPr>
          <w:rFonts w:ascii="Arial"/>
        </w:rPr>
      </w:pPr>
    </w:p>
    <w:p w:rsidR="00012D33" w:rsidRDefault="00012D33">
      <w:pPr>
        <w:pStyle w:val="BodyText"/>
        <w:spacing w:before="2"/>
        <w:rPr>
          <w:rFonts w:ascii="Arial"/>
          <w:sz w:val="17"/>
        </w:rPr>
      </w:pPr>
    </w:p>
    <w:p w:rsidR="00012D33" w:rsidRDefault="0009622D">
      <w:pPr>
        <w:pStyle w:val="BodyText"/>
        <w:spacing w:before="1" w:line="229" w:lineRule="exact"/>
        <w:ind w:left="2689"/>
        <w:rPr>
          <w:rFonts w:ascii="Arial"/>
        </w:rPr>
      </w:pPr>
      <w:r>
        <w:rPr>
          <w:rFonts w:ascii="Arial"/>
          <w:w w:val="67"/>
        </w:rPr>
        <w:t>0</w:t>
      </w:r>
    </w:p>
    <w:p w:rsidR="00012D33" w:rsidRDefault="00F23B9E">
      <w:pPr>
        <w:pStyle w:val="Heading3"/>
        <w:spacing w:line="241" w:lineRule="exact"/>
        <w:ind w:left="329" w:right="1055"/>
        <w:jc w:val="center"/>
      </w:pPr>
      <w:r>
        <w:rPr>
          <w:noProof/>
        </w:rPr>
        <mc:AlternateContent>
          <mc:Choice Requires="wps">
            <w:drawing>
              <wp:anchor distT="0" distB="0" distL="114300" distR="114300" simplePos="0" relativeHeight="251650048" behindDoc="0" locked="0" layoutInCell="1" allowOverlap="1" wp14:anchorId="10BC9CFC" wp14:editId="60E83D5F">
                <wp:simplePos x="0" y="0"/>
                <wp:positionH relativeFrom="page">
                  <wp:posOffset>2603500</wp:posOffset>
                </wp:positionH>
                <wp:positionV relativeFrom="paragraph">
                  <wp:posOffset>8255</wp:posOffset>
                </wp:positionV>
                <wp:extent cx="47625" cy="0"/>
                <wp:effectExtent l="12700" t="12065" r="6350" b="6985"/>
                <wp:wrapNone/>
                <wp:docPr id="2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 cy="0"/>
                        </a:xfrm>
                        <a:prstGeom prst="line">
                          <a:avLst/>
                        </a:prstGeom>
                        <a:noFill/>
                        <a:ln w="62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F55654" id="Line 10"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5pt,.65pt" to="208.7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" strokeweight=".17389mm">
                <w10:wrap anchorx="page"/>
              </v:line>
            </w:pict>
          </mc:Fallback>
        </mc:AlternateContent>
      </w:r>
      <w:r>
        <w:rPr>
          <w:noProof/>
        </w:rPr>
        <mc:AlternateContent>
          <mc:Choice Requires="wps">
            <w:drawing>
              <wp:anchor distT="0" distB="0" distL="114300" distR="114300" simplePos="0" relativeHeight="251651072" behindDoc="0" locked="0" layoutInCell="1" allowOverlap="1" wp14:anchorId="2EDF3635" wp14:editId="173B0A1E">
                <wp:simplePos x="0" y="0"/>
                <wp:positionH relativeFrom="page">
                  <wp:posOffset>2961005</wp:posOffset>
                </wp:positionH>
                <wp:positionV relativeFrom="paragraph">
                  <wp:posOffset>8255</wp:posOffset>
                </wp:positionV>
                <wp:extent cx="46990" cy="0"/>
                <wp:effectExtent l="8255" t="12065" r="11430" b="6985"/>
                <wp:wrapNone/>
                <wp:docPr id="18"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990" cy="0"/>
                        </a:xfrm>
                        <a:prstGeom prst="line">
                          <a:avLst/>
                        </a:prstGeom>
                        <a:noFill/>
                        <a:ln w="62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AFCCB" id="Line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3.15pt,.65pt" to="236.8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" strokeweight=".17389mm">
                <w10:wrap anchorx="page"/>
              </v:line>
            </w:pict>
          </mc:Fallback>
        </mc:AlternateContent>
      </w:r>
      <w:r>
        <w:rPr>
          <w:noProof/>
        </w:rPr>
        <mc:AlternateContent>
          <mc:Choice Requires="wps">
            <w:drawing>
              <wp:anchor distT="0" distB="0" distL="114300" distR="114300" simplePos="0" relativeHeight="251652096" behindDoc="0" locked="0" layoutInCell="1" allowOverlap="1" wp14:anchorId="442F4DBF" wp14:editId="763A9139">
                <wp:simplePos x="0" y="0"/>
                <wp:positionH relativeFrom="page">
                  <wp:posOffset>3318510</wp:posOffset>
                </wp:positionH>
                <wp:positionV relativeFrom="paragraph">
                  <wp:posOffset>8255</wp:posOffset>
                </wp:positionV>
                <wp:extent cx="46990" cy="0"/>
                <wp:effectExtent l="13335" t="12065" r="6350" b="6985"/>
                <wp:wrapNone/>
                <wp:docPr id="1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990" cy="0"/>
                        </a:xfrm>
                        <a:prstGeom prst="line">
                          <a:avLst/>
                        </a:prstGeom>
                        <a:noFill/>
                        <a:ln w="62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7FBA5B" id="Line 8"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3pt,.65pt" to="26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" strokeweight=".17389mm">
                <w10:wrap anchorx="page"/>
              </v:line>
            </w:pict>
          </mc:Fallback>
        </mc:AlternateContent>
      </w:r>
      <w:r>
        <w:rPr>
          <w:noProof/>
        </w:rPr>
        <mc:AlternateContent>
          <mc:Choice Requires="wps">
            <w:drawing>
              <wp:anchor distT="0" distB="0" distL="114300" distR="114300" simplePos="0" relativeHeight="251719680" behindDoc="1" locked="0" layoutInCell="1" allowOverlap="1" wp14:anchorId="65C65E98" wp14:editId="42CEFE51">
                <wp:simplePos x="0" y="0"/>
                <wp:positionH relativeFrom="page">
                  <wp:posOffset>3676015</wp:posOffset>
                </wp:positionH>
                <wp:positionV relativeFrom="paragraph">
                  <wp:posOffset>8255</wp:posOffset>
                </wp:positionV>
                <wp:extent cx="46990" cy="0"/>
                <wp:effectExtent l="8890" t="12065" r="10795" b="6985"/>
                <wp:wrapNone/>
                <wp:docPr id="1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990" cy="0"/>
                        </a:xfrm>
                        <a:prstGeom prst="line">
                          <a:avLst/>
                        </a:prstGeom>
                        <a:noFill/>
                        <a:ln w="62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13EB58" id="Line 7"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45pt,.65pt" to="293.1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" strokeweight=".17389mm">
                <w10:wrap anchorx="page"/>
              </v:line>
            </w:pict>
          </mc:Fallback>
        </mc:AlternateContent>
      </w:r>
      <w:r>
        <w:rPr>
          <w:noProof/>
        </w:rPr>
        <mc:AlternateContent>
          <mc:Choice Requires="wps">
            <w:drawing>
              <wp:anchor distT="0" distB="0" distL="114300" distR="114300" simplePos="0" relativeHeight="251720704" behindDoc="1" locked="0" layoutInCell="1" allowOverlap="1" wp14:anchorId="0627CEA1" wp14:editId="62EBE21A">
                <wp:simplePos x="0" y="0"/>
                <wp:positionH relativeFrom="page">
                  <wp:posOffset>4032885</wp:posOffset>
                </wp:positionH>
                <wp:positionV relativeFrom="paragraph">
                  <wp:posOffset>8255</wp:posOffset>
                </wp:positionV>
                <wp:extent cx="47625" cy="0"/>
                <wp:effectExtent l="13335" t="12065" r="5715" b="6985"/>
                <wp:wrapNone/>
                <wp:docPr id="1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 cy="0"/>
                        </a:xfrm>
                        <a:prstGeom prst="line">
                          <a:avLst/>
                        </a:prstGeom>
                        <a:noFill/>
                        <a:ln w="62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00DC3D" id="Line 6"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55pt,.65pt" to="321.3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" strokeweight=".17389mm">
                <w10:wrap anchorx="page"/>
              </v:line>
            </w:pict>
          </mc:Fallback>
        </mc:AlternateContent>
      </w:r>
      <w:r>
        <w:rPr>
          <w:noProof/>
        </w:rPr>
        <mc:AlternateContent>
          <mc:Choice Requires="wps">
            <w:drawing>
              <wp:anchor distT="0" distB="0" distL="114300" distR="114300" simplePos="0" relativeHeight="251721728" behindDoc="1" locked="0" layoutInCell="1" allowOverlap="1" wp14:anchorId="402EAF0F" wp14:editId="1E937A2D">
                <wp:simplePos x="0" y="0"/>
                <wp:positionH relativeFrom="page">
                  <wp:posOffset>4390390</wp:posOffset>
                </wp:positionH>
                <wp:positionV relativeFrom="paragraph">
                  <wp:posOffset>8255</wp:posOffset>
                </wp:positionV>
                <wp:extent cx="47625" cy="0"/>
                <wp:effectExtent l="8890" t="12065" r="10160" b="6985"/>
                <wp:wrapNone/>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 cy="0"/>
                        </a:xfrm>
                        <a:prstGeom prst="line">
                          <a:avLst/>
                        </a:prstGeom>
                        <a:noFill/>
                        <a:ln w="62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EC956" id="Line 5"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5.7pt,.65pt" to="349.4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" strokeweight=".17389mm">
                <w10:wrap anchorx="page"/>
              </v:line>
            </w:pict>
          </mc:Fallback>
        </mc:AlternateContent>
      </w:r>
      <w:r>
        <w:rPr>
          <w:noProof/>
        </w:rPr>
        <mc:AlternateContent>
          <mc:Choice Requires="wps">
            <w:drawing>
              <wp:anchor distT="0" distB="0" distL="114300" distR="114300" simplePos="0" relativeHeight="251653120" behindDoc="0" locked="0" layoutInCell="1" allowOverlap="1" wp14:anchorId="59FEB19B" wp14:editId="692D3341">
                <wp:simplePos x="0" y="0"/>
                <wp:positionH relativeFrom="page">
                  <wp:posOffset>4747895</wp:posOffset>
                </wp:positionH>
                <wp:positionV relativeFrom="paragraph">
                  <wp:posOffset>8255</wp:posOffset>
                </wp:positionV>
                <wp:extent cx="46990" cy="0"/>
                <wp:effectExtent l="13970" t="12065" r="5715" b="6985"/>
                <wp:wrapNone/>
                <wp:docPr id="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990" cy="0"/>
                        </a:xfrm>
                        <a:prstGeom prst="line">
                          <a:avLst/>
                        </a:prstGeom>
                        <a:noFill/>
                        <a:ln w="62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12471" id="Line 4"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3.85pt,.65pt" to="377.5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" strokeweight=".17389mm">
                <w10:wrap anchorx="page"/>
              </v:line>
            </w:pict>
          </mc:Fallback>
        </mc:AlternateContent>
      </w:r>
      <w:r>
        <w:rPr>
          <w:noProof/>
        </w:rPr>
        <mc:AlternateContent>
          <mc:Choice Requires="wps">
            <w:drawing>
              <wp:anchor distT="0" distB="0" distL="114300" distR="114300" simplePos="0" relativeHeight="251654144" behindDoc="0" locked="0" layoutInCell="1" allowOverlap="1" wp14:anchorId="1AF07B60" wp14:editId="6288DFB0">
                <wp:simplePos x="0" y="0"/>
                <wp:positionH relativeFrom="page">
                  <wp:posOffset>5105400</wp:posOffset>
                </wp:positionH>
                <wp:positionV relativeFrom="paragraph">
                  <wp:posOffset>8255</wp:posOffset>
                </wp:positionV>
                <wp:extent cx="46990" cy="0"/>
                <wp:effectExtent l="9525" t="12065" r="10160" b="698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990" cy="0"/>
                        </a:xfrm>
                        <a:prstGeom prst="line">
                          <a:avLst/>
                        </a:prstGeom>
                        <a:noFill/>
                        <a:ln w="62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A3F9E" id="Line 3"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2pt,.65pt" to="405.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" strokeweight=".17389mm">
                <w10:wrap anchorx="page"/>
              </v:line>
            </w:pict>
          </mc:Fallback>
        </mc:AlternateContent>
      </w:r>
      <w:r>
        <w:rPr>
          <w:noProof/>
        </w:rPr>
        <mc:AlternateContent>
          <mc:Choice Requires="wps">
            <w:drawing>
              <wp:anchor distT="0" distB="0" distL="114300" distR="114300" simplePos="0" relativeHeight="251655168" behindDoc="0" locked="0" layoutInCell="1" allowOverlap="1" wp14:anchorId="16B9D337" wp14:editId="3D527C9D">
                <wp:simplePos x="0" y="0"/>
                <wp:positionH relativeFrom="page">
                  <wp:posOffset>3495040</wp:posOffset>
                </wp:positionH>
                <wp:positionV relativeFrom="paragraph">
                  <wp:posOffset>63500</wp:posOffset>
                </wp:positionV>
                <wp:extent cx="56515" cy="61595"/>
                <wp:effectExtent l="8890" t="635" r="1270" b="4445"/>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 cy="61595"/>
                        </a:xfrm>
                        <a:custGeom>
                          <a:avLst/>
                          <a:gdLst>
                            <a:gd name="T0" fmla="+- 0 5555 5504"/>
                            <a:gd name="T1" fmla="*/ T0 w 89"/>
                            <a:gd name="T2" fmla="+- 0 100 100"/>
                            <a:gd name="T3" fmla="*/ 100 h 97"/>
                            <a:gd name="T4" fmla="+- 0 5540 5504"/>
                            <a:gd name="T5" fmla="*/ T4 w 89"/>
                            <a:gd name="T6" fmla="+- 0 100 100"/>
                            <a:gd name="T7" fmla="*/ 100 h 97"/>
                            <a:gd name="T8" fmla="+- 0 5504 5504"/>
                            <a:gd name="T9" fmla="*/ T8 w 89"/>
                            <a:gd name="T10" fmla="+- 0 196 100"/>
                            <a:gd name="T11" fmla="*/ 196 h 97"/>
                            <a:gd name="T12" fmla="+- 0 5592 5504"/>
                            <a:gd name="T13" fmla="*/ T12 w 89"/>
                            <a:gd name="T14" fmla="+- 0 196 100"/>
                            <a:gd name="T15" fmla="*/ 196 h 97"/>
                            <a:gd name="T16" fmla="+- 0 5588 5504"/>
                            <a:gd name="T17" fmla="*/ T16 w 89"/>
                            <a:gd name="T18" fmla="+- 0 185 100"/>
                            <a:gd name="T19" fmla="*/ 185 h 97"/>
                            <a:gd name="T20" fmla="+- 0 5521 5504"/>
                            <a:gd name="T21" fmla="*/ T20 w 89"/>
                            <a:gd name="T22" fmla="+- 0 185 100"/>
                            <a:gd name="T23" fmla="*/ 185 h 97"/>
                            <a:gd name="T24" fmla="+- 0 5548 5504"/>
                            <a:gd name="T25" fmla="*/ T24 w 89"/>
                            <a:gd name="T26" fmla="+- 0 113 100"/>
                            <a:gd name="T27" fmla="*/ 113 h 97"/>
                            <a:gd name="T28" fmla="+- 0 5560 5504"/>
                            <a:gd name="T29" fmla="*/ T28 w 89"/>
                            <a:gd name="T30" fmla="+- 0 113 100"/>
                            <a:gd name="T31" fmla="*/ 113 h 97"/>
                            <a:gd name="T32" fmla="+- 0 5555 5504"/>
                            <a:gd name="T33" fmla="*/ T32 w 89"/>
                            <a:gd name="T34" fmla="+- 0 100 100"/>
                            <a:gd name="T35" fmla="*/ 100 h 97"/>
                            <a:gd name="T36" fmla="+- 0 5560 5504"/>
                            <a:gd name="T37" fmla="*/ T36 w 89"/>
                            <a:gd name="T38" fmla="+- 0 113 100"/>
                            <a:gd name="T39" fmla="*/ 113 h 97"/>
                            <a:gd name="T40" fmla="+- 0 5548 5504"/>
                            <a:gd name="T41" fmla="*/ T40 w 89"/>
                            <a:gd name="T42" fmla="+- 0 113 100"/>
                            <a:gd name="T43" fmla="*/ 113 h 97"/>
                            <a:gd name="T44" fmla="+- 0 5574 5504"/>
                            <a:gd name="T45" fmla="*/ T44 w 89"/>
                            <a:gd name="T46" fmla="+- 0 185 100"/>
                            <a:gd name="T47" fmla="*/ 185 h 97"/>
                            <a:gd name="T48" fmla="+- 0 5588 5504"/>
                            <a:gd name="T49" fmla="*/ T48 w 89"/>
                            <a:gd name="T50" fmla="+- 0 185 100"/>
                            <a:gd name="T51" fmla="*/ 185 h 97"/>
                            <a:gd name="T52" fmla="+- 0 5560 5504"/>
                            <a:gd name="T53" fmla="*/ T52 w 89"/>
                            <a:gd name="T54" fmla="+- 0 113 100"/>
                            <a:gd name="T55" fmla="*/ 113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97">
                              <a:moveTo>
                                <a:pt x="51" y="0"/>
                              </a:moveTo>
                              <a:lnTo>
                                <a:pt x="36" y="0"/>
                              </a:lnTo>
                              <a:lnTo>
                                <a:pt x="0" y="96"/>
                              </a:lnTo>
                              <a:lnTo>
                                <a:pt x="88" y="96"/>
                              </a:lnTo>
                              <a:lnTo>
                                <a:pt x="84" y="85"/>
                              </a:lnTo>
                              <a:lnTo>
                                <a:pt x="17" y="85"/>
                              </a:lnTo>
                              <a:lnTo>
                                <a:pt x="44" y="13"/>
                              </a:lnTo>
                              <a:lnTo>
                                <a:pt x="56" y="13"/>
                              </a:lnTo>
                              <a:lnTo>
                                <a:pt x="51" y="0"/>
                              </a:lnTo>
                              <a:close/>
                              <a:moveTo>
                                <a:pt x="56" y="13"/>
                              </a:moveTo>
                              <a:lnTo>
                                <a:pt x="44" y="13"/>
                              </a:lnTo>
                              <a:lnTo>
                                <a:pt x="70" y="85"/>
                              </a:lnTo>
                              <a:lnTo>
                                <a:pt x="84" y="85"/>
                              </a:lnTo>
                              <a:lnTo>
                                <a:pt x="56"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AD939A" id="AutoShape 2" o:spid="_x0000_s1026" style="position:absolute;margin-left:275.2pt;margin-top:5pt;width:4.45pt;height:4.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" path="m51,l36,,,96r88,l84,85r-67,l44,13r12,l51,xm56,13r-12,l70,85r14,l56,13xe" fillcolor="black" stroked="f">
                <v:path arrowok="t" o:connecttype="custom" o:connectlocs="32385,63500;22860,63500;0,124460;55880,124460;53340,117475;10795,117475;27940,71755;35560,71755;32385,63500;35560,71755;27940,71755;44450,117475;53340,117475;35560,71755" o:connectangles="0,0,0,0,0,0,0,0,0,0,0,0,0,0"/>
                <w10:wrap anchorx="page"/>
              </v:shape>
            </w:pict>
          </mc:Fallback>
        </mc:AlternateContent>
      </w:r>
      <w:r w:rsidR="0009622D">
        <w:rPr>
          <w:w w:val="75"/>
        </w:rPr>
        <w:t>Nacelle mass [1000t]</w:t>
      </w:r>
    </w:p>
    <w:p w:rsidR="00012D33" w:rsidRDefault="00012D33">
      <w:pPr>
        <w:pStyle w:val="BodyText"/>
        <w:spacing w:before="4"/>
        <w:rPr>
          <w:rFonts w:ascii="Arial"/>
          <w:b/>
          <w:sz w:val="13"/>
        </w:rPr>
      </w:pPr>
    </w:p>
    <w:p w:rsidR="00012D33" w:rsidRDefault="0009622D">
      <w:pPr>
        <w:spacing w:before="66"/>
        <w:ind w:left="1209"/>
        <w:rPr>
          <w:sz w:val="18"/>
        </w:rPr>
      </w:pPr>
      <w:r>
        <w:rPr>
          <w:b/>
          <w:w w:val="110"/>
          <w:sz w:val="18"/>
        </w:rPr>
        <w:t xml:space="preserve">Figure 17:  </w:t>
      </w:r>
      <w:r>
        <w:rPr>
          <w:w w:val="110"/>
          <w:sz w:val="18"/>
        </w:rPr>
        <w:t>Break-even cost premium for the introduction of new drivetrain   technology.</w:t>
      </w:r>
    </w:p>
    <w:p w:rsidR="00012D33" w:rsidRDefault="00012D33">
      <w:pPr>
        <w:pStyle w:val="BodyText"/>
        <w:rPr>
          <w:sz w:val="18"/>
        </w:rPr>
      </w:pPr>
    </w:p>
    <w:p w:rsidR="00012D33" w:rsidRDefault="00012D33">
      <w:pPr>
        <w:pStyle w:val="BodyText"/>
        <w:rPr>
          <w:sz w:val="18"/>
        </w:rPr>
      </w:pPr>
    </w:p>
    <w:p w:rsidR="00012D33" w:rsidRDefault="00012D33">
      <w:pPr>
        <w:pStyle w:val="BodyText"/>
        <w:spacing w:before="3"/>
        <w:rPr>
          <w:sz w:val="19"/>
        </w:rPr>
      </w:pPr>
    </w:p>
    <w:p w:rsidR="00012D33" w:rsidRDefault="0009622D">
      <w:pPr>
        <w:pStyle w:val="BodyText"/>
        <w:spacing w:before="1" w:line="273" w:lineRule="auto"/>
        <w:ind w:left="100" w:right="1437"/>
        <w:jc w:val="both"/>
      </w:pPr>
      <w:r>
        <w:rPr>
          <w:w w:val="105"/>
        </w:rPr>
        <w:t xml:space="preserve">the larger WISDEM </w:t>
      </w:r>
      <w:proofErr w:type="gramStart"/>
      <w:r>
        <w:rPr>
          <w:w w:val="105"/>
        </w:rPr>
        <w:t>framework,  a</w:t>
      </w:r>
      <w:proofErr w:type="gramEnd"/>
      <w:r>
        <w:rPr>
          <w:w w:val="105"/>
        </w:rPr>
        <w:t xml:space="preserve"> two-step  analysis  was carried out.   </w:t>
      </w:r>
      <w:proofErr w:type="gramStart"/>
      <w:r>
        <w:rPr>
          <w:w w:val="105"/>
        </w:rPr>
        <w:t>First,  three</w:t>
      </w:r>
      <w:proofErr w:type="gramEnd"/>
      <w:r>
        <w:rPr>
          <w:w w:val="105"/>
        </w:rPr>
        <w:t xml:space="preserve"> different  substructures,    a spar,  semisubmersible,  and </w:t>
      </w:r>
      <w:r>
        <w:rPr>
          <w:spacing w:val="-5"/>
          <w:w w:val="105"/>
        </w:rPr>
        <w:t xml:space="preserve">TLP,  </w:t>
      </w:r>
      <w:r>
        <w:rPr>
          <w:w w:val="105"/>
        </w:rPr>
        <w:t xml:space="preserve">were designed for the DTU 10 MW reference turbine using the same      set of descriptive configuration variables and analysis tools.   This demonstrates the ability of </w:t>
      </w:r>
      <w:proofErr w:type="spellStart"/>
      <w:r>
        <w:rPr>
          <w:rFonts w:ascii="Arial"/>
          <w:i/>
          <w:w w:val="105"/>
        </w:rPr>
        <w:t>FloatingSE</w:t>
      </w:r>
      <w:proofErr w:type="spellEnd"/>
      <w:r>
        <w:rPr>
          <w:rFonts w:ascii="Arial"/>
          <w:i/>
          <w:w w:val="105"/>
        </w:rPr>
        <w:t xml:space="preserve">      </w:t>
      </w:r>
      <w:r>
        <w:rPr>
          <w:w w:val="105"/>
        </w:rPr>
        <w:t xml:space="preserve">to parametrically describe entirely different platform architectures that achieve stability through different underlying mechanisms. Second, a design sensitivity study was conducted where mass in the nacelle was parametrically removed, to simulate the addition of a </w:t>
      </w:r>
      <w:r>
        <w:rPr>
          <w:spacing w:val="-3"/>
          <w:w w:val="105"/>
        </w:rPr>
        <w:t xml:space="preserve">novel </w:t>
      </w:r>
      <w:r>
        <w:rPr>
          <w:w w:val="105"/>
        </w:rPr>
        <w:t xml:space="preserve">drivetrain or generator </w:t>
      </w:r>
      <w:r>
        <w:rPr>
          <w:spacing w:val="-3"/>
          <w:w w:val="105"/>
        </w:rPr>
        <w:t xml:space="preserve">technology, </w:t>
      </w:r>
      <w:r>
        <w:rPr>
          <w:w w:val="105"/>
        </w:rPr>
        <w:t xml:space="preserve">and the design re-optimized. The derived sensitivities were used to ascertain the break-even cost rate of the new technology </w:t>
      </w:r>
      <w:proofErr w:type="gramStart"/>
      <w:r>
        <w:rPr>
          <w:w w:val="105"/>
        </w:rPr>
        <w:t>that  reduces</w:t>
      </w:r>
      <w:proofErr w:type="gramEnd"/>
      <w:r>
        <w:rPr>
          <w:w w:val="105"/>
        </w:rPr>
        <w:t xml:space="preserve">  the  drivetrain</w:t>
      </w:r>
      <w:r>
        <w:rPr>
          <w:spacing w:val="8"/>
          <w:w w:val="105"/>
        </w:rPr>
        <w:t xml:space="preserve"> </w:t>
      </w:r>
      <w:r>
        <w:rPr>
          <w:w w:val="105"/>
        </w:rPr>
        <w:t>mass.</w:t>
      </w:r>
    </w:p>
    <w:p w:rsidR="00012D33" w:rsidRDefault="0009622D">
      <w:pPr>
        <w:pStyle w:val="BodyText"/>
        <w:spacing w:before="2" w:line="273" w:lineRule="auto"/>
        <w:ind w:left="100" w:right="1437" w:firstLine="298"/>
        <w:jc w:val="both"/>
      </w:pPr>
      <w:r>
        <w:rPr>
          <w:w w:val="105"/>
        </w:rPr>
        <w:t xml:space="preserve">The optimization-based analyses yielded a few interesting, and some unexpected results. First, cost reductions in floating offshore wind energy can </w:t>
      </w:r>
      <w:r>
        <w:rPr>
          <w:spacing w:val="2"/>
          <w:w w:val="105"/>
        </w:rPr>
        <w:t xml:space="preserve">be </w:t>
      </w:r>
      <w:r>
        <w:rPr>
          <w:w w:val="105"/>
        </w:rPr>
        <w:t xml:space="preserve">achieved </w:t>
      </w:r>
      <w:r>
        <w:rPr>
          <w:spacing w:val="-3"/>
          <w:w w:val="105"/>
        </w:rPr>
        <w:t xml:space="preserve">by </w:t>
      </w:r>
      <w:r>
        <w:rPr>
          <w:w w:val="105"/>
        </w:rPr>
        <w:t xml:space="preserve">a consideration of the entire engineering, manufacturing, and operation requirements concurrently. Second, mass can </w:t>
      </w:r>
      <w:r>
        <w:rPr>
          <w:spacing w:val="2"/>
          <w:w w:val="105"/>
        </w:rPr>
        <w:t xml:space="preserve">be </w:t>
      </w:r>
      <w:r>
        <w:rPr>
          <w:w w:val="105"/>
        </w:rPr>
        <w:t xml:space="preserve">a </w:t>
      </w:r>
      <w:r>
        <w:rPr>
          <w:spacing w:val="2"/>
          <w:w w:val="105"/>
        </w:rPr>
        <w:t xml:space="preserve">poor </w:t>
      </w:r>
      <w:r>
        <w:rPr>
          <w:w w:val="105"/>
        </w:rPr>
        <w:t xml:space="preserve">surrogate for cost in engineering design as due to differences in cost rates and complexity in cost models. This underscores </w:t>
      </w:r>
      <w:proofErr w:type="gramStart"/>
      <w:r>
        <w:rPr>
          <w:w w:val="105"/>
        </w:rPr>
        <w:t>the  need</w:t>
      </w:r>
      <w:proofErr w:type="gramEnd"/>
      <w:r>
        <w:rPr>
          <w:w w:val="105"/>
        </w:rPr>
        <w:t xml:space="preserve"> for a cost-focused multidisciplinary systems framework for floating offshore wind. </w:t>
      </w:r>
      <w:r>
        <w:rPr>
          <w:spacing w:val="-3"/>
          <w:w w:val="105"/>
        </w:rPr>
        <w:t xml:space="preserve">Finally, </w:t>
      </w:r>
      <w:r>
        <w:rPr>
          <w:w w:val="105"/>
        </w:rPr>
        <w:t>the break- even point for drivetrain technologies that offer mass savings for a cost premium are approximately $1,000   for</w:t>
      </w:r>
      <w:r>
        <w:rPr>
          <w:spacing w:val="19"/>
          <w:w w:val="105"/>
        </w:rPr>
        <w:t xml:space="preserve"> </w:t>
      </w:r>
      <w:r>
        <w:rPr>
          <w:w w:val="105"/>
        </w:rPr>
        <w:t>the</w:t>
      </w:r>
      <w:r>
        <w:rPr>
          <w:spacing w:val="19"/>
          <w:w w:val="105"/>
        </w:rPr>
        <w:t xml:space="preserve"> </w:t>
      </w:r>
      <w:r>
        <w:rPr>
          <w:w w:val="105"/>
        </w:rPr>
        <w:t>spar,</w:t>
      </w:r>
      <w:r>
        <w:rPr>
          <w:spacing w:val="19"/>
          <w:w w:val="105"/>
        </w:rPr>
        <w:t xml:space="preserve"> </w:t>
      </w:r>
      <w:r>
        <w:rPr>
          <w:w w:val="105"/>
        </w:rPr>
        <w:t>$450</w:t>
      </w:r>
      <w:r>
        <w:rPr>
          <w:spacing w:val="19"/>
          <w:w w:val="105"/>
        </w:rPr>
        <w:t xml:space="preserve"> </w:t>
      </w:r>
      <w:r>
        <w:rPr>
          <w:w w:val="105"/>
        </w:rPr>
        <w:t>for</w:t>
      </w:r>
      <w:r>
        <w:rPr>
          <w:spacing w:val="19"/>
          <w:w w:val="105"/>
        </w:rPr>
        <w:t xml:space="preserve"> </w:t>
      </w:r>
      <w:r>
        <w:rPr>
          <w:w w:val="105"/>
        </w:rPr>
        <w:t>the</w:t>
      </w:r>
      <w:r>
        <w:rPr>
          <w:spacing w:val="19"/>
          <w:w w:val="105"/>
        </w:rPr>
        <w:t xml:space="preserve"> </w:t>
      </w:r>
      <w:r>
        <w:rPr>
          <w:w w:val="105"/>
        </w:rPr>
        <w:t>semisubmersible,</w:t>
      </w:r>
      <w:r>
        <w:rPr>
          <w:spacing w:val="19"/>
          <w:w w:val="105"/>
        </w:rPr>
        <w:t xml:space="preserve"> </w:t>
      </w:r>
      <w:r>
        <w:rPr>
          <w:w w:val="105"/>
        </w:rPr>
        <w:t>and</w:t>
      </w:r>
      <w:r>
        <w:rPr>
          <w:spacing w:val="19"/>
          <w:w w:val="105"/>
        </w:rPr>
        <w:t xml:space="preserve"> </w:t>
      </w:r>
      <w:r>
        <w:rPr>
          <w:w w:val="105"/>
        </w:rPr>
        <w:t>$100</w:t>
      </w:r>
      <w:r>
        <w:rPr>
          <w:spacing w:val="19"/>
          <w:w w:val="105"/>
        </w:rPr>
        <w:t xml:space="preserve"> </w:t>
      </w:r>
      <w:r>
        <w:rPr>
          <w:w w:val="105"/>
        </w:rPr>
        <w:t>for</w:t>
      </w:r>
      <w:r>
        <w:rPr>
          <w:spacing w:val="19"/>
          <w:w w:val="105"/>
        </w:rPr>
        <w:t xml:space="preserve"> </w:t>
      </w:r>
      <w:r>
        <w:rPr>
          <w:w w:val="105"/>
        </w:rPr>
        <w:t>the</w:t>
      </w:r>
      <w:r>
        <w:rPr>
          <w:spacing w:val="19"/>
          <w:w w:val="105"/>
        </w:rPr>
        <w:t xml:space="preserve"> </w:t>
      </w:r>
      <w:r>
        <w:rPr>
          <w:spacing w:val="-5"/>
          <w:w w:val="105"/>
        </w:rPr>
        <w:t>TLP.</w:t>
      </w:r>
    </w:p>
    <w:p w:rsidR="00012D33" w:rsidRDefault="0009622D">
      <w:pPr>
        <w:pStyle w:val="BodyText"/>
        <w:spacing w:before="1" w:line="273" w:lineRule="auto"/>
        <w:ind w:left="100" w:right="1437" w:firstLine="298"/>
        <w:jc w:val="both"/>
      </w:pPr>
      <w:r>
        <w:rPr>
          <w:w w:val="105"/>
        </w:rPr>
        <w:t>The</w:t>
      </w:r>
      <w:r>
        <w:rPr>
          <w:spacing w:val="-3"/>
          <w:w w:val="105"/>
        </w:rPr>
        <w:t xml:space="preserve"> </w:t>
      </w:r>
      <w:r>
        <w:rPr>
          <w:w w:val="105"/>
        </w:rPr>
        <w:t>design</w:t>
      </w:r>
      <w:r>
        <w:rPr>
          <w:spacing w:val="-4"/>
          <w:w w:val="105"/>
        </w:rPr>
        <w:t xml:space="preserve"> </w:t>
      </w:r>
      <w:r>
        <w:rPr>
          <w:w w:val="105"/>
        </w:rPr>
        <w:t>sensitivity</w:t>
      </w:r>
      <w:r>
        <w:rPr>
          <w:spacing w:val="-3"/>
          <w:w w:val="105"/>
        </w:rPr>
        <w:t xml:space="preserve"> </w:t>
      </w:r>
      <w:r>
        <w:rPr>
          <w:w w:val="105"/>
        </w:rPr>
        <w:t>study</w:t>
      </w:r>
      <w:r>
        <w:rPr>
          <w:spacing w:val="-3"/>
          <w:w w:val="105"/>
        </w:rPr>
        <w:t xml:space="preserve"> </w:t>
      </w:r>
      <w:r>
        <w:rPr>
          <w:w w:val="105"/>
        </w:rPr>
        <w:t>was</w:t>
      </w:r>
      <w:r>
        <w:rPr>
          <w:spacing w:val="-4"/>
          <w:w w:val="105"/>
        </w:rPr>
        <w:t xml:space="preserve"> </w:t>
      </w:r>
      <w:r>
        <w:rPr>
          <w:w w:val="105"/>
        </w:rPr>
        <w:t>just</w:t>
      </w:r>
      <w:r>
        <w:rPr>
          <w:spacing w:val="-4"/>
          <w:w w:val="105"/>
        </w:rPr>
        <w:t xml:space="preserve"> </w:t>
      </w:r>
      <w:r>
        <w:rPr>
          <w:w w:val="105"/>
        </w:rPr>
        <w:t>one</w:t>
      </w:r>
      <w:r>
        <w:rPr>
          <w:spacing w:val="-3"/>
          <w:w w:val="105"/>
        </w:rPr>
        <w:t xml:space="preserve"> </w:t>
      </w:r>
      <w:r>
        <w:rPr>
          <w:w w:val="105"/>
        </w:rPr>
        <w:t>of</w:t>
      </w:r>
      <w:r>
        <w:rPr>
          <w:spacing w:val="-4"/>
          <w:w w:val="105"/>
        </w:rPr>
        <w:t xml:space="preserve"> </w:t>
      </w:r>
      <w:r>
        <w:rPr>
          <w:w w:val="105"/>
        </w:rPr>
        <w:t>the</w:t>
      </w:r>
      <w:r>
        <w:rPr>
          <w:spacing w:val="-4"/>
          <w:w w:val="105"/>
        </w:rPr>
        <w:t xml:space="preserve"> </w:t>
      </w:r>
      <w:r>
        <w:rPr>
          <w:w w:val="105"/>
        </w:rPr>
        <w:t>questions</w:t>
      </w:r>
      <w:r>
        <w:rPr>
          <w:spacing w:val="-4"/>
          <w:w w:val="105"/>
        </w:rPr>
        <w:t xml:space="preserve"> </w:t>
      </w:r>
      <w:r>
        <w:rPr>
          <w:w w:val="105"/>
        </w:rPr>
        <w:t>that</w:t>
      </w:r>
      <w:r>
        <w:rPr>
          <w:spacing w:val="-4"/>
          <w:w w:val="105"/>
        </w:rPr>
        <w:t xml:space="preserve"> </w:t>
      </w:r>
      <w:r>
        <w:rPr>
          <w:w w:val="105"/>
        </w:rPr>
        <w:t>could</w:t>
      </w:r>
      <w:r>
        <w:rPr>
          <w:spacing w:val="-3"/>
          <w:w w:val="105"/>
        </w:rPr>
        <w:t xml:space="preserve"> </w:t>
      </w:r>
      <w:r>
        <w:rPr>
          <w:spacing w:val="2"/>
          <w:w w:val="105"/>
        </w:rPr>
        <w:t>be</w:t>
      </w:r>
      <w:r>
        <w:rPr>
          <w:spacing w:val="-4"/>
          <w:w w:val="105"/>
        </w:rPr>
        <w:t xml:space="preserve"> </w:t>
      </w:r>
      <w:r>
        <w:rPr>
          <w:w w:val="105"/>
        </w:rPr>
        <w:t>posed</w:t>
      </w:r>
      <w:r>
        <w:rPr>
          <w:spacing w:val="-3"/>
          <w:w w:val="105"/>
        </w:rPr>
        <w:t xml:space="preserve"> </w:t>
      </w:r>
      <w:r>
        <w:rPr>
          <w:w w:val="105"/>
        </w:rPr>
        <w:t>of</w:t>
      </w:r>
      <w:r>
        <w:rPr>
          <w:spacing w:val="-3"/>
          <w:w w:val="105"/>
        </w:rPr>
        <w:t xml:space="preserve"> </w:t>
      </w:r>
      <w:proofErr w:type="spellStart"/>
      <w:r>
        <w:rPr>
          <w:rFonts w:ascii="Arial"/>
          <w:i/>
          <w:w w:val="105"/>
        </w:rPr>
        <w:t>FloatingSE</w:t>
      </w:r>
      <w:proofErr w:type="spellEnd"/>
      <w:r>
        <w:rPr>
          <w:rFonts w:ascii="Arial"/>
          <w:i/>
          <w:spacing w:val="16"/>
          <w:w w:val="105"/>
        </w:rPr>
        <w:t xml:space="preserve"> </w:t>
      </w:r>
      <w:r>
        <w:rPr>
          <w:w w:val="105"/>
        </w:rPr>
        <w:t>and</w:t>
      </w:r>
      <w:r>
        <w:rPr>
          <w:spacing w:val="-3"/>
          <w:w w:val="105"/>
        </w:rPr>
        <w:t xml:space="preserve"> </w:t>
      </w:r>
      <w:r>
        <w:rPr>
          <w:w w:val="105"/>
        </w:rPr>
        <w:t xml:space="preserve">WISDEM to help answer one of the many outstanding questions regarding floating offshore wind </w:t>
      </w:r>
      <w:r>
        <w:rPr>
          <w:spacing w:val="-3"/>
          <w:w w:val="105"/>
        </w:rPr>
        <w:t xml:space="preserve">technology. </w:t>
      </w:r>
      <w:r>
        <w:rPr>
          <w:w w:val="105"/>
        </w:rPr>
        <w:t xml:space="preserve">Some </w:t>
      </w:r>
      <w:proofErr w:type="gramStart"/>
      <w:r>
        <w:rPr>
          <w:w w:val="105"/>
        </w:rPr>
        <w:t>of  the</w:t>
      </w:r>
      <w:proofErr w:type="gramEnd"/>
      <w:r>
        <w:rPr>
          <w:spacing w:val="30"/>
          <w:w w:val="105"/>
        </w:rPr>
        <w:t xml:space="preserve"> </w:t>
      </w:r>
      <w:r>
        <w:rPr>
          <w:w w:val="105"/>
        </w:rPr>
        <w:t>other</w:t>
      </w:r>
      <w:r>
        <w:rPr>
          <w:spacing w:val="31"/>
          <w:w w:val="105"/>
        </w:rPr>
        <w:t xml:space="preserve"> </w:t>
      </w:r>
      <w:r>
        <w:rPr>
          <w:w w:val="105"/>
        </w:rPr>
        <w:t>questions</w:t>
      </w:r>
      <w:r>
        <w:rPr>
          <w:spacing w:val="30"/>
          <w:w w:val="105"/>
        </w:rPr>
        <w:t xml:space="preserve"> </w:t>
      </w:r>
      <w:r>
        <w:rPr>
          <w:w w:val="105"/>
        </w:rPr>
        <w:t>that</w:t>
      </w:r>
      <w:r>
        <w:rPr>
          <w:spacing w:val="30"/>
          <w:w w:val="105"/>
        </w:rPr>
        <w:t xml:space="preserve"> </w:t>
      </w:r>
      <w:r>
        <w:rPr>
          <w:w w:val="105"/>
        </w:rPr>
        <w:t>could</w:t>
      </w:r>
      <w:r>
        <w:rPr>
          <w:spacing w:val="30"/>
          <w:w w:val="105"/>
        </w:rPr>
        <w:t xml:space="preserve"> </w:t>
      </w:r>
      <w:r>
        <w:rPr>
          <w:spacing w:val="2"/>
          <w:w w:val="105"/>
        </w:rPr>
        <w:t>be</w:t>
      </w:r>
      <w:r>
        <w:rPr>
          <w:spacing w:val="30"/>
          <w:w w:val="105"/>
        </w:rPr>
        <w:t xml:space="preserve"> </w:t>
      </w:r>
      <w:r>
        <w:rPr>
          <w:w w:val="105"/>
        </w:rPr>
        <w:t>explored</w:t>
      </w:r>
      <w:r>
        <w:rPr>
          <w:spacing w:val="30"/>
          <w:w w:val="105"/>
        </w:rPr>
        <w:t xml:space="preserve"> </w:t>
      </w:r>
      <w:r>
        <w:rPr>
          <w:w w:val="105"/>
        </w:rPr>
        <w:t>in</w:t>
      </w:r>
      <w:r>
        <w:rPr>
          <w:spacing w:val="30"/>
          <w:w w:val="105"/>
        </w:rPr>
        <w:t xml:space="preserve"> </w:t>
      </w:r>
      <w:r>
        <w:rPr>
          <w:w w:val="105"/>
        </w:rPr>
        <w:t>greater</w:t>
      </w:r>
      <w:r>
        <w:rPr>
          <w:spacing w:val="31"/>
          <w:w w:val="105"/>
        </w:rPr>
        <w:t xml:space="preserve"> </w:t>
      </w:r>
      <w:r>
        <w:rPr>
          <w:w w:val="105"/>
        </w:rPr>
        <w:t>depth</w:t>
      </w:r>
      <w:r>
        <w:rPr>
          <w:spacing w:val="30"/>
          <w:w w:val="105"/>
        </w:rPr>
        <w:t xml:space="preserve"> </w:t>
      </w:r>
      <w:r>
        <w:rPr>
          <w:w w:val="105"/>
        </w:rPr>
        <w:t>include,</w:t>
      </w:r>
    </w:p>
    <w:p w:rsidR="00012D33" w:rsidRDefault="0009622D">
      <w:pPr>
        <w:pStyle w:val="ListParagraph"/>
        <w:numPr>
          <w:ilvl w:val="0"/>
          <w:numId w:val="2"/>
        </w:numPr>
        <w:tabs>
          <w:tab w:val="left" w:pos="599"/>
        </w:tabs>
        <w:spacing w:before="81" w:line="232" w:lineRule="auto"/>
        <w:ind w:right="1438"/>
        <w:jc w:val="left"/>
        <w:rPr>
          <w:sz w:val="20"/>
        </w:rPr>
      </w:pPr>
      <w:r>
        <w:rPr>
          <w:w w:val="110"/>
          <w:sz w:val="20"/>
        </w:rPr>
        <w:t xml:space="preserve">What </w:t>
      </w:r>
      <w:proofErr w:type="gramStart"/>
      <w:r>
        <w:rPr>
          <w:w w:val="110"/>
          <w:sz w:val="20"/>
        </w:rPr>
        <w:t>are</w:t>
      </w:r>
      <w:proofErr w:type="gramEnd"/>
      <w:r>
        <w:rPr>
          <w:w w:val="110"/>
          <w:sz w:val="20"/>
        </w:rPr>
        <w:t xml:space="preserve"> the cost-benefit tradeoffs of a floating substructure designed to operate in many different regions</w:t>
      </w:r>
      <w:r>
        <w:rPr>
          <w:spacing w:val="-6"/>
          <w:w w:val="110"/>
          <w:sz w:val="20"/>
        </w:rPr>
        <w:t xml:space="preserve"> </w:t>
      </w:r>
      <w:r>
        <w:rPr>
          <w:w w:val="110"/>
          <w:sz w:val="20"/>
        </w:rPr>
        <w:t>versus</w:t>
      </w:r>
      <w:r>
        <w:rPr>
          <w:spacing w:val="-6"/>
          <w:w w:val="110"/>
          <w:sz w:val="20"/>
        </w:rPr>
        <w:t xml:space="preserve"> </w:t>
      </w:r>
      <w:r>
        <w:rPr>
          <w:w w:val="110"/>
          <w:sz w:val="20"/>
        </w:rPr>
        <w:t>one</w:t>
      </w:r>
      <w:r>
        <w:rPr>
          <w:spacing w:val="-6"/>
          <w:w w:val="110"/>
          <w:sz w:val="20"/>
        </w:rPr>
        <w:t xml:space="preserve"> </w:t>
      </w:r>
      <w:r>
        <w:rPr>
          <w:w w:val="110"/>
          <w:sz w:val="20"/>
        </w:rPr>
        <w:t>that</w:t>
      </w:r>
      <w:r>
        <w:rPr>
          <w:spacing w:val="-6"/>
          <w:w w:val="110"/>
          <w:sz w:val="20"/>
        </w:rPr>
        <w:t xml:space="preserve"> </w:t>
      </w:r>
      <w:r>
        <w:rPr>
          <w:w w:val="110"/>
          <w:sz w:val="20"/>
        </w:rPr>
        <w:t>is</w:t>
      </w:r>
      <w:r>
        <w:rPr>
          <w:spacing w:val="-6"/>
          <w:w w:val="110"/>
          <w:sz w:val="20"/>
        </w:rPr>
        <w:t xml:space="preserve"> </w:t>
      </w:r>
      <w:r>
        <w:rPr>
          <w:w w:val="110"/>
          <w:sz w:val="20"/>
        </w:rPr>
        <w:t>more</w:t>
      </w:r>
      <w:r>
        <w:rPr>
          <w:spacing w:val="-6"/>
          <w:w w:val="110"/>
          <w:sz w:val="20"/>
        </w:rPr>
        <w:t xml:space="preserve"> </w:t>
      </w:r>
      <w:r>
        <w:rPr>
          <w:w w:val="110"/>
          <w:sz w:val="20"/>
        </w:rPr>
        <w:t>customized</w:t>
      </w:r>
      <w:r>
        <w:rPr>
          <w:spacing w:val="-6"/>
          <w:w w:val="110"/>
          <w:sz w:val="20"/>
        </w:rPr>
        <w:t xml:space="preserve"> </w:t>
      </w:r>
      <w:r>
        <w:rPr>
          <w:w w:val="110"/>
          <w:sz w:val="20"/>
        </w:rPr>
        <w:t>to</w:t>
      </w:r>
      <w:r>
        <w:rPr>
          <w:spacing w:val="-6"/>
          <w:w w:val="110"/>
          <w:sz w:val="20"/>
        </w:rPr>
        <w:t xml:space="preserve"> </w:t>
      </w:r>
      <w:r>
        <w:rPr>
          <w:w w:val="110"/>
          <w:sz w:val="20"/>
        </w:rPr>
        <w:t>particular</w:t>
      </w:r>
      <w:r>
        <w:rPr>
          <w:spacing w:val="-6"/>
          <w:w w:val="110"/>
          <w:sz w:val="20"/>
        </w:rPr>
        <w:t xml:space="preserve"> </w:t>
      </w:r>
      <w:r>
        <w:rPr>
          <w:w w:val="110"/>
          <w:sz w:val="20"/>
        </w:rPr>
        <w:t>metocean</w:t>
      </w:r>
      <w:r>
        <w:rPr>
          <w:spacing w:val="-6"/>
          <w:w w:val="110"/>
          <w:sz w:val="20"/>
        </w:rPr>
        <w:t xml:space="preserve"> </w:t>
      </w:r>
      <w:r>
        <w:rPr>
          <w:w w:val="110"/>
          <w:sz w:val="20"/>
        </w:rPr>
        <w:t>environment?</w:t>
      </w:r>
    </w:p>
    <w:p w:rsidR="00012D33" w:rsidRDefault="0009622D">
      <w:pPr>
        <w:pStyle w:val="ListParagraph"/>
        <w:numPr>
          <w:ilvl w:val="0"/>
          <w:numId w:val="2"/>
        </w:numPr>
        <w:tabs>
          <w:tab w:val="left" w:pos="599"/>
        </w:tabs>
        <w:spacing w:before="113" w:line="232" w:lineRule="auto"/>
        <w:ind w:right="1438"/>
        <w:jc w:val="left"/>
        <w:rPr>
          <w:sz w:val="20"/>
        </w:rPr>
      </w:pPr>
      <w:r>
        <w:rPr>
          <w:w w:val="105"/>
          <w:sz w:val="20"/>
        </w:rPr>
        <w:t xml:space="preserve">What is the impact on floating systems (e.g., weight, cost, scale-ability) due to a new technology?  Is   that new technology worth the   </w:t>
      </w:r>
      <w:r>
        <w:rPr>
          <w:spacing w:val="1"/>
          <w:w w:val="105"/>
          <w:sz w:val="20"/>
        </w:rPr>
        <w:t xml:space="preserve"> </w:t>
      </w:r>
      <w:r>
        <w:rPr>
          <w:w w:val="105"/>
          <w:sz w:val="20"/>
        </w:rPr>
        <w:t>investment?</w:t>
      </w:r>
    </w:p>
    <w:p w:rsidR="00012D33" w:rsidRDefault="0009622D">
      <w:pPr>
        <w:pStyle w:val="ListParagraph"/>
        <w:numPr>
          <w:ilvl w:val="0"/>
          <w:numId w:val="2"/>
        </w:numPr>
        <w:tabs>
          <w:tab w:val="left" w:pos="599"/>
        </w:tabs>
        <w:spacing w:before="113" w:line="232" w:lineRule="auto"/>
        <w:ind w:right="1437"/>
        <w:jc w:val="left"/>
        <w:rPr>
          <w:sz w:val="20"/>
        </w:rPr>
      </w:pPr>
      <w:r>
        <w:rPr>
          <w:w w:val="110"/>
          <w:sz w:val="20"/>
        </w:rPr>
        <w:t>What</w:t>
      </w:r>
      <w:r>
        <w:rPr>
          <w:spacing w:val="-10"/>
          <w:w w:val="110"/>
          <w:sz w:val="20"/>
        </w:rPr>
        <w:t xml:space="preserve"> </w:t>
      </w:r>
      <w:r>
        <w:rPr>
          <w:w w:val="110"/>
          <w:sz w:val="20"/>
        </w:rPr>
        <w:t>technologies</w:t>
      </w:r>
      <w:r>
        <w:rPr>
          <w:spacing w:val="-10"/>
          <w:w w:val="110"/>
          <w:sz w:val="20"/>
        </w:rPr>
        <w:t xml:space="preserve"> </w:t>
      </w:r>
      <w:r>
        <w:rPr>
          <w:w w:val="110"/>
          <w:sz w:val="20"/>
        </w:rPr>
        <w:t>should</w:t>
      </w:r>
      <w:r>
        <w:rPr>
          <w:spacing w:val="-9"/>
          <w:w w:val="110"/>
          <w:sz w:val="20"/>
        </w:rPr>
        <w:t xml:space="preserve"> </w:t>
      </w:r>
      <w:r>
        <w:rPr>
          <w:w w:val="110"/>
          <w:sz w:val="20"/>
        </w:rPr>
        <w:t>governments</w:t>
      </w:r>
      <w:r>
        <w:rPr>
          <w:spacing w:val="-9"/>
          <w:w w:val="110"/>
          <w:sz w:val="20"/>
        </w:rPr>
        <w:t xml:space="preserve"> </w:t>
      </w:r>
      <w:r>
        <w:rPr>
          <w:w w:val="110"/>
          <w:sz w:val="20"/>
        </w:rPr>
        <w:t>and</w:t>
      </w:r>
      <w:r>
        <w:rPr>
          <w:spacing w:val="-9"/>
          <w:w w:val="110"/>
          <w:sz w:val="20"/>
        </w:rPr>
        <w:t xml:space="preserve"> </w:t>
      </w:r>
      <w:r>
        <w:rPr>
          <w:w w:val="110"/>
          <w:sz w:val="20"/>
        </w:rPr>
        <w:t>industry</w:t>
      </w:r>
      <w:r>
        <w:rPr>
          <w:spacing w:val="-9"/>
          <w:w w:val="110"/>
          <w:sz w:val="20"/>
        </w:rPr>
        <w:t xml:space="preserve"> </w:t>
      </w:r>
      <w:r>
        <w:rPr>
          <w:w w:val="110"/>
          <w:sz w:val="20"/>
        </w:rPr>
        <w:t>invest</w:t>
      </w:r>
      <w:r>
        <w:rPr>
          <w:spacing w:val="-9"/>
          <w:w w:val="110"/>
          <w:sz w:val="20"/>
        </w:rPr>
        <w:t xml:space="preserve"> </w:t>
      </w:r>
      <w:r>
        <w:rPr>
          <w:w w:val="110"/>
          <w:sz w:val="20"/>
        </w:rPr>
        <w:t>in</w:t>
      </w:r>
      <w:r>
        <w:rPr>
          <w:spacing w:val="-9"/>
          <w:w w:val="110"/>
          <w:sz w:val="20"/>
        </w:rPr>
        <w:t xml:space="preserve"> </w:t>
      </w:r>
      <w:r>
        <w:rPr>
          <w:w w:val="110"/>
          <w:sz w:val="20"/>
        </w:rPr>
        <w:t>to</w:t>
      </w:r>
      <w:r>
        <w:rPr>
          <w:spacing w:val="-9"/>
          <w:w w:val="110"/>
          <w:sz w:val="20"/>
        </w:rPr>
        <w:t xml:space="preserve"> </w:t>
      </w:r>
      <w:r>
        <w:rPr>
          <w:w w:val="110"/>
          <w:sz w:val="20"/>
        </w:rPr>
        <w:t>achieve</w:t>
      </w:r>
      <w:r>
        <w:rPr>
          <w:spacing w:val="-9"/>
          <w:w w:val="110"/>
          <w:sz w:val="20"/>
        </w:rPr>
        <w:t xml:space="preserve"> </w:t>
      </w:r>
      <w:r>
        <w:rPr>
          <w:w w:val="110"/>
          <w:sz w:val="20"/>
        </w:rPr>
        <w:t>the</w:t>
      </w:r>
      <w:r>
        <w:rPr>
          <w:spacing w:val="-9"/>
          <w:w w:val="110"/>
          <w:sz w:val="20"/>
        </w:rPr>
        <w:t xml:space="preserve"> </w:t>
      </w:r>
      <w:r>
        <w:rPr>
          <w:w w:val="110"/>
          <w:sz w:val="20"/>
        </w:rPr>
        <w:t>greatest</w:t>
      </w:r>
      <w:r>
        <w:rPr>
          <w:spacing w:val="-9"/>
          <w:w w:val="110"/>
          <w:sz w:val="20"/>
        </w:rPr>
        <w:t xml:space="preserve"> </w:t>
      </w:r>
      <w:r>
        <w:rPr>
          <w:w w:val="110"/>
          <w:sz w:val="20"/>
        </w:rPr>
        <w:t>cost</w:t>
      </w:r>
      <w:r>
        <w:rPr>
          <w:spacing w:val="-9"/>
          <w:w w:val="110"/>
          <w:sz w:val="20"/>
        </w:rPr>
        <w:t xml:space="preserve"> </w:t>
      </w:r>
      <w:r>
        <w:rPr>
          <w:w w:val="110"/>
          <w:sz w:val="20"/>
        </w:rPr>
        <w:t>reduction</w:t>
      </w:r>
      <w:r>
        <w:rPr>
          <w:spacing w:val="-10"/>
          <w:w w:val="110"/>
          <w:sz w:val="20"/>
        </w:rPr>
        <w:t xml:space="preserve"> </w:t>
      </w:r>
      <w:r>
        <w:rPr>
          <w:w w:val="110"/>
          <w:sz w:val="20"/>
        </w:rPr>
        <w:t xml:space="preserve">in </w:t>
      </w:r>
      <w:r>
        <w:rPr>
          <w:w w:val="105"/>
          <w:sz w:val="20"/>
        </w:rPr>
        <w:t>floating offshore wind</w:t>
      </w:r>
      <w:r>
        <w:rPr>
          <w:spacing w:val="11"/>
          <w:w w:val="105"/>
          <w:sz w:val="20"/>
        </w:rPr>
        <w:t xml:space="preserve"> </w:t>
      </w:r>
      <w:r>
        <w:rPr>
          <w:w w:val="105"/>
          <w:sz w:val="20"/>
        </w:rPr>
        <w:t>energy?</w:t>
      </w:r>
    </w:p>
    <w:p w:rsidR="00012D33" w:rsidRDefault="0009622D">
      <w:pPr>
        <w:pStyle w:val="ListParagraph"/>
        <w:numPr>
          <w:ilvl w:val="0"/>
          <w:numId w:val="2"/>
        </w:numPr>
        <w:tabs>
          <w:tab w:val="left" w:pos="599"/>
        </w:tabs>
        <w:spacing w:before="113" w:line="232" w:lineRule="auto"/>
        <w:ind w:right="1437"/>
        <w:jc w:val="left"/>
        <w:rPr>
          <w:sz w:val="20"/>
        </w:rPr>
      </w:pPr>
      <w:r>
        <w:rPr>
          <w:w w:val="110"/>
          <w:sz w:val="20"/>
        </w:rPr>
        <w:t xml:space="preserve">Where can alternative materials, such as composites and concrete, </w:t>
      </w:r>
      <w:r>
        <w:rPr>
          <w:spacing w:val="2"/>
          <w:w w:val="110"/>
          <w:sz w:val="20"/>
        </w:rPr>
        <w:t xml:space="preserve">be </w:t>
      </w:r>
      <w:r>
        <w:rPr>
          <w:w w:val="110"/>
          <w:sz w:val="20"/>
        </w:rPr>
        <w:t>used on the turbine to reduce cost,</w:t>
      </w:r>
      <w:r>
        <w:rPr>
          <w:spacing w:val="-7"/>
          <w:w w:val="110"/>
          <w:sz w:val="20"/>
        </w:rPr>
        <w:t xml:space="preserve"> </w:t>
      </w:r>
      <w:proofErr w:type="gramStart"/>
      <w:r>
        <w:rPr>
          <w:w w:val="110"/>
          <w:sz w:val="20"/>
        </w:rPr>
        <w:t>taking</w:t>
      </w:r>
      <w:r>
        <w:rPr>
          <w:spacing w:val="-7"/>
          <w:w w:val="110"/>
          <w:sz w:val="20"/>
        </w:rPr>
        <w:t xml:space="preserve"> </w:t>
      </w:r>
      <w:r>
        <w:rPr>
          <w:w w:val="110"/>
          <w:sz w:val="20"/>
        </w:rPr>
        <w:t>into</w:t>
      </w:r>
      <w:r>
        <w:rPr>
          <w:spacing w:val="-7"/>
          <w:w w:val="110"/>
          <w:sz w:val="20"/>
        </w:rPr>
        <w:t xml:space="preserve"> </w:t>
      </w:r>
      <w:r>
        <w:rPr>
          <w:w w:val="110"/>
          <w:sz w:val="20"/>
        </w:rPr>
        <w:t>account</w:t>
      </w:r>
      <w:proofErr w:type="gramEnd"/>
      <w:r>
        <w:rPr>
          <w:spacing w:val="-7"/>
          <w:w w:val="110"/>
          <w:sz w:val="20"/>
        </w:rPr>
        <w:t xml:space="preserve"> </w:t>
      </w:r>
      <w:r>
        <w:rPr>
          <w:w w:val="110"/>
          <w:sz w:val="20"/>
        </w:rPr>
        <w:t>regional</w:t>
      </w:r>
      <w:r>
        <w:rPr>
          <w:spacing w:val="-7"/>
          <w:w w:val="110"/>
          <w:sz w:val="20"/>
        </w:rPr>
        <w:t xml:space="preserve"> </w:t>
      </w:r>
      <w:r>
        <w:rPr>
          <w:w w:val="110"/>
          <w:sz w:val="20"/>
        </w:rPr>
        <w:t>material</w:t>
      </w:r>
      <w:r>
        <w:rPr>
          <w:spacing w:val="-7"/>
          <w:w w:val="110"/>
          <w:sz w:val="20"/>
        </w:rPr>
        <w:t xml:space="preserve"> </w:t>
      </w:r>
      <w:r>
        <w:rPr>
          <w:w w:val="110"/>
          <w:sz w:val="20"/>
        </w:rPr>
        <w:t>and</w:t>
      </w:r>
      <w:r>
        <w:rPr>
          <w:spacing w:val="-7"/>
          <w:w w:val="110"/>
          <w:sz w:val="20"/>
        </w:rPr>
        <w:t xml:space="preserve"> </w:t>
      </w:r>
      <w:r>
        <w:rPr>
          <w:w w:val="110"/>
          <w:sz w:val="20"/>
        </w:rPr>
        <w:t>labor</w:t>
      </w:r>
      <w:r>
        <w:rPr>
          <w:spacing w:val="-7"/>
          <w:w w:val="110"/>
          <w:sz w:val="20"/>
        </w:rPr>
        <w:t xml:space="preserve"> </w:t>
      </w:r>
      <w:r>
        <w:rPr>
          <w:w w:val="110"/>
          <w:sz w:val="20"/>
        </w:rPr>
        <w:t>cost</w:t>
      </w:r>
      <w:r>
        <w:rPr>
          <w:spacing w:val="-7"/>
          <w:w w:val="110"/>
          <w:sz w:val="20"/>
        </w:rPr>
        <w:t xml:space="preserve"> </w:t>
      </w:r>
      <w:r>
        <w:rPr>
          <w:w w:val="110"/>
          <w:sz w:val="20"/>
        </w:rPr>
        <w:t>differences?</w:t>
      </w:r>
    </w:p>
    <w:p w:rsidR="00012D33" w:rsidRDefault="00012D33">
      <w:pPr>
        <w:pStyle w:val="BodyText"/>
        <w:spacing w:before="9"/>
        <w:rPr>
          <w:sz w:val="16"/>
        </w:rPr>
      </w:pPr>
    </w:p>
    <w:p w:rsidR="00012D33" w:rsidRDefault="0009622D">
      <w:pPr>
        <w:pStyle w:val="BodyText"/>
        <w:spacing w:line="273" w:lineRule="auto"/>
        <w:ind w:left="100" w:right="1438" w:firstLine="298"/>
        <w:jc w:val="both"/>
      </w:pPr>
      <w:r>
        <w:rPr>
          <w:w w:val="110"/>
        </w:rPr>
        <w:t>The</w:t>
      </w:r>
      <w:r>
        <w:rPr>
          <w:spacing w:val="-20"/>
          <w:w w:val="110"/>
        </w:rPr>
        <w:t xml:space="preserve"> </w:t>
      </w:r>
      <w:r>
        <w:rPr>
          <w:w w:val="110"/>
        </w:rPr>
        <w:t>results</w:t>
      </w:r>
      <w:r>
        <w:rPr>
          <w:spacing w:val="-20"/>
          <w:w w:val="110"/>
        </w:rPr>
        <w:t xml:space="preserve"> </w:t>
      </w:r>
      <w:r>
        <w:rPr>
          <w:w w:val="110"/>
        </w:rPr>
        <w:t>presented</w:t>
      </w:r>
      <w:r>
        <w:rPr>
          <w:spacing w:val="-20"/>
          <w:w w:val="110"/>
        </w:rPr>
        <w:t xml:space="preserve"> </w:t>
      </w:r>
      <w:r>
        <w:rPr>
          <w:w w:val="110"/>
        </w:rPr>
        <w:t>here</w:t>
      </w:r>
      <w:r>
        <w:rPr>
          <w:spacing w:val="-20"/>
          <w:w w:val="110"/>
        </w:rPr>
        <w:t xml:space="preserve"> </w:t>
      </w:r>
      <w:r>
        <w:rPr>
          <w:w w:val="110"/>
        </w:rPr>
        <w:t>were</w:t>
      </w:r>
      <w:r>
        <w:rPr>
          <w:spacing w:val="-20"/>
          <w:w w:val="110"/>
        </w:rPr>
        <w:t xml:space="preserve"> </w:t>
      </w:r>
      <w:r>
        <w:rPr>
          <w:w w:val="110"/>
        </w:rPr>
        <w:t>prefaced</w:t>
      </w:r>
      <w:r>
        <w:rPr>
          <w:spacing w:val="-20"/>
          <w:w w:val="110"/>
        </w:rPr>
        <w:t xml:space="preserve"> </w:t>
      </w:r>
      <w:r>
        <w:rPr>
          <w:w w:val="110"/>
        </w:rPr>
        <w:t>with</w:t>
      </w:r>
      <w:r>
        <w:rPr>
          <w:spacing w:val="-20"/>
          <w:w w:val="110"/>
        </w:rPr>
        <w:t xml:space="preserve"> </w:t>
      </w:r>
      <w:r>
        <w:rPr>
          <w:w w:val="110"/>
        </w:rPr>
        <w:t>many</w:t>
      </w:r>
      <w:r>
        <w:rPr>
          <w:spacing w:val="-20"/>
          <w:w w:val="110"/>
        </w:rPr>
        <w:t xml:space="preserve"> </w:t>
      </w:r>
      <w:r>
        <w:rPr>
          <w:w w:val="110"/>
        </w:rPr>
        <w:t>caveats</w:t>
      </w:r>
      <w:r>
        <w:rPr>
          <w:spacing w:val="-20"/>
          <w:w w:val="110"/>
        </w:rPr>
        <w:t xml:space="preserve"> </w:t>
      </w:r>
      <w:r>
        <w:rPr>
          <w:w w:val="110"/>
        </w:rPr>
        <w:t>due</w:t>
      </w:r>
      <w:r>
        <w:rPr>
          <w:spacing w:val="-20"/>
          <w:w w:val="110"/>
        </w:rPr>
        <w:t xml:space="preserve"> </w:t>
      </w:r>
      <w:r>
        <w:rPr>
          <w:w w:val="110"/>
        </w:rPr>
        <w:t>to</w:t>
      </w:r>
      <w:r>
        <w:rPr>
          <w:spacing w:val="-20"/>
          <w:w w:val="110"/>
        </w:rPr>
        <w:t xml:space="preserve"> </w:t>
      </w:r>
      <w:r>
        <w:rPr>
          <w:w w:val="110"/>
        </w:rPr>
        <w:t>the</w:t>
      </w:r>
      <w:r>
        <w:rPr>
          <w:spacing w:val="-20"/>
          <w:w w:val="110"/>
        </w:rPr>
        <w:t xml:space="preserve"> </w:t>
      </w:r>
      <w:r>
        <w:rPr>
          <w:w w:val="110"/>
        </w:rPr>
        <w:t>many</w:t>
      </w:r>
      <w:r>
        <w:rPr>
          <w:spacing w:val="-20"/>
          <w:w w:val="110"/>
        </w:rPr>
        <w:t xml:space="preserve"> </w:t>
      </w:r>
      <w:r>
        <w:rPr>
          <w:w w:val="110"/>
        </w:rPr>
        <w:t>simplifying</w:t>
      </w:r>
      <w:r>
        <w:rPr>
          <w:spacing w:val="-20"/>
          <w:w w:val="110"/>
        </w:rPr>
        <w:t xml:space="preserve"> </w:t>
      </w:r>
      <w:r>
        <w:rPr>
          <w:w w:val="110"/>
        </w:rPr>
        <w:t>assumptions</w:t>
      </w:r>
      <w:r>
        <w:rPr>
          <w:spacing w:val="-20"/>
          <w:w w:val="110"/>
        </w:rPr>
        <w:t xml:space="preserve"> </w:t>
      </w:r>
      <w:r>
        <w:rPr>
          <w:w w:val="110"/>
        </w:rPr>
        <w:t>and low-fidelity</w:t>
      </w:r>
      <w:r>
        <w:rPr>
          <w:spacing w:val="-7"/>
          <w:w w:val="110"/>
        </w:rPr>
        <w:t xml:space="preserve"> </w:t>
      </w:r>
      <w:r>
        <w:rPr>
          <w:w w:val="110"/>
        </w:rPr>
        <w:t>analyses</w:t>
      </w:r>
      <w:r>
        <w:rPr>
          <w:spacing w:val="-6"/>
          <w:w w:val="110"/>
        </w:rPr>
        <w:t xml:space="preserve"> </w:t>
      </w:r>
      <w:r>
        <w:rPr>
          <w:w w:val="110"/>
        </w:rPr>
        <w:t>within</w:t>
      </w:r>
      <w:r>
        <w:rPr>
          <w:spacing w:val="-6"/>
          <w:w w:val="110"/>
        </w:rPr>
        <w:t xml:space="preserve"> </w:t>
      </w:r>
      <w:proofErr w:type="spellStart"/>
      <w:r>
        <w:rPr>
          <w:rFonts w:ascii="Arial"/>
          <w:i/>
          <w:w w:val="110"/>
        </w:rPr>
        <w:t>FloatingSE</w:t>
      </w:r>
      <w:proofErr w:type="spellEnd"/>
      <w:r>
        <w:rPr>
          <w:w w:val="110"/>
        </w:rPr>
        <w:t>.</w:t>
      </w:r>
      <w:r>
        <w:rPr>
          <w:spacing w:val="-7"/>
          <w:w w:val="110"/>
        </w:rPr>
        <w:t xml:space="preserve"> </w:t>
      </w:r>
      <w:r>
        <w:rPr>
          <w:w w:val="110"/>
        </w:rPr>
        <w:t>Hence,</w:t>
      </w:r>
      <w:r>
        <w:rPr>
          <w:spacing w:val="-5"/>
          <w:w w:val="110"/>
        </w:rPr>
        <w:t xml:space="preserve"> </w:t>
      </w:r>
      <w:r>
        <w:rPr>
          <w:w w:val="110"/>
        </w:rPr>
        <w:t>there</w:t>
      </w:r>
      <w:r>
        <w:rPr>
          <w:spacing w:val="-7"/>
          <w:w w:val="110"/>
        </w:rPr>
        <w:t xml:space="preserve"> </w:t>
      </w:r>
      <w:r>
        <w:rPr>
          <w:w w:val="110"/>
        </w:rPr>
        <w:t>is</w:t>
      </w:r>
      <w:r>
        <w:rPr>
          <w:spacing w:val="-7"/>
          <w:w w:val="110"/>
        </w:rPr>
        <w:t xml:space="preserve"> </w:t>
      </w:r>
      <w:r>
        <w:rPr>
          <w:w w:val="110"/>
        </w:rPr>
        <w:t>significant</w:t>
      </w:r>
      <w:r>
        <w:rPr>
          <w:spacing w:val="-7"/>
          <w:w w:val="110"/>
        </w:rPr>
        <w:t xml:space="preserve"> </w:t>
      </w:r>
      <w:r>
        <w:rPr>
          <w:w w:val="110"/>
        </w:rPr>
        <w:t>plans</w:t>
      </w:r>
      <w:r>
        <w:rPr>
          <w:spacing w:val="-7"/>
          <w:w w:val="110"/>
        </w:rPr>
        <w:t xml:space="preserve"> </w:t>
      </w:r>
      <w:r>
        <w:rPr>
          <w:w w:val="110"/>
        </w:rPr>
        <w:t>for</w:t>
      </w:r>
      <w:r>
        <w:rPr>
          <w:spacing w:val="-7"/>
          <w:w w:val="110"/>
        </w:rPr>
        <w:t xml:space="preserve"> </w:t>
      </w:r>
      <w:r>
        <w:rPr>
          <w:w w:val="110"/>
        </w:rPr>
        <w:t>future</w:t>
      </w:r>
      <w:r>
        <w:rPr>
          <w:spacing w:val="-7"/>
          <w:w w:val="110"/>
        </w:rPr>
        <w:t xml:space="preserve"> </w:t>
      </w:r>
      <w:r>
        <w:rPr>
          <w:w w:val="110"/>
        </w:rPr>
        <w:t>improvements.</w:t>
      </w:r>
      <w:r>
        <w:rPr>
          <w:spacing w:val="24"/>
          <w:w w:val="110"/>
        </w:rPr>
        <w:t xml:space="preserve"> </w:t>
      </w:r>
      <w:r>
        <w:rPr>
          <w:spacing w:val="-3"/>
          <w:w w:val="110"/>
        </w:rPr>
        <w:t>Future</w:t>
      </w:r>
    </w:p>
    <w:p w:rsidR="00012D33" w:rsidRDefault="00012D33">
      <w:pPr>
        <w:spacing w:line="273" w:lineRule="auto"/>
        <w:jc w:val="both"/>
        <w:sectPr w:rsidR="00012D33">
          <w:pgSz w:w="12240" w:h="15840"/>
          <w:pgMar w:top="1360" w:right="0" w:bottom="980" w:left="1340" w:header="0" w:footer="792" w:gutter="0"/>
          <w:cols w:space="720"/>
        </w:sectPr>
      </w:pPr>
    </w:p>
    <w:p w:rsidR="00012D33" w:rsidRDefault="0009622D">
      <w:pPr>
        <w:pStyle w:val="BodyText"/>
        <w:spacing w:before="52" w:line="273" w:lineRule="auto"/>
        <w:ind w:left="120" w:right="117"/>
        <w:jc w:val="both"/>
      </w:pPr>
      <w:r>
        <w:rPr>
          <w:w w:val="105"/>
        </w:rPr>
        <w:t xml:space="preserve">plans include </w:t>
      </w:r>
      <w:proofErr w:type="gramStart"/>
      <w:r>
        <w:rPr>
          <w:w w:val="105"/>
        </w:rPr>
        <w:t>accounting  for</w:t>
      </w:r>
      <w:proofErr w:type="gramEnd"/>
      <w:r>
        <w:rPr>
          <w:w w:val="105"/>
        </w:rPr>
        <w:t xml:space="preserve">  hydrodynamics  and  additional  load  cases  and  a  more  detailed  cost  model of the balance of station and operational costs of an offshore floating wind plant in WISDEM. As these improvements are made, the results determined in this paper may change, perhaps significantly. Nevertheless, the improvements on the whole will enable the framework to address a richer set of open analysis questions </w:t>
      </w:r>
      <w:proofErr w:type="gramStart"/>
      <w:r>
        <w:rPr>
          <w:w w:val="105"/>
        </w:rPr>
        <w:t>with  greater</w:t>
      </w:r>
      <w:proofErr w:type="gramEnd"/>
      <w:r>
        <w:rPr>
          <w:w w:val="105"/>
        </w:rPr>
        <w:t xml:space="preserve">  certainty.</w:t>
      </w:r>
    </w:p>
    <w:p w:rsidR="00012D33" w:rsidRDefault="00012D33">
      <w:pPr>
        <w:pStyle w:val="BodyText"/>
      </w:pPr>
    </w:p>
    <w:p w:rsidR="00012D33" w:rsidRDefault="0009622D">
      <w:pPr>
        <w:pStyle w:val="Heading1"/>
        <w:spacing w:before="128"/>
        <w:ind w:firstLine="0"/>
        <w:jc w:val="left"/>
      </w:pPr>
      <w:r>
        <w:rPr>
          <w:w w:val="115"/>
        </w:rPr>
        <w:t>Acknowledgments</w:t>
      </w:r>
    </w:p>
    <w:p w:rsidR="00012D33" w:rsidRDefault="0009622D">
      <w:pPr>
        <w:pStyle w:val="BodyText"/>
        <w:spacing w:before="212" w:line="273" w:lineRule="auto"/>
        <w:ind w:left="120" w:right="118"/>
        <w:jc w:val="both"/>
      </w:pPr>
      <w:r>
        <w:rPr>
          <w:w w:val="110"/>
        </w:rPr>
        <w:t>The authors would like to thank Patrick Gilman, Alana Duerr, Gary Norton, Daniel Beals, Eric Lantz, and Jason Jonkman for their valuable input in reviewing results and drafts of this paper.</w:t>
      </w:r>
    </w:p>
    <w:p w:rsidR="00012D33" w:rsidRDefault="0009622D">
      <w:pPr>
        <w:pStyle w:val="BodyText"/>
        <w:spacing w:before="1" w:line="273" w:lineRule="auto"/>
        <w:ind w:left="120" w:right="118" w:firstLine="298"/>
      </w:pPr>
      <w:r>
        <w:rPr>
          <w:w w:val="105"/>
        </w:rPr>
        <w:t>NREL’s contributions to this work were supported by the US Department of Energy under Contract Number DE-AC36-08GO28308 with the National Renewable Energy   Laboratory.</w:t>
      </w:r>
    </w:p>
    <w:p w:rsidR="00012D33" w:rsidRDefault="00012D33">
      <w:pPr>
        <w:pStyle w:val="BodyText"/>
      </w:pPr>
    </w:p>
    <w:p w:rsidR="00012D33" w:rsidRDefault="00012D33">
      <w:pPr>
        <w:pStyle w:val="BodyText"/>
        <w:spacing w:before="3"/>
        <w:rPr>
          <w:sz w:val="28"/>
        </w:rPr>
      </w:pPr>
    </w:p>
    <w:p w:rsidR="00012D33" w:rsidRDefault="0009622D">
      <w:pPr>
        <w:pStyle w:val="Heading1"/>
        <w:ind w:firstLine="0"/>
        <w:jc w:val="left"/>
      </w:pPr>
      <w:bookmarkStart w:id="287" w:name="_Bibliography"/>
      <w:bookmarkEnd w:id="287"/>
      <w:r>
        <w:rPr>
          <w:w w:val="115"/>
        </w:rPr>
        <w:t>References</w:t>
      </w:r>
    </w:p>
    <w:p w:rsidR="00012D33" w:rsidRDefault="0009622D">
      <w:pPr>
        <w:pStyle w:val="ListParagraph"/>
        <w:numPr>
          <w:ilvl w:val="0"/>
          <w:numId w:val="1"/>
        </w:numPr>
        <w:tabs>
          <w:tab w:val="left" w:pos="507"/>
        </w:tabs>
        <w:spacing w:before="167" w:line="254" w:lineRule="auto"/>
        <w:ind w:right="117" w:hanging="294"/>
        <w:jc w:val="both"/>
        <w:rPr>
          <w:sz w:val="18"/>
        </w:rPr>
      </w:pPr>
      <w:bookmarkStart w:id="288" w:name="_bookmark35"/>
      <w:bookmarkEnd w:id="288"/>
      <w:r>
        <w:rPr>
          <w:w w:val="110"/>
          <w:sz w:val="18"/>
        </w:rPr>
        <w:t>American Petroleum Institute (API). “Bulletin on Stability Design of Cylindrical Shells.” Report API Bulletin 2U, 3rd Edition, Washington, DC,</w:t>
      </w:r>
      <w:r>
        <w:rPr>
          <w:spacing w:val="34"/>
          <w:w w:val="110"/>
          <w:sz w:val="18"/>
        </w:rPr>
        <w:t xml:space="preserve"> </w:t>
      </w:r>
      <w:r>
        <w:rPr>
          <w:w w:val="110"/>
          <w:sz w:val="18"/>
        </w:rPr>
        <w:t>2004.</w:t>
      </w:r>
    </w:p>
    <w:p w:rsidR="00012D33" w:rsidRDefault="0009622D">
      <w:pPr>
        <w:pStyle w:val="ListParagraph"/>
        <w:numPr>
          <w:ilvl w:val="0"/>
          <w:numId w:val="1"/>
        </w:numPr>
        <w:tabs>
          <w:tab w:val="left" w:pos="507"/>
        </w:tabs>
        <w:spacing w:before="159" w:line="254" w:lineRule="auto"/>
        <w:ind w:right="117" w:hanging="294"/>
        <w:jc w:val="both"/>
        <w:rPr>
          <w:sz w:val="18"/>
        </w:rPr>
      </w:pPr>
      <w:bookmarkStart w:id="289" w:name="_bookmark36"/>
      <w:bookmarkEnd w:id="289"/>
      <w:proofErr w:type="spellStart"/>
      <w:r>
        <w:rPr>
          <w:w w:val="110"/>
          <w:sz w:val="18"/>
        </w:rPr>
        <w:t>Ashuri</w:t>
      </w:r>
      <w:proofErr w:type="spellEnd"/>
      <w:r>
        <w:rPr>
          <w:w w:val="110"/>
          <w:sz w:val="18"/>
        </w:rPr>
        <w:t xml:space="preserve">, T., </w:t>
      </w:r>
      <w:proofErr w:type="spellStart"/>
      <w:r>
        <w:rPr>
          <w:w w:val="110"/>
          <w:sz w:val="18"/>
        </w:rPr>
        <w:t>Zaaijer</w:t>
      </w:r>
      <w:proofErr w:type="spellEnd"/>
      <w:r>
        <w:rPr>
          <w:w w:val="110"/>
          <w:sz w:val="18"/>
        </w:rPr>
        <w:t xml:space="preserve">, M.B., Martins, J.R.R.A., </w:t>
      </w:r>
      <w:proofErr w:type="spellStart"/>
      <w:r>
        <w:rPr>
          <w:w w:val="110"/>
          <w:sz w:val="18"/>
        </w:rPr>
        <w:t>vanBussel</w:t>
      </w:r>
      <w:proofErr w:type="spellEnd"/>
      <w:r>
        <w:rPr>
          <w:w w:val="110"/>
          <w:sz w:val="18"/>
        </w:rPr>
        <w:t xml:space="preserve">, G.J.W., </w:t>
      </w:r>
      <w:proofErr w:type="gramStart"/>
      <w:r>
        <w:rPr>
          <w:w w:val="110"/>
          <w:sz w:val="18"/>
        </w:rPr>
        <w:t xml:space="preserve">and  </w:t>
      </w:r>
      <w:proofErr w:type="spellStart"/>
      <w:r>
        <w:rPr>
          <w:w w:val="110"/>
          <w:sz w:val="18"/>
        </w:rPr>
        <w:t>vanKuik</w:t>
      </w:r>
      <w:proofErr w:type="spellEnd"/>
      <w:proofErr w:type="gramEnd"/>
      <w:r>
        <w:rPr>
          <w:w w:val="110"/>
          <w:sz w:val="18"/>
        </w:rPr>
        <w:t xml:space="preserve">,  G.A.M.  “Multidisciplinary design optimization of offshore wind turbines for minimum levelized cost of energy.” </w:t>
      </w:r>
      <w:r>
        <w:rPr>
          <w:i/>
          <w:w w:val="110"/>
          <w:sz w:val="18"/>
        </w:rPr>
        <w:t>Renewable Energy</w:t>
      </w:r>
      <w:r>
        <w:rPr>
          <w:w w:val="110"/>
          <w:sz w:val="18"/>
        </w:rPr>
        <w:t>,</w:t>
      </w:r>
      <w:r>
        <w:rPr>
          <w:spacing w:val="-31"/>
          <w:w w:val="110"/>
          <w:sz w:val="18"/>
        </w:rPr>
        <w:t xml:space="preserve"> </w:t>
      </w:r>
      <w:r>
        <w:rPr>
          <w:w w:val="110"/>
          <w:sz w:val="18"/>
        </w:rPr>
        <w:t>68:893</w:t>
      </w:r>
    </w:p>
    <w:p w:rsidR="00012D33" w:rsidRDefault="0009622D">
      <w:pPr>
        <w:ind w:left="506"/>
        <w:rPr>
          <w:sz w:val="18"/>
        </w:rPr>
      </w:pPr>
      <w:r>
        <w:rPr>
          <w:w w:val="110"/>
          <w:sz w:val="18"/>
        </w:rPr>
        <w:t xml:space="preserve">– 905, 2014.  </w:t>
      </w:r>
      <w:proofErr w:type="spellStart"/>
      <w:r>
        <w:rPr>
          <w:w w:val="110"/>
          <w:sz w:val="18"/>
        </w:rPr>
        <w:t>doi</w:t>
      </w:r>
      <w:proofErr w:type="spellEnd"/>
      <w:r>
        <w:rPr>
          <w:w w:val="110"/>
          <w:sz w:val="18"/>
        </w:rPr>
        <w:t>: https://doi.org/10.1016/j.renene.2014.02.045.</w:t>
      </w:r>
    </w:p>
    <w:p w:rsidR="00012D33" w:rsidRDefault="00012D33">
      <w:pPr>
        <w:pStyle w:val="BodyText"/>
        <w:spacing w:before="10"/>
        <w:rPr>
          <w:sz w:val="14"/>
        </w:rPr>
      </w:pPr>
    </w:p>
    <w:p w:rsidR="00012D33" w:rsidRDefault="0009622D">
      <w:pPr>
        <w:pStyle w:val="ListParagraph"/>
        <w:numPr>
          <w:ilvl w:val="0"/>
          <w:numId w:val="1"/>
        </w:numPr>
        <w:tabs>
          <w:tab w:val="left" w:pos="507"/>
        </w:tabs>
        <w:spacing w:line="254" w:lineRule="auto"/>
        <w:ind w:right="117" w:hanging="294"/>
        <w:jc w:val="both"/>
        <w:rPr>
          <w:sz w:val="18"/>
        </w:rPr>
      </w:pPr>
      <w:bookmarkStart w:id="290" w:name="_bookmark37"/>
      <w:bookmarkEnd w:id="290"/>
      <w:proofErr w:type="spellStart"/>
      <w:r>
        <w:rPr>
          <w:w w:val="110"/>
          <w:sz w:val="18"/>
        </w:rPr>
        <w:t>Bak</w:t>
      </w:r>
      <w:proofErr w:type="spellEnd"/>
      <w:r>
        <w:rPr>
          <w:w w:val="110"/>
          <w:sz w:val="18"/>
        </w:rPr>
        <w:t xml:space="preserve">, Christian, </w:t>
      </w:r>
      <w:proofErr w:type="spellStart"/>
      <w:r>
        <w:rPr>
          <w:w w:val="110"/>
          <w:sz w:val="18"/>
        </w:rPr>
        <w:t>Zahle</w:t>
      </w:r>
      <w:proofErr w:type="spellEnd"/>
      <w:r>
        <w:rPr>
          <w:w w:val="110"/>
          <w:sz w:val="18"/>
        </w:rPr>
        <w:t xml:space="preserve">, Frederik, </w:t>
      </w:r>
      <w:proofErr w:type="spellStart"/>
      <w:r>
        <w:rPr>
          <w:w w:val="110"/>
          <w:sz w:val="18"/>
        </w:rPr>
        <w:t>Bitsche</w:t>
      </w:r>
      <w:proofErr w:type="spellEnd"/>
      <w:r>
        <w:rPr>
          <w:w w:val="110"/>
          <w:sz w:val="18"/>
        </w:rPr>
        <w:t xml:space="preserve">, Robert, Kim, </w:t>
      </w:r>
      <w:proofErr w:type="spellStart"/>
      <w:r>
        <w:rPr>
          <w:w w:val="110"/>
          <w:sz w:val="18"/>
        </w:rPr>
        <w:t>Taeseong</w:t>
      </w:r>
      <w:proofErr w:type="spellEnd"/>
      <w:r>
        <w:rPr>
          <w:w w:val="110"/>
          <w:sz w:val="18"/>
        </w:rPr>
        <w:t xml:space="preserve">, </w:t>
      </w:r>
      <w:proofErr w:type="spellStart"/>
      <w:r>
        <w:rPr>
          <w:w w:val="110"/>
          <w:sz w:val="18"/>
        </w:rPr>
        <w:t>Yde</w:t>
      </w:r>
      <w:proofErr w:type="spellEnd"/>
      <w:r>
        <w:rPr>
          <w:w w:val="110"/>
          <w:sz w:val="18"/>
        </w:rPr>
        <w:t xml:space="preserve">, Anders, Henriksen, LC, Andersen, Pe-   </w:t>
      </w:r>
      <w:proofErr w:type="spellStart"/>
      <w:r>
        <w:rPr>
          <w:w w:val="110"/>
          <w:sz w:val="18"/>
        </w:rPr>
        <w:t>ter</w:t>
      </w:r>
      <w:proofErr w:type="spellEnd"/>
      <w:r>
        <w:rPr>
          <w:w w:val="110"/>
          <w:sz w:val="18"/>
        </w:rPr>
        <w:t xml:space="preserve"> B, Natarajan, Anand, and Hansen, Morten </w:t>
      </w:r>
      <w:proofErr w:type="spellStart"/>
      <w:r>
        <w:rPr>
          <w:w w:val="110"/>
          <w:sz w:val="18"/>
        </w:rPr>
        <w:t>Hartvig</w:t>
      </w:r>
      <w:proofErr w:type="spellEnd"/>
      <w:r>
        <w:rPr>
          <w:w w:val="110"/>
          <w:sz w:val="18"/>
        </w:rPr>
        <w:t xml:space="preserve">. “Design and performance of a 10 MW wind turbine.”  </w:t>
      </w:r>
      <w:r>
        <w:rPr>
          <w:i/>
          <w:w w:val="110"/>
          <w:sz w:val="18"/>
        </w:rPr>
        <w:t>Wind Energy</w:t>
      </w:r>
      <w:r>
        <w:rPr>
          <w:w w:val="110"/>
          <w:sz w:val="18"/>
        </w:rPr>
        <w:t>, 124,</w:t>
      </w:r>
      <w:r>
        <w:rPr>
          <w:spacing w:val="-3"/>
          <w:w w:val="110"/>
          <w:sz w:val="18"/>
        </w:rPr>
        <w:t xml:space="preserve"> </w:t>
      </w:r>
      <w:r>
        <w:rPr>
          <w:w w:val="110"/>
          <w:sz w:val="18"/>
        </w:rPr>
        <w:t>2013.</w:t>
      </w:r>
    </w:p>
    <w:p w:rsidR="00012D33" w:rsidRDefault="0009622D">
      <w:pPr>
        <w:pStyle w:val="ListParagraph"/>
        <w:numPr>
          <w:ilvl w:val="0"/>
          <w:numId w:val="1"/>
        </w:numPr>
        <w:tabs>
          <w:tab w:val="left" w:pos="507"/>
        </w:tabs>
        <w:spacing w:before="159" w:line="249" w:lineRule="auto"/>
        <w:ind w:right="117" w:hanging="294"/>
        <w:jc w:val="both"/>
        <w:rPr>
          <w:sz w:val="18"/>
        </w:rPr>
      </w:pPr>
      <w:bookmarkStart w:id="291" w:name="_bookmark38"/>
      <w:bookmarkEnd w:id="291"/>
      <w:r>
        <w:rPr>
          <w:w w:val="105"/>
          <w:sz w:val="18"/>
        </w:rPr>
        <w:t xml:space="preserve">Beiter, Philipp, Musial, </w:t>
      </w:r>
      <w:r>
        <w:rPr>
          <w:spacing w:val="-3"/>
          <w:w w:val="105"/>
          <w:sz w:val="18"/>
        </w:rPr>
        <w:t xml:space="preserve">Walter, </w:t>
      </w:r>
      <w:r>
        <w:rPr>
          <w:w w:val="105"/>
          <w:sz w:val="18"/>
        </w:rPr>
        <w:t xml:space="preserve">Smith, Aaron, Kilcher, Levi, Damiani, Rick, </w:t>
      </w:r>
      <w:proofErr w:type="gramStart"/>
      <w:r>
        <w:rPr>
          <w:w w:val="105"/>
          <w:sz w:val="18"/>
        </w:rPr>
        <w:t>Maness,  Michael</w:t>
      </w:r>
      <w:proofErr w:type="gramEnd"/>
      <w:r>
        <w:rPr>
          <w:w w:val="105"/>
          <w:sz w:val="18"/>
        </w:rPr>
        <w:t xml:space="preserve">,  Sirnivas,  Senu, </w:t>
      </w:r>
      <w:r>
        <w:rPr>
          <w:spacing w:val="-3"/>
          <w:w w:val="105"/>
          <w:sz w:val="18"/>
        </w:rPr>
        <w:t xml:space="preserve">Stehly, </w:t>
      </w:r>
      <w:r>
        <w:rPr>
          <w:w w:val="105"/>
          <w:sz w:val="18"/>
        </w:rPr>
        <w:t xml:space="preserve">Tyler, Gevorgian, </w:t>
      </w:r>
      <w:r>
        <w:rPr>
          <w:spacing w:val="-3"/>
          <w:w w:val="105"/>
          <w:sz w:val="18"/>
        </w:rPr>
        <w:t xml:space="preserve">Vahan, </w:t>
      </w:r>
      <w:r>
        <w:rPr>
          <w:w w:val="105"/>
          <w:sz w:val="18"/>
        </w:rPr>
        <w:t>Mooney, Meghan, and Scott, George. “</w:t>
      </w:r>
      <w:proofErr w:type="gramStart"/>
      <w:r>
        <w:rPr>
          <w:w w:val="105"/>
          <w:sz w:val="18"/>
        </w:rPr>
        <w:t>A  Spatial</w:t>
      </w:r>
      <w:proofErr w:type="gramEnd"/>
      <w:r>
        <w:rPr>
          <w:w w:val="105"/>
          <w:sz w:val="18"/>
        </w:rPr>
        <w:t xml:space="preserve">-Economic  </w:t>
      </w:r>
      <w:proofErr w:type="spellStart"/>
      <w:r>
        <w:rPr>
          <w:w w:val="105"/>
          <w:sz w:val="18"/>
        </w:rPr>
        <w:t>CostReduction</w:t>
      </w:r>
      <w:proofErr w:type="spellEnd"/>
      <w:r>
        <w:rPr>
          <w:spacing w:val="47"/>
          <w:w w:val="105"/>
          <w:sz w:val="18"/>
        </w:rPr>
        <w:t xml:space="preserve"> </w:t>
      </w:r>
      <w:r>
        <w:rPr>
          <w:spacing w:val="-4"/>
          <w:w w:val="105"/>
          <w:sz w:val="18"/>
        </w:rPr>
        <w:t xml:space="preserve">Pathway </w:t>
      </w:r>
      <w:r>
        <w:rPr>
          <w:w w:val="105"/>
          <w:sz w:val="18"/>
        </w:rPr>
        <w:t xml:space="preserve">Analysis for U.S. Offshore Wind Energy  Development  from  2015–2030.”  </w:t>
      </w:r>
      <w:proofErr w:type="gramStart"/>
      <w:r>
        <w:rPr>
          <w:w w:val="105"/>
          <w:sz w:val="18"/>
        </w:rPr>
        <w:t>Report  NREL</w:t>
      </w:r>
      <w:proofErr w:type="gramEnd"/>
      <w:r>
        <w:rPr>
          <w:w w:val="105"/>
          <w:sz w:val="18"/>
        </w:rPr>
        <w:t>/TP-6A20-</w:t>
      </w:r>
      <w:r>
        <w:rPr>
          <w:spacing w:val="47"/>
          <w:w w:val="105"/>
          <w:sz w:val="18"/>
        </w:rPr>
        <w:t xml:space="preserve"> </w:t>
      </w:r>
      <w:r>
        <w:rPr>
          <w:w w:val="105"/>
          <w:sz w:val="18"/>
        </w:rPr>
        <w:t xml:space="preserve">66579, National Renewable Energy Lab.(NREL), Golden, CO, September 2016. URL </w:t>
      </w:r>
      <w:hyperlink r:id="rId196">
        <w:r>
          <w:rPr>
            <w:rFonts w:ascii="Courier New" w:hAnsi="Courier New"/>
            <w:w w:val="105"/>
            <w:sz w:val="18"/>
          </w:rPr>
          <w:t>https://www.nrel.gov/</w:t>
        </w:r>
      </w:hyperlink>
      <w:r>
        <w:rPr>
          <w:rFonts w:ascii="Courier New" w:hAnsi="Courier New"/>
          <w:w w:val="105"/>
          <w:sz w:val="18"/>
        </w:rPr>
        <w:t xml:space="preserve"> </w:t>
      </w:r>
      <w:hyperlink r:id="rId197">
        <w:r>
          <w:rPr>
            <w:rFonts w:ascii="Courier New" w:hAnsi="Courier New"/>
            <w:w w:val="105"/>
            <w:sz w:val="18"/>
          </w:rPr>
          <w:t>docs/fy16osti/66579.pdf</w:t>
        </w:r>
      </w:hyperlink>
      <w:r>
        <w:rPr>
          <w:w w:val="105"/>
          <w:sz w:val="18"/>
        </w:rPr>
        <w:t>.</w:t>
      </w:r>
    </w:p>
    <w:p w:rsidR="00012D33" w:rsidRDefault="0009622D">
      <w:pPr>
        <w:pStyle w:val="ListParagraph"/>
        <w:numPr>
          <w:ilvl w:val="0"/>
          <w:numId w:val="1"/>
        </w:numPr>
        <w:tabs>
          <w:tab w:val="left" w:pos="507"/>
        </w:tabs>
        <w:spacing w:before="148" w:line="254" w:lineRule="auto"/>
        <w:ind w:right="118" w:hanging="294"/>
        <w:jc w:val="both"/>
        <w:rPr>
          <w:sz w:val="18"/>
        </w:rPr>
      </w:pPr>
      <w:bookmarkStart w:id="292" w:name="_bookmark39"/>
      <w:bookmarkEnd w:id="292"/>
      <w:proofErr w:type="spellStart"/>
      <w:r>
        <w:rPr>
          <w:w w:val="110"/>
          <w:sz w:val="18"/>
        </w:rPr>
        <w:t>Bortolotti</w:t>
      </w:r>
      <w:proofErr w:type="spellEnd"/>
      <w:r>
        <w:rPr>
          <w:w w:val="110"/>
          <w:sz w:val="18"/>
        </w:rPr>
        <w:t xml:space="preserve">, Pietro, </w:t>
      </w:r>
      <w:proofErr w:type="spellStart"/>
      <w:r>
        <w:rPr>
          <w:w w:val="110"/>
          <w:sz w:val="18"/>
        </w:rPr>
        <w:t>Bottasso</w:t>
      </w:r>
      <w:proofErr w:type="spellEnd"/>
      <w:r>
        <w:rPr>
          <w:w w:val="110"/>
          <w:sz w:val="18"/>
        </w:rPr>
        <w:t xml:space="preserve">, Carlo L., and Croce, Alessandro. “Combined preliminary–detailed design of wind turbines.” </w:t>
      </w:r>
      <w:r>
        <w:rPr>
          <w:i/>
          <w:w w:val="110"/>
          <w:sz w:val="18"/>
        </w:rPr>
        <w:t>Wind Energy Science</w:t>
      </w:r>
      <w:r>
        <w:rPr>
          <w:w w:val="110"/>
          <w:sz w:val="18"/>
        </w:rPr>
        <w:t xml:space="preserve">, 1(1):71–88, 2016. </w:t>
      </w:r>
      <w:proofErr w:type="spellStart"/>
      <w:r>
        <w:rPr>
          <w:w w:val="110"/>
          <w:sz w:val="18"/>
        </w:rPr>
        <w:t>doi</w:t>
      </w:r>
      <w:proofErr w:type="spellEnd"/>
      <w:r>
        <w:rPr>
          <w:w w:val="110"/>
          <w:sz w:val="18"/>
        </w:rPr>
        <w:t>:</w:t>
      </w:r>
      <w:r>
        <w:rPr>
          <w:spacing w:val="2"/>
          <w:w w:val="110"/>
          <w:sz w:val="18"/>
        </w:rPr>
        <w:t xml:space="preserve"> </w:t>
      </w:r>
      <w:r>
        <w:rPr>
          <w:w w:val="110"/>
          <w:sz w:val="18"/>
        </w:rPr>
        <w:t>10.5194/wes-1-71-2016.</w:t>
      </w:r>
    </w:p>
    <w:p w:rsidR="00012D33" w:rsidRDefault="0009622D">
      <w:pPr>
        <w:pStyle w:val="ListParagraph"/>
        <w:numPr>
          <w:ilvl w:val="0"/>
          <w:numId w:val="1"/>
        </w:numPr>
        <w:tabs>
          <w:tab w:val="left" w:pos="507"/>
        </w:tabs>
        <w:spacing w:before="160" w:line="254" w:lineRule="auto"/>
        <w:ind w:right="117" w:hanging="294"/>
        <w:jc w:val="both"/>
        <w:rPr>
          <w:sz w:val="18"/>
        </w:rPr>
      </w:pPr>
      <w:bookmarkStart w:id="293" w:name="_bookmark40"/>
      <w:bookmarkEnd w:id="293"/>
      <w:proofErr w:type="spellStart"/>
      <w:r>
        <w:rPr>
          <w:w w:val="105"/>
          <w:sz w:val="18"/>
        </w:rPr>
        <w:t>Bottasso</w:t>
      </w:r>
      <w:proofErr w:type="spellEnd"/>
      <w:r>
        <w:rPr>
          <w:w w:val="105"/>
          <w:sz w:val="18"/>
        </w:rPr>
        <w:t xml:space="preserve">, </w:t>
      </w:r>
      <w:proofErr w:type="gramStart"/>
      <w:r>
        <w:rPr>
          <w:w w:val="105"/>
          <w:sz w:val="18"/>
        </w:rPr>
        <w:t>Carlo  L.</w:t>
      </w:r>
      <w:proofErr w:type="gramEnd"/>
      <w:r>
        <w:rPr>
          <w:w w:val="105"/>
          <w:sz w:val="18"/>
        </w:rPr>
        <w:t>,  Campagnolo,  Filippo,  and  Croce,  Alessandro.</w:t>
      </w:r>
      <w:r>
        <w:rPr>
          <w:spacing w:val="47"/>
          <w:w w:val="105"/>
          <w:sz w:val="18"/>
        </w:rPr>
        <w:t xml:space="preserve"> </w:t>
      </w:r>
      <w:r>
        <w:rPr>
          <w:w w:val="105"/>
          <w:sz w:val="18"/>
        </w:rPr>
        <w:t>“Multi-</w:t>
      </w:r>
      <w:proofErr w:type="gramStart"/>
      <w:r>
        <w:rPr>
          <w:w w:val="105"/>
          <w:sz w:val="18"/>
        </w:rPr>
        <w:t>disciplinary  constrained</w:t>
      </w:r>
      <w:proofErr w:type="gramEnd"/>
      <w:r>
        <w:rPr>
          <w:w w:val="105"/>
          <w:sz w:val="18"/>
        </w:rPr>
        <w:t xml:space="preserve">  optimization  of wind turbines.” </w:t>
      </w:r>
      <w:proofErr w:type="gramStart"/>
      <w:r>
        <w:rPr>
          <w:i/>
          <w:spacing w:val="-3"/>
          <w:w w:val="105"/>
          <w:sz w:val="18"/>
        </w:rPr>
        <w:t xml:space="preserve">Multibody  </w:t>
      </w:r>
      <w:r>
        <w:rPr>
          <w:i/>
          <w:w w:val="105"/>
          <w:sz w:val="18"/>
        </w:rPr>
        <w:t>System</w:t>
      </w:r>
      <w:proofErr w:type="gramEnd"/>
      <w:r>
        <w:rPr>
          <w:i/>
          <w:w w:val="105"/>
          <w:sz w:val="18"/>
        </w:rPr>
        <w:t xml:space="preserve">  Dynamics</w:t>
      </w:r>
      <w:r>
        <w:rPr>
          <w:w w:val="105"/>
          <w:sz w:val="18"/>
        </w:rPr>
        <w:t xml:space="preserve">, 27(1):21–53, Jan 2012.  </w:t>
      </w:r>
      <w:proofErr w:type="spellStart"/>
      <w:r>
        <w:rPr>
          <w:w w:val="105"/>
          <w:sz w:val="18"/>
        </w:rPr>
        <w:t>doi</w:t>
      </w:r>
      <w:proofErr w:type="spellEnd"/>
      <w:r>
        <w:rPr>
          <w:w w:val="105"/>
          <w:sz w:val="18"/>
        </w:rPr>
        <w:t xml:space="preserve">:     </w:t>
      </w:r>
      <w:r>
        <w:rPr>
          <w:spacing w:val="32"/>
          <w:w w:val="105"/>
          <w:sz w:val="18"/>
        </w:rPr>
        <w:t xml:space="preserve"> </w:t>
      </w:r>
      <w:r>
        <w:rPr>
          <w:w w:val="105"/>
          <w:sz w:val="18"/>
        </w:rPr>
        <w:t>10.1007/s11044-011-9271-x.</w:t>
      </w:r>
    </w:p>
    <w:p w:rsidR="00012D33" w:rsidRDefault="0009622D">
      <w:pPr>
        <w:pStyle w:val="ListParagraph"/>
        <w:numPr>
          <w:ilvl w:val="0"/>
          <w:numId w:val="1"/>
        </w:numPr>
        <w:tabs>
          <w:tab w:val="left" w:pos="507"/>
        </w:tabs>
        <w:spacing w:before="160" w:line="244" w:lineRule="auto"/>
        <w:ind w:right="117" w:hanging="294"/>
        <w:jc w:val="both"/>
        <w:rPr>
          <w:sz w:val="18"/>
        </w:rPr>
      </w:pPr>
      <w:bookmarkStart w:id="294" w:name="_bookmark41"/>
      <w:bookmarkEnd w:id="294"/>
      <w:r>
        <w:rPr>
          <w:w w:val="105"/>
          <w:sz w:val="18"/>
        </w:rPr>
        <w:t>Damiani, Rick. “</w:t>
      </w:r>
      <w:proofErr w:type="spellStart"/>
      <w:r>
        <w:rPr>
          <w:w w:val="105"/>
          <w:sz w:val="18"/>
        </w:rPr>
        <w:t>JacketSE</w:t>
      </w:r>
      <w:proofErr w:type="spellEnd"/>
      <w:r>
        <w:rPr>
          <w:w w:val="105"/>
          <w:sz w:val="18"/>
        </w:rPr>
        <w:t xml:space="preserve">: An Offshore Wind </w:t>
      </w:r>
      <w:r>
        <w:rPr>
          <w:spacing w:val="-3"/>
          <w:w w:val="105"/>
          <w:sz w:val="18"/>
        </w:rPr>
        <w:t xml:space="preserve">Turbine </w:t>
      </w:r>
      <w:proofErr w:type="gramStart"/>
      <w:r>
        <w:rPr>
          <w:w w:val="105"/>
          <w:sz w:val="18"/>
        </w:rPr>
        <w:t>Jacket  Sizing</w:t>
      </w:r>
      <w:proofErr w:type="gramEnd"/>
      <w:r>
        <w:rPr>
          <w:w w:val="105"/>
          <w:sz w:val="18"/>
        </w:rPr>
        <w:t xml:space="preserve">  Tool.”  </w:t>
      </w:r>
      <w:proofErr w:type="gramStart"/>
      <w:r>
        <w:rPr>
          <w:w w:val="105"/>
          <w:sz w:val="18"/>
        </w:rPr>
        <w:t>Report  NREL</w:t>
      </w:r>
      <w:proofErr w:type="gramEnd"/>
      <w:r>
        <w:rPr>
          <w:w w:val="105"/>
          <w:sz w:val="18"/>
        </w:rPr>
        <w:t>/TP-5000-65417,</w:t>
      </w:r>
      <w:r>
        <w:rPr>
          <w:spacing w:val="47"/>
          <w:w w:val="105"/>
          <w:sz w:val="18"/>
        </w:rPr>
        <w:t xml:space="preserve"> </w:t>
      </w:r>
      <w:r>
        <w:rPr>
          <w:w w:val="105"/>
          <w:sz w:val="18"/>
        </w:rPr>
        <w:t xml:space="preserve">National Renewable Energy Lab.(NREL), Golden, CO, February 2016. URL </w:t>
      </w:r>
      <w:hyperlink r:id="rId198">
        <w:r>
          <w:rPr>
            <w:rFonts w:ascii="Courier New" w:hAnsi="Courier New"/>
            <w:w w:val="105"/>
            <w:sz w:val="18"/>
          </w:rPr>
          <w:t>https://www.nrel.gov/docs/</w:t>
        </w:r>
      </w:hyperlink>
      <w:r>
        <w:rPr>
          <w:rFonts w:ascii="Courier New" w:hAnsi="Courier New"/>
          <w:w w:val="105"/>
          <w:sz w:val="18"/>
        </w:rPr>
        <w:t xml:space="preserve"> </w:t>
      </w:r>
      <w:hyperlink r:id="rId199">
        <w:r>
          <w:rPr>
            <w:rFonts w:ascii="Courier New" w:hAnsi="Courier New"/>
            <w:w w:val="105"/>
            <w:sz w:val="18"/>
          </w:rPr>
          <w:t>fy16osti/65417.pdf</w:t>
        </w:r>
      </w:hyperlink>
      <w:r>
        <w:rPr>
          <w:w w:val="105"/>
          <w:sz w:val="18"/>
        </w:rPr>
        <w:t>.</w:t>
      </w:r>
    </w:p>
    <w:p w:rsidR="00012D33" w:rsidRDefault="0009622D">
      <w:pPr>
        <w:pStyle w:val="ListParagraph"/>
        <w:numPr>
          <w:ilvl w:val="0"/>
          <w:numId w:val="1"/>
        </w:numPr>
        <w:tabs>
          <w:tab w:val="left" w:pos="507"/>
        </w:tabs>
        <w:spacing w:before="152" w:line="254" w:lineRule="auto"/>
        <w:ind w:right="117" w:hanging="294"/>
        <w:jc w:val="both"/>
        <w:rPr>
          <w:sz w:val="18"/>
        </w:rPr>
      </w:pPr>
      <w:bookmarkStart w:id="295" w:name="_bookmark42"/>
      <w:bookmarkEnd w:id="295"/>
      <w:r>
        <w:rPr>
          <w:w w:val="110"/>
          <w:sz w:val="18"/>
        </w:rPr>
        <w:t xml:space="preserve">Damiani, Rick, Dykes, Katherine, and Scott, George. “A comparison study of offshore wind support structures with monopiles and jackets for US waters.” In </w:t>
      </w:r>
      <w:r>
        <w:rPr>
          <w:i/>
          <w:w w:val="110"/>
          <w:sz w:val="18"/>
        </w:rPr>
        <w:t>Journal of Physics: Conference Series</w:t>
      </w:r>
      <w:r>
        <w:rPr>
          <w:w w:val="110"/>
          <w:sz w:val="18"/>
        </w:rPr>
        <w:t>, volume 753, page 092003. IOP Publishing,</w:t>
      </w:r>
      <w:r>
        <w:rPr>
          <w:spacing w:val="19"/>
          <w:w w:val="110"/>
          <w:sz w:val="18"/>
        </w:rPr>
        <w:t xml:space="preserve"> </w:t>
      </w:r>
      <w:r>
        <w:rPr>
          <w:w w:val="110"/>
          <w:sz w:val="18"/>
        </w:rPr>
        <w:t>2016.</w:t>
      </w:r>
    </w:p>
    <w:p w:rsidR="00012D33" w:rsidRDefault="0009622D">
      <w:pPr>
        <w:pStyle w:val="ListParagraph"/>
        <w:numPr>
          <w:ilvl w:val="0"/>
          <w:numId w:val="1"/>
        </w:numPr>
        <w:tabs>
          <w:tab w:val="left" w:pos="507"/>
        </w:tabs>
        <w:spacing w:before="159" w:line="254" w:lineRule="auto"/>
        <w:ind w:right="117" w:hanging="294"/>
        <w:jc w:val="both"/>
        <w:rPr>
          <w:sz w:val="18"/>
        </w:rPr>
      </w:pPr>
      <w:bookmarkStart w:id="296" w:name="_bookmark43"/>
      <w:bookmarkEnd w:id="296"/>
      <w:r>
        <w:rPr>
          <w:w w:val="110"/>
          <w:sz w:val="18"/>
        </w:rPr>
        <w:t xml:space="preserve">Deb, K., Pratap, A., Agarwal, S., and </w:t>
      </w:r>
      <w:proofErr w:type="spellStart"/>
      <w:r>
        <w:rPr>
          <w:w w:val="110"/>
          <w:sz w:val="18"/>
        </w:rPr>
        <w:t>Meyarivan</w:t>
      </w:r>
      <w:proofErr w:type="spellEnd"/>
      <w:r>
        <w:rPr>
          <w:w w:val="110"/>
          <w:sz w:val="18"/>
        </w:rPr>
        <w:t xml:space="preserve">, T. “A fast and elitist </w:t>
      </w:r>
      <w:proofErr w:type="spellStart"/>
      <w:r>
        <w:rPr>
          <w:w w:val="110"/>
          <w:sz w:val="18"/>
        </w:rPr>
        <w:t>multiobjective</w:t>
      </w:r>
      <w:proofErr w:type="spellEnd"/>
      <w:r>
        <w:rPr>
          <w:w w:val="110"/>
          <w:sz w:val="18"/>
        </w:rPr>
        <w:t xml:space="preserve"> genetic algorithm: NSGA-II.” April</w:t>
      </w:r>
      <w:r>
        <w:rPr>
          <w:spacing w:val="-16"/>
          <w:w w:val="110"/>
          <w:sz w:val="18"/>
        </w:rPr>
        <w:t xml:space="preserve"> </w:t>
      </w:r>
      <w:r>
        <w:rPr>
          <w:w w:val="110"/>
          <w:sz w:val="18"/>
        </w:rPr>
        <w:t>2002.</w:t>
      </w:r>
    </w:p>
    <w:p w:rsidR="00012D33" w:rsidRDefault="0009622D">
      <w:pPr>
        <w:pStyle w:val="ListParagraph"/>
        <w:numPr>
          <w:ilvl w:val="0"/>
          <w:numId w:val="1"/>
        </w:numPr>
        <w:tabs>
          <w:tab w:val="left" w:pos="507"/>
        </w:tabs>
        <w:spacing w:before="159" w:line="254" w:lineRule="auto"/>
        <w:ind w:right="117" w:hanging="386"/>
        <w:jc w:val="both"/>
        <w:rPr>
          <w:sz w:val="18"/>
        </w:rPr>
      </w:pPr>
      <w:bookmarkStart w:id="297" w:name="_bookmark44"/>
      <w:bookmarkEnd w:id="297"/>
      <w:r>
        <w:rPr>
          <w:w w:val="110"/>
          <w:sz w:val="18"/>
        </w:rPr>
        <w:t>Dykes, Katherine and Meadows, Rebecca. “Applications of systems engineering to the research, design, and development of wind energy systems.” Report NREL/TP-5000-52616, National Renewable Energy</w:t>
      </w:r>
      <w:r>
        <w:rPr>
          <w:spacing w:val="-23"/>
          <w:w w:val="110"/>
          <w:sz w:val="18"/>
        </w:rPr>
        <w:t xml:space="preserve"> </w:t>
      </w:r>
      <w:proofErr w:type="gramStart"/>
      <w:r>
        <w:rPr>
          <w:w w:val="110"/>
          <w:sz w:val="18"/>
        </w:rPr>
        <w:t>Lab.(</w:t>
      </w:r>
      <w:proofErr w:type="gramEnd"/>
      <w:r>
        <w:rPr>
          <w:w w:val="110"/>
          <w:sz w:val="18"/>
        </w:rPr>
        <w:t>NREL), Golden, CO, December</w:t>
      </w:r>
      <w:r>
        <w:rPr>
          <w:spacing w:val="-15"/>
          <w:w w:val="110"/>
          <w:sz w:val="18"/>
        </w:rPr>
        <w:t xml:space="preserve"> </w:t>
      </w:r>
      <w:r>
        <w:rPr>
          <w:w w:val="110"/>
          <w:sz w:val="18"/>
        </w:rPr>
        <w:t>2011.</w:t>
      </w:r>
    </w:p>
    <w:p w:rsidR="00012D33" w:rsidRDefault="0009622D">
      <w:pPr>
        <w:pStyle w:val="ListParagraph"/>
        <w:numPr>
          <w:ilvl w:val="0"/>
          <w:numId w:val="1"/>
        </w:numPr>
        <w:tabs>
          <w:tab w:val="left" w:pos="507"/>
        </w:tabs>
        <w:spacing w:before="159" w:line="254" w:lineRule="auto"/>
        <w:ind w:right="117" w:hanging="386"/>
        <w:jc w:val="both"/>
        <w:rPr>
          <w:sz w:val="18"/>
        </w:rPr>
      </w:pPr>
      <w:bookmarkStart w:id="298" w:name="_bookmark45"/>
      <w:bookmarkEnd w:id="298"/>
      <w:r>
        <w:rPr>
          <w:w w:val="110"/>
          <w:sz w:val="18"/>
        </w:rPr>
        <w:t xml:space="preserve">European Committee for </w:t>
      </w:r>
      <w:proofErr w:type="spellStart"/>
      <w:r>
        <w:rPr>
          <w:w w:val="110"/>
          <w:sz w:val="18"/>
        </w:rPr>
        <w:t>Standardisation</w:t>
      </w:r>
      <w:proofErr w:type="spellEnd"/>
      <w:r>
        <w:rPr>
          <w:w w:val="110"/>
          <w:sz w:val="18"/>
        </w:rPr>
        <w:t xml:space="preserve">. “Eurocode 3: Design of Steel Structures—Part 1-6: General rules— Supplementary rules for the shell structures.” Report EN 1993-1-6: 20xx, European Committee for </w:t>
      </w:r>
      <w:proofErr w:type="spellStart"/>
      <w:r>
        <w:rPr>
          <w:w w:val="110"/>
          <w:sz w:val="18"/>
        </w:rPr>
        <w:t>Standardis</w:t>
      </w:r>
      <w:proofErr w:type="spellEnd"/>
      <w:r>
        <w:rPr>
          <w:w w:val="110"/>
          <w:sz w:val="18"/>
        </w:rPr>
        <w:t xml:space="preserve">- </w:t>
      </w:r>
      <w:proofErr w:type="spellStart"/>
      <w:r>
        <w:rPr>
          <w:w w:val="110"/>
          <w:sz w:val="18"/>
        </w:rPr>
        <w:t>ation</w:t>
      </w:r>
      <w:proofErr w:type="spellEnd"/>
      <w:r>
        <w:rPr>
          <w:w w:val="110"/>
          <w:sz w:val="18"/>
        </w:rPr>
        <w:t>,</w:t>
      </w:r>
      <w:r>
        <w:rPr>
          <w:spacing w:val="-1"/>
          <w:w w:val="110"/>
          <w:sz w:val="18"/>
        </w:rPr>
        <w:t xml:space="preserve"> </w:t>
      </w:r>
      <w:r>
        <w:rPr>
          <w:w w:val="110"/>
          <w:sz w:val="18"/>
        </w:rPr>
        <w:t>1993.</w:t>
      </w:r>
    </w:p>
    <w:p w:rsidR="00012D33" w:rsidRDefault="00012D33">
      <w:pPr>
        <w:spacing w:line="254" w:lineRule="auto"/>
        <w:jc w:val="both"/>
        <w:rPr>
          <w:sz w:val="18"/>
        </w:rPr>
        <w:sectPr w:rsidR="00012D33">
          <w:pgSz w:w="12240" w:h="15840"/>
          <w:pgMar w:top="1400" w:right="1320" w:bottom="980" w:left="1320" w:header="0" w:footer="792" w:gutter="0"/>
          <w:cols w:space="720"/>
        </w:sectPr>
      </w:pPr>
    </w:p>
    <w:p w:rsidR="00012D33" w:rsidRDefault="0009622D">
      <w:pPr>
        <w:pStyle w:val="ListParagraph"/>
        <w:numPr>
          <w:ilvl w:val="0"/>
          <w:numId w:val="1"/>
        </w:numPr>
        <w:tabs>
          <w:tab w:val="left" w:pos="507"/>
        </w:tabs>
        <w:spacing w:before="51" w:line="254" w:lineRule="auto"/>
        <w:ind w:right="118" w:hanging="386"/>
        <w:jc w:val="both"/>
        <w:rPr>
          <w:sz w:val="18"/>
        </w:rPr>
      </w:pPr>
      <w:bookmarkStart w:id="299" w:name="_bookmark46"/>
      <w:bookmarkEnd w:id="299"/>
      <w:r>
        <w:rPr>
          <w:w w:val="105"/>
          <w:sz w:val="18"/>
        </w:rPr>
        <w:t xml:space="preserve">Fleming, Paul A., Ning, Andrew, </w:t>
      </w:r>
      <w:proofErr w:type="spellStart"/>
      <w:r>
        <w:rPr>
          <w:w w:val="105"/>
          <w:sz w:val="18"/>
        </w:rPr>
        <w:t>Gebraad</w:t>
      </w:r>
      <w:proofErr w:type="spellEnd"/>
      <w:r>
        <w:rPr>
          <w:w w:val="105"/>
          <w:sz w:val="18"/>
        </w:rPr>
        <w:t>, Pieter M. O., and Dykes, Katherine. “Wind plant system engineering through</w:t>
      </w:r>
      <w:r>
        <w:rPr>
          <w:spacing w:val="32"/>
          <w:w w:val="105"/>
          <w:sz w:val="18"/>
        </w:rPr>
        <w:t xml:space="preserve"> </w:t>
      </w:r>
      <w:r>
        <w:rPr>
          <w:w w:val="105"/>
          <w:sz w:val="18"/>
        </w:rPr>
        <w:t>optimization</w:t>
      </w:r>
      <w:r>
        <w:rPr>
          <w:spacing w:val="32"/>
          <w:w w:val="105"/>
          <w:sz w:val="18"/>
        </w:rPr>
        <w:t xml:space="preserve"> </w:t>
      </w:r>
      <w:r>
        <w:rPr>
          <w:w w:val="105"/>
          <w:sz w:val="18"/>
        </w:rPr>
        <w:t>of</w:t>
      </w:r>
      <w:r>
        <w:rPr>
          <w:spacing w:val="32"/>
          <w:w w:val="105"/>
          <w:sz w:val="18"/>
        </w:rPr>
        <w:t xml:space="preserve"> </w:t>
      </w:r>
      <w:r>
        <w:rPr>
          <w:w w:val="105"/>
          <w:sz w:val="18"/>
        </w:rPr>
        <w:t>layout</w:t>
      </w:r>
      <w:r>
        <w:rPr>
          <w:spacing w:val="32"/>
          <w:w w:val="105"/>
          <w:sz w:val="18"/>
        </w:rPr>
        <w:t xml:space="preserve"> </w:t>
      </w:r>
      <w:r>
        <w:rPr>
          <w:w w:val="105"/>
          <w:sz w:val="18"/>
        </w:rPr>
        <w:t>and</w:t>
      </w:r>
      <w:r>
        <w:rPr>
          <w:spacing w:val="32"/>
          <w:w w:val="105"/>
          <w:sz w:val="18"/>
        </w:rPr>
        <w:t xml:space="preserve"> </w:t>
      </w:r>
      <w:r>
        <w:rPr>
          <w:spacing w:val="-4"/>
          <w:w w:val="105"/>
          <w:sz w:val="18"/>
        </w:rPr>
        <w:t>yaw</w:t>
      </w:r>
      <w:r>
        <w:rPr>
          <w:spacing w:val="32"/>
          <w:w w:val="105"/>
          <w:sz w:val="18"/>
        </w:rPr>
        <w:t xml:space="preserve"> </w:t>
      </w:r>
      <w:r>
        <w:rPr>
          <w:w w:val="105"/>
          <w:sz w:val="18"/>
        </w:rPr>
        <w:t>control.”</w:t>
      </w:r>
      <w:r>
        <w:rPr>
          <w:spacing w:val="32"/>
          <w:w w:val="105"/>
          <w:sz w:val="18"/>
        </w:rPr>
        <w:t xml:space="preserve"> </w:t>
      </w:r>
      <w:r>
        <w:rPr>
          <w:i/>
          <w:w w:val="105"/>
          <w:sz w:val="18"/>
        </w:rPr>
        <w:t>Wind</w:t>
      </w:r>
      <w:r>
        <w:rPr>
          <w:i/>
          <w:spacing w:val="38"/>
          <w:w w:val="105"/>
          <w:sz w:val="18"/>
        </w:rPr>
        <w:t xml:space="preserve"> </w:t>
      </w:r>
      <w:r>
        <w:rPr>
          <w:i/>
          <w:w w:val="105"/>
          <w:sz w:val="18"/>
        </w:rPr>
        <w:t>Energy</w:t>
      </w:r>
      <w:r>
        <w:rPr>
          <w:w w:val="105"/>
          <w:sz w:val="18"/>
        </w:rPr>
        <w:t>,</w:t>
      </w:r>
      <w:r>
        <w:rPr>
          <w:spacing w:val="32"/>
          <w:w w:val="105"/>
          <w:sz w:val="18"/>
        </w:rPr>
        <w:t xml:space="preserve"> </w:t>
      </w:r>
      <w:r>
        <w:rPr>
          <w:w w:val="105"/>
          <w:sz w:val="18"/>
        </w:rPr>
        <w:t>19(2):329–344,</w:t>
      </w:r>
      <w:r>
        <w:rPr>
          <w:spacing w:val="32"/>
          <w:w w:val="105"/>
          <w:sz w:val="18"/>
        </w:rPr>
        <w:t xml:space="preserve"> </w:t>
      </w:r>
      <w:r>
        <w:rPr>
          <w:w w:val="105"/>
          <w:sz w:val="18"/>
        </w:rPr>
        <w:t xml:space="preserve">2016. </w:t>
      </w:r>
      <w:r>
        <w:rPr>
          <w:spacing w:val="11"/>
          <w:w w:val="105"/>
          <w:sz w:val="18"/>
        </w:rPr>
        <w:t xml:space="preserve"> </w:t>
      </w:r>
      <w:proofErr w:type="spellStart"/>
      <w:r>
        <w:rPr>
          <w:w w:val="105"/>
          <w:sz w:val="18"/>
        </w:rPr>
        <w:t>doi</w:t>
      </w:r>
      <w:proofErr w:type="spellEnd"/>
      <w:r>
        <w:rPr>
          <w:w w:val="105"/>
          <w:sz w:val="18"/>
        </w:rPr>
        <w:t xml:space="preserve">: </w:t>
      </w:r>
      <w:r>
        <w:rPr>
          <w:spacing w:val="11"/>
          <w:w w:val="105"/>
          <w:sz w:val="18"/>
        </w:rPr>
        <w:t xml:space="preserve"> </w:t>
      </w:r>
      <w:r>
        <w:rPr>
          <w:w w:val="105"/>
          <w:sz w:val="18"/>
        </w:rPr>
        <w:t>10.1002/we.1836.</w:t>
      </w:r>
    </w:p>
    <w:p w:rsidR="00012D33" w:rsidRDefault="0009622D">
      <w:pPr>
        <w:pStyle w:val="ListParagraph"/>
        <w:numPr>
          <w:ilvl w:val="0"/>
          <w:numId w:val="1"/>
        </w:numPr>
        <w:tabs>
          <w:tab w:val="left" w:pos="507"/>
        </w:tabs>
        <w:spacing w:before="159" w:line="254" w:lineRule="auto"/>
        <w:ind w:right="117" w:hanging="386"/>
        <w:jc w:val="both"/>
        <w:rPr>
          <w:sz w:val="18"/>
        </w:rPr>
      </w:pPr>
      <w:bookmarkStart w:id="300" w:name="_bookmark47"/>
      <w:bookmarkEnd w:id="300"/>
      <w:r>
        <w:rPr>
          <w:w w:val="105"/>
          <w:sz w:val="18"/>
        </w:rPr>
        <w:t xml:space="preserve">Gavin, Henri </w:t>
      </w:r>
      <w:r>
        <w:rPr>
          <w:spacing w:val="-8"/>
          <w:w w:val="105"/>
          <w:sz w:val="18"/>
        </w:rPr>
        <w:t xml:space="preserve">P. </w:t>
      </w:r>
      <w:r>
        <w:rPr>
          <w:w w:val="105"/>
          <w:sz w:val="18"/>
        </w:rPr>
        <w:t xml:space="preserve">and </w:t>
      </w:r>
      <w:proofErr w:type="spellStart"/>
      <w:proofErr w:type="gramStart"/>
      <w:r>
        <w:rPr>
          <w:w w:val="105"/>
          <w:sz w:val="18"/>
        </w:rPr>
        <w:t>Pye</w:t>
      </w:r>
      <w:proofErr w:type="spellEnd"/>
      <w:r>
        <w:rPr>
          <w:w w:val="105"/>
          <w:sz w:val="18"/>
        </w:rPr>
        <w:t>,  John</w:t>
      </w:r>
      <w:proofErr w:type="gramEnd"/>
      <w:r>
        <w:rPr>
          <w:w w:val="105"/>
          <w:sz w:val="18"/>
        </w:rPr>
        <w:t>.</w:t>
      </w:r>
      <w:r>
        <w:rPr>
          <w:spacing w:val="47"/>
          <w:w w:val="105"/>
          <w:sz w:val="18"/>
        </w:rPr>
        <w:t xml:space="preserve"> </w:t>
      </w:r>
      <w:r>
        <w:rPr>
          <w:i/>
          <w:spacing w:val="-4"/>
          <w:w w:val="105"/>
          <w:sz w:val="18"/>
        </w:rPr>
        <w:t>Frame3</w:t>
      </w:r>
      <w:proofErr w:type="gramStart"/>
      <w:r>
        <w:rPr>
          <w:i/>
          <w:spacing w:val="-4"/>
          <w:w w:val="105"/>
          <w:sz w:val="18"/>
        </w:rPr>
        <w:t xml:space="preserve">DD  </w:t>
      </w:r>
      <w:r>
        <w:rPr>
          <w:i/>
          <w:w w:val="105"/>
          <w:sz w:val="18"/>
        </w:rPr>
        <w:t>version</w:t>
      </w:r>
      <w:proofErr w:type="gramEnd"/>
      <w:r>
        <w:rPr>
          <w:i/>
          <w:w w:val="105"/>
          <w:sz w:val="18"/>
        </w:rPr>
        <w:t xml:space="preserve">  0.20140514+</w:t>
      </w:r>
      <w:r>
        <w:rPr>
          <w:w w:val="105"/>
          <w:sz w:val="18"/>
        </w:rPr>
        <w:t>.</w:t>
      </w:r>
      <w:r>
        <w:rPr>
          <w:spacing w:val="47"/>
          <w:w w:val="105"/>
          <w:sz w:val="18"/>
        </w:rPr>
        <w:t xml:space="preserve"> </w:t>
      </w:r>
      <w:proofErr w:type="gramStart"/>
      <w:r>
        <w:rPr>
          <w:w w:val="105"/>
          <w:sz w:val="18"/>
        </w:rPr>
        <w:t xml:space="preserve">Duke  </w:t>
      </w:r>
      <w:r>
        <w:rPr>
          <w:spacing w:val="-3"/>
          <w:w w:val="105"/>
          <w:sz w:val="18"/>
        </w:rPr>
        <w:t>University</w:t>
      </w:r>
      <w:proofErr w:type="gramEnd"/>
      <w:r>
        <w:rPr>
          <w:spacing w:val="-3"/>
          <w:w w:val="105"/>
          <w:sz w:val="18"/>
        </w:rPr>
        <w:t xml:space="preserve">,  </w:t>
      </w:r>
      <w:r>
        <w:rPr>
          <w:w w:val="105"/>
          <w:sz w:val="18"/>
        </w:rPr>
        <w:t>Durham,  NC,  November</w:t>
      </w:r>
      <w:r>
        <w:rPr>
          <w:spacing w:val="47"/>
          <w:w w:val="105"/>
          <w:sz w:val="18"/>
        </w:rPr>
        <w:t xml:space="preserve"> </w:t>
      </w:r>
      <w:r>
        <w:rPr>
          <w:w w:val="90"/>
          <w:sz w:val="18"/>
        </w:rPr>
        <w:t xml:space="preserve">2015.  URL </w:t>
      </w:r>
      <w:r>
        <w:rPr>
          <w:spacing w:val="13"/>
          <w:w w:val="90"/>
          <w:sz w:val="18"/>
        </w:rPr>
        <w:t xml:space="preserve"> </w:t>
      </w:r>
      <w:hyperlink r:id="rId200">
        <w:r>
          <w:rPr>
            <w:rFonts w:ascii="Courier New"/>
            <w:w w:val="90"/>
            <w:sz w:val="18"/>
          </w:rPr>
          <w:t>http://frame3dd.sourceforge.net</w:t>
        </w:r>
      </w:hyperlink>
      <w:r>
        <w:rPr>
          <w:w w:val="90"/>
          <w:sz w:val="18"/>
        </w:rPr>
        <w:t>.</w:t>
      </w:r>
    </w:p>
    <w:p w:rsidR="00012D33" w:rsidRDefault="0009622D">
      <w:pPr>
        <w:pStyle w:val="ListParagraph"/>
        <w:numPr>
          <w:ilvl w:val="0"/>
          <w:numId w:val="1"/>
        </w:numPr>
        <w:tabs>
          <w:tab w:val="left" w:pos="507"/>
        </w:tabs>
        <w:spacing w:before="143" w:line="254" w:lineRule="auto"/>
        <w:ind w:right="118" w:hanging="386"/>
        <w:jc w:val="both"/>
        <w:rPr>
          <w:sz w:val="18"/>
        </w:rPr>
      </w:pPr>
      <w:bookmarkStart w:id="301" w:name="_bookmark48"/>
      <w:bookmarkEnd w:id="301"/>
      <w:proofErr w:type="spellStart"/>
      <w:r>
        <w:rPr>
          <w:w w:val="110"/>
          <w:sz w:val="18"/>
        </w:rPr>
        <w:t>Germanischer</w:t>
      </w:r>
      <w:proofErr w:type="spellEnd"/>
      <w:r>
        <w:rPr>
          <w:w w:val="110"/>
          <w:sz w:val="18"/>
        </w:rPr>
        <w:t xml:space="preserve"> Lloyd. “Guideline for the Certification of Offshore Wind Turbines.” Report IV – Part 2, Chapter 6, </w:t>
      </w:r>
      <w:proofErr w:type="spellStart"/>
      <w:r>
        <w:rPr>
          <w:w w:val="110"/>
          <w:sz w:val="18"/>
        </w:rPr>
        <w:t>Germanischer</w:t>
      </w:r>
      <w:proofErr w:type="spellEnd"/>
      <w:r>
        <w:rPr>
          <w:w w:val="110"/>
          <w:sz w:val="18"/>
        </w:rPr>
        <w:t xml:space="preserve"> Lloyd,</w:t>
      </w:r>
      <w:r>
        <w:rPr>
          <w:spacing w:val="-25"/>
          <w:w w:val="110"/>
          <w:sz w:val="18"/>
        </w:rPr>
        <w:t xml:space="preserve"> </w:t>
      </w:r>
      <w:r>
        <w:rPr>
          <w:w w:val="110"/>
          <w:sz w:val="18"/>
        </w:rPr>
        <w:t>2005.</w:t>
      </w:r>
    </w:p>
    <w:p w:rsidR="00012D33" w:rsidRDefault="0009622D">
      <w:pPr>
        <w:pStyle w:val="ListParagraph"/>
        <w:numPr>
          <w:ilvl w:val="0"/>
          <w:numId w:val="1"/>
        </w:numPr>
        <w:tabs>
          <w:tab w:val="left" w:pos="507"/>
        </w:tabs>
        <w:spacing w:before="159" w:line="254" w:lineRule="auto"/>
        <w:ind w:right="117" w:hanging="386"/>
        <w:jc w:val="both"/>
        <w:rPr>
          <w:sz w:val="18"/>
        </w:rPr>
      </w:pPr>
      <w:bookmarkStart w:id="302" w:name="_bookmark49"/>
      <w:bookmarkEnd w:id="302"/>
      <w:r>
        <w:rPr>
          <w:spacing w:val="-5"/>
          <w:w w:val="105"/>
          <w:sz w:val="18"/>
        </w:rPr>
        <w:t xml:space="preserve">Gray, </w:t>
      </w:r>
      <w:r>
        <w:rPr>
          <w:w w:val="105"/>
          <w:sz w:val="18"/>
        </w:rPr>
        <w:t xml:space="preserve">Justin S., Hearn, </w:t>
      </w:r>
      <w:r>
        <w:rPr>
          <w:spacing w:val="-3"/>
          <w:w w:val="105"/>
          <w:sz w:val="18"/>
        </w:rPr>
        <w:t xml:space="preserve">Tristan </w:t>
      </w:r>
      <w:r>
        <w:rPr>
          <w:w w:val="105"/>
          <w:sz w:val="18"/>
        </w:rPr>
        <w:t xml:space="preserve">A., Moore, Kenneth T., Hwang, John, Martins, Joaquim, and Ning, Andrew. “Automatic Evaluation of Multidisciplinary Derivatives Using a Graph-Based Problem Formulation in </w:t>
      </w:r>
      <w:proofErr w:type="spellStart"/>
      <w:r>
        <w:rPr>
          <w:w w:val="105"/>
          <w:sz w:val="18"/>
        </w:rPr>
        <w:t>OpenM</w:t>
      </w:r>
      <w:proofErr w:type="spellEnd"/>
      <w:r>
        <w:rPr>
          <w:w w:val="105"/>
          <w:sz w:val="18"/>
        </w:rPr>
        <w:t xml:space="preserve">- </w:t>
      </w:r>
      <w:r>
        <w:rPr>
          <w:spacing w:val="-3"/>
          <w:w w:val="105"/>
          <w:sz w:val="18"/>
        </w:rPr>
        <w:t xml:space="preserve">DAO.” </w:t>
      </w:r>
      <w:r>
        <w:rPr>
          <w:w w:val="105"/>
          <w:sz w:val="18"/>
        </w:rPr>
        <w:t xml:space="preserve">In </w:t>
      </w:r>
      <w:r>
        <w:rPr>
          <w:i/>
          <w:w w:val="105"/>
          <w:sz w:val="18"/>
        </w:rPr>
        <w:t>15th AIAA/ISSMO Multidisciplinary Analysis and Optimization Conference</w:t>
      </w:r>
      <w:r>
        <w:rPr>
          <w:w w:val="105"/>
          <w:sz w:val="18"/>
        </w:rPr>
        <w:t xml:space="preserve">. American Institute of </w:t>
      </w:r>
      <w:proofErr w:type="gramStart"/>
      <w:r>
        <w:rPr>
          <w:w w:val="105"/>
          <w:sz w:val="18"/>
        </w:rPr>
        <w:t>Aeronautics  and</w:t>
      </w:r>
      <w:proofErr w:type="gramEnd"/>
      <w:r>
        <w:rPr>
          <w:w w:val="105"/>
          <w:sz w:val="18"/>
        </w:rPr>
        <w:t xml:space="preserve">  Astronautics,  2014/07/08  2014.   </w:t>
      </w:r>
      <w:proofErr w:type="spellStart"/>
      <w:r>
        <w:rPr>
          <w:w w:val="105"/>
          <w:sz w:val="18"/>
        </w:rPr>
        <w:t>doi</w:t>
      </w:r>
      <w:proofErr w:type="spellEnd"/>
      <w:r>
        <w:rPr>
          <w:w w:val="105"/>
          <w:sz w:val="18"/>
        </w:rPr>
        <w:t xml:space="preserve">: </w:t>
      </w:r>
      <w:r>
        <w:rPr>
          <w:spacing w:val="6"/>
          <w:w w:val="105"/>
          <w:sz w:val="18"/>
        </w:rPr>
        <w:t xml:space="preserve"> </w:t>
      </w:r>
      <w:r>
        <w:rPr>
          <w:w w:val="105"/>
          <w:sz w:val="18"/>
        </w:rPr>
        <w:t>doi:10.2514/6.2014-2042.</w:t>
      </w:r>
    </w:p>
    <w:p w:rsidR="00012D33" w:rsidRDefault="0009622D">
      <w:pPr>
        <w:pStyle w:val="ListParagraph"/>
        <w:numPr>
          <w:ilvl w:val="0"/>
          <w:numId w:val="1"/>
        </w:numPr>
        <w:tabs>
          <w:tab w:val="left" w:pos="507"/>
        </w:tabs>
        <w:spacing w:before="159" w:line="254" w:lineRule="auto"/>
        <w:ind w:right="118" w:hanging="386"/>
        <w:jc w:val="both"/>
        <w:rPr>
          <w:sz w:val="18"/>
        </w:rPr>
      </w:pPr>
      <w:bookmarkStart w:id="303" w:name="_bookmark50"/>
      <w:bookmarkEnd w:id="303"/>
      <w:proofErr w:type="spellStart"/>
      <w:r>
        <w:rPr>
          <w:spacing w:val="-1"/>
          <w:w w:val="106"/>
          <w:sz w:val="18"/>
        </w:rPr>
        <w:t>H</w:t>
      </w:r>
      <w:r>
        <w:rPr>
          <w:spacing w:val="-92"/>
          <w:w w:val="153"/>
          <w:sz w:val="18"/>
        </w:rPr>
        <w:t>¨</w:t>
      </w:r>
      <w:proofErr w:type="gramStart"/>
      <w:r>
        <w:rPr>
          <w:w w:val="106"/>
          <w:sz w:val="18"/>
        </w:rPr>
        <w:t>aafele</w:t>
      </w:r>
      <w:proofErr w:type="spellEnd"/>
      <w:r>
        <w:rPr>
          <w:w w:val="106"/>
          <w:sz w:val="18"/>
        </w:rPr>
        <w:t>,</w:t>
      </w:r>
      <w:r>
        <w:rPr>
          <w:sz w:val="18"/>
        </w:rPr>
        <w:t xml:space="preserve"> </w:t>
      </w:r>
      <w:r>
        <w:rPr>
          <w:spacing w:val="-16"/>
          <w:sz w:val="18"/>
        </w:rPr>
        <w:t xml:space="preserve"> </w:t>
      </w:r>
      <w:r>
        <w:rPr>
          <w:w w:val="119"/>
          <w:sz w:val="18"/>
        </w:rPr>
        <w:t>Jan</w:t>
      </w:r>
      <w:proofErr w:type="gramEnd"/>
      <w:r>
        <w:rPr>
          <w:w w:val="119"/>
          <w:sz w:val="18"/>
        </w:rPr>
        <w:t>,</w:t>
      </w:r>
      <w:r>
        <w:rPr>
          <w:sz w:val="18"/>
        </w:rPr>
        <w:t xml:space="preserve"> </w:t>
      </w:r>
      <w:r>
        <w:rPr>
          <w:spacing w:val="-16"/>
          <w:sz w:val="18"/>
        </w:rPr>
        <w:t xml:space="preserve"> </w:t>
      </w:r>
      <w:proofErr w:type="spellStart"/>
      <w:r>
        <w:rPr>
          <w:w w:val="104"/>
          <w:sz w:val="18"/>
        </w:rPr>
        <w:t>Rolfes</w:t>
      </w:r>
      <w:proofErr w:type="spellEnd"/>
      <w:r>
        <w:rPr>
          <w:w w:val="104"/>
          <w:sz w:val="18"/>
        </w:rPr>
        <w:t>,</w:t>
      </w:r>
      <w:r>
        <w:rPr>
          <w:sz w:val="18"/>
        </w:rPr>
        <w:t xml:space="preserve"> </w:t>
      </w:r>
      <w:r>
        <w:rPr>
          <w:spacing w:val="-16"/>
          <w:sz w:val="18"/>
        </w:rPr>
        <w:t xml:space="preserve"> </w:t>
      </w:r>
      <w:proofErr w:type="spellStart"/>
      <w:r>
        <w:rPr>
          <w:w w:val="110"/>
          <w:sz w:val="18"/>
        </w:rPr>
        <w:t>Rai</w:t>
      </w:r>
      <w:r>
        <w:rPr>
          <w:spacing w:val="-5"/>
          <w:w w:val="110"/>
          <w:sz w:val="18"/>
        </w:rPr>
        <w:t>m</w:t>
      </w:r>
      <w:r>
        <w:rPr>
          <w:w w:val="113"/>
          <w:sz w:val="18"/>
        </w:rPr>
        <w:t>und</w:t>
      </w:r>
      <w:proofErr w:type="spellEnd"/>
      <w:r>
        <w:rPr>
          <w:w w:val="113"/>
          <w:sz w:val="18"/>
        </w:rPr>
        <w:t>,</w:t>
      </w:r>
      <w:r>
        <w:rPr>
          <w:sz w:val="18"/>
        </w:rPr>
        <w:t xml:space="preserve"> </w:t>
      </w:r>
      <w:r>
        <w:rPr>
          <w:spacing w:val="-16"/>
          <w:sz w:val="18"/>
        </w:rPr>
        <w:t xml:space="preserve"> </w:t>
      </w:r>
      <w:r>
        <w:rPr>
          <w:w w:val="118"/>
          <w:sz w:val="18"/>
        </w:rPr>
        <w:t>et</w:t>
      </w:r>
      <w:r>
        <w:rPr>
          <w:sz w:val="18"/>
        </w:rPr>
        <w:t xml:space="preserve"> </w:t>
      </w:r>
      <w:r>
        <w:rPr>
          <w:spacing w:val="-19"/>
          <w:sz w:val="18"/>
        </w:rPr>
        <w:t xml:space="preserve"> </w:t>
      </w:r>
      <w:r>
        <w:rPr>
          <w:w w:val="111"/>
          <w:sz w:val="18"/>
        </w:rPr>
        <w:t>al.</w:t>
      </w:r>
      <w:r>
        <w:rPr>
          <w:sz w:val="18"/>
        </w:rPr>
        <w:t xml:space="preserve">  </w:t>
      </w:r>
      <w:r>
        <w:rPr>
          <w:spacing w:val="-23"/>
          <w:sz w:val="18"/>
        </w:rPr>
        <w:t xml:space="preserve"> </w:t>
      </w:r>
      <w:r>
        <w:rPr>
          <w:w w:val="110"/>
          <w:sz w:val="18"/>
        </w:rPr>
        <w:t>“</w:t>
      </w:r>
      <w:proofErr w:type="gramStart"/>
      <w:r>
        <w:rPr>
          <w:w w:val="110"/>
          <w:sz w:val="18"/>
        </w:rPr>
        <w:t>Approa</w:t>
      </w:r>
      <w:r>
        <w:rPr>
          <w:spacing w:val="-6"/>
          <w:w w:val="110"/>
          <w:sz w:val="18"/>
        </w:rPr>
        <w:t>c</w:t>
      </w:r>
      <w:r>
        <w:rPr>
          <w:w w:val="108"/>
          <w:sz w:val="18"/>
        </w:rPr>
        <w:t>hing</w:t>
      </w:r>
      <w:r>
        <w:rPr>
          <w:sz w:val="18"/>
        </w:rPr>
        <w:t xml:space="preserve"> </w:t>
      </w:r>
      <w:r>
        <w:rPr>
          <w:spacing w:val="-19"/>
          <w:sz w:val="18"/>
        </w:rPr>
        <w:t xml:space="preserve"> </w:t>
      </w:r>
      <w:r>
        <w:rPr>
          <w:w w:val="116"/>
          <w:sz w:val="18"/>
        </w:rPr>
        <w:t>the</w:t>
      </w:r>
      <w:proofErr w:type="gramEnd"/>
      <w:r>
        <w:rPr>
          <w:sz w:val="18"/>
        </w:rPr>
        <w:t xml:space="preserve"> </w:t>
      </w:r>
      <w:r>
        <w:rPr>
          <w:spacing w:val="-18"/>
          <w:sz w:val="18"/>
        </w:rPr>
        <w:t xml:space="preserve"> </w:t>
      </w:r>
      <w:r>
        <w:rPr>
          <w:w w:val="108"/>
          <w:sz w:val="18"/>
        </w:rPr>
        <w:t>ideal</w:t>
      </w:r>
      <w:r>
        <w:rPr>
          <w:sz w:val="18"/>
        </w:rPr>
        <w:t xml:space="preserve"> </w:t>
      </w:r>
      <w:r>
        <w:rPr>
          <w:spacing w:val="-18"/>
          <w:sz w:val="18"/>
        </w:rPr>
        <w:t xml:space="preserve"> </w:t>
      </w:r>
      <w:r>
        <w:rPr>
          <w:w w:val="113"/>
          <w:sz w:val="18"/>
        </w:rPr>
        <w:t>d</w:t>
      </w:r>
      <w:r>
        <w:rPr>
          <w:w w:val="105"/>
          <w:sz w:val="18"/>
        </w:rPr>
        <w:t>esign</w:t>
      </w:r>
      <w:r>
        <w:rPr>
          <w:sz w:val="18"/>
        </w:rPr>
        <w:t xml:space="preserve"> </w:t>
      </w:r>
      <w:r>
        <w:rPr>
          <w:spacing w:val="-18"/>
          <w:sz w:val="18"/>
        </w:rPr>
        <w:t xml:space="preserve"> </w:t>
      </w:r>
      <w:r>
        <w:rPr>
          <w:w w:val="98"/>
          <w:sz w:val="18"/>
        </w:rPr>
        <w:t>of</w:t>
      </w:r>
      <w:r>
        <w:rPr>
          <w:sz w:val="18"/>
        </w:rPr>
        <w:t xml:space="preserve"> </w:t>
      </w:r>
      <w:r>
        <w:rPr>
          <w:spacing w:val="-19"/>
          <w:sz w:val="18"/>
        </w:rPr>
        <w:t xml:space="preserve"> </w:t>
      </w:r>
      <w:r>
        <w:rPr>
          <w:w w:val="109"/>
          <w:sz w:val="18"/>
        </w:rPr>
        <w:t>ja</w:t>
      </w:r>
      <w:r>
        <w:rPr>
          <w:spacing w:val="-5"/>
          <w:w w:val="109"/>
          <w:sz w:val="18"/>
        </w:rPr>
        <w:t>c</w:t>
      </w:r>
      <w:r>
        <w:rPr>
          <w:spacing w:val="-5"/>
          <w:w w:val="107"/>
          <w:sz w:val="18"/>
        </w:rPr>
        <w:t>k</w:t>
      </w:r>
      <w:r>
        <w:rPr>
          <w:w w:val="118"/>
          <w:sz w:val="18"/>
        </w:rPr>
        <w:t>et</w:t>
      </w:r>
      <w:r>
        <w:rPr>
          <w:sz w:val="18"/>
        </w:rPr>
        <w:t xml:space="preserve"> </w:t>
      </w:r>
      <w:r>
        <w:rPr>
          <w:spacing w:val="-18"/>
          <w:sz w:val="18"/>
        </w:rPr>
        <w:t xml:space="preserve"> </w:t>
      </w:r>
      <w:r>
        <w:rPr>
          <w:spacing w:val="-1"/>
          <w:w w:val="103"/>
          <w:sz w:val="18"/>
        </w:rPr>
        <w:t>s</w:t>
      </w:r>
      <w:r>
        <w:rPr>
          <w:w w:val="114"/>
          <w:sz w:val="18"/>
        </w:rPr>
        <w:t>ubstructures</w:t>
      </w:r>
      <w:r>
        <w:rPr>
          <w:sz w:val="18"/>
        </w:rPr>
        <w:t xml:space="preserve"> </w:t>
      </w:r>
      <w:r>
        <w:rPr>
          <w:spacing w:val="-19"/>
          <w:sz w:val="18"/>
        </w:rPr>
        <w:t xml:space="preserve"> </w:t>
      </w:r>
      <w:r>
        <w:rPr>
          <w:w w:val="105"/>
          <w:sz w:val="18"/>
        </w:rPr>
        <w:t>for</w:t>
      </w:r>
      <w:r>
        <w:rPr>
          <w:sz w:val="18"/>
        </w:rPr>
        <w:t xml:space="preserve"> </w:t>
      </w:r>
      <w:r>
        <w:rPr>
          <w:spacing w:val="-18"/>
          <w:sz w:val="18"/>
        </w:rPr>
        <w:t xml:space="preserve"> </w:t>
      </w:r>
      <w:r>
        <w:rPr>
          <w:w w:val="103"/>
          <w:sz w:val="18"/>
        </w:rPr>
        <w:t>offshore</w:t>
      </w:r>
      <w:r>
        <w:rPr>
          <w:sz w:val="18"/>
        </w:rPr>
        <w:t xml:space="preserve"> </w:t>
      </w:r>
      <w:r>
        <w:rPr>
          <w:spacing w:val="-19"/>
          <w:sz w:val="18"/>
        </w:rPr>
        <w:t xml:space="preserve"> </w:t>
      </w:r>
      <w:r>
        <w:rPr>
          <w:w w:val="107"/>
          <w:sz w:val="18"/>
        </w:rPr>
        <w:t xml:space="preserve">wind </w:t>
      </w:r>
      <w:r>
        <w:rPr>
          <w:w w:val="110"/>
          <w:sz w:val="18"/>
        </w:rPr>
        <w:t xml:space="preserve">turbines with a Particle Swarm Optimization algorithm.” In </w:t>
      </w:r>
      <w:r>
        <w:rPr>
          <w:i/>
          <w:w w:val="110"/>
          <w:sz w:val="18"/>
        </w:rPr>
        <w:t xml:space="preserve">The 26th International </w:t>
      </w:r>
      <w:r>
        <w:rPr>
          <w:i/>
          <w:spacing w:val="-4"/>
          <w:w w:val="110"/>
          <w:sz w:val="18"/>
        </w:rPr>
        <w:t xml:space="preserve">Ocean </w:t>
      </w:r>
      <w:r>
        <w:rPr>
          <w:i/>
          <w:w w:val="110"/>
          <w:sz w:val="18"/>
        </w:rPr>
        <w:t>and Polar Engineering Conference</w:t>
      </w:r>
      <w:r>
        <w:rPr>
          <w:w w:val="110"/>
          <w:sz w:val="18"/>
        </w:rPr>
        <w:t>. International Society of Offshore and Polar Engineers,</w:t>
      </w:r>
      <w:r>
        <w:rPr>
          <w:spacing w:val="14"/>
          <w:w w:val="110"/>
          <w:sz w:val="18"/>
        </w:rPr>
        <w:t xml:space="preserve"> </w:t>
      </w:r>
      <w:r>
        <w:rPr>
          <w:w w:val="110"/>
          <w:sz w:val="18"/>
        </w:rPr>
        <w:t>2016.</w:t>
      </w:r>
    </w:p>
    <w:p w:rsidR="00012D33" w:rsidRDefault="0009622D">
      <w:pPr>
        <w:pStyle w:val="ListParagraph"/>
        <w:numPr>
          <w:ilvl w:val="0"/>
          <w:numId w:val="1"/>
        </w:numPr>
        <w:tabs>
          <w:tab w:val="left" w:pos="507"/>
        </w:tabs>
        <w:spacing w:before="159"/>
        <w:ind w:hanging="386"/>
        <w:jc w:val="left"/>
        <w:rPr>
          <w:sz w:val="18"/>
        </w:rPr>
      </w:pPr>
      <w:bookmarkStart w:id="304" w:name="_bookmark51"/>
      <w:bookmarkEnd w:id="304"/>
      <w:proofErr w:type="spellStart"/>
      <w:r>
        <w:rPr>
          <w:w w:val="110"/>
          <w:sz w:val="18"/>
        </w:rPr>
        <w:t>Haftka</w:t>
      </w:r>
      <w:proofErr w:type="spellEnd"/>
      <w:r>
        <w:rPr>
          <w:w w:val="110"/>
          <w:sz w:val="18"/>
        </w:rPr>
        <w:t xml:space="preserve">, Raphael T.  “Optimization of flexible wing structures subject to strength and induced drag  </w:t>
      </w:r>
      <w:r>
        <w:rPr>
          <w:spacing w:val="23"/>
          <w:w w:val="110"/>
          <w:sz w:val="18"/>
        </w:rPr>
        <w:t xml:space="preserve"> </w:t>
      </w:r>
      <w:r>
        <w:rPr>
          <w:w w:val="110"/>
          <w:sz w:val="18"/>
        </w:rPr>
        <w:t>constraints.”</w:t>
      </w:r>
    </w:p>
    <w:p w:rsidR="00012D33" w:rsidRDefault="0009622D">
      <w:pPr>
        <w:spacing w:before="11"/>
        <w:ind w:left="506"/>
        <w:rPr>
          <w:sz w:val="18"/>
        </w:rPr>
      </w:pPr>
      <w:r>
        <w:rPr>
          <w:i/>
          <w:w w:val="110"/>
          <w:sz w:val="18"/>
        </w:rPr>
        <w:t>AIAA Journal</w:t>
      </w:r>
      <w:r>
        <w:rPr>
          <w:w w:val="110"/>
          <w:sz w:val="18"/>
        </w:rPr>
        <w:t>, 15(8):1101–1106, 1977.</w:t>
      </w:r>
    </w:p>
    <w:p w:rsidR="00012D33" w:rsidRDefault="00012D33">
      <w:pPr>
        <w:pStyle w:val="BodyText"/>
        <w:spacing w:before="9"/>
        <w:rPr>
          <w:sz w:val="14"/>
        </w:rPr>
      </w:pPr>
    </w:p>
    <w:p w:rsidR="00012D33" w:rsidRDefault="0009622D">
      <w:pPr>
        <w:pStyle w:val="ListParagraph"/>
        <w:numPr>
          <w:ilvl w:val="0"/>
          <w:numId w:val="1"/>
        </w:numPr>
        <w:tabs>
          <w:tab w:val="left" w:pos="507"/>
        </w:tabs>
        <w:spacing w:before="1" w:line="244" w:lineRule="auto"/>
        <w:ind w:right="117" w:hanging="386"/>
        <w:jc w:val="both"/>
        <w:rPr>
          <w:sz w:val="18"/>
        </w:rPr>
      </w:pPr>
      <w:bookmarkStart w:id="305" w:name="_bookmark52"/>
      <w:bookmarkEnd w:id="305"/>
      <w:r>
        <w:rPr>
          <w:w w:val="105"/>
          <w:sz w:val="18"/>
        </w:rPr>
        <w:t xml:space="preserve">Jonkman, Jason. “Definition of the Floating System for </w:t>
      </w:r>
      <w:proofErr w:type="gramStart"/>
      <w:r>
        <w:rPr>
          <w:w w:val="105"/>
          <w:sz w:val="18"/>
        </w:rPr>
        <w:t>Phase  IV</w:t>
      </w:r>
      <w:proofErr w:type="gramEnd"/>
      <w:r>
        <w:rPr>
          <w:w w:val="105"/>
          <w:sz w:val="18"/>
        </w:rPr>
        <w:t xml:space="preserve">  of  OC3.”  </w:t>
      </w:r>
      <w:proofErr w:type="gramStart"/>
      <w:r>
        <w:rPr>
          <w:w w:val="105"/>
          <w:sz w:val="18"/>
        </w:rPr>
        <w:t>Report  NREL</w:t>
      </w:r>
      <w:proofErr w:type="gramEnd"/>
      <w:r>
        <w:rPr>
          <w:w w:val="105"/>
          <w:sz w:val="18"/>
        </w:rPr>
        <w:t xml:space="preserve">/TP-500-47535,  Na- </w:t>
      </w:r>
      <w:proofErr w:type="spellStart"/>
      <w:r>
        <w:rPr>
          <w:sz w:val="18"/>
        </w:rPr>
        <w:t>tional</w:t>
      </w:r>
      <w:proofErr w:type="spellEnd"/>
      <w:r>
        <w:rPr>
          <w:sz w:val="18"/>
        </w:rPr>
        <w:t xml:space="preserve"> Renewable Energy Lab.(NREL), Golden, CO, May 2010. URL </w:t>
      </w:r>
      <w:hyperlink r:id="rId201">
        <w:r>
          <w:rPr>
            <w:rFonts w:ascii="Courier New" w:hAnsi="Courier New"/>
            <w:sz w:val="18"/>
          </w:rPr>
          <w:t>https://www.nrel.gov/docs/fy10osti/</w:t>
        </w:r>
      </w:hyperlink>
      <w:r>
        <w:rPr>
          <w:rFonts w:ascii="Courier New" w:hAnsi="Courier New"/>
          <w:sz w:val="18"/>
        </w:rPr>
        <w:t xml:space="preserve"> </w:t>
      </w:r>
      <w:hyperlink r:id="rId202">
        <w:r>
          <w:rPr>
            <w:rFonts w:ascii="Courier New" w:hAnsi="Courier New"/>
            <w:w w:val="105"/>
            <w:sz w:val="18"/>
          </w:rPr>
          <w:t>47535.pdf</w:t>
        </w:r>
      </w:hyperlink>
      <w:r>
        <w:rPr>
          <w:w w:val="105"/>
          <w:sz w:val="18"/>
        </w:rPr>
        <w:t>.</w:t>
      </w:r>
    </w:p>
    <w:p w:rsidR="00012D33" w:rsidRDefault="0009622D">
      <w:pPr>
        <w:pStyle w:val="ListParagraph"/>
        <w:numPr>
          <w:ilvl w:val="0"/>
          <w:numId w:val="1"/>
        </w:numPr>
        <w:tabs>
          <w:tab w:val="left" w:pos="507"/>
        </w:tabs>
        <w:spacing w:before="152" w:line="254" w:lineRule="auto"/>
        <w:ind w:right="117" w:hanging="386"/>
        <w:jc w:val="both"/>
        <w:rPr>
          <w:sz w:val="18"/>
        </w:rPr>
      </w:pPr>
      <w:bookmarkStart w:id="306" w:name="_bookmark53"/>
      <w:bookmarkEnd w:id="306"/>
      <w:r>
        <w:rPr>
          <w:w w:val="105"/>
          <w:sz w:val="18"/>
        </w:rPr>
        <w:t xml:space="preserve">Karimi, </w:t>
      </w:r>
      <w:proofErr w:type="spellStart"/>
      <w:r>
        <w:rPr>
          <w:w w:val="105"/>
          <w:sz w:val="18"/>
        </w:rPr>
        <w:t>Meysam</w:t>
      </w:r>
      <w:proofErr w:type="spellEnd"/>
      <w:r>
        <w:rPr>
          <w:w w:val="105"/>
          <w:sz w:val="18"/>
        </w:rPr>
        <w:t xml:space="preserve">, Hall, Matthew, </w:t>
      </w:r>
      <w:proofErr w:type="spellStart"/>
      <w:r>
        <w:rPr>
          <w:w w:val="105"/>
          <w:sz w:val="18"/>
        </w:rPr>
        <w:t>Buckham</w:t>
      </w:r>
      <w:proofErr w:type="spellEnd"/>
      <w:r>
        <w:rPr>
          <w:w w:val="105"/>
          <w:sz w:val="18"/>
        </w:rPr>
        <w:t xml:space="preserve">, Brad, and Crawford, Curran. “A multi-objective design optimization approach for floating offshore wind turbine support structures.” </w:t>
      </w:r>
      <w:proofErr w:type="gramStart"/>
      <w:r>
        <w:rPr>
          <w:i/>
          <w:w w:val="105"/>
          <w:sz w:val="18"/>
        </w:rPr>
        <w:t>Journal  of</w:t>
      </w:r>
      <w:proofErr w:type="gramEnd"/>
      <w:r>
        <w:rPr>
          <w:i/>
          <w:w w:val="105"/>
          <w:sz w:val="18"/>
        </w:rPr>
        <w:t xml:space="preserve">  </w:t>
      </w:r>
      <w:r>
        <w:rPr>
          <w:i/>
          <w:spacing w:val="-4"/>
          <w:w w:val="105"/>
          <w:sz w:val="18"/>
        </w:rPr>
        <w:t xml:space="preserve">Ocean  </w:t>
      </w:r>
      <w:r>
        <w:rPr>
          <w:i/>
          <w:w w:val="105"/>
          <w:sz w:val="18"/>
        </w:rPr>
        <w:t>Engineering  and  Marine</w:t>
      </w:r>
      <w:r>
        <w:rPr>
          <w:i/>
          <w:spacing w:val="47"/>
          <w:w w:val="105"/>
          <w:sz w:val="18"/>
        </w:rPr>
        <w:t xml:space="preserve"> </w:t>
      </w:r>
      <w:r>
        <w:rPr>
          <w:i/>
          <w:w w:val="105"/>
          <w:sz w:val="18"/>
        </w:rPr>
        <w:t>Energy</w:t>
      </w:r>
      <w:r>
        <w:rPr>
          <w:w w:val="105"/>
          <w:sz w:val="18"/>
        </w:rPr>
        <w:t xml:space="preserve">, 3(1):69–87, </w:t>
      </w:r>
      <w:r>
        <w:rPr>
          <w:spacing w:val="-6"/>
          <w:w w:val="105"/>
          <w:sz w:val="18"/>
        </w:rPr>
        <w:t xml:space="preserve">Feb  </w:t>
      </w:r>
      <w:r>
        <w:rPr>
          <w:w w:val="105"/>
          <w:sz w:val="18"/>
        </w:rPr>
        <w:t xml:space="preserve">2017.  </w:t>
      </w:r>
      <w:proofErr w:type="spellStart"/>
      <w:r>
        <w:rPr>
          <w:w w:val="105"/>
          <w:sz w:val="18"/>
        </w:rPr>
        <w:t>doi</w:t>
      </w:r>
      <w:proofErr w:type="spellEnd"/>
      <w:r>
        <w:rPr>
          <w:w w:val="105"/>
          <w:sz w:val="18"/>
        </w:rPr>
        <w:t xml:space="preserve">: </w:t>
      </w:r>
      <w:r>
        <w:rPr>
          <w:spacing w:val="34"/>
          <w:w w:val="105"/>
          <w:sz w:val="18"/>
        </w:rPr>
        <w:t xml:space="preserve"> </w:t>
      </w:r>
      <w:r>
        <w:rPr>
          <w:w w:val="105"/>
          <w:sz w:val="18"/>
        </w:rPr>
        <w:t>10.1007/s40722-016-0072-4.</w:t>
      </w:r>
    </w:p>
    <w:p w:rsidR="00012D33" w:rsidRDefault="0009622D">
      <w:pPr>
        <w:pStyle w:val="ListParagraph"/>
        <w:numPr>
          <w:ilvl w:val="0"/>
          <w:numId w:val="1"/>
        </w:numPr>
        <w:tabs>
          <w:tab w:val="left" w:pos="507"/>
        </w:tabs>
        <w:spacing w:before="159" w:line="254" w:lineRule="auto"/>
        <w:ind w:right="118" w:hanging="386"/>
        <w:jc w:val="both"/>
        <w:rPr>
          <w:sz w:val="18"/>
        </w:rPr>
      </w:pPr>
      <w:bookmarkStart w:id="307" w:name="_bookmark54"/>
      <w:bookmarkEnd w:id="307"/>
      <w:proofErr w:type="spellStart"/>
      <w:r>
        <w:rPr>
          <w:w w:val="110"/>
          <w:sz w:val="18"/>
        </w:rPr>
        <w:t>K</w:t>
      </w:r>
      <w:r>
        <w:rPr>
          <w:spacing w:val="-98"/>
          <w:w w:val="113"/>
          <w:sz w:val="18"/>
        </w:rPr>
        <w:t>u</w:t>
      </w:r>
      <w:r>
        <w:rPr>
          <w:spacing w:val="5"/>
          <w:w w:val="153"/>
          <w:sz w:val="18"/>
        </w:rPr>
        <w:t>¨</w:t>
      </w:r>
      <w:proofErr w:type="gramStart"/>
      <w:r>
        <w:rPr>
          <w:w w:val="113"/>
          <w:sz w:val="18"/>
        </w:rPr>
        <w:t>hn</w:t>
      </w:r>
      <w:proofErr w:type="spellEnd"/>
      <w:r>
        <w:rPr>
          <w:w w:val="113"/>
          <w:sz w:val="18"/>
        </w:rPr>
        <w:t>,</w:t>
      </w:r>
      <w:r>
        <w:rPr>
          <w:sz w:val="18"/>
        </w:rPr>
        <w:t xml:space="preserve"> </w:t>
      </w:r>
      <w:r>
        <w:rPr>
          <w:spacing w:val="-3"/>
          <w:sz w:val="18"/>
        </w:rPr>
        <w:t xml:space="preserve"> </w:t>
      </w:r>
      <w:r>
        <w:rPr>
          <w:w w:val="108"/>
          <w:sz w:val="18"/>
        </w:rPr>
        <w:t>M.</w:t>
      </w:r>
      <w:proofErr w:type="gramEnd"/>
      <w:r>
        <w:rPr>
          <w:w w:val="108"/>
          <w:sz w:val="18"/>
        </w:rPr>
        <w:t>,</w:t>
      </w:r>
      <w:r>
        <w:rPr>
          <w:sz w:val="18"/>
        </w:rPr>
        <w:t xml:space="preserve"> </w:t>
      </w:r>
      <w:r>
        <w:rPr>
          <w:spacing w:val="-3"/>
          <w:sz w:val="18"/>
        </w:rPr>
        <w:t xml:space="preserve"> </w:t>
      </w:r>
      <w:proofErr w:type="spellStart"/>
      <w:r>
        <w:rPr>
          <w:w w:val="109"/>
          <w:sz w:val="18"/>
        </w:rPr>
        <w:t>Bier</w:t>
      </w:r>
      <w:r>
        <w:rPr>
          <w:spacing w:val="5"/>
          <w:w w:val="109"/>
          <w:sz w:val="18"/>
        </w:rPr>
        <w:t>b</w:t>
      </w:r>
      <w:r>
        <w:rPr>
          <w:spacing w:val="5"/>
          <w:w w:val="102"/>
          <w:sz w:val="18"/>
        </w:rPr>
        <w:t>o</w:t>
      </w:r>
      <w:r>
        <w:rPr>
          <w:w w:val="107"/>
          <w:sz w:val="18"/>
        </w:rPr>
        <w:t>oms</w:t>
      </w:r>
      <w:proofErr w:type="spellEnd"/>
      <w:r>
        <w:rPr>
          <w:w w:val="107"/>
          <w:sz w:val="18"/>
        </w:rPr>
        <w:t>,</w:t>
      </w:r>
      <w:r>
        <w:rPr>
          <w:sz w:val="18"/>
        </w:rPr>
        <w:t xml:space="preserve"> </w:t>
      </w:r>
      <w:r>
        <w:rPr>
          <w:spacing w:val="-3"/>
          <w:sz w:val="18"/>
        </w:rPr>
        <w:t xml:space="preserve"> </w:t>
      </w:r>
      <w:r>
        <w:rPr>
          <w:w w:val="111"/>
          <w:sz w:val="18"/>
        </w:rPr>
        <w:t>W.</w:t>
      </w:r>
      <w:r>
        <w:rPr>
          <w:sz w:val="18"/>
        </w:rPr>
        <w:t xml:space="preserve"> </w:t>
      </w:r>
      <w:r>
        <w:rPr>
          <w:spacing w:val="-8"/>
          <w:sz w:val="18"/>
        </w:rPr>
        <w:t xml:space="preserve"> </w:t>
      </w:r>
      <w:r>
        <w:rPr>
          <w:w w:val="108"/>
          <w:sz w:val="18"/>
        </w:rPr>
        <w:t>A.</w:t>
      </w:r>
      <w:r>
        <w:rPr>
          <w:sz w:val="18"/>
        </w:rPr>
        <w:t xml:space="preserve"> </w:t>
      </w:r>
      <w:r>
        <w:rPr>
          <w:spacing w:val="-8"/>
          <w:sz w:val="18"/>
        </w:rPr>
        <w:t xml:space="preserve"> </w:t>
      </w:r>
      <w:r>
        <w:rPr>
          <w:w w:val="108"/>
          <w:sz w:val="18"/>
        </w:rPr>
        <w:t>A.</w:t>
      </w:r>
      <w:r>
        <w:rPr>
          <w:sz w:val="18"/>
        </w:rPr>
        <w:t xml:space="preserve"> </w:t>
      </w:r>
      <w:r>
        <w:rPr>
          <w:spacing w:val="-8"/>
          <w:sz w:val="18"/>
        </w:rPr>
        <w:t xml:space="preserve"> </w:t>
      </w:r>
      <w:r>
        <w:rPr>
          <w:w w:val="108"/>
          <w:sz w:val="18"/>
        </w:rPr>
        <w:t>M.</w:t>
      </w:r>
      <w:proofErr w:type="gramStart"/>
      <w:r>
        <w:rPr>
          <w:w w:val="108"/>
          <w:sz w:val="18"/>
        </w:rPr>
        <w:t>,</w:t>
      </w:r>
      <w:r>
        <w:rPr>
          <w:sz w:val="18"/>
        </w:rPr>
        <w:t xml:space="preserve"> </w:t>
      </w:r>
      <w:r>
        <w:rPr>
          <w:spacing w:val="-3"/>
          <w:sz w:val="18"/>
        </w:rPr>
        <w:t xml:space="preserve"> </w:t>
      </w:r>
      <w:proofErr w:type="spellStart"/>
      <w:r>
        <w:rPr>
          <w:spacing w:val="-11"/>
          <w:w w:val="107"/>
          <w:sz w:val="18"/>
        </w:rPr>
        <w:t>v</w:t>
      </w:r>
      <w:r>
        <w:rPr>
          <w:w w:val="108"/>
          <w:sz w:val="18"/>
        </w:rPr>
        <w:t>anBussel</w:t>
      </w:r>
      <w:proofErr w:type="spellEnd"/>
      <w:proofErr w:type="gramEnd"/>
      <w:r>
        <w:rPr>
          <w:w w:val="108"/>
          <w:sz w:val="18"/>
        </w:rPr>
        <w:t>,</w:t>
      </w:r>
      <w:r>
        <w:rPr>
          <w:sz w:val="18"/>
        </w:rPr>
        <w:t xml:space="preserve"> </w:t>
      </w:r>
      <w:r>
        <w:rPr>
          <w:spacing w:val="-4"/>
          <w:sz w:val="18"/>
        </w:rPr>
        <w:t xml:space="preserve"> </w:t>
      </w:r>
      <w:r>
        <w:rPr>
          <w:w w:val="111"/>
          <w:sz w:val="18"/>
        </w:rPr>
        <w:t>G.</w:t>
      </w:r>
      <w:r>
        <w:rPr>
          <w:sz w:val="18"/>
        </w:rPr>
        <w:t xml:space="preserve"> </w:t>
      </w:r>
      <w:r>
        <w:rPr>
          <w:spacing w:val="-8"/>
          <w:sz w:val="18"/>
        </w:rPr>
        <w:t xml:space="preserve"> </w:t>
      </w:r>
      <w:r>
        <w:rPr>
          <w:w w:val="126"/>
          <w:sz w:val="18"/>
        </w:rPr>
        <w:t>J.</w:t>
      </w:r>
      <w:r>
        <w:rPr>
          <w:sz w:val="18"/>
        </w:rPr>
        <w:t xml:space="preserve"> </w:t>
      </w:r>
      <w:r>
        <w:rPr>
          <w:spacing w:val="-8"/>
          <w:sz w:val="18"/>
        </w:rPr>
        <w:t xml:space="preserve"> </w:t>
      </w:r>
      <w:r>
        <w:rPr>
          <w:w w:val="112"/>
          <w:sz w:val="18"/>
        </w:rPr>
        <w:t>W.</w:t>
      </w:r>
      <w:proofErr w:type="gramStart"/>
      <w:r>
        <w:rPr>
          <w:w w:val="112"/>
          <w:sz w:val="18"/>
        </w:rPr>
        <w:t>,</w:t>
      </w:r>
      <w:r>
        <w:rPr>
          <w:sz w:val="18"/>
        </w:rPr>
        <w:t xml:space="preserve"> </w:t>
      </w:r>
      <w:r>
        <w:rPr>
          <w:spacing w:val="-3"/>
          <w:sz w:val="18"/>
        </w:rPr>
        <w:t xml:space="preserve"> </w:t>
      </w:r>
      <w:r>
        <w:rPr>
          <w:w w:val="107"/>
          <w:sz w:val="18"/>
        </w:rPr>
        <w:t>C</w:t>
      </w:r>
      <w:r>
        <w:rPr>
          <w:spacing w:val="5"/>
          <w:w w:val="107"/>
          <w:sz w:val="18"/>
        </w:rPr>
        <w:t>o</w:t>
      </w:r>
      <w:r>
        <w:rPr>
          <w:spacing w:val="-6"/>
          <w:w w:val="102"/>
          <w:sz w:val="18"/>
        </w:rPr>
        <w:t>c</w:t>
      </w:r>
      <w:r>
        <w:rPr>
          <w:spacing w:val="-5"/>
          <w:w w:val="107"/>
          <w:sz w:val="18"/>
        </w:rPr>
        <w:t>k</w:t>
      </w:r>
      <w:r>
        <w:rPr>
          <w:w w:val="106"/>
          <w:sz w:val="18"/>
        </w:rPr>
        <w:t>eri</w:t>
      </w:r>
      <w:r>
        <w:rPr>
          <w:spacing w:val="-1"/>
          <w:w w:val="106"/>
          <w:sz w:val="18"/>
        </w:rPr>
        <w:t>l</w:t>
      </w:r>
      <w:r>
        <w:rPr>
          <w:w w:val="107"/>
          <w:sz w:val="18"/>
        </w:rPr>
        <w:t>l</w:t>
      </w:r>
      <w:proofErr w:type="gramEnd"/>
      <w:r>
        <w:rPr>
          <w:w w:val="107"/>
          <w:sz w:val="18"/>
        </w:rPr>
        <w:t>,</w:t>
      </w:r>
      <w:r>
        <w:rPr>
          <w:sz w:val="18"/>
        </w:rPr>
        <w:t xml:space="preserve"> </w:t>
      </w:r>
      <w:r>
        <w:rPr>
          <w:spacing w:val="-3"/>
          <w:sz w:val="18"/>
        </w:rPr>
        <w:t xml:space="preserve"> </w:t>
      </w:r>
      <w:r>
        <w:rPr>
          <w:w w:val="118"/>
          <w:sz w:val="18"/>
        </w:rPr>
        <w:t>T.</w:t>
      </w:r>
      <w:r>
        <w:rPr>
          <w:sz w:val="18"/>
        </w:rPr>
        <w:t xml:space="preserve"> </w:t>
      </w:r>
      <w:r>
        <w:rPr>
          <w:spacing w:val="-8"/>
          <w:sz w:val="18"/>
        </w:rPr>
        <w:t xml:space="preserve"> </w:t>
      </w:r>
      <w:r>
        <w:rPr>
          <w:w w:val="117"/>
          <w:sz w:val="18"/>
        </w:rPr>
        <w:t>T.</w:t>
      </w:r>
      <w:proofErr w:type="gramStart"/>
      <w:r>
        <w:rPr>
          <w:w w:val="117"/>
          <w:sz w:val="18"/>
        </w:rPr>
        <w:t>,</w:t>
      </w:r>
      <w:r>
        <w:rPr>
          <w:sz w:val="18"/>
        </w:rPr>
        <w:t xml:space="preserve"> </w:t>
      </w:r>
      <w:r>
        <w:rPr>
          <w:spacing w:val="-3"/>
          <w:sz w:val="18"/>
        </w:rPr>
        <w:t xml:space="preserve"> </w:t>
      </w:r>
      <w:r>
        <w:rPr>
          <w:w w:val="110"/>
          <w:sz w:val="18"/>
        </w:rPr>
        <w:t>Harrison</w:t>
      </w:r>
      <w:proofErr w:type="gramEnd"/>
      <w:r>
        <w:rPr>
          <w:w w:val="110"/>
          <w:sz w:val="18"/>
        </w:rPr>
        <w:t>,</w:t>
      </w:r>
      <w:r>
        <w:rPr>
          <w:sz w:val="18"/>
        </w:rPr>
        <w:t xml:space="preserve"> </w:t>
      </w:r>
      <w:r>
        <w:rPr>
          <w:spacing w:val="-3"/>
          <w:sz w:val="18"/>
        </w:rPr>
        <w:t xml:space="preserve"> </w:t>
      </w:r>
      <w:r>
        <w:rPr>
          <w:w w:val="113"/>
          <w:sz w:val="18"/>
        </w:rPr>
        <w:t>R.,</w:t>
      </w:r>
      <w:r>
        <w:rPr>
          <w:sz w:val="18"/>
        </w:rPr>
        <w:t xml:space="preserve"> </w:t>
      </w:r>
      <w:r>
        <w:rPr>
          <w:spacing w:val="-3"/>
          <w:sz w:val="18"/>
        </w:rPr>
        <w:t xml:space="preserve"> </w:t>
      </w:r>
      <w:r>
        <w:rPr>
          <w:spacing w:val="-16"/>
          <w:w w:val="120"/>
          <w:sz w:val="18"/>
        </w:rPr>
        <w:t>F</w:t>
      </w:r>
      <w:r>
        <w:rPr>
          <w:w w:val="108"/>
          <w:sz w:val="18"/>
        </w:rPr>
        <w:t>erguson,</w:t>
      </w:r>
      <w:r>
        <w:rPr>
          <w:sz w:val="18"/>
        </w:rPr>
        <w:t xml:space="preserve"> </w:t>
      </w:r>
      <w:r>
        <w:rPr>
          <w:spacing w:val="-3"/>
          <w:sz w:val="18"/>
        </w:rPr>
        <w:t xml:space="preserve"> </w:t>
      </w:r>
      <w:r>
        <w:rPr>
          <w:w w:val="107"/>
          <w:sz w:val="18"/>
        </w:rPr>
        <w:t>M.</w:t>
      </w:r>
      <w:r>
        <w:rPr>
          <w:sz w:val="18"/>
        </w:rPr>
        <w:t xml:space="preserve"> </w:t>
      </w:r>
      <w:r>
        <w:rPr>
          <w:spacing w:val="-8"/>
          <w:sz w:val="18"/>
        </w:rPr>
        <w:t xml:space="preserve"> </w:t>
      </w:r>
      <w:r>
        <w:rPr>
          <w:w w:val="112"/>
          <w:sz w:val="18"/>
        </w:rPr>
        <w:t xml:space="preserve">C., </w:t>
      </w:r>
      <w:proofErr w:type="spellStart"/>
      <w:r>
        <w:rPr>
          <w:spacing w:val="-1"/>
          <w:w w:val="111"/>
          <w:sz w:val="18"/>
        </w:rPr>
        <w:t>G</w:t>
      </w:r>
      <w:r>
        <w:rPr>
          <w:spacing w:val="-93"/>
          <w:w w:val="153"/>
          <w:sz w:val="18"/>
        </w:rPr>
        <w:t>¨</w:t>
      </w:r>
      <w:proofErr w:type="gramStart"/>
      <w:r>
        <w:rPr>
          <w:w w:val="109"/>
          <w:sz w:val="18"/>
        </w:rPr>
        <w:t>oransson</w:t>
      </w:r>
      <w:proofErr w:type="spellEnd"/>
      <w:r>
        <w:rPr>
          <w:w w:val="109"/>
          <w:sz w:val="18"/>
        </w:rPr>
        <w:t>,</w:t>
      </w:r>
      <w:r>
        <w:rPr>
          <w:sz w:val="18"/>
        </w:rPr>
        <w:t xml:space="preserve"> </w:t>
      </w:r>
      <w:r>
        <w:rPr>
          <w:spacing w:val="-2"/>
          <w:sz w:val="18"/>
        </w:rPr>
        <w:t xml:space="preserve"> </w:t>
      </w:r>
      <w:r>
        <w:rPr>
          <w:w w:val="110"/>
          <w:sz w:val="18"/>
        </w:rPr>
        <w:t>B.</w:t>
      </w:r>
      <w:proofErr w:type="gramEnd"/>
      <w:r>
        <w:rPr>
          <w:w w:val="110"/>
          <w:sz w:val="18"/>
        </w:rPr>
        <w:t>,</w:t>
      </w:r>
      <w:r>
        <w:rPr>
          <w:sz w:val="18"/>
        </w:rPr>
        <w:t xml:space="preserve"> </w:t>
      </w:r>
      <w:r>
        <w:rPr>
          <w:spacing w:val="-2"/>
          <w:sz w:val="18"/>
        </w:rPr>
        <w:t xml:space="preserve"> </w:t>
      </w:r>
      <w:r>
        <w:rPr>
          <w:w w:val="112"/>
          <w:sz w:val="18"/>
        </w:rPr>
        <w:t>Harland,</w:t>
      </w:r>
      <w:r>
        <w:rPr>
          <w:sz w:val="18"/>
        </w:rPr>
        <w:t xml:space="preserve"> </w:t>
      </w:r>
      <w:r>
        <w:rPr>
          <w:spacing w:val="-2"/>
          <w:sz w:val="18"/>
        </w:rPr>
        <w:t xml:space="preserve"> </w:t>
      </w:r>
      <w:r>
        <w:rPr>
          <w:w w:val="107"/>
          <w:sz w:val="18"/>
        </w:rPr>
        <w:t>L.</w:t>
      </w:r>
      <w:r>
        <w:rPr>
          <w:sz w:val="18"/>
        </w:rPr>
        <w:t xml:space="preserve"> </w:t>
      </w:r>
      <w:r>
        <w:rPr>
          <w:spacing w:val="-7"/>
          <w:sz w:val="18"/>
        </w:rPr>
        <w:t xml:space="preserve"> </w:t>
      </w:r>
      <w:r>
        <w:rPr>
          <w:spacing w:val="-1"/>
          <w:w w:val="106"/>
          <w:sz w:val="18"/>
        </w:rPr>
        <w:t>A</w:t>
      </w:r>
      <w:r>
        <w:rPr>
          <w:w w:val="113"/>
          <w:sz w:val="18"/>
        </w:rPr>
        <w:t>.</w:t>
      </w:r>
      <w:proofErr w:type="gramStart"/>
      <w:r>
        <w:rPr>
          <w:w w:val="113"/>
          <w:sz w:val="18"/>
        </w:rPr>
        <w:t>,</w:t>
      </w:r>
      <w:r>
        <w:rPr>
          <w:sz w:val="18"/>
        </w:rPr>
        <w:t xml:space="preserve"> </w:t>
      </w:r>
      <w:r>
        <w:rPr>
          <w:spacing w:val="-2"/>
          <w:sz w:val="18"/>
        </w:rPr>
        <w:t xml:space="preserve"> </w:t>
      </w:r>
      <w:proofErr w:type="spellStart"/>
      <w:r>
        <w:rPr>
          <w:spacing w:val="-16"/>
          <w:w w:val="106"/>
          <w:sz w:val="18"/>
        </w:rPr>
        <w:t>V</w:t>
      </w:r>
      <w:r>
        <w:rPr>
          <w:w w:val="112"/>
          <w:sz w:val="18"/>
        </w:rPr>
        <w:t>ugts</w:t>
      </w:r>
      <w:proofErr w:type="spellEnd"/>
      <w:proofErr w:type="gramEnd"/>
      <w:r>
        <w:rPr>
          <w:w w:val="112"/>
          <w:sz w:val="18"/>
        </w:rPr>
        <w:t>,</w:t>
      </w:r>
      <w:r>
        <w:rPr>
          <w:sz w:val="18"/>
        </w:rPr>
        <w:t xml:space="preserve"> </w:t>
      </w:r>
      <w:r>
        <w:rPr>
          <w:spacing w:val="-2"/>
          <w:sz w:val="18"/>
        </w:rPr>
        <w:t xml:space="preserve"> </w:t>
      </w:r>
      <w:r>
        <w:rPr>
          <w:w w:val="126"/>
          <w:sz w:val="18"/>
        </w:rPr>
        <w:t>J.</w:t>
      </w:r>
      <w:r>
        <w:rPr>
          <w:sz w:val="18"/>
        </w:rPr>
        <w:t xml:space="preserve"> </w:t>
      </w:r>
      <w:r>
        <w:rPr>
          <w:spacing w:val="-7"/>
          <w:sz w:val="18"/>
        </w:rPr>
        <w:t xml:space="preserve"> </w:t>
      </w:r>
      <w:r>
        <w:rPr>
          <w:w w:val="109"/>
          <w:sz w:val="18"/>
        </w:rPr>
        <w:t>H.</w:t>
      </w:r>
      <w:proofErr w:type="gramStart"/>
      <w:r>
        <w:rPr>
          <w:w w:val="109"/>
          <w:sz w:val="18"/>
        </w:rPr>
        <w:t>,</w:t>
      </w:r>
      <w:r>
        <w:rPr>
          <w:sz w:val="18"/>
        </w:rPr>
        <w:t xml:space="preserve"> </w:t>
      </w:r>
      <w:r>
        <w:rPr>
          <w:spacing w:val="-2"/>
          <w:sz w:val="18"/>
        </w:rPr>
        <w:t xml:space="preserve"> </w:t>
      </w:r>
      <w:r>
        <w:rPr>
          <w:w w:val="114"/>
          <w:sz w:val="18"/>
        </w:rPr>
        <w:t>and</w:t>
      </w:r>
      <w:proofErr w:type="gramEnd"/>
      <w:r>
        <w:rPr>
          <w:sz w:val="18"/>
        </w:rPr>
        <w:t xml:space="preserve"> </w:t>
      </w:r>
      <w:r>
        <w:rPr>
          <w:spacing w:val="-7"/>
          <w:sz w:val="18"/>
        </w:rPr>
        <w:t xml:space="preserve"> </w:t>
      </w:r>
      <w:proofErr w:type="spellStart"/>
      <w:r>
        <w:rPr>
          <w:w w:val="106"/>
          <w:sz w:val="18"/>
        </w:rPr>
        <w:t>Wie</w:t>
      </w:r>
      <w:r>
        <w:rPr>
          <w:spacing w:val="-5"/>
          <w:w w:val="106"/>
          <w:sz w:val="18"/>
        </w:rPr>
        <w:t>c</w:t>
      </w:r>
      <w:r>
        <w:rPr>
          <w:w w:val="110"/>
          <w:sz w:val="18"/>
        </w:rPr>
        <w:t>herink</w:t>
      </w:r>
      <w:proofErr w:type="spellEnd"/>
      <w:r>
        <w:rPr>
          <w:w w:val="110"/>
          <w:sz w:val="18"/>
        </w:rPr>
        <w:t>,</w:t>
      </w:r>
      <w:r>
        <w:rPr>
          <w:sz w:val="18"/>
        </w:rPr>
        <w:t xml:space="preserve"> </w:t>
      </w:r>
      <w:r>
        <w:rPr>
          <w:spacing w:val="-3"/>
          <w:sz w:val="18"/>
        </w:rPr>
        <w:t xml:space="preserve"> </w:t>
      </w:r>
      <w:r>
        <w:rPr>
          <w:w w:val="113"/>
          <w:sz w:val="18"/>
        </w:rPr>
        <w:t>R.</w:t>
      </w:r>
      <w:r>
        <w:rPr>
          <w:sz w:val="18"/>
        </w:rPr>
        <w:t xml:space="preserve">  </w:t>
      </w:r>
      <w:r>
        <w:rPr>
          <w:spacing w:val="10"/>
          <w:sz w:val="18"/>
        </w:rPr>
        <w:t xml:space="preserve"> </w:t>
      </w:r>
      <w:r>
        <w:rPr>
          <w:w w:val="118"/>
          <w:sz w:val="18"/>
        </w:rPr>
        <w:t>“</w:t>
      </w:r>
      <w:proofErr w:type="gramStart"/>
      <w:r>
        <w:rPr>
          <w:spacing w:val="-16"/>
          <w:w w:val="118"/>
          <w:sz w:val="18"/>
        </w:rPr>
        <w:t>T</w:t>
      </w:r>
      <w:r>
        <w:rPr>
          <w:spacing w:val="-6"/>
          <w:w w:val="102"/>
          <w:sz w:val="18"/>
        </w:rPr>
        <w:t>ow</w:t>
      </w:r>
      <w:r>
        <w:rPr>
          <w:w w:val="113"/>
          <w:sz w:val="18"/>
        </w:rPr>
        <w:t>ards</w:t>
      </w:r>
      <w:r>
        <w:rPr>
          <w:sz w:val="18"/>
        </w:rPr>
        <w:t xml:space="preserve"> </w:t>
      </w:r>
      <w:r>
        <w:rPr>
          <w:spacing w:val="-8"/>
          <w:sz w:val="18"/>
        </w:rPr>
        <w:t xml:space="preserve"> </w:t>
      </w:r>
      <w:r>
        <w:rPr>
          <w:w w:val="115"/>
          <w:sz w:val="18"/>
        </w:rPr>
        <w:t>a</w:t>
      </w:r>
      <w:proofErr w:type="gramEnd"/>
      <w:r>
        <w:rPr>
          <w:sz w:val="18"/>
        </w:rPr>
        <w:t xml:space="preserve"> </w:t>
      </w:r>
      <w:r>
        <w:rPr>
          <w:spacing w:val="-7"/>
          <w:sz w:val="18"/>
        </w:rPr>
        <w:t xml:space="preserve"> </w:t>
      </w:r>
      <w:r>
        <w:rPr>
          <w:w w:val="114"/>
          <w:sz w:val="18"/>
        </w:rPr>
        <w:t>mature</w:t>
      </w:r>
      <w:r>
        <w:rPr>
          <w:sz w:val="18"/>
        </w:rPr>
        <w:t xml:space="preserve"> </w:t>
      </w:r>
      <w:r>
        <w:rPr>
          <w:spacing w:val="-7"/>
          <w:sz w:val="18"/>
        </w:rPr>
        <w:t xml:space="preserve"> </w:t>
      </w:r>
      <w:r>
        <w:rPr>
          <w:w w:val="103"/>
          <w:sz w:val="18"/>
        </w:rPr>
        <w:t>offshore</w:t>
      </w:r>
      <w:r>
        <w:rPr>
          <w:sz w:val="18"/>
        </w:rPr>
        <w:t xml:space="preserve"> </w:t>
      </w:r>
      <w:r>
        <w:rPr>
          <w:spacing w:val="-8"/>
          <w:sz w:val="18"/>
        </w:rPr>
        <w:t xml:space="preserve"> </w:t>
      </w:r>
      <w:r>
        <w:rPr>
          <w:w w:val="107"/>
          <w:sz w:val="18"/>
        </w:rPr>
        <w:t>wind</w:t>
      </w:r>
      <w:r>
        <w:rPr>
          <w:sz w:val="18"/>
        </w:rPr>
        <w:t xml:space="preserve"> </w:t>
      </w:r>
      <w:r>
        <w:rPr>
          <w:spacing w:val="-7"/>
          <w:sz w:val="18"/>
        </w:rPr>
        <w:t xml:space="preserve"> </w:t>
      </w:r>
      <w:r>
        <w:rPr>
          <w:w w:val="107"/>
          <w:sz w:val="18"/>
        </w:rPr>
        <w:t xml:space="preserve">energy </w:t>
      </w:r>
      <w:r>
        <w:rPr>
          <w:w w:val="110"/>
          <w:sz w:val="18"/>
        </w:rPr>
        <w:t xml:space="preserve">technology—guidelines from the </w:t>
      </w:r>
      <w:proofErr w:type="spellStart"/>
      <w:r>
        <w:rPr>
          <w:w w:val="110"/>
          <w:sz w:val="18"/>
        </w:rPr>
        <w:t>opti</w:t>
      </w:r>
      <w:proofErr w:type="spellEnd"/>
      <w:r>
        <w:rPr>
          <w:w w:val="110"/>
          <w:sz w:val="18"/>
        </w:rPr>
        <w:t xml:space="preserve">-OWECS project.” </w:t>
      </w:r>
      <w:r>
        <w:rPr>
          <w:i/>
          <w:w w:val="110"/>
          <w:sz w:val="18"/>
        </w:rPr>
        <w:t>Wind Energy</w:t>
      </w:r>
      <w:r>
        <w:rPr>
          <w:w w:val="110"/>
          <w:sz w:val="18"/>
        </w:rPr>
        <w:t>, 2(1):25–58,</w:t>
      </w:r>
      <w:r>
        <w:rPr>
          <w:spacing w:val="-4"/>
          <w:w w:val="110"/>
          <w:sz w:val="18"/>
        </w:rPr>
        <w:t xml:space="preserve"> </w:t>
      </w:r>
      <w:r>
        <w:rPr>
          <w:w w:val="110"/>
          <w:sz w:val="18"/>
        </w:rPr>
        <w:t>1999.</w:t>
      </w:r>
    </w:p>
    <w:p w:rsidR="00012D33" w:rsidRDefault="0009622D">
      <w:pPr>
        <w:pStyle w:val="ListParagraph"/>
        <w:numPr>
          <w:ilvl w:val="0"/>
          <w:numId w:val="1"/>
        </w:numPr>
        <w:tabs>
          <w:tab w:val="left" w:pos="507"/>
        </w:tabs>
        <w:spacing w:before="159" w:line="254" w:lineRule="auto"/>
        <w:ind w:right="117" w:hanging="386"/>
        <w:jc w:val="both"/>
        <w:rPr>
          <w:sz w:val="18"/>
        </w:rPr>
      </w:pPr>
      <w:bookmarkStart w:id="308" w:name="_bookmark55"/>
      <w:bookmarkEnd w:id="308"/>
      <w:proofErr w:type="spellStart"/>
      <w:proofErr w:type="gramStart"/>
      <w:r>
        <w:rPr>
          <w:spacing w:val="-1"/>
          <w:w w:val="104"/>
          <w:sz w:val="18"/>
        </w:rPr>
        <w:t>L</w:t>
      </w:r>
      <w:r>
        <w:rPr>
          <w:w w:val="109"/>
          <w:sz w:val="18"/>
        </w:rPr>
        <w:t>emmer</w:t>
      </w:r>
      <w:proofErr w:type="spellEnd"/>
      <w:r>
        <w:rPr>
          <w:w w:val="109"/>
          <w:sz w:val="18"/>
        </w:rPr>
        <w:t>,</w:t>
      </w:r>
      <w:r>
        <w:rPr>
          <w:sz w:val="18"/>
        </w:rPr>
        <w:t xml:space="preserve"> </w:t>
      </w:r>
      <w:r>
        <w:rPr>
          <w:spacing w:val="-16"/>
          <w:sz w:val="18"/>
        </w:rPr>
        <w:t xml:space="preserve"> </w:t>
      </w:r>
      <w:r>
        <w:rPr>
          <w:spacing w:val="-16"/>
          <w:w w:val="120"/>
          <w:sz w:val="18"/>
        </w:rPr>
        <w:t>F</w:t>
      </w:r>
      <w:r>
        <w:rPr>
          <w:w w:val="113"/>
          <w:sz w:val="18"/>
        </w:rPr>
        <w:t>rank</w:t>
      </w:r>
      <w:proofErr w:type="gramEnd"/>
      <w:r>
        <w:rPr>
          <w:w w:val="113"/>
          <w:sz w:val="18"/>
        </w:rPr>
        <w:t>,</w:t>
      </w:r>
      <w:r>
        <w:rPr>
          <w:sz w:val="18"/>
        </w:rPr>
        <w:t xml:space="preserve"> </w:t>
      </w:r>
      <w:r>
        <w:rPr>
          <w:spacing w:val="-16"/>
          <w:sz w:val="18"/>
        </w:rPr>
        <w:t xml:space="preserve"> </w:t>
      </w:r>
      <w:proofErr w:type="spellStart"/>
      <w:r>
        <w:rPr>
          <w:w w:val="105"/>
          <w:sz w:val="18"/>
        </w:rPr>
        <w:t>M</w:t>
      </w:r>
      <w:r>
        <w:rPr>
          <w:spacing w:val="-98"/>
          <w:w w:val="113"/>
          <w:sz w:val="18"/>
        </w:rPr>
        <w:t>u</w:t>
      </w:r>
      <w:r>
        <w:rPr>
          <w:spacing w:val="5"/>
          <w:w w:val="153"/>
          <w:sz w:val="18"/>
        </w:rPr>
        <w:t>¨</w:t>
      </w:r>
      <w:r>
        <w:rPr>
          <w:w w:val="107"/>
          <w:sz w:val="18"/>
        </w:rPr>
        <w:t>ller</w:t>
      </w:r>
      <w:proofErr w:type="spellEnd"/>
      <w:r>
        <w:rPr>
          <w:w w:val="107"/>
          <w:sz w:val="18"/>
        </w:rPr>
        <w:t>,</w:t>
      </w:r>
      <w:r>
        <w:rPr>
          <w:sz w:val="18"/>
        </w:rPr>
        <w:t xml:space="preserve"> </w:t>
      </w:r>
      <w:r>
        <w:rPr>
          <w:spacing w:val="-17"/>
          <w:sz w:val="18"/>
        </w:rPr>
        <w:t xml:space="preserve"> </w:t>
      </w:r>
      <w:proofErr w:type="spellStart"/>
      <w:r>
        <w:rPr>
          <w:w w:val="109"/>
          <w:sz w:val="18"/>
        </w:rPr>
        <w:t>Kolja</w:t>
      </w:r>
      <w:proofErr w:type="spellEnd"/>
      <w:r>
        <w:rPr>
          <w:w w:val="109"/>
          <w:sz w:val="18"/>
        </w:rPr>
        <w:t>,</w:t>
      </w:r>
      <w:r>
        <w:rPr>
          <w:sz w:val="18"/>
        </w:rPr>
        <w:t xml:space="preserve"> </w:t>
      </w:r>
      <w:r>
        <w:rPr>
          <w:spacing w:val="-16"/>
          <w:sz w:val="18"/>
        </w:rPr>
        <w:t xml:space="preserve"> </w:t>
      </w:r>
      <w:r>
        <w:rPr>
          <w:spacing w:val="-16"/>
          <w:w w:val="106"/>
          <w:sz w:val="18"/>
        </w:rPr>
        <w:t>Y</w:t>
      </w:r>
      <w:r>
        <w:rPr>
          <w:w w:val="113"/>
          <w:sz w:val="18"/>
        </w:rPr>
        <w:t>u,</w:t>
      </w:r>
      <w:r>
        <w:rPr>
          <w:sz w:val="18"/>
        </w:rPr>
        <w:t xml:space="preserve"> </w:t>
      </w:r>
      <w:r>
        <w:rPr>
          <w:spacing w:val="-16"/>
          <w:sz w:val="18"/>
        </w:rPr>
        <w:t xml:space="preserve"> </w:t>
      </w:r>
      <w:r>
        <w:rPr>
          <w:spacing w:val="-16"/>
          <w:w w:val="111"/>
          <w:sz w:val="18"/>
        </w:rPr>
        <w:t>W</w:t>
      </w:r>
      <w:r>
        <w:rPr>
          <w:w w:val="105"/>
          <w:sz w:val="18"/>
        </w:rPr>
        <w:t>ei,</w:t>
      </w:r>
      <w:r>
        <w:rPr>
          <w:sz w:val="18"/>
        </w:rPr>
        <w:t xml:space="preserve"> </w:t>
      </w:r>
      <w:r>
        <w:rPr>
          <w:spacing w:val="-16"/>
          <w:sz w:val="18"/>
        </w:rPr>
        <w:t xml:space="preserve"> </w:t>
      </w:r>
      <w:r>
        <w:rPr>
          <w:w w:val="111"/>
          <w:sz w:val="18"/>
        </w:rPr>
        <w:t>Guzman,</w:t>
      </w:r>
      <w:r>
        <w:rPr>
          <w:sz w:val="18"/>
        </w:rPr>
        <w:t xml:space="preserve"> </w:t>
      </w:r>
      <w:r>
        <w:rPr>
          <w:spacing w:val="-16"/>
          <w:sz w:val="18"/>
        </w:rPr>
        <w:t xml:space="preserve"> </w:t>
      </w:r>
      <w:r>
        <w:rPr>
          <w:w w:val="109"/>
          <w:sz w:val="18"/>
        </w:rPr>
        <w:t>Ricardo</w:t>
      </w:r>
      <w:r>
        <w:rPr>
          <w:sz w:val="18"/>
        </w:rPr>
        <w:t xml:space="preserve"> </w:t>
      </w:r>
      <w:r>
        <w:rPr>
          <w:spacing w:val="-18"/>
          <w:sz w:val="18"/>
        </w:rPr>
        <w:t xml:space="preserve"> </w:t>
      </w:r>
      <w:proofErr w:type="spellStart"/>
      <w:r>
        <w:rPr>
          <w:spacing w:val="-16"/>
          <w:w w:val="120"/>
          <w:sz w:val="18"/>
        </w:rPr>
        <w:t>F</w:t>
      </w:r>
      <w:r>
        <w:rPr>
          <w:w w:val="111"/>
          <w:sz w:val="18"/>
        </w:rPr>
        <w:t>aerron</w:t>
      </w:r>
      <w:proofErr w:type="spellEnd"/>
      <w:r>
        <w:rPr>
          <w:w w:val="111"/>
          <w:sz w:val="18"/>
        </w:rPr>
        <w:t>,</w:t>
      </w:r>
      <w:r>
        <w:rPr>
          <w:sz w:val="18"/>
        </w:rPr>
        <w:t xml:space="preserve"> </w:t>
      </w:r>
      <w:r>
        <w:rPr>
          <w:spacing w:val="-17"/>
          <w:sz w:val="18"/>
        </w:rPr>
        <w:t xml:space="preserve"> </w:t>
      </w:r>
      <w:r>
        <w:rPr>
          <w:w w:val="114"/>
          <w:sz w:val="18"/>
        </w:rPr>
        <w:t>and</w:t>
      </w:r>
      <w:r>
        <w:rPr>
          <w:sz w:val="18"/>
        </w:rPr>
        <w:t xml:space="preserve"> </w:t>
      </w:r>
      <w:r>
        <w:rPr>
          <w:spacing w:val="-19"/>
          <w:sz w:val="18"/>
        </w:rPr>
        <w:t xml:space="preserve"> </w:t>
      </w:r>
      <w:proofErr w:type="spellStart"/>
      <w:r>
        <w:rPr>
          <w:w w:val="111"/>
          <w:sz w:val="18"/>
        </w:rPr>
        <w:t>Krets</w:t>
      </w:r>
      <w:r>
        <w:rPr>
          <w:spacing w:val="-5"/>
          <w:w w:val="111"/>
          <w:sz w:val="18"/>
        </w:rPr>
        <w:t>c</w:t>
      </w:r>
      <w:r>
        <w:rPr>
          <w:w w:val="111"/>
          <w:sz w:val="18"/>
        </w:rPr>
        <w:t>hmer</w:t>
      </w:r>
      <w:proofErr w:type="spellEnd"/>
      <w:r>
        <w:rPr>
          <w:w w:val="111"/>
          <w:sz w:val="18"/>
        </w:rPr>
        <w:t>,</w:t>
      </w:r>
      <w:r>
        <w:rPr>
          <w:sz w:val="18"/>
        </w:rPr>
        <w:t xml:space="preserve"> </w:t>
      </w:r>
      <w:r>
        <w:rPr>
          <w:spacing w:val="-17"/>
          <w:sz w:val="18"/>
        </w:rPr>
        <w:t xml:space="preserve"> </w:t>
      </w:r>
      <w:r>
        <w:rPr>
          <w:w w:val="114"/>
          <w:sz w:val="18"/>
        </w:rPr>
        <w:t>Matthias.</w:t>
      </w:r>
      <w:r>
        <w:rPr>
          <w:sz w:val="18"/>
        </w:rPr>
        <w:t xml:space="preserve"> </w:t>
      </w:r>
      <w:r>
        <w:rPr>
          <w:spacing w:val="21"/>
          <w:sz w:val="18"/>
        </w:rPr>
        <w:t xml:space="preserve"> </w:t>
      </w:r>
      <w:r>
        <w:rPr>
          <w:i/>
          <w:w w:val="110"/>
          <w:sz w:val="18"/>
        </w:rPr>
        <w:t>Optimization framework</w:t>
      </w:r>
      <w:r>
        <w:rPr>
          <w:i/>
          <w:spacing w:val="-6"/>
          <w:w w:val="110"/>
          <w:sz w:val="18"/>
        </w:rPr>
        <w:t xml:space="preserve"> </w:t>
      </w:r>
      <w:r>
        <w:rPr>
          <w:i/>
          <w:w w:val="110"/>
          <w:sz w:val="18"/>
        </w:rPr>
        <w:t>and</w:t>
      </w:r>
      <w:r>
        <w:rPr>
          <w:i/>
          <w:spacing w:val="-6"/>
          <w:w w:val="110"/>
          <w:sz w:val="18"/>
        </w:rPr>
        <w:t xml:space="preserve"> </w:t>
      </w:r>
      <w:r>
        <w:rPr>
          <w:i/>
          <w:w w:val="110"/>
          <w:sz w:val="18"/>
        </w:rPr>
        <w:t>methodology</w:t>
      </w:r>
      <w:r>
        <w:rPr>
          <w:i/>
          <w:spacing w:val="-6"/>
          <w:w w:val="110"/>
          <w:sz w:val="18"/>
        </w:rPr>
        <w:t xml:space="preserve"> </w:t>
      </w:r>
      <w:r>
        <w:rPr>
          <w:i/>
          <w:w w:val="110"/>
          <w:sz w:val="18"/>
        </w:rPr>
        <w:t>for</w:t>
      </w:r>
      <w:r>
        <w:rPr>
          <w:i/>
          <w:spacing w:val="-5"/>
          <w:w w:val="110"/>
          <w:sz w:val="18"/>
        </w:rPr>
        <w:t xml:space="preserve"> </w:t>
      </w:r>
      <w:r>
        <w:rPr>
          <w:i/>
          <w:w w:val="110"/>
          <w:sz w:val="18"/>
        </w:rPr>
        <w:t>optimized</w:t>
      </w:r>
      <w:r>
        <w:rPr>
          <w:i/>
          <w:spacing w:val="-5"/>
          <w:w w:val="110"/>
          <w:sz w:val="18"/>
        </w:rPr>
        <w:t xml:space="preserve"> </w:t>
      </w:r>
      <w:r>
        <w:rPr>
          <w:i/>
          <w:w w:val="110"/>
          <w:sz w:val="18"/>
        </w:rPr>
        <w:t>floater</w:t>
      </w:r>
      <w:r>
        <w:rPr>
          <w:i/>
          <w:spacing w:val="-6"/>
          <w:w w:val="110"/>
          <w:sz w:val="18"/>
        </w:rPr>
        <w:t xml:space="preserve"> </w:t>
      </w:r>
      <w:r>
        <w:rPr>
          <w:i/>
          <w:w w:val="110"/>
          <w:sz w:val="18"/>
        </w:rPr>
        <w:t>design</w:t>
      </w:r>
      <w:r>
        <w:rPr>
          <w:w w:val="110"/>
          <w:sz w:val="18"/>
        </w:rPr>
        <w:t>.</w:t>
      </w:r>
      <w:r>
        <w:rPr>
          <w:spacing w:val="3"/>
          <w:w w:val="110"/>
          <w:sz w:val="18"/>
        </w:rPr>
        <w:t xml:space="preserve"> </w:t>
      </w:r>
      <w:r>
        <w:rPr>
          <w:w w:val="110"/>
          <w:sz w:val="18"/>
        </w:rPr>
        <w:t>Number</w:t>
      </w:r>
      <w:r>
        <w:rPr>
          <w:spacing w:val="-9"/>
          <w:w w:val="110"/>
          <w:sz w:val="18"/>
        </w:rPr>
        <w:t xml:space="preserve"> </w:t>
      </w:r>
      <w:r>
        <w:rPr>
          <w:w w:val="110"/>
          <w:sz w:val="18"/>
        </w:rPr>
        <w:t>Deliverable</w:t>
      </w:r>
      <w:r>
        <w:rPr>
          <w:spacing w:val="-9"/>
          <w:w w:val="110"/>
          <w:sz w:val="18"/>
        </w:rPr>
        <w:t xml:space="preserve"> </w:t>
      </w:r>
      <w:r>
        <w:rPr>
          <w:w w:val="110"/>
          <w:sz w:val="18"/>
        </w:rPr>
        <w:t>D4.3.</w:t>
      </w:r>
      <w:r>
        <w:rPr>
          <w:spacing w:val="-9"/>
          <w:w w:val="110"/>
          <w:sz w:val="18"/>
        </w:rPr>
        <w:t xml:space="preserve"> </w:t>
      </w:r>
      <w:r>
        <w:rPr>
          <w:w w:val="110"/>
          <w:sz w:val="18"/>
        </w:rPr>
        <w:t>LIFES50+,</w:t>
      </w:r>
      <w:r>
        <w:rPr>
          <w:spacing w:val="-8"/>
          <w:w w:val="110"/>
          <w:sz w:val="18"/>
        </w:rPr>
        <w:t xml:space="preserve"> </w:t>
      </w:r>
      <w:r>
        <w:rPr>
          <w:w w:val="110"/>
          <w:sz w:val="18"/>
        </w:rPr>
        <w:t>December</w:t>
      </w:r>
      <w:r>
        <w:rPr>
          <w:spacing w:val="-9"/>
          <w:w w:val="110"/>
          <w:sz w:val="18"/>
        </w:rPr>
        <w:t xml:space="preserve"> </w:t>
      </w:r>
      <w:r>
        <w:rPr>
          <w:w w:val="110"/>
          <w:sz w:val="18"/>
        </w:rPr>
        <w:t>2016.</w:t>
      </w:r>
    </w:p>
    <w:p w:rsidR="00012D33" w:rsidRDefault="0009622D">
      <w:pPr>
        <w:pStyle w:val="ListParagraph"/>
        <w:numPr>
          <w:ilvl w:val="0"/>
          <w:numId w:val="1"/>
        </w:numPr>
        <w:tabs>
          <w:tab w:val="left" w:pos="507"/>
        </w:tabs>
        <w:spacing w:before="159" w:line="254" w:lineRule="auto"/>
        <w:ind w:right="117" w:hanging="386"/>
        <w:jc w:val="both"/>
        <w:rPr>
          <w:sz w:val="18"/>
        </w:rPr>
      </w:pPr>
      <w:bookmarkStart w:id="309" w:name="_bookmark56"/>
      <w:bookmarkEnd w:id="309"/>
      <w:r>
        <w:rPr>
          <w:w w:val="110"/>
          <w:sz w:val="18"/>
        </w:rPr>
        <w:t>Lozano-</w:t>
      </w:r>
      <w:proofErr w:type="spellStart"/>
      <w:r>
        <w:rPr>
          <w:w w:val="110"/>
          <w:sz w:val="18"/>
        </w:rPr>
        <w:t>Minguez</w:t>
      </w:r>
      <w:proofErr w:type="spellEnd"/>
      <w:r>
        <w:rPr>
          <w:w w:val="110"/>
          <w:sz w:val="18"/>
        </w:rPr>
        <w:t xml:space="preserve">, E., </w:t>
      </w:r>
      <w:proofErr w:type="spellStart"/>
      <w:r>
        <w:rPr>
          <w:w w:val="110"/>
          <w:sz w:val="18"/>
        </w:rPr>
        <w:t>Kolios</w:t>
      </w:r>
      <w:proofErr w:type="spellEnd"/>
      <w:r>
        <w:rPr>
          <w:w w:val="110"/>
          <w:sz w:val="18"/>
        </w:rPr>
        <w:t xml:space="preserve">, A.J., and Brennan, </w:t>
      </w:r>
      <w:r>
        <w:rPr>
          <w:spacing w:val="-4"/>
          <w:w w:val="110"/>
          <w:sz w:val="18"/>
        </w:rPr>
        <w:t xml:space="preserve">F.P. </w:t>
      </w:r>
      <w:r>
        <w:rPr>
          <w:w w:val="110"/>
          <w:sz w:val="18"/>
        </w:rPr>
        <w:t xml:space="preserve">“Multi-criteria assessment of offshore wind turbine support structures.” </w:t>
      </w:r>
      <w:r>
        <w:rPr>
          <w:i/>
          <w:w w:val="110"/>
          <w:sz w:val="18"/>
        </w:rPr>
        <w:t>Renewable Energy</w:t>
      </w:r>
      <w:r>
        <w:rPr>
          <w:w w:val="110"/>
          <w:sz w:val="18"/>
        </w:rPr>
        <w:t xml:space="preserve">, 36(11):2831 – 2837, 2011. </w:t>
      </w:r>
      <w:proofErr w:type="spellStart"/>
      <w:r>
        <w:rPr>
          <w:w w:val="110"/>
          <w:sz w:val="18"/>
        </w:rPr>
        <w:t>doi</w:t>
      </w:r>
      <w:proofErr w:type="spellEnd"/>
      <w:r>
        <w:rPr>
          <w:w w:val="110"/>
          <w:sz w:val="18"/>
        </w:rPr>
        <w:t xml:space="preserve">: </w:t>
      </w:r>
      <w:r>
        <w:rPr>
          <w:spacing w:val="6"/>
          <w:w w:val="110"/>
          <w:sz w:val="18"/>
        </w:rPr>
        <w:t xml:space="preserve"> </w:t>
      </w:r>
      <w:r>
        <w:rPr>
          <w:w w:val="110"/>
          <w:sz w:val="18"/>
        </w:rPr>
        <w:t>https://doi.org/10.1016/j.renene.2011.04.020.</w:t>
      </w:r>
    </w:p>
    <w:p w:rsidR="00012D33" w:rsidRDefault="0009622D">
      <w:pPr>
        <w:pStyle w:val="ListParagraph"/>
        <w:numPr>
          <w:ilvl w:val="0"/>
          <w:numId w:val="1"/>
        </w:numPr>
        <w:tabs>
          <w:tab w:val="left" w:pos="507"/>
        </w:tabs>
        <w:spacing w:before="159" w:line="254" w:lineRule="auto"/>
        <w:ind w:right="117" w:hanging="386"/>
        <w:jc w:val="both"/>
        <w:rPr>
          <w:sz w:val="18"/>
        </w:rPr>
      </w:pPr>
      <w:bookmarkStart w:id="310" w:name="_bookmark57"/>
      <w:bookmarkEnd w:id="310"/>
      <w:r>
        <w:rPr>
          <w:w w:val="110"/>
          <w:sz w:val="18"/>
        </w:rPr>
        <w:t xml:space="preserve">Maki, Kevin, </w:t>
      </w:r>
      <w:proofErr w:type="spellStart"/>
      <w:r>
        <w:rPr>
          <w:w w:val="110"/>
          <w:sz w:val="18"/>
        </w:rPr>
        <w:t>Sbragio</w:t>
      </w:r>
      <w:proofErr w:type="spellEnd"/>
      <w:r>
        <w:rPr>
          <w:w w:val="110"/>
          <w:sz w:val="18"/>
        </w:rPr>
        <w:t xml:space="preserve">, Ricardo, and </w:t>
      </w:r>
      <w:proofErr w:type="spellStart"/>
      <w:r>
        <w:rPr>
          <w:w w:val="110"/>
          <w:sz w:val="18"/>
        </w:rPr>
        <w:t>Vlahopoulos</w:t>
      </w:r>
      <w:proofErr w:type="spellEnd"/>
      <w:r>
        <w:rPr>
          <w:w w:val="110"/>
          <w:sz w:val="18"/>
        </w:rPr>
        <w:t xml:space="preserve">, Nickolas. “System design of a wind turbine using a multi-level optimization approach.” </w:t>
      </w:r>
      <w:r>
        <w:rPr>
          <w:i/>
          <w:w w:val="110"/>
          <w:sz w:val="18"/>
        </w:rPr>
        <w:t>Renewable Energy</w:t>
      </w:r>
      <w:r>
        <w:rPr>
          <w:w w:val="110"/>
          <w:sz w:val="18"/>
        </w:rPr>
        <w:t xml:space="preserve">, 43:101 – 110, 2012. </w:t>
      </w:r>
      <w:proofErr w:type="spellStart"/>
      <w:r>
        <w:rPr>
          <w:w w:val="110"/>
          <w:sz w:val="18"/>
        </w:rPr>
        <w:t>doi</w:t>
      </w:r>
      <w:proofErr w:type="spellEnd"/>
      <w:r>
        <w:rPr>
          <w:w w:val="110"/>
          <w:sz w:val="18"/>
        </w:rPr>
        <w:t>: https://doi.org/10.1016/j.renene.2011.11. 027.</w:t>
      </w:r>
    </w:p>
    <w:p w:rsidR="00012D33" w:rsidRDefault="0009622D">
      <w:pPr>
        <w:pStyle w:val="ListParagraph"/>
        <w:numPr>
          <w:ilvl w:val="0"/>
          <w:numId w:val="1"/>
        </w:numPr>
        <w:tabs>
          <w:tab w:val="left" w:pos="507"/>
        </w:tabs>
        <w:spacing w:before="159" w:line="254" w:lineRule="auto"/>
        <w:ind w:right="117" w:hanging="386"/>
        <w:jc w:val="both"/>
        <w:rPr>
          <w:rFonts w:ascii="Courier New" w:hAnsi="Courier New"/>
          <w:sz w:val="18"/>
        </w:rPr>
      </w:pPr>
      <w:bookmarkStart w:id="311" w:name="_bookmark58"/>
      <w:bookmarkEnd w:id="311"/>
      <w:r>
        <w:rPr>
          <w:w w:val="110"/>
          <w:sz w:val="18"/>
        </w:rPr>
        <w:t xml:space="preserve">Maness, Michael, Maples, Benjamin, and Smith, Alex. “NREL Offshore Balance-of-System Model.” Report NREL/TP-6A20-66874, National Renewable Energy </w:t>
      </w:r>
      <w:proofErr w:type="gramStart"/>
      <w:r>
        <w:rPr>
          <w:w w:val="110"/>
          <w:sz w:val="18"/>
        </w:rPr>
        <w:t>Lab.(</w:t>
      </w:r>
      <w:proofErr w:type="gramEnd"/>
      <w:r>
        <w:rPr>
          <w:w w:val="110"/>
          <w:sz w:val="18"/>
        </w:rPr>
        <w:t xml:space="preserve">NREL), Golden, CO, January 2017.    </w:t>
      </w:r>
      <w:r>
        <w:rPr>
          <w:spacing w:val="32"/>
          <w:w w:val="110"/>
          <w:sz w:val="18"/>
        </w:rPr>
        <w:t xml:space="preserve"> </w:t>
      </w:r>
      <w:r>
        <w:rPr>
          <w:w w:val="110"/>
          <w:sz w:val="18"/>
        </w:rPr>
        <w:t xml:space="preserve">URL </w:t>
      </w:r>
      <w:hyperlink r:id="rId203">
        <w:r>
          <w:rPr>
            <w:rFonts w:ascii="Courier New" w:hAnsi="Courier New"/>
            <w:w w:val="110"/>
            <w:sz w:val="18"/>
          </w:rPr>
          <w:t>https:</w:t>
        </w:r>
      </w:hyperlink>
    </w:p>
    <w:p w:rsidR="00012D33" w:rsidRDefault="0009622D">
      <w:pPr>
        <w:spacing w:line="206" w:lineRule="exact"/>
        <w:ind w:left="506"/>
        <w:rPr>
          <w:sz w:val="18"/>
        </w:rPr>
      </w:pPr>
      <w:hyperlink r:id="rId204">
        <w:r>
          <w:rPr>
            <w:rFonts w:ascii="Courier New"/>
            <w:sz w:val="18"/>
          </w:rPr>
          <w:t>//www.nrel.gov/docs/fy17osti/66874.pdf</w:t>
        </w:r>
      </w:hyperlink>
      <w:r>
        <w:rPr>
          <w:sz w:val="18"/>
        </w:rPr>
        <w:t>.</w:t>
      </w:r>
    </w:p>
    <w:p w:rsidR="00012D33" w:rsidRDefault="0009622D">
      <w:pPr>
        <w:pStyle w:val="ListParagraph"/>
        <w:numPr>
          <w:ilvl w:val="0"/>
          <w:numId w:val="1"/>
        </w:numPr>
        <w:tabs>
          <w:tab w:val="left" w:pos="507"/>
        </w:tabs>
        <w:spacing w:before="156" w:line="254" w:lineRule="auto"/>
        <w:ind w:right="117" w:hanging="386"/>
        <w:jc w:val="both"/>
        <w:rPr>
          <w:sz w:val="18"/>
        </w:rPr>
      </w:pPr>
      <w:bookmarkStart w:id="312" w:name="_bookmark59"/>
      <w:bookmarkEnd w:id="312"/>
      <w:r>
        <w:rPr>
          <w:w w:val="110"/>
          <w:sz w:val="18"/>
        </w:rPr>
        <w:t xml:space="preserve">Martins, Joaquim RRA and </w:t>
      </w:r>
      <w:proofErr w:type="spellStart"/>
      <w:r>
        <w:rPr>
          <w:w w:val="110"/>
          <w:sz w:val="18"/>
        </w:rPr>
        <w:t>Lambe</w:t>
      </w:r>
      <w:proofErr w:type="spellEnd"/>
      <w:r>
        <w:rPr>
          <w:w w:val="110"/>
          <w:sz w:val="18"/>
        </w:rPr>
        <w:t xml:space="preserve">, Andrew B. “Multidisciplinary design optimization: a survey of </w:t>
      </w:r>
      <w:proofErr w:type="spellStart"/>
      <w:r>
        <w:rPr>
          <w:w w:val="110"/>
          <w:sz w:val="18"/>
        </w:rPr>
        <w:t>architec</w:t>
      </w:r>
      <w:proofErr w:type="spellEnd"/>
      <w:r>
        <w:rPr>
          <w:w w:val="110"/>
          <w:sz w:val="18"/>
        </w:rPr>
        <w:t xml:space="preserve">- </w:t>
      </w:r>
      <w:proofErr w:type="spellStart"/>
      <w:r>
        <w:rPr>
          <w:w w:val="110"/>
          <w:sz w:val="18"/>
        </w:rPr>
        <w:t>tures</w:t>
      </w:r>
      <w:proofErr w:type="spellEnd"/>
      <w:r>
        <w:rPr>
          <w:w w:val="110"/>
          <w:sz w:val="18"/>
        </w:rPr>
        <w:t xml:space="preserve">.” </w:t>
      </w:r>
      <w:r>
        <w:rPr>
          <w:i/>
          <w:w w:val="110"/>
          <w:sz w:val="18"/>
        </w:rPr>
        <w:t>AIAA Journal</w:t>
      </w:r>
      <w:r>
        <w:rPr>
          <w:w w:val="110"/>
          <w:sz w:val="18"/>
        </w:rPr>
        <w:t>, 51(9):2049–2075,</w:t>
      </w:r>
      <w:r>
        <w:rPr>
          <w:spacing w:val="16"/>
          <w:w w:val="110"/>
          <w:sz w:val="18"/>
        </w:rPr>
        <w:t xml:space="preserve"> </w:t>
      </w:r>
      <w:r>
        <w:rPr>
          <w:w w:val="110"/>
          <w:sz w:val="18"/>
        </w:rPr>
        <w:t>2013.</w:t>
      </w:r>
    </w:p>
    <w:p w:rsidR="00012D33" w:rsidRDefault="0009622D">
      <w:pPr>
        <w:pStyle w:val="ListParagraph"/>
        <w:numPr>
          <w:ilvl w:val="0"/>
          <w:numId w:val="1"/>
        </w:numPr>
        <w:tabs>
          <w:tab w:val="left" w:pos="507"/>
        </w:tabs>
        <w:spacing w:before="159" w:line="254" w:lineRule="auto"/>
        <w:ind w:right="117" w:hanging="386"/>
        <w:jc w:val="both"/>
        <w:rPr>
          <w:sz w:val="18"/>
        </w:rPr>
      </w:pPr>
      <w:bookmarkStart w:id="313" w:name="_bookmark60"/>
      <w:bookmarkEnd w:id="313"/>
      <w:r>
        <w:rPr>
          <w:w w:val="105"/>
          <w:sz w:val="18"/>
        </w:rPr>
        <w:t xml:space="preserve">Masciola, Marco, Jonkman, Jason, and Robertson, </w:t>
      </w:r>
      <w:r>
        <w:rPr>
          <w:spacing w:val="-6"/>
          <w:w w:val="105"/>
          <w:sz w:val="18"/>
        </w:rPr>
        <w:t xml:space="preserve">Amy. </w:t>
      </w:r>
      <w:r>
        <w:rPr>
          <w:w w:val="105"/>
          <w:sz w:val="18"/>
        </w:rPr>
        <w:t xml:space="preserve">“Implementation of a </w:t>
      </w:r>
      <w:proofErr w:type="spellStart"/>
      <w:r>
        <w:rPr>
          <w:w w:val="105"/>
          <w:sz w:val="18"/>
        </w:rPr>
        <w:t>multisegmented</w:t>
      </w:r>
      <w:proofErr w:type="spellEnd"/>
      <w:r>
        <w:rPr>
          <w:w w:val="105"/>
          <w:sz w:val="18"/>
        </w:rPr>
        <w:t xml:space="preserve">, quasi-static cable model.” In </w:t>
      </w:r>
      <w:proofErr w:type="gramStart"/>
      <w:r>
        <w:rPr>
          <w:i/>
          <w:w w:val="105"/>
          <w:sz w:val="18"/>
        </w:rPr>
        <w:t>The</w:t>
      </w:r>
      <w:proofErr w:type="gramEnd"/>
      <w:r>
        <w:rPr>
          <w:i/>
          <w:w w:val="105"/>
          <w:sz w:val="18"/>
        </w:rPr>
        <w:t xml:space="preserve"> Twenty-third International Offshore and Polar Engineering Conference</w:t>
      </w:r>
      <w:r>
        <w:rPr>
          <w:w w:val="105"/>
          <w:sz w:val="18"/>
        </w:rPr>
        <w:t xml:space="preserve">. International Society of </w:t>
      </w:r>
      <w:r>
        <w:rPr>
          <w:sz w:val="18"/>
        </w:rPr>
        <w:t xml:space="preserve">Offshore and Polar Engineers, 2013. URL </w:t>
      </w:r>
      <w:hyperlink r:id="rId205">
        <w:r>
          <w:rPr>
            <w:rFonts w:ascii="Courier New" w:hAnsi="Courier New"/>
            <w:sz w:val="18"/>
          </w:rPr>
          <w:t>https://nwtc.nrel.gov/MAP</w:t>
        </w:r>
      </w:hyperlink>
      <w:r>
        <w:rPr>
          <w:sz w:val="18"/>
        </w:rPr>
        <w:t>.</w:t>
      </w:r>
    </w:p>
    <w:p w:rsidR="00012D33" w:rsidRDefault="0009622D">
      <w:pPr>
        <w:pStyle w:val="ListParagraph"/>
        <w:numPr>
          <w:ilvl w:val="0"/>
          <w:numId w:val="1"/>
        </w:numPr>
        <w:tabs>
          <w:tab w:val="left" w:pos="507"/>
        </w:tabs>
        <w:spacing w:before="143" w:line="254" w:lineRule="auto"/>
        <w:ind w:right="118" w:hanging="386"/>
        <w:jc w:val="both"/>
        <w:rPr>
          <w:sz w:val="18"/>
        </w:rPr>
      </w:pPr>
      <w:bookmarkStart w:id="314" w:name="_bookmark61"/>
      <w:bookmarkEnd w:id="314"/>
      <w:r>
        <w:rPr>
          <w:w w:val="105"/>
          <w:sz w:val="18"/>
        </w:rPr>
        <w:t xml:space="preserve">Musial, </w:t>
      </w:r>
      <w:r>
        <w:rPr>
          <w:spacing w:val="-4"/>
          <w:w w:val="105"/>
          <w:sz w:val="18"/>
        </w:rPr>
        <w:t xml:space="preserve">Walt, </w:t>
      </w:r>
      <w:r>
        <w:rPr>
          <w:w w:val="105"/>
          <w:sz w:val="18"/>
        </w:rPr>
        <w:t xml:space="preserve">Heimiller, Donna, Beiter, Philipp, </w:t>
      </w:r>
      <w:proofErr w:type="gramStart"/>
      <w:r>
        <w:rPr>
          <w:w w:val="105"/>
          <w:sz w:val="18"/>
        </w:rPr>
        <w:t>Scott,  George</w:t>
      </w:r>
      <w:proofErr w:type="gramEnd"/>
      <w:r>
        <w:rPr>
          <w:w w:val="105"/>
          <w:sz w:val="18"/>
        </w:rPr>
        <w:t>,  and  Draxl,  Caroline.</w:t>
      </w:r>
      <w:r>
        <w:rPr>
          <w:spacing w:val="47"/>
          <w:w w:val="105"/>
          <w:sz w:val="18"/>
        </w:rPr>
        <w:t xml:space="preserve"> </w:t>
      </w:r>
      <w:r>
        <w:rPr>
          <w:w w:val="105"/>
          <w:sz w:val="18"/>
        </w:rPr>
        <w:t>“</w:t>
      </w:r>
      <w:proofErr w:type="gramStart"/>
      <w:r>
        <w:rPr>
          <w:w w:val="105"/>
          <w:sz w:val="18"/>
        </w:rPr>
        <w:t>2016  Offshore</w:t>
      </w:r>
      <w:proofErr w:type="gramEnd"/>
      <w:r>
        <w:rPr>
          <w:w w:val="105"/>
          <w:sz w:val="18"/>
        </w:rPr>
        <w:t xml:space="preserve">  Wind</w:t>
      </w:r>
      <w:r>
        <w:rPr>
          <w:spacing w:val="47"/>
          <w:w w:val="105"/>
          <w:sz w:val="18"/>
        </w:rPr>
        <w:t xml:space="preserve"> </w:t>
      </w:r>
      <w:r>
        <w:rPr>
          <w:w w:val="105"/>
          <w:sz w:val="18"/>
        </w:rPr>
        <w:t xml:space="preserve">Energy Resource Assessment for the United States.” Report NREL/TP-5000-66599, National Renewable Energy </w:t>
      </w:r>
      <w:proofErr w:type="gramStart"/>
      <w:r>
        <w:rPr>
          <w:w w:val="95"/>
          <w:sz w:val="18"/>
        </w:rPr>
        <w:t>Lab.(</w:t>
      </w:r>
      <w:proofErr w:type="gramEnd"/>
      <w:r>
        <w:rPr>
          <w:w w:val="95"/>
          <w:sz w:val="18"/>
        </w:rPr>
        <w:t>NREL),  Golden,  CO,  September  2016.  URL</w:t>
      </w:r>
      <w:r>
        <w:rPr>
          <w:spacing w:val="32"/>
          <w:w w:val="95"/>
          <w:sz w:val="18"/>
        </w:rPr>
        <w:t xml:space="preserve"> </w:t>
      </w:r>
      <w:hyperlink r:id="rId206">
        <w:r>
          <w:rPr>
            <w:rFonts w:ascii="Courier New" w:hAnsi="Courier New"/>
            <w:w w:val="95"/>
            <w:sz w:val="18"/>
          </w:rPr>
          <w:t>https://www.nrel.gov/docs/fy16osti/66599.pdf</w:t>
        </w:r>
      </w:hyperlink>
      <w:r>
        <w:rPr>
          <w:w w:val="95"/>
          <w:sz w:val="18"/>
        </w:rPr>
        <w:t>.</w:t>
      </w:r>
    </w:p>
    <w:p w:rsidR="00012D33" w:rsidRDefault="0009622D">
      <w:pPr>
        <w:pStyle w:val="ListParagraph"/>
        <w:numPr>
          <w:ilvl w:val="0"/>
          <w:numId w:val="1"/>
        </w:numPr>
        <w:tabs>
          <w:tab w:val="left" w:pos="507"/>
        </w:tabs>
        <w:spacing w:before="143" w:line="254" w:lineRule="auto"/>
        <w:ind w:right="117" w:hanging="386"/>
        <w:jc w:val="both"/>
        <w:rPr>
          <w:rFonts w:ascii="Courier New" w:hAnsi="Courier New"/>
          <w:sz w:val="18"/>
        </w:rPr>
      </w:pPr>
      <w:bookmarkStart w:id="315" w:name="_bookmark62"/>
      <w:bookmarkEnd w:id="315"/>
      <w:r>
        <w:rPr>
          <w:w w:val="110"/>
          <w:sz w:val="18"/>
        </w:rPr>
        <w:t xml:space="preserve">Musial, </w:t>
      </w:r>
      <w:r>
        <w:rPr>
          <w:spacing w:val="-3"/>
          <w:w w:val="110"/>
          <w:sz w:val="18"/>
        </w:rPr>
        <w:t xml:space="preserve">Walter, </w:t>
      </w:r>
      <w:proofErr w:type="gramStart"/>
      <w:r>
        <w:rPr>
          <w:w w:val="110"/>
          <w:sz w:val="18"/>
        </w:rPr>
        <w:t>Beiter,  Philipp</w:t>
      </w:r>
      <w:proofErr w:type="gramEnd"/>
      <w:r>
        <w:rPr>
          <w:w w:val="110"/>
          <w:sz w:val="18"/>
        </w:rPr>
        <w:t xml:space="preserve">,  </w:t>
      </w:r>
      <w:r>
        <w:rPr>
          <w:spacing w:val="-3"/>
          <w:w w:val="110"/>
          <w:sz w:val="18"/>
        </w:rPr>
        <w:t xml:space="preserve">Tegen,  </w:t>
      </w:r>
      <w:r>
        <w:rPr>
          <w:w w:val="110"/>
          <w:sz w:val="18"/>
        </w:rPr>
        <w:t xml:space="preserve">Suzanne,  and Smith,  Aaron.  “Potential Offshore Wind Energy Areas in California: An Assessment of Locations, </w:t>
      </w:r>
      <w:r>
        <w:rPr>
          <w:spacing w:val="-4"/>
          <w:w w:val="110"/>
          <w:sz w:val="18"/>
        </w:rPr>
        <w:t xml:space="preserve">Technology, </w:t>
      </w:r>
      <w:r>
        <w:rPr>
          <w:w w:val="110"/>
          <w:sz w:val="18"/>
        </w:rPr>
        <w:t xml:space="preserve">and Costs.” Report NREL/TP-5000-67414, Bureau of Ocean Energy Management and National Renewable Energy Lab, Golden, CO, December 2016.  URL </w:t>
      </w:r>
      <w:r>
        <w:rPr>
          <w:spacing w:val="3"/>
          <w:w w:val="110"/>
          <w:sz w:val="18"/>
        </w:rPr>
        <w:t xml:space="preserve"> </w:t>
      </w:r>
      <w:hyperlink r:id="rId207">
        <w:r>
          <w:rPr>
            <w:rFonts w:ascii="Courier New" w:hAnsi="Courier New"/>
            <w:w w:val="110"/>
            <w:sz w:val="18"/>
          </w:rPr>
          <w:t>https:</w:t>
        </w:r>
      </w:hyperlink>
    </w:p>
    <w:p w:rsidR="00012D33" w:rsidRDefault="0009622D">
      <w:pPr>
        <w:spacing w:line="206" w:lineRule="exact"/>
        <w:ind w:left="506"/>
        <w:rPr>
          <w:sz w:val="18"/>
        </w:rPr>
      </w:pPr>
      <w:hyperlink r:id="rId208">
        <w:r>
          <w:rPr>
            <w:rFonts w:ascii="Courier New"/>
            <w:sz w:val="18"/>
          </w:rPr>
          <w:t>//www.boem.gov/2016-074/</w:t>
        </w:r>
      </w:hyperlink>
      <w:r>
        <w:rPr>
          <w:sz w:val="18"/>
        </w:rPr>
        <w:t>.</w:t>
      </w:r>
    </w:p>
    <w:p w:rsidR="00012D33" w:rsidRDefault="00012D33">
      <w:pPr>
        <w:spacing w:line="206" w:lineRule="exact"/>
        <w:rPr>
          <w:sz w:val="18"/>
        </w:rPr>
        <w:sectPr w:rsidR="00012D33">
          <w:pgSz w:w="12240" w:h="15840"/>
          <w:pgMar w:top="1420" w:right="1320" w:bottom="980" w:left="1320" w:header="0" w:footer="792" w:gutter="0"/>
          <w:cols w:space="720"/>
        </w:sectPr>
      </w:pPr>
    </w:p>
    <w:p w:rsidR="00012D33" w:rsidRDefault="0009622D">
      <w:pPr>
        <w:pStyle w:val="ListParagraph"/>
        <w:numPr>
          <w:ilvl w:val="0"/>
          <w:numId w:val="1"/>
        </w:numPr>
        <w:tabs>
          <w:tab w:val="left" w:pos="487"/>
        </w:tabs>
        <w:spacing w:before="51"/>
        <w:ind w:left="486" w:hanging="386"/>
        <w:jc w:val="left"/>
        <w:rPr>
          <w:sz w:val="18"/>
        </w:rPr>
      </w:pPr>
      <w:bookmarkStart w:id="316" w:name="_bookmark63"/>
      <w:bookmarkEnd w:id="316"/>
      <w:proofErr w:type="spellStart"/>
      <w:r>
        <w:rPr>
          <w:w w:val="110"/>
          <w:sz w:val="18"/>
        </w:rPr>
        <w:t>Muskulus</w:t>
      </w:r>
      <w:proofErr w:type="spellEnd"/>
      <w:r>
        <w:rPr>
          <w:w w:val="110"/>
          <w:sz w:val="18"/>
        </w:rPr>
        <w:t xml:space="preserve">, Michael and </w:t>
      </w:r>
      <w:proofErr w:type="spellStart"/>
      <w:r>
        <w:rPr>
          <w:w w:val="110"/>
          <w:sz w:val="18"/>
        </w:rPr>
        <w:t>Schafhirt</w:t>
      </w:r>
      <w:proofErr w:type="spellEnd"/>
      <w:r>
        <w:rPr>
          <w:w w:val="110"/>
          <w:sz w:val="18"/>
        </w:rPr>
        <w:t>, Sebastian. “Design optimization of wind turbine support structures-a</w:t>
      </w:r>
      <w:r>
        <w:rPr>
          <w:spacing w:val="45"/>
          <w:w w:val="110"/>
          <w:sz w:val="18"/>
        </w:rPr>
        <w:t xml:space="preserve"> </w:t>
      </w:r>
      <w:r>
        <w:rPr>
          <w:w w:val="110"/>
          <w:sz w:val="18"/>
        </w:rPr>
        <w:t>review.”</w:t>
      </w:r>
    </w:p>
    <w:p w:rsidR="00012D33" w:rsidRDefault="0009622D">
      <w:pPr>
        <w:spacing w:before="12"/>
        <w:ind w:left="486"/>
        <w:rPr>
          <w:sz w:val="18"/>
        </w:rPr>
      </w:pPr>
      <w:proofErr w:type="gramStart"/>
      <w:r>
        <w:rPr>
          <w:i/>
          <w:w w:val="105"/>
          <w:sz w:val="18"/>
        </w:rPr>
        <w:t>Journal  of</w:t>
      </w:r>
      <w:proofErr w:type="gramEnd"/>
      <w:r>
        <w:rPr>
          <w:i/>
          <w:w w:val="105"/>
          <w:sz w:val="18"/>
        </w:rPr>
        <w:t xml:space="preserve">  Ocean  and  Wind  Energy</w:t>
      </w:r>
      <w:r>
        <w:rPr>
          <w:w w:val="105"/>
          <w:sz w:val="18"/>
        </w:rPr>
        <w:t>, 1(1):12–22, 2014.</w:t>
      </w:r>
    </w:p>
    <w:p w:rsidR="00012D33" w:rsidRDefault="00012D33">
      <w:pPr>
        <w:pStyle w:val="BodyText"/>
        <w:spacing w:before="10"/>
        <w:rPr>
          <w:sz w:val="14"/>
        </w:rPr>
      </w:pPr>
    </w:p>
    <w:p w:rsidR="00012D33" w:rsidRDefault="0009622D">
      <w:pPr>
        <w:pStyle w:val="ListParagraph"/>
        <w:numPr>
          <w:ilvl w:val="0"/>
          <w:numId w:val="1"/>
        </w:numPr>
        <w:tabs>
          <w:tab w:val="left" w:pos="487"/>
        </w:tabs>
        <w:spacing w:line="254" w:lineRule="auto"/>
        <w:ind w:left="486" w:right="118" w:hanging="386"/>
        <w:jc w:val="both"/>
        <w:rPr>
          <w:sz w:val="18"/>
        </w:rPr>
      </w:pPr>
      <w:bookmarkStart w:id="317" w:name="_bookmark64"/>
      <w:bookmarkEnd w:id="317"/>
      <w:proofErr w:type="spellStart"/>
      <w:r>
        <w:rPr>
          <w:w w:val="110"/>
          <w:sz w:val="18"/>
        </w:rPr>
        <w:t>Nelder</w:t>
      </w:r>
      <w:proofErr w:type="spellEnd"/>
      <w:r>
        <w:rPr>
          <w:w w:val="110"/>
          <w:sz w:val="18"/>
        </w:rPr>
        <w:t xml:space="preserve">, John A. and Mead, Roger. “A Simplex Method for Function Minimization.” </w:t>
      </w:r>
      <w:r>
        <w:rPr>
          <w:i/>
          <w:w w:val="110"/>
          <w:sz w:val="18"/>
        </w:rPr>
        <w:t>The Computer Journal</w:t>
      </w:r>
      <w:r>
        <w:rPr>
          <w:w w:val="110"/>
          <w:sz w:val="18"/>
        </w:rPr>
        <w:t xml:space="preserve">, 7 (4):308–313, 1965. </w:t>
      </w:r>
      <w:proofErr w:type="spellStart"/>
      <w:r>
        <w:rPr>
          <w:w w:val="110"/>
          <w:sz w:val="18"/>
        </w:rPr>
        <w:t>doi</w:t>
      </w:r>
      <w:proofErr w:type="spellEnd"/>
      <w:r>
        <w:rPr>
          <w:w w:val="110"/>
          <w:sz w:val="18"/>
        </w:rPr>
        <w:t>:</w:t>
      </w:r>
      <w:r>
        <w:rPr>
          <w:spacing w:val="-21"/>
          <w:w w:val="110"/>
          <w:sz w:val="18"/>
        </w:rPr>
        <w:t xml:space="preserve"> </w:t>
      </w:r>
      <w:r>
        <w:rPr>
          <w:w w:val="110"/>
          <w:sz w:val="18"/>
        </w:rPr>
        <w:t>10.1093/</w:t>
      </w:r>
      <w:proofErr w:type="spellStart"/>
      <w:r>
        <w:rPr>
          <w:w w:val="110"/>
          <w:sz w:val="18"/>
        </w:rPr>
        <w:t>comjnl</w:t>
      </w:r>
      <w:proofErr w:type="spellEnd"/>
      <w:r>
        <w:rPr>
          <w:w w:val="110"/>
          <w:sz w:val="18"/>
        </w:rPr>
        <w:t>/7.4.308.</w:t>
      </w:r>
    </w:p>
    <w:p w:rsidR="00012D33" w:rsidRDefault="0009622D">
      <w:pPr>
        <w:pStyle w:val="ListParagraph"/>
        <w:numPr>
          <w:ilvl w:val="0"/>
          <w:numId w:val="1"/>
        </w:numPr>
        <w:tabs>
          <w:tab w:val="left" w:pos="487"/>
        </w:tabs>
        <w:spacing w:before="159" w:line="254" w:lineRule="auto"/>
        <w:ind w:left="486" w:right="117" w:hanging="386"/>
        <w:jc w:val="both"/>
        <w:rPr>
          <w:sz w:val="18"/>
        </w:rPr>
      </w:pPr>
      <w:bookmarkStart w:id="318" w:name="_bookmark65"/>
      <w:bookmarkEnd w:id="318"/>
      <w:r>
        <w:rPr>
          <w:w w:val="110"/>
          <w:sz w:val="18"/>
        </w:rPr>
        <w:t xml:space="preserve">Ning, Andrew and Dykes, Katherine. “Understanding the Benefits and Limitations of Increasing Maximum Rotor Tip Speed for Utility-Scale Wind Turbines.” </w:t>
      </w:r>
      <w:r>
        <w:rPr>
          <w:i/>
          <w:w w:val="110"/>
          <w:sz w:val="18"/>
        </w:rPr>
        <w:t>Journal of Physics: Conference Series</w:t>
      </w:r>
      <w:r>
        <w:rPr>
          <w:w w:val="110"/>
          <w:sz w:val="18"/>
        </w:rPr>
        <w:t>, 524(1):012087,</w:t>
      </w:r>
      <w:r>
        <w:rPr>
          <w:spacing w:val="18"/>
          <w:w w:val="110"/>
          <w:sz w:val="18"/>
        </w:rPr>
        <w:t xml:space="preserve"> </w:t>
      </w:r>
      <w:r>
        <w:rPr>
          <w:w w:val="110"/>
          <w:sz w:val="18"/>
        </w:rPr>
        <w:t>2014.</w:t>
      </w:r>
    </w:p>
    <w:p w:rsidR="00012D33" w:rsidRDefault="0009622D">
      <w:pPr>
        <w:pStyle w:val="ListParagraph"/>
        <w:numPr>
          <w:ilvl w:val="0"/>
          <w:numId w:val="1"/>
        </w:numPr>
        <w:tabs>
          <w:tab w:val="left" w:pos="487"/>
        </w:tabs>
        <w:spacing w:before="151" w:line="220" w:lineRule="exact"/>
        <w:ind w:left="486" w:right="117" w:hanging="386"/>
        <w:jc w:val="both"/>
        <w:rPr>
          <w:sz w:val="18"/>
        </w:rPr>
      </w:pPr>
      <w:bookmarkStart w:id="319" w:name="_bookmark66"/>
      <w:bookmarkEnd w:id="319"/>
      <w:proofErr w:type="spellStart"/>
      <w:r>
        <w:rPr>
          <w:i/>
          <w:spacing w:val="-3"/>
          <w:sz w:val="18"/>
        </w:rPr>
        <w:t>OrcaFlex</w:t>
      </w:r>
      <w:proofErr w:type="spellEnd"/>
      <w:r>
        <w:rPr>
          <w:i/>
          <w:spacing w:val="-3"/>
          <w:sz w:val="18"/>
        </w:rPr>
        <w:t xml:space="preserve"> </w:t>
      </w:r>
      <w:r>
        <w:rPr>
          <w:i/>
          <w:sz w:val="18"/>
        </w:rPr>
        <w:t>Documentation (version 10.2b)</w:t>
      </w:r>
      <w:r>
        <w:rPr>
          <w:sz w:val="18"/>
        </w:rPr>
        <w:t xml:space="preserve">. </w:t>
      </w:r>
      <w:proofErr w:type="spellStart"/>
      <w:r>
        <w:rPr>
          <w:sz w:val="18"/>
        </w:rPr>
        <w:t>Orcina</w:t>
      </w:r>
      <w:proofErr w:type="spellEnd"/>
      <w:r>
        <w:rPr>
          <w:sz w:val="18"/>
        </w:rPr>
        <w:t xml:space="preserve">, Durham, NC, 2018. URL </w:t>
      </w:r>
      <w:hyperlink r:id="rId209">
        <w:r>
          <w:rPr>
            <w:rFonts w:ascii="Courier New"/>
            <w:sz w:val="18"/>
          </w:rPr>
          <w:t>https://www.orcina.com/</w:t>
        </w:r>
      </w:hyperlink>
      <w:r>
        <w:rPr>
          <w:rFonts w:ascii="Courier New"/>
          <w:sz w:val="18"/>
        </w:rPr>
        <w:t xml:space="preserve"> </w:t>
      </w:r>
      <w:hyperlink r:id="rId210">
        <w:proofErr w:type="spellStart"/>
        <w:r>
          <w:rPr>
            <w:rFonts w:ascii="Courier New"/>
            <w:sz w:val="18"/>
          </w:rPr>
          <w:t>SoftwareProducts</w:t>
        </w:r>
        <w:proofErr w:type="spellEnd"/>
        <w:r>
          <w:rPr>
            <w:rFonts w:ascii="Courier New"/>
            <w:sz w:val="18"/>
          </w:rPr>
          <w:t>/</w:t>
        </w:r>
        <w:proofErr w:type="spellStart"/>
        <w:r>
          <w:rPr>
            <w:rFonts w:ascii="Courier New"/>
            <w:sz w:val="18"/>
          </w:rPr>
          <w:t>OrcaFlex</w:t>
        </w:r>
        <w:proofErr w:type="spellEnd"/>
        <w:r>
          <w:rPr>
            <w:rFonts w:ascii="Courier New"/>
            <w:sz w:val="18"/>
          </w:rPr>
          <w:t>/Documentation</w:t>
        </w:r>
      </w:hyperlink>
      <w:r>
        <w:rPr>
          <w:sz w:val="18"/>
        </w:rPr>
        <w:t>.</w:t>
      </w:r>
    </w:p>
    <w:p w:rsidR="00012D33" w:rsidRDefault="00012D33">
      <w:pPr>
        <w:pStyle w:val="BodyText"/>
        <w:spacing w:before="4"/>
        <w:rPr>
          <w:sz w:val="14"/>
        </w:rPr>
      </w:pPr>
    </w:p>
    <w:p w:rsidR="00012D33" w:rsidRDefault="0009622D">
      <w:pPr>
        <w:pStyle w:val="ListParagraph"/>
        <w:numPr>
          <w:ilvl w:val="0"/>
          <w:numId w:val="1"/>
        </w:numPr>
        <w:tabs>
          <w:tab w:val="left" w:pos="487"/>
        </w:tabs>
        <w:spacing w:before="1" w:line="254" w:lineRule="auto"/>
        <w:ind w:left="486" w:right="117" w:hanging="386"/>
        <w:jc w:val="both"/>
        <w:rPr>
          <w:sz w:val="18"/>
        </w:rPr>
      </w:pPr>
      <w:bookmarkStart w:id="320" w:name="_bookmark67"/>
      <w:bookmarkEnd w:id="320"/>
      <w:r>
        <w:rPr>
          <w:w w:val="110"/>
          <w:sz w:val="18"/>
        </w:rPr>
        <w:t xml:space="preserve">Perez-Moreno, S Sanchez, Dykes, K, Merz, K O, and </w:t>
      </w:r>
      <w:proofErr w:type="spellStart"/>
      <w:r>
        <w:rPr>
          <w:w w:val="110"/>
          <w:sz w:val="18"/>
        </w:rPr>
        <w:t>Zaaijer</w:t>
      </w:r>
      <w:proofErr w:type="spellEnd"/>
      <w:r>
        <w:rPr>
          <w:w w:val="110"/>
          <w:sz w:val="18"/>
        </w:rPr>
        <w:t xml:space="preserve">, M B. “Multidisciplinary design analysis and </w:t>
      </w:r>
      <w:proofErr w:type="spellStart"/>
      <w:r>
        <w:rPr>
          <w:w w:val="110"/>
          <w:sz w:val="18"/>
        </w:rPr>
        <w:t>optimisation</w:t>
      </w:r>
      <w:proofErr w:type="spellEnd"/>
      <w:r>
        <w:rPr>
          <w:w w:val="110"/>
          <w:sz w:val="18"/>
        </w:rPr>
        <w:t xml:space="preserve"> of a reference offshore wind plant.” </w:t>
      </w:r>
      <w:r>
        <w:rPr>
          <w:i/>
          <w:w w:val="110"/>
          <w:sz w:val="18"/>
        </w:rPr>
        <w:t>Journal of Physics: Conference Series</w:t>
      </w:r>
      <w:r>
        <w:rPr>
          <w:w w:val="110"/>
          <w:sz w:val="18"/>
        </w:rPr>
        <w:t>, 1037(4):042004,</w:t>
      </w:r>
      <w:r>
        <w:rPr>
          <w:spacing w:val="-8"/>
          <w:w w:val="110"/>
          <w:sz w:val="18"/>
        </w:rPr>
        <w:t xml:space="preserve"> </w:t>
      </w:r>
      <w:r>
        <w:rPr>
          <w:w w:val="110"/>
          <w:sz w:val="18"/>
        </w:rPr>
        <w:t>2018.</w:t>
      </w:r>
    </w:p>
    <w:p w:rsidR="00012D33" w:rsidRDefault="0009622D">
      <w:pPr>
        <w:pStyle w:val="ListParagraph"/>
        <w:numPr>
          <w:ilvl w:val="0"/>
          <w:numId w:val="1"/>
        </w:numPr>
        <w:tabs>
          <w:tab w:val="left" w:pos="487"/>
        </w:tabs>
        <w:spacing w:before="159" w:line="254" w:lineRule="auto"/>
        <w:ind w:left="486" w:right="117" w:hanging="386"/>
        <w:jc w:val="both"/>
        <w:rPr>
          <w:sz w:val="18"/>
        </w:rPr>
      </w:pPr>
      <w:bookmarkStart w:id="321" w:name="_bookmark68"/>
      <w:bookmarkEnd w:id="321"/>
      <w:r>
        <w:rPr>
          <w:spacing w:val="-6"/>
          <w:w w:val="125"/>
          <w:sz w:val="18"/>
        </w:rPr>
        <w:t>P</w:t>
      </w:r>
      <w:r>
        <w:rPr>
          <w:w w:val="106"/>
          <w:sz w:val="18"/>
        </w:rPr>
        <w:t>erez-</w:t>
      </w:r>
      <w:proofErr w:type="gramStart"/>
      <w:r>
        <w:rPr>
          <w:w w:val="106"/>
          <w:sz w:val="18"/>
        </w:rPr>
        <w:t>Moreno,</w:t>
      </w:r>
      <w:r>
        <w:rPr>
          <w:sz w:val="18"/>
        </w:rPr>
        <w:t xml:space="preserve"> </w:t>
      </w:r>
      <w:r>
        <w:rPr>
          <w:spacing w:val="-5"/>
          <w:sz w:val="18"/>
        </w:rPr>
        <w:t xml:space="preserve"> </w:t>
      </w:r>
      <w:r>
        <w:rPr>
          <w:w w:val="102"/>
          <w:sz w:val="18"/>
        </w:rPr>
        <w:t>S</w:t>
      </w:r>
      <w:proofErr w:type="gramEnd"/>
      <w:r>
        <w:rPr>
          <w:sz w:val="18"/>
        </w:rPr>
        <w:t xml:space="preserve"> </w:t>
      </w:r>
      <w:r>
        <w:rPr>
          <w:spacing w:val="-10"/>
          <w:sz w:val="18"/>
        </w:rPr>
        <w:t xml:space="preserve"> </w:t>
      </w:r>
      <w:r>
        <w:rPr>
          <w:w w:val="108"/>
          <w:sz w:val="18"/>
        </w:rPr>
        <w:t>San</w:t>
      </w:r>
      <w:r>
        <w:rPr>
          <w:spacing w:val="-6"/>
          <w:w w:val="108"/>
          <w:sz w:val="18"/>
        </w:rPr>
        <w:t>c</w:t>
      </w:r>
      <w:r>
        <w:rPr>
          <w:w w:val="107"/>
          <w:sz w:val="18"/>
        </w:rPr>
        <w:t>hez,</w:t>
      </w:r>
      <w:r>
        <w:rPr>
          <w:sz w:val="18"/>
        </w:rPr>
        <w:t xml:space="preserve"> </w:t>
      </w:r>
      <w:r>
        <w:rPr>
          <w:spacing w:val="-6"/>
          <w:sz w:val="18"/>
        </w:rPr>
        <w:t xml:space="preserve"> </w:t>
      </w:r>
      <w:proofErr w:type="spellStart"/>
      <w:r>
        <w:rPr>
          <w:w w:val="107"/>
          <w:sz w:val="18"/>
        </w:rPr>
        <w:t>Za</w:t>
      </w:r>
      <w:r>
        <w:rPr>
          <w:w w:val="110"/>
          <w:sz w:val="18"/>
        </w:rPr>
        <w:t>aij</w:t>
      </w:r>
      <w:r>
        <w:rPr>
          <w:spacing w:val="-1"/>
          <w:w w:val="102"/>
          <w:sz w:val="18"/>
        </w:rPr>
        <w:t>e</w:t>
      </w:r>
      <w:r>
        <w:rPr>
          <w:w w:val="117"/>
          <w:sz w:val="18"/>
        </w:rPr>
        <w:t>r</w:t>
      </w:r>
      <w:proofErr w:type="spellEnd"/>
      <w:r>
        <w:rPr>
          <w:w w:val="117"/>
          <w:sz w:val="18"/>
        </w:rPr>
        <w:t>,</w:t>
      </w:r>
      <w:r>
        <w:rPr>
          <w:sz w:val="18"/>
        </w:rPr>
        <w:t xml:space="preserve"> </w:t>
      </w:r>
      <w:r>
        <w:rPr>
          <w:spacing w:val="-6"/>
          <w:sz w:val="18"/>
        </w:rPr>
        <w:t xml:space="preserve"> </w:t>
      </w:r>
      <w:r>
        <w:rPr>
          <w:w w:val="105"/>
          <w:sz w:val="18"/>
        </w:rPr>
        <w:t>M</w:t>
      </w:r>
      <w:r>
        <w:rPr>
          <w:sz w:val="18"/>
        </w:rPr>
        <w:t xml:space="preserve"> </w:t>
      </w:r>
      <w:r>
        <w:rPr>
          <w:spacing w:val="-10"/>
          <w:sz w:val="18"/>
        </w:rPr>
        <w:t xml:space="preserve"> </w:t>
      </w:r>
      <w:r>
        <w:rPr>
          <w:w w:val="109"/>
          <w:sz w:val="18"/>
        </w:rPr>
        <w:t>B,</w:t>
      </w:r>
      <w:r>
        <w:rPr>
          <w:sz w:val="18"/>
        </w:rPr>
        <w:t xml:space="preserve"> </w:t>
      </w:r>
      <w:r>
        <w:rPr>
          <w:spacing w:val="-11"/>
          <w:sz w:val="18"/>
        </w:rPr>
        <w:t xml:space="preserve"> </w:t>
      </w:r>
      <w:proofErr w:type="spellStart"/>
      <w:r>
        <w:rPr>
          <w:w w:val="112"/>
          <w:sz w:val="18"/>
        </w:rPr>
        <w:t>Bottasso</w:t>
      </w:r>
      <w:proofErr w:type="spellEnd"/>
      <w:r>
        <w:rPr>
          <w:w w:val="112"/>
          <w:sz w:val="18"/>
        </w:rPr>
        <w:t>,</w:t>
      </w:r>
      <w:r>
        <w:rPr>
          <w:sz w:val="18"/>
        </w:rPr>
        <w:t xml:space="preserve"> </w:t>
      </w:r>
      <w:r>
        <w:rPr>
          <w:spacing w:val="-6"/>
          <w:sz w:val="18"/>
        </w:rPr>
        <w:t xml:space="preserve"> </w:t>
      </w:r>
      <w:r>
        <w:rPr>
          <w:w w:val="110"/>
          <w:sz w:val="18"/>
        </w:rPr>
        <w:t>C</w:t>
      </w:r>
      <w:r>
        <w:rPr>
          <w:sz w:val="18"/>
        </w:rPr>
        <w:t xml:space="preserve"> </w:t>
      </w:r>
      <w:r>
        <w:rPr>
          <w:spacing w:val="-11"/>
          <w:sz w:val="18"/>
        </w:rPr>
        <w:t xml:space="preserve"> </w:t>
      </w:r>
      <w:r>
        <w:rPr>
          <w:w w:val="107"/>
          <w:sz w:val="18"/>
        </w:rPr>
        <w:t>L,</w:t>
      </w:r>
      <w:r>
        <w:rPr>
          <w:sz w:val="18"/>
        </w:rPr>
        <w:t xml:space="preserve"> </w:t>
      </w:r>
      <w:r>
        <w:rPr>
          <w:spacing w:val="-10"/>
          <w:sz w:val="18"/>
        </w:rPr>
        <w:t xml:space="preserve"> </w:t>
      </w:r>
      <w:r>
        <w:rPr>
          <w:w w:val="108"/>
          <w:sz w:val="18"/>
        </w:rPr>
        <w:t>Dy</w:t>
      </w:r>
      <w:r>
        <w:rPr>
          <w:spacing w:val="-6"/>
          <w:w w:val="108"/>
          <w:sz w:val="18"/>
        </w:rPr>
        <w:t>k</w:t>
      </w:r>
      <w:r>
        <w:rPr>
          <w:w w:val="105"/>
          <w:sz w:val="18"/>
        </w:rPr>
        <w:t>es,</w:t>
      </w:r>
      <w:r>
        <w:rPr>
          <w:sz w:val="18"/>
        </w:rPr>
        <w:t xml:space="preserve"> </w:t>
      </w:r>
      <w:r>
        <w:rPr>
          <w:spacing w:val="-6"/>
          <w:sz w:val="18"/>
        </w:rPr>
        <w:t xml:space="preserve"> </w:t>
      </w:r>
      <w:r>
        <w:rPr>
          <w:w w:val="111"/>
          <w:sz w:val="18"/>
        </w:rPr>
        <w:t>K,</w:t>
      </w:r>
      <w:r>
        <w:rPr>
          <w:sz w:val="18"/>
        </w:rPr>
        <w:t xml:space="preserve"> </w:t>
      </w:r>
      <w:r>
        <w:rPr>
          <w:spacing w:val="-11"/>
          <w:sz w:val="18"/>
        </w:rPr>
        <w:t xml:space="preserve"> </w:t>
      </w:r>
      <w:r>
        <w:rPr>
          <w:w w:val="107"/>
          <w:sz w:val="18"/>
        </w:rPr>
        <w:t>Merz,</w:t>
      </w:r>
      <w:r>
        <w:rPr>
          <w:sz w:val="18"/>
        </w:rPr>
        <w:t xml:space="preserve"> </w:t>
      </w:r>
      <w:r>
        <w:rPr>
          <w:spacing w:val="-6"/>
          <w:sz w:val="18"/>
        </w:rPr>
        <w:t xml:space="preserve"> </w:t>
      </w:r>
      <w:r>
        <w:rPr>
          <w:w w:val="110"/>
          <w:sz w:val="18"/>
        </w:rPr>
        <w:t>K</w:t>
      </w:r>
      <w:r>
        <w:rPr>
          <w:sz w:val="18"/>
        </w:rPr>
        <w:t xml:space="preserve"> </w:t>
      </w:r>
      <w:r>
        <w:rPr>
          <w:spacing w:val="-11"/>
          <w:sz w:val="18"/>
        </w:rPr>
        <w:t xml:space="preserve"> </w:t>
      </w:r>
      <w:r>
        <w:rPr>
          <w:w w:val="111"/>
          <w:sz w:val="18"/>
        </w:rPr>
        <w:t>O,</w:t>
      </w:r>
      <w:r>
        <w:rPr>
          <w:sz w:val="18"/>
        </w:rPr>
        <w:t xml:space="preserve"> </w:t>
      </w:r>
      <w:r>
        <w:rPr>
          <w:spacing w:val="-10"/>
          <w:sz w:val="18"/>
        </w:rPr>
        <w:t xml:space="preserve"> </w:t>
      </w:r>
      <w:proofErr w:type="spellStart"/>
      <w:r>
        <w:rPr>
          <w:spacing w:val="-5"/>
          <w:w w:val="112"/>
          <w:sz w:val="18"/>
        </w:rPr>
        <w:t>R</w:t>
      </w:r>
      <w:r>
        <w:rPr>
          <w:spacing w:val="-87"/>
          <w:w w:val="153"/>
          <w:sz w:val="18"/>
        </w:rPr>
        <w:t>´</w:t>
      </w:r>
      <w:r>
        <w:rPr>
          <w:w w:val="113"/>
          <w:sz w:val="18"/>
        </w:rPr>
        <w:t>etho</w:t>
      </w:r>
      <w:r>
        <w:rPr>
          <w:spacing w:val="-5"/>
          <w:w w:val="113"/>
          <w:sz w:val="18"/>
        </w:rPr>
        <w:t>r</w:t>
      </w:r>
      <w:r>
        <w:rPr>
          <w:spacing w:val="-87"/>
          <w:w w:val="153"/>
          <w:sz w:val="18"/>
        </w:rPr>
        <w:t>´</w:t>
      </w:r>
      <w:r>
        <w:rPr>
          <w:w w:val="106"/>
          <w:sz w:val="18"/>
        </w:rPr>
        <w:t>e</w:t>
      </w:r>
      <w:proofErr w:type="spellEnd"/>
      <w:r>
        <w:rPr>
          <w:w w:val="106"/>
          <w:sz w:val="18"/>
        </w:rPr>
        <w:t>,</w:t>
      </w:r>
      <w:r>
        <w:rPr>
          <w:sz w:val="18"/>
        </w:rPr>
        <w:t xml:space="preserve"> </w:t>
      </w:r>
      <w:r>
        <w:rPr>
          <w:spacing w:val="-6"/>
          <w:sz w:val="18"/>
        </w:rPr>
        <w:t xml:space="preserve"> </w:t>
      </w:r>
      <w:r>
        <w:rPr>
          <w:w w:val="115"/>
          <w:sz w:val="18"/>
        </w:rPr>
        <w:t>P-E,</w:t>
      </w:r>
      <w:r>
        <w:rPr>
          <w:sz w:val="18"/>
        </w:rPr>
        <w:t xml:space="preserve"> </w:t>
      </w:r>
      <w:r>
        <w:rPr>
          <w:spacing w:val="-10"/>
          <w:sz w:val="18"/>
        </w:rPr>
        <w:t xml:space="preserve"> </w:t>
      </w:r>
      <w:r>
        <w:rPr>
          <w:w w:val="114"/>
          <w:sz w:val="18"/>
        </w:rPr>
        <w:t>and</w:t>
      </w:r>
      <w:r>
        <w:rPr>
          <w:sz w:val="18"/>
        </w:rPr>
        <w:t xml:space="preserve"> </w:t>
      </w:r>
      <w:r>
        <w:rPr>
          <w:spacing w:val="-10"/>
          <w:sz w:val="18"/>
        </w:rPr>
        <w:t xml:space="preserve"> </w:t>
      </w:r>
      <w:proofErr w:type="spellStart"/>
      <w:r>
        <w:rPr>
          <w:w w:val="107"/>
          <w:sz w:val="18"/>
        </w:rPr>
        <w:t>Zahle</w:t>
      </w:r>
      <w:proofErr w:type="spellEnd"/>
      <w:r>
        <w:rPr>
          <w:w w:val="107"/>
          <w:sz w:val="18"/>
        </w:rPr>
        <w:t>,</w:t>
      </w:r>
      <w:r>
        <w:rPr>
          <w:sz w:val="18"/>
        </w:rPr>
        <w:t xml:space="preserve"> </w:t>
      </w:r>
      <w:r>
        <w:rPr>
          <w:spacing w:val="-6"/>
          <w:sz w:val="18"/>
        </w:rPr>
        <w:t xml:space="preserve"> </w:t>
      </w:r>
      <w:r>
        <w:rPr>
          <w:w w:val="118"/>
          <w:sz w:val="18"/>
        </w:rPr>
        <w:t xml:space="preserve">F. </w:t>
      </w:r>
      <w:r>
        <w:rPr>
          <w:w w:val="110"/>
          <w:sz w:val="18"/>
        </w:rPr>
        <w:t>“Roadmap</w:t>
      </w:r>
      <w:r>
        <w:rPr>
          <w:spacing w:val="-6"/>
          <w:w w:val="110"/>
          <w:sz w:val="18"/>
        </w:rPr>
        <w:t xml:space="preserve"> </w:t>
      </w:r>
      <w:r>
        <w:rPr>
          <w:w w:val="110"/>
          <w:sz w:val="18"/>
        </w:rPr>
        <w:t>to</w:t>
      </w:r>
      <w:r>
        <w:rPr>
          <w:spacing w:val="-6"/>
          <w:w w:val="110"/>
          <w:sz w:val="18"/>
        </w:rPr>
        <w:t xml:space="preserve"> </w:t>
      </w:r>
      <w:r>
        <w:rPr>
          <w:w w:val="110"/>
          <w:sz w:val="18"/>
        </w:rPr>
        <w:t>the</w:t>
      </w:r>
      <w:r>
        <w:rPr>
          <w:spacing w:val="-6"/>
          <w:w w:val="110"/>
          <w:sz w:val="18"/>
        </w:rPr>
        <w:t xml:space="preserve"> </w:t>
      </w:r>
      <w:r>
        <w:rPr>
          <w:w w:val="110"/>
          <w:sz w:val="18"/>
        </w:rPr>
        <w:t>multidisciplinary</w:t>
      </w:r>
      <w:r>
        <w:rPr>
          <w:spacing w:val="-6"/>
          <w:w w:val="110"/>
          <w:sz w:val="18"/>
        </w:rPr>
        <w:t xml:space="preserve"> </w:t>
      </w:r>
      <w:r>
        <w:rPr>
          <w:w w:val="110"/>
          <w:sz w:val="18"/>
        </w:rPr>
        <w:t>design</w:t>
      </w:r>
      <w:r>
        <w:rPr>
          <w:spacing w:val="-6"/>
          <w:w w:val="110"/>
          <w:sz w:val="18"/>
        </w:rPr>
        <w:t xml:space="preserve"> </w:t>
      </w:r>
      <w:r>
        <w:rPr>
          <w:w w:val="110"/>
          <w:sz w:val="18"/>
        </w:rPr>
        <w:t>analysis</w:t>
      </w:r>
      <w:r>
        <w:rPr>
          <w:spacing w:val="-6"/>
          <w:w w:val="110"/>
          <w:sz w:val="18"/>
        </w:rPr>
        <w:t xml:space="preserve"> </w:t>
      </w:r>
      <w:r>
        <w:rPr>
          <w:w w:val="110"/>
          <w:sz w:val="18"/>
        </w:rPr>
        <w:t>and</w:t>
      </w:r>
      <w:r>
        <w:rPr>
          <w:spacing w:val="-6"/>
          <w:w w:val="110"/>
          <w:sz w:val="18"/>
        </w:rPr>
        <w:t xml:space="preserve"> </w:t>
      </w:r>
      <w:proofErr w:type="spellStart"/>
      <w:r>
        <w:rPr>
          <w:w w:val="110"/>
          <w:sz w:val="18"/>
        </w:rPr>
        <w:t>optimisation</w:t>
      </w:r>
      <w:proofErr w:type="spellEnd"/>
      <w:r>
        <w:rPr>
          <w:spacing w:val="-6"/>
          <w:w w:val="110"/>
          <w:sz w:val="18"/>
        </w:rPr>
        <w:t xml:space="preserve"> </w:t>
      </w:r>
      <w:r>
        <w:rPr>
          <w:w w:val="110"/>
          <w:sz w:val="18"/>
        </w:rPr>
        <w:t>of</w:t>
      </w:r>
      <w:r>
        <w:rPr>
          <w:spacing w:val="-6"/>
          <w:w w:val="110"/>
          <w:sz w:val="18"/>
        </w:rPr>
        <w:t xml:space="preserve"> </w:t>
      </w:r>
      <w:r>
        <w:rPr>
          <w:w w:val="110"/>
          <w:sz w:val="18"/>
        </w:rPr>
        <w:t>wind</w:t>
      </w:r>
      <w:r>
        <w:rPr>
          <w:spacing w:val="-6"/>
          <w:w w:val="110"/>
          <w:sz w:val="18"/>
        </w:rPr>
        <w:t xml:space="preserve"> </w:t>
      </w:r>
      <w:r>
        <w:rPr>
          <w:w w:val="110"/>
          <w:sz w:val="18"/>
        </w:rPr>
        <w:t>energy</w:t>
      </w:r>
      <w:r>
        <w:rPr>
          <w:spacing w:val="-6"/>
          <w:w w:val="110"/>
          <w:sz w:val="18"/>
        </w:rPr>
        <w:t xml:space="preserve"> </w:t>
      </w:r>
      <w:r>
        <w:rPr>
          <w:w w:val="110"/>
          <w:sz w:val="18"/>
        </w:rPr>
        <w:t>systems.”</w:t>
      </w:r>
      <w:r>
        <w:rPr>
          <w:spacing w:val="-6"/>
          <w:w w:val="110"/>
          <w:sz w:val="18"/>
        </w:rPr>
        <w:t xml:space="preserve"> </w:t>
      </w:r>
      <w:r>
        <w:rPr>
          <w:i/>
          <w:w w:val="110"/>
          <w:sz w:val="18"/>
        </w:rPr>
        <w:t>Journal</w:t>
      </w:r>
      <w:r>
        <w:rPr>
          <w:i/>
          <w:spacing w:val="-1"/>
          <w:w w:val="110"/>
          <w:sz w:val="18"/>
        </w:rPr>
        <w:t xml:space="preserve"> </w:t>
      </w:r>
      <w:r>
        <w:rPr>
          <w:i/>
          <w:w w:val="110"/>
          <w:sz w:val="18"/>
        </w:rPr>
        <w:t>of</w:t>
      </w:r>
      <w:r>
        <w:rPr>
          <w:i/>
          <w:spacing w:val="-1"/>
          <w:w w:val="110"/>
          <w:sz w:val="18"/>
        </w:rPr>
        <w:t xml:space="preserve"> </w:t>
      </w:r>
      <w:r>
        <w:rPr>
          <w:i/>
          <w:w w:val="110"/>
          <w:sz w:val="18"/>
        </w:rPr>
        <w:t>Physics: Conference</w:t>
      </w:r>
      <w:r>
        <w:rPr>
          <w:i/>
          <w:spacing w:val="-26"/>
          <w:w w:val="110"/>
          <w:sz w:val="18"/>
        </w:rPr>
        <w:t xml:space="preserve"> </w:t>
      </w:r>
      <w:r>
        <w:rPr>
          <w:i/>
          <w:w w:val="110"/>
          <w:sz w:val="18"/>
        </w:rPr>
        <w:t>Series</w:t>
      </w:r>
      <w:r>
        <w:rPr>
          <w:w w:val="110"/>
          <w:sz w:val="18"/>
        </w:rPr>
        <w:t>,</w:t>
      </w:r>
      <w:r>
        <w:rPr>
          <w:spacing w:val="-27"/>
          <w:w w:val="110"/>
          <w:sz w:val="18"/>
        </w:rPr>
        <w:t xml:space="preserve"> </w:t>
      </w:r>
      <w:r>
        <w:rPr>
          <w:w w:val="110"/>
          <w:sz w:val="18"/>
        </w:rPr>
        <w:t>753(6):062011,</w:t>
      </w:r>
      <w:r>
        <w:rPr>
          <w:spacing w:val="-27"/>
          <w:w w:val="110"/>
          <w:sz w:val="18"/>
        </w:rPr>
        <w:t xml:space="preserve"> </w:t>
      </w:r>
      <w:r>
        <w:rPr>
          <w:w w:val="110"/>
          <w:sz w:val="18"/>
        </w:rPr>
        <w:t>2016.</w:t>
      </w:r>
    </w:p>
    <w:p w:rsidR="00012D33" w:rsidRDefault="0009622D">
      <w:pPr>
        <w:pStyle w:val="ListParagraph"/>
        <w:numPr>
          <w:ilvl w:val="0"/>
          <w:numId w:val="1"/>
        </w:numPr>
        <w:tabs>
          <w:tab w:val="left" w:pos="487"/>
        </w:tabs>
        <w:spacing w:before="159" w:line="254" w:lineRule="auto"/>
        <w:ind w:left="486" w:right="118" w:hanging="386"/>
        <w:jc w:val="both"/>
        <w:rPr>
          <w:sz w:val="18"/>
        </w:rPr>
      </w:pPr>
      <w:bookmarkStart w:id="322" w:name="_bookmark69"/>
      <w:bookmarkEnd w:id="322"/>
      <w:proofErr w:type="spellStart"/>
      <w:r>
        <w:rPr>
          <w:w w:val="110"/>
          <w:sz w:val="18"/>
        </w:rPr>
        <w:t>Roshko</w:t>
      </w:r>
      <w:proofErr w:type="spellEnd"/>
      <w:r>
        <w:rPr>
          <w:w w:val="110"/>
          <w:sz w:val="18"/>
        </w:rPr>
        <w:t xml:space="preserve">, Anatol. “Experiments on the flow past a circular cylinder at very high Reynolds number.” </w:t>
      </w:r>
      <w:r>
        <w:rPr>
          <w:i/>
          <w:w w:val="110"/>
          <w:sz w:val="18"/>
        </w:rPr>
        <w:t xml:space="preserve">Journal of </w:t>
      </w:r>
      <w:r>
        <w:rPr>
          <w:i/>
          <w:w w:val="105"/>
          <w:sz w:val="18"/>
        </w:rPr>
        <w:t>Fluid Mechanics</w:t>
      </w:r>
      <w:r>
        <w:rPr>
          <w:w w:val="105"/>
          <w:sz w:val="18"/>
        </w:rPr>
        <w:t>, 10(3):345–</w:t>
      </w:r>
      <w:proofErr w:type="gramStart"/>
      <w:r>
        <w:rPr>
          <w:w w:val="105"/>
          <w:sz w:val="18"/>
        </w:rPr>
        <w:t xml:space="preserve">356, </w:t>
      </w:r>
      <w:r>
        <w:rPr>
          <w:spacing w:val="10"/>
          <w:w w:val="105"/>
          <w:sz w:val="18"/>
        </w:rPr>
        <w:t xml:space="preserve"> </w:t>
      </w:r>
      <w:r>
        <w:rPr>
          <w:w w:val="105"/>
          <w:sz w:val="18"/>
        </w:rPr>
        <w:t>1961</w:t>
      </w:r>
      <w:proofErr w:type="gramEnd"/>
      <w:r>
        <w:rPr>
          <w:w w:val="105"/>
          <w:sz w:val="18"/>
        </w:rPr>
        <w:t>.</w:t>
      </w:r>
    </w:p>
    <w:p w:rsidR="00012D33" w:rsidRDefault="0009622D">
      <w:pPr>
        <w:pStyle w:val="ListParagraph"/>
        <w:numPr>
          <w:ilvl w:val="0"/>
          <w:numId w:val="1"/>
        </w:numPr>
        <w:tabs>
          <w:tab w:val="left" w:pos="487"/>
        </w:tabs>
        <w:spacing w:before="159" w:line="254" w:lineRule="auto"/>
        <w:ind w:left="486" w:right="118" w:hanging="386"/>
        <w:jc w:val="both"/>
        <w:rPr>
          <w:sz w:val="18"/>
        </w:rPr>
      </w:pPr>
      <w:bookmarkStart w:id="323" w:name="_bookmark70"/>
      <w:bookmarkEnd w:id="323"/>
      <w:proofErr w:type="spellStart"/>
      <w:r>
        <w:rPr>
          <w:w w:val="110"/>
          <w:sz w:val="18"/>
        </w:rPr>
        <w:t>Schmit</w:t>
      </w:r>
      <w:proofErr w:type="spellEnd"/>
      <w:r>
        <w:rPr>
          <w:w w:val="110"/>
          <w:sz w:val="18"/>
        </w:rPr>
        <w:t xml:space="preserve">, Lucien A. “Structural Design </w:t>
      </w:r>
      <w:r>
        <w:rPr>
          <w:spacing w:val="-3"/>
          <w:w w:val="110"/>
          <w:sz w:val="18"/>
        </w:rPr>
        <w:t xml:space="preserve">by </w:t>
      </w:r>
      <w:r>
        <w:rPr>
          <w:w w:val="110"/>
          <w:sz w:val="18"/>
        </w:rPr>
        <w:t xml:space="preserve">Systematic Synthesis.” In </w:t>
      </w:r>
      <w:r>
        <w:rPr>
          <w:i/>
          <w:w w:val="110"/>
          <w:sz w:val="18"/>
        </w:rPr>
        <w:t>2nd Conference on Electronic Computation</w:t>
      </w:r>
      <w:r>
        <w:rPr>
          <w:w w:val="110"/>
          <w:sz w:val="18"/>
        </w:rPr>
        <w:t xml:space="preserve">, pages 105–132, Pittsburgh, </w:t>
      </w:r>
      <w:r>
        <w:rPr>
          <w:spacing w:val="-6"/>
          <w:w w:val="110"/>
          <w:sz w:val="18"/>
        </w:rPr>
        <w:t xml:space="preserve">PA, </w:t>
      </w:r>
      <w:r>
        <w:rPr>
          <w:w w:val="110"/>
          <w:sz w:val="18"/>
        </w:rPr>
        <w:t xml:space="preserve">September 1960. </w:t>
      </w:r>
      <w:r>
        <w:rPr>
          <w:spacing w:val="2"/>
          <w:w w:val="110"/>
          <w:sz w:val="18"/>
        </w:rPr>
        <w:t xml:space="preserve"> </w:t>
      </w:r>
      <w:r>
        <w:rPr>
          <w:w w:val="110"/>
          <w:sz w:val="18"/>
        </w:rPr>
        <w:t>ASCE.</w:t>
      </w:r>
    </w:p>
    <w:p w:rsidR="00012D33" w:rsidRDefault="0009622D">
      <w:pPr>
        <w:pStyle w:val="ListParagraph"/>
        <w:numPr>
          <w:ilvl w:val="0"/>
          <w:numId w:val="1"/>
        </w:numPr>
        <w:tabs>
          <w:tab w:val="left" w:pos="487"/>
        </w:tabs>
        <w:spacing w:before="151" w:line="220" w:lineRule="exact"/>
        <w:ind w:left="486" w:right="119" w:hanging="386"/>
        <w:jc w:val="both"/>
        <w:rPr>
          <w:sz w:val="18"/>
        </w:rPr>
      </w:pPr>
      <w:bookmarkStart w:id="324" w:name="_bookmark71"/>
      <w:bookmarkEnd w:id="324"/>
      <w:r>
        <w:rPr>
          <w:w w:val="105"/>
          <w:sz w:val="18"/>
        </w:rPr>
        <w:t xml:space="preserve">Statoil. </w:t>
      </w:r>
      <w:r>
        <w:rPr>
          <w:spacing w:val="-3"/>
          <w:w w:val="105"/>
          <w:sz w:val="18"/>
        </w:rPr>
        <w:t xml:space="preserve">“World </w:t>
      </w:r>
      <w:r>
        <w:rPr>
          <w:w w:val="105"/>
          <w:sz w:val="18"/>
        </w:rPr>
        <w:t xml:space="preserve">class performance </w:t>
      </w:r>
      <w:r>
        <w:rPr>
          <w:spacing w:val="-3"/>
          <w:w w:val="105"/>
          <w:sz w:val="18"/>
        </w:rPr>
        <w:t xml:space="preserve">by </w:t>
      </w:r>
      <w:r>
        <w:rPr>
          <w:w w:val="105"/>
          <w:sz w:val="18"/>
        </w:rPr>
        <w:t xml:space="preserve">world’s first floating wind farm.” February 2018. URL </w:t>
      </w:r>
      <w:hyperlink r:id="rId211">
        <w:r>
          <w:rPr>
            <w:rFonts w:ascii="Courier New" w:hAnsi="Courier New"/>
            <w:w w:val="105"/>
            <w:sz w:val="18"/>
          </w:rPr>
          <w:t>https://www.</w:t>
        </w:r>
      </w:hyperlink>
      <w:r>
        <w:rPr>
          <w:rFonts w:ascii="Courier New" w:hAnsi="Courier New"/>
          <w:w w:val="105"/>
          <w:sz w:val="18"/>
        </w:rPr>
        <w:t xml:space="preserve"> </w:t>
      </w:r>
      <w:hyperlink r:id="rId212">
        <w:r>
          <w:rPr>
            <w:rFonts w:ascii="Courier New" w:hAnsi="Courier New"/>
            <w:w w:val="105"/>
            <w:sz w:val="18"/>
          </w:rPr>
          <w:t>statoil.com/</w:t>
        </w:r>
        <w:proofErr w:type="spellStart"/>
        <w:r>
          <w:rPr>
            <w:rFonts w:ascii="Courier New" w:hAnsi="Courier New"/>
            <w:w w:val="105"/>
            <w:sz w:val="18"/>
          </w:rPr>
          <w:t>en</w:t>
        </w:r>
        <w:proofErr w:type="spellEnd"/>
        <w:r>
          <w:rPr>
            <w:rFonts w:ascii="Courier New" w:hAnsi="Courier New"/>
            <w:w w:val="105"/>
            <w:sz w:val="18"/>
          </w:rPr>
          <w:t>/news/15feb2018-world-class-performance.html</w:t>
        </w:r>
      </w:hyperlink>
      <w:r>
        <w:rPr>
          <w:w w:val="105"/>
          <w:sz w:val="18"/>
        </w:rPr>
        <w:t>.</w:t>
      </w:r>
    </w:p>
    <w:p w:rsidR="00012D33" w:rsidRDefault="00012D33">
      <w:pPr>
        <w:pStyle w:val="BodyText"/>
        <w:spacing w:before="5"/>
        <w:rPr>
          <w:sz w:val="14"/>
        </w:rPr>
      </w:pPr>
    </w:p>
    <w:p w:rsidR="00012D33" w:rsidRDefault="0009622D">
      <w:pPr>
        <w:pStyle w:val="ListParagraph"/>
        <w:numPr>
          <w:ilvl w:val="0"/>
          <w:numId w:val="1"/>
        </w:numPr>
        <w:tabs>
          <w:tab w:val="left" w:pos="487"/>
        </w:tabs>
        <w:ind w:left="486" w:hanging="386"/>
        <w:jc w:val="left"/>
        <w:rPr>
          <w:sz w:val="18"/>
        </w:rPr>
      </w:pPr>
      <w:bookmarkStart w:id="325" w:name="_bookmark72"/>
      <w:bookmarkEnd w:id="325"/>
      <w:r>
        <w:rPr>
          <w:w w:val="110"/>
          <w:sz w:val="18"/>
        </w:rPr>
        <w:t xml:space="preserve">Thiagarajan, KP and Dagher, HJ. “A review of floating platform concepts for offshore wind </w:t>
      </w:r>
      <w:proofErr w:type="gramStart"/>
      <w:r>
        <w:rPr>
          <w:w w:val="110"/>
          <w:sz w:val="18"/>
        </w:rPr>
        <w:t xml:space="preserve">energy </w:t>
      </w:r>
      <w:r>
        <w:rPr>
          <w:spacing w:val="7"/>
          <w:w w:val="110"/>
          <w:sz w:val="18"/>
        </w:rPr>
        <w:t xml:space="preserve"> </w:t>
      </w:r>
      <w:r>
        <w:rPr>
          <w:w w:val="110"/>
          <w:sz w:val="18"/>
        </w:rPr>
        <w:t>generation</w:t>
      </w:r>
      <w:proofErr w:type="gramEnd"/>
      <w:r>
        <w:rPr>
          <w:w w:val="110"/>
          <w:sz w:val="18"/>
        </w:rPr>
        <w:t>.”</w:t>
      </w:r>
    </w:p>
    <w:p w:rsidR="00012D33" w:rsidRDefault="0009622D">
      <w:pPr>
        <w:spacing w:before="11"/>
        <w:ind w:left="486"/>
        <w:rPr>
          <w:sz w:val="18"/>
        </w:rPr>
      </w:pPr>
      <w:r>
        <w:rPr>
          <w:i/>
          <w:w w:val="110"/>
          <w:sz w:val="18"/>
        </w:rPr>
        <w:t>Journal of Offshore Mechanics and Arctic Engineering</w:t>
      </w:r>
      <w:r>
        <w:rPr>
          <w:w w:val="110"/>
          <w:sz w:val="18"/>
        </w:rPr>
        <w:t>, 136(2):020903, 2014.</w:t>
      </w:r>
    </w:p>
    <w:p w:rsidR="00012D33" w:rsidRDefault="00012D33">
      <w:pPr>
        <w:pStyle w:val="BodyText"/>
        <w:spacing w:before="10"/>
        <w:rPr>
          <w:sz w:val="14"/>
        </w:rPr>
      </w:pPr>
    </w:p>
    <w:p w:rsidR="00012D33" w:rsidRDefault="0009622D">
      <w:pPr>
        <w:pStyle w:val="ListParagraph"/>
        <w:numPr>
          <w:ilvl w:val="0"/>
          <w:numId w:val="1"/>
        </w:numPr>
        <w:tabs>
          <w:tab w:val="left" w:pos="487"/>
        </w:tabs>
        <w:ind w:left="486" w:hanging="386"/>
        <w:jc w:val="left"/>
        <w:rPr>
          <w:sz w:val="18"/>
        </w:rPr>
      </w:pPr>
      <w:bookmarkStart w:id="326" w:name="_bookmark73"/>
      <w:bookmarkEnd w:id="326"/>
      <w:r>
        <w:rPr>
          <w:w w:val="110"/>
          <w:sz w:val="18"/>
        </w:rPr>
        <w:t xml:space="preserve">Timoshenko, </w:t>
      </w:r>
      <w:r>
        <w:rPr>
          <w:spacing w:val="-4"/>
          <w:w w:val="110"/>
          <w:sz w:val="18"/>
        </w:rPr>
        <w:t xml:space="preserve">S.P. </w:t>
      </w:r>
      <w:r>
        <w:rPr>
          <w:w w:val="110"/>
          <w:sz w:val="18"/>
        </w:rPr>
        <w:t xml:space="preserve">and Goodier, J.N.  </w:t>
      </w:r>
      <w:r>
        <w:rPr>
          <w:i/>
          <w:w w:val="110"/>
          <w:sz w:val="18"/>
        </w:rPr>
        <w:t xml:space="preserve">Theory of elasticity, </w:t>
      </w:r>
      <w:r>
        <w:rPr>
          <w:i/>
          <w:spacing w:val="-4"/>
          <w:w w:val="110"/>
          <w:sz w:val="18"/>
        </w:rPr>
        <w:t xml:space="preserve">3rd </w:t>
      </w:r>
      <w:r>
        <w:rPr>
          <w:i/>
          <w:w w:val="110"/>
          <w:sz w:val="18"/>
        </w:rPr>
        <w:t>Edition</w:t>
      </w:r>
      <w:r>
        <w:rPr>
          <w:w w:val="110"/>
          <w:sz w:val="18"/>
        </w:rPr>
        <w:t>.  McGraw-</w:t>
      </w:r>
      <w:proofErr w:type="gramStart"/>
      <w:r>
        <w:rPr>
          <w:w w:val="110"/>
          <w:sz w:val="18"/>
        </w:rPr>
        <w:t>Hill,  1970</w:t>
      </w:r>
      <w:proofErr w:type="gramEnd"/>
      <w:r>
        <w:rPr>
          <w:w w:val="110"/>
          <w:sz w:val="18"/>
        </w:rPr>
        <w:t>.</w:t>
      </w:r>
    </w:p>
    <w:p w:rsidR="00012D33" w:rsidRDefault="0009622D">
      <w:pPr>
        <w:pStyle w:val="ListParagraph"/>
        <w:numPr>
          <w:ilvl w:val="0"/>
          <w:numId w:val="1"/>
        </w:numPr>
        <w:tabs>
          <w:tab w:val="left" w:pos="487"/>
        </w:tabs>
        <w:spacing w:before="121" w:line="254" w:lineRule="auto"/>
        <w:ind w:left="486" w:right="119" w:hanging="386"/>
        <w:jc w:val="both"/>
        <w:rPr>
          <w:sz w:val="18"/>
        </w:rPr>
      </w:pPr>
      <w:bookmarkStart w:id="327" w:name="_bookmark74"/>
      <w:bookmarkEnd w:id="327"/>
      <w:proofErr w:type="spellStart"/>
      <w:r>
        <w:rPr>
          <w:spacing w:val="-16"/>
          <w:w w:val="106"/>
          <w:sz w:val="18"/>
        </w:rPr>
        <w:t>Y</w:t>
      </w:r>
      <w:r>
        <w:rPr>
          <w:w w:val="109"/>
          <w:sz w:val="18"/>
        </w:rPr>
        <w:t>eni</w:t>
      </w:r>
      <w:r>
        <w:rPr>
          <w:spacing w:val="-5"/>
          <w:w w:val="109"/>
          <w:sz w:val="18"/>
        </w:rPr>
        <w:t>a</w:t>
      </w:r>
      <w:r>
        <w:rPr>
          <w:spacing w:val="-16"/>
          <w:w w:val="107"/>
          <w:sz w:val="18"/>
        </w:rPr>
        <w:t>y</w:t>
      </w:r>
      <w:proofErr w:type="spellEnd"/>
      <w:r>
        <w:rPr>
          <w:w w:val="113"/>
          <w:sz w:val="18"/>
        </w:rPr>
        <w:t>,</w:t>
      </w:r>
      <w:r>
        <w:rPr>
          <w:spacing w:val="9"/>
          <w:sz w:val="18"/>
        </w:rPr>
        <w:t xml:space="preserve"> </w:t>
      </w:r>
      <w:r>
        <w:rPr>
          <w:spacing w:val="-118"/>
          <w:w w:val="110"/>
          <w:sz w:val="18"/>
        </w:rPr>
        <w:t>O</w:t>
      </w:r>
      <w:r>
        <w:rPr>
          <w:w w:val="153"/>
          <w:position w:val="5"/>
          <w:sz w:val="18"/>
        </w:rPr>
        <w:t>¨</w:t>
      </w:r>
      <w:r>
        <w:rPr>
          <w:spacing w:val="-20"/>
          <w:position w:val="5"/>
          <w:sz w:val="18"/>
        </w:rPr>
        <w:t xml:space="preserve"> </w:t>
      </w:r>
      <w:proofErr w:type="spellStart"/>
      <w:r>
        <w:rPr>
          <w:w w:val="102"/>
          <w:sz w:val="18"/>
        </w:rPr>
        <w:t>zg</w:t>
      </w:r>
      <w:r>
        <w:rPr>
          <w:spacing w:val="-97"/>
          <w:w w:val="113"/>
          <w:sz w:val="18"/>
        </w:rPr>
        <w:t>u</w:t>
      </w:r>
      <w:r>
        <w:rPr>
          <w:spacing w:val="5"/>
          <w:w w:val="153"/>
          <w:sz w:val="18"/>
        </w:rPr>
        <w:t>¨</w:t>
      </w:r>
      <w:r>
        <w:rPr>
          <w:w w:val="117"/>
          <w:sz w:val="18"/>
        </w:rPr>
        <w:t>r</w:t>
      </w:r>
      <w:proofErr w:type="spellEnd"/>
      <w:r>
        <w:rPr>
          <w:w w:val="117"/>
          <w:sz w:val="18"/>
        </w:rPr>
        <w:t>.</w:t>
      </w:r>
      <w:r>
        <w:rPr>
          <w:spacing w:val="22"/>
          <w:sz w:val="18"/>
        </w:rPr>
        <w:t xml:space="preserve"> </w:t>
      </w:r>
      <w:r>
        <w:rPr>
          <w:w w:val="120"/>
          <w:sz w:val="18"/>
        </w:rPr>
        <w:t>“</w:t>
      </w:r>
      <w:r>
        <w:rPr>
          <w:spacing w:val="-5"/>
          <w:w w:val="120"/>
          <w:sz w:val="18"/>
        </w:rPr>
        <w:t>P</w:t>
      </w:r>
      <w:r>
        <w:rPr>
          <w:w w:val="114"/>
          <w:sz w:val="18"/>
        </w:rPr>
        <w:t>enal</w:t>
      </w:r>
      <w:r>
        <w:rPr>
          <w:spacing w:val="-5"/>
          <w:w w:val="114"/>
          <w:sz w:val="18"/>
        </w:rPr>
        <w:t>t</w:t>
      </w:r>
      <w:r>
        <w:rPr>
          <w:w w:val="107"/>
          <w:sz w:val="18"/>
        </w:rPr>
        <w:t>y</w:t>
      </w:r>
      <w:r>
        <w:rPr>
          <w:spacing w:val="7"/>
          <w:sz w:val="18"/>
        </w:rPr>
        <w:t xml:space="preserve"> </w:t>
      </w:r>
      <w:r>
        <w:rPr>
          <w:spacing w:val="-16"/>
          <w:w w:val="120"/>
          <w:sz w:val="18"/>
        </w:rPr>
        <w:t>F</w:t>
      </w:r>
      <w:r>
        <w:rPr>
          <w:w w:val="111"/>
          <w:sz w:val="18"/>
        </w:rPr>
        <w:t>unction</w:t>
      </w:r>
      <w:r>
        <w:rPr>
          <w:spacing w:val="7"/>
          <w:sz w:val="18"/>
        </w:rPr>
        <w:t xml:space="preserve"> </w:t>
      </w:r>
      <w:r>
        <w:rPr>
          <w:w w:val="109"/>
          <w:sz w:val="18"/>
        </w:rPr>
        <w:t>Meth</w:t>
      </w:r>
      <w:r>
        <w:rPr>
          <w:spacing w:val="5"/>
          <w:w w:val="109"/>
          <w:sz w:val="18"/>
        </w:rPr>
        <w:t>o</w:t>
      </w:r>
      <w:r>
        <w:rPr>
          <w:w w:val="109"/>
          <w:sz w:val="18"/>
        </w:rPr>
        <w:t>ds</w:t>
      </w:r>
      <w:r>
        <w:rPr>
          <w:spacing w:val="7"/>
          <w:sz w:val="18"/>
        </w:rPr>
        <w:t xml:space="preserve"> </w:t>
      </w:r>
      <w:r>
        <w:rPr>
          <w:w w:val="105"/>
          <w:sz w:val="18"/>
        </w:rPr>
        <w:t>for</w:t>
      </w:r>
      <w:r>
        <w:rPr>
          <w:spacing w:val="7"/>
          <w:sz w:val="18"/>
        </w:rPr>
        <w:t xml:space="preserve"> </w:t>
      </w:r>
      <w:r>
        <w:rPr>
          <w:w w:val="111"/>
          <w:sz w:val="18"/>
        </w:rPr>
        <w:t>Constraine</w:t>
      </w:r>
      <w:r>
        <w:rPr>
          <w:w w:val="113"/>
          <w:sz w:val="18"/>
        </w:rPr>
        <w:t>d</w:t>
      </w:r>
      <w:r>
        <w:rPr>
          <w:spacing w:val="7"/>
          <w:sz w:val="18"/>
        </w:rPr>
        <w:t xml:space="preserve"> </w:t>
      </w:r>
      <w:r>
        <w:rPr>
          <w:w w:val="111"/>
          <w:sz w:val="18"/>
        </w:rPr>
        <w:t>Optimization</w:t>
      </w:r>
      <w:r>
        <w:rPr>
          <w:spacing w:val="8"/>
          <w:sz w:val="18"/>
        </w:rPr>
        <w:t xml:space="preserve"> </w:t>
      </w:r>
      <w:r>
        <w:rPr>
          <w:w w:val="111"/>
          <w:sz w:val="18"/>
        </w:rPr>
        <w:t>with</w:t>
      </w:r>
      <w:r>
        <w:rPr>
          <w:spacing w:val="8"/>
          <w:sz w:val="18"/>
        </w:rPr>
        <w:t xml:space="preserve"> </w:t>
      </w:r>
      <w:r>
        <w:rPr>
          <w:w w:val="109"/>
          <w:sz w:val="18"/>
        </w:rPr>
        <w:t>Genetic</w:t>
      </w:r>
      <w:r>
        <w:rPr>
          <w:spacing w:val="7"/>
          <w:sz w:val="18"/>
        </w:rPr>
        <w:t xml:space="preserve"> </w:t>
      </w:r>
      <w:r>
        <w:rPr>
          <w:w w:val="109"/>
          <w:sz w:val="18"/>
        </w:rPr>
        <w:t>Algorithms.”</w:t>
      </w:r>
      <w:r>
        <w:rPr>
          <w:spacing w:val="7"/>
          <w:sz w:val="18"/>
        </w:rPr>
        <w:t xml:space="preserve"> </w:t>
      </w:r>
      <w:proofErr w:type="spellStart"/>
      <w:r>
        <w:rPr>
          <w:i/>
          <w:w w:val="110"/>
          <w:sz w:val="18"/>
        </w:rPr>
        <w:t>Mathemat</w:t>
      </w:r>
      <w:proofErr w:type="spellEnd"/>
      <w:r>
        <w:rPr>
          <w:i/>
          <w:w w:val="110"/>
          <w:sz w:val="18"/>
        </w:rPr>
        <w:t xml:space="preserve">- </w:t>
      </w:r>
      <w:proofErr w:type="spellStart"/>
      <w:proofErr w:type="gramStart"/>
      <w:r>
        <w:rPr>
          <w:i/>
          <w:spacing w:val="-3"/>
          <w:w w:val="105"/>
          <w:sz w:val="18"/>
        </w:rPr>
        <w:t>ical</w:t>
      </w:r>
      <w:proofErr w:type="spellEnd"/>
      <w:r>
        <w:rPr>
          <w:i/>
          <w:spacing w:val="-3"/>
          <w:w w:val="105"/>
          <w:sz w:val="18"/>
        </w:rPr>
        <w:t xml:space="preserve">  </w:t>
      </w:r>
      <w:r>
        <w:rPr>
          <w:i/>
          <w:w w:val="105"/>
          <w:sz w:val="18"/>
        </w:rPr>
        <w:t>and</w:t>
      </w:r>
      <w:proofErr w:type="gramEnd"/>
      <w:r>
        <w:rPr>
          <w:i/>
          <w:w w:val="105"/>
          <w:sz w:val="18"/>
        </w:rPr>
        <w:t xml:space="preserve">  Computational  Applications</w:t>
      </w:r>
      <w:r>
        <w:rPr>
          <w:w w:val="105"/>
          <w:sz w:val="18"/>
        </w:rPr>
        <w:t xml:space="preserve">, 10(1):45–56, 2005.  </w:t>
      </w:r>
      <w:proofErr w:type="spellStart"/>
      <w:r>
        <w:rPr>
          <w:w w:val="105"/>
          <w:sz w:val="18"/>
        </w:rPr>
        <w:t>doi</w:t>
      </w:r>
      <w:proofErr w:type="spellEnd"/>
      <w:r>
        <w:rPr>
          <w:w w:val="105"/>
          <w:sz w:val="18"/>
        </w:rPr>
        <w:t xml:space="preserve">: </w:t>
      </w:r>
      <w:r>
        <w:rPr>
          <w:spacing w:val="25"/>
          <w:w w:val="105"/>
          <w:sz w:val="18"/>
        </w:rPr>
        <w:t xml:space="preserve"> </w:t>
      </w:r>
      <w:r>
        <w:rPr>
          <w:w w:val="105"/>
          <w:sz w:val="18"/>
        </w:rPr>
        <w:t>10.3390/mca10010045.</w:t>
      </w:r>
    </w:p>
    <w:sectPr w:rsidR="00012D33">
      <w:pgSz w:w="12240" w:h="15840"/>
      <w:pgMar w:top="1420" w:right="1320" w:bottom="980" w:left="1340" w:header="0" w:footer="792"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usial, Walter" w:date="2018-09-27T16:21:00Z" w:initials="MW">
    <w:p w:rsidR="000A71D0" w:rsidRDefault="000A71D0">
      <w:pPr>
        <w:pStyle w:val="CommentText"/>
      </w:pPr>
      <w:r>
        <w:rPr>
          <w:rStyle w:val="CommentReference"/>
        </w:rPr>
        <w:annotationRef/>
      </w:r>
      <w:r>
        <w:t>Not sure what a vertical simulation is – can it be explained a bit more here?</w:t>
      </w:r>
    </w:p>
  </w:comment>
  <w:comment w:id="3" w:author="Musial, Walter" w:date="2018-09-27T16:22:00Z" w:initials="MW">
    <w:p w:rsidR="000A71D0" w:rsidRDefault="000A71D0">
      <w:pPr>
        <w:pStyle w:val="CommentText"/>
      </w:pPr>
      <w:r>
        <w:rPr>
          <w:rStyle w:val="CommentReference"/>
        </w:rPr>
        <w:annotationRef/>
      </w:r>
      <w:r>
        <w:t>Again, term may need some definition</w:t>
      </w:r>
    </w:p>
  </w:comment>
  <w:comment w:id="13" w:author="Musial, Walter" w:date="2018-09-27T16:26:00Z" w:initials="MW">
    <w:p w:rsidR="00756C76" w:rsidRDefault="00756C76">
      <w:pPr>
        <w:pStyle w:val="CommentText"/>
      </w:pPr>
      <w:r>
        <w:rPr>
          <w:rStyle w:val="CommentReference"/>
        </w:rPr>
        <w:annotationRef/>
      </w:r>
      <w:r>
        <w:t xml:space="preserve">Mass can be used as a surrogate, but it is important to understand where the mass is being added or subtracted from.  For example, a pound of blade mass may cost 10x or more what a pound of ballast costs.  These mass to cost relationships were estimated in our strategic initiative that we did on weight reduction in 2016 and might be useful to build on going forward.  DOE has not yet seen this report.   </w:t>
      </w:r>
    </w:p>
  </w:comment>
  <w:comment w:id="26" w:author="Musial, Walter" w:date="2018-09-27T16:34:00Z" w:initials="MW">
    <w:p w:rsidR="00131E50" w:rsidRDefault="00131E50">
      <w:pPr>
        <w:pStyle w:val="CommentText"/>
      </w:pPr>
      <w:r>
        <w:rPr>
          <w:rStyle w:val="CommentReference"/>
        </w:rPr>
        <w:annotationRef/>
      </w:r>
      <w:r>
        <w:t xml:space="preserve">This may not be true – the output was not compared to any </w:t>
      </w:r>
      <w:proofErr w:type="gramStart"/>
      <w:r>
        <w:t>particular project</w:t>
      </w:r>
      <w:proofErr w:type="gramEnd"/>
      <w:r>
        <w:t xml:space="preserve">. The high capacity factor may simply be due to the measurements being recorded over the winter months.   </w:t>
      </w:r>
    </w:p>
  </w:comment>
  <w:comment w:id="41" w:author="Musial, Walter" w:date="2018-09-27T16:46:00Z" w:initials="MW">
    <w:p w:rsidR="00CA2AAE" w:rsidRDefault="00CA2AAE">
      <w:pPr>
        <w:pStyle w:val="CommentText"/>
      </w:pPr>
      <w:r>
        <w:rPr>
          <w:rStyle w:val="CommentReference"/>
        </w:rPr>
        <w:annotationRef/>
      </w:r>
      <w:r>
        <w:t>Consider adding complexity – floating systems arguably have more complex physics due to dual dominate aerodynamic and hydrodynamic loading</w:t>
      </w:r>
    </w:p>
  </w:comment>
  <w:comment w:id="43" w:author="Musial, Walter" w:date="2018-09-27T16:50:00Z" w:initials="MW">
    <w:p w:rsidR="00CA2AAE" w:rsidRDefault="00CA2AAE">
      <w:pPr>
        <w:pStyle w:val="CommentText"/>
      </w:pPr>
      <w:r>
        <w:rPr>
          <w:rStyle w:val="CommentReference"/>
        </w:rPr>
        <w:annotationRef/>
      </w:r>
      <w:r>
        <w:t>Maybe this is an understatement – I would expect with the increased computing capacity available it will proliferate</w:t>
      </w:r>
    </w:p>
  </w:comment>
  <w:comment w:id="44" w:author="Musial, Walter" w:date="2018-09-27T16:53:00Z" w:initials="MW">
    <w:p w:rsidR="00CA2AAE" w:rsidRDefault="00CA2AAE">
      <w:pPr>
        <w:pStyle w:val="CommentText"/>
      </w:pPr>
      <w:r>
        <w:rPr>
          <w:rStyle w:val="CommentReference"/>
        </w:rPr>
        <w:annotationRef/>
      </w:r>
      <w:r>
        <w:t xml:space="preserve">The analysis </w:t>
      </w:r>
      <w:proofErr w:type="gramStart"/>
      <w:r>
        <w:t>presented</w:t>
      </w:r>
      <w:proofErr w:type="gramEnd"/>
      <w:r>
        <w:t xml:space="preserve"> and the </w:t>
      </w:r>
      <w:r w:rsidRPr="00A61156">
        <w:rPr>
          <w:b/>
        </w:rPr>
        <w:t>method proposed</w:t>
      </w:r>
    </w:p>
  </w:comment>
  <w:comment w:id="45" w:author="Musial, Walter" w:date="2018-09-27T16:54:00Z" w:initials="MW">
    <w:p w:rsidR="00A61156" w:rsidRDefault="00A61156">
      <w:pPr>
        <w:pStyle w:val="CommentText"/>
      </w:pPr>
      <w:r>
        <w:rPr>
          <w:rStyle w:val="CommentReference"/>
        </w:rPr>
        <w:annotationRef/>
      </w:r>
      <w:r>
        <w:t>Excellent summary of past work!</w:t>
      </w:r>
    </w:p>
  </w:comment>
  <w:comment w:id="64" w:author="Musial, Walter" w:date="2018-09-27T17:02:00Z" w:initials="MW">
    <w:p w:rsidR="00A61156" w:rsidRDefault="00A61156">
      <w:pPr>
        <w:pStyle w:val="CommentText"/>
      </w:pPr>
      <w:r>
        <w:rPr>
          <w:rStyle w:val="CommentReference"/>
        </w:rPr>
        <w:annotationRef/>
      </w:r>
      <w:r>
        <w:t xml:space="preserve">Many empty boxes? </w:t>
      </w:r>
    </w:p>
  </w:comment>
  <w:comment w:id="67" w:author="Musial, Walter" w:date="2018-09-27T17:05:00Z" w:initials="MW">
    <w:p w:rsidR="0038640E" w:rsidRDefault="0038640E">
      <w:pPr>
        <w:pStyle w:val="CommentText"/>
      </w:pPr>
      <w:r>
        <w:rPr>
          <w:rStyle w:val="CommentReference"/>
        </w:rPr>
        <w:annotationRef/>
      </w:r>
      <w:r>
        <w:t>Reference?</w:t>
      </w:r>
    </w:p>
  </w:comment>
  <w:comment w:id="68" w:author="Musial, Walter" w:date="2018-09-27T17:05:00Z" w:initials="MW">
    <w:p w:rsidR="0038640E" w:rsidRDefault="0038640E">
      <w:pPr>
        <w:pStyle w:val="CommentText"/>
      </w:pPr>
      <w:r>
        <w:rPr>
          <w:rStyle w:val="CommentReference"/>
        </w:rPr>
        <w:annotationRef/>
      </w:r>
      <w:r>
        <w:t>Check section numbering</w:t>
      </w:r>
    </w:p>
  </w:comment>
  <w:comment w:id="76" w:author="Musial, Walter" w:date="2018-09-27T17:09:00Z" w:initials="MW">
    <w:p w:rsidR="0038640E" w:rsidRDefault="0038640E">
      <w:pPr>
        <w:pStyle w:val="CommentText"/>
      </w:pPr>
      <w:r>
        <w:rPr>
          <w:rStyle w:val="CommentReference"/>
        </w:rPr>
        <w:annotationRef/>
      </w:r>
      <w:r>
        <w:t>simplification</w:t>
      </w:r>
    </w:p>
  </w:comment>
  <w:comment w:id="74" w:author="Musial, Walter" w:date="2018-09-27T17:13:00Z" w:initials="MW">
    <w:p w:rsidR="0038640E" w:rsidRDefault="0038640E">
      <w:pPr>
        <w:pStyle w:val="CommentText"/>
      </w:pPr>
      <w:r>
        <w:rPr>
          <w:rStyle w:val="CommentReference"/>
        </w:rPr>
        <w:annotationRef/>
      </w:r>
      <w:r>
        <w:t>reworded – please check</w:t>
      </w:r>
    </w:p>
  </w:comment>
  <w:comment w:id="103" w:author="Musial, Walter" w:date="2018-09-27T17:21:00Z" w:initials="MW">
    <w:p w:rsidR="00A74646" w:rsidRDefault="00A74646">
      <w:pPr>
        <w:pStyle w:val="CommentText"/>
      </w:pPr>
      <w:r>
        <w:rPr>
          <w:rStyle w:val="CommentReference"/>
        </w:rPr>
        <w:annotationRef/>
      </w:r>
      <w:r>
        <w:t>why is buoyance tank so low?</w:t>
      </w:r>
    </w:p>
  </w:comment>
  <w:comment w:id="104" w:author="Musial, Walter" w:date="2018-09-27T17:22:00Z" w:initials="MW">
    <w:p w:rsidR="00A74646" w:rsidRDefault="00A74646">
      <w:pPr>
        <w:pStyle w:val="CommentText"/>
      </w:pPr>
      <w:r>
        <w:rPr>
          <w:rStyle w:val="CommentReference"/>
        </w:rPr>
        <w:annotationRef/>
      </w:r>
      <w:r>
        <w:t>Are anchors considered?</w:t>
      </w:r>
    </w:p>
  </w:comment>
  <w:comment w:id="107" w:author="Musial, Walter" w:date="2018-09-27T17:24:00Z" w:initials="MW">
    <w:p w:rsidR="00A74646" w:rsidRDefault="00A74646">
      <w:pPr>
        <w:pStyle w:val="CommentText"/>
      </w:pPr>
      <w:r>
        <w:rPr>
          <w:rStyle w:val="CommentReference"/>
        </w:rPr>
        <w:annotationRef/>
      </w:r>
      <w:r>
        <w:t>Not shown</w:t>
      </w:r>
    </w:p>
  </w:comment>
  <w:comment w:id="115" w:author="Musial, Walter" w:date="2018-09-27T21:22:00Z" w:initials="MW">
    <w:p w:rsidR="00226DC8" w:rsidRDefault="00226DC8">
      <w:pPr>
        <w:pStyle w:val="CommentText"/>
      </w:pPr>
      <w:r>
        <w:rPr>
          <w:rStyle w:val="CommentReference"/>
        </w:rPr>
        <w:annotationRef/>
      </w:r>
      <w:r>
        <w:t>Explain why this was the defining load case – what are the limitations on the outcome as result of this being the only load case?</w:t>
      </w:r>
    </w:p>
  </w:comment>
  <w:comment w:id="117" w:author="Musial, Walter" w:date="2018-09-27T21:24:00Z" w:initials="MW">
    <w:p w:rsidR="00226DC8" w:rsidRDefault="00226DC8">
      <w:pPr>
        <w:pStyle w:val="CommentText"/>
      </w:pPr>
      <w:r>
        <w:rPr>
          <w:rStyle w:val="CommentReference"/>
        </w:rPr>
        <w:annotationRef/>
      </w:r>
      <w:r>
        <w:t>Is it realistic that this can be compensated for?  If so, say how they should exercise care – instead shouldn’t we say it’s a rough approximation that was used to demonstrate the code?</w:t>
      </w:r>
    </w:p>
  </w:comment>
  <w:comment w:id="125" w:author="Musial, Walter" w:date="2018-09-27T21:34:00Z" w:initials="MW">
    <w:p w:rsidR="00727FCA" w:rsidRDefault="00727FCA">
      <w:pPr>
        <w:pStyle w:val="CommentText"/>
      </w:pPr>
      <w:r>
        <w:rPr>
          <w:rStyle w:val="CommentReference"/>
        </w:rPr>
        <w:annotationRef/>
      </w:r>
      <w:r>
        <w:t>Concurrent?</w:t>
      </w:r>
    </w:p>
  </w:comment>
  <w:comment w:id="140" w:author="Musial, Walter" w:date="2018-09-27T21:51:00Z" w:initials="MW">
    <w:p w:rsidR="00913C4B" w:rsidRDefault="00913C4B">
      <w:pPr>
        <w:pStyle w:val="CommentText"/>
      </w:pPr>
      <w:r>
        <w:rPr>
          <w:rStyle w:val="CommentReference"/>
        </w:rPr>
        <w:annotationRef/>
      </w:r>
      <w:r>
        <w:t>Do you mean neutral?</w:t>
      </w:r>
    </w:p>
  </w:comment>
  <w:comment w:id="149" w:author="Musial, Walter" w:date="2018-09-27T22:04:00Z" w:initials="MW">
    <w:p w:rsidR="006C3B1A" w:rsidRDefault="006C3B1A">
      <w:pPr>
        <w:pStyle w:val="CommentText"/>
      </w:pPr>
      <w:r>
        <w:rPr>
          <w:rStyle w:val="CommentReference"/>
        </w:rPr>
        <w:annotationRef/>
      </w:r>
      <w:r>
        <w:t>Do you mean “preferable result from a low fidelity …”</w:t>
      </w:r>
    </w:p>
  </w:comment>
  <w:comment w:id="150" w:author="Musial, Walter" w:date="2018-09-27T22:06:00Z" w:initials="MW">
    <w:p w:rsidR="006C3B1A" w:rsidRDefault="006C3B1A">
      <w:pPr>
        <w:pStyle w:val="CommentText"/>
      </w:pPr>
      <w:r>
        <w:rPr>
          <w:rStyle w:val="CommentReference"/>
        </w:rPr>
        <w:annotationRef/>
      </w:r>
      <w:r>
        <w:t>Is there a better way to say this?  We had more confidence in the FAST results because….</w:t>
      </w:r>
    </w:p>
  </w:comment>
  <w:comment w:id="181" w:author="Musial, Walter" w:date="2018-09-27T22:52:00Z" w:initials="MW">
    <w:p w:rsidR="003B6092" w:rsidRDefault="003B6092">
      <w:pPr>
        <w:pStyle w:val="CommentText"/>
      </w:pPr>
      <w:r>
        <w:rPr>
          <w:rStyle w:val="CommentReference"/>
        </w:rPr>
        <w:annotationRef/>
      </w:r>
      <w:r>
        <w:t xml:space="preserve">Can the penalties be weighed severely to discourage constraint violations where we know it will be difficult to achieve lowest cost?  </w:t>
      </w:r>
    </w:p>
  </w:comment>
  <w:comment w:id="191" w:author="Musial, Walter" w:date="2018-09-27T23:08:00Z" w:initials="MW">
    <w:p w:rsidR="00BA5235" w:rsidRDefault="00BA5235">
      <w:pPr>
        <w:pStyle w:val="CommentText"/>
      </w:pPr>
      <w:r>
        <w:rPr>
          <w:rStyle w:val="CommentReference"/>
        </w:rPr>
        <w:annotationRef/>
      </w:r>
      <w:r>
        <w:t>This list is good but needs a clean-up for grammar and consistency</w:t>
      </w:r>
    </w:p>
  </w:comment>
  <w:comment w:id="196" w:author="Musial, Walter" w:date="2018-09-27T23:04:00Z" w:initials="MW">
    <w:p w:rsidR="00BA5235" w:rsidRDefault="00BA5235">
      <w:pPr>
        <w:pStyle w:val="CommentText"/>
      </w:pPr>
      <w:r>
        <w:rPr>
          <w:rStyle w:val="CommentReference"/>
        </w:rPr>
        <w:annotationRef/>
      </w:r>
      <w:r>
        <w:t xml:space="preserve">Or are they </w:t>
      </w:r>
      <w:proofErr w:type="gramStart"/>
      <w:r>
        <w:t>actually larger</w:t>
      </w:r>
      <w:proofErr w:type="gramEnd"/>
      <w:r>
        <w:t>?</w:t>
      </w:r>
    </w:p>
  </w:comment>
  <w:comment w:id="270" w:author="Musial, Walter" w:date="2018-09-27T23:14:00Z" w:initials="MW">
    <w:p w:rsidR="001700BD" w:rsidRDefault="001700BD">
      <w:pPr>
        <w:pStyle w:val="CommentText"/>
      </w:pPr>
      <w:r>
        <w:rPr>
          <w:rStyle w:val="CommentReference"/>
        </w:rPr>
        <w:annotationRef/>
      </w:r>
      <w:r>
        <w:t>Interesting comparison</w:t>
      </w:r>
    </w:p>
  </w:comment>
  <w:comment w:id="279" w:author="Musial, Walter" w:date="2018-09-27T23:23:00Z" w:initials="MW">
    <w:p w:rsidR="00E12EA4" w:rsidRDefault="00E12EA4">
      <w:pPr>
        <w:pStyle w:val="CommentText"/>
      </w:pPr>
      <w:r>
        <w:rPr>
          <w:rStyle w:val="CommentReference"/>
        </w:rPr>
        <w:annotationRef/>
      </w:r>
      <w:r>
        <w:t xml:space="preserve">Savings based on a whole project? </w:t>
      </w:r>
    </w:p>
  </w:comment>
  <w:comment w:id="284" w:author="Musial, Walter" w:date="2018-09-27T23:30:00Z" w:initials="MW">
    <w:p w:rsidR="00E12EA4" w:rsidRDefault="00E12EA4">
      <w:pPr>
        <w:pStyle w:val="CommentText"/>
      </w:pPr>
      <w:r>
        <w:rPr>
          <w:rStyle w:val="CommentReference"/>
        </w:rPr>
        <w:annotationRef/>
      </w:r>
      <w:r>
        <w:t xml:space="preserve">Somewhere we might also point out that lighter nacelles </w:t>
      </w:r>
      <w:proofErr w:type="gramStart"/>
      <w:r>
        <w:t>in spite of</w:t>
      </w:r>
      <w:proofErr w:type="gramEnd"/>
      <w:r>
        <w:t xml:space="preserve"> their cost premium might also reduce crane costs, transportation costs, O&amp;M costs and may enable more efficient architectures if </w:t>
      </w:r>
      <w:r w:rsidR="002A4752">
        <w:t xml:space="preserve">the weight reduction also includes a reduction in the size of the component. </w:t>
      </w:r>
    </w:p>
  </w:comment>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7B8E" w:rsidRDefault="001D7B8E">
      <w:r>
        <w:separator/>
      </w:r>
    </w:p>
  </w:endnote>
  <w:endnote w:type="continuationSeparator" w:id="0">
    <w:p w:rsidR="001D7B8E" w:rsidRDefault="001D7B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eiryo">
    <w:panose1 w:val="020B0604030504040204"/>
    <w:charset w:val="80"/>
    <w:family w:val="swiss"/>
    <w:pitch w:val="variable"/>
    <w:sig w:usb0="E10102FF" w:usb1="EAC7FFFF" w:usb2="00010012" w:usb3="00000000" w:csb0="0002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BoldItalicMT">
    <w:altName w:val="Arial"/>
    <w:charset w:val="00"/>
    <w:family w:val="swiss"/>
    <w:pitch w:val="variable"/>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622D" w:rsidRDefault="00F23B9E">
    <w:pPr>
      <w:pStyle w:val="BodyText"/>
      <w:spacing w:line="14" w:lineRule="auto"/>
    </w:pPr>
    <w:r>
      <w:rPr>
        <w:noProof/>
      </w:rPr>
      <mc:AlternateContent>
        <mc:Choice Requires="wps">
          <w:drawing>
            <wp:anchor distT="0" distB="0" distL="114300" distR="114300" simplePos="0" relativeHeight="251657728" behindDoc="1" locked="0" layoutInCell="1" allowOverlap="1" wp14:anchorId="69E14668" wp14:editId="28AB1D2B">
              <wp:simplePos x="0" y="0"/>
              <wp:positionH relativeFrom="page">
                <wp:posOffset>3797300</wp:posOffset>
              </wp:positionH>
              <wp:positionV relativeFrom="page">
                <wp:posOffset>9415780</wp:posOffset>
              </wp:positionV>
              <wp:extent cx="177800" cy="152400"/>
              <wp:effectExtent l="0" t="0" r="0" b="444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622D" w:rsidRDefault="0009622D">
                          <w:pPr>
                            <w:pStyle w:val="BodyText"/>
                            <w:spacing w:line="213" w:lineRule="exact"/>
                            <w:ind w:left="4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E14668" id="_x0000_t202" coordsize="21600,21600" o:spt="202" path="m,l,21600r21600,l21600,xe">
              <v:stroke joinstyle="miter"/>
              <v:path gradientshapeok="t" o:connecttype="rect"/>
            </v:shapetype>
            <v:shape id="Text Box 1" o:spid="_x0000_s2151" type="#_x0000_t202" style="position:absolute;margin-left:299pt;margin-top:741.4pt;width:14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" filled="f" stroked="f">
              <v:textbox inset="0,0,0,0">
                <w:txbxContent>
                  <w:p w:rsidR="0009622D" w:rsidRDefault="0009622D">
                    <w:pPr>
                      <w:pStyle w:val="BodyText"/>
                      <w:spacing w:line="213" w:lineRule="exact"/>
                      <w:ind w:left="4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7B8E" w:rsidRDefault="001D7B8E">
      <w:r>
        <w:separator/>
      </w:r>
    </w:p>
  </w:footnote>
  <w:footnote w:type="continuationSeparator" w:id="0">
    <w:p w:rsidR="001D7B8E" w:rsidRDefault="001D7B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71D0" w:rsidRPr="000A71D0" w:rsidRDefault="000A71D0" w:rsidP="000A71D0">
    <w:pPr>
      <w:pStyle w:val="Header"/>
      <w:jc w:val="center"/>
      <w:rPr>
        <w:b/>
        <w:sz w:val="28"/>
        <w:rPrChange w:id="18" w:author="Musial, Walter" w:date="2018-09-27T16:15:00Z">
          <w:rPr/>
        </w:rPrChange>
      </w:rPr>
      <w:pPrChange w:id="19" w:author="Musial, Walter" w:date="2018-09-27T16:15:00Z">
        <w:pPr>
          <w:pStyle w:val="Header"/>
        </w:pPr>
      </w:pPrChange>
    </w:pPr>
    <w:ins w:id="20" w:author="Musial, Walter" w:date="2018-09-27T16:14:00Z">
      <w:r w:rsidRPr="000A71D0">
        <w:rPr>
          <w:b/>
          <w:sz w:val="28"/>
          <w:rPrChange w:id="21" w:author="Musial, Walter" w:date="2018-09-27T16:15:00Z">
            <w:rPr/>
          </w:rPrChange>
        </w:rPr>
        <w:t>Preliminary Internal Report</w:t>
      </w:r>
    </w:ins>
    <w:ins w:id="22" w:author="Musial, Walter" w:date="2018-09-27T16:15:00Z">
      <w:r w:rsidRPr="000A71D0">
        <w:rPr>
          <w:b/>
          <w:sz w:val="28"/>
          <w:rPrChange w:id="23" w:author="Musial, Walter" w:date="2018-09-27T16:15:00Z">
            <w:rPr/>
          </w:rPrChange>
        </w:rPr>
        <w:t xml:space="preserve"> – Please do not cite or distribute</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C6196"/>
    <w:multiLevelType w:val="hybridMultilevel"/>
    <w:tmpl w:val="157ED9FC"/>
    <w:lvl w:ilvl="0" w:tplc="4184F22C">
      <w:numFmt w:val="bullet"/>
      <w:lvlText w:val="•"/>
      <w:lvlJc w:val="left"/>
      <w:pPr>
        <w:ind w:left="618" w:hanging="200"/>
      </w:pPr>
      <w:rPr>
        <w:rFonts w:ascii="Meiryo" w:eastAsia="Meiryo" w:hAnsi="Meiryo" w:cs="Meiryo" w:hint="default"/>
        <w:i/>
        <w:w w:val="93"/>
        <w:sz w:val="20"/>
        <w:szCs w:val="20"/>
      </w:rPr>
    </w:lvl>
    <w:lvl w:ilvl="1" w:tplc="1F36A188">
      <w:numFmt w:val="bullet"/>
      <w:lvlText w:val="•"/>
      <w:lvlJc w:val="left"/>
      <w:pPr>
        <w:ind w:left="1518" w:hanging="200"/>
      </w:pPr>
      <w:rPr>
        <w:rFonts w:hint="default"/>
      </w:rPr>
    </w:lvl>
    <w:lvl w:ilvl="2" w:tplc="72409080">
      <w:numFmt w:val="bullet"/>
      <w:lvlText w:val="•"/>
      <w:lvlJc w:val="left"/>
      <w:pPr>
        <w:ind w:left="2416" w:hanging="200"/>
      </w:pPr>
      <w:rPr>
        <w:rFonts w:hint="default"/>
      </w:rPr>
    </w:lvl>
    <w:lvl w:ilvl="3" w:tplc="0270CE36">
      <w:numFmt w:val="bullet"/>
      <w:lvlText w:val="•"/>
      <w:lvlJc w:val="left"/>
      <w:pPr>
        <w:ind w:left="3314" w:hanging="200"/>
      </w:pPr>
      <w:rPr>
        <w:rFonts w:hint="default"/>
      </w:rPr>
    </w:lvl>
    <w:lvl w:ilvl="4" w:tplc="903CD00A">
      <w:numFmt w:val="bullet"/>
      <w:lvlText w:val="•"/>
      <w:lvlJc w:val="left"/>
      <w:pPr>
        <w:ind w:left="4212" w:hanging="200"/>
      </w:pPr>
      <w:rPr>
        <w:rFonts w:hint="default"/>
      </w:rPr>
    </w:lvl>
    <w:lvl w:ilvl="5" w:tplc="920C7D4A">
      <w:numFmt w:val="bullet"/>
      <w:lvlText w:val="•"/>
      <w:lvlJc w:val="left"/>
      <w:pPr>
        <w:ind w:left="5110" w:hanging="200"/>
      </w:pPr>
      <w:rPr>
        <w:rFonts w:hint="default"/>
      </w:rPr>
    </w:lvl>
    <w:lvl w:ilvl="6" w:tplc="F38A8D54">
      <w:numFmt w:val="bullet"/>
      <w:lvlText w:val="•"/>
      <w:lvlJc w:val="left"/>
      <w:pPr>
        <w:ind w:left="6008" w:hanging="200"/>
      </w:pPr>
      <w:rPr>
        <w:rFonts w:hint="default"/>
      </w:rPr>
    </w:lvl>
    <w:lvl w:ilvl="7" w:tplc="6882994A">
      <w:numFmt w:val="bullet"/>
      <w:lvlText w:val="•"/>
      <w:lvlJc w:val="left"/>
      <w:pPr>
        <w:ind w:left="6906" w:hanging="200"/>
      </w:pPr>
      <w:rPr>
        <w:rFonts w:hint="default"/>
      </w:rPr>
    </w:lvl>
    <w:lvl w:ilvl="8" w:tplc="1B26D5FA">
      <w:numFmt w:val="bullet"/>
      <w:lvlText w:val="•"/>
      <w:lvlJc w:val="left"/>
      <w:pPr>
        <w:ind w:left="7804" w:hanging="200"/>
      </w:pPr>
      <w:rPr>
        <w:rFonts w:hint="default"/>
      </w:rPr>
    </w:lvl>
  </w:abstractNum>
  <w:abstractNum w:abstractNumId="1" w15:restartNumberingAfterBreak="0">
    <w:nsid w:val="10E96A84"/>
    <w:multiLevelType w:val="hybridMultilevel"/>
    <w:tmpl w:val="12105A9C"/>
    <w:lvl w:ilvl="0" w:tplc="6B1C9424">
      <w:start w:val="1"/>
      <w:numFmt w:val="lowerLetter"/>
      <w:lvlText w:val="(%1)"/>
      <w:lvlJc w:val="left"/>
      <w:pPr>
        <w:ind w:left="1018" w:hanging="339"/>
        <w:jc w:val="right"/>
      </w:pPr>
      <w:rPr>
        <w:rFonts w:ascii="Times New Roman" w:eastAsia="Times New Roman" w:hAnsi="Times New Roman" w:cs="Times New Roman" w:hint="default"/>
        <w:b/>
        <w:bCs/>
        <w:w w:val="127"/>
        <w:sz w:val="18"/>
        <w:szCs w:val="18"/>
      </w:rPr>
    </w:lvl>
    <w:lvl w:ilvl="1" w:tplc="996C45E0">
      <w:numFmt w:val="bullet"/>
      <w:lvlText w:val="•"/>
      <w:lvlJc w:val="left"/>
      <w:pPr>
        <w:ind w:left="1360" w:hanging="339"/>
      </w:pPr>
      <w:rPr>
        <w:rFonts w:hint="default"/>
      </w:rPr>
    </w:lvl>
    <w:lvl w:ilvl="2" w:tplc="24B0E38C">
      <w:numFmt w:val="bullet"/>
      <w:lvlText w:val="•"/>
      <w:lvlJc w:val="left"/>
      <w:pPr>
        <w:ind w:left="1701" w:hanging="339"/>
      </w:pPr>
      <w:rPr>
        <w:rFonts w:hint="default"/>
      </w:rPr>
    </w:lvl>
    <w:lvl w:ilvl="3" w:tplc="1048F3E4">
      <w:numFmt w:val="bullet"/>
      <w:lvlText w:val="•"/>
      <w:lvlJc w:val="left"/>
      <w:pPr>
        <w:ind w:left="2042" w:hanging="339"/>
      </w:pPr>
      <w:rPr>
        <w:rFonts w:hint="default"/>
      </w:rPr>
    </w:lvl>
    <w:lvl w:ilvl="4" w:tplc="18C23EB8">
      <w:numFmt w:val="bullet"/>
      <w:lvlText w:val="•"/>
      <w:lvlJc w:val="left"/>
      <w:pPr>
        <w:ind w:left="2383" w:hanging="339"/>
      </w:pPr>
      <w:rPr>
        <w:rFonts w:hint="default"/>
      </w:rPr>
    </w:lvl>
    <w:lvl w:ilvl="5" w:tplc="9CE69672">
      <w:numFmt w:val="bullet"/>
      <w:lvlText w:val="•"/>
      <w:lvlJc w:val="left"/>
      <w:pPr>
        <w:ind w:left="2724" w:hanging="339"/>
      </w:pPr>
      <w:rPr>
        <w:rFonts w:hint="default"/>
      </w:rPr>
    </w:lvl>
    <w:lvl w:ilvl="6" w:tplc="34143F6C">
      <w:numFmt w:val="bullet"/>
      <w:lvlText w:val="•"/>
      <w:lvlJc w:val="left"/>
      <w:pPr>
        <w:ind w:left="3065" w:hanging="339"/>
      </w:pPr>
      <w:rPr>
        <w:rFonts w:hint="default"/>
      </w:rPr>
    </w:lvl>
    <w:lvl w:ilvl="7" w:tplc="995038C8">
      <w:numFmt w:val="bullet"/>
      <w:lvlText w:val="•"/>
      <w:lvlJc w:val="left"/>
      <w:pPr>
        <w:ind w:left="3406" w:hanging="339"/>
      </w:pPr>
      <w:rPr>
        <w:rFonts w:hint="default"/>
      </w:rPr>
    </w:lvl>
    <w:lvl w:ilvl="8" w:tplc="C14AA92A">
      <w:numFmt w:val="bullet"/>
      <w:lvlText w:val="•"/>
      <w:lvlJc w:val="left"/>
      <w:pPr>
        <w:ind w:left="3747" w:hanging="339"/>
      </w:pPr>
      <w:rPr>
        <w:rFonts w:hint="default"/>
      </w:rPr>
    </w:lvl>
  </w:abstractNum>
  <w:abstractNum w:abstractNumId="2" w15:restartNumberingAfterBreak="0">
    <w:nsid w:val="1E1B208B"/>
    <w:multiLevelType w:val="multilevel"/>
    <w:tmpl w:val="497EDE5C"/>
    <w:lvl w:ilvl="0">
      <w:start w:val="1"/>
      <w:numFmt w:val="decimal"/>
      <w:lvlText w:val="%1"/>
      <w:lvlJc w:val="left"/>
      <w:pPr>
        <w:ind w:left="604" w:hanging="485"/>
        <w:jc w:val="left"/>
      </w:pPr>
      <w:rPr>
        <w:rFonts w:ascii="Times New Roman" w:eastAsia="Times New Roman" w:hAnsi="Times New Roman" w:cs="Times New Roman" w:hint="default"/>
        <w:b/>
        <w:bCs/>
        <w:w w:val="115"/>
        <w:sz w:val="28"/>
        <w:szCs w:val="28"/>
      </w:rPr>
    </w:lvl>
    <w:lvl w:ilvl="1">
      <w:start w:val="1"/>
      <w:numFmt w:val="decimal"/>
      <w:lvlText w:val="%1.%2"/>
      <w:lvlJc w:val="left"/>
      <w:pPr>
        <w:ind w:left="732" w:hanging="613"/>
        <w:jc w:val="left"/>
      </w:pPr>
      <w:rPr>
        <w:rFonts w:ascii="Times New Roman" w:eastAsia="Times New Roman" w:hAnsi="Times New Roman" w:cs="Times New Roman" w:hint="default"/>
        <w:b/>
        <w:bCs/>
        <w:w w:val="114"/>
        <w:sz w:val="24"/>
        <w:szCs w:val="24"/>
      </w:rPr>
    </w:lvl>
    <w:lvl w:ilvl="2">
      <w:start w:val="1"/>
      <w:numFmt w:val="decimal"/>
      <w:lvlText w:val="%1.%2.%3"/>
      <w:lvlJc w:val="left"/>
      <w:pPr>
        <w:ind w:left="820" w:hanging="701"/>
        <w:jc w:val="left"/>
      </w:pPr>
      <w:rPr>
        <w:rFonts w:ascii="Times New Roman" w:eastAsia="Times New Roman" w:hAnsi="Times New Roman" w:cs="Times New Roman" w:hint="default"/>
        <w:b/>
        <w:bCs/>
        <w:w w:val="117"/>
        <w:sz w:val="20"/>
        <w:szCs w:val="20"/>
      </w:rPr>
    </w:lvl>
    <w:lvl w:ilvl="3">
      <w:numFmt w:val="bullet"/>
      <w:lvlText w:val="•"/>
      <w:lvlJc w:val="left"/>
      <w:pPr>
        <w:ind w:left="618" w:hanging="200"/>
      </w:pPr>
      <w:rPr>
        <w:rFonts w:ascii="Meiryo" w:eastAsia="Meiryo" w:hAnsi="Meiryo" w:cs="Meiryo" w:hint="default"/>
        <w:i/>
        <w:w w:val="93"/>
        <w:sz w:val="20"/>
        <w:szCs w:val="20"/>
      </w:rPr>
    </w:lvl>
    <w:lvl w:ilvl="4">
      <w:numFmt w:val="bullet"/>
      <w:lvlText w:val="•"/>
      <w:lvlJc w:val="left"/>
      <w:pPr>
        <w:ind w:left="800" w:hanging="200"/>
      </w:pPr>
      <w:rPr>
        <w:rFonts w:hint="default"/>
      </w:rPr>
    </w:lvl>
    <w:lvl w:ilvl="5">
      <w:numFmt w:val="bullet"/>
      <w:lvlText w:val="•"/>
      <w:lvlJc w:val="left"/>
      <w:pPr>
        <w:ind w:left="820" w:hanging="200"/>
      </w:pPr>
      <w:rPr>
        <w:rFonts w:hint="default"/>
      </w:rPr>
    </w:lvl>
    <w:lvl w:ilvl="6">
      <w:numFmt w:val="bullet"/>
      <w:lvlText w:val="•"/>
      <w:lvlJc w:val="left"/>
      <w:pPr>
        <w:ind w:left="2572" w:hanging="200"/>
      </w:pPr>
      <w:rPr>
        <w:rFonts w:hint="default"/>
      </w:rPr>
    </w:lvl>
    <w:lvl w:ilvl="7">
      <w:numFmt w:val="bullet"/>
      <w:lvlText w:val="•"/>
      <w:lvlJc w:val="left"/>
      <w:pPr>
        <w:ind w:left="4324" w:hanging="200"/>
      </w:pPr>
      <w:rPr>
        <w:rFonts w:hint="default"/>
      </w:rPr>
    </w:lvl>
    <w:lvl w:ilvl="8">
      <w:numFmt w:val="bullet"/>
      <w:lvlText w:val="•"/>
      <w:lvlJc w:val="left"/>
      <w:pPr>
        <w:ind w:left="6076" w:hanging="200"/>
      </w:pPr>
      <w:rPr>
        <w:rFonts w:hint="default"/>
      </w:rPr>
    </w:lvl>
  </w:abstractNum>
  <w:abstractNum w:abstractNumId="3" w15:restartNumberingAfterBreak="0">
    <w:nsid w:val="1FF82F46"/>
    <w:multiLevelType w:val="multilevel"/>
    <w:tmpl w:val="24146414"/>
    <w:lvl w:ilvl="0">
      <w:numFmt w:val="decimal"/>
      <w:lvlText w:val="%1"/>
      <w:lvlJc w:val="left"/>
      <w:pPr>
        <w:ind w:left="5181" w:hanging="4605"/>
        <w:jc w:val="left"/>
      </w:pPr>
      <w:rPr>
        <w:rFonts w:hint="default"/>
      </w:rPr>
    </w:lvl>
    <w:lvl w:ilvl="1">
      <w:start w:val="1"/>
      <w:numFmt w:val="decimal"/>
      <w:lvlText w:val="%1.%2"/>
      <w:lvlJc w:val="left"/>
      <w:pPr>
        <w:ind w:left="5181" w:hanging="4605"/>
        <w:jc w:val="left"/>
      </w:pPr>
      <w:rPr>
        <w:rFonts w:ascii="Arial" w:eastAsia="Arial" w:hAnsi="Arial" w:cs="Arial" w:hint="default"/>
        <w:w w:val="69"/>
        <w:sz w:val="16"/>
        <w:szCs w:val="16"/>
      </w:rPr>
    </w:lvl>
    <w:lvl w:ilvl="2">
      <w:start w:val="1"/>
      <w:numFmt w:val="lowerLetter"/>
      <w:lvlText w:val="(%3)"/>
      <w:lvlJc w:val="left"/>
      <w:pPr>
        <w:ind w:left="998" w:hanging="339"/>
        <w:jc w:val="right"/>
      </w:pPr>
      <w:rPr>
        <w:rFonts w:ascii="Times New Roman" w:eastAsia="Times New Roman" w:hAnsi="Times New Roman" w:cs="Times New Roman" w:hint="default"/>
        <w:b/>
        <w:bCs/>
        <w:w w:val="127"/>
        <w:sz w:val="18"/>
        <w:szCs w:val="18"/>
      </w:rPr>
    </w:lvl>
    <w:lvl w:ilvl="3">
      <w:numFmt w:val="bullet"/>
      <w:lvlText w:val="•"/>
      <w:lvlJc w:val="left"/>
      <w:pPr>
        <w:ind w:left="5008" w:hanging="339"/>
      </w:pPr>
      <w:rPr>
        <w:rFonts w:hint="default"/>
      </w:rPr>
    </w:lvl>
    <w:lvl w:ilvl="4">
      <w:numFmt w:val="bullet"/>
      <w:lvlText w:val="•"/>
      <w:lvlJc w:val="left"/>
      <w:pPr>
        <w:ind w:left="4923" w:hanging="339"/>
      </w:pPr>
      <w:rPr>
        <w:rFonts w:hint="default"/>
      </w:rPr>
    </w:lvl>
    <w:lvl w:ilvl="5">
      <w:numFmt w:val="bullet"/>
      <w:lvlText w:val="•"/>
      <w:lvlJc w:val="left"/>
      <w:pPr>
        <w:ind w:left="4837" w:hanging="339"/>
      </w:pPr>
      <w:rPr>
        <w:rFonts w:hint="default"/>
      </w:rPr>
    </w:lvl>
    <w:lvl w:ilvl="6">
      <w:numFmt w:val="bullet"/>
      <w:lvlText w:val="•"/>
      <w:lvlJc w:val="left"/>
      <w:pPr>
        <w:ind w:left="4751" w:hanging="339"/>
      </w:pPr>
      <w:rPr>
        <w:rFonts w:hint="default"/>
      </w:rPr>
    </w:lvl>
    <w:lvl w:ilvl="7">
      <w:numFmt w:val="bullet"/>
      <w:lvlText w:val="•"/>
      <w:lvlJc w:val="left"/>
      <w:pPr>
        <w:ind w:left="4666" w:hanging="339"/>
      </w:pPr>
      <w:rPr>
        <w:rFonts w:hint="default"/>
      </w:rPr>
    </w:lvl>
    <w:lvl w:ilvl="8">
      <w:numFmt w:val="bullet"/>
      <w:lvlText w:val="•"/>
      <w:lvlJc w:val="left"/>
      <w:pPr>
        <w:ind w:left="4580" w:hanging="339"/>
      </w:pPr>
      <w:rPr>
        <w:rFonts w:hint="default"/>
      </w:rPr>
    </w:lvl>
  </w:abstractNum>
  <w:abstractNum w:abstractNumId="4" w15:restartNumberingAfterBreak="0">
    <w:nsid w:val="255D1D0B"/>
    <w:multiLevelType w:val="multilevel"/>
    <w:tmpl w:val="B87A998C"/>
    <w:lvl w:ilvl="0">
      <w:start w:val="5"/>
      <w:numFmt w:val="decimal"/>
      <w:lvlText w:val="%1"/>
      <w:lvlJc w:val="left"/>
      <w:pPr>
        <w:ind w:left="800" w:hanging="701"/>
        <w:jc w:val="left"/>
      </w:pPr>
      <w:rPr>
        <w:rFonts w:hint="default"/>
      </w:rPr>
    </w:lvl>
    <w:lvl w:ilvl="1">
      <w:start w:val="2"/>
      <w:numFmt w:val="decimal"/>
      <w:lvlText w:val="%1.%2"/>
      <w:lvlJc w:val="left"/>
      <w:pPr>
        <w:ind w:left="800" w:hanging="701"/>
        <w:jc w:val="left"/>
      </w:pPr>
      <w:rPr>
        <w:rFonts w:hint="default"/>
      </w:rPr>
    </w:lvl>
    <w:lvl w:ilvl="2">
      <w:start w:val="1"/>
      <w:numFmt w:val="decimal"/>
      <w:lvlText w:val="%1.%2.%3"/>
      <w:lvlJc w:val="left"/>
      <w:pPr>
        <w:ind w:left="800" w:hanging="701"/>
        <w:jc w:val="left"/>
      </w:pPr>
      <w:rPr>
        <w:rFonts w:ascii="Times New Roman" w:eastAsia="Times New Roman" w:hAnsi="Times New Roman" w:cs="Times New Roman" w:hint="default"/>
        <w:b/>
        <w:bCs/>
        <w:w w:val="117"/>
        <w:sz w:val="20"/>
        <w:szCs w:val="20"/>
      </w:rPr>
    </w:lvl>
    <w:lvl w:ilvl="3">
      <w:numFmt w:val="bullet"/>
      <w:lvlText w:val="•"/>
      <w:lvlJc w:val="left"/>
      <w:pPr>
        <w:ind w:left="598" w:hanging="200"/>
      </w:pPr>
      <w:rPr>
        <w:rFonts w:ascii="Meiryo" w:eastAsia="Meiryo" w:hAnsi="Meiryo" w:cs="Meiryo" w:hint="default"/>
        <w:i/>
        <w:w w:val="93"/>
        <w:sz w:val="20"/>
        <w:szCs w:val="20"/>
      </w:rPr>
    </w:lvl>
    <w:lvl w:ilvl="4">
      <w:numFmt w:val="bullet"/>
      <w:lvlText w:val="•"/>
      <w:lvlJc w:val="left"/>
      <w:pPr>
        <w:ind w:left="3860" w:hanging="200"/>
      </w:pPr>
      <w:rPr>
        <w:rFonts w:hint="default"/>
      </w:rPr>
    </w:lvl>
    <w:lvl w:ilvl="5">
      <w:numFmt w:val="bullet"/>
      <w:lvlText w:val="•"/>
      <w:lvlJc w:val="left"/>
      <w:pPr>
        <w:ind w:left="4880" w:hanging="200"/>
      </w:pPr>
      <w:rPr>
        <w:rFonts w:hint="default"/>
      </w:rPr>
    </w:lvl>
    <w:lvl w:ilvl="6">
      <w:numFmt w:val="bullet"/>
      <w:lvlText w:val="•"/>
      <w:lvlJc w:val="left"/>
      <w:pPr>
        <w:ind w:left="5900" w:hanging="200"/>
      </w:pPr>
      <w:rPr>
        <w:rFonts w:hint="default"/>
      </w:rPr>
    </w:lvl>
    <w:lvl w:ilvl="7">
      <w:numFmt w:val="bullet"/>
      <w:lvlText w:val="•"/>
      <w:lvlJc w:val="left"/>
      <w:pPr>
        <w:ind w:left="6920" w:hanging="200"/>
      </w:pPr>
      <w:rPr>
        <w:rFonts w:hint="default"/>
      </w:rPr>
    </w:lvl>
    <w:lvl w:ilvl="8">
      <w:numFmt w:val="bullet"/>
      <w:lvlText w:val="•"/>
      <w:lvlJc w:val="left"/>
      <w:pPr>
        <w:ind w:left="7940" w:hanging="200"/>
      </w:pPr>
      <w:rPr>
        <w:rFonts w:hint="default"/>
      </w:rPr>
    </w:lvl>
  </w:abstractNum>
  <w:abstractNum w:abstractNumId="5" w15:restartNumberingAfterBreak="0">
    <w:nsid w:val="282D0A8B"/>
    <w:multiLevelType w:val="hybridMultilevel"/>
    <w:tmpl w:val="66949352"/>
    <w:lvl w:ilvl="0" w:tplc="13FAD7F0">
      <w:start w:val="1"/>
      <w:numFmt w:val="lowerLetter"/>
      <w:lvlText w:val="(%1)"/>
      <w:lvlJc w:val="left"/>
      <w:pPr>
        <w:ind w:left="945" w:hanging="339"/>
        <w:jc w:val="left"/>
      </w:pPr>
      <w:rPr>
        <w:rFonts w:ascii="Times New Roman" w:eastAsia="Times New Roman" w:hAnsi="Times New Roman" w:cs="Times New Roman" w:hint="default"/>
        <w:b/>
        <w:bCs/>
        <w:w w:val="127"/>
        <w:sz w:val="18"/>
        <w:szCs w:val="18"/>
      </w:rPr>
    </w:lvl>
    <w:lvl w:ilvl="1" w:tplc="9424B6BA">
      <w:numFmt w:val="bullet"/>
      <w:lvlText w:val="•"/>
      <w:lvlJc w:val="left"/>
      <w:pPr>
        <w:ind w:left="1165" w:hanging="339"/>
      </w:pPr>
      <w:rPr>
        <w:rFonts w:hint="default"/>
      </w:rPr>
    </w:lvl>
    <w:lvl w:ilvl="2" w:tplc="99B08FDE">
      <w:numFmt w:val="bullet"/>
      <w:lvlText w:val="•"/>
      <w:lvlJc w:val="left"/>
      <w:pPr>
        <w:ind w:left="1389" w:hanging="339"/>
      </w:pPr>
      <w:rPr>
        <w:rFonts w:hint="default"/>
      </w:rPr>
    </w:lvl>
    <w:lvl w:ilvl="3" w:tplc="DAE41646">
      <w:numFmt w:val="bullet"/>
      <w:lvlText w:val="•"/>
      <w:lvlJc w:val="left"/>
      <w:pPr>
        <w:ind w:left="1614" w:hanging="339"/>
      </w:pPr>
      <w:rPr>
        <w:rFonts w:hint="default"/>
      </w:rPr>
    </w:lvl>
    <w:lvl w:ilvl="4" w:tplc="CE926240">
      <w:numFmt w:val="bullet"/>
      <w:lvlText w:val="•"/>
      <w:lvlJc w:val="left"/>
      <w:pPr>
        <w:ind w:left="1839" w:hanging="339"/>
      </w:pPr>
      <w:rPr>
        <w:rFonts w:hint="default"/>
      </w:rPr>
    </w:lvl>
    <w:lvl w:ilvl="5" w:tplc="B0845B28">
      <w:numFmt w:val="bullet"/>
      <w:lvlText w:val="•"/>
      <w:lvlJc w:val="left"/>
      <w:pPr>
        <w:ind w:left="2064" w:hanging="339"/>
      </w:pPr>
      <w:rPr>
        <w:rFonts w:hint="default"/>
      </w:rPr>
    </w:lvl>
    <w:lvl w:ilvl="6" w:tplc="671ADFF0">
      <w:numFmt w:val="bullet"/>
      <w:lvlText w:val="•"/>
      <w:lvlJc w:val="left"/>
      <w:pPr>
        <w:ind w:left="2289" w:hanging="339"/>
      </w:pPr>
      <w:rPr>
        <w:rFonts w:hint="default"/>
      </w:rPr>
    </w:lvl>
    <w:lvl w:ilvl="7" w:tplc="A9BE4750">
      <w:numFmt w:val="bullet"/>
      <w:lvlText w:val="•"/>
      <w:lvlJc w:val="left"/>
      <w:pPr>
        <w:ind w:left="2514" w:hanging="339"/>
      </w:pPr>
      <w:rPr>
        <w:rFonts w:hint="default"/>
      </w:rPr>
    </w:lvl>
    <w:lvl w:ilvl="8" w:tplc="4252A88E">
      <w:numFmt w:val="bullet"/>
      <w:lvlText w:val="•"/>
      <w:lvlJc w:val="left"/>
      <w:pPr>
        <w:ind w:left="2739" w:hanging="339"/>
      </w:pPr>
      <w:rPr>
        <w:rFonts w:hint="default"/>
      </w:rPr>
    </w:lvl>
  </w:abstractNum>
  <w:abstractNum w:abstractNumId="6" w15:restartNumberingAfterBreak="0">
    <w:nsid w:val="29402CA1"/>
    <w:multiLevelType w:val="hybridMultilevel"/>
    <w:tmpl w:val="995A92C6"/>
    <w:lvl w:ilvl="0" w:tplc="5A8ACFC0">
      <w:start w:val="1"/>
      <w:numFmt w:val="lowerLetter"/>
      <w:lvlText w:val="(%1)"/>
      <w:lvlJc w:val="left"/>
      <w:pPr>
        <w:ind w:left="962" w:hanging="339"/>
        <w:jc w:val="left"/>
      </w:pPr>
      <w:rPr>
        <w:rFonts w:ascii="Times New Roman" w:eastAsia="Times New Roman" w:hAnsi="Times New Roman" w:cs="Times New Roman" w:hint="default"/>
        <w:b/>
        <w:bCs/>
        <w:w w:val="127"/>
        <w:sz w:val="18"/>
        <w:szCs w:val="18"/>
      </w:rPr>
    </w:lvl>
    <w:lvl w:ilvl="1" w:tplc="B4584374">
      <w:start w:val="3"/>
      <w:numFmt w:val="lowerLetter"/>
      <w:lvlText w:val="(%2)"/>
      <w:lvlJc w:val="left"/>
      <w:pPr>
        <w:ind w:left="1302" w:hanging="331"/>
        <w:jc w:val="right"/>
      </w:pPr>
      <w:rPr>
        <w:rFonts w:ascii="Times New Roman" w:eastAsia="Times New Roman" w:hAnsi="Times New Roman" w:cs="Times New Roman" w:hint="default"/>
        <w:b/>
        <w:bCs/>
        <w:w w:val="129"/>
        <w:sz w:val="18"/>
        <w:szCs w:val="18"/>
      </w:rPr>
    </w:lvl>
    <w:lvl w:ilvl="2" w:tplc="4968678A">
      <w:numFmt w:val="bullet"/>
      <w:lvlText w:val="•"/>
      <w:lvlJc w:val="left"/>
      <w:pPr>
        <w:ind w:left="1440" w:hanging="331"/>
      </w:pPr>
      <w:rPr>
        <w:rFonts w:hint="default"/>
      </w:rPr>
    </w:lvl>
    <w:lvl w:ilvl="3" w:tplc="76D652C4">
      <w:numFmt w:val="bullet"/>
      <w:lvlText w:val="•"/>
      <w:lvlJc w:val="left"/>
      <w:pPr>
        <w:ind w:left="1244" w:hanging="331"/>
      </w:pPr>
      <w:rPr>
        <w:rFonts w:hint="default"/>
      </w:rPr>
    </w:lvl>
    <w:lvl w:ilvl="4" w:tplc="7E867F0E">
      <w:numFmt w:val="bullet"/>
      <w:lvlText w:val="•"/>
      <w:lvlJc w:val="left"/>
      <w:pPr>
        <w:ind w:left="1048" w:hanging="331"/>
      </w:pPr>
      <w:rPr>
        <w:rFonts w:hint="default"/>
      </w:rPr>
    </w:lvl>
    <w:lvl w:ilvl="5" w:tplc="A658EECC">
      <w:numFmt w:val="bullet"/>
      <w:lvlText w:val="•"/>
      <w:lvlJc w:val="left"/>
      <w:pPr>
        <w:ind w:left="852" w:hanging="331"/>
      </w:pPr>
      <w:rPr>
        <w:rFonts w:hint="default"/>
      </w:rPr>
    </w:lvl>
    <w:lvl w:ilvl="6" w:tplc="D1A675A8">
      <w:numFmt w:val="bullet"/>
      <w:lvlText w:val="•"/>
      <w:lvlJc w:val="left"/>
      <w:pPr>
        <w:ind w:left="656" w:hanging="331"/>
      </w:pPr>
      <w:rPr>
        <w:rFonts w:hint="default"/>
      </w:rPr>
    </w:lvl>
    <w:lvl w:ilvl="7" w:tplc="3F04E190">
      <w:numFmt w:val="bullet"/>
      <w:lvlText w:val="•"/>
      <w:lvlJc w:val="left"/>
      <w:pPr>
        <w:ind w:left="460" w:hanging="331"/>
      </w:pPr>
      <w:rPr>
        <w:rFonts w:hint="default"/>
      </w:rPr>
    </w:lvl>
    <w:lvl w:ilvl="8" w:tplc="080E4318">
      <w:numFmt w:val="bullet"/>
      <w:lvlText w:val="•"/>
      <w:lvlJc w:val="left"/>
      <w:pPr>
        <w:ind w:left="265" w:hanging="331"/>
      </w:pPr>
      <w:rPr>
        <w:rFonts w:hint="default"/>
      </w:rPr>
    </w:lvl>
  </w:abstractNum>
  <w:abstractNum w:abstractNumId="7" w15:restartNumberingAfterBreak="0">
    <w:nsid w:val="2F795EA6"/>
    <w:multiLevelType w:val="hybridMultilevel"/>
    <w:tmpl w:val="C1D22936"/>
    <w:lvl w:ilvl="0" w:tplc="6726AF64">
      <w:start w:val="1"/>
      <w:numFmt w:val="decimal"/>
      <w:lvlText w:val="%1."/>
      <w:lvlJc w:val="left"/>
      <w:pPr>
        <w:ind w:left="618" w:hanging="255"/>
        <w:jc w:val="left"/>
      </w:pPr>
      <w:rPr>
        <w:rFonts w:ascii="Times New Roman" w:eastAsia="Times New Roman" w:hAnsi="Times New Roman" w:cs="Times New Roman" w:hint="default"/>
        <w:w w:val="103"/>
        <w:sz w:val="20"/>
        <w:szCs w:val="20"/>
      </w:rPr>
    </w:lvl>
    <w:lvl w:ilvl="1" w:tplc="25885E4E">
      <w:numFmt w:val="bullet"/>
      <w:lvlText w:val="•"/>
      <w:lvlJc w:val="left"/>
      <w:pPr>
        <w:ind w:left="1518" w:hanging="255"/>
      </w:pPr>
      <w:rPr>
        <w:rFonts w:hint="default"/>
      </w:rPr>
    </w:lvl>
    <w:lvl w:ilvl="2" w:tplc="4CD4E66A">
      <w:numFmt w:val="bullet"/>
      <w:lvlText w:val="•"/>
      <w:lvlJc w:val="left"/>
      <w:pPr>
        <w:ind w:left="2416" w:hanging="255"/>
      </w:pPr>
      <w:rPr>
        <w:rFonts w:hint="default"/>
      </w:rPr>
    </w:lvl>
    <w:lvl w:ilvl="3" w:tplc="1D908040">
      <w:numFmt w:val="bullet"/>
      <w:lvlText w:val="•"/>
      <w:lvlJc w:val="left"/>
      <w:pPr>
        <w:ind w:left="3314" w:hanging="255"/>
      </w:pPr>
      <w:rPr>
        <w:rFonts w:hint="default"/>
      </w:rPr>
    </w:lvl>
    <w:lvl w:ilvl="4" w:tplc="84FAE3FE">
      <w:numFmt w:val="bullet"/>
      <w:lvlText w:val="•"/>
      <w:lvlJc w:val="left"/>
      <w:pPr>
        <w:ind w:left="4212" w:hanging="255"/>
      </w:pPr>
      <w:rPr>
        <w:rFonts w:hint="default"/>
      </w:rPr>
    </w:lvl>
    <w:lvl w:ilvl="5" w:tplc="3B5EFD20">
      <w:numFmt w:val="bullet"/>
      <w:lvlText w:val="•"/>
      <w:lvlJc w:val="left"/>
      <w:pPr>
        <w:ind w:left="5110" w:hanging="255"/>
      </w:pPr>
      <w:rPr>
        <w:rFonts w:hint="default"/>
      </w:rPr>
    </w:lvl>
    <w:lvl w:ilvl="6" w:tplc="548C0C68">
      <w:numFmt w:val="bullet"/>
      <w:lvlText w:val="•"/>
      <w:lvlJc w:val="left"/>
      <w:pPr>
        <w:ind w:left="6008" w:hanging="255"/>
      </w:pPr>
      <w:rPr>
        <w:rFonts w:hint="default"/>
      </w:rPr>
    </w:lvl>
    <w:lvl w:ilvl="7" w:tplc="348642F2">
      <w:numFmt w:val="bullet"/>
      <w:lvlText w:val="•"/>
      <w:lvlJc w:val="left"/>
      <w:pPr>
        <w:ind w:left="6906" w:hanging="255"/>
      </w:pPr>
      <w:rPr>
        <w:rFonts w:hint="default"/>
      </w:rPr>
    </w:lvl>
    <w:lvl w:ilvl="8" w:tplc="CA387978">
      <w:numFmt w:val="bullet"/>
      <w:lvlText w:val="•"/>
      <w:lvlJc w:val="left"/>
      <w:pPr>
        <w:ind w:left="7804" w:hanging="255"/>
      </w:pPr>
      <w:rPr>
        <w:rFonts w:hint="default"/>
      </w:rPr>
    </w:lvl>
  </w:abstractNum>
  <w:abstractNum w:abstractNumId="8" w15:restartNumberingAfterBreak="0">
    <w:nsid w:val="41FE6E95"/>
    <w:multiLevelType w:val="hybridMultilevel"/>
    <w:tmpl w:val="24007612"/>
    <w:lvl w:ilvl="0" w:tplc="177A1DE8">
      <w:numFmt w:val="bullet"/>
      <w:lvlText w:val="•"/>
      <w:lvlJc w:val="left"/>
      <w:pPr>
        <w:ind w:left="598" w:hanging="200"/>
      </w:pPr>
      <w:rPr>
        <w:rFonts w:ascii="Meiryo" w:eastAsia="Meiryo" w:hAnsi="Meiryo" w:cs="Meiryo" w:hint="default"/>
        <w:i/>
        <w:w w:val="93"/>
        <w:sz w:val="20"/>
        <w:szCs w:val="20"/>
      </w:rPr>
    </w:lvl>
    <w:lvl w:ilvl="1" w:tplc="C292D39A">
      <w:numFmt w:val="bullet"/>
      <w:lvlText w:val="•"/>
      <w:lvlJc w:val="left"/>
      <w:pPr>
        <w:ind w:left="1630" w:hanging="200"/>
      </w:pPr>
      <w:rPr>
        <w:rFonts w:hint="default"/>
      </w:rPr>
    </w:lvl>
    <w:lvl w:ilvl="2" w:tplc="6F0E0104">
      <w:numFmt w:val="bullet"/>
      <w:lvlText w:val="•"/>
      <w:lvlJc w:val="left"/>
      <w:pPr>
        <w:ind w:left="2660" w:hanging="200"/>
      </w:pPr>
      <w:rPr>
        <w:rFonts w:hint="default"/>
      </w:rPr>
    </w:lvl>
    <w:lvl w:ilvl="3" w:tplc="2E90B514">
      <w:numFmt w:val="bullet"/>
      <w:lvlText w:val="•"/>
      <w:lvlJc w:val="left"/>
      <w:pPr>
        <w:ind w:left="3690" w:hanging="200"/>
      </w:pPr>
      <w:rPr>
        <w:rFonts w:hint="default"/>
      </w:rPr>
    </w:lvl>
    <w:lvl w:ilvl="4" w:tplc="2DC8AC54">
      <w:numFmt w:val="bullet"/>
      <w:lvlText w:val="•"/>
      <w:lvlJc w:val="left"/>
      <w:pPr>
        <w:ind w:left="4720" w:hanging="200"/>
      </w:pPr>
      <w:rPr>
        <w:rFonts w:hint="default"/>
      </w:rPr>
    </w:lvl>
    <w:lvl w:ilvl="5" w:tplc="A7F294F6">
      <w:numFmt w:val="bullet"/>
      <w:lvlText w:val="•"/>
      <w:lvlJc w:val="left"/>
      <w:pPr>
        <w:ind w:left="5750" w:hanging="200"/>
      </w:pPr>
      <w:rPr>
        <w:rFonts w:hint="default"/>
      </w:rPr>
    </w:lvl>
    <w:lvl w:ilvl="6" w:tplc="242AA6AA">
      <w:numFmt w:val="bullet"/>
      <w:lvlText w:val="•"/>
      <w:lvlJc w:val="left"/>
      <w:pPr>
        <w:ind w:left="6780" w:hanging="200"/>
      </w:pPr>
      <w:rPr>
        <w:rFonts w:hint="default"/>
      </w:rPr>
    </w:lvl>
    <w:lvl w:ilvl="7" w:tplc="6788519A">
      <w:numFmt w:val="bullet"/>
      <w:lvlText w:val="•"/>
      <w:lvlJc w:val="left"/>
      <w:pPr>
        <w:ind w:left="7810" w:hanging="200"/>
      </w:pPr>
      <w:rPr>
        <w:rFonts w:hint="default"/>
      </w:rPr>
    </w:lvl>
    <w:lvl w:ilvl="8" w:tplc="055E4390">
      <w:numFmt w:val="bullet"/>
      <w:lvlText w:val="•"/>
      <w:lvlJc w:val="left"/>
      <w:pPr>
        <w:ind w:left="8840" w:hanging="200"/>
      </w:pPr>
      <w:rPr>
        <w:rFonts w:hint="default"/>
      </w:rPr>
    </w:lvl>
  </w:abstractNum>
  <w:abstractNum w:abstractNumId="9" w15:restartNumberingAfterBreak="0">
    <w:nsid w:val="484E1ED4"/>
    <w:multiLevelType w:val="hybridMultilevel"/>
    <w:tmpl w:val="C20021CE"/>
    <w:lvl w:ilvl="0" w:tplc="2A486CC8">
      <w:start w:val="1"/>
      <w:numFmt w:val="decimal"/>
      <w:lvlText w:val="%1."/>
      <w:lvlJc w:val="left"/>
      <w:pPr>
        <w:ind w:left="618" w:hanging="255"/>
        <w:jc w:val="left"/>
      </w:pPr>
      <w:rPr>
        <w:rFonts w:ascii="Times New Roman" w:eastAsia="Times New Roman" w:hAnsi="Times New Roman" w:cs="Times New Roman" w:hint="default"/>
        <w:w w:val="103"/>
        <w:sz w:val="20"/>
        <w:szCs w:val="20"/>
      </w:rPr>
    </w:lvl>
    <w:lvl w:ilvl="1" w:tplc="C72ECAC8">
      <w:numFmt w:val="bullet"/>
      <w:lvlText w:val="•"/>
      <w:lvlJc w:val="left"/>
      <w:pPr>
        <w:ind w:left="1518" w:hanging="255"/>
      </w:pPr>
      <w:rPr>
        <w:rFonts w:hint="default"/>
      </w:rPr>
    </w:lvl>
    <w:lvl w:ilvl="2" w:tplc="F5C66598">
      <w:numFmt w:val="bullet"/>
      <w:lvlText w:val="•"/>
      <w:lvlJc w:val="left"/>
      <w:pPr>
        <w:ind w:left="2416" w:hanging="255"/>
      </w:pPr>
      <w:rPr>
        <w:rFonts w:hint="default"/>
      </w:rPr>
    </w:lvl>
    <w:lvl w:ilvl="3" w:tplc="EC2CEAF2">
      <w:numFmt w:val="bullet"/>
      <w:lvlText w:val="•"/>
      <w:lvlJc w:val="left"/>
      <w:pPr>
        <w:ind w:left="3314" w:hanging="255"/>
      </w:pPr>
      <w:rPr>
        <w:rFonts w:hint="default"/>
      </w:rPr>
    </w:lvl>
    <w:lvl w:ilvl="4" w:tplc="00A87F1C">
      <w:numFmt w:val="bullet"/>
      <w:lvlText w:val="•"/>
      <w:lvlJc w:val="left"/>
      <w:pPr>
        <w:ind w:left="4212" w:hanging="255"/>
      </w:pPr>
      <w:rPr>
        <w:rFonts w:hint="default"/>
      </w:rPr>
    </w:lvl>
    <w:lvl w:ilvl="5" w:tplc="B456C260">
      <w:numFmt w:val="bullet"/>
      <w:lvlText w:val="•"/>
      <w:lvlJc w:val="left"/>
      <w:pPr>
        <w:ind w:left="5110" w:hanging="255"/>
      </w:pPr>
      <w:rPr>
        <w:rFonts w:hint="default"/>
      </w:rPr>
    </w:lvl>
    <w:lvl w:ilvl="6" w:tplc="58C4D236">
      <w:numFmt w:val="bullet"/>
      <w:lvlText w:val="•"/>
      <w:lvlJc w:val="left"/>
      <w:pPr>
        <w:ind w:left="6008" w:hanging="255"/>
      </w:pPr>
      <w:rPr>
        <w:rFonts w:hint="default"/>
      </w:rPr>
    </w:lvl>
    <w:lvl w:ilvl="7" w:tplc="EDC0A684">
      <w:numFmt w:val="bullet"/>
      <w:lvlText w:val="•"/>
      <w:lvlJc w:val="left"/>
      <w:pPr>
        <w:ind w:left="6906" w:hanging="255"/>
      </w:pPr>
      <w:rPr>
        <w:rFonts w:hint="default"/>
      </w:rPr>
    </w:lvl>
    <w:lvl w:ilvl="8" w:tplc="89785A56">
      <w:numFmt w:val="bullet"/>
      <w:lvlText w:val="•"/>
      <w:lvlJc w:val="left"/>
      <w:pPr>
        <w:ind w:left="7804" w:hanging="255"/>
      </w:pPr>
      <w:rPr>
        <w:rFonts w:hint="default"/>
      </w:rPr>
    </w:lvl>
  </w:abstractNum>
  <w:abstractNum w:abstractNumId="10" w15:restartNumberingAfterBreak="0">
    <w:nsid w:val="5E6D47F7"/>
    <w:multiLevelType w:val="hybridMultilevel"/>
    <w:tmpl w:val="30941D18"/>
    <w:lvl w:ilvl="0" w:tplc="7F5A1694">
      <w:start w:val="1"/>
      <w:numFmt w:val="decimal"/>
      <w:lvlText w:val="[%1]"/>
      <w:lvlJc w:val="left"/>
      <w:pPr>
        <w:ind w:left="506" w:hanging="295"/>
        <w:jc w:val="right"/>
      </w:pPr>
      <w:rPr>
        <w:rFonts w:ascii="Times New Roman" w:eastAsia="Times New Roman" w:hAnsi="Times New Roman" w:cs="Times New Roman" w:hint="default"/>
        <w:w w:val="92"/>
        <w:sz w:val="18"/>
        <w:szCs w:val="18"/>
      </w:rPr>
    </w:lvl>
    <w:lvl w:ilvl="1" w:tplc="915E568A">
      <w:numFmt w:val="bullet"/>
      <w:lvlText w:val="•"/>
      <w:lvlJc w:val="left"/>
      <w:pPr>
        <w:ind w:left="1410" w:hanging="295"/>
      </w:pPr>
      <w:rPr>
        <w:rFonts w:hint="default"/>
      </w:rPr>
    </w:lvl>
    <w:lvl w:ilvl="2" w:tplc="7F44C604">
      <w:numFmt w:val="bullet"/>
      <w:lvlText w:val="•"/>
      <w:lvlJc w:val="left"/>
      <w:pPr>
        <w:ind w:left="2320" w:hanging="295"/>
      </w:pPr>
      <w:rPr>
        <w:rFonts w:hint="default"/>
      </w:rPr>
    </w:lvl>
    <w:lvl w:ilvl="3" w:tplc="38C4248E">
      <w:numFmt w:val="bullet"/>
      <w:lvlText w:val="•"/>
      <w:lvlJc w:val="left"/>
      <w:pPr>
        <w:ind w:left="3230" w:hanging="295"/>
      </w:pPr>
      <w:rPr>
        <w:rFonts w:hint="default"/>
      </w:rPr>
    </w:lvl>
    <w:lvl w:ilvl="4" w:tplc="DA64E032">
      <w:numFmt w:val="bullet"/>
      <w:lvlText w:val="•"/>
      <w:lvlJc w:val="left"/>
      <w:pPr>
        <w:ind w:left="4140" w:hanging="295"/>
      </w:pPr>
      <w:rPr>
        <w:rFonts w:hint="default"/>
      </w:rPr>
    </w:lvl>
    <w:lvl w:ilvl="5" w:tplc="97ECC012">
      <w:numFmt w:val="bullet"/>
      <w:lvlText w:val="•"/>
      <w:lvlJc w:val="left"/>
      <w:pPr>
        <w:ind w:left="5050" w:hanging="295"/>
      </w:pPr>
      <w:rPr>
        <w:rFonts w:hint="default"/>
      </w:rPr>
    </w:lvl>
    <w:lvl w:ilvl="6" w:tplc="E6FA9F82">
      <w:numFmt w:val="bullet"/>
      <w:lvlText w:val="•"/>
      <w:lvlJc w:val="left"/>
      <w:pPr>
        <w:ind w:left="5960" w:hanging="295"/>
      </w:pPr>
      <w:rPr>
        <w:rFonts w:hint="default"/>
      </w:rPr>
    </w:lvl>
    <w:lvl w:ilvl="7" w:tplc="D4DECB98">
      <w:numFmt w:val="bullet"/>
      <w:lvlText w:val="•"/>
      <w:lvlJc w:val="left"/>
      <w:pPr>
        <w:ind w:left="6870" w:hanging="295"/>
      </w:pPr>
      <w:rPr>
        <w:rFonts w:hint="default"/>
      </w:rPr>
    </w:lvl>
    <w:lvl w:ilvl="8" w:tplc="09CE9B84">
      <w:numFmt w:val="bullet"/>
      <w:lvlText w:val="•"/>
      <w:lvlJc w:val="left"/>
      <w:pPr>
        <w:ind w:left="7780" w:hanging="295"/>
      </w:pPr>
      <w:rPr>
        <w:rFonts w:hint="default"/>
      </w:rPr>
    </w:lvl>
  </w:abstractNum>
  <w:abstractNum w:abstractNumId="11" w15:restartNumberingAfterBreak="0">
    <w:nsid w:val="63A21CB3"/>
    <w:multiLevelType w:val="hybridMultilevel"/>
    <w:tmpl w:val="8EE68C4A"/>
    <w:lvl w:ilvl="0" w:tplc="6F6E4DEA">
      <w:numFmt w:val="bullet"/>
      <w:lvlText w:val="•"/>
      <w:lvlJc w:val="left"/>
      <w:pPr>
        <w:ind w:left="546" w:hanging="150"/>
      </w:pPr>
      <w:rPr>
        <w:rFonts w:hint="default"/>
        <w:w w:val="106"/>
      </w:rPr>
    </w:lvl>
    <w:lvl w:ilvl="1" w:tplc="7D6CFA9C">
      <w:numFmt w:val="bullet"/>
      <w:lvlText w:val="•"/>
      <w:lvlJc w:val="left"/>
      <w:pPr>
        <w:ind w:left="1467" w:hanging="150"/>
      </w:pPr>
      <w:rPr>
        <w:rFonts w:hint="default"/>
      </w:rPr>
    </w:lvl>
    <w:lvl w:ilvl="2" w:tplc="F90A831C">
      <w:numFmt w:val="bullet"/>
      <w:lvlText w:val="•"/>
      <w:lvlJc w:val="left"/>
      <w:pPr>
        <w:ind w:left="2395" w:hanging="150"/>
      </w:pPr>
      <w:rPr>
        <w:rFonts w:hint="default"/>
      </w:rPr>
    </w:lvl>
    <w:lvl w:ilvl="3" w:tplc="4D96EE0C">
      <w:numFmt w:val="bullet"/>
      <w:lvlText w:val="•"/>
      <w:lvlJc w:val="left"/>
      <w:pPr>
        <w:ind w:left="3323" w:hanging="150"/>
      </w:pPr>
      <w:rPr>
        <w:rFonts w:hint="default"/>
      </w:rPr>
    </w:lvl>
    <w:lvl w:ilvl="4" w:tplc="FA8EA72A">
      <w:numFmt w:val="bullet"/>
      <w:lvlText w:val="•"/>
      <w:lvlJc w:val="left"/>
      <w:pPr>
        <w:ind w:left="4251" w:hanging="150"/>
      </w:pPr>
      <w:rPr>
        <w:rFonts w:hint="default"/>
      </w:rPr>
    </w:lvl>
    <w:lvl w:ilvl="5" w:tplc="82601C84">
      <w:numFmt w:val="bullet"/>
      <w:lvlText w:val="•"/>
      <w:lvlJc w:val="left"/>
      <w:pPr>
        <w:ind w:left="5178" w:hanging="150"/>
      </w:pPr>
      <w:rPr>
        <w:rFonts w:hint="default"/>
      </w:rPr>
    </w:lvl>
    <w:lvl w:ilvl="6" w:tplc="506C8EB6">
      <w:numFmt w:val="bullet"/>
      <w:lvlText w:val="•"/>
      <w:lvlJc w:val="left"/>
      <w:pPr>
        <w:ind w:left="6106" w:hanging="150"/>
      </w:pPr>
      <w:rPr>
        <w:rFonts w:hint="default"/>
      </w:rPr>
    </w:lvl>
    <w:lvl w:ilvl="7" w:tplc="6CAA1F4A">
      <w:numFmt w:val="bullet"/>
      <w:lvlText w:val="•"/>
      <w:lvlJc w:val="left"/>
      <w:pPr>
        <w:ind w:left="7034" w:hanging="150"/>
      </w:pPr>
      <w:rPr>
        <w:rFonts w:hint="default"/>
      </w:rPr>
    </w:lvl>
    <w:lvl w:ilvl="8" w:tplc="D1CE8A7C">
      <w:numFmt w:val="bullet"/>
      <w:lvlText w:val="•"/>
      <w:lvlJc w:val="left"/>
      <w:pPr>
        <w:ind w:left="7962" w:hanging="150"/>
      </w:pPr>
      <w:rPr>
        <w:rFonts w:hint="default"/>
      </w:rPr>
    </w:lvl>
  </w:abstractNum>
  <w:abstractNum w:abstractNumId="12" w15:restartNumberingAfterBreak="0">
    <w:nsid w:val="6AF623C6"/>
    <w:multiLevelType w:val="multilevel"/>
    <w:tmpl w:val="3732DA84"/>
    <w:lvl w:ilvl="0">
      <w:start w:val="5"/>
      <w:numFmt w:val="decimal"/>
      <w:lvlText w:val="%1"/>
      <w:lvlJc w:val="left"/>
      <w:pPr>
        <w:ind w:left="800" w:hanging="701"/>
        <w:jc w:val="left"/>
      </w:pPr>
      <w:rPr>
        <w:rFonts w:hint="default"/>
      </w:rPr>
    </w:lvl>
    <w:lvl w:ilvl="1">
      <w:start w:val="1"/>
      <w:numFmt w:val="decimal"/>
      <w:lvlText w:val="%1.%2"/>
      <w:lvlJc w:val="left"/>
      <w:pPr>
        <w:ind w:left="800" w:hanging="701"/>
        <w:jc w:val="left"/>
      </w:pPr>
      <w:rPr>
        <w:rFonts w:hint="default"/>
      </w:rPr>
    </w:lvl>
    <w:lvl w:ilvl="2">
      <w:start w:val="5"/>
      <w:numFmt w:val="decimal"/>
      <w:lvlText w:val="%1.%2.%3"/>
      <w:lvlJc w:val="left"/>
      <w:pPr>
        <w:ind w:left="800" w:hanging="701"/>
        <w:jc w:val="left"/>
      </w:pPr>
      <w:rPr>
        <w:rFonts w:ascii="Times New Roman" w:eastAsia="Times New Roman" w:hAnsi="Times New Roman" w:cs="Times New Roman" w:hint="default"/>
        <w:b/>
        <w:bCs/>
        <w:w w:val="117"/>
        <w:sz w:val="20"/>
        <w:szCs w:val="20"/>
      </w:rPr>
    </w:lvl>
    <w:lvl w:ilvl="3">
      <w:start w:val="1"/>
      <w:numFmt w:val="lowerLetter"/>
      <w:lvlText w:val="(%4)"/>
      <w:lvlJc w:val="left"/>
      <w:pPr>
        <w:ind w:left="764" w:hanging="339"/>
        <w:jc w:val="left"/>
      </w:pPr>
      <w:rPr>
        <w:rFonts w:ascii="Times New Roman" w:eastAsia="Times New Roman" w:hAnsi="Times New Roman" w:cs="Times New Roman" w:hint="default"/>
        <w:b/>
        <w:bCs/>
        <w:w w:val="127"/>
        <w:sz w:val="18"/>
        <w:szCs w:val="18"/>
      </w:rPr>
    </w:lvl>
    <w:lvl w:ilvl="4">
      <w:numFmt w:val="bullet"/>
      <w:lvlText w:val="•"/>
      <w:lvlJc w:val="left"/>
      <w:pPr>
        <w:ind w:left="3726" w:hanging="339"/>
      </w:pPr>
      <w:rPr>
        <w:rFonts w:hint="default"/>
      </w:rPr>
    </w:lvl>
    <w:lvl w:ilvl="5">
      <w:numFmt w:val="bullet"/>
      <w:lvlText w:val="•"/>
      <w:lvlJc w:val="left"/>
      <w:pPr>
        <w:ind w:left="4702" w:hanging="339"/>
      </w:pPr>
      <w:rPr>
        <w:rFonts w:hint="default"/>
      </w:rPr>
    </w:lvl>
    <w:lvl w:ilvl="6">
      <w:numFmt w:val="bullet"/>
      <w:lvlText w:val="•"/>
      <w:lvlJc w:val="left"/>
      <w:pPr>
        <w:ind w:left="5677" w:hanging="339"/>
      </w:pPr>
      <w:rPr>
        <w:rFonts w:hint="default"/>
      </w:rPr>
    </w:lvl>
    <w:lvl w:ilvl="7">
      <w:numFmt w:val="bullet"/>
      <w:lvlText w:val="•"/>
      <w:lvlJc w:val="left"/>
      <w:pPr>
        <w:ind w:left="6653" w:hanging="339"/>
      </w:pPr>
      <w:rPr>
        <w:rFonts w:hint="default"/>
      </w:rPr>
    </w:lvl>
    <w:lvl w:ilvl="8">
      <w:numFmt w:val="bullet"/>
      <w:lvlText w:val="•"/>
      <w:lvlJc w:val="left"/>
      <w:pPr>
        <w:ind w:left="7628" w:hanging="339"/>
      </w:pPr>
      <w:rPr>
        <w:rFonts w:hint="default"/>
      </w:rPr>
    </w:lvl>
  </w:abstractNum>
  <w:num w:numId="1">
    <w:abstractNumId w:val="10"/>
  </w:num>
  <w:num w:numId="2">
    <w:abstractNumId w:val="8"/>
  </w:num>
  <w:num w:numId="3">
    <w:abstractNumId w:val="3"/>
  </w:num>
  <w:num w:numId="4">
    <w:abstractNumId w:val="1"/>
  </w:num>
  <w:num w:numId="5">
    <w:abstractNumId w:val="6"/>
  </w:num>
  <w:num w:numId="6">
    <w:abstractNumId w:val="4"/>
  </w:num>
  <w:num w:numId="7">
    <w:abstractNumId w:val="12"/>
  </w:num>
  <w:num w:numId="8">
    <w:abstractNumId w:val="9"/>
  </w:num>
  <w:num w:numId="9">
    <w:abstractNumId w:val="0"/>
  </w:num>
  <w:num w:numId="10">
    <w:abstractNumId w:val="7"/>
  </w:num>
  <w:num w:numId="11">
    <w:abstractNumId w:val="5"/>
  </w:num>
  <w:num w:numId="12">
    <w:abstractNumId w:val="11"/>
  </w:num>
  <w:num w:numId="1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sial, Walter">
    <w15:presenceInfo w15:providerId="AD" w15:userId="S-1-5-21-2090949127-153249958-1489575960-25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D33"/>
    <w:rsid w:val="00012D33"/>
    <w:rsid w:val="0009622D"/>
    <w:rsid w:val="000A71D0"/>
    <w:rsid w:val="00131E50"/>
    <w:rsid w:val="001700BD"/>
    <w:rsid w:val="001D7B8E"/>
    <w:rsid w:val="00226DC8"/>
    <w:rsid w:val="002A4752"/>
    <w:rsid w:val="0038640E"/>
    <w:rsid w:val="003B6092"/>
    <w:rsid w:val="006C3B1A"/>
    <w:rsid w:val="006F4F5B"/>
    <w:rsid w:val="006F5C67"/>
    <w:rsid w:val="00727FCA"/>
    <w:rsid w:val="00756C76"/>
    <w:rsid w:val="00913C4B"/>
    <w:rsid w:val="00925E8E"/>
    <w:rsid w:val="00A61156"/>
    <w:rsid w:val="00A74646"/>
    <w:rsid w:val="00BA5235"/>
    <w:rsid w:val="00CA2AAE"/>
    <w:rsid w:val="00E12EA4"/>
    <w:rsid w:val="00E74D01"/>
    <w:rsid w:val="00F23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8EE17C"/>
  <w15:docId w15:val="{AAE22B06-967A-45FD-AABD-F8338B112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0" w:hanging="484"/>
      <w:jc w:val="both"/>
      <w:outlineLvl w:val="0"/>
    </w:pPr>
    <w:rPr>
      <w:b/>
      <w:bCs/>
      <w:sz w:val="28"/>
      <w:szCs w:val="28"/>
    </w:rPr>
  </w:style>
  <w:style w:type="paragraph" w:styleId="Heading2">
    <w:name w:val="heading 2"/>
    <w:basedOn w:val="Normal"/>
    <w:uiPriority w:val="9"/>
    <w:unhideWhenUsed/>
    <w:qFormat/>
    <w:pPr>
      <w:ind w:left="732" w:hanging="612"/>
      <w:jc w:val="both"/>
      <w:outlineLvl w:val="1"/>
    </w:pPr>
    <w:rPr>
      <w:b/>
      <w:bCs/>
      <w:sz w:val="24"/>
      <w:szCs w:val="24"/>
    </w:rPr>
  </w:style>
  <w:style w:type="paragraph" w:styleId="Heading3">
    <w:name w:val="heading 3"/>
    <w:basedOn w:val="Normal"/>
    <w:uiPriority w:val="9"/>
    <w:unhideWhenUsed/>
    <w:qFormat/>
    <w:pPr>
      <w:spacing w:line="220" w:lineRule="exact"/>
      <w:ind w:left="20" w:right="-582"/>
      <w:outlineLvl w:val="2"/>
    </w:pPr>
    <w:rPr>
      <w:rFonts w:ascii="Arial" w:eastAsia="Arial" w:hAnsi="Arial" w:cs="Arial"/>
      <w:b/>
      <w:bCs/>
      <w:sz w:val="21"/>
      <w:szCs w:val="21"/>
    </w:rPr>
  </w:style>
  <w:style w:type="paragraph" w:styleId="Heading4">
    <w:name w:val="heading 4"/>
    <w:basedOn w:val="Normal"/>
    <w:uiPriority w:val="9"/>
    <w:unhideWhenUsed/>
    <w:qFormat/>
    <w:pPr>
      <w:ind w:left="800" w:hanging="700"/>
      <w:jc w:val="both"/>
      <w:outlineLvl w:val="3"/>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506" w:hanging="700"/>
      <w:jc w:val="both"/>
    </w:pPr>
  </w:style>
  <w:style w:type="paragraph" w:customStyle="1" w:styleId="TableParagraph">
    <w:name w:val="Table Paragraph"/>
    <w:basedOn w:val="Normal"/>
    <w:uiPriority w:val="1"/>
    <w:qFormat/>
    <w:pPr>
      <w:spacing w:line="169" w:lineRule="exact"/>
      <w:ind w:left="119"/>
    </w:pPr>
  </w:style>
  <w:style w:type="paragraph" w:styleId="Header">
    <w:name w:val="header"/>
    <w:basedOn w:val="Normal"/>
    <w:link w:val="HeaderChar"/>
    <w:uiPriority w:val="99"/>
    <w:unhideWhenUsed/>
    <w:rsid w:val="000A71D0"/>
    <w:pPr>
      <w:tabs>
        <w:tab w:val="center" w:pos="4680"/>
        <w:tab w:val="right" w:pos="9360"/>
      </w:tabs>
    </w:pPr>
  </w:style>
  <w:style w:type="character" w:customStyle="1" w:styleId="HeaderChar">
    <w:name w:val="Header Char"/>
    <w:basedOn w:val="DefaultParagraphFont"/>
    <w:link w:val="Header"/>
    <w:uiPriority w:val="99"/>
    <w:rsid w:val="000A71D0"/>
    <w:rPr>
      <w:rFonts w:ascii="Times New Roman" w:eastAsia="Times New Roman" w:hAnsi="Times New Roman" w:cs="Times New Roman"/>
    </w:rPr>
  </w:style>
  <w:style w:type="paragraph" w:styleId="Footer">
    <w:name w:val="footer"/>
    <w:basedOn w:val="Normal"/>
    <w:link w:val="FooterChar"/>
    <w:uiPriority w:val="99"/>
    <w:unhideWhenUsed/>
    <w:rsid w:val="000A71D0"/>
    <w:pPr>
      <w:tabs>
        <w:tab w:val="center" w:pos="4680"/>
        <w:tab w:val="right" w:pos="9360"/>
      </w:tabs>
    </w:pPr>
  </w:style>
  <w:style w:type="character" w:customStyle="1" w:styleId="FooterChar">
    <w:name w:val="Footer Char"/>
    <w:basedOn w:val="DefaultParagraphFont"/>
    <w:link w:val="Footer"/>
    <w:uiPriority w:val="99"/>
    <w:rsid w:val="000A71D0"/>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0A71D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71D0"/>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0A71D0"/>
    <w:rPr>
      <w:sz w:val="16"/>
      <w:szCs w:val="16"/>
    </w:rPr>
  </w:style>
  <w:style w:type="paragraph" w:styleId="CommentText">
    <w:name w:val="annotation text"/>
    <w:basedOn w:val="Normal"/>
    <w:link w:val="CommentTextChar"/>
    <w:uiPriority w:val="99"/>
    <w:semiHidden/>
    <w:unhideWhenUsed/>
    <w:rsid w:val="000A71D0"/>
    <w:rPr>
      <w:sz w:val="20"/>
      <w:szCs w:val="20"/>
    </w:rPr>
  </w:style>
  <w:style w:type="character" w:customStyle="1" w:styleId="CommentTextChar">
    <w:name w:val="Comment Text Char"/>
    <w:basedOn w:val="DefaultParagraphFont"/>
    <w:link w:val="CommentText"/>
    <w:uiPriority w:val="99"/>
    <w:semiHidden/>
    <w:rsid w:val="000A71D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A71D0"/>
    <w:rPr>
      <w:b/>
      <w:bCs/>
    </w:rPr>
  </w:style>
  <w:style w:type="character" w:customStyle="1" w:styleId="CommentSubjectChar">
    <w:name w:val="Comment Subject Char"/>
    <w:basedOn w:val="CommentTextChar"/>
    <w:link w:val="CommentSubject"/>
    <w:uiPriority w:val="99"/>
    <w:semiHidden/>
    <w:rsid w:val="000A71D0"/>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28.png"/><Relationship Id="rId159" Type="http://schemas.openxmlformats.org/officeDocument/2006/relationships/image" Target="media/image149.png"/><Relationship Id="rId170" Type="http://schemas.openxmlformats.org/officeDocument/2006/relationships/image" Target="media/image160.png"/><Relationship Id="rId191" Type="http://schemas.openxmlformats.org/officeDocument/2006/relationships/image" Target="media/image181.jpeg"/><Relationship Id="rId205" Type="http://schemas.openxmlformats.org/officeDocument/2006/relationships/hyperlink" Target="https://nwtc.nrel.gov/MAP" TargetMode="External"/><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144" Type="http://schemas.openxmlformats.org/officeDocument/2006/relationships/image" Target="media/image134.png"/><Relationship Id="rId149" Type="http://schemas.openxmlformats.org/officeDocument/2006/relationships/image" Target="media/image13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160" Type="http://schemas.openxmlformats.org/officeDocument/2006/relationships/image" Target="media/image150.png"/><Relationship Id="rId165" Type="http://schemas.openxmlformats.org/officeDocument/2006/relationships/image" Target="media/image155.png"/><Relationship Id="rId181" Type="http://schemas.openxmlformats.org/officeDocument/2006/relationships/image" Target="media/image171.png"/><Relationship Id="rId186" Type="http://schemas.openxmlformats.org/officeDocument/2006/relationships/image" Target="media/image176.jpeg"/><Relationship Id="rId211" Type="http://schemas.openxmlformats.org/officeDocument/2006/relationships/hyperlink" Target="https://www.statoil.com/en/news/15feb2018-world-class-performance.html"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image" Target="media/image140.png"/><Relationship Id="rId155" Type="http://schemas.openxmlformats.org/officeDocument/2006/relationships/image" Target="media/image145.png"/><Relationship Id="rId171" Type="http://schemas.openxmlformats.org/officeDocument/2006/relationships/image" Target="media/image161.png"/><Relationship Id="rId176" Type="http://schemas.openxmlformats.org/officeDocument/2006/relationships/image" Target="media/image166.png"/><Relationship Id="rId192" Type="http://schemas.openxmlformats.org/officeDocument/2006/relationships/image" Target="media/image182.png"/><Relationship Id="rId197" Type="http://schemas.openxmlformats.org/officeDocument/2006/relationships/hyperlink" Target="https://www.nrel.gov/docs/fy16osti/66579.pdf" TargetMode="External"/><Relationship Id="rId206" Type="http://schemas.openxmlformats.org/officeDocument/2006/relationships/hyperlink" Target="https://www.nrel.gov/docs/fy16osti/66599.pdf" TargetMode="External"/><Relationship Id="rId201" Type="http://schemas.openxmlformats.org/officeDocument/2006/relationships/hyperlink" Target="https://www.nrel.gov/docs/fy10osti/47535.pdf" TargetMode="Externa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30.png"/><Relationship Id="rId145" Type="http://schemas.openxmlformats.org/officeDocument/2006/relationships/image" Target="media/image135.png"/><Relationship Id="rId161" Type="http://schemas.openxmlformats.org/officeDocument/2006/relationships/image" Target="media/image151.png"/><Relationship Id="rId166" Type="http://schemas.openxmlformats.org/officeDocument/2006/relationships/image" Target="media/image156.png"/><Relationship Id="rId182" Type="http://schemas.openxmlformats.org/officeDocument/2006/relationships/image" Target="media/image172.jpeg"/><Relationship Id="rId187" Type="http://schemas.openxmlformats.org/officeDocument/2006/relationships/image" Target="media/image177.jpe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www.statoil.com/en/news/15feb2018-world-class-performance.html" TargetMode="Externa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image" Target="media/image141.png"/><Relationship Id="rId156" Type="http://schemas.openxmlformats.org/officeDocument/2006/relationships/image" Target="media/image146.png"/><Relationship Id="rId177" Type="http://schemas.openxmlformats.org/officeDocument/2006/relationships/image" Target="media/image167.png"/><Relationship Id="rId198" Type="http://schemas.openxmlformats.org/officeDocument/2006/relationships/hyperlink" Target="https://www.nrel.gov/docs/fy16osti/65417.pdf" TargetMode="External"/><Relationship Id="rId172" Type="http://schemas.openxmlformats.org/officeDocument/2006/relationships/image" Target="media/image162.png"/><Relationship Id="rId193" Type="http://schemas.openxmlformats.org/officeDocument/2006/relationships/image" Target="media/image183.jpeg"/><Relationship Id="rId202" Type="http://schemas.openxmlformats.org/officeDocument/2006/relationships/hyperlink" Target="https://www.nrel.gov/docs/fy10osti/47535.pdf" TargetMode="External"/><Relationship Id="rId207" Type="http://schemas.openxmlformats.org/officeDocument/2006/relationships/hyperlink" Target="https://www.boem.gov/2016-074/"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167" Type="http://schemas.openxmlformats.org/officeDocument/2006/relationships/image" Target="media/image157.png"/><Relationship Id="rId188" Type="http://schemas.openxmlformats.org/officeDocument/2006/relationships/image" Target="media/image178.jpe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162" Type="http://schemas.openxmlformats.org/officeDocument/2006/relationships/image" Target="media/image152.png"/><Relationship Id="rId183" Type="http://schemas.openxmlformats.org/officeDocument/2006/relationships/image" Target="media/image173.jpeg"/><Relationship Id="rId21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47.png"/><Relationship Id="rId178" Type="http://schemas.openxmlformats.org/officeDocument/2006/relationships/image" Target="media/image168.png"/><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42.jpeg"/><Relationship Id="rId173" Type="http://schemas.openxmlformats.org/officeDocument/2006/relationships/image" Target="media/image163.png"/><Relationship Id="rId194" Type="http://schemas.openxmlformats.org/officeDocument/2006/relationships/image" Target="media/image184.png"/><Relationship Id="rId199" Type="http://schemas.openxmlformats.org/officeDocument/2006/relationships/hyperlink" Target="https://www.nrel.gov/docs/fy16osti/65417.pdf" TargetMode="External"/><Relationship Id="rId203" Type="http://schemas.openxmlformats.org/officeDocument/2006/relationships/hyperlink" Target="https://www.nrel.gov/docs/fy17osti/66874.pdf" TargetMode="External"/><Relationship Id="rId208" Type="http://schemas.openxmlformats.org/officeDocument/2006/relationships/hyperlink" Target="https://www.boem.gov/2016-074/"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7.png"/><Relationship Id="rId168" Type="http://schemas.openxmlformats.org/officeDocument/2006/relationships/image" Target="media/image158.png"/><Relationship Id="rId8" Type="http://schemas.openxmlformats.org/officeDocument/2006/relationships/comments" Target="comment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163" Type="http://schemas.openxmlformats.org/officeDocument/2006/relationships/image" Target="media/image153.png"/><Relationship Id="rId184" Type="http://schemas.openxmlformats.org/officeDocument/2006/relationships/image" Target="media/image174.jpeg"/><Relationship Id="rId189" Type="http://schemas.openxmlformats.org/officeDocument/2006/relationships/image" Target="media/image179.jpeg"/><Relationship Id="rId3" Type="http://schemas.openxmlformats.org/officeDocument/2006/relationships/styles" Target="styles.xml"/><Relationship Id="rId214" Type="http://schemas.microsoft.com/office/2011/relationships/people" Target="people.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image" Target="media/image148.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image" Target="media/image143.jpeg"/><Relationship Id="rId174" Type="http://schemas.openxmlformats.org/officeDocument/2006/relationships/image" Target="media/image164.png"/><Relationship Id="rId179" Type="http://schemas.openxmlformats.org/officeDocument/2006/relationships/image" Target="media/image169.png"/><Relationship Id="rId195" Type="http://schemas.openxmlformats.org/officeDocument/2006/relationships/image" Target="media/image185.png"/><Relationship Id="rId209" Type="http://schemas.openxmlformats.org/officeDocument/2006/relationships/hyperlink" Target="https://www.orcina.com/SoftwareProducts/OrcaFlex/Documentation" TargetMode="External"/><Relationship Id="rId190" Type="http://schemas.openxmlformats.org/officeDocument/2006/relationships/image" Target="media/image180.png"/><Relationship Id="rId204" Type="http://schemas.openxmlformats.org/officeDocument/2006/relationships/hyperlink" Target="https://www.nrel.gov/docs/fy17osti/66874.pdf" TargetMode="Externa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footer" Target="footer1.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image" Target="media/image133.png"/><Relationship Id="rId148" Type="http://schemas.openxmlformats.org/officeDocument/2006/relationships/image" Target="media/image138.png"/><Relationship Id="rId164" Type="http://schemas.openxmlformats.org/officeDocument/2006/relationships/image" Target="media/image154.png"/><Relationship Id="rId169" Type="http://schemas.openxmlformats.org/officeDocument/2006/relationships/image" Target="media/image159.png"/><Relationship Id="rId185" Type="http://schemas.openxmlformats.org/officeDocument/2006/relationships/image" Target="media/image175.jpeg"/><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70.png"/><Relationship Id="rId210" Type="http://schemas.openxmlformats.org/officeDocument/2006/relationships/hyperlink" Target="https://www.orcina.com/SoftwareProducts/OrcaFlex/Documentation" TargetMode="External"/><Relationship Id="rId215" Type="http://schemas.openxmlformats.org/officeDocument/2006/relationships/theme" Target="theme/theme1.xm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jpeg"/><Relationship Id="rId154" Type="http://schemas.openxmlformats.org/officeDocument/2006/relationships/image" Target="media/image144.png"/><Relationship Id="rId175" Type="http://schemas.openxmlformats.org/officeDocument/2006/relationships/image" Target="media/image165.png"/><Relationship Id="rId196" Type="http://schemas.openxmlformats.org/officeDocument/2006/relationships/hyperlink" Target="https://www.nrel.gov/docs/fy16osti/66579.pdf" TargetMode="External"/><Relationship Id="rId200" Type="http://schemas.openxmlformats.org/officeDocument/2006/relationships/hyperlink" Target="http://frame3dd.sourceforge.net/" TargetMode="External"/><Relationship Id="rId16"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E68D01-917E-424D-8FBC-8445CA3EA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Pages>
  <Words>17345</Words>
  <Characters>98869</Characters>
  <Application>Microsoft Office Word</Application>
  <DocSecurity>0</DocSecurity>
  <Lines>823</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Musial, Walter</dc:creator>
  <cp:lastModifiedBy>Musial, Walter</cp:lastModifiedBy>
  <cp:revision>4</cp:revision>
  <dcterms:created xsi:type="dcterms:W3CDTF">2018-09-27T23:28:00Z</dcterms:created>
  <dcterms:modified xsi:type="dcterms:W3CDTF">2018-09-28T05:35:00Z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2018-09-24T00:00:00Z</vt:filetime>
  </property>
  <property fmtid="{D5CDD505-2E9C-101B-9397-08002B2CF9AE}" pid="3" name="Creator">
    <vt:lpwstr>LaTeX with hyperref package</vt:lpwstr>
  </property>
  <property fmtid="{D5CDD505-2E9C-101B-9397-08002B2CF9AE}" pid="4" name="LastSaved">
    <vt:filetime>2018-09-25T00:00:00Z</vt:filetime>
  </property>
</Properties>
</file>